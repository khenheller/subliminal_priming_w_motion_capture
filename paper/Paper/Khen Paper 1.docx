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9D3CC3" w:rsidRDefault="00074548"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proofErr w:type="spellStart"/>
      <w:r>
        <w:t>Khen</w:t>
      </w:r>
      <w:proofErr w:type="spellEnd"/>
      <w:r>
        <w:t xml:space="preserve"> Heller</w:t>
      </w:r>
      <w:r>
        <w:rPr>
          <w:vertAlign w:val="superscript"/>
        </w:rPr>
        <w:t>1</w:t>
      </w:r>
      <w:r>
        <w:t>, Craig S. Chapman</w:t>
      </w:r>
      <w:r>
        <w:rPr>
          <w:vertAlign w:val="superscript"/>
        </w:rPr>
        <w:t>2,3</w:t>
      </w:r>
      <w:r>
        <w:t xml:space="preserve"> and </w:t>
      </w:r>
      <w:proofErr w:type="spellStart"/>
      <w:r>
        <w:t>Liad</w:t>
      </w:r>
      <w:proofErr w:type="spellEnd"/>
      <w:r>
        <w:t xml:space="preserve"> Mudrik</w:t>
      </w:r>
      <w:r>
        <w:rPr>
          <w:vertAlign w:val="superscript"/>
        </w:rPr>
        <w:t>1,4</w:t>
      </w:r>
    </w:p>
    <w:p w14:paraId="7E660848" w14:textId="77777777" w:rsidR="00074548" w:rsidRDefault="00074548" w:rsidP="00074548">
      <w:pPr>
        <w:pStyle w:val="Title2"/>
      </w:pPr>
      <w:r>
        <w:rPr>
          <w:vertAlign w:val="superscript"/>
        </w:rPr>
        <w:t xml:space="preserve">1 </w:t>
      </w:r>
      <w:proofErr w:type="spellStart"/>
      <w:r w:rsidRPr="006D6EF5">
        <w:t>Sagol</w:t>
      </w:r>
      <w:proofErr w:type="spellEnd"/>
      <w:r w:rsidRPr="006D6EF5">
        <w:t xml:space="preserve">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85357"/>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5" w:author="Chen Heller" w:date="2022-12-28T17:12:00Z"/>
        </w:rPr>
      </w:pPr>
      <w:bookmarkStart w:id="6" w:name="_Toc114485359"/>
      <w:del w:id="7" w:author="Chen Heller" w:date="2022-12-28T17:12:00Z">
        <w:r w:rsidDel="001C75C2">
          <w:lastRenderedPageBreak/>
          <w:delText>Contradicting findings</w:delText>
        </w:r>
        <w:bookmarkEnd w:id="6"/>
      </w:del>
    </w:p>
    <w:p w14:paraId="38C885BB" w14:textId="759E660F" w:rsidR="00992077" w:rsidRDefault="00992077" w:rsidP="001C75C2">
      <w:pPr>
        <w:pPrChange w:id="8" w:author="Chen Heller" w:date="2022-12-28T17:12:00Z">
          <w:pPr>
            <w:ind w:firstLine="0"/>
          </w:pPr>
        </w:pPrChange>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9" w:name="_Toc114485360"/>
      <w:r>
        <w:lastRenderedPageBreak/>
        <w:t xml:space="preserve">Explaining The </w:t>
      </w:r>
      <w:r w:rsidR="00FC0D0A">
        <w:t>D</w:t>
      </w:r>
      <w:r>
        <w:t xml:space="preserve">iscrepancy between </w:t>
      </w:r>
      <w:r w:rsidR="00FC0D0A">
        <w:t>F</w:t>
      </w:r>
      <w:r>
        <w:t>indings</w:t>
      </w:r>
      <w:bookmarkEnd w:id="9"/>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0" w:name="_Toc114485361"/>
      <w:r>
        <w:t xml:space="preserve">Comparing </w:t>
      </w:r>
      <w:r w:rsidR="006E4F8B">
        <w:t xml:space="preserve">Motion </w:t>
      </w:r>
      <w:r>
        <w:t>T</w:t>
      </w:r>
      <w:r w:rsidR="006E4F8B">
        <w:t xml:space="preserve">racking </w:t>
      </w:r>
      <w:r>
        <w:t>with K</w:t>
      </w:r>
      <w:r w:rsidR="006E4F8B">
        <w:t>eyboard</w:t>
      </w:r>
      <w:r>
        <w:t xml:space="preserve"> Response</w:t>
      </w:r>
      <w:bookmarkEnd w:id="1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1" w:name="_Toc114485362"/>
      <w:r>
        <w:t>Prev</w:t>
      </w:r>
      <w:r w:rsidR="00C71547">
        <w:t>ious</w:t>
      </w:r>
      <w:r>
        <w:t xml:space="preserve"> </w:t>
      </w:r>
      <w:r w:rsidR="000438C2">
        <w:t>Priming Findings Made with Motion Tracking</w:t>
      </w:r>
      <w:bookmarkEnd w:id="1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2" w:name="_Hlk110934244"/>
      <w:r w:rsidR="006C164D">
        <w:t xml:space="preserve">When responses were given via a keyboard, </w:t>
      </w:r>
      <w:bookmarkEnd w:id="1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3"/>
      <w:r w:rsidR="003C7FCB">
        <w:t>possibl</w:t>
      </w:r>
      <w:r w:rsidR="000475DF">
        <w:t>y</w:t>
      </w:r>
      <w:r w:rsidR="003C7FCB">
        <w:t xml:space="preserve"> more likely to express fluctuations in the decision </w:t>
      </w:r>
      <w:commentRangeEnd w:id="13"/>
      <w:r w:rsidR="00D25900">
        <w:rPr>
          <w:rStyle w:val="CommentReference"/>
        </w:rPr>
        <w:commentReference w:id="13"/>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4" w:name="_Toc114485363"/>
      <w:r>
        <w:t>Current Research</w:t>
      </w:r>
      <w:bookmarkEnd w:id="14"/>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5" w:name="_Toc114485364"/>
      <w:r>
        <w:t>Pilot Experiment</w:t>
      </w:r>
      <w:r w:rsidR="00ED60E1">
        <w:t xml:space="preserve"> 1</w:t>
      </w:r>
      <w:bookmarkEnd w:id="15"/>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6" w:name="_Toc114485365"/>
      <w:r>
        <w:t>Methods</w:t>
      </w:r>
      <w:bookmarkEnd w:id="16"/>
    </w:p>
    <w:p w14:paraId="0D1ADB73" w14:textId="0498850D" w:rsidR="002057FC" w:rsidRPr="00C0305E" w:rsidRDefault="002057FC" w:rsidP="006238E0">
      <w:pPr>
        <w:pStyle w:val="Heading4"/>
      </w:pPr>
      <w:bookmarkStart w:id="17" w:name="_Toc114485366"/>
      <w:r w:rsidRPr="00C0305E">
        <w:t>Participants</w:t>
      </w:r>
      <w:bookmarkEnd w:id="17"/>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 w:name="_Toc114485367"/>
      <w:r>
        <w:t>Stimuli</w:t>
      </w:r>
      <w:bookmarkEnd w:id="18"/>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9" w:name="_Toc114485368"/>
      <w:r>
        <w:lastRenderedPageBreak/>
        <w:t>Apparatus</w:t>
      </w:r>
      <w:bookmarkEnd w:id="19"/>
    </w:p>
    <w:p w14:paraId="7405EC60" w14:textId="5670E28C" w:rsid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w:t>
      </w:r>
      <w:proofErr w:type="spellStart"/>
      <w:r w:rsidRPr="007846C7">
        <w:t>Psychtoolbox</w:t>
      </w:r>
      <w:proofErr w:type="spellEnd"/>
      <w:r w:rsidRPr="007846C7">
        <w:t xml:space="preserve">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 xml:space="preserve">Figure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 xml:space="preserve">and recorded with </w:t>
      </w:r>
      <w:proofErr w:type="spellStart"/>
      <w:r w:rsidRPr="007846C7">
        <w:t>Matlab</w:t>
      </w:r>
      <w:proofErr w:type="spellEnd"/>
      <w:r w:rsidRPr="007846C7">
        <w:t>.</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20" w:name="_Ref113902132"/>
      <w:r>
        <w:t xml:space="preserve">Figure </w:t>
      </w:r>
      <w:fldSimple w:instr=" SEQ Figure \* ARABIC ">
        <w:r w:rsidR="0095479C">
          <w:rPr>
            <w:noProof/>
          </w:rPr>
          <w:t>1</w:t>
        </w:r>
      </w:fldSimple>
      <w:bookmarkEnd w:id="20"/>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108D0C20" w14:textId="5D407B22" w:rsidR="00566B9F" w:rsidRDefault="00566B9F" w:rsidP="006238E0">
      <w:pPr>
        <w:pStyle w:val="Heading3"/>
      </w:pPr>
      <w:bookmarkStart w:id="21" w:name="_Toc114485369"/>
      <w:r>
        <w:lastRenderedPageBreak/>
        <w:t>Procedure</w:t>
      </w:r>
      <w:bookmarkEnd w:id="21"/>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22" w:name="_Ref114472325"/>
      <w:r>
        <w:t xml:space="preserve">Figure </w:t>
      </w:r>
      <w:fldSimple w:instr=" SEQ Figure \* ARABIC ">
        <w:r>
          <w:rPr>
            <w:noProof/>
          </w:rPr>
          <w:t>2</w:t>
        </w:r>
      </w:fldSimple>
      <w:bookmarkEnd w:id="22"/>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675C1A7B" w14:textId="77777777" w:rsidR="000C2F18" w:rsidRPr="00694848" w:rsidRDefault="000C2F18" w:rsidP="00694848">
      <w:pPr>
        <w:ind w:left="720" w:firstLine="0"/>
      </w:pPr>
    </w:p>
    <w:p w14:paraId="22934D29" w14:textId="106AAC2E" w:rsidR="00B33642" w:rsidRDefault="00A17855" w:rsidP="006238E0">
      <w:pPr>
        <w:pStyle w:val="Heading3"/>
      </w:pPr>
      <w:bookmarkStart w:id="23" w:name="_Toc114485370"/>
      <w:r>
        <w:t>Trajectory p</w:t>
      </w:r>
      <w:r w:rsidR="00B33642">
        <w:t>reprocessing</w:t>
      </w:r>
      <w:bookmarkEnd w:id="23"/>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4" w:name="_Toc114485371"/>
      <w:r>
        <w:t>Variables extraction</w:t>
      </w:r>
      <w:bookmarkEnd w:id="24"/>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5" w:name="_Toc114485372"/>
      <w:r>
        <w:t>Exclusion criteria</w:t>
      </w:r>
      <w:bookmarkEnd w:id="25"/>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6" w:name="_Toc114485373"/>
      <w:r>
        <w:t>Results</w:t>
      </w:r>
      <w:bookmarkEnd w:id="26"/>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7"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8" w:name="_Ref114471021"/>
      <w:r>
        <w:lastRenderedPageBreak/>
        <w:t xml:space="preserve">Table </w:t>
      </w:r>
      <w:fldSimple w:instr=" SEQ Table \* ARABIC ">
        <w:r w:rsidR="003251EA">
          <w:rPr>
            <w:noProof/>
          </w:rPr>
          <w:t>1</w:t>
        </w:r>
      </w:fldSimple>
      <w:bookmarkEnd w:id="27"/>
      <w:bookmarkEnd w:id="28"/>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proofErr w:type="gramStart"/>
            <w:r>
              <w:rPr>
                <w:b/>
                <w:bCs/>
              </w:rPr>
              <w:t>t(</w:t>
            </w:r>
            <w:proofErr w:type="gramEnd"/>
            <w:r>
              <w:rPr>
                <w:b/>
                <w:bCs/>
              </w:rPr>
              <w: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9" w:name="_Ref113876063"/>
      <w:r>
        <w:t xml:space="preserve">Figure </w:t>
      </w:r>
      <w:fldSimple w:instr=" SEQ Figure \* ARABIC ">
        <w:r w:rsidR="0095479C">
          <w:rPr>
            <w:noProof/>
          </w:rPr>
          <w:t>3</w:t>
        </w:r>
      </w:fldSimple>
      <w:bookmarkEnd w:id="29"/>
      <w:r>
        <w:t xml:space="preserve">. </w:t>
      </w:r>
      <w:bookmarkStart w:id="30"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30"/>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31" w:name="_Toc114485374"/>
      <w:r>
        <w:t>Discussion</w:t>
      </w:r>
      <w:bookmarkEnd w:id="31"/>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32" w:name="_Toc114485375"/>
      <w:r>
        <w:lastRenderedPageBreak/>
        <w:t xml:space="preserve">Pilot </w:t>
      </w:r>
      <w:r w:rsidR="00ED60E1">
        <w:t>Exp</w:t>
      </w:r>
      <w:r>
        <w:t>eriment</w:t>
      </w:r>
      <w:r w:rsidR="00ED60E1">
        <w:t xml:space="preserve"> 2</w:t>
      </w:r>
      <w:bookmarkEnd w:id="32"/>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proofErr w:type="spellStart"/>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w:t>
      </w:r>
      <w:proofErr w:type="spellEnd"/>
      <w:r w:rsidR="00EA32EB" w:rsidRPr="00DF420B">
        <w:rPr>
          <w:rFonts w:ascii="Times New Roman" w:hAnsi="Times New Roman" w:cs="Times New Roman"/>
        </w:rPr>
        <w:t xml:space="preserve">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7EBFC7A8" w:rsidR="007429C1" w:rsidRPr="00BA41CF" w:rsidRDefault="007429C1" w:rsidP="006238E0">
      <w:pPr>
        <w:pStyle w:val="Heading3"/>
      </w:pPr>
      <w:bookmarkStart w:id="33" w:name="_Toc114485376"/>
      <w:r>
        <w:t>Methods</w:t>
      </w:r>
      <w:bookmarkEnd w:id="33"/>
    </w:p>
    <w:p w14:paraId="54353DE0" w14:textId="77777777" w:rsidR="007429C1" w:rsidRDefault="007429C1" w:rsidP="006238E0">
      <w:pPr>
        <w:pStyle w:val="Heading4"/>
      </w:pPr>
      <w:bookmarkStart w:id="34" w:name="_Toc114485377"/>
      <w:r>
        <w:t>Participants</w:t>
      </w:r>
      <w:bookmarkEnd w:id="34"/>
    </w:p>
    <w:p w14:paraId="1993AB85" w14:textId="1235D00F"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w:t>
      </w:r>
      <w:r w:rsidR="000E033C">
        <w:t>sion</w:t>
      </w:r>
      <w:r w:rsidR="00690952">
        <w:t xml:space="preserve">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5" w:name="_Toc114485378"/>
      <w:r>
        <w:t>Stimuli</w:t>
      </w:r>
      <w:r w:rsidR="00CA2666">
        <w:t xml:space="preserve">, </w:t>
      </w:r>
      <w:r>
        <w:t>Apparatus</w:t>
      </w:r>
      <w:r w:rsidR="00CA2666">
        <w:t xml:space="preserve"> and </w:t>
      </w:r>
      <w:r>
        <w:t>Procedure</w:t>
      </w:r>
      <w:bookmarkEnd w:id="35"/>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6" w:name="_Toc114485379"/>
      <w:r>
        <w:t>Exclusion criteria</w:t>
      </w:r>
      <w:bookmarkEnd w:id="36"/>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7" w:name="_Toc114485380"/>
      <w:r>
        <w:lastRenderedPageBreak/>
        <w:t>Results</w:t>
      </w:r>
      <w:bookmarkEnd w:id="37"/>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proofErr w:type="gramStart"/>
      <w:r w:rsidR="00D826D9">
        <w:t>Similarly</w:t>
      </w:r>
      <w:proofErr w:type="gramEnd"/>
      <w:r w:rsidR="00D826D9">
        <w:t xml:space="preserve">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8" w:name="_Ref114067886"/>
      <w:r>
        <w:t xml:space="preserve">Table </w:t>
      </w:r>
      <w:fldSimple w:instr=" SEQ Table \* ARABIC ">
        <w:r w:rsidR="003251EA">
          <w:rPr>
            <w:noProof/>
          </w:rPr>
          <w:t>2</w:t>
        </w:r>
      </w:fldSimple>
      <w:bookmarkEnd w:id="38"/>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proofErr w:type="gramStart"/>
            <w:r>
              <w:rPr>
                <w:b/>
                <w:bCs/>
              </w:rPr>
              <w:t>t(</w:t>
            </w:r>
            <w:proofErr w:type="gramEnd"/>
            <w:r>
              <w:rPr>
                <w:b/>
                <w:bCs/>
              </w:rPr>
              <w: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9" w:name="_Ref113877160"/>
      <w:r>
        <w:t xml:space="preserve">Figure </w:t>
      </w:r>
      <w:fldSimple w:instr=" SEQ Figure \* ARABIC ">
        <w:r w:rsidR="0095479C">
          <w:rPr>
            <w:noProof/>
          </w:rPr>
          <w:t>4</w:t>
        </w:r>
      </w:fldSimple>
      <w:bookmarkEnd w:id="39"/>
      <w:r>
        <w:t xml:space="preserve">. </w:t>
      </w:r>
      <w:bookmarkStart w:id="40"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40"/>
    </w:p>
    <w:p w14:paraId="478CC092" w14:textId="77777777" w:rsidR="005948F8" w:rsidRPr="005948F8" w:rsidRDefault="005948F8" w:rsidP="005948F8"/>
    <w:p w14:paraId="65366A3D" w14:textId="27CF7643" w:rsidR="00D826D9" w:rsidRDefault="00D826D9" w:rsidP="006238E0">
      <w:pPr>
        <w:pStyle w:val="Heading3"/>
      </w:pPr>
      <w:bookmarkStart w:id="41" w:name="_Toc114485381"/>
      <w:r>
        <w:t>Discussion</w:t>
      </w:r>
      <w:bookmarkEnd w:id="41"/>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42" w:name="_Toc114485382"/>
      <w:r>
        <w:t xml:space="preserve">Pilot </w:t>
      </w:r>
      <w:r w:rsidR="00ED60E1">
        <w:t>Exp</w:t>
      </w:r>
      <w:r>
        <w:t>eriment</w:t>
      </w:r>
      <w:r w:rsidR="00ED60E1">
        <w:t xml:space="preserve"> 3</w:t>
      </w:r>
      <w:bookmarkEnd w:id="4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43" w:name="_Toc114485383"/>
      <w:r>
        <w:t>Methods</w:t>
      </w:r>
      <w:bookmarkEnd w:id="43"/>
    </w:p>
    <w:p w14:paraId="3B29F863" w14:textId="77777777" w:rsidR="00D826D9" w:rsidRDefault="00D826D9" w:rsidP="006238E0">
      <w:pPr>
        <w:pStyle w:val="Heading4"/>
      </w:pPr>
      <w:bookmarkStart w:id="44" w:name="_Toc114485384"/>
      <w:r>
        <w:t>Participants</w:t>
      </w:r>
      <w:bookmarkEnd w:id="4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5" w:name="_Toc114485385"/>
      <w:r>
        <w:t>Stimuli</w:t>
      </w:r>
      <w:r w:rsidR="008E682E">
        <w:t>, Apparatus and Procedure</w:t>
      </w:r>
      <w:bookmarkEnd w:id="45"/>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6" w:name="_Toc114485386"/>
      <w:r>
        <w:t>Results</w:t>
      </w:r>
      <w:bookmarkEnd w:id="46"/>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xml:space="preserve">). </w:t>
      </w:r>
      <w:proofErr w:type="gramStart"/>
      <w:r w:rsidR="0043758C">
        <w:t>H</w:t>
      </w:r>
      <w:r w:rsidR="00536CFE">
        <w:t>owever</w:t>
      </w:r>
      <w:proofErr w:type="gramEnd"/>
      <w:r w:rsidR="00536CFE">
        <w:t xml:space="preserve">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xml:space="preserve">, </w:t>
      </w:r>
      <w:proofErr w:type="gramStart"/>
      <w:r w:rsidR="00DD7902">
        <w:t>t</w:t>
      </w:r>
      <w:r w:rsidR="00DD7902" w:rsidRPr="00113020">
        <w:t>(</w:t>
      </w:r>
      <w:proofErr w:type="gramEnd"/>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7" w:name="_Ref114067946"/>
      <w:r>
        <w:t xml:space="preserve">Table </w:t>
      </w:r>
      <w:fldSimple w:instr=" SEQ Table \* ARABIC ">
        <w:r w:rsidR="003251EA">
          <w:rPr>
            <w:noProof/>
          </w:rPr>
          <w:t>3</w:t>
        </w:r>
      </w:fldSimple>
      <w:bookmarkEnd w:id="47"/>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proofErr w:type="gramStart"/>
            <w:r>
              <w:rPr>
                <w:b/>
                <w:bCs/>
              </w:rPr>
              <w:t>t(</w:t>
            </w:r>
            <w:proofErr w:type="gramEnd"/>
            <w:r>
              <w:rPr>
                <w:b/>
                <w:bCs/>
              </w:rPr>
              <w: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2110013E"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r w:rsidR="00B43C88">
              <w:rPr>
                <w:sz w:val="22"/>
                <w:szCs w:val="22"/>
              </w:rPr>
              <w:t>D</w:t>
            </w:r>
            <w:r w:rsidR="00DE67F7" w:rsidRPr="002973C7">
              <w:rPr>
                <w:sz w:val="22"/>
                <w:szCs w:val="22"/>
              </w:rPr>
              <w:t xml:space="preserve">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48" w:name="_Ref113877436"/>
      <w:r>
        <w:t xml:space="preserve">Figure </w:t>
      </w:r>
      <w:fldSimple w:instr=" SEQ Figure \* ARABIC ">
        <w:r w:rsidR="0095479C">
          <w:rPr>
            <w:noProof/>
          </w:rPr>
          <w:t>5</w:t>
        </w:r>
      </w:fldSimple>
      <w:bookmarkEnd w:id="48"/>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49" w:name="_Toc114485387"/>
      <w:r>
        <w:t>Discussion</w:t>
      </w:r>
      <w:bookmarkEnd w:id="49"/>
    </w:p>
    <w:p w14:paraId="04CA93E9" w14:textId="6C888424"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w:t>
      </w:r>
      <w:proofErr w:type="gramStart"/>
      <w:r w:rsidR="0058739A">
        <w:t>trials, and</w:t>
      </w:r>
      <w:proofErr w:type="gramEnd"/>
      <w:r w:rsidR="0058739A">
        <w:t xml:space="preserve">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50" w:name="_Toc114485388"/>
      <w:r>
        <w:t>Experiment 4</w:t>
      </w:r>
      <w:bookmarkEnd w:id="50"/>
    </w:p>
    <w:p w14:paraId="3D3FAF54" w14:textId="310309BC" w:rsidR="00D826D9" w:rsidRDefault="00A8788A" w:rsidP="00717FF1">
      <w:pPr>
        <w:ind w:firstLine="0"/>
      </w:pPr>
      <w:r>
        <w:t>Experiment 4</w:t>
      </w:r>
      <w:r w:rsidR="00FC3846">
        <w:t xml:space="preserve"> was preregistered</w:t>
      </w:r>
      <w:r w:rsidR="00EB44AC">
        <w:t xml:space="preserve"> (</w:t>
      </w:r>
      <w:hyperlink r:id="rId17" w:history="1">
        <w:r w:rsidR="00E53F62" w:rsidRPr="00E53F62">
          <w:rPr>
            <w:rStyle w:val="Hyperlink"/>
          </w:rPr>
          <w:t>https://osf.io/8dsvp</w:t>
        </w:r>
      </w:hyperlink>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51" w:name="_Toc114485389"/>
      <w:r>
        <w:t>Methods</w:t>
      </w:r>
      <w:bookmarkEnd w:id="51"/>
    </w:p>
    <w:p w14:paraId="635A0C30" w14:textId="77777777" w:rsidR="00D826D9" w:rsidRDefault="00D826D9" w:rsidP="006238E0">
      <w:pPr>
        <w:pStyle w:val="Heading4"/>
      </w:pPr>
      <w:bookmarkStart w:id="52" w:name="_Toc114485390"/>
      <w:r>
        <w:t>Participants</w:t>
      </w:r>
      <w:bookmarkEnd w:id="52"/>
    </w:p>
    <w:p w14:paraId="10928BC5" w14:textId="44BCA631" w:rsidR="00D826D9" w:rsidRDefault="004543AF" w:rsidP="008C0D4C">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53" w:name="_Toc114485391"/>
      <w:r>
        <w:t>Stimuli</w:t>
      </w:r>
      <w:r w:rsidR="00521037">
        <w:t xml:space="preserve">, Apparatus and </w:t>
      </w:r>
      <w:r>
        <w:t>Procedure</w:t>
      </w:r>
      <w:bookmarkEnd w:id="53"/>
    </w:p>
    <w:p w14:paraId="2C88FD2C" w14:textId="62A56C48"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r w:rsidR="002176EE">
        <w:t>E</w:t>
      </w:r>
      <w:r w:rsidR="00D826D9">
        <w:t xml:space="preserve">xperiment </w:t>
      </w:r>
      <w:r w:rsidR="002176EE">
        <w:t>3</w:t>
      </w:r>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r>
        <w:br w:type="page"/>
      </w:r>
    </w:p>
    <w:p w14:paraId="1E655967" w14:textId="7A41AC7B" w:rsidR="00D826D9" w:rsidRDefault="00D826D9" w:rsidP="006238E0">
      <w:pPr>
        <w:pStyle w:val="Heading3"/>
      </w:pPr>
      <w:bookmarkStart w:id="54" w:name="_Toc114485392"/>
      <w:r>
        <w:lastRenderedPageBreak/>
        <w:t>Exclusion criteria</w:t>
      </w:r>
      <w:bookmarkEnd w:id="54"/>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5" w:name="_Toc114485393"/>
      <w:r>
        <w:t>Results</w:t>
      </w:r>
      <w:bookmarkEnd w:id="55"/>
    </w:p>
    <w:p w14:paraId="438C6938" w14:textId="08EC2728"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6" w:name="_Ref114068072"/>
      <w:r>
        <w:lastRenderedPageBreak/>
        <w:t xml:space="preserve">Table </w:t>
      </w:r>
      <w:fldSimple w:instr=" SEQ Table \* ARABIC ">
        <w:r w:rsidR="003251EA">
          <w:rPr>
            <w:noProof/>
          </w:rPr>
          <w:t>4</w:t>
        </w:r>
      </w:fldSimple>
      <w:bookmarkEnd w:id="56"/>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7" w:name="_Ref113906821"/>
      <w:r>
        <w:t xml:space="preserve">Figure </w:t>
      </w:r>
      <w:fldSimple w:instr=" SEQ Figure \* ARABIC ">
        <w:r w:rsidR="0095479C">
          <w:rPr>
            <w:noProof/>
          </w:rPr>
          <w:t>6</w:t>
        </w:r>
      </w:fldSimple>
      <w:bookmarkEnd w:id="57"/>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8" w:name="_Toc114485394"/>
      <w:r>
        <w:t>Discussion</w:t>
      </w:r>
      <w:bookmarkEnd w:id="58"/>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9" w:name="_Toc114485395"/>
      <w:r>
        <w:t xml:space="preserve">General </w:t>
      </w:r>
      <w:r w:rsidR="00E668B7">
        <w:t>Discussion</w:t>
      </w:r>
      <w:bookmarkEnd w:id="59"/>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60"/>
      <w:r w:rsidR="00B160A8">
        <w:t>comple</w:t>
      </w:r>
      <w:r w:rsidR="00ED1528">
        <w:t>x</w:t>
      </w:r>
      <w:r w:rsidR="00181385">
        <w:t xml:space="preserve"> than a simple keypress</w:t>
      </w:r>
      <w:commentRangeEnd w:id="60"/>
      <w:r w:rsidR="007D7457">
        <w:rPr>
          <w:rStyle w:val="CommentReference"/>
        </w:rPr>
        <w:commentReference w:id="60"/>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61" w:name="_Toc114485396"/>
      <w:r>
        <w:lastRenderedPageBreak/>
        <w:t>Supplementary materials</w:t>
      </w:r>
      <w:bookmarkEnd w:id="61"/>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62" w:name="_Ref114050197"/>
      <w:r>
        <w:t xml:space="preserve">Supplementary Figure </w:t>
      </w:r>
      <w:fldSimple w:instr=" SEQ Supplementary_Figure \* ARABIC ">
        <w:r w:rsidR="003251EA">
          <w:rPr>
            <w:noProof/>
          </w:rPr>
          <w:t>1</w:t>
        </w:r>
      </w:fldSimple>
      <w:bookmarkEnd w:id="62"/>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63" w:name="_Ref114128122"/>
      <w:r>
        <w:t xml:space="preserve">Supplementary Figure </w:t>
      </w:r>
      <w:fldSimple w:instr=" SEQ Supplementary_Figure \* ARABIC ">
        <w:r w:rsidR="003251EA">
          <w:rPr>
            <w:noProof/>
          </w:rPr>
          <w:t>2</w:t>
        </w:r>
      </w:fldSimple>
      <w:bookmarkEnd w:id="63"/>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64" w:name="_Ref114130120"/>
      <w:r>
        <w:br w:type="page"/>
      </w:r>
    </w:p>
    <w:p w14:paraId="285CC3E1" w14:textId="628A2AE7" w:rsidR="00B322A4" w:rsidRDefault="00B322A4" w:rsidP="00422967">
      <w:pPr>
        <w:pStyle w:val="Caption"/>
        <w:keepNext/>
      </w:pPr>
      <w:bookmarkStart w:id="65" w:name="_Ref114472701"/>
      <w:r>
        <w:lastRenderedPageBreak/>
        <w:t xml:space="preserve">Supplementary Table </w:t>
      </w:r>
      <w:fldSimple w:instr=" SEQ Supplementary_Table \* ARABIC ">
        <w:r w:rsidR="003251EA">
          <w:rPr>
            <w:noProof/>
          </w:rPr>
          <w:t>1</w:t>
        </w:r>
      </w:fldSimple>
      <w:bookmarkEnd w:id="64"/>
      <w:bookmarkEnd w:id="65"/>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6" w:name="_Ref114130105"/>
      <w:r>
        <w:t xml:space="preserve">Supplementary Table </w:t>
      </w:r>
      <w:fldSimple w:instr=" SEQ Supplementary_Table \* ARABIC ">
        <w:r w:rsidR="003251EA">
          <w:rPr>
            <w:noProof/>
          </w:rPr>
          <w:t>2</w:t>
        </w:r>
      </w:fldSimple>
      <w:bookmarkEnd w:id="66"/>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7" w:name="_Toc114485397"/>
      <w:r>
        <w:lastRenderedPageBreak/>
        <w:t>References</w:t>
      </w:r>
      <w:bookmarkEnd w:id="67"/>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lastRenderedPageBreak/>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68" w:author="Chen Heller" w:date="2022-10-02T10:33:00Z"/>
          <w:lang w:eastAsia="ja-JP" w:bidi="ar-SA"/>
        </w:rPr>
      </w:pPr>
      <w:ins w:id="69"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70" w:author="Chen Heller" w:date="2022-10-02T10:33:00Z"/>
          <w:lang w:eastAsia="ja-JP" w:bidi="ar-SA"/>
        </w:rPr>
      </w:pPr>
      <w:ins w:id="71"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72" w:author="Chen Heller" w:date="2022-10-02T10:33:00Z"/>
          <w:lang w:eastAsia="ja-JP" w:bidi="ar-SA"/>
        </w:rPr>
      </w:pPr>
      <w:ins w:id="73"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spacing w:line="480" w:lineRule="auto"/>
        <w:ind w:firstLine="0"/>
        <w:jc w:val="left"/>
        <w:rPr>
          <w:ins w:id="74" w:author="Chen Heller" w:date="2022-10-02T10:33:00Z"/>
          <w:lang w:eastAsia="ja-JP"/>
        </w:rPr>
      </w:pPr>
      <w:ins w:id="75"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spacing w:line="480" w:lineRule="auto"/>
        <w:ind w:firstLine="0"/>
        <w:jc w:val="left"/>
        <w:rPr>
          <w:lang w:eastAsia="ja-JP"/>
        </w:rPr>
        <w:pPrChange w:id="76" w:author="Chen Heller" w:date="2022-10-02T10:33:00Z">
          <w:pPr>
            <w:spacing w:line="480" w:lineRule="auto"/>
            <w:ind w:firstLine="0"/>
            <w:jc w:val="left"/>
          </w:pPr>
        </w:pPrChange>
      </w:pPr>
      <w:ins w:id="77"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Chen Heller" w:date="2022-10-01T21:33:00Z" w:initials="CH">
    <w:p w14:paraId="79D067F1" w14:textId="777777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60" w:author="Chen Heller" w:date="2022-10-01T21:28:00Z" w:initials="CH">
    <w:p w14:paraId="11090F9D" w14:textId="1CD08A55"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D95B14" w15:done="0"/>
  <w15:commentEx w15:paraId="7611B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309D" w16cex:dateUtc="2022-10-01T18:33:00Z"/>
  <w16cex:commentExtensible w16cex:durableId="26E32F77" w16cex:dateUtc="2022-10-0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D95B14" w16cid:durableId="26E3309D"/>
  <w16cid:commentId w16cid:paraId="7611B78C" w16cid:durableId="26E32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6CD5B" w14:textId="77777777" w:rsidR="005A6F79" w:rsidRDefault="005A6F79" w:rsidP="00E96D8E">
      <w:r>
        <w:separator/>
      </w:r>
    </w:p>
  </w:endnote>
  <w:endnote w:type="continuationSeparator" w:id="0">
    <w:p w14:paraId="2D5E630F" w14:textId="77777777" w:rsidR="005A6F79" w:rsidRDefault="005A6F79"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1DA8C" w14:textId="77777777" w:rsidR="005A6F79" w:rsidRDefault="005A6F79" w:rsidP="00E96D8E">
      <w:r>
        <w:separator/>
      </w:r>
    </w:p>
  </w:footnote>
  <w:footnote w:type="continuationSeparator" w:id="0">
    <w:p w14:paraId="45EC6C0C" w14:textId="77777777" w:rsidR="005A6F79" w:rsidRDefault="005A6F79"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4548"/>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E92"/>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1CDA"/>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6F79"/>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D7457"/>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A00143"/>
    <w:rsid w:val="00A001E4"/>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377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20FA"/>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A2D"/>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4E75"/>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osf.io/8dsv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00000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4855D7"/>
    <w:rsid w:val="00D738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47</Pages>
  <Words>55699</Words>
  <Characters>278497</Characters>
  <Application>Microsoft Office Word</Application>
  <DocSecurity>0</DocSecurity>
  <Lines>2320</Lines>
  <Paragraphs>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51</cp:revision>
  <cp:lastPrinted>2022-09-19T06:14:00Z</cp:lastPrinted>
  <dcterms:created xsi:type="dcterms:W3CDTF">2022-09-19T06:03:00Z</dcterms:created>
  <dcterms:modified xsi:type="dcterms:W3CDTF">2022-12-29T21:28:00Z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
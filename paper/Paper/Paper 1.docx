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14485356"/>
    <w:bookmarkStart w:id="1" w:name="_Hlk106572155"/>
    <w:p w14:paraId="49F852E2" w14:textId="24835A80" w:rsidR="00074548" w:rsidRPr="00E335C6" w:rsidRDefault="00000000">
      <w:pPr>
        <w:pStyle w:val="Title"/>
        <w:jc w:val="left"/>
        <w:rPr>
          <w:rFonts w:asciiTheme="majorBidi" w:hAnsiTheme="majorBidi"/>
          <w:b/>
          <w:bCs/>
          <w:rPrChange w:id="2" w:author="Chen Heller" w:date="2023-03-19T14:24:00Z">
            <w:rPr>
              <w:b/>
              <w:bCs/>
            </w:rPr>
          </w:rPrChange>
        </w:rPr>
        <w:pPrChange w:id="3" w:author="Chen Heller" w:date="2023-03-19T14:34:00Z">
          <w:pPr>
            <w:pStyle w:val="Title"/>
          </w:pPr>
        </w:pPrChange>
      </w:pPr>
      <w:sdt>
        <w:sdtPr>
          <w:rPr>
            <w:rFonts w:asciiTheme="majorBidi" w:hAnsiTheme="majorBidi"/>
            <w:b/>
            <w:bCs/>
          </w:rPr>
          <w:alias w:val="Title:"/>
          <w:tag w:val="Title:"/>
          <w:id w:val="726351117"/>
          <w:placeholder>
            <w:docPart w:val="5630FD8FAA2D4003A9D6CDE81B9D96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B327B1" w:rsidRPr="00E335C6">
            <w:rPr>
              <w:rFonts w:asciiTheme="majorBidi" w:hAnsiTheme="majorBidi"/>
              <w:b/>
              <w:bCs/>
              <w:rPrChange w:id="4" w:author="Chen Heller" w:date="2023-03-19T14:24:00Z">
                <w:rPr>
                  <w:b/>
                  <w:bCs/>
                </w:rPr>
              </w:rPrChange>
            </w:rPr>
            <w:t>Show some sensitivity! Using motion tracking to explore unconscious processes</w:t>
          </w:r>
        </w:sdtContent>
      </w:sdt>
    </w:p>
    <w:p w14:paraId="569071AE" w14:textId="04223BA6" w:rsidR="00074548" w:rsidRPr="00F46961" w:rsidRDefault="00B327B1">
      <w:pPr>
        <w:pStyle w:val="Title2"/>
        <w:jc w:val="left"/>
        <w:rPr>
          <w:rPrChange w:id="5" w:author="Chen Heller" w:date="2023-03-19T14:35:00Z">
            <w:rPr>
              <w:vertAlign w:val="superscript"/>
            </w:rPr>
          </w:rPrChange>
        </w:rPr>
        <w:pPrChange w:id="6" w:author="Chen Heller" w:date="2023-03-19T14:34:00Z">
          <w:pPr>
            <w:pStyle w:val="Title2"/>
          </w:pPr>
        </w:pPrChange>
      </w:pPr>
      <w:ins w:id="7" w:author="Chen Heller" w:date="2023-03-19T14:34:00Z">
        <w:r w:rsidRPr="00B327B1">
          <w:rPr>
            <w:b/>
            <w:bCs/>
            <w:rPrChange w:id="8" w:author="Chen Heller" w:date="2023-03-19T14:34:00Z">
              <w:rPr/>
            </w:rPrChange>
          </w:rPr>
          <w:t>Authors:</w:t>
        </w:r>
        <w:r>
          <w:t xml:space="preserve"> </w:t>
        </w:r>
      </w:ins>
      <w:proofErr w:type="spellStart"/>
      <w:r w:rsidR="00074548">
        <w:t>Khen</w:t>
      </w:r>
      <w:proofErr w:type="spellEnd"/>
      <w:r w:rsidR="00074548">
        <w:t xml:space="preserve"> Heller</w:t>
      </w:r>
      <w:r w:rsidR="00074548">
        <w:rPr>
          <w:vertAlign w:val="superscript"/>
        </w:rPr>
        <w:t>1</w:t>
      </w:r>
      <w:ins w:id="9" w:author="Chen Heller" w:date="2023-03-19T14:35:00Z">
        <w:r w:rsidR="00F46961">
          <w:t>;</w:t>
        </w:r>
      </w:ins>
      <w:del w:id="10" w:author="Chen Heller" w:date="2023-03-19T14:35:00Z">
        <w:r w:rsidR="00074548" w:rsidDel="00F46961">
          <w:delText>,</w:delText>
        </w:r>
      </w:del>
      <w:r w:rsidR="00074548">
        <w:t xml:space="preserve"> Craig S. Chapman</w:t>
      </w:r>
      <w:r w:rsidR="00074548">
        <w:rPr>
          <w:vertAlign w:val="superscript"/>
        </w:rPr>
        <w:t>2,3</w:t>
      </w:r>
      <w:ins w:id="11" w:author="Chen Heller" w:date="2023-03-19T14:35:00Z">
        <w:r w:rsidR="00F46961">
          <w:t>;</w:t>
        </w:r>
      </w:ins>
      <w:r w:rsidR="00074548">
        <w:t xml:space="preserve"> </w:t>
      </w:r>
      <w:del w:id="12" w:author="Chen Heller" w:date="2023-03-19T14:35:00Z">
        <w:r w:rsidR="00074548" w:rsidDel="00F46961">
          <w:delText xml:space="preserve">and </w:delText>
        </w:r>
      </w:del>
      <w:proofErr w:type="spellStart"/>
      <w:r w:rsidR="00074548">
        <w:t>Liad</w:t>
      </w:r>
      <w:proofErr w:type="spellEnd"/>
      <w:r w:rsidR="00074548">
        <w:t xml:space="preserve"> Mudrik</w:t>
      </w:r>
      <w:r w:rsidR="00074548">
        <w:rPr>
          <w:vertAlign w:val="superscript"/>
        </w:rPr>
        <w:t>1,</w:t>
      </w:r>
      <w:proofErr w:type="gramStart"/>
      <w:r w:rsidR="00074548">
        <w:rPr>
          <w:vertAlign w:val="superscript"/>
        </w:rPr>
        <w:t>4</w:t>
      </w:r>
      <w:ins w:id="13" w:author="Chen Heller" w:date="2023-03-19T14:35:00Z">
        <w:r w:rsidR="00F46961">
          <w:t>;</w:t>
        </w:r>
      </w:ins>
      <w:proofErr w:type="gramEnd"/>
    </w:p>
    <w:p w14:paraId="7E660848" w14:textId="6F4EA80C" w:rsidR="00074548" w:rsidDel="00F46961" w:rsidRDefault="00DB55AB">
      <w:pPr>
        <w:pStyle w:val="Title2"/>
        <w:jc w:val="left"/>
        <w:rPr>
          <w:del w:id="14" w:author="Chen Heller" w:date="2023-03-19T14:36:00Z"/>
        </w:rPr>
        <w:pPrChange w:id="15" w:author="Chen Heller" w:date="2023-03-19T14:34:00Z">
          <w:pPr>
            <w:pStyle w:val="Title2"/>
          </w:pPr>
        </w:pPrChange>
      </w:pPr>
      <w:ins w:id="16" w:author="Chen Heller" w:date="2023-03-19T14:36:00Z">
        <w:r>
          <w:t>(</w:t>
        </w:r>
      </w:ins>
      <w:r w:rsidR="00074548" w:rsidRPr="00DB55AB">
        <w:rPr>
          <w:rPrChange w:id="17" w:author="Chen Heller" w:date="2023-03-19T14:36:00Z">
            <w:rPr>
              <w:vertAlign w:val="superscript"/>
            </w:rPr>
          </w:rPrChange>
        </w:rPr>
        <w:t>1</w:t>
      </w:r>
      <w:ins w:id="18" w:author="Chen Heller" w:date="2023-03-19T14:36:00Z">
        <w:r>
          <w:t>)</w:t>
        </w:r>
      </w:ins>
      <w:r w:rsidR="00074548">
        <w:rPr>
          <w:vertAlign w:val="superscript"/>
        </w:rPr>
        <w:t xml:space="preserve"> </w:t>
      </w:r>
      <w:proofErr w:type="spellStart"/>
      <w:r w:rsidR="00074548" w:rsidRPr="006D6EF5">
        <w:t>Sagol</w:t>
      </w:r>
      <w:proofErr w:type="spellEnd"/>
      <w:r w:rsidR="00074548" w:rsidRPr="006D6EF5">
        <w:t xml:space="preserve"> School of Neuroscience, Tel Aviv University</w:t>
      </w:r>
      <w:ins w:id="19" w:author="Chen Heller" w:date="2023-03-19T14:36:00Z">
        <w:r w:rsidR="00F46961">
          <w:t xml:space="preserve">, </w:t>
        </w:r>
      </w:ins>
      <w:ins w:id="20" w:author="Chen Heller" w:date="2023-03-19T14:37:00Z">
        <w:r w:rsidR="00B56BA4">
          <w:t>Tel-Aviv, Israel</w:t>
        </w:r>
      </w:ins>
      <w:ins w:id="21" w:author="Chen Heller" w:date="2023-03-19T14:38:00Z">
        <w:r w:rsidR="00B56BA4">
          <w:t>,</w:t>
        </w:r>
      </w:ins>
    </w:p>
    <w:p w14:paraId="2B58BDD3" w14:textId="776548DA" w:rsidR="00074548" w:rsidDel="00DB55AB" w:rsidRDefault="00DB55AB">
      <w:pPr>
        <w:pStyle w:val="Title2"/>
        <w:jc w:val="left"/>
        <w:rPr>
          <w:del w:id="22" w:author="Chen Heller" w:date="2023-03-19T14:36:00Z"/>
        </w:rPr>
        <w:pPrChange w:id="23" w:author="Chen Heller" w:date="2023-03-19T14:36:00Z">
          <w:pPr>
            <w:pStyle w:val="Title2"/>
          </w:pPr>
        </w:pPrChange>
      </w:pPr>
      <w:ins w:id="24" w:author="Chen Heller" w:date="2023-03-19T14:36:00Z">
        <w:r>
          <w:t>(</w:t>
        </w:r>
      </w:ins>
      <w:r w:rsidR="00074548" w:rsidRPr="00DB55AB">
        <w:rPr>
          <w:rPrChange w:id="25" w:author="Chen Heller" w:date="2023-03-19T14:36:00Z">
            <w:rPr>
              <w:vertAlign w:val="superscript"/>
            </w:rPr>
          </w:rPrChange>
        </w:rPr>
        <w:t>2</w:t>
      </w:r>
      <w:ins w:id="26" w:author="Chen Heller" w:date="2023-03-19T14:36:00Z">
        <w:r>
          <w:t>)</w:t>
        </w:r>
      </w:ins>
      <w:r w:rsidR="00074548">
        <w:rPr>
          <w:vertAlign w:val="superscript"/>
        </w:rPr>
        <w:t xml:space="preserve"> </w:t>
      </w:r>
      <w:r w:rsidR="00074548" w:rsidRPr="006D6EF5">
        <w:t>Faculty of Kinesiology, Sport, and Recreation, University of Alberta, Edmonton, AB, Canada</w:t>
      </w:r>
      <w:ins w:id="27" w:author="Chen Heller" w:date="2023-03-19T14:37:00Z">
        <w:r>
          <w:t>,</w:t>
        </w:r>
      </w:ins>
    </w:p>
    <w:p w14:paraId="7C601E91" w14:textId="473707D6" w:rsidR="00DE2711" w:rsidDel="00DB55AB" w:rsidRDefault="00DB55AB">
      <w:pPr>
        <w:pStyle w:val="Title2"/>
        <w:jc w:val="left"/>
        <w:rPr>
          <w:del w:id="28" w:author="Chen Heller" w:date="2023-03-19T14:37:00Z"/>
          <w:rtl/>
        </w:rPr>
        <w:pPrChange w:id="29" w:author="Chen Heller" w:date="2023-03-19T14:36:00Z">
          <w:pPr>
            <w:pStyle w:val="Title2"/>
          </w:pPr>
        </w:pPrChange>
      </w:pPr>
      <w:ins w:id="30" w:author="Chen Heller" w:date="2023-03-19T14:37:00Z">
        <w:r>
          <w:t>(</w:t>
        </w:r>
      </w:ins>
      <w:r w:rsidR="00074548" w:rsidRPr="00DB55AB">
        <w:rPr>
          <w:rPrChange w:id="31" w:author="Chen Heller" w:date="2023-03-19T14:36:00Z">
            <w:rPr>
              <w:vertAlign w:val="superscript"/>
            </w:rPr>
          </w:rPrChange>
        </w:rPr>
        <w:t>3</w:t>
      </w:r>
      <w:ins w:id="32" w:author="Chen Heller" w:date="2023-03-19T14:37:00Z">
        <w:r>
          <w:t>)</w:t>
        </w:r>
      </w:ins>
      <w:r w:rsidR="00074548">
        <w:rPr>
          <w:vertAlign w:val="superscript"/>
        </w:rPr>
        <w:t xml:space="preserve"> </w:t>
      </w:r>
      <w:r w:rsidR="00074548" w:rsidRPr="006D6EF5">
        <w:t>Neuroscience and Mental Health Institute</w:t>
      </w:r>
      <w:ins w:id="33" w:author="Chen Heller" w:date="2023-03-19T14:38:00Z">
        <w:r w:rsidR="00E047C6">
          <w:t>,</w:t>
        </w:r>
      </w:ins>
      <w:r w:rsidR="00074548" w:rsidRPr="006D6EF5">
        <w:t xml:space="preserve"> University of Alberta Edmonton, Alberta, Canada</w:t>
      </w:r>
      <w:ins w:id="34" w:author="Chen Heller" w:date="2023-03-19T14:37:00Z">
        <w:r>
          <w:t xml:space="preserve">, </w:t>
        </w:r>
      </w:ins>
    </w:p>
    <w:p w14:paraId="4C686F71" w14:textId="29F1D11C" w:rsidR="004C1160" w:rsidRDefault="00DB55AB" w:rsidP="00BE6494">
      <w:pPr>
        <w:pStyle w:val="Title2"/>
        <w:jc w:val="left"/>
        <w:rPr>
          <w:ins w:id="35" w:author="Chen Heller" w:date="2023-03-19T14:42:00Z"/>
        </w:rPr>
      </w:pPr>
      <w:ins w:id="36" w:author="Chen Heller" w:date="2023-03-19T14:37:00Z">
        <w:r>
          <w:t>(</w:t>
        </w:r>
      </w:ins>
      <w:r w:rsidR="00074548" w:rsidRPr="00DB55AB">
        <w:rPr>
          <w:rPrChange w:id="37" w:author="Chen Heller" w:date="2023-03-19T14:37:00Z">
            <w:rPr>
              <w:vertAlign w:val="superscript"/>
            </w:rPr>
          </w:rPrChange>
        </w:rPr>
        <w:t>4</w:t>
      </w:r>
      <w:ins w:id="38" w:author="Chen Heller" w:date="2023-03-19T14:37:00Z">
        <w:r>
          <w:t>)</w:t>
        </w:r>
      </w:ins>
      <w:r w:rsidR="00074548">
        <w:rPr>
          <w:vertAlign w:val="superscript"/>
        </w:rPr>
        <w:t xml:space="preserve"> </w:t>
      </w:r>
      <w:r w:rsidR="00074548" w:rsidRPr="006D6EF5">
        <w:t>School of Psychological Sciences, Tel Aviv University</w:t>
      </w:r>
      <w:bookmarkEnd w:id="0"/>
      <w:ins w:id="39" w:author="Chen Heller" w:date="2023-03-19T14:38:00Z">
        <w:r w:rsidR="00E047C6">
          <w:t>, Tel-Aviv, Israel.</w:t>
        </w:r>
      </w:ins>
      <w:ins w:id="40" w:author="Chen Heller" w:date="2023-03-19T14:44:00Z">
        <w:r w:rsidR="00BE6494">
          <w:t xml:space="preserve"> </w:t>
        </w:r>
      </w:ins>
    </w:p>
    <w:p w14:paraId="2AEB09E4" w14:textId="3A3E56ED" w:rsidR="00E047C6" w:rsidRPr="004C1160" w:rsidRDefault="004C1160">
      <w:pPr>
        <w:pStyle w:val="Title2"/>
        <w:jc w:val="left"/>
        <w:rPr>
          <w:b/>
          <w:bCs/>
          <w:rPrChange w:id="41" w:author="Chen Heller" w:date="2023-03-19T14:42:00Z">
            <w:rPr/>
          </w:rPrChange>
        </w:rPr>
        <w:pPrChange w:id="42" w:author="Chen Heller" w:date="2023-03-19T14:44:00Z">
          <w:pPr>
            <w:pStyle w:val="Title2"/>
          </w:pPr>
        </w:pPrChange>
      </w:pPr>
      <w:commentRangeStart w:id="43"/>
      <w:ins w:id="44" w:author="Chen Heller" w:date="2023-03-19T14:42:00Z">
        <w:r>
          <w:rPr>
            <w:b/>
            <w:bCs/>
          </w:rPr>
          <w:t>Corresponding author:</w:t>
        </w:r>
      </w:ins>
      <w:commentRangeEnd w:id="43"/>
      <w:ins w:id="45" w:author="Chen Heller" w:date="2023-03-19T14:43:00Z">
        <w:r>
          <w:rPr>
            <w:rStyle w:val="CommentReference"/>
          </w:rPr>
          <w:commentReference w:id="43"/>
        </w:r>
      </w:ins>
      <w:ins w:id="46" w:author="Chen Heller" w:date="2023-03-19T14:44:00Z">
        <w:r w:rsidR="00BE6494">
          <w:rPr>
            <w:b/>
            <w:bCs/>
          </w:rPr>
          <w:t xml:space="preserve"> </w:t>
        </w:r>
        <w:r w:rsidR="00BE6494">
          <w:t>Given Name and Surname; University, Postal Address, Street, Postal Code, City, Country; Email, Telephone +. Fax +</w:t>
        </w:r>
      </w:ins>
    </w:p>
    <w:p w14:paraId="17A4C2D6" w14:textId="1C8FCA86" w:rsidR="00A85F15" w:rsidRPr="00A85F15" w:rsidRDefault="004C0E90" w:rsidP="006238E0">
      <w:pPr>
        <w:pStyle w:val="Heading2"/>
      </w:pPr>
      <w:r>
        <w:rPr>
          <w:rFonts w:eastAsia="SimSun"/>
          <w:kern w:val="24"/>
        </w:rPr>
        <w:br w:type="page"/>
      </w:r>
    </w:p>
    <w:p w14:paraId="56434494" w14:textId="190A60AF" w:rsidR="00337559" w:rsidRDefault="00337559" w:rsidP="006238E0">
      <w:pPr>
        <w:pStyle w:val="Heading2"/>
        <w:rPr>
          <w:lang w:bidi="he-IL"/>
        </w:rPr>
      </w:pPr>
      <w:bookmarkStart w:id="47" w:name="_Toc114485357"/>
      <w:r>
        <w:lastRenderedPageBreak/>
        <w:t>Abstract</w:t>
      </w:r>
      <w:bookmarkEnd w:id="47"/>
    </w:p>
    <w:p w14:paraId="7C352F4A" w14:textId="317FFA79" w:rsidR="003D683E" w:rsidDel="002277AE" w:rsidRDefault="000904B3" w:rsidP="002277AE">
      <w:pPr>
        <w:ind w:firstLine="0"/>
        <w:rPr>
          <w:del w:id="48" w:author="Chen Heller" w:date="2023-02-05T09:14:00Z"/>
        </w:rPr>
      </w:pPr>
      <w:bookmarkStart w:id="49" w:name="_Hlk114075806"/>
      <w:r w:rsidRPr="00CA4C70">
        <w:t>Although invisible to us, unconscious stimul</w:t>
      </w:r>
      <w:r>
        <w:t>i</w:t>
      </w:r>
      <w:r w:rsidRPr="00CA4C70">
        <w:t xml:space="preserve"> </w:t>
      </w:r>
      <w:r>
        <w:t xml:space="preserve">were shown to </w:t>
      </w:r>
      <w:r w:rsidRPr="00CA4C70">
        <w:t>still affect our behavior</w:t>
      </w:r>
      <w:r>
        <w:t>. However,</w:t>
      </w:r>
      <w:ins w:id="50" w:author="Chen Heller" w:date="2023-02-12T12:19:00Z">
        <w:r w:rsidR="00F25506">
          <w:t xml:space="preserve"> an </w:t>
        </w:r>
        <w:r w:rsidR="00F25506" w:rsidRPr="00CA4C70">
          <w:t>ongoing controversy about the</w:t>
        </w:r>
        <w:r w:rsidR="00F25506">
          <w:t xml:space="preserve"> </w:t>
        </w:r>
        <w:r w:rsidR="00F25506" w:rsidRPr="00CA4C70">
          <w:t xml:space="preserve">scope of </w:t>
        </w:r>
        <w:r w:rsidR="00F25506">
          <w:t>such</w:t>
        </w:r>
        <w:r w:rsidR="00F25506" w:rsidRPr="00CA4C70">
          <w:t xml:space="preserve"> processing</w:t>
        </w:r>
      </w:ins>
      <w:r>
        <w:t xml:space="preserve"> </w:t>
      </w:r>
      <w:ins w:id="51" w:author="Chen Heller" w:date="2023-02-12T12:19:00Z">
        <w:r w:rsidR="00F25506">
          <w:t xml:space="preserve">is </w:t>
        </w:r>
      </w:ins>
      <w:ins w:id="52" w:author="Chen Heller" w:date="2023-02-26T10:41:00Z">
        <w:r w:rsidR="004A063A">
          <w:t>repeatedly</w:t>
        </w:r>
      </w:ins>
      <w:ins w:id="53" w:author="Chen Heller" w:date="2023-02-12T12:28:00Z">
        <w:r w:rsidR="000B4F81">
          <w:t xml:space="preserve"> </w:t>
        </w:r>
      </w:ins>
      <w:ins w:id="54" w:author="Chen Heller" w:date="2023-02-12T12:25:00Z">
        <w:r w:rsidR="00F374F8">
          <w:t>evoked</w:t>
        </w:r>
      </w:ins>
      <w:ins w:id="55" w:author="Chen Heller" w:date="2023-02-12T12:19:00Z">
        <w:r w:rsidR="00F25506">
          <w:t xml:space="preserve"> by </w:t>
        </w:r>
      </w:ins>
      <w:del w:id="56" w:author="Chen Heller" w:date="2023-02-12T12:21:00Z">
        <w:r w:rsidRPr="00CA4C70" w:rsidDel="00C33129">
          <w:delText xml:space="preserve">the field </w:delText>
        </w:r>
        <w:r w:rsidR="00A21343" w:rsidDel="00C33129">
          <w:delText xml:space="preserve">of unconscious processing </w:delText>
        </w:r>
        <w:r w:rsidRPr="00CA4C70" w:rsidDel="00C33129">
          <w:delText xml:space="preserve">abounds with </w:delText>
        </w:r>
      </w:del>
      <w:ins w:id="57" w:author="Chen Heller" w:date="2023-02-12T12:21:00Z">
        <w:r w:rsidR="00C33129">
          <w:t xml:space="preserve">a multitude of </w:t>
        </w:r>
      </w:ins>
      <w:r w:rsidRPr="00CA4C70">
        <w:t>contradicting findings</w:t>
      </w:r>
      <w:del w:id="58" w:author="Chen Heller" w:date="2023-02-12T12:21:00Z">
        <w:r w:rsidDel="00C33129">
          <w:delText>,</w:delText>
        </w:r>
        <w:r w:rsidRPr="00CA4C70" w:rsidDel="00C33129">
          <w:delText xml:space="preserve"> which in turn evoke an</w:delText>
        </w:r>
      </w:del>
      <w:del w:id="59" w:author="Chen Heller" w:date="2023-02-12T12:19:00Z">
        <w:r w:rsidRPr="00CA4C70" w:rsidDel="00F25506">
          <w:delText xml:space="preserve"> ongoing controversy about the</w:delText>
        </w:r>
        <w:r w:rsidR="00733EA1" w:rsidDel="00F25506">
          <w:delText xml:space="preserve"> </w:delText>
        </w:r>
        <w:r w:rsidRPr="00CA4C70" w:rsidDel="00F25506">
          <w:delText xml:space="preserve">scope of </w:delText>
        </w:r>
        <w:r w:rsidR="00AA7E94" w:rsidDel="00F25506">
          <w:delText>such</w:delText>
        </w:r>
        <w:r w:rsidR="00AA7E94" w:rsidRPr="00CA4C70" w:rsidDel="00F25506">
          <w:delText xml:space="preserve"> </w:delText>
        </w:r>
        <w:r w:rsidRPr="00CA4C70" w:rsidDel="00F25506">
          <w:delText>processing</w:delText>
        </w:r>
      </w:del>
      <w:del w:id="60" w:author="Chen Heller" w:date="2023-02-12T12:18:00Z">
        <w:r w:rsidDel="007C2211">
          <w:delText xml:space="preserve">, and specifically for </w:delText>
        </w:r>
        <w:r w:rsidRPr="00CA4C70" w:rsidDel="007C2211">
          <w:delText xml:space="preserve">semantic </w:delText>
        </w:r>
        <w:r w:rsidR="00AA7E94" w:rsidDel="007C2211">
          <w:delText>effects</w:delText>
        </w:r>
      </w:del>
      <w:r w:rsidRPr="00CA4C70">
        <w:t xml:space="preserve">. </w:t>
      </w:r>
      <w:del w:id="61" w:author="Chen Heller" w:date="2023-02-12T12:22:00Z">
        <w:r w:rsidDel="00C33129">
          <w:delText xml:space="preserve">Such </w:delText>
        </w:r>
        <w:r w:rsidRPr="00CA4C70" w:rsidDel="00C33129">
          <w:delText xml:space="preserve">contradicting results </w:delText>
        </w:r>
      </w:del>
      <w:ins w:id="62" w:author="Chen Heller" w:date="2023-02-12T12:22:00Z">
        <w:r w:rsidR="00C33129">
          <w:t>Th</w:t>
        </w:r>
      </w:ins>
      <w:ins w:id="63" w:author="Chen Heller" w:date="2023-02-12T12:26:00Z">
        <w:r w:rsidR="00F374F8">
          <w:t xml:space="preserve">is controversy </w:t>
        </w:r>
      </w:ins>
      <w:r w:rsidRPr="00CA4C70">
        <w:t xml:space="preserve">can be explained by </w:t>
      </w:r>
      <w:del w:id="64" w:author="Chen Heller" w:date="2023-02-05T09:35:00Z">
        <w:r w:rsidRPr="00CA4C70" w:rsidDel="00D2491F">
          <w:delText xml:space="preserve">methodological limitations of some of these studies. One </w:delText>
        </w:r>
        <w:r w:rsidR="0050028A" w:rsidDel="00D2491F">
          <w:delText xml:space="preserve">possible </w:delText>
        </w:r>
        <w:r w:rsidRPr="00CA4C70" w:rsidDel="00D2491F">
          <w:delText>limitation</w:delText>
        </w:r>
      </w:del>
      <w:del w:id="65" w:author="Chen Heller" w:date="2023-02-05T09:30:00Z">
        <w:r w:rsidRPr="00CA4C70" w:rsidDel="00914987">
          <w:delText xml:space="preserve">, that is studied </w:delText>
        </w:r>
      </w:del>
      <w:del w:id="66" w:author="Chen Heller" w:date="2023-02-02T13:43:00Z">
        <w:r w:rsidRPr="00CA4C70" w:rsidDel="00E46ABA">
          <w:delText>in this thesis</w:delText>
        </w:r>
      </w:del>
      <w:del w:id="67" w:author="Chen Heller" w:date="2023-02-05T09:30:00Z">
        <w:r w:rsidRPr="00CA4C70" w:rsidDel="00914987">
          <w:delText>,</w:delText>
        </w:r>
      </w:del>
      <w:del w:id="68" w:author="Chen Heller" w:date="2023-02-05T09:35:00Z">
        <w:r w:rsidRPr="00CA4C70" w:rsidDel="00D2491F">
          <w:delText xml:space="preserve"> </w:delText>
        </w:r>
        <w:r w:rsidDel="00D2491F">
          <w:delText>might be an</w:delText>
        </w:r>
        <w:r w:rsidRPr="00CA4C70" w:rsidDel="00D2491F">
          <w:delText xml:space="preserve"> underestimation of unconscious processing due to </w:delText>
        </w:r>
      </w:del>
      <w:r w:rsidRPr="00CA4C70">
        <w:t>the use of insensitive measures of the unconscious effect</w:t>
      </w:r>
      <w:del w:id="69" w:author="Chen Heller" w:date="2023-02-05T09:57:00Z">
        <w:r w:rsidRPr="00CA4C70" w:rsidDel="00F46C29">
          <w:delText>.</w:delText>
        </w:r>
      </w:del>
      <w:ins w:id="70" w:author="Chen Heller" w:date="2023-02-05T09:57:00Z">
        <w:r w:rsidR="00F46C29">
          <w:t>,</w:t>
        </w:r>
      </w:ins>
      <w:r w:rsidRPr="00CA4C70">
        <w:t xml:space="preserve"> </w:t>
      </w:r>
      <w:ins w:id="71" w:author="Chen Heller" w:date="2023-02-05T09:57:00Z">
        <w:r w:rsidR="00F46C29">
          <w:t>t</w:t>
        </w:r>
      </w:ins>
      <w:del w:id="72" w:author="Chen Heller" w:date="2023-02-05T09:57:00Z">
        <w:r w:rsidRPr="00CA4C70" w:rsidDel="00F46C29">
          <w:delText>T</w:delText>
        </w:r>
      </w:del>
      <w:r w:rsidRPr="00CA4C70">
        <w:t xml:space="preserve">he most prominent </w:t>
      </w:r>
      <w:del w:id="73" w:author="Chen Heller" w:date="2023-02-05T09:57:00Z">
        <w:r w:rsidRPr="00CA4C70" w:rsidDel="00F46C29">
          <w:delText>measure for probing unconscious effects is</w:delText>
        </w:r>
      </w:del>
      <w:ins w:id="74" w:author="Chen Heller" w:date="2023-02-05T09:57:00Z">
        <w:r w:rsidR="00F46C29">
          <w:t>being</w:t>
        </w:r>
      </w:ins>
      <w:r w:rsidRPr="00CA4C70">
        <w:t xml:space="preserve"> </w:t>
      </w:r>
      <w:del w:id="75" w:author="Chen Heller" w:date="2023-03-15T14:37:00Z">
        <w:r w:rsidRPr="00CA4C70" w:rsidDel="00FE65DE">
          <w:delText xml:space="preserve">reaction </w:delText>
        </w:r>
      </w:del>
      <w:ins w:id="76" w:author="Chen Heller" w:date="2023-03-15T14:37:00Z">
        <w:r w:rsidR="00FE65DE" w:rsidRPr="00CA4C70">
          <w:t>re</w:t>
        </w:r>
        <w:r w:rsidR="00FE65DE">
          <w:t>sponse</w:t>
        </w:r>
        <w:r w:rsidR="00FE65DE" w:rsidRPr="00CA4C70">
          <w:t xml:space="preserve"> </w:t>
        </w:r>
      </w:ins>
      <w:r w:rsidRPr="00CA4C70">
        <w:t>time (RT), as measured using keyboard presses</w:t>
      </w:r>
      <w:r>
        <w:t xml:space="preserve">. </w:t>
      </w:r>
      <w:del w:id="77" w:author="Chen Heller" w:date="2023-02-05T09:57:00Z">
        <w:r w:rsidDel="00F46C29">
          <w:delText>H</w:delText>
        </w:r>
        <w:r w:rsidRPr="00CA4C70" w:rsidDel="00F46C29">
          <w:delText>owever, t</w:delText>
        </w:r>
      </w:del>
      <w:del w:id="78" w:author="Chen Heller" w:date="2023-02-05T09:58:00Z">
        <w:r w:rsidRPr="00CA4C70" w:rsidDel="00A27288">
          <w:delText xml:space="preserve">his </w:delText>
        </w:r>
      </w:del>
      <w:ins w:id="79" w:author="Chen Heller" w:date="2023-02-12T12:22:00Z">
        <w:r w:rsidR="005B1A12">
          <w:t xml:space="preserve">This measure </w:t>
        </w:r>
      </w:ins>
      <w:del w:id="80" w:author="Chen Heller" w:date="2023-02-12T12:22:00Z">
        <w:r w:rsidRPr="00CA4C70" w:rsidDel="005B1A12">
          <w:delText xml:space="preserve">effect </w:delText>
        </w:r>
      </w:del>
      <w:del w:id="81" w:author="Chen Heller" w:date="2023-02-05T10:00:00Z">
        <w:r w:rsidRPr="00CA4C70" w:rsidDel="000F3360">
          <w:delText xml:space="preserve">is </w:delText>
        </w:r>
      </w:del>
      <w:r w:rsidRPr="00CA4C70">
        <w:t xml:space="preserve">usually </w:t>
      </w:r>
      <w:ins w:id="82" w:author="Chen Heller" w:date="2023-02-12T12:23:00Z">
        <w:r w:rsidR="005B1A12">
          <w:t>produces</w:t>
        </w:r>
      </w:ins>
      <w:ins w:id="83" w:author="Chen Heller" w:date="2023-02-05T10:00:00Z">
        <w:r w:rsidR="000F3360">
          <w:t xml:space="preserve"> </w:t>
        </w:r>
      </w:ins>
      <w:r w:rsidRPr="00CA4C70">
        <w:t>very small</w:t>
      </w:r>
      <w:r>
        <w:t xml:space="preserve"> </w:t>
      </w:r>
      <w:ins w:id="84" w:author="Chen Heller" w:date="2023-02-12T12:23:00Z">
        <w:r w:rsidR="00E06275">
          <w:t xml:space="preserve">effects </w:t>
        </w:r>
      </w:ins>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w:t>
      </w:r>
      <w:ins w:id="85" w:author="Chen Heller" w:date="2023-02-05T10:13:00Z">
        <w:r w:rsidR="00776128">
          <w:t xml:space="preserve">these </w:t>
        </w:r>
      </w:ins>
      <w:r w:rsidRPr="00CA4C70">
        <w:t xml:space="preserve">problems might be solved </w:t>
      </w:r>
      <w:r>
        <w:t xml:space="preserve">by </w:t>
      </w:r>
      <w:r w:rsidRPr="00CA4C70">
        <w:t>using motion tracking, which has become a popular tool for unraveling cognitive processes.</w:t>
      </w:r>
      <w:del w:id="86" w:author="Chen Heller" w:date="2023-02-05T09:14:00Z">
        <w:r w:rsidRPr="00CA4C70" w:rsidDel="002277AE">
          <w:delText xml:space="preserve"> </w:delText>
        </w:r>
      </w:del>
    </w:p>
    <w:p w14:paraId="41246F4A" w14:textId="15D8FD3A" w:rsidR="003D683E" w:rsidDel="006766A3" w:rsidRDefault="000904B3">
      <w:pPr>
        <w:ind w:firstLine="0"/>
        <w:rPr>
          <w:del w:id="87" w:author="Chen Heller" w:date="2023-02-05T09:43:00Z"/>
        </w:rPr>
        <w:pPrChange w:id="88" w:author="Chen Heller" w:date="2023-02-12T12:24:00Z">
          <w:pPr/>
        </w:pPrChange>
      </w:pPr>
      <w:del w:id="89" w:author="Chen Heller" w:date="2023-02-05T09:14:00Z">
        <w:r w:rsidRPr="00CA4C70" w:rsidDel="002277AE">
          <w:delText>But is motion tracking indeed more sensitive to unconscious effects than a keyboard?</w:delText>
        </w:r>
      </w:del>
      <w:r w:rsidRPr="00CA4C70">
        <w:t xml:space="preserve"> </w:t>
      </w:r>
      <w:ins w:id="90" w:author="Chen Heller" w:date="2023-02-05T09:38:00Z">
        <w:r w:rsidR="00691ACE">
          <w:t>Yet</w:t>
        </w:r>
      </w:ins>
      <w:ins w:id="91" w:author="Chen Heller" w:date="2023-02-05T09:36:00Z">
        <w:r w:rsidR="00560489">
          <w:t xml:space="preserve">, </w:t>
        </w:r>
      </w:ins>
      <w:del w:id="92" w:author="Chen Heller" w:date="2023-02-05T09:36:00Z">
        <w:r w:rsidRPr="00CA4C70" w:rsidDel="00560489">
          <w:delText xml:space="preserve">To </w:delText>
        </w:r>
      </w:del>
      <w:ins w:id="93" w:author="Chen Heller" w:date="2023-02-12T12:12:00Z">
        <w:r w:rsidR="00C97CF8">
          <w:t xml:space="preserve">the </w:t>
        </w:r>
      </w:ins>
      <w:del w:id="94" w:author="Chen Heller" w:date="2023-02-12T12:12:00Z">
        <w:r w:rsidRPr="00CA4C70" w:rsidDel="00C97CF8">
          <w:delText xml:space="preserve">date, </w:delText>
        </w:r>
      </w:del>
      <w:r w:rsidRPr="00CA4C70">
        <w:t xml:space="preserve">only </w:t>
      </w:r>
      <w:del w:id="95" w:author="Chen Heller" w:date="2023-02-12T12:12:00Z">
        <w:r w:rsidRPr="00CA4C70" w:rsidDel="00C97CF8">
          <w:delText xml:space="preserve">one </w:delText>
        </w:r>
      </w:del>
      <w:r w:rsidRPr="00CA4C70">
        <w:t xml:space="preserve">study </w:t>
      </w:r>
      <w:ins w:id="96" w:author="Chen Heller" w:date="2023-02-12T12:12:00Z">
        <w:r w:rsidR="00C97CF8">
          <w:t xml:space="preserve">that </w:t>
        </w:r>
      </w:ins>
      <w:r w:rsidRPr="00CA4C70">
        <w:t xml:space="preserve">directly </w:t>
      </w:r>
      <w:del w:id="97" w:author="Chen Heller" w:date="2023-02-05T09:18:00Z">
        <w:r w:rsidRPr="00CA4C70" w:rsidDel="00A97F97">
          <w:delText xml:space="preserve">made this comparison </w:delText>
        </w:r>
      </w:del>
      <w:ins w:id="98" w:author="Chen Heller" w:date="2023-02-05T09:18:00Z">
        <w:r w:rsidR="00A97F97">
          <w:t>compared keyboard responses to motion tracking</w:t>
        </w:r>
      </w:ins>
      <w:ins w:id="99" w:author="Chen Heller" w:date="2023-02-12T12:13:00Z">
        <w:r w:rsidR="00DA3F54">
          <w:t xml:space="preserve"> </w:t>
        </w:r>
      </w:ins>
      <w:r w:rsidRPr="00CA4C70">
        <w:t xml:space="preserve">and found </w:t>
      </w:r>
      <w:del w:id="100" w:author="Chen Heller" w:date="2023-02-12T12:13:00Z">
        <w:r w:rsidRPr="00CA4C70" w:rsidDel="00DA3F54">
          <w:delText xml:space="preserve">that the </w:delText>
        </w:r>
        <w:r w:rsidDel="00DA3F54">
          <w:delText xml:space="preserve">unconscious </w:delText>
        </w:r>
        <w:r w:rsidRPr="00CA4C70" w:rsidDel="00DA3F54">
          <w:delText>effect was marginally significant when probed with a keyboard, but robust when measured via mouse tracking</w:delText>
        </w:r>
      </w:del>
      <w:ins w:id="101" w:author="Chen Heller" w:date="2023-02-12T12:14:00Z">
        <w:r w:rsidR="00DA3F54">
          <w:t>the latter</w:t>
        </w:r>
      </w:ins>
      <w:ins w:id="102" w:author="Chen Heller" w:date="2023-02-12T12:32:00Z">
        <w:r w:rsidR="00A02FBC">
          <w:t xml:space="preserve"> to be advantageous</w:t>
        </w:r>
      </w:ins>
      <w:ins w:id="103" w:author="Chen Heller" w:date="2023-02-12T12:14:00Z">
        <w:r w:rsidR="00DA3F54">
          <w:t>,</w:t>
        </w:r>
      </w:ins>
      <w:del w:id="104" w:author="Chen Heller" w:date="2023-02-12T12:14:00Z">
        <w:r w:rsidDel="00DA3F54">
          <w:delText>.</w:delText>
        </w:r>
        <w:r w:rsidRPr="00CA4C70" w:rsidDel="00DA3F54">
          <w:delText xml:space="preserve"> However</w:delText>
        </w:r>
        <w:r w:rsidDel="00DA3F54">
          <w:delText>,</w:delText>
        </w:r>
        <w:r w:rsidRPr="00CA4C70" w:rsidDel="00DA3F54">
          <w:delText xml:space="preserve"> this study</w:delText>
        </w:r>
      </w:del>
      <w:r w:rsidRPr="00CA4C70">
        <w:t xml:space="preserve"> suffers from </w:t>
      </w:r>
      <w:del w:id="105" w:author="Chen Heller" w:date="2023-02-12T12:14:00Z">
        <w:r w:rsidRPr="00CA4C70" w:rsidDel="00103FAC">
          <w:delText xml:space="preserve">several </w:delText>
        </w:r>
      </w:del>
      <w:r w:rsidRPr="00CA4C70">
        <w:t>limitations</w:t>
      </w:r>
      <w:del w:id="106" w:author="Chen Heller" w:date="2023-03-02T14:30:00Z">
        <w:r w:rsidRPr="00CA4C70" w:rsidDel="0040283D">
          <w:delText>,</w:delText>
        </w:r>
      </w:del>
      <w:del w:id="107" w:author="Chen Heller" w:date="2023-02-12T12:14:00Z">
        <w:r w:rsidRPr="00CA4C70" w:rsidDel="00103FAC">
          <w:delText xml:space="preserve"> both </w:delText>
        </w:r>
        <w:r w:rsidR="0050028A" w:rsidDel="00103FAC">
          <w:delText>with regards</w:delText>
        </w:r>
      </w:del>
      <w:r w:rsidR="0050028A">
        <w:t xml:space="preserve"> </w:t>
      </w:r>
      <w:r w:rsidRPr="00CA4C70">
        <w:t xml:space="preserve">to its awareness </w:t>
      </w:r>
      <w:del w:id="108" w:author="Chen Heller" w:date="2023-02-12T12:32:00Z">
        <w:r w:rsidRPr="00CA4C70" w:rsidDel="00A02FBC">
          <w:delText xml:space="preserve">measurement </w:delText>
        </w:r>
      </w:del>
      <w:r w:rsidRPr="00CA4C70">
        <w:t xml:space="preserve">and </w:t>
      </w:r>
      <w:del w:id="109" w:author="Chen Heller" w:date="2023-02-12T12:33:00Z">
        <w:r w:rsidRPr="00CA4C70" w:rsidDel="00A02FBC">
          <w:delText xml:space="preserve">to its </w:delText>
        </w:r>
      </w:del>
      <w:r w:rsidRPr="00CA4C70">
        <w:t>motion tracking measure</w:t>
      </w:r>
      <w:ins w:id="110" w:author="Chen Heller" w:date="2023-02-12T12:33:00Z">
        <w:r w:rsidR="00A02FBC">
          <w:t>s</w:t>
        </w:r>
      </w:ins>
      <w:r w:rsidRPr="00CA4C70">
        <w:t xml:space="preserve">. </w:t>
      </w:r>
      <w:ins w:id="111" w:author="Chen Heller" w:date="2023-02-05T09:17:00Z">
        <w:r w:rsidR="00A97F97">
          <w:t xml:space="preserve">Here, </w:t>
        </w:r>
      </w:ins>
      <w:ins w:id="112" w:author="Chen Heller" w:date="2023-02-05T09:43:00Z">
        <w:r w:rsidR="006766A3">
          <w:t>to</w:t>
        </w:r>
      </w:ins>
      <w:del w:id="113" w:author="Chen Heller" w:date="2023-02-05T09:20:00Z">
        <w:r w:rsidDel="007369DB">
          <w:delText xml:space="preserve">The current </w:delText>
        </w:r>
      </w:del>
      <w:del w:id="114" w:author="Chen Heller" w:date="2023-02-02T13:44:00Z">
        <w:r w:rsidDel="005C1EB2">
          <w:delText xml:space="preserve">thesis </w:delText>
        </w:r>
      </w:del>
      <w:del w:id="115" w:author="Chen Heller" w:date="2023-02-05T09:20:00Z">
        <w:r w:rsidDel="007369DB">
          <w:delText>is</w:delText>
        </w:r>
        <w:r w:rsidRPr="00CA4C70" w:rsidDel="007369DB">
          <w:delText xml:space="preserve"> aimed at testing the hypothesis that motion tracking might be superior to keyboard responses in detecting </w:delText>
        </w:r>
        <w:r w:rsidDel="007369DB">
          <w:delText xml:space="preserve">the </w:delText>
        </w:r>
        <w:r w:rsidRPr="00CA4C70" w:rsidDel="007369DB">
          <w:delText>effects of unconscious processing,</w:delText>
        </w:r>
      </w:del>
      <w:del w:id="116" w:author="Chen Heller" w:date="2023-02-05T10:15:00Z">
        <w:r w:rsidRPr="00CA4C70" w:rsidDel="00D42B50">
          <w:delText xml:space="preserve"> while</w:delText>
        </w:r>
      </w:del>
      <w:r w:rsidRPr="00CA4C70">
        <w:t xml:space="preserve"> </w:t>
      </w:r>
      <w:del w:id="117" w:author="Chen Heller" w:date="2023-02-05T10:15:00Z">
        <w:r w:rsidRPr="00CA4C70" w:rsidDel="00D42B50">
          <w:delText xml:space="preserve">overcoming </w:delText>
        </w:r>
      </w:del>
      <w:ins w:id="118" w:author="Chen Heller" w:date="2023-02-05T10:15:00Z">
        <w:r w:rsidR="00D42B50" w:rsidRPr="00CA4C70">
          <w:t>overcom</w:t>
        </w:r>
        <w:r w:rsidR="00D42B50">
          <w:t>e</w:t>
        </w:r>
        <w:r w:rsidR="00D42B50" w:rsidRPr="00CA4C70">
          <w:t xml:space="preserve"> </w:t>
        </w:r>
      </w:ins>
      <w:r w:rsidRPr="00CA4C70">
        <w:t>the aforementioned limitations</w:t>
      </w:r>
      <w:ins w:id="119" w:author="Chen Heller" w:date="2023-03-02T14:30:00Z">
        <w:r w:rsidR="0040283D">
          <w:t>,</w:t>
        </w:r>
      </w:ins>
      <w:ins w:id="120" w:author="Chen Heller" w:date="2023-02-12T12:24:00Z">
        <w:r w:rsidR="005263FE">
          <w:t xml:space="preserve"> </w:t>
        </w:r>
      </w:ins>
      <w:del w:id="121" w:author="Chen Heller" w:date="2023-02-05T09:43:00Z">
        <w:r w:rsidRPr="00CA4C70" w:rsidDel="006766A3">
          <w:delText xml:space="preserve">. </w:delText>
        </w:r>
      </w:del>
    </w:p>
    <w:p w14:paraId="0F169FD0" w14:textId="005F0538" w:rsidR="00337559" w:rsidRPr="007E22AF" w:rsidRDefault="000904B3">
      <w:pPr>
        <w:ind w:firstLine="0"/>
        <w:rPr>
          <w:rtl/>
        </w:rPr>
        <w:pPrChange w:id="122" w:author="Chen Heller" w:date="2023-02-05T09:43:00Z">
          <w:pPr/>
        </w:pPrChange>
      </w:pPr>
      <w:del w:id="123" w:author="Chen Heller" w:date="2023-02-05T09:43:00Z">
        <w:r w:rsidDel="006766A3">
          <w:delText>To do so</w:delText>
        </w:r>
        <w:r w:rsidR="003D683E" w:rsidDel="006766A3">
          <w:delText>,</w:delText>
        </w:r>
        <w:r w:rsidDel="006766A3">
          <w:delText xml:space="preserve"> </w:delText>
        </w:r>
      </w:del>
      <w:ins w:id="124" w:author="Chen Heller" w:date="2023-02-05T09:44:00Z">
        <w:r w:rsidR="00E42400">
          <w:t xml:space="preserve">a set of </w:t>
        </w:r>
      </w:ins>
      <w:r w:rsidRPr="00CA4C70">
        <w:t>rigorous awareness measures and an intuitive reaching response</w:t>
      </w:r>
      <w:r>
        <w:t xml:space="preserve"> were </w:t>
      </w:r>
      <w:del w:id="125" w:author="Chen Heller" w:date="2023-02-05T09:46:00Z">
        <w:r w:rsidDel="005D282A">
          <w:delText xml:space="preserve">used </w:delText>
        </w:r>
        <w:r w:rsidRPr="00CA4C70" w:rsidDel="005D282A">
          <w:delText xml:space="preserve">in a series of four studies. Three exploratory studies were aimed at finding the optimal conditions for </w:delText>
        </w:r>
        <w:r w:rsidRPr="00CA4C70" w:rsidDel="005D282A">
          <w:lastRenderedPageBreak/>
          <w:delText>discovering an unconscious effect when using reaching responses</w:delText>
        </w:r>
        <w:r w:rsidR="003D683E" w:rsidDel="005D282A">
          <w:delText>. A</w:delText>
        </w:r>
        <w:r w:rsidR="00362826" w:rsidRPr="00CA4C70" w:rsidDel="005D282A">
          <w:delText xml:space="preserve"> </w:delText>
        </w:r>
        <w:r w:rsidRPr="00CA4C70" w:rsidDel="005D282A">
          <w:delText xml:space="preserve">fourth confirmatory study directly compared between motion tracking and keyboard responses. All four studies used a priming </w:delText>
        </w:r>
      </w:del>
      <w:ins w:id="126" w:author="Chen Heller" w:date="2023-02-05T09:24:00Z">
        <w:r w:rsidR="008A3BB9">
          <w:t>introduced to a</w:t>
        </w:r>
      </w:ins>
      <w:ins w:id="127" w:author="Chen Heller" w:date="2023-02-05T08:51:00Z">
        <w:r w:rsidR="00FF0FAB">
          <w:t xml:space="preserve"> </w:t>
        </w:r>
      </w:ins>
      <w:ins w:id="128" w:author="Chen Heller" w:date="2023-02-26T10:47:00Z">
        <w:r w:rsidR="00A9660E">
          <w:t xml:space="preserve">priming </w:t>
        </w:r>
      </w:ins>
      <w:r w:rsidRPr="00CA4C70">
        <w:t xml:space="preserve">paradigm </w:t>
      </w:r>
      <w:r w:rsidR="00ED0D5A">
        <w:t>that followed</w:t>
      </w:r>
      <w:r w:rsidR="00ED0D5A" w:rsidRPr="00CA4C70">
        <w:t xml:space="preserve"> </w:t>
      </w:r>
      <w:r w:rsidRPr="00CA4C70">
        <w:t xml:space="preserve">a classical study by </w:t>
      </w:r>
      <w:proofErr w:type="spellStart"/>
      <w:r w:rsidRPr="00CA4C70">
        <w:t>Deha</w:t>
      </w:r>
      <w:r>
        <w:t>e</w:t>
      </w:r>
      <w:r w:rsidRPr="00CA4C70">
        <w:t>ne</w:t>
      </w:r>
      <w:proofErr w:type="spellEnd"/>
      <w:r w:rsidRPr="00CA4C70">
        <w:t xml:space="preserv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del w:id="129" w:author="Chen Heller" w:date="2023-02-12T12:24:00Z">
        <w:r w:rsidRPr="00CA4C70" w:rsidDel="00741B5D">
          <w:delText xml:space="preserve">, </w:delText>
        </w:r>
      </w:del>
      <w:ins w:id="130" w:author="Chen Heller" w:date="2023-02-05T09:46:00Z">
        <w:r w:rsidR="005D282A">
          <w:t>.</w:t>
        </w:r>
        <w:r w:rsidR="005D282A" w:rsidRPr="00CA4C70">
          <w:t xml:space="preserve"> </w:t>
        </w:r>
      </w:ins>
      <w:ins w:id="131" w:author="Chen Heller" w:date="2023-02-12T12:16:00Z">
        <w:r w:rsidR="00305C68">
          <w:t>In separate keyboard and reaching sessions</w:t>
        </w:r>
      </w:ins>
      <w:ins w:id="132" w:author="Chen Heller" w:date="2023-03-02T14:30:00Z">
        <w:r w:rsidR="00D102F5">
          <w:t>,</w:t>
        </w:r>
      </w:ins>
      <w:ins w:id="133" w:author="Chen Heller" w:date="2023-02-12T12:16:00Z">
        <w:r w:rsidR="00305C68">
          <w:t xml:space="preserve"> </w:t>
        </w:r>
      </w:ins>
      <w:del w:id="134" w:author="Chen Heller" w:date="2023-02-12T12:16:00Z">
        <w:r w:rsidRPr="00CA4C70" w:rsidDel="00305C68">
          <w:delText xml:space="preserve">in which </w:delText>
        </w:r>
      </w:del>
      <w:r w:rsidRPr="00CA4C70">
        <w:t xml:space="preserve">subjects performed a semantic judgment on a target word that was preceded by an identical/different invisible prime. </w:t>
      </w:r>
      <w:del w:id="135" w:author="Chen Heller" w:date="2023-02-05T08:50:00Z">
        <w:r w:rsidRPr="00CA4C70" w:rsidDel="00B602EA">
          <w:delText xml:space="preserve">The first experiment produced only marginally significant results, </w:delText>
        </w:r>
        <w:r w:rsidDel="00B602EA">
          <w:delText>presumably</w:delText>
        </w:r>
        <w:r w:rsidRPr="00CA4C70" w:rsidDel="00B602EA">
          <w:delText xml:space="preserve"> because it </w:delText>
        </w:r>
        <w:r w:rsidR="009D3D84" w:rsidDel="00B602EA">
          <w:delText>allowed for slow responses</w:delText>
        </w:r>
        <w:r w:rsidRPr="00CA4C70" w:rsidDel="00B602EA">
          <w:delText xml:space="preserve">. The second experiment reduced this limit and divided it to onset time and </w:delText>
        </w:r>
      </w:del>
      <w:del w:id="136" w:author="Chen Heller" w:date="2023-01-04T13:30:00Z">
        <w:r w:rsidRPr="00CA4C70" w:rsidDel="00977059">
          <w:delText xml:space="preserve">movement </w:delText>
        </w:r>
      </w:del>
      <w:del w:id="137" w:author="Chen Heller" w:date="2023-02-05T08:50:00Z">
        <w:r w:rsidRPr="00CA4C70" w:rsidDel="00B602EA">
          <w:delText xml:space="preserve">duration as well as introduced another training block to improve response speed. </w:delText>
        </w:r>
        <w:r w:rsidDel="00B602EA">
          <w:delText xml:space="preserve">Unfortunately, a high proportion of trials were excluded due to problematic response timing. Therefore, </w:delText>
        </w:r>
        <w:r w:rsidRPr="00CA4C70" w:rsidDel="00B602EA">
          <w:delText xml:space="preserve">the third experiment incorporated a separate training day to </w:delText>
        </w:r>
        <w:r w:rsidDel="00B602EA">
          <w:delText>improve the response speed</w:delText>
        </w:r>
        <w:r w:rsidRPr="00CA4C70" w:rsidDel="00B602EA">
          <w:delText xml:space="preserve">. </w:delText>
        </w:r>
        <w:r w:rsidDel="00B602EA">
          <w:delText xml:space="preserve">Although the proportion of excluded trials did not diminish, a </w:delText>
        </w:r>
        <w:r w:rsidR="00B61341" w:rsidDel="00B602EA">
          <w:delText xml:space="preserve">marginal </w:delText>
        </w:r>
        <w:r w:rsidDel="00B602EA">
          <w:delText>congruency effect was found.</w:delText>
        </w:r>
        <w:r w:rsidRPr="00CA4C70" w:rsidDel="00B602EA">
          <w:delText xml:space="preserve"> </w:delText>
        </w:r>
      </w:del>
      <w:del w:id="138" w:author="Chen Heller" w:date="2023-02-05T08:52:00Z">
        <w:r w:rsidDel="00FF0FAB">
          <w:delText>In th</w:delText>
        </w:r>
        <w:r w:rsidRPr="00CA4C70" w:rsidDel="00FF0FAB">
          <w:delText xml:space="preserve">e fourth experiment </w:delText>
        </w:r>
        <w:r w:rsidDel="00FF0FAB">
          <w:delText xml:space="preserve">I </w:delText>
        </w:r>
        <w:r w:rsidRPr="00CA4C70" w:rsidDel="00FF0FAB">
          <w:delText>discarded the</w:delText>
        </w:r>
        <w:r w:rsidDel="00FF0FAB">
          <w:delText xml:space="preserve"> </w:delText>
        </w:r>
        <w:r w:rsidRPr="00CA4C70" w:rsidDel="00FF0FAB">
          <w:delText>training day</w:delText>
        </w:r>
        <w:r w:rsidDel="00FF0FAB">
          <w:delText xml:space="preserve"> and included both a reaching task and a keyboard task. </w:delText>
        </w:r>
      </w:del>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 xml:space="preserve">processing that cannot be easily refuted. </w:t>
      </w:r>
      <w:del w:id="139" w:author="Chen Heller" w:date="2023-02-05T08:54:00Z">
        <w:r w:rsidR="00AC02CC" w:rsidDel="0012649A">
          <w:delText xml:space="preserve">Contrary </w:delText>
        </w:r>
      </w:del>
      <w:ins w:id="140" w:author="Chen Heller" w:date="2023-02-05T10:17:00Z">
        <w:r w:rsidR="001963FE">
          <w:t>However, u</w:t>
        </w:r>
      </w:ins>
      <w:ins w:id="141" w:author="Chen Heller" w:date="2023-02-05T08:54:00Z">
        <w:r w:rsidR="0012649A">
          <w:t>nlike</w:t>
        </w:r>
      </w:ins>
      <w:del w:id="142" w:author="Chen Heller" w:date="2023-02-05T08:54:00Z">
        <w:r w:rsidR="00AC02CC" w:rsidDel="0012649A">
          <w:delText>to</w:delText>
        </w:r>
      </w:del>
      <w:r w:rsidR="00AC02CC">
        <w:t xml:space="preserve"> </w:t>
      </w:r>
      <w:ins w:id="143" w:author="Chen Heller" w:date="2023-02-05T10:17:00Z">
        <w:r w:rsidR="001963FE">
          <w:t xml:space="preserve">the </w:t>
        </w:r>
      </w:ins>
      <w:r w:rsidR="00AC02CC">
        <w:t>previous finding</w:t>
      </w:r>
      <w:del w:id="144" w:author="Chen Heller" w:date="2023-02-05T10:17:00Z">
        <w:r w:rsidR="00AC02CC" w:rsidDel="001963FE">
          <w:delText>s</w:delText>
        </w:r>
      </w:del>
      <w:r w:rsidR="00AC02CC">
        <w:t xml:space="preserve">, the unconscious effect in the motion tracking task was </w:t>
      </w:r>
      <w:del w:id="145" w:author="Chen Heller" w:date="2023-02-05T08:55:00Z">
        <w:r w:rsidR="00AC02CC" w:rsidDel="0012649A">
          <w:delText xml:space="preserve">not </w:delText>
        </w:r>
      </w:del>
      <w:ins w:id="146" w:author="Chen Heller" w:date="2023-02-05T08:55:00Z">
        <w:r w:rsidR="0012649A">
          <w:t xml:space="preserve">only slightly </w:t>
        </w:r>
      </w:ins>
      <w:r w:rsidR="00AC02CC">
        <w:t>larger than in the keyboard task</w:t>
      </w:r>
      <w:r w:rsidR="00AC02CC" w:rsidRPr="00CA4C70">
        <w:t>.</w:t>
      </w:r>
      <w:r w:rsidR="00AC02CC">
        <w:t xml:space="preserve"> </w:t>
      </w:r>
      <w:ins w:id="147" w:author="Chen Heller" w:date="2023-02-26T10:48:00Z">
        <w:r w:rsidR="000C7667">
          <w:t>Pos</w:t>
        </w:r>
      </w:ins>
      <w:ins w:id="148" w:author="Chen Heller" w:date="2023-03-02T14:31:00Z">
        <w:r w:rsidR="00B016BC">
          <w:t>s</w:t>
        </w:r>
      </w:ins>
      <w:ins w:id="149" w:author="Chen Heller" w:date="2023-02-26T10:48:00Z">
        <w:r w:rsidR="000C7667">
          <w:t xml:space="preserve">ible explanations are discussed as well as </w:t>
        </w:r>
      </w:ins>
      <w:del w:id="150" w:author="Chen Heller" w:date="2023-02-26T10:48:00Z">
        <w:r w:rsidR="00AC02CC" w:rsidDel="000C7667">
          <w:delText>S</w:delText>
        </w:r>
      </w:del>
      <w:ins w:id="151" w:author="Chen Heller" w:date="2023-02-26T10:48:00Z">
        <w:r w:rsidR="000C7667">
          <w:t>s</w:t>
        </w:r>
      </w:ins>
      <w:r w:rsidR="00AC02CC">
        <w:t xml:space="preserve">uggested augmentations to the paradigm </w:t>
      </w:r>
      <w:del w:id="152" w:author="Chen Heller" w:date="2023-02-26T10:48:00Z">
        <w:r w:rsidR="00AC02CC" w:rsidDel="000C7667">
          <w:delText xml:space="preserve">are discussed </w:delText>
        </w:r>
      </w:del>
      <w:r w:rsidR="00AC02CC">
        <w:t xml:space="preserve">which could improve </w:t>
      </w:r>
      <w:del w:id="153" w:author="Chen Heller" w:date="2023-02-26T10:48:00Z">
        <w:r w:rsidR="00AC02CC" w:rsidDel="000C7667">
          <w:delText xml:space="preserve">the </w:delText>
        </w:r>
      </w:del>
      <w:r w:rsidR="00AC02CC">
        <w:t>motion tracking's sensitivity even further.</w:t>
      </w:r>
      <w:bookmarkEnd w:id="49"/>
    </w:p>
    <w:p w14:paraId="321F295D" w14:textId="77777777" w:rsidR="003D683E" w:rsidRDefault="003D683E">
      <w:pPr>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54" w:name="_Toc114485358"/>
      <w:r w:rsidRPr="00BF08EE">
        <w:lastRenderedPageBreak/>
        <w:t>Introduction</w:t>
      </w:r>
      <w:bookmarkEnd w:id="154"/>
    </w:p>
    <w:bookmarkEnd w:id="1"/>
    <w:p w14:paraId="6E8365D4" w14:textId="045F5AE1" w:rsidR="008932E9" w:rsidRDefault="004F240A" w:rsidP="00CF599D">
      <w:pPr>
        <w:ind w:firstLine="0"/>
      </w:pPr>
      <w:r w:rsidRPr="00E44B96">
        <w:t xml:space="preserve">Our brain continuously processes information. It receives inputs via our senses and processes </w:t>
      </w:r>
      <w:del w:id="155" w:author="Chen Heller" w:date="2023-03-02T14:31:00Z">
        <w:r w:rsidRPr="00E44B96" w:rsidDel="00661DB5">
          <w:delText xml:space="preserve">it </w:delText>
        </w:r>
      </w:del>
      <w:ins w:id="156" w:author="Chen Heller" w:date="2023-03-02T14:31:00Z">
        <w:r w:rsidR="00661DB5">
          <w:t>them</w:t>
        </w:r>
        <w:r w:rsidR="00661DB5" w:rsidRPr="00E44B96">
          <w:t xml:space="preserve"> </w:t>
        </w:r>
      </w:ins>
      <w:r w:rsidRPr="00E44B96">
        <w:t>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w:t>
      </w:r>
      <w:ins w:id="157" w:author="Chen Heller" w:date="2023-03-02T14:31:00Z">
        <w:r w:rsidR="0005134D">
          <w:t xml:space="preserve">in </w:t>
        </w:r>
      </w:ins>
      <w:r w:rsidRPr="00E44B96">
        <w:t xml:space="preserve">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ins w:id="158" w:author="Chen Heller" w:date="2023-03-23T12:01:00Z">
        <w:r w:rsidR="00CF599D">
          <w:t xml:space="preserve"> </w:t>
        </w:r>
      </w:ins>
      <w:r w:rsidR="00CF599D">
        <w:fldChar w:fldCharType="begin"/>
      </w:r>
      <w:r w:rsidR="00CF599D">
        <w:instrText xml:space="preserve"> ADDIN ZOTERO_ITEM CSL_CITATION {"citationID":"f7hfT7c4","properties":{"formattedCitation":"(Damian, 2001)","plainCitation":"(Damian, 2001)","noteIndex":0},"citationItems":[{"id":654,"uris":["http://zotero.org/users/8275165/items/J4CA7TCM"],"itemData":{"id":654,"type":"article-journal","abstract":"In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F599D">
        <w:fldChar w:fldCharType="separate"/>
      </w:r>
      <w:r w:rsidR="00CF599D" w:rsidRPr="00CF599D">
        <w:rPr>
          <w:rFonts w:ascii="Times New Roman" w:hAnsi="Times New Roman" w:cs="Times New Roman"/>
        </w:rPr>
        <w:t>(Damian, 2001)</w:t>
      </w:r>
      <w:r w:rsidR="00CF599D">
        <w:fldChar w:fldCharType="end"/>
      </w:r>
      <w:del w:id="159" w:author="Chen Heller" w:date="2023-03-23T12:01:00Z">
        <w:r w:rsidR="004275F5" w:rsidDel="00CF599D">
          <w:delText xml:space="preserve"> </w:delText>
        </w:r>
        <w:r w:rsidR="004275F5" w:rsidDel="00CF599D">
          <w:fldChar w:fldCharType="begin"/>
        </w:r>
        <w:r w:rsidR="008C5027" w:rsidDel="00CF599D">
          <w:del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delInstrText>
        </w:r>
        <w:r w:rsidR="004275F5" w:rsidDel="00CF599D">
          <w:fldChar w:fldCharType="separate"/>
        </w:r>
        <w:r w:rsidR="008C5027" w:rsidRPr="008C5027" w:rsidDel="00CF599D">
          <w:rPr>
            <w:rFonts w:ascii="Times New Roman" w:hAnsi="Times New Roman" w:cs="Times New Roman"/>
          </w:rPr>
          <w:delText>(Holland et al., 2005; Kihlstrom, 1987; Kouider &amp; Dehaene, 2007)</w:delText>
        </w:r>
        <w:r w:rsidR="004275F5" w:rsidDel="00CF599D">
          <w:fldChar w:fldCharType="end"/>
        </w:r>
      </w:del>
      <w:r w:rsidRPr="00E44B96">
        <w:t xml:space="preserve">. </w:t>
      </w:r>
    </w:p>
    <w:p w14:paraId="13B45041" w14:textId="6AF5D2A6"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 xml:space="preserve">more salient </w:t>
      </w:r>
      <w:del w:id="160" w:author="Chen Heller" w:date="2023-03-02T14:32:00Z">
        <w:r w:rsidR="00D33BF7" w:rsidDel="005231E8">
          <w:delText>stimuli</w:delText>
        </w:r>
        <w:r w:rsidR="000E6BB5" w:rsidDel="005231E8">
          <w:delText xml:space="preserve"> </w:delText>
        </w:r>
      </w:del>
      <w:ins w:id="161" w:author="Chen Heller" w:date="2023-03-02T14:32:00Z">
        <w:r w:rsidR="005231E8">
          <w:t xml:space="preserve">stimulus </w:t>
        </w:r>
      </w:ins>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17D2F89E" w:rsidR="004F240A" w:rsidDel="00024E53" w:rsidRDefault="004F240A" w:rsidP="004903FB">
      <w:pPr>
        <w:rPr>
          <w:del w:id="162" w:author="Chen Heller" w:date="2023-02-26T10:55:00Z"/>
        </w:rPr>
      </w:pPr>
      <w:r>
        <w:lastRenderedPageBreak/>
        <w:t xml:space="preserve">All three </w:t>
      </w:r>
      <w:r w:rsidR="00A44BFB">
        <w:t>methods</w:t>
      </w:r>
      <w:r w:rsidR="001C015A">
        <w:t>, and others</w:t>
      </w:r>
      <w:ins w:id="163" w:author="Chen Heller" w:date="2023-03-02T14:32:00Z">
        <w:r w:rsidR="00A22F40">
          <w:t>,</w:t>
        </w:r>
      </w:ins>
      <w:r>
        <w:t xml:space="preserve"> </w:t>
      </w:r>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4903FB">
        <w:instrText xml:space="preserve"> ADDIN ZOTERO_ITEM CSL_CITATION {"citationID":"IvWkrfZe","properties":{"formattedCitation":"(Hesselmann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4903FB" w:rsidRPr="004903FB">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286F9F56" w14:textId="2DC618D2" w:rsidR="000D064C" w:rsidDel="00024E53" w:rsidRDefault="000D064C">
      <w:pPr>
        <w:rPr>
          <w:del w:id="164" w:author="Chen Heller" w:date="2023-02-26T10:55:00Z"/>
          <w:rFonts w:ascii="Times New Roman" w:eastAsia="SimSun" w:hAnsi="Times New Roman" w:cs="Times New Roman"/>
          <w:b/>
          <w:bCs/>
          <w:kern w:val="24"/>
          <w:lang w:eastAsia="ja-JP" w:bidi="ar-SA"/>
        </w:rPr>
        <w:pPrChange w:id="165" w:author="Chen Heller" w:date="2023-02-26T10:55:00Z">
          <w:pPr>
            <w:jc w:val="left"/>
          </w:pPr>
        </w:pPrChange>
      </w:pPr>
      <w:del w:id="166" w:author="Chen Heller" w:date="2023-02-26T10:55:00Z">
        <w:r w:rsidDel="00024E53">
          <w:br w:type="page"/>
        </w:r>
      </w:del>
    </w:p>
    <w:p w14:paraId="3D51D018" w14:textId="4A019255" w:rsidR="00976673" w:rsidDel="001C75C2" w:rsidRDefault="00976673">
      <w:pPr>
        <w:rPr>
          <w:del w:id="167" w:author="Chen Heller" w:date="2022-12-28T17:12:00Z"/>
        </w:rPr>
        <w:pPrChange w:id="168" w:author="Chen Heller" w:date="2023-02-26T10:55:00Z">
          <w:pPr>
            <w:pStyle w:val="Heading3"/>
          </w:pPr>
        </w:pPrChange>
      </w:pPr>
      <w:bookmarkStart w:id="169" w:name="_Toc114485359"/>
      <w:del w:id="170" w:author="Chen Heller" w:date="2022-12-28T17:12:00Z">
        <w:r w:rsidDel="001C75C2">
          <w:lastRenderedPageBreak/>
          <w:delText>Contradicting findings</w:delText>
        </w:r>
        <w:bookmarkEnd w:id="169"/>
      </w:del>
    </w:p>
    <w:p w14:paraId="38C885BB" w14:textId="6F454A57" w:rsidR="00992077" w:rsidRDefault="00B8346F" w:rsidP="00220BC2">
      <w:ins w:id="171" w:author="Chen Heller" w:date="2023-03-02T14:32:00Z">
        <w:r>
          <w:t xml:space="preserve"> </w:t>
        </w:r>
      </w:ins>
      <w:r w:rsidR="00992077">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rsidR="00992077">
        <w:t xml:space="preserve">. Among other paradigms, </w:t>
      </w:r>
      <w:r w:rsidR="00F945FA">
        <w:t xml:space="preserve">it </w:t>
      </w:r>
      <w:r w:rsidR="00992077">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del w:id="172" w:author="Chen Heller" w:date="2023-02-26T10:57:00Z">
        <w:r w:rsidR="00692575" w:rsidDel="006B353A">
          <w:delText xml:space="preserve">the </w:delText>
        </w:r>
      </w:del>
      <w:ins w:id="173" w:author="Chen Heller" w:date="2023-02-26T10:57:00Z">
        <w:r w:rsidR="006B353A">
          <w:t xml:space="preserve">for the processing of the </w:t>
        </w:r>
      </w:ins>
      <w:r w:rsidR="00692575">
        <w:t xml:space="preserve">prime </w:t>
      </w:r>
      <w:del w:id="174" w:author="Chen Heller" w:date="2023-02-26T10:57:00Z">
        <w:r w:rsidR="00692575" w:rsidDel="006B353A">
          <w:delText>was indeed processed</w:delText>
        </w:r>
        <w:r w:rsidR="00EE5CFF" w:rsidDel="006B353A">
          <w:delText xml:space="preserve"> </w:delText>
        </w:r>
      </w:del>
      <w:r w:rsidR="00EE5CFF">
        <w:t xml:space="preserve">(e.g.,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del w:id="175" w:author="Chen Heller" w:date="2023-03-02T14:33:00Z">
        <w:r w:rsidR="00BD64AE" w:rsidDel="009E4444">
          <w:delText xml:space="preserve">about </w:delText>
        </w:r>
      </w:del>
      <w:r w:rsidR="00BD64AE">
        <w:t xml:space="preserve">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w:t>
      </w:r>
      <w:r w:rsidR="00411A03">
        <w:t>(the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w:t>
      </w:r>
      <w:del w:id="176" w:author="Chen Heller" w:date="2023-02-26T10:59:00Z">
        <w:r w:rsidR="00411A03" w:rsidDel="004507C6">
          <w:delText xml:space="preserve">criterion </w:delText>
        </w:r>
      </w:del>
      <w:ins w:id="177" w:author="Chen Heller" w:date="2023-02-26T10:59:00Z">
        <w:r w:rsidR="004507C6">
          <w:t xml:space="preserve">threshold </w:t>
        </w:r>
      </w:ins>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w:t>
      </w:r>
      <w:del w:id="178" w:author="Chen Heller" w:date="2023-03-02T14:33:00Z">
        <w:r w:rsidR="00411A03" w:rsidDel="00523A1B">
          <w:delText>e</w:delText>
        </w:r>
      </w:del>
      <w:r w:rsidR="00411A03">
        <w:t>ment about</w:t>
      </w:r>
      <w:r w:rsidR="00BD64AE">
        <w:t xml:space="preserve"> the prime</w:t>
      </w:r>
      <w:r w:rsidR="00411A03">
        <w:t>, typically choosing</w:t>
      </w:r>
      <w:r w:rsidR="00BD64AE">
        <w:t xml:space="preserve"> </w:t>
      </w:r>
      <w:r w:rsidR="00411A03">
        <w:t xml:space="preserve">an answer among several options (i.e., a </w:t>
      </w:r>
      <w:del w:id="179" w:author="Chen Heller" w:date="2023-03-02T14:33:00Z">
        <w:r w:rsidR="00411A03" w:rsidDel="00E133ED">
          <w:delText xml:space="preserve">forced </w:delText>
        </w:r>
      </w:del>
      <w:ins w:id="180" w:author="Chen Heller" w:date="2023-03-02T14:33:00Z">
        <w:r w:rsidR="00E133ED">
          <w:t>forced-</w:t>
        </w:r>
      </w:ins>
      <w:r w:rsidR="00411A03">
        <w:t>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del w:id="181" w:author="Chen Heller" w:date="2023-03-28T15:19:00Z">
        <w:r w:rsidR="00B022E4" w:rsidDel="00FD7F4C">
          <w:delText xml:space="preserve"> </w:delText>
        </w:r>
        <w:r w:rsidR="00F82BCA" w:rsidDel="00FD7F4C">
          <w:fldChar w:fldCharType="begin"/>
        </w:r>
        <w:r w:rsidR="00B022E4" w:rsidDel="00FD7F4C">
          <w:del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delInstrText>
        </w:r>
        <w:r w:rsidR="00F82BCA" w:rsidDel="00FD7F4C">
          <w:fldChar w:fldCharType="separate"/>
        </w:r>
        <w:r w:rsidR="00B022E4" w:rsidRPr="00B022E4" w:rsidDel="00FD7F4C">
          <w:rPr>
            <w:rFonts w:ascii="Times New Roman" w:hAnsi="Times New Roman" w:cs="Times New Roman"/>
          </w:rPr>
          <w:delText>(Bowers, 1982; Merikle &amp; Reingold, 1998)</w:delText>
        </w:r>
        <w:r w:rsidR="00F82BCA" w:rsidDel="00FD7F4C">
          <w:fldChar w:fldCharType="end"/>
        </w:r>
      </w:del>
      <w:r w:rsidR="00FD7F4C">
        <w:fldChar w:fldCharType="begin"/>
      </w:r>
      <w:r w:rsidR="00220BC2">
        <w:instrText xml:space="preserve"> ADDIN ZOTERO_ITEM CSL_CITATION {"citationID":"raIvrVRD","properties":{"formattedCitation":"(Reingold &amp; Merikle, 1988, 1990)","plainCitation":"(Reingold &amp; Merikle, 1988, 1990)","noteIndex":0},"citationItems":[{"id":299,"uris":["http://zotero.org/users/8275165/items/YG3P9UKJ"],"itemData":{"id":299,"type":"article-journal","container-title":"Perception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M."}],"issued":{"date-parts":[["1988",11]]}}},{"id":587,"uris":["http://zotero.org/users/8275165/items/AX659WLI"],"itemData":{"id":587,"type":"article-journal","container-title":"Mind &amp; Language","DOI":"10.1111/j.1468-0017.1990.tb00150.x","ISSN":"1468-0017","issue":"1","language":"en","note":"_eprint: https://onlinelibrary.wiley.com/doi/pdf/10.1111/j.1468-0017.1990.tb00150.x","page":"9-28","source":"Wiley Online Library","title":"On the Inter-relatedness of Theory and Measurement in the Study of Unconscious Processes","volume":"5","author":[{"family":"Reingold","given":"Eyal M."},{"family":"Merikle","given":"Philip M."}],"issued":{"date-parts":[["1990"]]}}}],"schema":"https://github.com/citation-style-language/schema/raw/master/csl-citation.json"} </w:instrText>
      </w:r>
      <w:r w:rsidR="00FD7F4C">
        <w:fldChar w:fldCharType="separate"/>
      </w:r>
      <w:r w:rsidR="00220BC2" w:rsidRPr="00220BC2">
        <w:rPr>
          <w:rFonts w:ascii="Times New Roman" w:hAnsi="Times New Roman" w:cs="Times New Roman"/>
        </w:rPr>
        <w:t>(</w:t>
      </w:r>
      <w:proofErr w:type="spellStart"/>
      <w:r w:rsidR="00220BC2" w:rsidRPr="00220BC2">
        <w:rPr>
          <w:rFonts w:ascii="Times New Roman" w:hAnsi="Times New Roman" w:cs="Times New Roman"/>
        </w:rPr>
        <w:t>Reingold</w:t>
      </w:r>
      <w:proofErr w:type="spellEnd"/>
      <w:r w:rsidR="00220BC2" w:rsidRPr="00220BC2">
        <w:rPr>
          <w:rFonts w:ascii="Times New Roman" w:hAnsi="Times New Roman" w:cs="Times New Roman"/>
        </w:rPr>
        <w:t xml:space="preserve"> &amp; Merikle, 1988, 1990)</w:t>
      </w:r>
      <w:r w:rsidR="00FD7F4C">
        <w:fldChar w:fldCharType="end"/>
      </w:r>
      <w:r w:rsidR="00692575">
        <w:t>.</w:t>
      </w:r>
    </w:p>
    <w:p w14:paraId="15C05C5C" w14:textId="7D755078" w:rsidR="00DF3E0F" w:rsidRDefault="00211536" w:rsidP="00FF7DAD">
      <w:r>
        <w:lastRenderedPageBreak/>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w:t>
      </w:r>
      <w:del w:id="182" w:author="Chen Heller" w:date="2023-05-08T15:43:00Z">
        <w:r w:rsidR="005362FF" w:rsidDel="003307ED">
          <w:delText xml:space="preserve">semantic </w:delText>
        </w:r>
        <w:r w:rsidR="008E036C" w:rsidDel="003307ED">
          <w:delText xml:space="preserve">effects </w:delText>
        </w:r>
        <w:r w:rsidR="005362FF" w:rsidDel="003307ED">
          <w:delText xml:space="preserve">and claimed </w:delText>
        </w:r>
        <w:r w:rsidR="008E036C" w:rsidDel="003307ED">
          <w:delText xml:space="preserve">that processing only reaches the </w:delText>
        </w:r>
        <w:r w:rsidR="005362FF" w:rsidDel="003307ED">
          <w:delText xml:space="preserve">lexical </w:delText>
        </w:r>
        <w:r w:rsidR="008E036C" w:rsidDel="003307ED">
          <w:delText>level</w:delText>
        </w:r>
        <w:r w:rsidR="00FB0480" w:rsidDel="003307ED">
          <w:delText xml:space="preserve"> </w:delText>
        </w:r>
        <w:r w:rsidR="00267106" w:rsidDel="003307ED">
          <w:fldChar w:fldCharType="begin"/>
        </w:r>
        <w:r w:rsidR="00237BE6" w:rsidDel="003307ED">
          <w:del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delInstrText>
        </w:r>
        <w:r w:rsidR="00267106" w:rsidDel="003307ED">
          <w:fldChar w:fldCharType="separate"/>
        </w:r>
        <w:r w:rsidR="00237BE6" w:rsidRPr="00237BE6" w:rsidDel="003307ED">
          <w:rPr>
            <w:rFonts w:ascii="Times New Roman" w:hAnsi="Times New Roman" w:cs="Times New Roman"/>
          </w:rPr>
          <w:delText>(Shelton &amp; Martin, 1992)</w:delText>
        </w:r>
        <w:r w:rsidR="00267106" w:rsidDel="003307ED">
          <w:fldChar w:fldCharType="end"/>
        </w:r>
        <w:r w:rsidR="005362FF" w:rsidDel="003307ED">
          <w:delText xml:space="preserve">. </w:delText>
        </w:r>
        <w:r w:rsidR="0030440D" w:rsidDel="003307ED">
          <w:delText>O</w:delText>
        </w:r>
        <w:r w:rsidR="000D1936" w:rsidDel="003307ED">
          <w:delText xml:space="preserve">ther </w:delText>
        </w:r>
        <w:r w:rsidR="005362FF" w:rsidDel="003307ED">
          <w:delText>studies have</w:delText>
        </w:r>
        <w:r w:rsidR="006C111E" w:rsidDel="003307ED">
          <w:delText xml:space="preserve"> </w:delText>
        </w:r>
        <w:r w:rsidR="005362FF" w:rsidDel="003307ED">
          <w:delText>n</w:delText>
        </w:r>
        <w:r w:rsidR="006C111E" w:rsidDel="003307ED">
          <w:delText>o</w:delText>
        </w:r>
        <w:r w:rsidR="005362FF" w:rsidDel="003307ED">
          <w:delText xml:space="preserve">t found </w:delText>
        </w:r>
      </w:del>
      <w:r w:rsidR="005362FF">
        <w:t>any congruency effect</w:t>
      </w:r>
      <w:r w:rsidR="006C111E">
        <w:t>s</w:t>
      </w:r>
      <w:r w:rsidR="009D2E33">
        <w:t xml:space="preserve"> </w:t>
      </w:r>
      <w:r w:rsidR="009D2E33">
        <w:fldChar w:fldCharType="begin"/>
      </w:r>
      <w:r w:rsidR="004E14D4">
        <w:instrText xml:space="preserve"> ADDIN ZOTERO_ITEM CSL_CITATION {"citationID":"U3G8t7z1","properties":{"formattedCitation":"(Pratte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N."}],"issued":{"date-parts":[["2009",8]]}},"label":"page"}],"schema":"https://github.com/citation-style-language/schema/raw/master/csl-citation.json"} </w:instrText>
      </w:r>
      <w:r w:rsidR="009D2E33">
        <w:fldChar w:fldCharType="separate"/>
      </w:r>
      <w:r w:rsidR="004E14D4" w:rsidRPr="004E14D4">
        <w:rPr>
          <w:rFonts w:ascii="Times New Roman" w:hAnsi="Times New Roman" w:cs="Times New Roman"/>
        </w:rPr>
        <w:t>(Pratte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DB1F10">
        <w:instrText xml:space="preserve"> ADDIN ZOTERO_ITEM CSL_CITATION {"citationID":"8BsVDyvO","properties":{"formattedCitation":"(Ric &amp; Muller, 2012; Sklar et al., 2012)","plainCitation":"(Ric &amp; Muller, 2012; Sklar et al., 2012)","noteIndex":0},"citationItems":[{"id":889,"uris":["http://zotero.org/users/8275165/items/WX79ND63"],"itemData":{"id":889,"type":"article-journal","abstract":"This research shows that people can unconsciously initiate and follow arithmetic rules (e.g., addition). Participants were asked to detect whether a symbol was a digit. This symbol was preceded by 2 digits and a subliminal instruction: add or a control instruction. Participants were faster at identifying a symbol as a number when the symbol was equal to the sum of the 2 digits and they received the instruction to add the digits, suggesting that people can unconsciously solve arithmetic problems. Experiments 2 and 3 replicate these findings and demonstrate that the underlying processes can operate when the to-be-added digits are not perceived consciously. Thus, the unconscious can do (at least simple) arithmetic, such as addition. (PsycINFO Database Record (c) 2016 APA, all rights reserved)","container-title":"Journal of Experimental Psychology: General","DOI":"10.1037/a0024608","ISSN":"1939-2222","note":"publisher-place: US\npublisher: American Psychological Association","page":"222-226","source":"APA PsycNet","title":"Unconscious addition: When we unconsciously initiate and follow arithmetic rules","title-short":"Unconscious addition","volume":"141","author":[{"family":"Ric","given":"François"},{"family":"Muller","given":"Dominique"}],"issued":{"date-parts":[["2012"]]}}},{"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DB1F10" w:rsidRPr="00DB1F10">
        <w:rPr>
          <w:rFonts w:ascii="Times New Roman" w:hAnsi="Times New Roman" w:cs="Times New Roman"/>
        </w:rPr>
        <w:t>(Ric &amp; Muller, 2012; Sklar et al., 2012)</w:t>
      </w:r>
      <w:r w:rsidR="008C1025">
        <w:fldChar w:fldCharType="end"/>
      </w:r>
      <w:r w:rsidR="00EB1594">
        <w:t xml:space="preserve"> were challenged by failures to </w:t>
      </w:r>
      <w:commentRangeStart w:id="183"/>
      <w:r w:rsidR="00EB1594">
        <w:t>replicate</w:t>
      </w:r>
      <w:r w:rsidR="00E15773">
        <w:t xml:space="preserve"> </w:t>
      </w:r>
      <w:commentRangeEnd w:id="183"/>
      <w:r w:rsidR="0049575E">
        <w:rPr>
          <w:rStyle w:val="CommentReference"/>
        </w:rPr>
        <w:commentReference w:id="183"/>
      </w:r>
      <w:r w:rsidR="00303E44">
        <w:fldChar w:fldCharType="begin"/>
      </w:r>
      <w:r w:rsidR="0049575E">
        <w:instrText xml:space="preserve"> ADDIN ZOTERO_ITEM CSL_CITATION {"citationID":"2xLnTKSP","properties":{"formattedCitation":"(Moors &amp; Hesselmann, 2018)","plainCitation":"(Moors &amp; Hesselmann, 2018)","noteIndex":0},"citationItems":[{"id":718,"uris":["http://zotero.org/users/8275165/items/WZ6DJ8C5"],"itemData":{"id":718,"type":"article-journal","abstract":"A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nonconsciously","volume":"25","author":[{"family":"Moors","given":"Pieter"},{"family":"Hesselmann","given":"Guido"}],"issued":{"date-parts":[["2018",2,1]]}}}],"schema":"https://github.com/citation-style-language/schema/raw/master/csl-citation.json"} </w:instrText>
      </w:r>
      <w:r w:rsidR="00303E44">
        <w:fldChar w:fldCharType="separate"/>
      </w:r>
      <w:r w:rsidR="0049575E" w:rsidRPr="0049575E">
        <w:rPr>
          <w:rFonts w:ascii="Times New Roman" w:hAnsi="Times New Roman" w:cs="Times New Roman"/>
        </w:rPr>
        <w:t>(Moors &amp; Hesselmann, 2018)</w:t>
      </w:r>
      <w:r w:rsidR="00303E44">
        <w:fldChar w:fldCharType="end"/>
      </w:r>
      <w:r w:rsidR="00EB1594">
        <w:t>, and a similar mixed picture emerged also for studies of processes like</w:t>
      </w:r>
      <w:r w:rsidR="000F6069">
        <w:t xml:space="preserve"> integration </w:t>
      </w:r>
      <w:r w:rsidR="00756E3F">
        <w:fldChar w:fldCharType="begin"/>
      </w:r>
      <w:r w:rsidR="00FF7DAD">
        <w:instrText xml:space="preserve"> ADDIN ZOTERO_ITEM CSL_CITATION {"citationID":"UrPJ7mDR","properties":{"formattedCitation":"(Biderman &amp; Mudrik, 2018; Mudrik et al., 2014)","plainCitation":"(Biderman &amp; Mudrik, 2018; Mudrik et al., 2014)","noteIndex":0},"citationItems":[{"id":813,"uris":["http://zotero.org/users/8275165/items/QEN6IWIE"],"itemData":{"id":813,"type":"article-journal","abstract":"Is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Science","DOI":"10.1177/0956797617735745","ISSN":"0956-7976","issue":"2","journalAbbreviation":"Psychol Sci","note":"publisher: SAGE Publications Inc","page":"266-277","source":"SAGE Journals","title":"Evidence for Implicit—But Not Unconscious—Processing of Object-Scene Relations","volume":"29","author":[{"family":"Biderman","given":"Natalie"},{"family":"Mudrik","given":"Liad"}],"issued":{"date-parts":[["2018",2,1]]}}},{"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awareness","volume":"18","author":[{"family":"Mudrik","given":"Liad"},{"family":"Faivre","given":"Nathan"},{"family":"Koch","given":"Christof"}],"issued":{"date-parts":[["2014",9,1]]}}}],"schema":"https://github.com/citation-style-language/schema/raw/master/csl-citation.json"} </w:instrText>
      </w:r>
      <w:r w:rsidR="00756E3F">
        <w:fldChar w:fldCharType="separate"/>
      </w:r>
      <w:r w:rsidR="00FF7DAD" w:rsidRPr="00FF7DAD">
        <w:rPr>
          <w:rFonts w:ascii="Times New Roman" w:hAnsi="Times New Roman" w:cs="Times New Roman"/>
        </w:rPr>
        <w:t>(Biderman &amp; Mudrik, 2018; Mudrik et al., 2014)</w:t>
      </w:r>
      <w:r w:rsidR="00756E3F">
        <w:fldChar w:fldCharType="end"/>
      </w:r>
      <w:r w:rsidR="001F3C9B">
        <w:t>.</w:t>
      </w:r>
    </w:p>
    <w:p w14:paraId="4FD66016" w14:textId="2F986422" w:rsidR="00976673" w:rsidRDefault="00976673" w:rsidP="006238E0">
      <w:pPr>
        <w:pStyle w:val="Heading3"/>
      </w:pPr>
      <w:bookmarkStart w:id="184" w:name="_Toc114485360"/>
      <w:r>
        <w:t xml:space="preserve">Explaining The </w:t>
      </w:r>
      <w:r w:rsidR="00FC0D0A">
        <w:t>D</w:t>
      </w:r>
      <w:r>
        <w:t xml:space="preserve">iscrepancy between </w:t>
      </w:r>
      <w:r w:rsidR="00FC0D0A">
        <w:t>F</w:t>
      </w:r>
      <w:r>
        <w:t>indings</w:t>
      </w:r>
      <w:bookmarkEnd w:id="184"/>
    </w:p>
    <w:p w14:paraId="0CB98709" w14:textId="67DC8DAA" w:rsidR="006F73D7" w:rsidRDefault="002411D5" w:rsidP="00D06605">
      <w:pPr>
        <w:ind w:firstLine="0"/>
      </w:pPr>
      <w:r>
        <w:t xml:space="preserve">How can these </w:t>
      </w:r>
      <w:proofErr w:type="gramStart"/>
      <w:r>
        <w:t>contradicting</w:t>
      </w:r>
      <w:proofErr w:type="gramEnd"/>
      <w:r>
        <w:t xml:space="preserve"> results be explained? One </w:t>
      </w:r>
      <w:proofErr w:type="gramStart"/>
      <w:r>
        <w:t>option,</w:t>
      </w:r>
      <w:proofErr w:type="gramEnd"/>
      <w:r>
        <w:t xml:space="preserve">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D06605">
        <w:instrText xml:space="preserve"> ADDIN ZOTERO_ITEM CSL_CITATION {"citationID":"2kEGLOOS","properties":{"formattedCitation":"(Pratte &amp; Rouder, 2009; Sand &amp; Nilsson, 2016)","plainCitation":"(Pratte &amp; Rouder, 2009; Sand &amp; Nilsson, 2016)","noteIndex":0},"citationItems":[{"id":483,"uris":["http://zotero.org/users/8275165/items/ADL8LKZC"],"itemData":{"id":483,"type":"article-journal","container-title":"Attention,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D06605" w:rsidRPr="00D06605">
        <w:rPr>
          <w:rFonts w:ascii="Times New Roman" w:hAnsi="Times New Roman" w:cs="Times New Roman"/>
        </w:rPr>
        <w:t>(Pratte &amp; Rouder, 2009; 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del w:id="185" w:author="Chen Heller" w:date="2023-03-02T14:34:00Z">
        <w:r w:rsidR="00B3331D" w:rsidDel="00E133ED">
          <w:delText xml:space="preserve">for </w:delText>
        </w:r>
      </w:del>
      <w:ins w:id="186" w:author="Chen Heller" w:date="2023-03-02T14:34:00Z">
        <w:r w:rsidR="00E133ED">
          <w:t xml:space="preserve">to </w:t>
        </w:r>
      </w:ins>
      <w:r w:rsidR="00B3331D">
        <w:t>the performance in the main task</w:t>
      </w:r>
      <w:r w:rsidR="007449E8">
        <w:t xml:space="preserve"> (</w:t>
      </w:r>
      <w:proofErr w:type="spellStart"/>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w:t>
      </w:r>
      <w:proofErr w:type="spellEnd"/>
      <w:r w:rsidR="00BD6F39" w:rsidRPr="00BD6F39">
        <w:rPr>
          <w:rFonts w:ascii="Times New Roman" w:hAnsi="Times New Roman" w:cs="Times New Roman"/>
        </w:rPr>
        <w:t>,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commentRangeStart w:id="187"/>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commentRangeEnd w:id="187"/>
      <w:r w:rsidR="005178DC">
        <w:rPr>
          <w:rStyle w:val="CommentReference"/>
        </w:rPr>
        <w:commentReference w:id="187"/>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w:t>
      </w:r>
      <w:r w:rsidR="00A034F5" w:rsidRPr="0021673E">
        <w:rPr>
          <w:rFonts w:ascii="Times New Roman" w:hAnsi="Times New Roman" w:cs="Times New Roman"/>
        </w:rPr>
        <w:t>Eriksen, 1960;</w:t>
      </w:r>
      <w:r w:rsidR="00A034F5" w:rsidRPr="00A034F5">
        <w:rPr>
          <w:rFonts w:ascii="Times New Roman" w:hAnsi="Times New Roman" w:cs="Times New Roman"/>
        </w:rPr>
        <w:t xml:space="preserve">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 xml:space="preserve">can be at </w:t>
      </w:r>
      <w:r w:rsidR="007449E8">
        <w:lastRenderedPageBreak/>
        <w:t>chance even if they do see the stimulus</w:t>
      </w:r>
      <w:del w:id="188" w:author="Chen Heller" w:date="2023-03-02T14:34:00Z">
        <w:r w:rsidR="007449E8" w:rsidDel="00E133ED">
          <w:delText>,</w:delText>
        </w:r>
      </w:del>
      <w:r w:rsidR="007449E8">
        <w:t xml:space="preserve">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022D2CB" w:rsidR="00531AAE" w:rsidRDefault="00D03D49" w:rsidP="00F42EF6">
      <w:r>
        <w:t>The above issues might lead to overestimating unconscious processing</w:t>
      </w:r>
      <w:del w:id="189" w:author="Chen Heller" w:date="2023-03-02T14:34:00Z">
        <w:r w:rsidDel="00E133ED">
          <w:delText>,</w:delText>
        </w:r>
      </w:del>
      <w:r>
        <w:t xml:space="preserve">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del w:id="190" w:author="Chen Heller" w:date="2023-03-15T14:35:00Z">
        <w:r w:rsidR="00EC1FED" w:rsidDel="000A26D5">
          <w:delText xml:space="preserve">reaction </w:delText>
        </w:r>
      </w:del>
      <w:ins w:id="191" w:author="Chen Heller" w:date="2023-03-15T14:35:00Z">
        <w:r w:rsidR="000A26D5">
          <w:t>respo</w:t>
        </w:r>
      </w:ins>
      <w:ins w:id="192" w:author="Chen Heller" w:date="2023-03-15T14:36:00Z">
        <w:r w:rsidR="000A26D5">
          <w:t>nse</w:t>
        </w:r>
      </w:ins>
      <w:ins w:id="193" w:author="Chen Heller" w:date="2023-03-15T14:35:00Z">
        <w:r w:rsidR="000A26D5">
          <w:t xml:space="preserve"> </w:t>
        </w:r>
      </w:ins>
      <w:r w:rsidR="00EC1FED">
        <w:t>time</w:t>
      </w:r>
      <w:del w:id="194" w:author="Chen Heller" w:date="2023-03-15T14:37:00Z">
        <w:r w:rsidR="00EC1FED" w:rsidDel="00FE65DE">
          <w:delText xml:space="preserve"> (RT)</w:delText>
        </w:r>
      </w:del>
      <w:r w:rsidR="00EC1FED">
        <w: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w:t>
      </w:r>
      <w:del w:id="195" w:author="Chen Heller" w:date="2023-03-02T14:34:00Z">
        <w:r w:rsidR="00AD6FB1" w:rsidDel="00555C3D">
          <w:delText>,</w:delText>
        </w:r>
      </w:del>
      <w:r w:rsidR="00AD6FB1">
        <w:t xml:space="preserve"> and does not</w:t>
      </w:r>
      <w:r w:rsidR="000B581A">
        <w:t xml:space="preserve"> </w:t>
      </w:r>
      <w:r w:rsidR="002A2A03">
        <w:t xml:space="preserve">provide </w:t>
      </w:r>
      <w:r w:rsidR="006C30C7">
        <w:t xml:space="preserve">insight </w:t>
      </w:r>
      <w:del w:id="196" w:author="Chen Heller" w:date="2023-03-02T14:34:00Z">
        <w:r w:rsidR="006C30C7" w:rsidDel="00555C3D">
          <w:delText xml:space="preserve">on </w:delText>
        </w:r>
      </w:del>
      <w:ins w:id="197" w:author="Chen Heller" w:date="2023-03-02T14:34:00Z">
        <w:r w:rsidR="00555C3D">
          <w:t xml:space="preserve">into </w:t>
        </w:r>
      </w:ins>
      <w:r w:rsidR="006C30C7">
        <w:t xml:space="preserve">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98" w:name="_Toc114485361"/>
      <w:r>
        <w:t xml:space="preserve">Comparing </w:t>
      </w:r>
      <w:r w:rsidR="006E4F8B">
        <w:t xml:space="preserve">Motion </w:t>
      </w:r>
      <w:r>
        <w:t>T</w:t>
      </w:r>
      <w:r w:rsidR="006E4F8B">
        <w:t xml:space="preserve">racking </w:t>
      </w:r>
      <w:r>
        <w:t>with K</w:t>
      </w:r>
      <w:r w:rsidR="006E4F8B">
        <w:t>eyboard</w:t>
      </w:r>
      <w:r>
        <w:t xml:space="preserve"> Response</w:t>
      </w:r>
      <w:bookmarkEnd w:id="198"/>
    </w:p>
    <w:p w14:paraId="36583870" w14:textId="5007D962" w:rsidR="002C1CE0" w:rsidRDefault="00B66392" w:rsidP="008A297A">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del w:id="199" w:author="Chen Heller" w:date="2023-03-02T14:35:00Z">
        <w:r w:rsidR="00017A5E" w:rsidDel="00325E84">
          <w:delText>,</w:delText>
        </w:r>
      </w:del>
      <w:r w:rsidR="00017A5E">
        <w:t xml:space="preserve"> and might prove to </w:t>
      </w:r>
      <w:del w:id="200" w:author="Chen Heller" w:date="2023-03-02T14:35:00Z">
        <w:r w:rsidR="00017A5E" w:rsidDel="00923C88">
          <w:delText xml:space="preserve">a </w:delText>
        </w:r>
      </w:del>
      <w:r w:rsidR="00017A5E">
        <w:t xml:space="preserve">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t>
      </w:r>
      <w:del w:id="201" w:author="Chen Heller" w:date="2023-03-02T14:35:00Z">
        <w:r w:rsidR="0075797D" w:rsidDel="004E40AB">
          <w:delText xml:space="preserve">which </w:delText>
        </w:r>
      </w:del>
      <w:ins w:id="202" w:author="Chen Heller" w:date="2023-03-02T14:35:00Z">
        <w:r w:rsidR="004E40AB">
          <w:t xml:space="preserve">that </w:t>
        </w:r>
      </w:ins>
      <w:r w:rsidR="0075797D">
        <w:t xml:space="preserve">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del w:id="203" w:author="Chen Heller" w:date="2023-03-02T14:36:00Z">
        <w:r w:rsidR="00771D2F" w:rsidDel="000D413A">
          <w:delText>,</w:delText>
        </w:r>
      </w:del>
      <w:r w:rsidR="00771D2F">
        <w:t xml:space="preserve"> to</w:t>
      </w:r>
      <w:r w:rsidR="000771C7">
        <w:t xml:space="preserve"> show that </w:t>
      </w:r>
      <w:r w:rsidR="00861D29">
        <w:t>words are processed in an incremental manner</w:t>
      </w:r>
      <w:r w:rsidR="00385146">
        <w:t>;</w:t>
      </w:r>
      <w:r w:rsidR="00B85D87">
        <w:t xml:space="preserve"> </w:t>
      </w:r>
      <w:r w:rsidR="00B85D87">
        <w:fldChar w:fldCharType="begin"/>
      </w:r>
      <w:r w:rsidR="005D6A2B">
        <w:instrText xml:space="preserve"> ADDIN ZOTERO_ITEM CSL_CITATION {"citationID":"VHp5upjp","properties":{"formattedCitation":"(Spivey et al., 2005)","plainCitation":"(Spivey et al., 2005)","dontUpdate":true,"noteIndex":0},"citationItems":[{"id":"8hPdQodA/8wUpbb9o","uris":["http://zotero.org/users/8275165/items/WXR7F4SZ"],"itemData":{"id":740,"type":"article-journal","abstract":"Certain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w:t>
      </w:r>
      <w:ins w:id="204" w:author="Chen Heller" w:date="2023-02-26T11:15:00Z">
        <w:r w:rsidR="00A813E2">
          <w:t>,</w:t>
        </w:r>
      </w:ins>
      <w:r w:rsidR="000259CC">
        <w:t xml:space="preserve"> provides further insight </w:t>
      </w:r>
      <w:del w:id="205" w:author="Chen Heller" w:date="2023-03-02T14:36:00Z">
        <w:r w:rsidR="000259CC" w:rsidDel="00B62452">
          <w:delText>on</w:delText>
        </w:r>
        <w:r w:rsidR="0045492E" w:rsidDel="00B62452">
          <w:delText xml:space="preserve"> </w:delText>
        </w:r>
      </w:del>
      <w:ins w:id="206" w:author="Chen Heller" w:date="2023-03-02T14:36:00Z">
        <w:r w:rsidR="00B62452">
          <w:t xml:space="preserve">into </w:t>
        </w:r>
      </w:ins>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C50EBB">
        <w:instrText xml:space="preserve"> ADDIN ZOTERO_ITEM CSL_CITATION {"citationID":"pwmrVOIQ","properties":{"formattedCitation":"(Farmer et al., 2007)","plainCitation":"(Farmer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C50EBB" w:rsidRPr="00C50EBB">
        <w:rPr>
          <w:rFonts w:ascii="Times New Roman" w:hAnsi="Times New Roman" w:cs="Times New Roman"/>
        </w:rPr>
        <w:t>(Farmer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ins w:id="207" w:author="Chen Heller" w:date="2023-04-09T18:45:00Z">
        <w:r w:rsidR="004549C9">
          <w:t>discrete stage-based account</w:t>
        </w:r>
      </w:ins>
      <w:ins w:id="208" w:author="Chen Heller" w:date="2023-04-09T18:46:00Z">
        <w:r w:rsidR="00924D0C">
          <w:t xml:space="preserve"> </w:t>
        </w:r>
      </w:ins>
      <w:ins w:id="209" w:author="Chen Heller" w:date="2023-04-09T18:47:00Z">
        <w:r w:rsidR="00924D0C">
          <w:t>of categorical processing</w:t>
        </w:r>
      </w:ins>
      <w:ins w:id="210" w:author="Chen Heller" w:date="2023-04-09T18:45:00Z">
        <w:r w:rsidR="004549C9">
          <w:t xml:space="preserve"> and </w:t>
        </w:r>
        <w:r w:rsidR="004549C9">
          <w:lastRenderedPageBreak/>
          <w:t xml:space="preserve">dynamic </w:t>
        </w:r>
      </w:ins>
      <w:ins w:id="211" w:author="Chen Heller" w:date="2023-04-09T18:46:00Z">
        <w:r w:rsidR="004549C9">
          <w:t>continuous</w:t>
        </w:r>
      </w:ins>
      <w:ins w:id="212" w:author="Chen Heller" w:date="2023-04-09T18:47:00Z">
        <w:r w:rsidR="00924D0C">
          <w:t xml:space="preserve"> accounts</w:t>
        </w:r>
      </w:ins>
      <w:del w:id="213" w:author="Chen Heller" w:date="2023-04-09T18:47:00Z">
        <w:r w:rsidR="009268E9" w:rsidDel="00924D0C">
          <w:delText>simultaneous</w:delText>
        </w:r>
        <w:r w:rsidR="00041D70" w:rsidDel="00924D0C">
          <w:delText xml:space="preserve"> </w:delText>
        </w:r>
        <w:r w:rsidR="009268E9" w:rsidDel="00924D0C">
          <w:delText xml:space="preserve">conflicting goals </w:delText>
        </w:r>
        <w:r w:rsidR="00041D70" w:rsidDel="00924D0C">
          <w:delText>and serial</w:delText>
        </w:r>
        <w:r w:rsidR="009268E9" w:rsidDel="00924D0C">
          <w:delText>ly occurring</w:delText>
        </w:r>
        <w:r w:rsidR="00041D70" w:rsidDel="00924D0C">
          <w:delText xml:space="preserve"> goals</w:delText>
        </w:r>
      </w:del>
      <w:r w:rsidR="009F1F90">
        <w:t xml:space="preserve"> </w:t>
      </w:r>
      <w:r w:rsidR="00EB56BD">
        <w:fldChar w:fldCharType="begin"/>
      </w:r>
      <w:r w:rsidR="00C50EBB">
        <w:instrText xml:space="preserve"> ADDIN ZOTERO_ITEM CSL_CITATION {"citationID":"EP1hTI4t","properties":{"formattedCitation":"(Freeman et al., 2008)","plainCitation":"(Freeman et al., 2008)","noteIndex":0},"citationItems":[{"id":746,"uris":["http://zotero.org/users/8275165/items/G85RI4SC"],"itemData":{"id":746,"type":"article-journal","abstract":"People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C50EBB" w:rsidRPr="00C50EBB">
        <w:rPr>
          <w:rFonts w:ascii="Times New Roman" w:hAnsi="Times New Roman" w:cs="Times New Roman"/>
        </w:rPr>
        <w:t>(Freeman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 xml:space="preserve">that are not available when using non-continuous </w:t>
      </w:r>
      <w:proofErr w:type="gramStart"/>
      <w:r w:rsidR="00817016">
        <w:t>measures</w:t>
      </w:r>
      <w:r w:rsidR="00621AE6">
        <w:t>, and</w:t>
      </w:r>
      <w:proofErr w:type="gramEnd"/>
      <w:r w:rsidR="00621AE6">
        <w:t xml:space="preserve">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w:t>
      </w:r>
      <w:r w:rsidR="00BC60C1" w:rsidRPr="00536C25">
        <w:rPr>
          <w:rFonts w:ascii="Times New Roman" w:hAnsi="Times New Roman" w:cs="Times New Roman"/>
        </w:rPr>
        <w:t>Dotan et al., 2018</w:t>
      </w:r>
      <w:r w:rsidR="00BC60C1" w:rsidRPr="00BC60C1">
        <w:rPr>
          <w:rFonts w:ascii="Times New Roman" w:hAnsi="Times New Roman" w:cs="Times New Roman"/>
        </w:rPr>
        <w:t>)</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8A297A">
        <w:instrText xml:space="preserve"> ADDIN ZOTERO_ITEM CSL_CITATION {"citationID":"kbSaAJRu","properties":{"formattedCitation":"(Resulaj et al., 2009)","plainCitation":"(Resulaj et al.,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N."}],"issued":{"date-parts":[["2009",9]]}}}],"schema":"https://github.com/citation-style-language/schema/raw/master/csl-citation.json"} </w:instrText>
      </w:r>
      <w:r w:rsidR="00B65CB3">
        <w:fldChar w:fldCharType="separate"/>
      </w:r>
      <w:r w:rsidR="008A297A" w:rsidRPr="008A297A">
        <w:rPr>
          <w:rFonts w:ascii="Times New Roman" w:hAnsi="Times New Roman" w:cs="Times New Roman"/>
        </w:rPr>
        <w:t>(Resulaj et al., 2009)</w:t>
      </w:r>
      <w:r w:rsidR="00B65CB3">
        <w:fldChar w:fldCharType="end"/>
      </w:r>
      <w:r w:rsidR="00485A14">
        <w:t>.</w:t>
      </w:r>
    </w:p>
    <w:p w14:paraId="4ADE2CAC" w14:textId="72892298" w:rsidR="00976673" w:rsidRDefault="00976673" w:rsidP="006238E0">
      <w:pPr>
        <w:pStyle w:val="Heading3"/>
      </w:pPr>
      <w:bookmarkStart w:id="214" w:name="_Toc114485362"/>
      <w:del w:id="215" w:author="Chen Heller" w:date="2023-02-26T11:16:00Z">
        <w:r w:rsidDel="008931D6">
          <w:delText>Prev</w:delText>
        </w:r>
        <w:r w:rsidR="00C71547" w:rsidDel="008931D6">
          <w:delText>ious</w:delText>
        </w:r>
        <w:r w:rsidDel="008931D6">
          <w:delText xml:space="preserve"> </w:delText>
        </w:r>
      </w:del>
      <w:r w:rsidR="000438C2">
        <w:t xml:space="preserve">Priming </w:t>
      </w:r>
      <w:del w:id="216" w:author="Chen Heller" w:date="2023-02-26T11:16:00Z">
        <w:r w:rsidR="000438C2" w:rsidDel="008931D6">
          <w:delText xml:space="preserve">Findings Made with </w:delText>
        </w:r>
      </w:del>
      <w:ins w:id="217" w:author="Chen Heller" w:date="2023-02-26T11:16:00Z">
        <w:r w:rsidR="008931D6">
          <w:t xml:space="preserve">and </w:t>
        </w:r>
      </w:ins>
      <w:r w:rsidR="000438C2">
        <w:t>Motion Tracking</w:t>
      </w:r>
      <w:bookmarkEnd w:id="214"/>
    </w:p>
    <w:p w14:paraId="74FFDFA6" w14:textId="09B8DD97"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w:t>
      </w:r>
      <w:del w:id="218" w:author="Chen Heller" w:date="2023-02-26T11:19:00Z">
        <w:r w:rsidR="003C716D" w:rsidDel="00B4220B">
          <w:delText xml:space="preserve">indeed </w:delText>
        </w:r>
      </w:del>
      <w:r w:rsidR="003C716D">
        <w:t xml:space="preserve">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del w:id="219" w:author="Chen Heller" w:date="2023-02-26T11:20:00Z">
        <w:r w:rsidR="004E0C6C" w:rsidDel="00BC1FF9">
          <w:delText xml:space="preserve">as </w:delText>
        </w:r>
      </w:del>
      <w:ins w:id="220" w:author="Chen Heller" w:date="2023-02-26T11:20:00Z">
        <w:r w:rsidR="00BC1FF9">
          <w:t xml:space="preserve">of </w:t>
        </w:r>
      </w:ins>
      <w:r w:rsidR="004E0C6C">
        <w:t>a person</w:t>
      </w:r>
      <w:del w:id="221" w:author="Chen Heller" w:date="2023-03-02T14:36:00Z">
        <w:r w:rsidR="004E0C6C" w:rsidDel="005A1882">
          <w:delText xml:space="preserve"> </w:delText>
        </w:r>
      </w:del>
      <w:r w:rsidR="004E0C6C">
        <w:t>/</w:t>
      </w:r>
      <w:del w:id="222" w:author="Chen Heller" w:date="2023-03-02T14:36:00Z">
        <w:r w:rsidR="004E0C6C" w:rsidDel="005A1882">
          <w:delText xml:space="preserve"> </w:delText>
        </w:r>
      </w:del>
      <w:r w:rsidR="004E0C6C">
        <w:t xml:space="preserve">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ins w:id="223" w:author="Chen Heller" w:date="2023-04-13T19:01:00Z">
        <w:r w:rsidR="00E371B2">
          <w:t>s</w:t>
        </w:r>
      </w:ins>
      <w:del w:id="224" w:author="Chen Heller" w:date="2023-04-13T19:01:00Z">
        <w:r w:rsidR="007A3A61" w:rsidDel="00E371B2">
          <w:delText xml:space="preserve"> images</w:delText>
        </w:r>
      </w:del>
      <w:r w:rsidR="004E0C6C">
        <w:t xml:space="preserve"> </w:t>
      </w:r>
      <w:del w:id="225" w:author="Chen Heller" w:date="2023-04-13T19:01:00Z">
        <w:r w:rsidR="00E07041" w:rsidDel="00E371B2">
          <w:delText xml:space="preserve">was </w:delText>
        </w:r>
      </w:del>
      <w:ins w:id="226" w:author="Chen Heller" w:date="2023-04-13T19:01:00Z">
        <w:r w:rsidR="00E371B2">
          <w:t xml:space="preserve">can be </w:t>
        </w:r>
      </w:ins>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w:t>
      </w:r>
      <w:ins w:id="227" w:author="Chen Heller" w:date="2023-03-02T14:36:00Z">
        <w:r w:rsidR="005A1882">
          <w:t>,</w:t>
        </w:r>
      </w:ins>
      <w:r w:rsidR="00471A10">
        <w:t xml:space="preserve">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w:t>
      </w:r>
      <w:ins w:id="228" w:author="Chen Heller" w:date="2023-03-02T14:37:00Z">
        <w:r w:rsidR="004D2906">
          <w:t>,</w:t>
        </w:r>
      </w:ins>
      <w:r w:rsidR="008D1032">
        <w:t xml:space="preserve"> the trajectories were affected by the congruency between the prime and the target</w:t>
      </w:r>
      <w:r w:rsidR="008E0CE3">
        <w:t xml:space="preserve"> </w:t>
      </w:r>
      <w:r w:rsidR="00660F7A" w:rsidRPr="00FF08AE">
        <w:fldChar w:fldCharType="begin"/>
      </w:r>
      <w:r w:rsidR="008D13A3" w:rsidRPr="00FF08AE">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rsidRPr="00FF08AE">
        <w:fldChar w:fldCharType="separate"/>
      </w:r>
      <w:r w:rsidR="00660F7A" w:rsidRPr="00FF08AE">
        <w:rPr>
          <w:rFonts w:ascii="Times New Roman" w:hAnsi="Times New Roman" w:cs="Times New Roman"/>
        </w:rPr>
        <w:t>(</w:t>
      </w:r>
      <w:r w:rsidR="00E75527" w:rsidRPr="00FF08AE">
        <w:rPr>
          <w:rFonts w:ascii="Times New Roman" w:hAnsi="Times New Roman" w:cs="Times New Roman"/>
        </w:rPr>
        <w:t xml:space="preserve">Experiment 2 in </w:t>
      </w:r>
      <w:r w:rsidR="00660F7A" w:rsidRPr="00FF08AE">
        <w:rPr>
          <w:rFonts w:ascii="Times New Roman" w:hAnsi="Times New Roman" w:cs="Times New Roman"/>
        </w:rPr>
        <w:t>Finkbeiner &amp; Friedman, 2011)</w:t>
      </w:r>
      <w:r w:rsidR="00660F7A" w:rsidRPr="00FF08AE">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 xml:space="preserve">prime (compared to a congruent </w:t>
      </w:r>
      <w:r w:rsidR="003C7461">
        <w:lastRenderedPageBreak/>
        <w:t>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0B8B62DE" w:rsidR="0007249B" w:rsidRDefault="00794090" w:rsidP="000F3303">
      <w:pPr>
        <w:rPr>
          <w:rtl/>
        </w:rPr>
      </w:pPr>
      <w:r>
        <w:t>Thus, motion tracking can be used to unravel unconscious processing as it unfolds</w:t>
      </w:r>
      <w:ins w:id="229" w:author="Chen Heller" w:date="2023-02-26T11:24:00Z">
        <w:r w:rsidR="004A7F8B">
          <w:t>,</w:t>
        </w:r>
      </w:ins>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w:t>
      </w:r>
      <w:del w:id="230" w:author="Chen Heller" w:date="2023-02-26T11:24:00Z">
        <w:r w:rsidDel="004A7F8B">
          <w:delText>s</w:delText>
        </w:r>
      </w:del>
      <w:r>
        <w:t xml:space="preserve"> RTs, yet without directly comparing </w:t>
      </w:r>
      <w:del w:id="231" w:author="Chen Heller" w:date="2023-03-02T14:37:00Z">
        <w:r w:rsidDel="004373F7">
          <w:delText xml:space="preserve">between </w:delText>
        </w:r>
      </w:del>
      <w:r>
        <w:t>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t>
      </w:r>
      <w:ins w:id="232" w:author="Chen Heller" w:date="2023-03-02T14:38:00Z">
        <w:r w:rsidR="0014572D">
          <w:t xml:space="preserve">the mask </w:t>
        </w:r>
      </w:ins>
      <w:r w:rsidR="006C164D">
        <w:t xml:space="preserve">was </w:t>
      </w:r>
      <w:del w:id="233" w:author="Chen Heller" w:date="2023-03-02T14:38:00Z">
        <w:r w:rsidR="006C164D" w:rsidDel="0014572D">
          <w:delText xml:space="preserve">the mask </w:delText>
        </w:r>
      </w:del>
      <w:r w:rsidR="006C164D">
        <w:t xml:space="preserve">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w:t>
      </w:r>
      <w:del w:id="234" w:author="Chen Heller" w:date="2023-03-02T14:38:00Z">
        <w:r w:rsidR="006C164D" w:rsidDel="0014572D">
          <w:delText>s</w:delText>
        </w:r>
      </w:del>
      <w:r w:rsidR="006C164D">
        <w:t xml:space="preserve"> the center, forcing </w:t>
      </w:r>
      <w:r w:rsidR="00045011">
        <w:t xml:space="preserve">them </w:t>
      </w:r>
      <w:r w:rsidR="006C164D">
        <w:t>to correct their movement mid-</w:t>
      </w:r>
      <w:r w:rsidR="00B6032F">
        <w:t>way</w:t>
      </w:r>
      <w:r w:rsidR="006C164D">
        <w:t>. The correcting movement's onset, length and velocity were influenced by the prime-target congruency</w:t>
      </w:r>
      <w:ins w:id="235" w:author="Chen Heller" w:date="2023-03-02T14:38:00Z">
        <w:r w:rsidR="0014572D">
          <w:t>,</w:t>
        </w:r>
      </w:ins>
      <w:r w:rsidR="006C164D">
        <w:t xml:space="preserve">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w:t>
      </w:r>
      <w:del w:id="236" w:author="Chen Heller" w:date="2023-03-02T14:39:00Z">
        <w:r w:rsidR="006C164D" w:rsidDel="001151CF">
          <w:delText xml:space="preserve"> </w:delText>
        </w:r>
      </w:del>
      <w:r w:rsidR="006C164D">
        <w:t>/</w:t>
      </w:r>
      <w:del w:id="237" w:author="Chen Heller" w:date="2023-03-02T14:39:00Z">
        <w:r w:rsidR="006C164D" w:rsidDel="001151CF">
          <w:delText xml:space="preserve"> </w:delText>
        </w:r>
      </w:del>
      <w:r w:rsidR="006C164D">
        <w:t>round)</w:t>
      </w:r>
      <w:del w:id="238" w:author="Chen Heller" w:date="2023-03-02T14:56:00Z">
        <w:r w:rsidR="00B1089A" w:rsidDel="0087554C">
          <w:delText>,</w:delText>
        </w:r>
      </w:del>
      <w:r w:rsidR="006C164D">
        <w:t xml:space="preserve"> and therefor</w:t>
      </w:r>
      <w:ins w:id="239" w:author="Chen Heller" w:date="2023-03-02T14:39:00Z">
        <w:r w:rsidR="001151CF">
          <w:t>e</w:t>
        </w:r>
      </w:ins>
      <w:r w:rsidR="006C164D">
        <w:t xml:space="preserve"> similar/different affordances. </w:t>
      </w:r>
      <w:bookmarkStart w:id="240" w:name="_Hlk110934244"/>
      <w:r w:rsidR="006C164D">
        <w:t xml:space="preserve">When responses were given via a keyboard, </w:t>
      </w:r>
      <w:bookmarkEnd w:id="240"/>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w:t>
      </w:r>
      <w:del w:id="241" w:author="Chen Heller" w:date="2023-02-26T11:26:00Z">
        <w:r w:rsidR="006C164D" w:rsidDel="00C50459">
          <w:delText>blob-like</w:delText>
        </w:r>
      </w:del>
      <w:ins w:id="242" w:author="Chen Heller" w:date="2023-02-26T11:26:00Z">
        <w:r w:rsidR="00C50459">
          <w:t>rounded</w:t>
        </w:r>
      </w:ins>
      <w:r w:rsidR="006C164D">
        <w:t xml:space="preserv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 xml:space="preserve">concluded that dorsal-stream </w:t>
      </w:r>
      <w:r w:rsidR="006C164D">
        <w:lastRenderedPageBreak/>
        <w:t xml:space="preserve">processing contributes </w:t>
      </w:r>
      <w:del w:id="243" w:author="Chen Heller" w:date="2023-03-02T14:56:00Z">
        <w:r w:rsidR="006C164D" w:rsidDel="0087554C">
          <w:delText xml:space="preserve">grasp </w:delText>
        </w:r>
      </w:del>
      <w:ins w:id="244" w:author="Chen Heller" w:date="2023-03-02T14:56:00Z">
        <w:r w:rsidR="0087554C">
          <w:t>grasp-</w:t>
        </w:r>
      </w:ins>
      <w:r w:rsidR="006C164D">
        <w:t xml:space="preserve">related information to </w:t>
      </w:r>
      <w:del w:id="245" w:author="Chen Heller" w:date="2023-03-02T14:57:00Z">
        <w:r w:rsidR="006C164D" w:rsidDel="0087554C">
          <w:delText xml:space="preserve">decision </w:delText>
        </w:r>
      </w:del>
      <w:ins w:id="246" w:author="Chen Heller" w:date="2023-03-02T14:57:00Z">
        <w:r w:rsidR="0087554C">
          <w:t>decision-</w:t>
        </w:r>
      </w:ins>
      <w:r w:rsidR="006C164D">
        <w:t>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9B55A03"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performance was not tested against chance</w:t>
      </w:r>
      <w:del w:id="247" w:author="Chen Heller" w:date="2023-03-02T14:57:00Z">
        <w:r w:rsidR="00C42EF6" w:rsidDel="0087554C">
          <w:delText>,</w:delText>
        </w:r>
      </w:del>
      <w:r w:rsidR="00C42EF6">
        <w:t xml:space="preserv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ins w:id="248" w:author="Chen Heller" w:date="2023-02-26T11:28:00Z">
        <w:r w:rsidR="00A51059">
          <w:t xml:space="preserve">in </w:t>
        </w:r>
      </w:ins>
      <w:r w:rsidR="000F625F">
        <w:t>our</w:t>
      </w:r>
      <w:r w:rsidR="00D15D83">
        <w:t xml:space="preserve"> lab</w:t>
      </w:r>
      <w:r w:rsidR="00F42D58">
        <w:t>.</w:t>
      </w:r>
    </w:p>
    <w:p w14:paraId="017CF663" w14:textId="7AA9B2AD"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 xml:space="preserve">to </w:t>
      </w:r>
      <w:proofErr w:type="gramStart"/>
      <w:r w:rsidR="00007C6C">
        <w:t>remap</w:t>
      </w:r>
      <w:proofErr w:type="gramEnd"/>
      <w:r w:rsidR="00007C6C">
        <w:t xml:space="preserve">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ins w:id="249" w:author="Chen Heller" w:date="2023-04-18T11:00:00Z">
        <w:r w:rsidR="00E7111D">
          <w:t>,</w:t>
        </w:r>
      </w:ins>
      <w:r w:rsidR="000152A6">
        <w:t xml:space="preserve"> </w:t>
      </w:r>
      <w:del w:id="250" w:author="Chen Heller" w:date="2023-03-02T16:41:00Z">
        <w:r w:rsidR="00007C6C" w:rsidDel="003C63AA">
          <w:delText xml:space="preserve">and </w:delText>
        </w:r>
      </w:del>
      <w:ins w:id="251" w:author="Chen Heller" w:date="2023-03-02T16:41:00Z">
        <w:r w:rsidR="003C63AA">
          <w:t xml:space="preserve">consequently </w:t>
        </w:r>
      </w:ins>
      <w:r w:rsidR="0066759C">
        <w:t>suppress</w:t>
      </w:r>
      <w:ins w:id="252" w:author="Chen Heller" w:date="2023-03-02T16:41:00Z">
        <w:r w:rsidR="003C63AA">
          <w:t>ing</w:t>
        </w:r>
      </w:ins>
      <w:r w:rsidR="0066759C">
        <w:t xml:space="preserve">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ins w:id="253" w:author="Chen Heller" w:date="2023-01-04T13:30:00Z">
        <w:r w:rsidR="00977059">
          <w:t>reaching</w:t>
        </w:r>
        <w:r w:rsidR="00977059" w:rsidRPr="00CA4C70">
          <w:t xml:space="preserve"> </w:t>
        </w:r>
      </w:ins>
      <w:del w:id="254" w:author="Chen Heller" w:date="2023-01-04T13:30:00Z">
        <w:r w:rsidR="002C1CE0" w:rsidDel="00977059">
          <w:delText xml:space="preserve">movement </w:delText>
        </w:r>
      </w:del>
      <w:r w:rsidR="00837DDA">
        <w:t>durations</w:t>
      </w:r>
      <w:r w:rsidR="002C1CE0">
        <w:t xml:space="preserve">, larger curvatures, faster velocities and </w:t>
      </w:r>
      <w:r w:rsidR="002C1CE0">
        <w:lastRenderedPageBreak/>
        <w:t>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w:t>
      </w:r>
      <w:bookmarkStart w:id="255" w:name="_Hlk130133941"/>
      <w:r w:rsidR="00901B3D" w:rsidRPr="00901B3D">
        <w:rPr>
          <w:rFonts w:ascii="Times New Roman" w:hAnsi="Times New Roman" w:cs="Times New Roman"/>
        </w:rPr>
        <w:t>Burk et al., 2014; Moher &amp; Song, 2014</w:t>
      </w:r>
      <w:bookmarkEnd w:id="255"/>
      <w:r w:rsidR="00901B3D" w:rsidRPr="00901B3D">
        <w:rPr>
          <w:rFonts w:ascii="Times New Roman" w:hAnsi="Times New Roman" w:cs="Times New Roman"/>
        </w:rPr>
        <w:t>)</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del w:id="256" w:author="Chen Heller" w:date="2023-02-26T11:32:00Z">
        <w:r w:rsidR="003C7FCB" w:rsidDel="00943137">
          <w:delText xml:space="preserve"> </w:delText>
        </w:r>
      </w:del>
      <w:commentRangeStart w:id="257"/>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commentRangeEnd w:id="257"/>
      <w:r w:rsidR="00BF7530">
        <w:rPr>
          <w:rStyle w:val="CommentReference"/>
        </w:rPr>
        <w:commentReference w:id="257"/>
      </w:r>
      <w:r w:rsidR="002C1CE0">
        <w:t xml:space="preserve">. </w:t>
      </w:r>
    </w:p>
    <w:p w14:paraId="21EFF64F" w14:textId="170B981A" w:rsidR="00976673" w:rsidRDefault="00976673" w:rsidP="006238E0">
      <w:pPr>
        <w:pStyle w:val="Heading3"/>
      </w:pPr>
      <w:bookmarkStart w:id="258" w:name="_Toc114485363"/>
      <w:r>
        <w:t>Current Research</w:t>
      </w:r>
      <w:bookmarkEnd w:id="258"/>
    </w:p>
    <w:p w14:paraId="1B63E398" w14:textId="0862E6C3" w:rsidR="00586A32" w:rsidDel="001C33DD" w:rsidRDefault="00B0131F" w:rsidP="001C33DD">
      <w:pPr>
        <w:ind w:firstLine="0"/>
        <w:rPr>
          <w:del w:id="259" w:author="Chen Heller" w:date="2023-02-26T11:35:00Z"/>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w:t>
      </w:r>
      <w:ins w:id="260" w:author="Chen Heller" w:date="2023-03-02T14:57:00Z">
        <w:r w:rsidR="00E27C91">
          <w:t xml:space="preserve">the </w:t>
        </w:r>
      </w:ins>
      <w:r w:rsidR="008662C9">
        <w:t>effects of unconscious processing</w:t>
      </w:r>
      <w:r w:rsidR="00104F28">
        <w:t>.</w:t>
      </w:r>
      <w:r w:rsidR="00A00143">
        <w:t xml:space="preserve"> </w:t>
      </w:r>
      <w:ins w:id="261" w:author="Chen Heller" w:date="2023-01-04T15:07:00Z">
        <w:r w:rsidR="00C17EFC">
          <w:t xml:space="preserve">To do so, both measures were compared </w:t>
        </w:r>
      </w:ins>
      <w:ins w:id="262" w:author="Chen Heller" w:date="2023-01-04T15:20:00Z">
        <w:r w:rsidR="00C3464D">
          <w:t>o</w:t>
        </w:r>
      </w:ins>
      <w:ins w:id="263" w:author="Chen Heller" w:date="2023-01-04T15:07:00Z">
        <w:r w:rsidR="00C17EFC">
          <w:t>n an</w:t>
        </w:r>
      </w:ins>
      <w:ins w:id="264" w:author="Chen Heller" w:date="2023-01-04T15:17:00Z">
        <w:r w:rsidR="00412D3A">
          <w:t xml:space="preserve"> </w:t>
        </w:r>
      </w:ins>
      <w:ins w:id="265" w:author="Chen Heller" w:date="2023-01-04T15:07:00Z">
        <w:r w:rsidR="00C17EFC">
          <w:t xml:space="preserve">identical priming task. This approach followed the one by </w:t>
        </w:r>
        <w:r w:rsidR="00C17EFC">
          <w:fldChar w:fldCharType="begin"/>
        </w:r>
        <w:r w:rsidR="00C17EFC">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285237">
          <w:rPr>
            <w:rFonts w:ascii="Times New Roman" w:hAnsi="Times New Roman" w:cs="Times New Roman"/>
          </w:rPr>
          <w:t xml:space="preserve">Xiao et al. </w:t>
        </w:r>
        <w:r w:rsidR="00C17EFC">
          <w:rPr>
            <w:rFonts w:ascii="Times New Roman" w:hAnsi="Times New Roman" w:cs="Times New Roman"/>
          </w:rPr>
          <w:t>(</w:t>
        </w:r>
        <w:r w:rsidR="00C17EFC" w:rsidRPr="00285237">
          <w:rPr>
            <w:rFonts w:ascii="Times New Roman" w:hAnsi="Times New Roman" w:cs="Times New Roman"/>
          </w:rPr>
          <w:t>2015)</w:t>
        </w:r>
        <w:r w:rsidR="00C17EFC">
          <w:fldChar w:fldCharType="end"/>
        </w:r>
        <w:r w:rsidR="00C17EFC">
          <w:t xml:space="preserve"> but replaced the mouse response with a more intuitive and less effortful reaching response </w:t>
        </w:r>
      </w:ins>
      <w:ins w:id="266" w:author="Chen Heller" w:date="2023-03-02T14:58:00Z">
        <w:r w:rsidR="00C3463A">
          <w:t>that</w:t>
        </w:r>
      </w:ins>
      <w:ins w:id="267" w:author="Chen Heller" w:date="2023-01-04T15:07:00Z">
        <w:r w:rsidR="00C17EFC">
          <w:t xml:space="preserve"> does not constrain free movement </w:t>
        </w:r>
        <w:r w:rsidR="00C17EFC">
          <w:fldChar w:fldCharType="begin"/>
        </w:r>
        <w:r w:rsidR="00C17EFC">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17EFC">
          <w:fldChar w:fldCharType="separate"/>
        </w:r>
        <w:r w:rsidR="00C17EFC" w:rsidRPr="006911C5">
          <w:rPr>
            <w:rFonts w:ascii="Times New Roman" w:hAnsi="Times New Roman" w:cs="Times New Roman"/>
          </w:rPr>
          <w:t>(Desmurget et al., 1997; Palluel-Germain et al., 2004)</w:t>
        </w:r>
        <w:r w:rsidR="00C17EFC">
          <w:fldChar w:fldCharType="end"/>
        </w:r>
        <w:r w:rsidR="00C17EFC">
          <w:t xml:space="preserve">. Additionally, </w:t>
        </w:r>
      </w:ins>
      <w:ins w:id="268" w:author="Chen Heller" w:date="2023-01-04T15:08:00Z">
        <w:r w:rsidR="00C17EFC">
          <w:t>it</w:t>
        </w:r>
      </w:ins>
      <w:ins w:id="269" w:author="Chen Heller" w:date="2023-01-04T15:07:00Z">
        <w:r w:rsidR="00C17EFC">
          <w:t xml:space="preserve"> improved the validity of the unconscious results by applying a rigorous awareness detection procedure that include</w:t>
        </w:r>
      </w:ins>
      <w:ins w:id="270" w:author="Chen Heller" w:date="2023-01-04T15:08:00Z">
        <w:r w:rsidR="00C17EFC">
          <w:t>d</w:t>
        </w:r>
      </w:ins>
      <w:ins w:id="271" w:author="Chen Heller" w:date="2023-01-04T15:07:00Z">
        <w:r w:rsidR="00C17EFC">
          <w:t xml:space="preserve"> both an objective awareness measure (prime 2-forced-choice recognition) and a subjective trial</w:t>
        </w:r>
      </w:ins>
      <w:ins w:id="272" w:author="Chen Heller" w:date="2023-03-02T14:58:00Z">
        <w:r w:rsidR="00C3463A">
          <w:t>-</w:t>
        </w:r>
      </w:ins>
      <w:ins w:id="273" w:author="Chen Heller" w:date="2023-01-04T15:07:00Z">
        <w:r w:rsidR="00C17EFC">
          <w:t>by</w:t>
        </w:r>
      </w:ins>
      <w:ins w:id="274" w:author="Chen Heller" w:date="2023-03-02T14:58:00Z">
        <w:r w:rsidR="00C3463A">
          <w:t>-</w:t>
        </w:r>
      </w:ins>
      <w:ins w:id="275" w:author="Chen Heller" w:date="2023-01-04T15:07:00Z">
        <w:r w:rsidR="00C17EFC">
          <w:t>trial awareness measure (PAS). As opposed to Xiao et al. (</w:t>
        </w:r>
        <w:r w:rsidR="00C17EFC">
          <w:fldChar w:fldCharType="begin"/>
        </w:r>
        <w:r w:rsidR="00C17EFC">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17EFC">
          <w:fldChar w:fldCharType="separate"/>
        </w:r>
        <w:r w:rsidR="00C17EFC" w:rsidRPr="00111021">
          <w:rPr>
            <w:rFonts w:ascii="Times New Roman" w:hAnsi="Times New Roman" w:cs="Times New Roman"/>
          </w:rPr>
          <w:t>2015)</w:t>
        </w:r>
        <w:r w:rsidR="00C17EFC">
          <w:fldChar w:fldCharType="end"/>
        </w:r>
      </w:ins>
      <w:ins w:id="276" w:author="Chen Heller" w:date="2023-03-02T14:58:00Z">
        <w:r w:rsidR="00C3463A">
          <w:t>,</w:t>
        </w:r>
      </w:ins>
      <w:ins w:id="277" w:author="Chen Heller" w:date="2023-01-04T15:07:00Z">
        <w:r w:rsidR="00C17EFC">
          <w:t xml:space="preserve"> which used an awareness measure on a separate block, </w:t>
        </w:r>
      </w:ins>
      <w:ins w:id="278" w:author="Chen Heller" w:date="2023-01-04T15:08:00Z">
        <w:r w:rsidR="002F2B31">
          <w:t xml:space="preserve">here </w:t>
        </w:r>
      </w:ins>
      <w:ins w:id="279" w:author="Chen Heller" w:date="2023-01-04T15:07:00Z">
        <w:r w:rsidR="00C17EFC">
          <w:t xml:space="preserve">awareness was estimated in the trials of the main task. </w:t>
        </w:r>
      </w:ins>
      <w:del w:id="280" w:author="Chen Heller" w:date="2023-01-04T15:07:00Z">
        <w:r w:rsidR="00CC199C" w:rsidDel="00C17EFC">
          <w:delText>This was tested</w:delText>
        </w:r>
        <w:r w:rsidR="00E228EB" w:rsidDel="00C17EFC">
          <w:delText xml:space="preserve"> here</w:delText>
        </w:r>
        <w:r w:rsidR="00CC199C" w:rsidDel="00C17EFC">
          <w:delText xml:space="preserve"> </w:delText>
        </w:r>
        <w:r w:rsidR="00E228EB" w:rsidDel="00C17EFC">
          <w:delText xml:space="preserve">using </w:delText>
        </w:r>
        <w:r w:rsidR="00CC199C" w:rsidDel="00C17EFC">
          <w:delText xml:space="preserve">rigorous </w:delText>
        </w:r>
        <w:r w:rsidR="00A00143" w:rsidDel="00C17EFC">
          <w:delText xml:space="preserve">awareness measures </w:delText>
        </w:r>
        <w:r w:rsidR="0078197A" w:rsidDel="00C17EFC">
          <w:delText>to ensure residual awareness is</w:delText>
        </w:r>
        <w:r w:rsidR="00F51116" w:rsidDel="00C17EFC">
          <w:delText xml:space="preserve"> </w:delText>
        </w:r>
        <w:r w:rsidR="0078197A" w:rsidDel="00C17EFC">
          <w:delText>n</w:delText>
        </w:r>
        <w:r w:rsidR="00F51116" w:rsidDel="00C17EFC">
          <w:delText>o</w:delText>
        </w:r>
        <w:r w:rsidR="0078197A" w:rsidDel="00C17EFC">
          <w:delText xml:space="preserve">t mistaken for </w:delText>
        </w:r>
        <w:r w:rsidR="005B3FFA" w:rsidDel="00C17EFC">
          <w:delText>unconscious</w:delText>
        </w:r>
        <w:r w:rsidR="0078197A" w:rsidDel="00C17EFC">
          <w:delText xml:space="preserve"> processing</w:delText>
        </w:r>
        <w:r w:rsidR="00CA4A59" w:rsidDel="00C17EFC">
          <w:delText>.</w:delText>
        </w:r>
        <w:r w:rsidR="00586A32" w:rsidDel="00C17EFC">
          <w:delText xml:space="preserve"> </w:delText>
        </w:r>
      </w:del>
      <w:del w:id="281" w:author="Chen Heller" w:date="2023-01-03T14:49:00Z">
        <w:r w:rsidR="00586A32" w:rsidDel="00D2269B">
          <w:delText xml:space="preserve">Three </w:delText>
        </w:r>
        <w:r w:rsidR="00E228EB" w:rsidDel="00D2269B">
          <w:delText>pilot experiments</w:delText>
        </w:r>
        <w:r w:rsidR="00586A32" w:rsidDel="00D2269B">
          <w:delText xml:space="preserve"> were </w:delText>
        </w:r>
        <w:r w:rsidR="002E44A3" w:rsidDel="00D2269B">
          <w:delText>aimed at finding</w:delText>
        </w:r>
        <w:r w:rsidR="006B1AD7" w:rsidDel="00D2269B">
          <w:delText xml:space="preserve"> </w:delText>
        </w:r>
        <w:r w:rsidR="00586A32" w:rsidDel="00D2269B">
          <w:delText>the optimal conditions fo</w:delText>
        </w:r>
        <w:r w:rsidR="00470337" w:rsidDel="00D2269B">
          <w:delText>r discover</w:delText>
        </w:r>
        <w:r w:rsidR="00D455AD" w:rsidDel="00D2269B">
          <w:delText>ing a</w:delText>
        </w:r>
        <w:r w:rsidR="0043034C" w:rsidDel="00D2269B">
          <w:delText>n</w:delText>
        </w:r>
        <w:r w:rsidR="00470337" w:rsidDel="00D2269B">
          <w:delText xml:space="preserve"> </w:delText>
        </w:r>
        <w:r w:rsidR="005B3FFA" w:rsidDel="00D2269B">
          <w:delText>unconscious</w:delText>
        </w:r>
        <w:r w:rsidR="00470337" w:rsidDel="00D2269B">
          <w:delText xml:space="preserve"> effect </w:delText>
        </w:r>
        <w:r w:rsidR="00D455AD" w:rsidDel="00D2269B">
          <w:delText xml:space="preserve">when using reaching responses. A </w:delText>
        </w:r>
        <w:r w:rsidR="00CB7531" w:rsidDel="00D2269B">
          <w:delText xml:space="preserve">fourth </w:delText>
        </w:r>
        <w:r w:rsidR="00470337" w:rsidDel="00D2269B">
          <w:delText xml:space="preserve">confirmatory </w:delText>
        </w:r>
        <w:r w:rsidR="009B608A" w:rsidDel="00D2269B">
          <w:delText xml:space="preserve">experiment </w:delText>
        </w:r>
        <w:r w:rsidR="00E61D1C" w:rsidDel="00D2269B">
          <w:delText xml:space="preserve">directly </w:delText>
        </w:r>
        <w:r w:rsidR="00EC1EE6" w:rsidDel="00D2269B">
          <w:delText xml:space="preserve">compared between </w:delText>
        </w:r>
        <w:r w:rsidR="00D455AD" w:rsidDel="00D2269B">
          <w:delText>motion tracking and keyboard response</w:delText>
        </w:r>
        <w:r w:rsidR="00E61D1C" w:rsidDel="00D2269B">
          <w:delText>s</w:delText>
        </w:r>
        <w:r w:rsidR="00D455AD" w:rsidDel="00D2269B">
          <w:delText xml:space="preserve"> </w:delText>
        </w:r>
        <w:r w:rsidR="00C77AFC" w:rsidDel="00D2269B">
          <w:delText>as a means to</w:delText>
        </w:r>
        <w:r w:rsidR="00EE63AC" w:rsidDel="00D2269B">
          <w:delText xml:space="preserve"> examine if one measure has </w:delText>
        </w:r>
        <w:r w:rsidR="00DA5694" w:rsidDel="00D2269B">
          <w:delText>an advantage over the other</w:delText>
        </w:r>
        <w:r w:rsidR="00470337" w:rsidDel="00D2269B">
          <w:delText xml:space="preserve">. </w:delText>
        </w:r>
      </w:del>
      <w:del w:id="282" w:author="Chen Heller" w:date="2023-01-03T15:02:00Z">
        <w:r w:rsidR="00AA2BC2" w:rsidDel="00203FB3">
          <w:delText xml:space="preserve">All </w:delText>
        </w:r>
        <w:r w:rsidR="00955DE5" w:rsidDel="00203FB3">
          <w:delText xml:space="preserve">four </w:delText>
        </w:r>
        <w:r w:rsidR="00AA2BC2" w:rsidDel="00203FB3">
          <w:delText xml:space="preserve">studies used a </w:delText>
        </w:r>
      </w:del>
      <w:ins w:id="283" w:author="Chen Heller" w:date="2023-01-04T15:09:00Z">
        <w:r w:rsidR="007A7706">
          <w:t>The</w:t>
        </w:r>
      </w:ins>
      <w:ins w:id="284" w:author="Chen Heller" w:date="2023-01-03T15:03:00Z">
        <w:r w:rsidR="00203FB3">
          <w:t xml:space="preserve"> </w:t>
        </w:r>
      </w:ins>
      <w:r w:rsidR="00AA2BC2">
        <w:t xml:space="preserve">priming paradigm </w:t>
      </w:r>
      <w:del w:id="285" w:author="Chen Heller" w:date="2023-01-04T15:10:00Z">
        <w:r w:rsidR="00D21058" w:rsidDel="007A7706">
          <w:delText>following</w:delText>
        </w:r>
        <w:r w:rsidR="00AA2BC2" w:rsidDel="007A7706">
          <w:delText xml:space="preserve"> </w:delText>
        </w:r>
      </w:del>
      <w:ins w:id="286" w:author="Chen Heller" w:date="2023-01-04T15:16:00Z">
        <w:r w:rsidR="00412D3A">
          <w:t>emulated</w:t>
        </w:r>
      </w:ins>
      <w:ins w:id="287" w:author="Chen Heller" w:date="2023-01-04T15:10:00Z">
        <w:r w:rsidR="007A7706">
          <w:t xml:space="preserve"> </w:t>
        </w:r>
      </w:ins>
      <w:r w:rsidR="00D21058">
        <w:t xml:space="preserve">a </w:t>
      </w:r>
      <w:r w:rsidR="00231216">
        <w:t xml:space="preserve">classical </w:t>
      </w:r>
      <w:r w:rsidR="00D21058">
        <w:t xml:space="preserve">study by </w:t>
      </w:r>
      <w:proofErr w:type="spellStart"/>
      <w:r w:rsidR="00AA2BC2">
        <w:t>Deha</w:t>
      </w:r>
      <w:r w:rsidR="001F29A9">
        <w:t>e</w:t>
      </w:r>
      <w:r w:rsidR="00AA2BC2">
        <w:t>ne</w:t>
      </w:r>
      <w:proofErr w:type="spellEnd"/>
      <w:r w:rsidR="00D21058">
        <w:t xml:space="preserve"> and colleagues</w:t>
      </w:r>
      <w:r w:rsidR="00AA2BC2">
        <w:t xml:space="preserve"> </w:t>
      </w:r>
      <w:r w:rsidR="000D1105">
        <w:fldChar w:fldCharType="begin"/>
      </w:r>
      <w:r w:rsidR="00723368">
        <w:instrText xml:space="preserve"> ADDIN ZOTERO_ITEM CSL_CITATION {"citationID":"Z29IGkoq","properties":{"formattedCitation":"(Dehaene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w:t>
      </w:r>
      <w:r w:rsidR="00235843">
        <w:lastRenderedPageBreak/>
        <w:t>it was supposed to evoke strong effects</w:t>
      </w:r>
      <w:del w:id="288" w:author="Chen Heller" w:date="2023-02-26T11:33:00Z">
        <w:r w:rsidR="00235843" w:rsidDel="00463475">
          <w:delText>,</w:delText>
        </w:r>
      </w:del>
      <w:r w:rsidR="00235843">
        <w:t xml:space="preserve"> in a fairly simple design </w:t>
      </w:r>
      <w:del w:id="289" w:author="Chen Heller" w:date="2023-03-02T14:59:00Z">
        <w:r w:rsidR="00235843" w:rsidDel="00D0004A">
          <w:delText xml:space="preserve">which </w:delText>
        </w:r>
      </w:del>
      <w:ins w:id="290" w:author="Chen Heller" w:date="2023-03-02T14:59:00Z">
        <w:r w:rsidR="00D0004A">
          <w:t xml:space="preserve">that </w:t>
        </w:r>
      </w:ins>
      <w:r w:rsidR="00235843">
        <w:t xml:space="preserve">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del w:id="291" w:author="Chen Heller" w:date="2023-01-03T15:58:00Z">
        <w:r w:rsidR="00620379" w:rsidDel="00180C5B">
          <w:delText>In the first three experiments, I expected to find e</w:delText>
        </w:r>
      </w:del>
      <w:ins w:id="292" w:author="Chen Heller" w:date="2023-01-04T15:22:00Z">
        <w:r w:rsidR="00837D48">
          <w:t xml:space="preserve">The </w:t>
        </w:r>
      </w:ins>
      <w:ins w:id="293" w:author="Chen Heller" w:date="2023-01-17T09:30:00Z">
        <w:r w:rsidR="002105CC">
          <w:t>reaching task</w:t>
        </w:r>
      </w:ins>
      <w:ins w:id="294" w:author="Chen Heller" w:date="2023-01-17T09:31:00Z">
        <w:r w:rsidR="002105CC">
          <w:t xml:space="preserve"> was expected to </w:t>
        </w:r>
      </w:ins>
      <w:ins w:id="295" w:author="Chen Heller" w:date="2023-01-17T09:33:00Z">
        <w:r w:rsidR="00205A79">
          <w:t>express</w:t>
        </w:r>
      </w:ins>
      <w:ins w:id="296" w:author="Chen Heller" w:date="2023-01-17T09:31:00Z">
        <w:r w:rsidR="002105CC">
          <w:t xml:space="preserve"> the </w:t>
        </w:r>
      </w:ins>
      <w:del w:id="297" w:author="Chen Heller" w:date="2023-01-04T15:22:00Z">
        <w:r w:rsidR="00620379" w:rsidDel="00837D48">
          <w:delText xml:space="preserve">vidence for a </w:delText>
        </w:r>
      </w:del>
      <w:r w:rsidR="00620379">
        <w:t xml:space="preserve">congruency effect </w:t>
      </w:r>
      <w:del w:id="298" w:author="Chen Heller" w:date="2023-01-04T15:23:00Z">
        <w:r w:rsidR="00620379" w:rsidDel="00837D48">
          <w:delText>with motion tracking</w:delText>
        </w:r>
      </w:del>
      <w:del w:id="299" w:author="Chen Heller" w:date="2023-03-02T14:59:00Z">
        <w:r w:rsidR="00620379" w:rsidDel="00733A7A">
          <w:delText>,</w:delText>
        </w:r>
      </w:del>
      <w:r w:rsidR="00620379">
        <w:t xml:space="preserve"> so that</w:t>
      </w:r>
      <w:r w:rsidR="00E3108A">
        <w:t xml:space="preserve"> the average</w:t>
      </w:r>
      <w:r w:rsidR="00620379">
        <w:t xml:space="preserve"> reaching trajectories</w:t>
      </w:r>
      <w:r w:rsidR="00E3108A" w:rsidRPr="00E3108A">
        <w:t xml:space="preserve"> </w:t>
      </w:r>
      <w:r w:rsidR="00E3108A">
        <w:t>of the incongruent trials would deviate toward</w:t>
      </w:r>
      <w:del w:id="300" w:author="Chen Heller" w:date="2023-03-02T14:59:00Z">
        <w:r w:rsidR="00E3108A" w:rsidDel="00733A7A">
          <w:delText>s</w:delText>
        </w:r>
      </w:del>
      <w:r w:rsidR="00E3108A">
        <w:t xml:space="preserve"> the incorrect answer further than would the trajectories of the congruent trials</w:t>
      </w:r>
      <w:r w:rsidR="00620379">
        <w:t xml:space="preserve">. </w:t>
      </w:r>
      <w:ins w:id="301" w:author="Chen Heller" w:date="2023-01-04T15:24:00Z">
        <w:r w:rsidR="00A465F4">
          <w:t>In the keyboard task, the incongruent trials were expected t</w:t>
        </w:r>
      </w:ins>
      <w:ins w:id="302" w:author="Chen Heller" w:date="2023-01-17T09:31:00Z">
        <w:r w:rsidR="002118DE">
          <w:t>o</w:t>
        </w:r>
      </w:ins>
      <w:ins w:id="303" w:author="Chen Heller" w:date="2023-01-04T15:24:00Z">
        <w:r w:rsidR="00A465F4">
          <w:t xml:space="preserve"> exhibit longer </w:t>
        </w:r>
      </w:ins>
      <w:ins w:id="304" w:author="Chen Heller" w:date="2023-01-17T09:32:00Z">
        <w:r w:rsidR="002118DE">
          <w:t>response time</w:t>
        </w:r>
        <w:r w:rsidR="00205A79">
          <w:t>s</w:t>
        </w:r>
        <w:r w:rsidR="002118DE">
          <w:t xml:space="preserve"> (</w:t>
        </w:r>
      </w:ins>
      <w:ins w:id="305" w:author="Chen Heller" w:date="2023-01-04T15:24:00Z">
        <w:r w:rsidR="00A465F4">
          <w:t>RT</w:t>
        </w:r>
      </w:ins>
      <w:ins w:id="306" w:author="Chen Heller" w:date="2023-01-17T09:32:00Z">
        <w:r w:rsidR="00205A79">
          <w:t>s</w:t>
        </w:r>
        <w:r w:rsidR="002118DE">
          <w:t>)</w:t>
        </w:r>
      </w:ins>
      <w:ins w:id="307" w:author="Chen Heller" w:date="2023-01-04T15:24:00Z">
        <w:r w:rsidR="00A465F4">
          <w:t>.</w:t>
        </w:r>
      </w:ins>
      <w:del w:id="308" w:author="Chen Heller" w:date="2023-01-03T15:58:00Z">
        <w:r w:rsidR="00620379" w:rsidDel="00180C5B">
          <w:delText xml:space="preserve">In </w:delText>
        </w:r>
        <w:r w:rsidR="00495453" w:rsidDel="00180C5B">
          <w:delText>the fourth experiment</w:delText>
        </w:r>
        <w:r w:rsidR="00620379" w:rsidDel="00180C5B">
          <w:delText xml:space="preserve">, I expected </w:delText>
        </w:r>
        <w:r w:rsidR="00E3108A" w:rsidDel="00180C5B">
          <w:delText>t</w:delText>
        </w:r>
      </w:del>
      <w:ins w:id="309" w:author="Chen Heller" w:date="2023-01-04T15:03:00Z">
        <w:r w:rsidR="00740084" w:rsidRPr="00740084">
          <w:t xml:space="preserve"> </w:t>
        </w:r>
      </w:ins>
      <w:moveToRangeStart w:id="310" w:author="Chen Heller" w:date="2023-01-04T15:03:00Z" w:name="move123737055"/>
      <w:moveTo w:id="311" w:author="Chen Heller" w:date="2023-01-04T15:03:00Z">
        <w:r w:rsidR="00740084">
          <w:t xml:space="preserve">In accordance with previous findings </w:t>
        </w:r>
        <w:r w:rsidR="00740084">
          <w:fldChar w:fldCharType="begin"/>
        </w:r>
        <w:r w:rsidR="0074008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40084">
          <w:fldChar w:fldCharType="separate"/>
        </w:r>
        <w:r w:rsidR="00740084" w:rsidRPr="009A3064">
          <w:rPr>
            <w:rFonts w:ascii="Times New Roman" w:hAnsi="Times New Roman" w:cs="Times New Roman"/>
          </w:rPr>
          <w:t>(Xiao et al., 2015</w:t>
        </w:r>
        <w:r w:rsidR="00740084">
          <w:fldChar w:fldCharType="end"/>
        </w:r>
        <w:r w:rsidR="00740084">
          <w:t xml:space="preserve">; but see </w:t>
        </w:r>
        <w:r w:rsidR="00740084">
          <w:fldChar w:fldCharType="begin"/>
        </w:r>
        <w:r w:rsidR="0074008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740084">
          <w:fldChar w:fldCharType="separate"/>
        </w:r>
        <w:r w:rsidR="00740084" w:rsidRPr="0018350F">
          <w:rPr>
            <w:rFonts w:ascii="Times New Roman" w:hAnsi="Times New Roman" w:cs="Times New Roman"/>
          </w:rPr>
          <w:t>Dehaene et al., 2001</w:t>
        </w:r>
        <w:r w:rsidR="00740084">
          <w:rPr>
            <w:rFonts w:ascii="Times New Roman" w:hAnsi="Times New Roman" w:cs="Times New Roman"/>
          </w:rPr>
          <w:t>,</w:t>
        </w:r>
        <w:r w:rsidR="00740084">
          <w:fldChar w:fldCharType="end"/>
        </w:r>
        <w:r w:rsidR="00740084">
          <w:t xml:space="preserve"> w</w:t>
        </w:r>
      </w:moveTo>
      <w:ins w:id="312" w:author="Chen Heller" w:date="2023-03-02T15:00:00Z">
        <w:r w:rsidR="00733A7A">
          <w:t>h</w:t>
        </w:r>
      </w:ins>
      <w:moveTo w:id="313" w:author="Chen Heller" w:date="2023-01-04T15:03:00Z">
        <w:r w:rsidR="00740084">
          <w:t>ere a large effect was found using a keyboard)</w:t>
        </w:r>
      </w:moveTo>
      <w:ins w:id="314" w:author="Chen Heller" w:date="2023-03-02T15:00:00Z">
        <w:r w:rsidR="00733A7A">
          <w:t>,</w:t>
        </w:r>
      </w:ins>
      <w:moveTo w:id="315" w:author="Chen Heller" w:date="2023-01-04T15:03:00Z">
        <w:r w:rsidR="00740084">
          <w:t xml:space="preserve"> </w:t>
        </w:r>
        <w:del w:id="316" w:author="Chen Heller" w:date="2023-01-04T15:24:00Z">
          <w:r w:rsidR="00740084" w:rsidDel="00A465F4">
            <w:delText xml:space="preserve">I expected that </w:delText>
          </w:r>
        </w:del>
        <w:r w:rsidR="00740084">
          <w:t xml:space="preserve">the </w:t>
        </w:r>
      </w:moveTo>
      <w:ins w:id="317" w:author="Chen Heller" w:date="2023-01-17T09:36:00Z">
        <w:r w:rsidR="00CC1D88">
          <w:t xml:space="preserve">effect found in the </w:t>
        </w:r>
      </w:ins>
      <w:moveTo w:id="318" w:author="Chen Heller" w:date="2023-01-04T15:03:00Z">
        <w:del w:id="319" w:author="Chen Heller" w:date="2023-01-04T15:04:00Z">
          <w:r w:rsidR="00740084" w:rsidDel="00740084">
            <w:delText xml:space="preserve">effect found in the </w:delText>
          </w:r>
        </w:del>
        <w:r w:rsidR="00740084">
          <w:t xml:space="preserve">motion tracking session (namely, the reach area variable) </w:t>
        </w:r>
      </w:moveTo>
      <w:ins w:id="320" w:author="Chen Heller" w:date="2023-01-04T15:24:00Z">
        <w:r w:rsidR="00A465F4">
          <w:t xml:space="preserve">was expected to </w:t>
        </w:r>
      </w:ins>
      <w:moveTo w:id="321" w:author="Chen Heller" w:date="2023-01-04T15:03:00Z">
        <w:del w:id="322" w:author="Chen Heller" w:date="2023-01-04T15:24:00Z">
          <w:r w:rsidR="00740084" w:rsidDel="00A465F4">
            <w:delText xml:space="preserve">would </w:delText>
          </w:r>
        </w:del>
        <w:del w:id="323" w:author="Chen Heller" w:date="2023-01-17T09:37:00Z">
          <w:r w:rsidR="00740084" w:rsidDel="001733CB">
            <w:delText xml:space="preserve">produce a </w:delText>
          </w:r>
        </w:del>
      </w:moveTo>
      <w:ins w:id="324" w:author="Chen Heller" w:date="2023-01-17T09:38:00Z">
        <w:r w:rsidR="001733CB">
          <w:t xml:space="preserve">be </w:t>
        </w:r>
      </w:ins>
      <w:moveTo w:id="325" w:author="Chen Heller" w:date="2023-01-04T15:03:00Z">
        <w:r w:rsidR="00740084">
          <w:t xml:space="preserve">larger </w:t>
        </w:r>
        <w:del w:id="326" w:author="Chen Heller" w:date="2023-01-17T09:38:00Z">
          <w:r w:rsidR="00740084" w:rsidDel="00881651">
            <w:delText xml:space="preserve">congruency effect </w:delText>
          </w:r>
        </w:del>
        <w:r w:rsidR="00740084">
          <w:t xml:space="preserve">than the </w:t>
        </w:r>
      </w:moveTo>
      <w:ins w:id="327" w:author="Chen Heller" w:date="2023-01-17T09:38:00Z">
        <w:r w:rsidR="00881651">
          <w:t xml:space="preserve">effect in the </w:t>
        </w:r>
      </w:ins>
      <w:moveTo w:id="328" w:author="Chen Heller" w:date="2023-01-04T15:03:00Z">
        <w:del w:id="329" w:author="Chen Heller" w:date="2023-01-04T15:04:00Z">
          <w:r w:rsidR="00740084" w:rsidDel="00740084">
            <w:delText xml:space="preserve">effect in the </w:delText>
          </w:r>
        </w:del>
        <w:r w:rsidR="00740084">
          <w:t>keyboard session (RT variable).</w:t>
        </w:r>
      </w:moveTo>
      <w:moveToRangeEnd w:id="310"/>
      <w:del w:id="330" w:author="Chen Heller" w:date="2023-01-04T15:24:00Z">
        <w:r w:rsidR="00E3108A" w:rsidDel="00A465F4">
          <w:delText xml:space="preserve">his congruency effect to be larger </w:delText>
        </w:r>
        <w:r w:rsidR="000E4192" w:rsidDel="00A465F4">
          <w:delText>than</w:delText>
        </w:r>
        <w:r w:rsidR="00E3108A" w:rsidRPr="00E3108A" w:rsidDel="00A465F4">
          <w:delText xml:space="preserve"> </w:delText>
        </w:r>
        <w:r w:rsidR="00E3108A" w:rsidDel="00A465F4">
          <w:delText xml:space="preserve">the one extracted from </w:delText>
        </w:r>
        <w:r w:rsidR="000E4192" w:rsidDel="00A465F4">
          <w:delText>the keyboard</w:delText>
        </w:r>
        <w:r w:rsidR="00A03F41" w:rsidDel="00A465F4">
          <w:delText>-RT</w:delText>
        </w:r>
        <w:r w:rsidR="00495453" w:rsidDel="00A465F4">
          <w:delText>.</w:delText>
        </w:r>
      </w:del>
    </w:p>
    <w:p w14:paraId="45564E9E" w14:textId="7BBD10E9" w:rsidR="00BA41CF" w:rsidDel="00284FAB" w:rsidRDefault="008E682E">
      <w:pPr>
        <w:ind w:firstLine="0"/>
        <w:rPr>
          <w:del w:id="331" w:author="Chen Heller" w:date="2023-01-03T16:05:00Z"/>
        </w:rPr>
        <w:pPrChange w:id="332" w:author="Chen Heller" w:date="2023-02-26T11:35:00Z">
          <w:pPr>
            <w:pStyle w:val="Heading2"/>
          </w:pPr>
        </w:pPrChange>
      </w:pPr>
      <w:bookmarkStart w:id="333" w:name="_Toc114485364"/>
      <w:del w:id="334" w:author="Chen Heller" w:date="2023-01-03T16:05:00Z">
        <w:r w:rsidDel="00284FAB">
          <w:delText>Pilot Experiment</w:delText>
        </w:r>
        <w:r w:rsidR="00ED60E1" w:rsidDel="00284FAB">
          <w:delText xml:space="preserve"> 1</w:delText>
        </w:r>
        <w:bookmarkEnd w:id="333"/>
      </w:del>
    </w:p>
    <w:p w14:paraId="4F322CBE" w14:textId="39008FD5" w:rsidR="00C3013B" w:rsidRPr="00C32066" w:rsidDel="00284FAB" w:rsidRDefault="003F5172" w:rsidP="001C33DD">
      <w:pPr>
        <w:ind w:firstLine="0"/>
        <w:rPr>
          <w:del w:id="335" w:author="Chen Heller" w:date="2023-01-03T16:05:00Z"/>
        </w:rPr>
      </w:pPr>
      <w:del w:id="336" w:author="Chen Heller" w:date="2023-01-03T16:05:00Z">
        <w:r w:rsidDel="00284FAB">
          <w:delText>The</w:delText>
        </w:r>
        <w:r w:rsidR="005D2BB7" w:rsidDel="00284FAB">
          <w:delText xml:space="preserve"> aim of the</w:delText>
        </w:r>
        <w:r w:rsidDel="00284FAB">
          <w:delText xml:space="preserve"> first experiment</w:delText>
        </w:r>
        <w:r w:rsidR="00D078A0" w:rsidDel="00284FAB">
          <w:delText xml:space="preserve"> </w:delText>
        </w:r>
        <w:r w:rsidR="00DC26A2" w:rsidDel="00284FAB">
          <w:delText xml:space="preserve">was to </w:delText>
        </w:r>
        <w:r w:rsidR="00F863A5" w:rsidDel="00284FAB">
          <w:delText>test the effect of unconscious processing on motion trajectory</w:delText>
        </w:r>
        <w:r w:rsidR="005875E6" w:rsidDel="00284FAB">
          <w:delText xml:space="preserve">. </w:delText>
        </w:r>
        <w:r w:rsidR="00794365" w:rsidDel="00284FAB">
          <w:delText>Th</w:delText>
        </w:r>
        <w:r w:rsidR="00F863A5" w:rsidDel="00284FAB">
          <w:delText xml:space="preserve">is was a pilot experiment where I developed and </w:delText>
        </w:r>
        <w:r w:rsidR="00794365" w:rsidDel="00284FAB">
          <w:delText>troubleshoot</w:delText>
        </w:r>
        <w:r w:rsidR="00F863A5" w:rsidDel="00284FAB">
          <w:delText xml:space="preserve">ed the apparatus, as well as explored </w:delText>
        </w:r>
        <w:r w:rsidR="000C2171" w:rsidDel="00284FAB">
          <w:delText xml:space="preserve">meaningful parameters </w:delText>
        </w:r>
        <w:r w:rsidR="005F7169" w:rsidDel="00284FAB">
          <w:delText xml:space="preserve">from </w:delText>
        </w:r>
        <w:r w:rsidR="000C2171" w:rsidDel="00284FAB">
          <w:delText xml:space="preserve">the recorded </w:delText>
        </w:r>
        <w:r w:rsidR="00EF3CBB" w:rsidDel="00284FAB">
          <w:delText>trajectories</w:delText>
        </w:r>
        <w:r w:rsidR="000C2171" w:rsidDel="00284FAB">
          <w:delText>.</w:delText>
        </w:r>
        <w:r w:rsidR="005F7169" w:rsidDel="00284FAB">
          <w:delText xml:space="preserve"> </w:delText>
        </w:r>
      </w:del>
    </w:p>
    <w:p w14:paraId="4253545E" w14:textId="04CA1DF2" w:rsidR="00BA41CF" w:rsidRPr="00BA41CF" w:rsidDel="007F6CA0" w:rsidRDefault="00BA41CF">
      <w:pPr>
        <w:ind w:firstLine="0"/>
        <w:rPr>
          <w:del w:id="337" w:author="Chen Heller" w:date="2023-01-03T16:06:00Z"/>
        </w:rPr>
        <w:pPrChange w:id="338" w:author="Chen Heller" w:date="2023-02-26T11:35:00Z">
          <w:pPr>
            <w:pStyle w:val="Heading3"/>
          </w:pPr>
        </w:pPrChange>
      </w:pPr>
      <w:bookmarkStart w:id="339" w:name="_Toc114485365"/>
      <w:del w:id="340" w:author="Chen Heller" w:date="2023-01-03T16:06:00Z">
        <w:r w:rsidDel="007F6CA0">
          <w:delText>Methods</w:delText>
        </w:r>
        <w:bookmarkEnd w:id="339"/>
      </w:del>
    </w:p>
    <w:p w14:paraId="0D1ADB73" w14:textId="332E6FDB" w:rsidR="002057FC" w:rsidRPr="00C0305E" w:rsidDel="007F6CA0" w:rsidRDefault="002057FC">
      <w:pPr>
        <w:ind w:firstLine="0"/>
        <w:rPr>
          <w:del w:id="341" w:author="Chen Heller" w:date="2023-01-03T16:06:00Z"/>
        </w:rPr>
        <w:pPrChange w:id="342" w:author="Chen Heller" w:date="2023-02-26T11:35:00Z">
          <w:pPr>
            <w:pStyle w:val="Heading4"/>
          </w:pPr>
        </w:pPrChange>
      </w:pPr>
      <w:bookmarkStart w:id="343" w:name="_Toc114485366"/>
      <w:del w:id="344" w:author="Chen Heller" w:date="2023-01-03T16:06:00Z">
        <w:r w:rsidRPr="00C0305E" w:rsidDel="007F6CA0">
          <w:delText>Participants</w:delText>
        </w:r>
        <w:bookmarkEnd w:id="343"/>
      </w:del>
    </w:p>
    <w:p w14:paraId="6A35019C" w14:textId="2B2A6351" w:rsidR="00422E34" w:rsidRPr="00422E34" w:rsidDel="001C33DD" w:rsidRDefault="00853F45" w:rsidP="001C33DD">
      <w:pPr>
        <w:ind w:firstLine="0"/>
        <w:rPr>
          <w:del w:id="345" w:author="Chen Heller" w:date="2023-02-26T11:35:00Z"/>
        </w:rPr>
      </w:pPr>
      <w:del w:id="346" w:author="Chen Heller" w:date="2023-01-03T16:06:00Z">
        <w:r w:rsidDel="007F6CA0">
          <w:delText>Ten</w:delText>
        </w:r>
        <w:r w:rsidR="00A95371" w:rsidDel="007F6CA0">
          <w:delText xml:space="preserve"> participants</w:delText>
        </w:r>
        <w:r w:rsidR="002154F5" w:rsidDel="007F6CA0">
          <w:delText xml:space="preserve"> (</w:delText>
        </w:r>
        <w:r w:rsidR="00B54198" w:rsidDel="007F6CA0">
          <w:delText>eight</w:delText>
        </w:r>
        <w:r w:rsidR="00514F93" w:rsidDel="007F6CA0">
          <w:delText xml:space="preserve"> </w:delText>
        </w:r>
        <w:r w:rsidR="002154F5" w:rsidDel="007F6CA0">
          <w:delText>females)</w:delText>
        </w:r>
        <w:r w:rsidR="00A95371" w:rsidDel="007F6CA0">
          <w:delText xml:space="preserve"> </w:delText>
        </w:r>
        <w:r w:rsidDel="007F6CA0">
          <w:delText>between the ages of</w:delText>
        </w:r>
        <w:r w:rsidR="00A95371" w:rsidDel="007F6CA0">
          <w:delText xml:space="preserve"> </w:delText>
        </w:r>
        <w:r w:rsidDel="007F6CA0">
          <w:delText>eighteen and thirty</w:delText>
        </w:r>
        <w:r w:rsidR="00B1507B" w:rsidDel="007F6CA0">
          <w:delText>-</w:delText>
        </w:r>
        <w:r w:rsidDel="007F6CA0">
          <w:delText xml:space="preserve">five </w:delText>
        </w:r>
        <w:r w:rsidR="00A95371" w:rsidDel="007F6CA0">
          <w:delText>were recruited for the study</w:delText>
        </w:r>
        <w:r w:rsidR="002154F5" w:rsidDel="007F6CA0">
          <w:delText xml:space="preserve"> (</w:delText>
        </w:r>
        <w:r w:rsidR="00903CA4" w:rsidDel="007F6CA0">
          <w:delText xml:space="preserve">age: </w:delText>
        </w:r>
        <w:r w:rsidR="002154F5" w:rsidDel="007F6CA0">
          <w:delText>M</w:delText>
        </w:r>
        <w:r w:rsidR="00337C38" w:rsidDel="007F6CA0">
          <w:delText xml:space="preserve"> </w:delText>
        </w:r>
        <w:r w:rsidR="00514F93" w:rsidDel="007F6CA0">
          <w:delText>=</w:delText>
        </w:r>
        <w:r w:rsidR="00337C38" w:rsidDel="007F6CA0">
          <w:delText xml:space="preserve"> </w:delText>
        </w:r>
        <w:r w:rsidR="00514F93" w:rsidDel="007F6CA0">
          <w:delText xml:space="preserve">24.2, </w:delText>
        </w:r>
        <w:r w:rsidR="002154F5" w:rsidDel="007F6CA0">
          <w:delText>SD</w:delText>
        </w:r>
        <w:r w:rsidR="00337C38" w:rsidDel="007F6CA0">
          <w:delText xml:space="preserve"> </w:delText>
        </w:r>
        <w:r w:rsidR="00BA1978" w:rsidDel="007F6CA0">
          <w:delText>=</w:delText>
        </w:r>
        <w:r w:rsidR="00337C38" w:rsidDel="007F6CA0">
          <w:delText xml:space="preserve"> </w:delText>
        </w:r>
        <w:r w:rsidR="00BA1978" w:rsidDel="007F6CA0">
          <w:delText xml:space="preserve">2.57). </w:delText>
        </w:r>
      </w:del>
      <w:moveFromRangeStart w:id="347" w:author="Chen Heller" w:date="2023-01-03T16:08:00Z" w:name="move123654499"/>
      <w:moveFrom w:id="348" w:author="Chen Heller" w:date="2023-01-03T16:08:00Z">
        <w:del w:id="349" w:author="Chen Heller" w:date="2023-02-26T11:35:00Z">
          <w:r w:rsidR="00422E34" w:rsidRPr="00422E34" w:rsidDel="001C33DD">
            <w:delText xml:space="preserve">All participants </w:delText>
          </w:r>
          <w:r w:rsidDel="001C33DD">
            <w:delText xml:space="preserve">were </w:delText>
          </w:r>
          <w:r w:rsidR="00422E34" w:rsidRPr="00422E34" w:rsidDel="001C33DD">
            <w:delText xml:space="preserve">right-handed, native Hebrew speakers who have normal vision or corrected-to-normal vision. Only participants declaring that they have no neurological, attentional, or mental disorders, and are not taking psychiatric medicines, </w:delText>
          </w:r>
          <w:r w:rsidR="00B1507B" w:rsidDel="001C33DD">
            <w:delText xml:space="preserve">were </w:delText>
          </w:r>
          <w:r w:rsidR="00422E34" w:rsidRPr="00422E34" w:rsidDel="001C33DD">
            <w:delText xml:space="preserve">included. </w:delText>
          </w:r>
          <w:r w:rsidR="00A975D1" w:rsidDel="001C33DD">
            <w:delText>All p</w:delText>
          </w:r>
          <w:r w:rsidR="00A975D1" w:rsidRPr="00422E34" w:rsidDel="001C33DD">
            <w:delText>articipants</w:delText>
          </w:r>
          <w:r w:rsidR="00CE04ED" w:rsidDel="001C33DD">
            <w:delText xml:space="preserve"> in this and subsequent experiments</w:delText>
          </w:r>
          <w:r w:rsidR="00A975D1" w:rsidRPr="00422E34" w:rsidDel="001C33DD">
            <w:delText xml:space="preserve"> </w:delText>
          </w:r>
          <w:r w:rsidR="00A975D1" w:rsidDel="001C33DD">
            <w:delText xml:space="preserve">signed a consent form and were </w:delText>
          </w:r>
          <w:r w:rsidR="00A975D1" w:rsidDel="001C33DD">
            <w:lastRenderedPageBreak/>
            <w:delText xml:space="preserve">explained that they </w:delText>
          </w:r>
          <w:r w:rsidR="00A1462D" w:rsidDel="001C33DD">
            <w:delText>could</w:delText>
          </w:r>
          <w:r w:rsidR="00A975D1" w:rsidDel="001C33DD">
            <w:delText xml:space="preserve"> stop the experiment at </w:delText>
          </w:r>
          <w:r w:rsidR="00A1462D" w:rsidDel="001C33DD">
            <w:delText xml:space="preserve">any </w:delText>
          </w:r>
          <w:r w:rsidR="00A975D1" w:rsidDel="001C33DD">
            <w:delText xml:space="preserve">point if they wished to do so. They </w:delText>
          </w:r>
          <w:r w:rsidR="00B1507B" w:rsidDel="001C33DD">
            <w:delText xml:space="preserve">were </w:delText>
          </w:r>
          <w:r w:rsidR="00422E34" w:rsidRPr="00422E34" w:rsidDel="001C33DD">
            <w:delText>reimbursed with course credit or cash payment.</w:delText>
          </w:r>
          <w:r w:rsidR="00A975D1" w:rsidDel="001C33DD">
            <w:delText xml:space="preserve"> Th</w:delText>
          </w:r>
          <w:r w:rsidR="00CE04ED" w:rsidDel="001C33DD">
            <w:delText>is</w:delText>
          </w:r>
          <w:r w:rsidR="00A975D1" w:rsidDel="001C33DD">
            <w:delText xml:space="preserve"> experiment </w:delText>
          </w:r>
          <w:r w:rsidR="00CE04ED" w:rsidDel="001C33DD">
            <w:delText xml:space="preserve">– and all others reported here – </w:delText>
          </w:r>
          <w:r w:rsidR="00A975D1" w:rsidDel="001C33DD">
            <w:delText>was approved by the Tel Aviv University ethics committee.</w:delText>
          </w:r>
        </w:del>
      </w:moveFrom>
      <w:moveFromRangeEnd w:id="347"/>
    </w:p>
    <w:p w14:paraId="2BD90709" w14:textId="3109F510" w:rsidR="002057FC" w:rsidDel="001C33DD" w:rsidRDefault="002057FC">
      <w:pPr>
        <w:ind w:firstLine="0"/>
        <w:rPr>
          <w:del w:id="350" w:author="Chen Heller" w:date="2023-02-26T11:35:00Z"/>
          <w:moveFrom w:id="351" w:author="Chen Heller" w:date="2023-01-03T16:18:00Z"/>
        </w:rPr>
        <w:pPrChange w:id="352" w:author="Chen Heller" w:date="2023-02-26T11:35:00Z">
          <w:pPr>
            <w:pStyle w:val="Heading4"/>
          </w:pPr>
        </w:pPrChange>
      </w:pPr>
      <w:bookmarkStart w:id="353" w:name="_Toc114485367"/>
      <w:moveFromRangeStart w:id="354" w:author="Chen Heller" w:date="2023-01-03T16:18:00Z" w:name="move123655117"/>
      <w:moveFrom w:id="355" w:author="Chen Heller" w:date="2023-01-03T16:18:00Z">
        <w:del w:id="356" w:author="Chen Heller" w:date="2023-02-26T11:35:00Z">
          <w:r w:rsidDel="001C33DD">
            <w:delText>Stimuli</w:delText>
          </w:r>
          <w:bookmarkEnd w:id="353"/>
        </w:del>
      </w:moveFrom>
    </w:p>
    <w:p w14:paraId="3CEDC9CA" w14:textId="3625E526" w:rsidR="00647384" w:rsidDel="001C33DD" w:rsidRDefault="00C3440C" w:rsidP="001C33DD">
      <w:pPr>
        <w:ind w:firstLine="0"/>
        <w:rPr>
          <w:del w:id="357" w:author="Chen Heller" w:date="2023-02-26T11:35:00Z"/>
          <w:moveFrom w:id="358" w:author="Chen Heller" w:date="2023-01-03T16:18:00Z"/>
        </w:rPr>
      </w:pPr>
      <w:moveFrom w:id="359" w:author="Chen Heller" w:date="2023-01-03T16:18:00Z">
        <w:del w:id="360" w:author="Chen Heller" w:date="2023-02-26T11:35:00Z">
          <w:r w:rsidRPr="00C3440C" w:rsidDel="001C33DD">
            <w:delText xml:space="preserve">One hundred 5-letter words </w:delText>
          </w:r>
          <w:r w:rsidDel="001C33DD">
            <w:delText xml:space="preserve">were </w:delText>
          </w:r>
          <w:r w:rsidRPr="00C3440C" w:rsidDel="001C33DD">
            <w:delText xml:space="preserve">used as primes and targets. All words </w:delText>
          </w:r>
          <w:r w:rsidDel="001C33DD">
            <w:delText xml:space="preserve">were </w:delText>
          </w:r>
          <w:r w:rsidRPr="00C3440C" w:rsidDel="001C33DD">
            <w:delText xml:space="preserve">imageable nouns with a frequency of at least 10 per million </w:delText>
          </w:r>
          <w:r w:rsidRPr="00C3440C" w:rsidDel="001C33DD">
            <w:fldChar w:fldCharType="begin"/>
          </w:r>
          <w:r w:rsidR="004570E3" w:rsidDel="001C33DD">
            <w:del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delInstrText>
          </w:r>
          <w:r w:rsidRPr="00C3440C" w:rsidDel="001C33DD">
            <w:fldChar w:fldCharType="separate"/>
          </w:r>
          <w:r w:rsidR="004570E3" w:rsidRPr="004570E3" w:rsidDel="001C33DD">
            <w:rPr>
              <w:rFonts w:ascii="Times New Roman" w:hAnsi="Times New Roman" w:cs="Times New Roman"/>
            </w:rPr>
            <w:delText>(Frost &amp; Plaut, 2005)</w:delText>
          </w:r>
          <w:r w:rsidRPr="00C3440C" w:rsidDel="001C33DD">
            <w:fldChar w:fldCharType="end"/>
          </w:r>
          <w:r w:rsidRPr="00C3440C" w:rsidDel="001C33DD">
            <w:delText>. One half describe</w:delText>
          </w:r>
          <w:r w:rsidR="0071391D" w:rsidDel="001C33DD">
            <w:delText>d</w:delText>
          </w:r>
          <w:r w:rsidRPr="00C3440C" w:rsidDel="001C33DD">
            <w:delText xml:space="preserve"> artificial products (e.g., radio, train) and the other natural items (e.g., fruit). Target words </w:delText>
          </w:r>
          <w:r w:rsidR="0071391D" w:rsidDel="001C33DD">
            <w:delText xml:space="preserve">were </w:delText>
          </w:r>
          <w:r w:rsidRPr="00C3440C" w:rsidDel="001C33DD">
            <w:delText>written in typescript</w:delText>
          </w:r>
          <w:r w:rsidRPr="00C3440C" w:rsidDel="001C33DD">
            <w:rPr>
              <w:rFonts w:hint="cs"/>
              <w:rtl/>
              <w:lang w:bidi="ar-SA"/>
            </w:rPr>
            <w:delText xml:space="preserve"> </w:delText>
          </w:r>
          <w:r w:rsidRPr="00C3440C" w:rsidDel="001C33DD">
            <w:delText xml:space="preserve">while prime words </w:delText>
          </w:r>
          <w:r w:rsidR="0071391D" w:rsidDel="001C33DD">
            <w:delText xml:space="preserve">were </w:delText>
          </w:r>
          <w:r w:rsidRPr="00C3440C" w:rsidDel="001C33DD">
            <w:delText xml:space="preserve">written in handwriting font.  Masks </w:delText>
          </w:r>
          <w:r w:rsidR="006C5426" w:rsidDel="001C33DD">
            <w:delText xml:space="preserve">were </w:delText>
          </w:r>
          <w:r w:rsidRPr="00C3440C" w:rsidDel="001C33DD">
            <w:delText xml:space="preserve">composed of a semi-random combination of squares and diamonds whose line thickness is equal to the word's font size and which covers the central area of the screen where words can appear (approximately </w:delText>
          </w:r>
        </w:del>
        <m:oMath>
          <m:r>
            <w:del w:id="361" w:author="Chen Heller" w:date="2023-02-26T11:35:00Z">
              <w:rPr>
                <w:rFonts w:ascii="Cambria Math" w:hAnsi="Cambria Math"/>
              </w:rPr>
              <m:t>2.5°× 1°</m:t>
            </w:del>
          </m:r>
        </m:oMath>
        <w:moveFrom w:id="362" w:author="Chen Heller" w:date="2023-01-03T16:18:00Z">
          <w:del w:id="363" w:author="Chen Heller" w:date="2023-02-26T11:35:00Z">
            <w:r w:rsidRPr="00C3440C" w:rsidDel="001C33DD">
              <w:delText xml:space="preserve">). Forty words </w:delText>
            </w:r>
            <w:r w:rsidR="006C5426" w:rsidDel="001C33DD">
              <w:delText xml:space="preserve">were </w:delText>
            </w:r>
            <w:r w:rsidRPr="00C3440C" w:rsidDel="001C33DD">
              <w:delText xml:space="preserve">used for the practice block and the remaining sixty </w:delText>
            </w:r>
            <w:r w:rsidR="006C5426" w:rsidDel="001C33DD">
              <w:delText xml:space="preserve">were </w:delText>
            </w:r>
            <w:r w:rsidRPr="00C3440C" w:rsidDel="001C33DD">
              <w:delText>used in the test blocks.</w:delText>
            </w:r>
          </w:del>
        </w:moveFrom>
      </w:moveFrom>
    </w:p>
    <w:p w14:paraId="748F4382" w14:textId="078737F3" w:rsidR="007846C7" w:rsidDel="001C33DD" w:rsidRDefault="007846C7">
      <w:pPr>
        <w:ind w:firstLine="0"/>
        <w:rPr>
          <w:del w:id="364" w:author="Chen Heller" w:date="2023-02-26T11:35:00Z"/>
          <w:moveFrom w:id="365" w:author="Chen Heller" w:date="2023-01-03T16:18:00Z"/>
        </w:rPr>
        <w:pPrChange w:id="366" w:author="Chen Heller" w:date="2023-02-26T11:35:00Z">
          <w:pPr>
            <w:pStyle w:val="Heading4"/>
          </w:pPr>
        </w:pPrChange>
      </w:pPr>
      <w:bookmarkStart w:id="367" w:name="_Toc114485368"/>
      <w:moveFrom w:id="368" w:author="Chen Heller" w:date="2023-01-03T16:18:00Z">
        <w:del w:id="369" w:author="Chen Heller" w:date="2023-02-26T11:35:00Z">
          <w:r w:rsidDel="001C33DD">
            <w:delText>Apparatus</w:delText>
          </w:r>
          <w:bookmarkEnd w:id="367"/>
        </w:del>
      </w:moveFrom>
    </w:p>
    <w:p w14:paraId="7405EC60" w14:textId="0DAB4244" w:rsidR="007846C7" w:rsidDel="001C33DD" w:rsidRDefault="007846C7" w:rsidP="001C33DD">
      <w:pPr>
        <w:ind w:firstLine="0"/>
        <w:rPr>
          <w:del w:id="370" w:author="Chen Heller" w:date="2023-02-26T11:35:00Z"/>
        </w:rPr>
      </w:pPr>
      <w:moveFrom w:id="371" w:author="Chen Heller" w:date="2023-01-03T16:18:00Z">
        <w:del w:id="372" w:author="Chen Heller" w:date="2023-02-26T11:35:00Z">
          <w:r w:rsidRPr="007846C7" w:rsidDel="001C33DD">
            <w:delText xml:space="preserve">The stimulus </w:delText>
          </w:r>
          <w:r w:rsidR="00984883" w:rsidDel="001C33DD">
            <w:delText>was</w:delText>
          </w:r>
          <w:r w:rsidRPr="007846C7" w:rsidDel="001C33DD">
            <w:delText xml:space="preserve"> displayed on a VPIXX monitor (VIEWPixx /3D Lite LCD display and data acquisition system, version 3.7.6287) using Matlab R2020b </w:delText>
          </w:r>
          <w:r w:rsidR="00962917" w:rsidDel="001C33DD">
            <w:fldChar w:fldCharType="begin"/>
          </w:r>
          <w:r w:rsidR="00962917" w:rsidDel="001C33DD">
            <w:del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delInstrText>
          </w:r>
          <w:r w:rsidR="00962917" w:rsidDel="001C33DD">
            <w:fldChar w:fldCharType="separate"/>
          </w:r>
          <w:r w:rsidR="00962917" w:rsidRPr="00962917" w:rsidDel="001C33DD">
            <w:rPr>
              <w:rFonts w:ascii="Times New Roman" w:hAnsi="Times New Roman" w:cs="Times New Roman"/>
            </w:rPr>
            <w:delText>(</w:delText>
          </w:r>
          <w:r w:rsidR="00962917" w:rsidRPr="00962917" w:rsidDel="001C33DD">
            <w:rPr>
              <w:rFonts w:ascii="Times New Roman" w:hAnsi="Times New Roman" w:cs="Times New Roman"/>
              <w:i/>
              <w:iCs/>
            </w:rPr>
            <w:delText>MATLAB</w:delText>
          </w:r>
          <w:r w:rsidR="00962917" w:rsidRPr="00962917" w:rsidDel="001C33DD">
            <w:rPr>
              <w:rFonts w:ascii="Times New Roman" w:hAnsi="Times New Roman" w:cs="Times New Roman"/>
            </w:rPr>
            <w:delText>, 2020)</w:delText>
          </w:r>
          <w:r w:rsidR="00962917" w:rsidDel="001C33DD">
            <w:fldChar w:fldCharType="end"/>
          </w:r>
          <w:r w:rsidR="00962917" w:rsidDel="001C33DD">
            <w:delText xml:space="preserve"> </w:delText>
          </w:r>
          <w:r w:rsidRPr="007846C7" w:rsidDel="001C33DD">
            <w:delText>and Psychtoolbox 3.0.18</w:delText>
          </w:r>
          <w:r w:rsidR="00962917" w:rsidDel="001C33DD">
            <w:delText xml:space="preserve"> </w:delText>
          </w:r>
          <w:r w:rsidR="00962917" w:rsidDel="001C33DD">
            <w:fldChar w:fldCharType="begin"/>
          </w:r>
          <w:r w:rsidR="00533630" w:rsidDel="001C33DD">
            <w:del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delInstrText>
          </w:r>
          <w:r w:rsidR="00962917" w:rsidDel="001C33DD">
            <w:fldChar w:fldCharType="separate"/>
          </w:r>
          <w:r w:rsidR="00533630" w:rsidRPr="00533630" w:rsidDel="001C33DD">
            <w:rPr>
              <w:rFonts w:ascii="Times New Roman" w:hAnsi="Times New Roman" w:cs="Times New Roman"/>
            </w:rPr>
            <w:delText>(Brainard, 1997)</w:delText>
          </w:r>
          <w:r w:rsidR="00962917" w:rsidDel="001C33DD">
            <w:fldChar w:fldCharType="end"/>
          </w:r>
          <w:r w:rsidRPr="007846C7" w:rsidDel="001C33DD">
            <w:delText xml:space="preserve">. The monitor </w:delText>
          </w:r>
          <w:r w:rsidR="00984883" w:rsidDel="001C33DD">
            <w:delText xml:space="preserve">was </w:delText>
          </w:r>
          <w:r w:rsidRPr="007846C7" w:rsidDel="001C33DD">
            <w:delText xml:space="preserve">set to full brightness at a resolution of 1920 x 1080 and refresh rate of 100Hz with VPIXX's "Scanning backlight" feature turned on, which synchronizes the stimulus display to the screen's refresh rate. A Perspex cover </w:delText>
          </w:r>
          <w:r w:rsidR="00984883" w:rsidDel="001C33DD">
            <w:delText>was</w:delText>
          </w:r>
          <w:r w:rsidRPr="007846C7" w:rsidDel="001C33DD">
            <w:delText xml:space="preserve"> placed over the screen to protect it. The cover </w:delText>
          </w:r>
          <w:r w:rsidR="00984883" w:rsidDel="001C33DD">
            <w:delText xml:space="preserve">was </w:delText>
          </w:r>
          <w:r w:rsidRPr="007846C7" w:rsidDel="001C33DD">
            <w:delText xml:space="preserve">spray painted with a light layer of transparent matte lacquer to avoid reflections. The participants </w:delText>
          </w:r>
          <w:r w:rsidR="00984883" w:rsidDel="001C33DD">
            <w:delText xml:space="preserve">sat </w:delText>
          </w:r>
          <w:r w:rsidRPr="007846C7" w:rsidDel="001C33DD">
            <w:delText>approximately 60cm away from the screen and place</w:delText>
          </w:r>
          <w:r w:rsidR="00984883" w:rsidDel="001C33DD">
            <w:delText>d</w:delText>
          </w:r>
          <w:r w:rsidRPr="007846C7" w:rsidDel="001C33DD">
            <w:delText xml:space="preserve"> their index finger on a marked starting point located on the table </w:delText>
          </w:r>
          <w:r w:rsidR="00663803" w:rsidDel="001C33DD">
            <w:delText>40</w:delText>
          </w:r>
          <w:r w:rsidRPr="007846C7" w:rsidDel="001C33DD">
            <w:delText xml:space="preserve">cm away from the screen, in line with its center. The stimulus </w:delText>
          </w:r>
          <w:r w:rsidR="001B6994" w:rsidDel="001C33DD">
            <w:delText xml:space="preserve">was </w:delText>
          </w:r>
          <w:r w:rsidRPr="007846C7" w:rsidDel="001C33DD">
            <w:delText xml:space="preserve">displayed 24cm above the table and the classification answers </w:delText>
          </w:r>
          <w:r w:rsidR="001B6994" w:rsidDel="001C33DD">
            <w:delText xml:space="preserve">were </w:delText>
          </w:r>
          <w:r w:rsidRPr="007846C7" w:rsidDel="001C33DD">
            <w:delText>displayed on each side of it, 20cm apart (</w:delText>
          </w:r>
          <w:r w:rsidR="00D93812" w:rsidDel="001C33DD">
            <w:fldChar w:fldCharType="begin"/>
          </w:r>
          <w:r w:rsidR="00D93812" w:rsidDel="001C33DD">
            <w:delInstrText xml:space="preserve"> REF _Ref113902132 \h </w:delInstrText>
          </w:r>
        </w:del>
      </w:moveFrom>
      <w:del w:id="373" w:author="Chen Heller" w:date="2023-01-03T16:18:00Z"/>
      <w:moveFrom w:id="374" w:author="Chen Heller" w:date="2023-01-03T16:18:00Z">
        <w:del w:id="375" w:author="Chen Heller" w:date="2023-02-26T11:35:00Z">
          <w:r w:rsidR="00D93812" w:rsidDel="001C33DD">
            <w:fldChar w:fldCharType="separate"/>
          </w:r>
          <w:r w:rsidR="003251EA" w:rsidDel="001C33DD">
            <w:delText xml:space="preserve">Figure </w:delText>
          </w:r>
          <w:r w:rsidR="003251EA" w:rsidDel="001C33DD">
            <w:rPr>
              <w:noProof/>
            </w:rPr>
            <w:delText>1</w:delText>
          </w:r>
          <w:r w:rsidR="00D93812" w:rsidDel="001C33DD">
            <w:fldChar w:fldCharType="end"/>
          </w:r>
          <w:r w:rsidRPr="007846C7" w:rsidDel="001C33DD">
            <w:delText>). Participants w</w:delText>
          </w:r>
          <w:r w:rsidR="001B6994" w:rsidDel="001C33DD">
            <w:delText>ore</w:delText>
          </w:r>
          <w:r w:rsidRPr="007846C7" w:rsidDel="001C33DD">
            <w:delText xml:space="preserve"> a Velcro ring with a marker at the tip of their index finger. A touch </w:delText>
          </w:r>
          <w:r w:rsidR="001B6994" w:rsidDel="001C33DD">
            <w:delText xml:space="preserve">was </w:delText>
          </w:r>
          <w:r w:rsidRPr="007846C7" w:rsidDel="001C33DD">
            <w:delText xml:space="preserve">registered when the marker </w:delText>
          </w:r>
          <w:r w:rsidR="001B6994" w:rsidDel="001C33DD">
            <w:delText xml:space="preserve">was </w:delText>
          </w:r>
          <w:r w:rsidR="00D47A34" w:rsidDel="001C33DD">
            <w:delText>3</w:delText>
          </w:r>
          <w:r w:rsidRPr="007846C7" w:rsidDel="001C33DD">
            <w:delText>cm</w:delText>
          </w:r>
          <w:r w:rsidR="00D47A34" w:rsidDel="001C33DD">
            <w:delText xml:space="preserve"> </w:delText>
          </w:r>
          <w:r w:rsidRPr="007846C7" w:rsidDel="001C33DD">
            <w:delText xml:space="preserve">away from the </w:delText>
          </w:r>
          <w:r w:rsidRPr="007846C7" w:rsidDel="001C33DD">
            <w:lastRenderedPageBreak/>
            <w:delText>screen or closer. A system of 6 OptiTrack Flex 13 cameras by NaturalPoint, Inc. track</w:delText>
          </w:r>
          <w:r w:rsidR="001B6994" w:rsidDel="001C33DD">
            <w:delText>ed</w:delText>
          </w:r>
          <w:r w:rsidRPr="007846C7" w:rsidDel="001C33DD">
            <w:delText xml:space="preserve"> the marker's location using Motive 2.3.0 software</w:delText>
          </w:r>
          <w:r w:rsidR="00533630" w:rsidDel="001C33DD">
            <w:delText xml:space="preserve"> </w:delText>
          </w:r>
          <w:r w:rsidR="00533630" w:rsidDel="001C33DD">
            <w:fldChar w:fldCharType="begin"/>
          </w:r>
          <w:r w:rsidR="00533630" w:rsidDel="001C33DD">
            <w:del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delInstrText>
          </w:r>
          <w:r w:rsidR="00533630" w:rsidDel="001C33DD">
            <w:fldChar w:fldCharType="separate"/>
          </w:r>
          <w:r w:rsidR="00533630" w:rsidRPr="00533630" w:rsidDel="001C33DD">
            <w:rPr>
              <w:rFonts w:ascii="Times New Roman" w:hAnsi="Times New Roman" w:cs="Times New Roman"/>
            </w:rPr>
            <w:delText>(</w:delText>
          </w:r>
          <w:r w:rsidR="00533630" w:rsidRPr="00533630" w:rsidDel="001C33DD">
            <w:rPr>
              <w:rFonts w:ascii="Times New Roman" w:hAnsi="Times New Roman" w:cs="Times New Roman"/>
              <w:i/>
              <w:iCs/>
            </w:rPr>
            <w:delText>Motive</w:delText>
          </w:r>
          <w:r w:rsidR="00533630" w:rsidRPr="00533630" w:rsidDel="001C33DD">
            <w:rPr>
              <w:rFonts w:ascii="Times New Roman" w:hAnsi="Times New Roman" w:cs="Times New Roman"/>
            </w:rPr>
            <w:delText>, 2021)</w:delText>
          </w:r>
          <w:r w:rsidR="00533630" w:rsidDel="001C33DD">
            <w:fldChar w:fldCharType="end"/>
          </w:r>
          <w:r w:rsidRPr="007846C7" w:rsidDel="001C33DD">
            <w:delText xml:space="preserve"> at a sampling rate of 120Hz. The coordinates </w:delText>
          </w:r>
          <w:r w:rsidR="001B6994" w:rsidDel="001C33DD">
            <w:delText xml:space="preserve">were </w:delText>
          </w:r>
          <w:r w:rsidRPr="007846C7" w:rsidDel="001C33DD">
            <w:delText xml:space="preserve">broadcasted online to a NatNet client </w:delText>
          </w:r>
          <w:r w:rsidR="00533630" w:rsidDel="001C33DD">
            <w:fldChar w:fldCharType="begin"/>
          </w:r>
          <w:r w:rsidR="006D3EC2" w:rsidDel="001C33DD">
            <w:del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delInstrText>
          </w:r>
          <w:r w:rsidR="00533630" w:rsidDel="001C33DD">
            <w:fldChar w:fldCharType="separate"/>
          </w:r>
          <w:r w:rsidR="006D3EC2" w:rsidRPr="006D3EC2" w:rsidDel="001C33DD">
            <w:rPr>
              <w:rFonts w:ascii="Times New Roman" w:hAnsi="Times New Roman" w:cs="Times New Roman"/>
            </w:rPr>
            <w:delText>(</w:delText>
          </w:r>
          <w:r w:rsidR="006D3EC2" w:rsidRPr="006D3EC2" w:rsidDel="001C33DD">
            <w:rPr>
              <w:rFonts w:ascii="Times New Roman" w:hAnsi="Times New Roman" w:cs="Times New Roman"/>
              <w:i/>
              <w:iCs/>
            </w:rPr>
            <w:delText>NatNet SDK</w:delText>
          </w:r>
          <w:r w:rsidR="006D3EC2" w:rsidRPr="006D3EC2" w:rsidDel="001C33DD">
            <w:rPr>
              <w:rFonts w:ascii="Times New Roman" w:hAnsi="Times New Roman" w:cs="Times New Roman"/>
            </w:rPr>
            <w:delText>, 2021)</w:delText>
          </w:r>
          <w:r w:rsidR="00533630" w:rsidDel="001C33DD">
            <w:fldChar w:fldCharType="end"/>
          </w:r>
          <w:r w:rsidR="00533630" w:rsidDel="001C33DD">
            <w:delText xml:space="preserve"> </w:delText>
          </w:r>
          <w:r w:rsidRPr="007846C7" w:rsidDel="001C33DD">
            <w:delText>and recorded with Matlab.</w:delText>
          </w:r>
        </w:del>
      </w:moveFrom>
      <w:moveFromRangeEnd w:id="354"/>
    </w:p>
    <w:p w14:paraId="4BF5E27E" w14:textId="7E19DE1A" w:rsidR="000D064C" w:rsidRPr="007846C7" w:rsidDel="001C33DD" w:rsidRDefault="000D064C" w:rsidP="001C33DD">
      <w:pPr>
        <w:ind w:firstLine="0"/>
        <w:rPr>
          <w:del w:id="376" w:author="Chen Heller" w:date="2023-02-26T11:35:00Z"/>
        </w:rPr>
      </w:pPr>
    </w:p>
    <w:p w14:paraId="6A1EF066" w14:textId="2D378B2D" w:rsidR="0052293C" w:rsidDel="001C33DD" w:rsidRDefault="00127BFA">
      <w:pPr>
        <w:ind w:firstLine="0"/>
        <w:rPr>
          <w:del w:id="377" w:author="Chen Heller" w:date="2023-02-26T11:35:00Z"/>
          <w:moveFrom w:id="378" w:author="Chen Heller" w:date="2023-01-03T16:48:00Z"/>
        </w:rPr>
        <w:pPrChange w:id="379" w:author="Chen Heller" w:date="2023-02-26T11:35:00Z">
          <w:pPr>
            <w:pStyle w:val="NoSpacing"/>
            <w:keepNext/>
            <w:bidi w:val="0"/>
            <w:jc w:val="center"/>
          </w:pPr>
        </w:pPrChange>
      </w:pPr>
      <w:moveFromRangeStart w:id="380" w:author="Chen Heller" w:date="2023-01-03T16:48:00Z" w:name="move123656900"/>
      <w:moveFrom w:id="381" w:author="Chen Heller" w:date="2023-01-03T16:48:00Z">
        <w:del w:id="382" w:author="Chen Heller" w:date="2023-02-26T11:35:00Z">
          <w:r w:rsidRPr="00127BFA" w:rsidDel="001C33DD">
            <w:rPr>
              <w:rFonts w:asciiTheme="minorHAnsi" w:hAnsiTheme="minorHAnsi" w:cstheme="minorBidi"/>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12"/>
                        <a:stretch>
                          <a:fillRect/>
                        </a:stretch>
                      </pic:blipFill>
                      <pic:spPr>
                        <a:xfrm>
                          <a:off x="0" y="0"/>
                          <a:ext cx="3025885" cy="2555713"/>
                        </a:xfrm>
                        <a:prstGeom prst="rect">
                          <a:avLst/>
                        </a:prstGeom>
                      </pic:spPr>
                    </pic:pic>
                  </a:graphicData>
                </a:graphic>
              </wp:inline>
            </w:drawing>
          </w:r>
        </w:del>
      </w:moveFrom>
    </w:p>
    <w:p w14:paraId="4E401CC1" w14:textId="4F83CAF7" w:rsidR="007846C7" w:rsidRPr="00F630C9" w:rsidDel="001C33DD" w:rsidRDefault="0052293C">
      <w:pPr>
        <w:ind w:firstLine="0"/>
        <w:rPr>
          <w:del w:id="383" w:author="Chen Heller" w:date="2023-02-26T11:35:00Z"/>
          <w:moveFrom w:id="384" w:author="Chen Heller" w:date="2023-01-03T16:48:00Z"/>
        </w:rPr>
        <w:pPrChange w:id="385" w:author="Chen Heller" w:date="2023-02-26T11:35:00Z">
          <w:pPr>
            <w:pStyle w:val="Caption"/>
            <w:jc w:val="left"/>
          </w:pPr>
        </w:pPrChange>
      </w:pPr>
      <w:moveFrom w:id="386" w:author="Chen Heller" w:date="2023-01-03T16:48:00Z">
        <w:del w:id="387" w:author="Chen Heller" w:date="2023-02-26T11:35:00Z">
          <w:r w:rsidDel="001C33DD">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R="0095479C" w:rsidDel="001C33DD">
            <w:rPr>
              <w:noProof/>
            </w:rPr>
            <w:delText>1</w:delText>
          </w:r>
          <w:r w:rsidDel="001C33DD">
            <w:rPr>
              <w:i/>
              <w:iCs/>
              <w:noProof/>
              <w:color w:val="44546A" w:themeColor="text2"/>
              <w:sz w:val="22"/>
              <w:szCs w:val="18"/>
            </w:rPr>
            <w:fldChar w:fldCharType="end"/>
          </w:r>
          <w:r w:rsidDel="001C33DD">
            <w:delText xml:space="preserve">. </w:delText>
          </w:r>
          <w:r w:rsidR="007846C7" w:rsidRPr="00F630C9" w:rsidDel="001C33DD">
            <w:delText xml:space="preserve">Setup. A participant placing his finger on the starting point which is located </w:delText>
          </w:r>
          <w:r w:rsidR="00127BFA" w:rsidRPr="00F630C9" w:rsidDel="001C33DD">
            <w:delText>40</w:delText>
          </w:r>
          <w:r w:rsidR="007846C7" w:rsidRPr="00F630C9" w:rsidDel="001C33DD">
            <w:delText xml:space="preserve">cm away from the screen. The target is positioned 24cm above the starting point and the answers are placed on each of its sides, 20cm apart. Z axis maps the path to and from the screen. X axis maps the left and right directions. Y axis maps the up </w:delText>
          </w:r>
          <w:r w:rsidR="007846C7" w:rsidRPr="001F2731" w:rsidDel="001C33DD">
            <w:delText>and</w:delText>
          </w:r>
          <w:r w:rsidR="007846C7" w:rsidRPr="00F630C9" w:rsidDel="001C33DD">
            <w:delText xml:space="preserve"> down directions.</w:delText>
          </w:r>
        </w:del>
      </w:moveFrom>
    </w:p>
    <w:moveFromRangeEnd w:id="380"/>
    <w:p w14:paraId="0DC0BFD7" w14:textId="4F3A0ED1" w:rsidR="000D064C" w:rsidDel="001C33DD" w:rsidRDefault="000D064C">
      <w:pPr>
        <w:ind w:firstLine="0"/>
        <w:rPr>
          <w:del w:id="388" w:author="Chen Heller" w:date="2023-02-26T11:35:00Z"/>
          <w:rFonts w:ascii="Times New Roman" w:eastAsia="SimSun" w:hAnsi="Times New Roman" w:cs="Times New Roman"/>
          <w:b/>
          <w:bCs/>
          <w:kern w:val="24"/>
          <w:lang w:eastAsia="ja-JP" w:bidi="ar-SA"/>
        </w:rPr>
        <w:pPrChange w:id="389" w:author="Chen Heller" w:date="2023-02-26T11:35:00Z">
          <w:pPr>
            <w:jc w:val="left"/>
          </w:pPr>
        </w:pPrChange>
      </w:pPr>
      <w:del w:id="390" w:author="Chen Heller" w:date="2023-02-26T11:35:00Z">
        <w:r w:rsidDel="001C33DD">
          <w:br w:type="page"/>
        </w:r>
      </w:del>
    </w:p>
    <w:p w14:paraId="108D0C20" w14:textId="72C35DA1" w:rsidR="00566B9F" w:rsidDel="00E65EFB" w:rsidRDefault="00566B9F">
      <w:pPr>
        <w:ind w:firstLine="0"/>
        <w:rPr>
          <w:del w:id="391" w:author="Chen Heller" w:date="2023-01-03T16:48:00Z"/>
        </w:rPr>
        <w:pPrChange w:id="392" w:author="Chen Heller" w:date="2023-02-26T11:35:00Z">
          <w:pPr>
            <w:pStyle w:val="Heading3"/>
          </w:pPr>
        </w:pPrChange>
      </w:pPr>
      <w:bookmarkStart w:id="393" w:name="_Toc114485369"/>
      <w:del w:id="394" w:author="Chen Heller" w:date="2023-01-03T16:48:00Z">
        <w:r w:rsidDel="00E65EFB">
          <w:lastRenderedPageBreak/>
          <w:delText>Procedure</w:delText>
        </w:r>
        <w:bookmarkEnd w:id="393"/>
      </w:del>
    </w:p>
    <w:p w14:paraId="006ADC8A" w14:textId="5E26FEA6" w:rsidR="00400416" w:rsidRPr="00400416" w:rsidDel="00E65EFB" w:rsidRDefault="00400416" w:rsidP="001C33DD">
      <w:pPr>
        <w:ind w:firstLine="0"/>
        <w:rPr>
          <w:del w:id="395" w:author="Chen Heller" w:date="2023-01-03T16:49:00Z"/>
        </w:rPr>
      </w:pPr>
      <w:del w:id="396" w:author="Chen Heller" w:date="2023-01-03T16:49:00Z">
        <w:r w:rsidRPr="00400416" w:rsidDel="00E65EFB">
          <w:delText>Each session include</w:delText>
        </w:r>
        <w:r w:rsidR="004C19CF" w:rsidDel="00E65EFB">
          <w:delText>d</w:delText>
        </w:r>
        <w:r w:rsidRPr="00400416" w:rsidDel="00E65EFB">
          <w:delText xml:space="preserve"> a practice block and </w:delText>
        </w:r>
        <w:r w:rsidDel="00E65EFB">
          <w:delText xml:space="preserve">twelve </w:delText>
        </w:r>
        <w:r w:rsidRPr="00400416" w:rsidDel="00E65EFB">
          <w:delText xml:space="preserve">test blocks of forty trials each (i.e., 40 practice trials and </w:delText>
        </w:r>
        <w:r w:rsidDel="00E65EFB">
          <w:delText xml:space="preserve">480 </w:delText>
        </w:r>
        <w:r w:rsidRPr="00400416" w:rsidDel="00E65EFB">
          <w:delText xml:space="preserve">test trials). Breaks </w:delText>
        </w:r>
        <w:r w:rsidR="004C19CF" w:rsidDel="00E65EFB">
          <w:delText xml:space="preserve">were </w:delText>
        </w:r>
        <w:r w:rsidR="0024692C" w:rsidDel="00E65EFB">
          <w:delText>given</w:delText>
        </w:r>
        <w:r w:rsidR="0024692C" w:rsidRPr="00400416" w:rsidDel="00E65EFB">
          <w:delText xml:space="preserve"> </w:delText>
        </w:r>
        <w:r w:rsidRPr="00400416" w:rsidDel="00E65EFB">
          <w:delText xml:space="preserve">between blocks. </w:delText>
        </w:r>
        <w:r w:rsidR="0024692C" w:rsidDel="00E65EFB">
          <w:delText>H</w:delText>
        </w:r>
        <w:r w:rsidRPr="00400416" w:rsidDel="00E65EFB">
          <w:delText xml:space="preserve">alf the trials </w:delText>
        </w:r>
        <w:r w:rsidR="004C19CF" w:rsidDel="00E65EFB">
          <w:delText xml:space="preserve">were </w:delText>
        </w:r>
        <w:r w:rsidRPr="00400416" w:rsidDel="00E65EFB">
          <w:delText xml:space="preserve">congruent and half incongruent, and half the targets </w:delText>
        </w:r>
        <w:r w:rsidR="004C19CF" w:rsidDel="00E65EFB">
          <w:delText xml:space="preserve">were </w:delText>
        </w:r>
        <w:r w:rsidRPr="00400416" w:rsidDel="00E65EFB">
          <w:delText xml:space="preserve">natural and half artificial. Stimuli order </w:delText>
        </w:r>
        <w:r w:rsidR="00591CFE" w:rsidDel="00E65EFB">
          <w:delText xml:space="preserve">in the experimental blocks </w:delText>
        </w:r>
        <w:r w:rsidR="004C19CF" w:rsidDel="00E65EFB">
          <w:delText xml:space="preserve">was </w:delText>
        </w:r>
        <w:r w:rsidRPr="00400416" w:rsidDel="00E65EFB">
          <w:delText xml:space="preserve">dictated by </w:delText>
        </w:r>
        <w:r w:rsidR="002A64E7" w:rsidDel="00E65EFB">
          <w:delText xml:space="preserve">a </w:delText>
        </w:r>
        <w:r w:rsidRPr="00400416" w:rsidDel="00E65EFB">
          <w:delText xml:space="preserve">list that </w:delText>
        </w:r>
        <w:r w:rsidR="004C19CF" w:rsidDel="00E65EFB">
          <w:delText xml:space="preserve">was </w:delText>
        </w:r>
        <w:r w:rsidRPr="00400416" w:rsidDel="00E65EFB">
          <w:delText xml:space="preserve">randomly sampled (without replacement) out of </w:delText>
        </w:r>
        <w:r w:rsidR="002A64E7" w:rsidDel="00E65EFB">
          <w:delText xml:space="preserve">ten </w:delText>
        </w:r>
        <w:r w:rsidRPr="00400416" w:rsidDel="00E65EFB">
          <w:delText xml:space="preserve">pre-composed lists of trial condition and stimulus. </w:delText>
        </w:r>
        <w:r w:rsidR="0024692C" w:rsidDel="00E65EFB">
          <w:delText xml:space="preserve">An additional </w:delText>
        </w:r>
        <w:r w:rsidRPr="00400416" w:rsidDel="00E65EFB">
          <w:delText>practice list</w:delText>
        </w:r>
        <w:r w:rsidR="00222164" w:rsidDel="00E65EFB">
          <w:delText xml:space="preserve"> </w:delText>
        </w:r>
        <w:r w:rsidR="00DE4F36" w:rsidDel="00E65EFB">
          <w:delText xml:space="preserve">was </w:delText>
        </w:r>
        <w:r w:rsidR="0024692C" w:rsidDel="00E65EFB">
          <w:delText xml:space="preserve">used </w:delText>
        </w:r>
        <w:r w:rsidR="00222164" w:rsidDel="00E65EFB">
          <w:delText>for a</w:delText>
        </w:r>
        <w:r w:rsidR="00DE4F36" w:rsidDel="00E65EFB">
          <w:delText>l</w:delText>
        </w:r>
        <w:r w:rsidR="00222164" w:rsidDel="00E65EFB">
          <w:delText>l participants.</w:delText>
        </w:r>
        <w:r w:rsidRPr="00400416" w:rsidDel="00E65EFB">
          <w:delText xml:space="preserve"> In each list, the order of words </w:delText>
        </w:r>
        <w:r w:rsidR="00235843" w:rsidDel="00E65EFB">
          <w:delText>wa</w:delText>
        </w:r>
        <w:r w:rsidRPr="00400416" w:rsidDel="00E65EFB">
          <w:delText xml:space="preserve">s pseudorandom, with the following constraints: (a) Each word </w:delText>
        </w:r>
        <w:r w:rsidR="00DE4F36" w:rsidDel="00E65EFB">
          <w:delText>was</w:delText>
        </w:r>
        <w:r w:rsidRPr="00400416" w:rsidDel="00E65EFB">
          <w:delText xml:space="preserve"> equally frequent as a target at the congruent and incongruent conditions; (b) All words </w:delText>
        </w:r>
        <w:r w:rsidR="00CB5253" w:rsidDel="00E65EFB">
          <w:delText xml:space="preserve">were </w:delText>
        </w:r>
        <w:r w:rsidRPr="00400416" w:rsidDel="00E65EFB">
          <w:delText>used as targets the same number of times; (c) A target never repeat</w:delText>
        </w:r>
        <w:r w:rsidR="00CB5253" w:rsidDel="00E65EFB">
          <w:delText>ed</w:delText>
        </w:r>
        <w:r w:rsidRPr="00400416" w:rsidDel="00E65EFB">
          <w:delText xml:space="preserve"> in the same block; (d) In the congruent condition the prime </w:delText>
        </w:r>
        <w:r w:rsidR="00CB5253" w:rsidDel="00E65EFB">
          <w:delText xml:space="preserve">was </w:delText>
        </w:r>
        <w:r w:rsidRPr="00400416" w:rsidDel="00E65EFB">
          <w:delText xml:space="preserve">identical to the target word; (e) In the incongruent condition, a prime which doesn't share letters in common locations with the target </w:delText>
        </w:r>
        <w:r w:rsidR="00CB5253" w:rsidDel="00E65EFB">
          <w:delText xml:space="preserve">was </w:delText>
        </w:r>
        <w:r w:rsidRPr="00400416" w:rsidDel="00E65EFB">
          <w:delText>selected from the alternative category (artificial/natural). For example, in the congruent condition</w:delText>
        </w:r>
        <w:r w:rsidR="00235843" w:rsidDel="00E65EFB">
          <w:delText>, the word</w:delText>
        </w:r>
        <w:r w:rsidRPr="00400416" w:rsidDel="00E65EFB">
          <w:delText xml:space="preserve"> "phone" </w:delText>
        </w:r>
        <w:r w:rsidR="00097F67" w:rsidDel="00E65EFB">
          <w:delText xml:space="preserve">would </w:delText>
        </w:r>
        <w:r w:rsidRPr="00400416" w:rsidDel="00E65EFB">
          <w:delText xml:space="preserve">be preceded by "PHONE", while in the incongruent condition it </w:delText>
        </w:r>
        <w:r w:rsidR="00CB5253" w:rsidDel="00E65EFB">
          <w:delText xml:space="preserve">could </w:delText>
        </w:r>
        <w:r w:rsidRPr="00400416" w:rsidDel="00E65EFB">
          <w:delText xml:space="preserve">be preceded by "GRASS". Each prime </w:delText>
        </w:r>
        <w:r w:rsidR="00CB5253" w:rsidDel="00E65EFB">
          <w:delText xml:space="preserve">was </w:delText>
        </w:r>
        <w:r w:rsidRPr="00400416" w:rsidDel="00E65EFB">
          <w:delText>further paired with a random distractor from the same category (artificial/natural) to be used in the prime recognition task. The distractor share</w:delText>
        </w:r>
        <w:r w:rsidR="00D1564D" w:rsidDel="00E65EFB">
          <w:delText xml:space="preserve">d </w:delText>
        </w:r>
        <w:r w:rsidRPr="00400416" w:rsidDel="00E65EFB">
          <w:delText>no letters in common locations with the prime, so seeing one letter only suffice</w:delText>
        </w:r>
        <w:r w:rsidR="00D1564D" w:rsidDel="00E65EFB">
          <w:delText>d</w:delText>
        </w:r>
        <w:r w:rsidRPr="00400416" w:rsidDel="00E65EFB">
          <w:delText xml:space="preserve"> for correct discrimination.</w:delText>
        </w:r>
      </w:del>
    </w:p>
    <w:p w14:paraId="1E9B4EF6" w14:textId="4C200FE2" w:rsidR="00400416" w:rsidDel="001C33DD" w:rsidRDefault="00400416">
      <w:pPr>
        <w:ind w:firstLine="0"/>
        <w:rPr>
          <w:del w:id="397" w:author="Chen Heller" w:date="2023-02-26T11:35:00Z"/>
        </w:rPr>
        <w:pPrChange w:id="398" w:author="Chen Heller" w:date="2023-02-26T11:35:00Z">
          <w:pPr/>
        </w:pPrChange>
      </w:pPr>
      <w:del w:id="399" w:author="Chen Heller" w:date="2023-01-03T16:49:00Z">
        <w:r w:rsidRPr="00400416" w:rsidDel="00E65EFB">
          <w:delText>The procedure closely follow</w:delText>
        </w:r>
        <w:r w:rsidR="00D1564D" w:rsidDel="00E65EFB">
          <w:delText>ed</w:delText>
        </w:r>
        <w:r w:rsidRPr="00400416" w:rsidDel="00E65EFB">
          <w:delText xml:space="preserve"> the one used in</w:delText>
        </w:r>
        <w:r w:rsidR="00CA3673" w:rsidDel="00E65EFB">
          <w:delText xml:space="preserve"> </w:delText>
        </w:r>
        <w:r w:rsidR="00CA3673" w:rsidDel="00E65EFB">
          <w:fldChar w:fldCharType="begin"/>
        </w:r>
        <w:r w:rsidR="00364024" w:rsidDel="00E65EFB">
          <w:del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CA3673" w:rsidDel="00E65EFB">
          <w:fldChar w:fldCharType="separate"/>
        </w:r>
        <w:r w:rsidR="008D13A3" w:rsidRPr="008D13A3" w:rsidDel="00E65EFB">
          <w:rPr>
            <w:rFonts w:ascii="Times New Roman" w:hAnsi="Times New Roman" w:cs="Times New Roman"/>
          </w:rPr>
          <w:delText xml:space="preserve">Dehaene et al. </w:delText>
        </w:r>
        <w:r w:rsidR="008D13A3" w:rsidDel="00E65EFB">
          <w:rPr>
            <w:rFonts w:ascii="Times New Roman" w:hAnsi="Times New Roman" w:cs="Times New Roman"/>
          </w:rPr>
          <w:delText>(</w:delText>
        </w:r>
        <w:r w:rsidR="008D13A3" w:rsidRPr="008D13A3" w:rsidDel="00E65EFB">
          <w:rPr>
            <w:rFonts w:ascii="Times New Roman" w:hAnsi="Times New Roman" w:cs="Times New Roman"/>
          </w:rPr>
          <w:delText>2001)</w:delText>
        </w:r>
        <w:r w:rsidR="00CA3673" w:rsidDel="00E65EFB">
          <w:fldChar w:fldCharType="end"/>
        </w:r>
        <w:r w:rsidR="006F655C" w:rsidDel="00E65EFB">
          <w:delText>, yet in a motion tracking setup</w:delText>
        </w:r>
        <w:r w:rsidR="004124F4" w:rsidDel="00E65EFB">
          <w:delText xml:space="preserve">. </w:delText>
        </w:r>
        <w:r w:rsidRPr="00400416" w:rsidDel="00E65EFB">
          <w:delText>Every trial consist</w:delText>
        </w:r>
        <w:r w:rsidR="00D1564D" w:rsidDel="00E65EFB">
          <w:delText>ed</w:delText>
        </w:r>
        <w:r w:rsidRPr="00400416" w:rsidDel="00E65EFB">
          <w:delText xml:space="preserve"> of a fixation cross (1000ms), a first mask (270ms), a second mask (30ms), a prime word (30ms), a third mask (30ms) and a target (500ms). Once the target </w:delText>
        </w:r>
        <w:r w:rsidR="00D1564D" w:rsidDel="00E65EFB">
          <w:delText xml:space="preserve">was </w:delText>
        </w:r>
        <w:r w:rsidRPr="00400416" w:rsidDel="00E65EFB">
          <w:delText>displayed, participants classif</w:delText>
        </w:r>
        <w:r w:rsidR="00D1564D" w:rsidDel="00E65EFB">
          <w:delText>ied</w:delText>
        </w:r>
        <w:r w:rsidRPr="00400416" w:rsidDel="00E65EFB">
          <w:delText xml:space="preserve"> the target word as describing a natural / artificial item by </w:delText>
        </w:r>
        <w:r w:rsidR="004124F4" w:rsidDel="00E65EFB">
          <w:delText xml:space="preserve">reaching </w:delText>
        </w:r>
        <w:r w:rsidRPr="00400416" w:rsidDel="00E65EFB">
          <w:delText xml:space="preserve">the side of the screen that contains the appropriate category </w:delText>
        </w:r>
        <w:r w:rsidR="001E74D8" w:rsidDel="00E65EFB">
          <w:delText>(</w:delText>
        </w:r>
        <w:r w:rsidR="001E74D8" w:rsidDel="00E65EFB">
          <w:fldChar w:fldCharType="begin"/>
        </w:r>
        <w:r w:rsidR="001E74D8" w:rsidDel="00E65EFB">
          <w:delInstrText xml:space="preserve"> REF _Ref114472325 \h </w:delInstrText>
        </w:r>
        <w:r w:rsidR="001E74D8" w:rsidDel="00E65EFB">
          <w:fldChar w:fldCharType="separate"/>
        </w:r>
        <w:r w:rsidR="001E74D8" w:rsidDel="00E65EFB">
          <w:delText xml:space="preserve">Figure </w:delText>
        </w:r>
        <w:r w:rsidR="001E74D8" w:rsidDel="00E65EFB">
          <w:rPr>
            <w:noProof/>
          </w:rPr>
          <w:delText>2</w:delText>
        </w:r>
        <w:r w:rsidR="001E74D8" w:rsidDel="00E65EFB">
          <w:fldChar w:fldCharType="end"/>
        </w:r>
        <w:r w:rsidRPr="00400416" w:rsidDel="00E65EFB">
          <w:fldChar w:fldCharType="begin"/>
        </w:r>
        <w:r w:rsidRPr="00400416" w:rsidDel="00E65EFB">
          <w:delInstrText xml:space="preserve"> REF _Ref106198697 \h </w:delInstrText>
        </w:r>
        <w:r w:rsidR="006238E0" w:rsidDel="00E65EFB">
          <w:delInstrText xml:space="preserve"> \* MERGEFORMAT </w:delInstrText>
        </w:r>
        <w:r w:rsidR="00000000">
          <w:fldChar w:fldCharType="separate"/>
        </w:r>
        <w:r w:rsidRPr="00400416" w:rsidDel="00E65EFB">
          <w:fldChar w:fldCharType="end"/>
        </w:r>
        <w:r w:rsidRPr="00400416" w:rsidDel="00E65EFB">
          <w:delText xml:space="preserve">). </w:delText>
        </w:r>
        <w:r w:rsidR="00343DE9" w:rsidDel="00E65EFB">
          <w:delText>R</w:delText>
        </w:r>
        <w:r w:rsidRPr="00400416" w:rsidDel="00E65EFB">
          <w:delText xml:space="preserve">esponses </w:delText>
        </w:r>
        <w:r w:rsidR="00D1564D" w:rsidDel="00E65EFB">
          <w:delText xml:space="preserve">had to </w:delText>
        </w:r>
        <w:r w:rsidR="00343DE9" w:rsidDel="00E65EFB">
          <w:delText>be provided within a 1500ms time window from target presentation.</w:delText>
        </w:r>
        <w:r w:rsidRPr="00400416" w:rsidDel="00E65EFB">
          <w:delText xml:space="preserve"> Movement </w:delText>
        </w:r>
        <w:r w:rsidR="0085649F" w:rsidDel="00E65EFB">
          <w:delText>duration</w:delText>
        </w:r>
        <w:r w:rsidR="0085649F" w:rsidRPr="00400416" w:rsidDel="00E65EFB">
          <w:delText xml:space="preserve"> </w:delText>
        </w:r>
        <w:r w:rsidR="00E740B6" w:rsidDel="00E65EFB">
          <w:delText>was defined as the time between</w:delText>
        </w:r>
        <w:r w:rsidR="00E740B6" w:rsidRPr="00400416" w:rsidDel="00E65EFB">
          <w:delText xml:space="preserve"> </w:delText>
        </w:r>
        <w:r w:rsidR="00A55E0D" w:rsidDel="00E65EFB">
          <w:delText xml:space="preserve">target </w:delText>
        </w:r>
        <w:r w:rsidR="00E740B6" w:rsidDel="00E65EFB">
          <w:delText>onset</w:delText>
        </w:r>
        <w:r w:rsidR="00A55E0D" w:rsidDel="00E65EFB">
          <w:delText xml:space="preserve"> </w:delText>
        </w:r>
        <w:r w:rsidR="006F655C" w:rsidDel="00E65EFB">
          <w:delText>and the point whe</w:delText>
        </w:r>
        <w:r w:rsidRPr="00400416" w:rsidDel="00E65EFB">
          <w:delText xml:space="preserve">n </w:delText>
        </w:r>
        <w:r w:rsidR="007851B9" w:rsidDel="00E65EFB">
          <w:delText xml:space="preserve">the finger </w:delText>
        </w:r>
        <w:r w:rsidR="00CE2ED4" w:rsidDel="00E65EFB">
          <w:delText>was</w:delText>
        </w:r>
        <w:r w:rsidRPr="00400416" w:rsidDel="00E65EFB">
          <w:delText xml:space="preserve"> </w:delText>
        </w:r>
        <w:r w:rsidR="009A3E90" w:rsidDel="00E65EFB">
          <w:delText>3</w:delText>
        </w:r>
        <w:r w:rsidRPr="00400416" w:rsidDel="00E65EFB">
          <w:delText xml:space="preserve">cm away from the screen or </w:delText>
        </w:r>
        <w:r w:rsidRPr="00400416" w:rsidDel="00E65EFB">
          <w:lastRenderedPageBreak/>
          <w:delText>closer (on the Z axis)</w:delText>
        </w:r>
        <w:r w:rsidR="004E674D" w:rsidDel="00E65EFB">
          <w:delText>.</w:delText>
        </w:r>
        <w:r w:rsidR="009A3E90" w:rsidDel="00E65EFB">
          <w:delText xml:space="preserve"> </w:delText>
        </w:r>
        <w:r w:rsidR="006F655C" w:rsidDel="00E65EFB">
          <w:delText>Responses slower than 1500ms were followed by "Move faster" feedback.</w:delText>
        </w:r>
        <w:r w:rsidR="006F655C" w:rsidRPr="00400416" w:rsidDel="00E65EFB">
          <w:delText xml:space="preserve"> </w:delText>
        </w:r>
        <w:r w:rsidRPr="00400416" w:rsidDel="00E65EFB">
          <w:delText>After Classifying the targets, the participant</w:delText>
        </w:r>
        <w:r w:rsidR="00492654" w:rsidDel="00E65EFB">
          <w:delText>s were</w:delText>
        </w:r>
        <w:r w:rsidR="00CE2ED4" w:rsidDel="00E65EFB">
          <w:delText xml:space="preserve"> </w:delText>
        </w:r>
        <w:r w:rsidRPr="00400416" w:rsidDel="00E65EFB">
          <w:delText xml:space="preserve">asked to recognize the prime as an objective measure of prime awareness. Participants </w:delText>
        </w:r>
        <w:r w:rsidR="00E31408" w:rsidDel="00E65EFB">
          <w:delText xml:space="preserve">were </w:delText>
        </w:r>
        <w:r w:rsidRPr="00400416" w:rsidDel="00E65EFB">
          <w:delText xml:space="preserve">presented with two words – the prime and another word from the same category. Response </w:delText>
        </w:r>
        <w:r w:rsidR="00E31408" w:rsidDel="00E65EFB">
          <w:delText xml:space="preserve">was </w:delText>
        </w:r>
        <w:r w:rsidRPr="00400416" w:rsidDel="00E65EFB">
          <w:delText xml:space="preserve">given in an identical fashion to the target classification task, within a </w:delText>
        </w:r>
        <w:r w:rsidR="001F1A45" w:rsidDel="00E65EFB">
          <w:delText xml:space="preserve">5 </w:delText>
        </w:r>
        <w:r w:rsidRPr="00400416" w:rsidDel="00E65EFB">
          <w:delText xml:space="preserve">seconds response window. </w:delText>
        </w:r>
        <w:r w:rsidR="00086E17" w:rsidDel="00E65EFB">
          <w:delText>Then</w:delText>
        </w:r>
        <w:r w:rsidRPr="00400416" w:rsidDel="00E65EFB">
          <w:delText xml:space="preserve">, a subjective measure of prime awareness </w:delText>
        </w:r>
        <w:r w:rsidR="00E31408" w:rsidDel="00E65EFB">
          <w:delText xml:space="preserve">was </w:delText>
        </w:r>
        <w:r w:rsidRPr="00400416" w:rsidDel="00E65EFB">
          <w:delText>taken, using the Perceptual Awareness Scale (PAS</w:delText>
        </w:r>
        <w:r w:rsidR="00941B2F" w:rsidDel="00E65EFB">
          <w:delText>;</w:delText>
        </w:r>
        <w:r w:rsidR="00BB389B" w:rsidDel="00E65EFB">
          <w:delText xml:space="preserve"> </w:delText>
        </w:r>
        <w:r w:rsidR="00941B2F" w:rsidDel="00E65EFB">
          <w:fldChar w:fldCharType="begin"/>
        </w:r>
        <w:r w:rsidR="008D13A3" w:rsidDel="00E65EFB">
          <w:del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delInstrText>
        </w:r>
        <w:r w:rsidR="00941B2F" w:rsidDel="00E65EFB">
          <w:fldChar w:fldCharType="separate"/>
        </w:r>
        <w:r w:rsidR="00941B2F" w:rsidRPr="00941B2F" w:rsidDel="00E65EFB">
          <w:rPr>
            <w:rFonts w:ascii="Times New Roman" w:hAnsi="Times New Roman" w:cs="Times New Roman"/>
          </w:rPr>
          <w:delText>Sandberg &amp; Overgaard, 2015)</w:delText>
        </w:r>
        <w:r w:rsidR="00941B2F" w:rsidDel="00E65EFB">
          <w:fldChar w:fldCharType="end"/>
        </w:r>
        <w:r w:rsidRPr="00400416" w:rsidDel="00E65EFB">
          <w:delText>. Participants use</w:delText>
        </w:r>
        <w:r w:rsidR="00E31408" w:rsidDel="00E65EFB">
          <w:delText>d</w:delText>
        </w:r>
        <w:r w:rsidRPr="00400416" w:rsidDel="00E65EFB">
          <w:delText xml:space="preserve"> the</w:delText>
        </w:r>
        <w:r w:rsidR="00253BED" w:rsidDel="00E65EFB">
          <w:delText xml:space="preserve"> </w:delText>
        </w:r>
        <w:r w:rsidRPr="00400416" w:rsidDel="00E65EFB">
          <w:delText>keyboard numbers</w:delText>
        </w:r>
        <w:r w:rsidR="00253BED" w:rsidDel="00E65EFB">
          <w:delText xml:space="preserve"> </w:delText>
        </w:r>
        <w:r w:rsidRPr="00400416" w:rsidDel="00E65EFB">
          <w:delText xml:space="preserve">1-4 to rate how well did they see the prime (1 – "Didn't see anything", 2 – "Saw something vaguely, but can't say what it is", 3 – "Saw part of the prime clearly", 4 – "Saw the whole prime clearly"). Finally, participants </w:delText>
        </w:r>
        <w:r w:rsidR="009C3535" w:rsidDel="00E65EFB">
          <w:delText xml:space="preserve">were asked </w:delText>
        </w:r>
        <w:r w:rsidRPr="00400416" w:rsidDel="00E65EFB">
          <w:delText>to return their finger to the starting point.</w:delText>
        </w:r>
      </w:del>
    </w:p>
    <w:p w14:paraId="735EB056" w14:textId="050E3429" w:rsidR="000D064C" w:rsidDel="001C33DD" w:rsidRDefault="000D064C">
      <w:pPr>
        <w:ind w:firstLine="0"/>
        <w:rPr>
          <w:del w:id="400" w:author="Chen Heller" w:date="2023-02-26T11:35:00Z"/>
        </w:rPr>
        <w:pPrChange w:id="401" w:author="Chen Heller" w:date="2023-02-26T11:35:00Z">
          <w:pPr/>
        </w:pPrChange>
      </w:pPr>
    </w:p>
    <w:p w14:paraId="368B1290" w14:textId="7E4C11A5" w:rsidR="0095479C" w:rsidDel="001C33DD" w:rsidRDefault="004058A7">
      <w:pPr>
        <w:ind w:firstLine="0"/>
        <w:rPr>
          <w:del w:id="402" w:author="Chen Heller" w:date="2023-02-26T11:35:00Z"/>
          <w:moveFrom w:id="403" w:author="Chen Heller" w:date="2023-01-03T16:50:00Z"/>
        </w:rPr>
        <w:pPrChange w:id="404" w:author="Chen Heller" w:date="2023-02-26T11:35:00Z">
          <w:pPr>
            <w:pStyle w:val="NoSpacing"/>
            <w:keepNext/>
            <w:bidi w:val="0"/>
          </w:pPr>
        </w:pPrChange>
      </w:pPr>
      <w:moveFromRangeStart w:id="405" w:author="Chen Heller" w:date="2023-01-03T16:50:00Z" w:name="move123657044"/>
      <w:moveFrom w:id="406" w:author="Chen Heller" w:date="2023-01-03T16:50:00Z">
        <w:del w:id="407" w:author="Chen Heller" w:date="2023-02-26T11:35:00Z">
          <w:r w:rsidRPr="004058A7" w:rsidDel="001C33DD">
            <w:rPr>
              <w:rFonts w:asciiTheme="minorHAnsi" w:hAnsiTheme="minorHAnsi" w:cstheme="minorBidi"/>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6566026" cy="3934143"/>
                        </a:xfrm>
                        <a:prstGeom prst="rect">
                          <a:avLst/>
                        </a:prstGeom>
                      </pic:spPr>
                    </pic:pic>
                  </a:graphicData>
                </a:graphic>
              </wp:inline>
            </w:drawing>
          </w:r>
        </w:del>
      </w:moveFrom>
    </w:p>
    <w:p w14:paraId="527194B6" w14:textId="6F5467E8" w:rsidR="00400416" w:rsidDel="001C33DD" w:rsidRDefault="0095479C">
      <w:pPr>
        <w:ind w:firstLine="0"/>
        <w:rPr>
          <w:del w:id="408" w:author="Chen Heller" w:date="2023-02-26T11:35:00Z"/>
          <w:moveFrom w:id="409" w:author="Chen Heller" w:date="2023-01-03T16:50:00Z"/>
        </w:rPr>
        <w:pPrChange w:id="410" w:author="Chen Heller" w:date="2023-02-26T11:35:00Z">
          <w:pPr>
            <w:pStyle w:val="Caption"/>
            <w:jc w:val="left"/>
          </w:pPr>
        </w:pPrChange>
      </w:pPr>
      <w:moveFrom w:id="411" w:author="Chen Heller" w:date="2023-01-03T16:50:00Z">
        <w:del w:id="412" w:author="Chen Heller" w:date="2023-02-26T11:35:00Z">
          <w:r w:rsidDel="001C33DD">
            <w:lastRenderedPageBreak/>
            <w:delText xml:space="preserve">Figure </w:delText>
          </w:r>
          <w:r w:rsidDel="001C33DD">
            <w:rPr>
              <w:i/>
              <w:iCs/>
              <w:color w:val="44546A" w:themeColor="text2"/>
              <w:sz w:val="22"/>
              <w:szCs w:val="18"/>
            </w:rPr>
            <w:fldChar w:fldCharType="begin"/>
          </w:r>
          <w:r w:rsidDel="001C33DD">
            <w:delInstrText xml:space="preserve"> SEQ Figure \* ARABIC </w:delInstrText>
          </w:r>
          <w:r w:rsidDel="001C33DD">
            <w:rPr>
              <w:i/>
              <w:iCs/>
              <w:color w:val="44546A" w:themeColor="text2"/>
              <w:sz w:val="22"/>
              <w:szCs w:val="18"/>
            </w:rPr>
            <w:fldChar w:fldCharType="separate"/>
          </w:r>
          <w:r w:rsidDel="001C33DD">
            <w:rPr>
              <w:noProof/>
            </w:rPr>
            <w:delText>2</w:delText>
          </w:r>
          <w:r w:rsidDel="001C33DD">
            <w:rPr>
              <w:i/>
              <w:iCs/>
              <w:noProof/>
              <w:color w:val="44546A" w:themeColor="text2"/>
              <w:sz w:val="22"/>
              <w:szCs w:val="18"/>
            </w:rPr>
            <w:fldChar w:fldCharType="end"/>
          </w:r>
          <w:r w:rsidDel="001C33DD">
            <w:delText xml:space="preserve">. </w:delText>
          </w:r>
          <w:r w:rsidR="00400416" w:rsidRPr="00400416" w:rsidDel="001C33DD">
            <w:delText>Stimuli presentation order</w:delText>
          </w:r>
          <w:r w:rsidR="00AA03E9" w:rsidDel="001C33DD">
            <w:delText xml:space="preserve"> </w:delText>
          </w:r>
          <w:r w:rsidR="008C0FF6" w:rsidDel="001C33DD">
            <w:delText xml:space="preserve">in </w:delText>
          </w:r>
          <w:r w:rsidR="00AA03E9" w:rsidDel="001C33DD">
            <w:delText xml:space="preserve">experiment </w:delText>
          </w:r>
          <w:r w:rsidR="008C0FF6" w:rsidDel="001C33DD">
            <w:delText>1</w:delText>
          </w:r>
          <w:r w:rsidR="00400416" w:rsidRPr="00400416" w:rsidDel="001C33DD">
            <w:delText xml:space="preserve">. Each trial </w:delText>
          </w:r>
          <w:r w:rsidR="001A2B81" w:rsidDel="001C33DD">
            <w:delText>was</w:delText>
          </w:r>
          <w:r w:rsidR="00400416" w:rsidRPr="00400416" w:rsidDel="001C33DD">
            <w:delText xml:space="preserve"> composed of a fixation cross (1000ms), a first mask (270ms), a second mask (30ms), a prime word (30ms), a third mask (30ms), a classification task (</w:delText>
          </w:r>
          <w:r w:rsidR="006E2077" w:rsidDel="001C33DD">
            <w:delText>0-1500</w:delText>
          </w:r>
          <w:r w:rsidR="00400416" w:rsidRPr="00400416" w:rsidDel="001C33DD">
            <w:delText xml:space="preserve">ms, out of which the target </w:delText>
          </w:r>
          <w:r w:rsidR="0068691D" w:rsidDel="001C33DD">
            <w:delText xml:space="preserve">was </w:delText>
          </w:r>
          <w:r w:rsidR="00400416" w:rsidRPr="00400416" w:rsidDel="001C33DD">
            <w:delText>displayed for 500ms), a recognition task (</w:delText>
          </w:r>
          <w:r w:rsidR="001E1DCA" w:rsidDel="001C33DD">
            <w:delText>0</w:delText>
          </w:r>
          <w:r w:rsidR="00400416" w:rsidRPr="00400416" w:rsidDel="001C33DD">
            <w:delText>-</w:delText>
          </w:r>
          <w:r w:rsidR="001E1DCA" w:rsidDel="001C33DD">
            <w:delText>5</w:delText>
          </w:r>
          <w:r w:rsidR="006E2077" w:rsidDel="001C33DD">
            <w:delText>,</w:delText>
          </w:r>
          <w:r w:rsidR="00400416" w:rsidRPr="00400416" w:rsidDel="001C33DD">
            <w:delText xml:space="preserve">000ms) and a PAS task (no time limit). The blue circles appearing on the screen are presented as markers for the </w:delText>
          </w:r>
          <w:r w:rsidR="00224A4F" w:rsidDel="001C33DD">
            <w:delText>participants</w:delText>
          </w:r>
          <w:r w:rsidR="00224A4F" w:rsidRPr="00400416" w:rsidDel="001C33DD">
            <w:delText xml:space="preserve"> </w:delText>
          </w:r>
          <w:r w:rsidR="00400416" w:rsidRPr="00400416" w:rsidDel="001C33DD">
            <w:delText>to know where they should touch in order to make their response.</w:delText>
          </w:r>
        </w:del>
      </w:moveFrom>
    </w:p>
    <w:moveFromRangeEnd w:id="405"/>
    <w:p w14:paraId="675C1A7B" w14:textId="4E905234" w:rsidR="000C2F18" w:rsidRPr="00694848" w:rsidDel="001C33DD" w:rsidRDefault="000C2F18">
      <w:pPr>
        <w:ind w:firstLine="0"/>
        <w:rPr>
          <w:del w:id="413" w:author="Chen Heller" w:date="2023-02-26T11:35:00Z"/>
        </w:rPr>
        <w:pPrChange w:id="414" w:author="Chen Heller" w:date="2023-02-26T11:35:00Z">
          <w:pPr>
            <w:ind w:left="720" w:firstLine="0"/>
          </w:pPr>
        </w:pPrChange>
      </w:pPr>
    </w:p>
    <w:p w14:paraId="22934D29" w14:textId="41E96E6C" w:rsidR="00B33642" w:rsidDel="001C33DD" w:rsidRDefault="00A17855">
      <w:pPr>
        <w:ind w:firstLine="0"/>
        <w:rPr>
          <w:del w:id="415" w:author="Chen Heller" w:date="2023-02-26T11:35:00Z"/>
          <w:moveFrom w:id="416" w:author="Chen Heller" w:date="2023-01-03T17:26:00Z"/>
        </w:rPr>
        <w:pPrChange w:id="417" w:author="Chen Heller" w:date="2023-02-26T11:35:00Z">
          <w:pPr>
            <w:pStyle w:val="Heading3"/>
          </w:pPr>
        </w:pPrChange>
      </w:pPr>
      <w:bookmarkStart w:id="418" w:name="_Toc114485370"/>
      <w:moveFromRangeStart w:id="419" w:author="Chen Heller" w:date="2023-01-03T17:26:00Z" w:name="move123659235"/>
      <w:moveFrom w:id="420" w:author="Chen Heller" w:date="2023-01-03T17:26:00Z">
        <w:del w:id="421" w:author="Chen Heller" w:date="2023-02-26T11:35:00Z">
          <w:r w:rsidDel="001C33DD">
            <w:delText>Trajectory p</w:delText>
          </w:r>
          <w:r w:rsidR="00B33642" w:rsidDel="001C33DD">
            <w:delText>reprocessing</w:delText>
          </w:r>
          <w:bookmarkEnd w:id="418"/>
        </w:del>
      </w:moveFrom>
    </w:p>
    <w:p w14:paraId="597DB305" w14:textId="3593EDCA" w:rsidR="00B33642" w:rsidRPr="00B33642" w:rsidDel="001C33DD" w:rsidRDefault="001E0823" w:rsidP="001C33DD">
      <w:pPr>
        <w:ind w:firstLine="0"/>
        <w:rPr>
          <w:del w:id="422" w:author="Chen Heller" w:date="2023-02-26T11:35:00Z"/>
        </w:rPr>
      </w:pPr>
      <w:moveFrom w:id="423" w:author="Chen Heller" w:date="2023-01-03T17:26:00Z">
        <w:del w:id="424" w:author="Chen Heller" w:date="2023-02-26T11:35:00Z">
          <w:r w:rsidDel="001C33DD">
            <w:delText>The p</w:delText>
          </w:r>
          <w:r w:rsidRPr="002B6CA5" w:rsidDel="001C33DD">
            <w:delText xml:space="preserve">reprocessing </w:delText>
          </w:r>
          <w:r w:rsidDel="001C33DD">
            <w:delText xml:space="preserve">procedures </w:delText>
          </w:r>
          <w:r w:rsidR="00492414" w:rsidDel="001C33DD">
            <w:delText xml:space="preserve">followed </w:delText>
          </w:r>
          <w:r w:rsidDel="001C33DD">
            <w:delText xml:space="preserve">those described in </w:delText>
          </w:r>
          <w:r w:rsidRPr="00C65950" w:rsidDel="001C33DD">
            <w:delText xml:space="preserve">Gallivan &amp; Chapman </w:delText>
          </w:r>
          <w:r w:rsidR="00E46E50" w:rsidDel="001C33DD">
            <w:fldChar w:fldCharType="begin"/>
          </w:r>
          <w:r w:rsidR="00E46E50" w:rsidDel="001C33DD">
            <w:del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E46E50" w:rsidDel="001C33DD">
            <w:fldChar w:fldCharType="separate"/>
          </w:r>
          <w:r w:rsidR="00E46E50" w:rsidRPr="00E46E50" w:rsidDel="001C33DD">
            <w:rPr>
              <w:rFonts w:ascii="Times New Roman" w:hAnsi="Times New Roman" w:cs="Times New Roman"/>
            </w:rPr>
            <w:delText>(2014)</w:delText>
          </w:r>
          <w:r w:rsidR="00E46E50" w:rsidDel="001C33DD">
            <w:fldChar w:fldCharType="end"/>
          </w:r>
          <w:r w:rsidRPr="00C65950" w:rsidDel="001C33DD">
            <w:delText xml:space="preserve">. </w:delText>
          </w:r>
          <w:r w:rsidDel="001C33DD">
            <w:delText xml:space="preserve">Missing values </w:delText>
          </w:r>
          <w:r w:rsidR="00492414" w:rsidDel="001C33DD">
            <w:delText xml:space="preserve">were </w:delText>
          </w:r>
          <w:r w:rsidDel="001C33DD">
            <w:delText>interpolated with the inpaint_nans</w:delText>
          </w:r>
          <w:r w:rsidR="00226EAF" w:rsidDel="001C33DD">
            <w:delText xml:space="preserve"> function</w:delText>
          </w:r>
          <w:r w:rsidDel="001C33DD">
            <w:delText xml:space="preserve"> </w:delText>
          </w:r>
          <w:r w:rsidDel="001C33DD">
            <w:fldChar w:fldCharType="begin"/>
          </w:r>
          <w:r w:rsidDel="001C33DD">
            <w:del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delInstrText>
          </w:r>
          <w:r w:rsidDel="001C33DD">
            <w:fldChar w:fldCharType="separate"/>
          </w:r>
          <w:r w:rsidRPr="0086789F" w:rsidDel="001C33DD">
            <w:rPr>
              <w:rFonts w:ascii="Times New Roman" w:hAnsi="Times New Roman" w:cs="Times New Roman"/>
            </w:rPr>
            <w:delText>(D’Errico, 2022)</w:delText>
          </w:r>
          <w:r w:rsidDel="001C33DD">
            <w:fldChar w:fldCharType="end"/>
          </w:r>
          <w:r w:rsidDel="001C33DD">
            <w:delText xml:space="preserve"> to fill gaps in the trajectory, which </w:delText>
          </w:r>
          <w:r w:rsidR="00492414" w:rsidDel="001C33DD">
            <w:delText xml:space="preserve">was </w:delText>
          </w:r>
          <w:r w:rsidDel="001C33DD">
            <w:delText xml:space="preserve">then filtered with a </w:delText>
          </w:r>
          <w:r w:rsidRPr="002B6CA5" w:rsidDel="001C33DD">
            <w:delText xml:space="preserve">low pass butterworth filter </w:delText>
          </w:r>
          <w:r w:rsidDel="001C33DD">
            <w:delText>(</w:delText>
          </w:r>
          <w:r w:rsidRPr="002B6CA5" w:rsidDel="001C33DD">
            <w:delText>2</w:delText>
          </w:r>
          <w:r w:rsidRPr="002B6CA5" w:rsidDel="001C33DD">
            <w:rPr>
              <w:vertAlign w:val="superscript"/>
            </w:rPr>
            <w:delText>nd</w:delText>
          </w:r>
          <w:r w:rsidRPr="002B6CA5" w:rsidDel="001C33DD">
            <w:delText xml:space="preserve"> order with cutoff at 8Hz</w:delText>
          </w:r>
          <w:r w:rsidDel="001C33DD">
            <w:delText xml:space="preserve">) to reduce noise. The axis' origin </w:delText>
          </w:r>
          <w:r w:rsidR="00492414" w:rsidDel="001C33DD">
            <w:delText xml:space="preserve">was </w:delText>
          </w:r>
          <w:r w:rsidDel="001C33DD">
            <w:delText xml:space="preserve">set at the first sample of each trial. To locate </w:delText>
          </w:r>
          <w:r w:rsidR="00E7320D" w:rsidDel="001C33DD">
            <w:delText xml:space="preserve">reaching </w:delText>
          </w:r>
          <w:r w:rsidRPr="00E7320D" w:rsidDel="001C33DD">
            <w:delText>onset</w:delText>
          </w:r>
          <w:r w:rsidDel="001C33DD">
            <w:delText>, a low pass butterworth filter (2</w:delText>
          </w:r>
          <w:r w:rsidRPr="00BD4213" w:rsidDel="001C33DD">
            <w:rPr>
              <w:vertAlign w:val="superscript"/>
            </w:rPr>
            <w:delText>nd</w:delText>
          </w:r>
          <w:r w:rsidDel="001C33DD">
            <w:delText xml:space="preserve"> order with a 10Hz cutoff) </w:delText>
          </w:r>
          <w:r w:rsidR="00492414" w:rsidRPr="00C95261" w:rsidDel="001C33DD">
            <w:delText>was</w:delText>
          </w:r>
          <w:r w:rsidR="00492414" w:rsidDel="001C33DD">
            <w:rPr>
              <w:u w:val="words"/>
            </w:rPr>
            <w:delText xml:space="preserve"> </w:delText>
          </w:r>
          <w:r w:rsidDel="001C33DD">
            <w:delText xml:space="preserve">applied to the 3D velocity. </w:delText>
          </w:r>
          <w:r w:rsidR="00E7320D" w:rsidDel="001C33DD">
            <w:rPr>
              <w:i/>
              <w:iCs/>
            </w:rPr>
            <w:delText>Reaching</w:delText>
          </w:r>
          <w:r w:rsidR="009A594B" w:rsidRPr="008C0FF6" w:rsidDel="001C33DD">
            <w:rPr>
              <w:i/>
              <w:iCs/>
            </w:rPr>
            <w:delText xml:space="preserve"> o</w:delText>
          </w:r>
          <w:r w:rsidRPr="008C0FF6" w:rsidDel="001C33DD">
            <w:rPr>
              <w:i/>
              <w:iCs/>
            </w:rPr>
            <w:delText>nset</w:delText>
          </w:r>
          <w:r w:rsidR="00E7320D" w:rsidDel="001C33DD">
            <w:delText xml:space="preserve"> </w:delText>
          </w:r>
          <w:r w:rsidR="00D57772" w:rsidDel="001C33DD">
            <w:delText xml:space="preserve">was </w:delText>
          </w:r>
          <w:r w:rsidDel="001C33DD">
            <w:delText xml:space="preserve">indicated by four consecutive samples having a velocity greater than 20mm/s and a total acceleration of at least 20mm/s^2. </w:delText>
          </w:r>
          <w:r w:rsidR="002D3024" w:rsidRPr="008C0FF6" w:rsidDel="001C33DD">
            <w:rPr>
              <w:i/>
              <w:iCs/>
            </w:rPr>
            <w:delText>Reaching o</w:delText>
          </w:r>
          <w:r w:rsidRPr="008C0FF6" w:rsidDel="001C33DD">
            <w:rPr>
              <w:i/>
              <w:iCs/>
            </w:rPr>
            <w:delText>ffset</w:delText>
          </w:r>
          <w:r w:rsidDel="001C33DD">
            <w:delText xml:space="preserve"> </w:delText>
          </w:r>
          <w:r w:rsidR="00D57772" w:rsidDel="001C33DD">
            <w:delText xml:space="preserve">was </w:delText>
          </w:r>
          <w:r w:rsidDel="001C33DD">
            <w:delText>determined as the point along the trajectory that is closest to the screen.</w:delText>
          </w:r>
          <w:r w:rsidR="002D3024" w:rsidDel="001C33DD">
            <w:delText xml:space="preserve"> </w:delText>
          </w:r>
          <w:r w:rsidDel="001C33DD">
            <w:delText xml:space="preserve">The </w:delText>
          </w:r>
          <w:r w:rsidR="003B7F7E" w:rsidDel="001C33DD">
            <w:delText xml:space="preserve">trajectories </w:delText>
          </w:r>
          <w:r w:rsidR="00D57772" w:rsidDel="001C33DD">
            <w:delText xml:space="preserve">were </w:delText>
          </w:r>
          <w:r w:rsidDel="001C33DD">
            <w:delText xml:space="preserve">normalized to the </w:delText>
          </w:r>
          <w:r w:rsidR="003B7F7E" w:rsidDel="001C33DD">
            <w:delText xml:space="preserve">distance </w:delText>
          </w:r>
          <w:r w:rsidDel="001C33DD">
            <w:delText>traveled along the axis perpendicular to the screen (Z axis). To do so, a B-spline of the 6</w:delText>
          </w:r>
          <w:r w:rsidRPr="00576F53" w:rsidDel="001C33DD">
            <w:rPr>
              <w:vertAlign w:val="superscript"/>
            </w:rPr>
            <w:delText>th</w:delText>
          </w:r>
          <w:r w:rsidDel="001C33DD">
            <w:delText xml:space="preserve"> order with a</w:delText>
          </w:r>
          <w:r w:rsidRPr="00C83062" w:rsidDel="001C33DD">
            <w:delText xml:space="preserve"> roughness penalty </w:delText>
          </w:r>
        </w:del>
        <m:oMath>
          <m:r>
            <w:del w:id="425" w:author="Chen Heller" w:date="2023-02-26T11:35:00Z">
              <w:rPr>
                <w:rFonts w:ascii="Cambria Math" w:hAnsi="Cambria Math"/>
              </w:rPr>
              <m:t>λ=</m:t>
            </w:del>
          </m:r>
          <m:sSup>
            <m:sSupPr>
              <m:ctrlPr>
                <w:del w:id="426" w:author="Chen Heller" w:date="2023-02-26T11:35:00Z">
                  <w:rPr>
                    <w:rFonts w:ascii="Cambria Math" w:hAnsi="Cambria Math"/>
                    <w:i/>
                  </w:rPr>
                </w:del>
              </m:ctrlPr>
            </m:sSupPr>
            <m:e>
              <m:r>
                <w:del w:id="427" w:author="Chen Heller" w:date="2023-02-26T11:35:00Z">
                  <w:rPr>
                    <w:rFonts w:ascii="Cambria Math" w:hAnsi="Cambria Math"/>
                  </w:rPr>
                  <m:t>10</m:t>
                </w:del>
              </m:r>
            </m:e>
            <m:sup>
              <m:r>
                <w:del w:id="428" w:author="Chen Heller" w:date="2023-02-26T11:35:00Z">
                  <w:rPr>
                    <w:rFonts w:ascii="Cambria Math" w:hAnsi="Cambria Math"/>
                  </w:rPr>
                  <m:t>-18</m:t>
                </w:del>
              </m:r>
            </m:sup>
          </m:sSup>
        </m:oMath>
        <w:moveFrom w:id="429" w:author="Chen Heller" w:date="2023-01-03T17:26:00Z">
          <w:del w:id="430" w:author="Chen Heller" w:date="2023-02-26T11:35:00Z">
            <w:r w:rsidDel="001C33DD">
              <w:delText xml:space="preserve"> on the 4</w:delText>
            </w:r>
            <w:r w:rsidRPr="00C83062" w:rsidDel="001C33DD">
              <w:rPr>
                <w:vertAlign w:val="superscript"/>
              </w:rPr>
              <w:delText>th</w:delText>
            </w:r>
            <w:r w:rsidDel="001C33DD">
              <w:delText xml:space="preserve"> derivative </w:delText>
            </w:r>
            <w:r w:rsidR="00D57772" w:rsidDel="001C33DD">
              <w:delText xml:space="preserve">was </w:delText>
            </w:r>
            <w:r w:rsidDel="001C33DD">
              <w:delText xml:space="preserve">fitted to each axis with a spline at every data point. The fitted function </w:delText>
            </w:r>
            <w:r w:rsidR="00D57772" w:rsidDel="001C33DD">
              <w:delText xml:space="preserve">was </w:delText>
            </w:r>
            <w:r w:rsidDel="001C33DD">
              <w:delText xml:space="preserve">used to produce a high-resolution representation of the trajectory (1000 samples) from which 200 points equally spaced along the </w:delText>
            </w:r>
            <w:r w:rsidR="00556BF3" w:rsidDel="001C33DD">
              <w:delText xml:space="preserve">traveled </w:delText>
            </w:r>
            <w:r w:rsidDel="001C33DD">
              <w:delText xml:space="preserve">distance on the Z axis </w:delText>
            </w:r>
            <w:r w:rsidR="00F00C31" w:rsidDel="001C33DD">
              <w:delText>were</w:delText>
            </w:r>
            <w:r w:rsidDel="001C33DD">
              <w:delText xml:space="preserve"> extracted (e.g., if the participant moved 2cm forward and 1cm backward, the distance </w:delText>
            </w:r>
            <w:r w:rsidR="00F00C31" w:rsidDel="001C33DD">
              <w:delText xml:space="preserve">that was </w:delText>
            </w:r>
            <w:r w:rsidDel="001C33DD">
              <w:delText xml:space="preserve">traveled </w:delText>
            </w:r>
            <w:r w:rsidR="00F00C31" w:rsidDel="001C33DD">
              <w:delText>was</w:delText>
            </w:r>
            <w:r w:rsidDel="001C33DD">
              <w:delText xml:space="preserve"> 3cm). These points represent</w:delText>
            </w:r>
            <w:r w:rsidR="00F00C31" w:rsidDel="001C33DD">
              <w:delText>ed</w:delText>
            </w:r>
            <w:r w:rsidDel="001C33DD">
              <w:delText xml:space="preserve"> the proportion of path traveled</w:delText>
            </w:r>
            <w:r w:rsidR="00145718" w:rsidDel="001C33DD">
              <w:delText xml:space="preserve"> until each point</w:delText>
            </w:r>
            <w:r w:rsidDel="001C33DD">
              <w:delText>.</w:delText>
            </w:r>
          </w:del>
        </w:moveFrom>
        <w:moveFromRangeEnd w:id="419"/>
      </w:moveFrom>
    </w:p>
    <w:p w14:paraId="1B7E9AD3" w14:textId="2EC246B3" w:rsidR="001E0823" w:rsidDel="00165C67" w:rsidRDefault="001E0823">
      <w:pPr>
        <w:ind w:firstLine="0"/>
        <w:rPr>
          <w:del w:id="431" w:author="Chen Heller" w:date="2023-01-04T10:02:00Z"/>
        </w:rPr>
        <w:pPrChange w:id="432" w:author="Chen Heller" w:date="2023-02-26T11:35:00Z">
          <w:pPr>
            <w:pStyle w:val="Heading3"/>
          </w:pPr>
        </w:pPrChange>
      </w:pPr>
      <w:bookmarkStart w:id="433" w:name="_Toc114485371"/>
      <w:del w:id="434" w:author="Chen Heller" w:date="2023-01-04T10:02:00Z">
        <w:r w:rsidDel="00165C67">
          <w:lastRenderedPageBreak/>
          <w:delText>Variables extraction</w:delText>
        </w:r>
        <w:bookmarkEnd w:id="433"/>
      </w:del>
    </w:p>
    <w:p w14:paraId="3FD2B015" w14:textId="1616DF73" w:rsidR="001E0823" w:rsidDel="00165C67" w:rsidRDefault="00AA1B21" w:rsidP="001C33DD">
      <w:pPr>
        <w:ind w:firstLine="0"/>
        <w:rPr>
          <w:del w:id="435" w:author="Chen Heller" w:date="2023-01-04T10:02:00Z"/>
        </w:rPr>
      </w:pPr>
      <w:del w:id="436" w:author="Chen Heller" w:date="2023-01-04T10:02:00Z">
        <w:r w:rsidDel="00165C67">
          <w:delText xml:space="preserve">The congruency effect was estimated </w:delText>
        </w:r>
        <w:r w:rsidR="00D542A7" w:rsidDel="00165C67">
          <w:delText>with</w:delText>
        </w:r>
        <w:r w:rsidDel="00165C67">
          <w:delText xml:space="preserve"> </w:delText>
        </w:r>
        <w:r w:rsidR="0079639D" w:rsidDel="00165C67">
          <w:delText xml:space="preserve">five </w:delText>
        </w:r>
        <w:r w:rsidR="00145718" w:rsidDel="00165C67">
          <w:delText>reaching</w:delText>
        </w:r>
        <w:r w:rsidR="00FB5371" w:rsidDel="00165C67">
          <w:delText xml:space="preserve"> </w:delText>
        </w:r>
        <w:r w:rsidR="00F46DD3" w:rsidDel="00165C67">
          <w:delText>parameters: (a) reach area</w:delText>
        </w:r>
        <w:r w:rsidR="00B55D74" w:rsidDel="00165C67">
          <w:delText>,</w:delText>
        </w:r>
      </w:del>
      <w:del w:id="437" w:author="Chen Heller" w:date="2023-01-04T09:58:00Z">
        <w:r w:rsidR="00B55D74" w:rsidDel="00DE2BAA">
          <w:delText xml:space="preserve"> </w:delText>
        </w:r>
        <w:r w:rsidR="00D542A7" w:rsidDel="00DE2BAA">
          <w:delText>defined as the area</w:delText>
        </w:r>
        <w:r w:rsidR="001B187C" w:rsidDel="00DE2BAA">
          <w:delText xml:space="preserve"> confined</w:delText>
        </w:r>
        <w:r w:rsidR="00D542A7" w:rsidDel="00DE2BAA">
          <w:delText xml:space="preserve"> between </w:delText>
        </w:r>
        <w:r w:rsidR="0057216E" w:rsidDel="00DE2BAA">
          <w:delText xml:space="preserve">the average trajectory to the left side when the </w:delText>
        </w:r>
        <w:r w:rsidR="00FB5371" w:rsidDel="00DE2BAA">
          <w:delText>correct answer is on the left and the average trajectory to the right when the correct answer is on the right</w:delText>
        </w:r>
      </w:del>
      <w:del w:id="438" w:author="Chen Heller" w:date="2023-01-04T10:02:00Z">
        <w:r w:rsidR="00DE0E1F" w:rsidDel="00165C67">
          <w:delText xml:space="preserve">; (b) </w:delText>
        </w:r>
        <w:r w:rsidR="00433F9B" w:rsidDel="00165C67">
          <w:delText>reaction time</w:delText>
        </w:r>
        <w:r w:rsidR="00B55D74" w:rsidDel="00165C67">
          <w:delText>,</w:delText>
        </w:r>
      </w:del>
      <w:del w:id="439" w:author="Chen Heller" w:date="2023-01-04T09:59:00Z">
        <w:r w:rsidR="00B55D74" w:rsidDel="00DE2BAA">
          <w:delText xml:space="preserve"> defined as</w:delText>
        </w:r>
        <w:r w:rsidR="00433F9B" w:rsidDel="00DE2BAA">
          <w:delText xml:space="preserve"> the </w:delText>
        </w:r>
        <w:r w:rsidR="00821C89" w:rsidDel="00DE2BAA">
          <w:delText xml:space="preserve">time from stimulus presentation up to </w:delText>
        </w:r>
        <w:r w:rsidR="00821C89" w:rsidRPr="009E0B5B" w:rsidDel="00DE2BAA">
          <w:delText xml:space="preserve">movement </w:delText>
        </w:r>
        <w:r w:rsidR="009A594B" w:rsidRPr="009E0B5B" w:rsidDel="00DE2BAA">
          <w:delText>onset</w:delText>
        </w:r>
        <w:r w:rsidR="009C570B" w:rsidDel="00DE2BAA">
          <w:delText xml:space="preserve">. </w:delText>
        </w:r>
        <w:r w:rsidR="00145718" w:rsidRPr="004225D2" w:rsidDel="00DE2BAA">
          <w:delText>Movement onset</w:delText>
        </w:r>
        <w:r w:rsidR="009E0B5B" w:rsidDel="00DE2BAA">
          <w:delText xml:space="preserve"> and </w:delText>
        </w:r>
        <w:r w:rsidR="009E0B5B" w:rsidRPr="004225D2" w:rsidDel="00DE2BAA">
          <w:delText>movement offset</w:delText>
        </w:r>
        <w:r w:rsidR="009E0B5B" w:rsidDel="00DE2BAA">
          <w:delText xml:space="preserve"> </w:delText>
        </w:r>
        <w:r w:rsidR="00A03F41" w:rsidDel="00DE2BAA">
          <w:delText>were</w:delText>
        </w:r>
        <w:r w:rsidR="00685F7A" w:rsidDel="00DE2BAA">
          <w:delText xml:space="preserve"> </w:delText>
        </w:r>
        <w:r w:rsidR="009E0B5B" w:rsidDel="00DE2BAA">
          <w:delText>distinguished from reaching onset and offset.</w:delText>
        </w:r>
        <w:r w:rsidR="00145718" w:rsidDel="00DE2BAA">
          <w:delText xml:space="preserve"> </w:delText>
        </w:r>
        <w:r w:rsidR="009E0B5B" w:rsidRPr="008C0FF6" w:rsidDel="00DE2BAA">
          <w:rPr>
            <w:i/>
            <w:iCs/>
          </w:rPr>
          <w:delText>Movement onset</w:delText>
        </w:r>
        <w:r w:rsidR="009E0B5B" w:rsidDel="00DE2BAA">
          <w:delText xml:space="preserve"> </w:delText>
        </w:r>
        <w:r w:rsidR="00E321D9" w:rsidDel="00DE2BAA">
          <w:delText>was</w:delText>
        </w:r>
        <w:r w:rsidR="009E0B5B" w:rsidDel="00DE2BAA">
          <w:delText xml:space="preserve"> </w:delText>
        </w:r>
        <w:r w:rsidR="005144B7" w:rsidDel="00DE2BAA">
          <w:delText xml:space="preserve">detected once the </w:delText>
        </w:r>
        <w:r w:rsidR="004225D2" w:rsidDel="00DE2BAA">
          <w:delText xml:space="preserve">Euclidean distance from the starting point </w:delText>
        </w:r>
        <w:r w:rsidR="00E321D9" w:rsidDel="00DE2BAA">
          <w:delText>was</w:delText>
        </w:r>
        <w:r w:rsidR="004225D2" w:rsidDel="00DE2BAA">
          <w:delText xml:space="preserve"> greater than </w:delText>
        </w:r>
        <w:r w:rsidR="00847BD3" w:rsidDel="00DE2BAA">
          <w:delText>2</w:delText>
        </w:r>
        <w:r w:rsidR="006400A3" w:rsidDel="00DE2BAA">
          <w:delText xml:space="preserve">cm. </w:delText>
        </w:r>
        <w:r w:rsidR="006400A3" w:rsidRPr="009F43BB" w:rsidDel="00DE2BAA">
          <w:rPr>
            <w:i/>
            <w:iCs/>
          </w:rPr>
          <w:delText>Movement offset</w:delText>
        </w:r>
        <w:r w:rsidR="006400A3" w:rsidDel="00DE2BAA">
          <w:delText xml:space="preserve"> </w:delText>
        </w:r>
        <w:r w:rsidR="00E321D9" w:rsidDel="00DE2BAA">
          <w:delText>was</w:delText>
        </w:r>
        <w:r w:rsidR="004225D2" w:rsidDel="00DE2BAA">
          <w:delText xml:space="preserve"> </w:delText>
        </w:r>
        <w:r w:rsidR="00BF7AD9" w:rsidDel="00DE2BAA">
          <w:delText xml:space="preserve">recognized once the </w:delText>
        </w:r>
        <w:r w:rsidR="00971976" w:rsidDel="00DE2BAA">
          <w:delText xml:space="preserve">distance from the screen on the Z axis </w:delText>
        </w:r>
        <w:r w:rsidR="00E321D9" w:rsidDel="00DE2BAA">
          <w:delText>was</w:delText>
        </w:r>
        <w:r w:rsidR="00971976" w:rsidDel="00DE2BAA">
          <w:delText xml:space="preserve"> shorter than 3cm</w:delText>
        </w:r>
      </w:del>
      <w:del w:id="440" w:author="Chen Heller" w:date="2023-01-04T10:02:00Z">
        <w:r w:rsidR="00BF2C93" w:rsidDel="00165C67">
          <w:delText>;</w:delText>
        </w:r>
        <w:r w:rsidR="000C456B" w:rsidDel="00165C67">
          <w:delText xml:space="preserve"> (c) </w:delText>
        </w:r>
        <w:r w:rsidR="004C3803" w:rsidDel="00165C67">
          <w:delText xml:space="preserve">movement </w:delText>
        </w:r>
        <w:r w:rsidR="00BF2C93" w:rsidDel="00165C67">
          <w:delText>duration</w:delText>
        </w:r>
        <w:r w:rsidR="00B55D74" w:rsidDel="00165C67">
          <w:delText>,</w:delText>
        </w:r>
      </w:del>
      <w:del w:id="441" w:author="Chen Heller" w:date="2023-01-04T10:00:00Z">
        <w:r w:rsidR="00B55D74" w:rsidDel="00F13ABB">
          <w:delText xml:space="preserve"> defined as </w:delText>
        </w:r>
        <w:r w:rsidR="004C3803" w:rsidDel="00F13ABB">
          <w:delText xml:space="preserve">the time from </w:delText>
        </w:r>
        <w:r w:rsidR="004C3803" w:rsidRPr="008C0FF6" w:rsidDel="00F13ABB">
          <w:delText>movement onset</w:delText>
        </w:r>
        <w:r w:rsidR="004C3803" w:rsidDel="00F13ABB">
          <w:delText xml:space="preserve"> until the screen </w:delText>
        </w:r>
        <w:r w:rsidR="00E321D9" w:rsidDel="00F13ABB">
          <w:delText>was</w:delText>
        </w:r>
        <w:r w:rsidR="004C3803" w:rsidDel="00F13ABB">
          <w:delText xml:space="preserve"> reached</w:delText>
        </w:r>
      </w:del>
      <w:del w:id="442" w:author="Chen Heller" w:date="2023-01-04T10:02:00Z">
        <w:r w:rsidR="008704D6" w:rsidDel="00165C67">
          <w:delText xml:space="preserve">; </w:delText>
        </w:r>
        <w:r w:rsidR="00DA350E" w:rsidDel="00165C67">
          <w:delText>(</w:delText>
        </w:r>
        <w:r w:rsidR="009F71F7" w:rsidDel="00165C67">
          <w:delText>d</w:delText>
        </w:r>
        <w:r w:rsidR="00DA350E" w:rsidDel="00165C67">
          <w:delText>) changes of mind</w:delText>
        </w:r>
        <w:r w:rsidR="001F4C86" w:rsidDel="00165C67">
          <w:delText xml:space="preserve"> (COM)</w:delText>
        </w:r>
        <w:r w:rsidR="00D3670B" w:rsidDel="00165C67">
          <w:delText>,</w:delText>
        </w:r>
      </w:del>
      <w:del w:id="443" w:author="Chen Heller" w:date="2023-01-04T10:01:00Z">
        <w:r w:rsidR="00D3670B" w:rsidDel="00F13ABB">
          <w:delText xml:space="preserve"> </w:delText>
        </w:r>
        <w:r w:rsidR="003B295C" w:rsidDel="00F13ABB">
          <w:delText xml:space="preserve">defined as </w:delText>
        </w:r>
        <w:r w:rsidR="00ED05EE" w:rsidDel="00F13ABB">
          <w:delText>the number of changes in implied goal</w:delText>
        </w:r>
        <w:r w:rsidR="00045865" w:rsidDel="00F13ABB">
          <w:delText xml:space="preserve"> along a </w:delText>
        </w:r>
        <w:r w:rsidR="004B0CC2" w:rsidDel="00F13ABB">
          <w:delText xml:space="preserve">single </w:delText>
        </w:r>
        <w:r w:rsidR="00045865" w:rsidDel="00F13ABB">
          <w:delText xml:space="preserve">trial's trajectory. </w:delText>
        </w:r>
        <w:r w:rsidR="004B0CC2" w:rsidDel="00F13ABB">
          <w:delText xml:space="preserve">The implied goal </w:delText>
        </w:r>
        <w:r w:rsidR="00D4213C" w:rsidDel="00F13ABB">
          <w:delText>was indicated by</w:delText>
        </w:r>
        <w:r w:rsidR="00045865" w:rsidDel="00F13ABB">
          <w:delText xml:space="preserve"> </w:delText>
        </w:r>
        <w:r w:rsidR="00ED05EE" w:rsidDel="00F13ABB">
          <w:delText>the side where the current tangent to the trajectory met the screen</w:delText>
        </w:r>
      </w:del>
      <w:del w:id="444" w:author="Chen Heller" w:date="2023-01-04T10:02:00Z">
        <w:r w:rsidR="003B295C" w:rsidDel="00165C67">
          <w:delText>; (</w:delText>
        </w:r>
        <w:r w:rsidR="009F71F7" w:rsidDel="00165C67">
          <w:delText>e</w:delText>
        </w:r>
        <w:r w:rsidR="003B295C" w:rsidDel="00165C67">
          <w:delText>) distance traveled</w:delText>
        </w:r>
        <w:r w:rsidR="0025568C" w:rsidDel="00165C67">
          <w:delText xml:space="preserve">, defined as the </w:delText>
        </w:r>
        <w:r w:rsidR="003B295C" w:rsidDel="00165C67">
          <w:delText xml:space="preserve">sum of Euclidean distances between </w:delText>
        </w:r>
        <w:r w:rsidR="00400848" w:rsidDel="00165C67">
          <w:delText xml:space="preserve">the </w:delText>
        </w:r>
        <w:r w:rsidR="003B295C" w:rsidDel="00165C67">
          <w:delText xml:space="preserve">samples </w:delText>
        </w:r>
        <w:r w:rsidR="00400848" w:rsidDel="00165C67">
          <w:delText>of a single trial</w:delText>
        </w:r>
        <w:r w:rsidR="003B295C" w:rsidDel="00165C67">
          <w:delText>.</w:delText>
        </w:r>
      </w:del>
    </w:p>
    <w:p w14:paraId="2833F9BE" w14:textId="6AF08300" w:rsidR="003F77CF" w:rsidDel="001036D3" w:rsidRDefault="003F77CF">
      <w:pPr>
        <w:ind w:firstLine="0"/>
        <w:rPr>
          <w:del w:id="445" w:author="Chen Heller" w:date="2023-01-03T17:37:00Z"/>
        </w:rPr>
        <w:pPrChange w:id="446" w:author="Chen Heller" w:date="2023-02-26T11:35:00Z">
          <w:pPr>
            <w:pStyle w:val="Heading3"/>
          </w:pPr>
        </w:pPrChange>
      </w:pPr>
      <w:bookmarkStart w:id="447" w:name="_Toc114485372"/>
      <w:del w:id="448" w:author="Chen Heller" w:date="2023-01-03T17:37:00Z">
        <w:r w:rsidDel="001036D3">
          <w:delText>Exclusion criteria</w:delText>
        </w:r>
        <w:bookmarkEnd w:id="447"/>
      </w:del>
    </w:p>
    <w:p w14:paraId="278BD072" w14:textId="18A89992" w:rsidR="00823CFE" w:rsidDel="001C33DD" w:rsidRDefault="00F70C75" w:rsidP="001C33DD">
      <w:pPr>
        <w:ind w:firstLine="0"/>
        <w:rPr>
          <w:del w:id="449" w:author="Chen Heller" w:date="2023-02-26T11:35:00Z"/>
        </w:rPr>
      </w:pPr>
      <w:moveFromRangeStart w:id="450" w:author="Chen Heller" w:date="2023-01-03T17:37:00Z" w:name="move123659894"/>
      <w:moveFrom w:id="451" w:author="Chen Heller" w:date="2023-01-03T17:37:00Z">
        <w:del w:id="452" w:author="Chen Heller" w:date="2023-02-26T11:35:00Z">
          <w:r w:rsidDel="001C33DD">
            <w:delText xml:space="preserve">Trials </w:delText>
          </w:r>
          <w:r w:rsidR="00E403CC" w:rsidDel="001C33DD">
            <w:delText xml:space="preserve">in which </w:delText>
          </w:r>
          <w:r w:rsidR="009C0FF0" w:rsidDel="001C33DD">
            <w:delText xml:space="preserve">either </w:delText>
          </w:r>
          <w:r w:rsidR="00E403CC" w:rsidDel="001C33DD">
            <w:delText xml:space="preserve">a technical malfunction </w:delText>
          </w:r>
          <w:r w:rsidR="009C0FF0" w:rsidDel="001C33DD">
            <w:delText>occurred,</w:delText>
          </w:r>
          <w:r w:rsidR="00E403CC" w:rsidDel="001C33DD">
            <w:delText xml:space="preserve"> or a problematic response was given, </w:delText>
          </w:r>
          <w:r w:rsidR="009C0FF0" w:rsidDel="001C33DD">
            <w:delText>as well as trial</w:delText>
          </w:r>
          <w:r w:rsidR="001739AD" w:rsidDel="001C33DD">
            <w:delText>s</w:delText>
          </w:r>
          <w:r w:rsidR="009C0FF0" w:rsidDel="001C33DD">
            <w:delText xml:space="preserve"> that </w:delText>
          </w:r>
          <w:r w:rsidDel="001C33DD">
            <w:delText>had a visibility rating that is higher than one</w:delText>
          </w:r>
          <w:r w:rsidR="009C0FF0" w:rsidDel="001C33DD">
            <w:delText>,</w:delText>
          </w:r>
          <w:r w:rsidDel="001C33DD">
            <w:delText xml:space="preserve"> were excluded from the analysis.</w:delText>
          </w:r>
          <w:r w:rsidR="00735979" w:rsidDel="001C33DD">
            <w:delText xml:space="preserve"> </w:delText>
          </w:r>
          <w:r w:rsidR="00C3475E" w:rsidDel="001C33DD">
            <w:delText xml:space="preserve">A technical malfunction </w:delText>
          </w:r>
          <w:r w:rsidR="00FF0D06" w:rsidDel="001C33DD">
            <w:delText>alludes to</w:delText>
          </w:r>
          <w:r w:rsidR="009E495C" w:rsidDel="001C33DD">
            <w:delText xml:space="preserve"> </w:delText>
          </w:r>
          <w:r w:rsidR="00180C5F" w:rsidDel="001C33DD">
            <w:delText>trajector</w:delText>
          </w:r>
          <w:r w:rsidR="009E495C" w:rsidDel="001C33DD">
            <w:delText>ies that</w:delText>
          </w:r>
          <w:r w:rsidR="00180C5F" w:rsidDel="001C33DD">
            <w:delText xml:space="preserve"> </w:delText>
          </w:r>
          <w:r w:rsidR="00F51AD1" w:rsidDel="001C33DD">
            <w:delText xml:space="preserve">had less than </w:delText>
          </w:r>
          <w:r w:rsidR="00C3475E" w:rsidDel="001C33DD">
            <w:delText xml:space="preserve">100ms of </w:delText>
          </w:r>
          <w:r w:rsidR="00180C5F" w:rsidDel="001C33DD">
            <w:delText xml:space="preserve">existing </w:delText>
          </w:r>
          <w:r w:rsidR="00C3475E" w:rsidDel="001C33DD">
            <w:delText xml:space="preserve">data </w:delText>
          </w:r>
          <w:r w:rsidR="007116EB" w:rsidDel="001C33DD">
            <w:delText xml:space="preserve">or more than 100ms of missing data, or </w:delText>
          </w:r>
          <w:r w:rsidR="009E495C" w:rsidDel="001C33DD">
            <w:delText xml:space="preserve">trials in which </w:delText>
          </w:r>
          <w:r w:rsidR="007116EB" w:rsidDel="001C33DD">
            <w:delText xml:space="preserve">the </w:delText>
          </w:r>
          <w:r w:rsidR="00923E83" w:rsidDel="001C33DD">
            <w:delText>stimuli</w:delText>
          </w:r>
          <w:r w:rsidR="007116EB" w:rsidDel="001C33DD">
            <w:delText xml:space="preserve"> duration was incorrect</w:delText>
          </w:r>
          <w:r w:rsidR="00C57EC0" w:rsidDel="001C33DD">
            <w:delText xml:space="preserve">. </w:delText>
          </w:r>
          <w:r w:rsidR="00CA7AF7" w:rsidDel="001C33DD">
            <w:delText>P</w:delText>
          </w:r>
          <w:r w:rsidR="00DC26B3" w:rsidDel="001C33DD">
            <w:delText>roblematic response</w:delText>
          </w:r>
          <w:r w:rsidR="00CA7AF7" w:rsidDel="001C33DD">
            <w:delText xml:space="preserve">s include </w:delText>
          </w:r>
          <w:r w:rsidR="001537B9" w:rsidDel="001C33DD">
            <w:delText xml:space="preserve">incorrect answers and </w:delText>
          </w:r>
          <w:r w:rsidR="00CA7AF7" w:rsidDel="001C33DD">
            <w:delText>trajectories that missed the target by more than 12cm</w:delText>
          </w:r>
          <w:r w:rsidR="001537B9" w:rsidDel="001C33DD">
            <w:delText xml:space="preserve">, as well as </w:delText>
          </w:r>
          <w:r w:rsidR="00855B75" w:rsidDel="001C33DD">
            <w:delText xml:space="preserve">reaching </w:delText>
          </w:r>
          <w:r w:rsidR="001537B9" w:rsidDel="001C33DD">
            <w:delText>movements</w:delText>
          </w:r>
          <w:r w:rsidR="00855B75" w:rsidDel="001C33DD">
            <w:delText xml:space="preserve"> </w:delText>
          </w:r>
          <w:r w:rsidR="00FB37A2" w:rsidDel="001C33DD">
            <w:delText xml:space="preserve">that were </w:delText>
          </w:r>
          <w:r w:rsidR="00CE439B" w:rsidDel="001C33DD">
            <w:delText xml:space="preserve">shorter </w:delText>
          </w:r>
          <w:r w:rsidR="00C73ED8" w:rsidDel="001C33DD">
            <w:delText xml:space="preserve">– when measured along the z axis – </w:delText>
          </w:r>
          <w:r w:rsidR="00CE439B" w:rsidDel="001C33DD">
            <w:delText xml:space="preserve">than the </w:delText>
          </w:r>
          <w:r w:rsidR="00697FF7" w:rsidDel="001C33DD">
            <w:delText>distance between the start</w:delText>
          </w:r>
          <w:r w:rsidR="00963730" w:rsidDel="001C33DD">
            <w:delText>ing p</w:delText>
          </w:r>
          <w:r w:rsidR="00060B5C" w:rsidDel="001C33DD">
            <w:delText>oi</w:delText>
          </w:r>
          <w:r w:rsidR="00963730" w:rsidDel="001C33DD">
            <w:delText>nt and the screen, minus</w:delText>
          </w:r>
          <w:r w:rsidR="0082310B" w:rsidDel="001C33DD">
            <w:delText xml:space="preserve"> a </w:delText>
          </w:r>
          <w:r w:rsidR="00060B5C" w:rsidDel="001C33DD">
            <w:delText>three-centimeter</w:delText>
          </w:r>
          <w:r w:rsidR="0082310B" w:rsidDel="001C33DD">
            <w:delText xml:space="preserve"> allowance that accounts for small variations in </w:delText>
          </w:r>
          <w:r w:rsidR="002C1431" w:rsidDel="001C33DD">
            <w:delText xml:space="preserve">reaching </w:delText>
          </w:r>
          <w:r w:rsidR="0082310B" w:rsidDel="001C33DD">
            <w:delText>onset.</w:delText>
          </w:r>
          <w:r w:rsidR="00AC1A47" w:rsidDel="001C33DD">
            <w:delText xml:space="preserve"> Finally, slow movements</w:delText>
          </w:r>
          <w:r w:rsidR="00C641FC" w:rsidDel="001C33DD">
            <w:rPr>
              <w:rFonts w:hint="cs"/>
              <w:rtl/>
            </w:rPr>
            <w:delText xml:space="preserve"> </w:delText>
          </w:r>
          <w:r w:rsidR="00C641FC" w:rsidDel="001C33DD">
            <w:delText>were disqualified</w:delText>
          </w:r>
          <w:r w:rsidR="00AC1A47" w:rsidDel="001C33DD">
            <w:delText xml:space="preserve"> </w:delText>
          </w:r>
          <w:r w:rsidR="00C641FC" w:rsidDel="001C33DD">
            <w:delText xml:space="preserve">if they </w:delText>
          </w:r>
          <w:r w:rsidR="0041233D" w:rsidDel="001C33DD">
            <w:delText xml:space="preserve">were located </w:delText>
          </w:r>
          <w:r w:rsidR="0041233D" w:rsidDel="001C33DD">
            <w:lastRenderedPageBreak/>
            <w:delText xml:space="preserve">more than 3 </w:delText>
          </w:r>
          <w:r w:rsidR="00A8680A" w:rsidDel="001C33DD">
            <w:delText xml:space="preserve">standard deviations (SD) </w:delText>
          </w:r>
          <w:r w:rsidR="0041233D" w:rsidDel="001C33DD">
            <w:delText xml:space="preserve">from the </w:delText>
          </w:r>
          <w:r w:rsidR="00327FC8" w:rsidDel="001C33DD">
            <w:delText xml:space="preserve">average movement duration across </w:delText>
          </w:r>
          <w:r w:rsidR="00953E48" w:rsidDel="001C33DD">
            <w:delText xml:space="preserve">the participant's correctly answered </w:delText>
          </w:r>
          <w:r w:rsidR="00327FC8" w:rsidDel="001C33DD">
            <w:delText xml:space="preserve">trials that </w:delText>
          </w:r>
          <w:r w:rsidR="00C72721" w:rsidDel="001C33DD">
            <w:delText>did not have missing data</w:delText>
          </w:r>
          <w:r w:rsidR="00953E48" w:rsidDel="001C33DD">
            <w:delText>.</w:delText>
          </w:r>
        </w:del>
      </w:moveFrom>
      <w:moveFromRangeEnd w:id="450"/>
    </w:p>
    <w:p w14:paraId="459C7EAD" w14:textId="012F143E" w:rsidR="000E1974" w:rsidDel="00A7794D" w:rsidRDefault="002057FC">
      <w:pPr>
        <w:ind w:firstLine="0"/>
        <w:rPr>
          <w:del w:id="453" w:author="Chen Heller" w:date="2023-01-04T09:14:00Z"/>
        </w:rPr>
        <w:pPrChange w:id="454" w:author="Chen Heller" w:date="2023-02-26T11:35:00Z">
          <w:pPr>
            <w:pStyle w:val="Heading3"/>
          </w:pPr>
        </w:pPrChange>
      </w:pPr>
      <w:bookmarkStart w:id="455" w:name="_Toc114485373"/>
      <w:del w:id="456" w:author="Chen Heller" w:date="2023-01-04T09:14:00Z">
        <w:r w:rsidDel="00A7794D">
          <w:delText>Results</w:delText>
        </w:r>
        <w:bookmarkEnd w:id="455"/>
      </w:del>
    </w:p>
    <w:p w14:paraId="7ECA8D04" w14:textId="1E0C76AA" w:rsidR="00587CF1" w:rsidDel="00462D23" w:rsidRDefault="00F50E45" w:rsidP="001C33DD">
      <w:pPr>
        <w:ind w:firstLine="0"/>
        <w:rPr>
          <w:del w:id="457" w:author="Chen Heller" w:date="2023-01-04T09:12:00Z"/>
          <w:rtl/>
        </w:rPr>
      </w:pPr>
      <w:del w:id="458" w:author="Chen Heller" w:date="2023-01-04T09:12:00Z">
        <w:r w:rsidDel="00462D23">
          <w:delText xml:space="preserve">Prime visibility: </w:delText>
        </w:r>
        <w:r w:rsidR="00587CF1" w:rsidDel="00462D23">
          <w:delText xml:space="preserve">overall, </w:delText>
        </w:r>
        <w:r w:rsidR="00AE68FF" w:rsidDel="00462D23">
          <w:delText>71.</w:delText>
        </w:r>
        <w:r w:rsidR="000418CC" w:rsidDel="00462D23">
          <w:delText>94</w:delText>
        </w:r>
        <w:r w:rsidR="00587CF1" w:rsidDel="00462D23">
          <w:delText xml:space="preserve">% of the trials were rated as visibility 1, </w:delText>
        </w:r>
        <w:r w:rsidR="00CB5E6E" w:rsidDel="00462D23">
          <w:delText>2</w:delText>
        </w:r>
        <w:r w:rsidR="00AE68FF" w:rsidDel="00462D23">
          <w:delText>3</w:delText>
        </w:r>
        <w:r w:rsidR="00CB5E6E" w:rsidDel="00462D23">
          <w:delText>.</w:delText>
        </w:r>
        <w:r w:rsidR="000418CC" w:rsidDel="00462D23">
          <w:delText>41</w:delText>
        </w:r>
        <w:r w:rsidR="00587CF1" w:rsidDel="00462D23">
          <w:delText xml:space="preserve">% as visibility 2, </w:delText>
        </w:r>
        <w:r w:rsidR="00CB5E6E" w:rsidDel="00462D23">
          <w:delText>3.</w:delText>
        </w:r>
        <w:r w:rsidR="00AE68FF" w:rsidDel="00462D23">
          <w:delText>6</w:delText>
        </w:r>
        <w:r w:rsidR="000418CC" w:rsidDel="00462D23">
          <w:delText>9</w:delText>
        </w:r>
        <w:r w:rsidR="00587CF1" w:rsidDel="00462D23">
          <w:delText xml:space="preserve">% as visibility 3 and </w:delText>
        </w:r>
        <w:r w:rsidR="00CB5E6E" w:rsidDel="00462D23">
          <w:delText>0.</w:delText>
        </w:r>
        <w:r w:rsidR="000418CC" w:rsidDel="00462D23">
          <w:delText>95</w:delText>
        </w:r>
        <w:r w:rsidR="00587CF1" w:rsidDel="00462D23">
          <w:delText xml:space="preserve">% as visibility 4. </w:delText>
        </w:r>
      </w:del>
      <w:moveFromRangeStart w:id="459" w:author="Chen Heller" w:date="2023-01-04T09:11:00Z" w:name="move123715935"/>
      <w:moveFrom w:id="460" w:author="Chen Heller" w:date="2023-01-04T09:11:00Z">
        <w:del w:id="461" w:author="Chen Heller" w:date="2023-01-04T09:12:00Z">
          <w:r w:rsidR="00723227" w:rsidDel="00462D23">
            <w:delText xml:space="preserve">Because using </w:delText>
          </w:r>
          <w:r w:rsidR="00981BF0" w:rsidDel="00462D23">
            <w:delText xml:space="preserve">identical primes and target words </w:delText>
          </w:r>
          <w:r w:rsidDel="00462D23">
            <w:delText xml:space="preserve">in the congruent condition </w:delText>
          </w:r>
          <w:r w:rsidR="00981BF0" w:rsidDel="00462D23">
            <w:delText xml:space="preserve">biases the </w:delText>
          </w:r>
          <w:r w:rsidDel="00462D23">
            <w:delText xml:space="preserve">responses towards the </w:delText>
          </w:r>
          <w:r w:rsidR="00AD1964" w:rsidDel="00462D23">
            <w:delText>target,</w:delText>
          </w:r>
          <w:r w:rsidR="00723227" w:rsidDel="00462D23">
            <w:delText xml:space="preserve"> </w:delText>
          </w:r>
          <w:r w:rsidDel="00462D23">
            <w:delText xml:space="preserve">I </w:delText>
          </w:r>
          <w:r w:rsidR="00F77DA2" w:rsidDel="00462D23">
            <w:delText xml:space="preserve">only </w:delText>
          </w:r>
          <w:r w:rsidDel="00462D23">
            <w:delText xml:space="preserve">analyzed </w:delText>
          </w:r>
          <w:r w:rsidR="00F77DA2" w:rsidDel="00462D23">
            <w:delText xml:space="preserve">the responses in the incongruent condition to estimate prime visibility. </w:delText>
          </w:r>
        </w:del>
      </w:moveFrom>
      <w:moveFromRangeEnd w:id="459"/>
      <w:del w:id="462" w:author="Chen Heller" w:date="2023-01-04T09:12:00Z">
        <w:r w:rsidR="00CD5910" w:rsidDel="00462D23">
          <w:delText xml:space="preserve">When participants rated the </w:delText>
        </w:r>
        <w:r w:rsidR="009466C3" w:rsidDel="00462D23">
          <w:delText xml:space="preserve">prime as invisible, they </w:delText>
        </w:r>
        <w:r w:rsidR="00F77DA2" w:rsidDel="00462D23">
          <w:delText xml:space="preserve">were not better than chance at recognizing </w:delText>
        </w:r>
        <w:r w:rsidR="009466C3" w:rsidDel="00462D23">
          <w:delText>it</w:delText>
        </w:r>
        <w:r w:rsidR="00FE0063" w:rsidDel="00462D23">
          <w:delText xml:space="preserve">, </w:delText>
        </w:r>
        <w:r w:rsidR="00F77DA2" w:rsidDel="00462D23">
          <w:delText>M = 50.6</w:delText>
        </w:r>
        <w:r w:rsidR="00BB59C8" w:rsidDel="00462D23">
          <w:delText>4</w:delText>
        </w:r>
        <w:r w:rsidR="00F77DA2" w:rsidDel="00462D23">
          <w:delText>%,</w:delText>
        </w:r>
        <w:r w:rsidR="006C3D2D" w:rsidDel="00462D23">
          <w:delText xml:space="preserve"> </w:delText>
        </w:r>
        <w:r w:rsidR="00AC73D8" w:rsidDel="00462D23">
          <w:delText>SD</w:delText>
        </w:r>
        <w:r w:rsidR="006C3D2D" w:rsidDel="00462D23">
          <w:delText xml:space="preserve"> = </w:delText>
        </w:r>
        <w:r w:rsidR="00F21387" w:rsidDel="00462D23">
          <w:delText>3.</w:delText>
        </w:r>
        <w:r w:rsidR="00BB59C8" w:rsidDel="00462D23">
          <w:delText>41</w:delText>
        </w:r>
        <w:r w:rsidR="006C3D2D" w:rsidDel="00462D23">
          <w:delText>,</w:delText>
        </w:r>
        <w:r w:rsidR="00F77DA2" w:rsidDel="00462D23">
          <w:delText xml:space="preserve"> t</w:delText>
        </w:r>
        <w:r w:rsidR="00FE0063" w:rsidRPr="00E516F7" w:rsidDel="00462D23">
          <w:delText>(9)</w:delText>
        </w:r>
        <w:r w:rsidR="00F77DA2" w:rsidDel="00462D23">
          <w:delText xml:space="preserve"> = 0.59, </w:delText>
        </w:r>
        <w:r w:rsidR="00FE0063" w:rsidDel="00462D23">
          <w:delText>p = 0.56</w:delText>
        </w:r>
        <w:r w:rsidR="00BB59C8" w:rsidDel="00462D23">
          <w:delText>0</w:delText>
        </w:r>
        <w:r w:rsidR="00FE0063" w:rsidDel="00462D23">
          <w:delText>,</w:delText>
        </w:r>
        <w:r w:rsidR="006C3D2D" w:rsidDel="00462D23">
          <w:delText xml:space="preserve"> 95%</w:delText>
        </w:r>
        <w:r w:rsidR="00FE0063" w:rsidDel="00462D23">
          <w:delText xml:space="preserve"> </w:delText>
        </w:r>
        <w:r w:rsidR="00F77DA2" w:rsidDel="00462D23">
          <w:delText>CI = [</w:delText>
        </w:r>
        <w:r w:rsidR="00F21387" w:rsidDel="00462D23">
          <w:delText>48.2</w:delText>
        </w:r>
        <w:r w:rsidR="00485394" w:rsidDel="00462D23">
          <w:delText>0</w:delText>
        </w:r>
        <w:r w:rsidR="00F77DA2" w:rsidDel="00462D23">
          <w:delText xml:space="preserve">, </w:delText>
        </w:r>
        <w:r w:rsidR="00F21387" w:rsidDel="00462D23">
          <w:delText>53</w:delText>
        </w:r>
        <w:r w:rsidR="00485394" w:rsidDel="00462D23">
          <w:delText>.09</w:delText>
        </w:r>
        <w:r w:rsidR="00F77DA2" w:rsidDel="00462D23">
          <w:delText xml:space="preserve">]. </w:delText>
        </w:r>
        <w:r w:rsidR="00587CF1" w:rsidDel="00462D23">
          <w:delText>Th</w:delText>
        </w:r>
        <w:r w:rsidR="000153C5" w:rsidDel="00462D23">
          <w:delText>u</w:delText>
        </w:r>
        <w:r w:rsidR="00587CF1" w:rsidDel="00462D23">
          <w:delText>s</w:delText>
        </w:r>
        <w:r w:rsidR="000153C5" w:rsidDel="00462D23">
          <w:delText>,</w:delText>
        </w:r>
        <w:r w:rsidR="00587CF1" w:rsidDel="00462D23">
          <w:delText xml:space="preserve"> </w:delText>
        </w:r>
        <w:r w:rsidR="000153C5" w:rsidDel="00462D23">
          <w:delText xml:space="preserve">both the subjective and the objective measures </w:delText>
        </w:r>
        <w:r w:rsidR="00587CF1" w:rsidDel="00462D23">
          <w:delText>confirm</w:delText>
        </w:r>
        <w:r w:rsidR="000153C5" w:rsidDel="00462D23">
          <w:delText xml:space="preserve"> that masking was effective in rendering the stimuli invisible.</w:delText>
        </w:r>
      </w:del>
    </w:p>
    <w:p w14:paraId="26F29561" w14:textId="7FC483E5" w:rsidR="000C2F18" w:rsidDel="00A7794D" w:rsidRDefault="00EE27A0">
      <w:pPr>
        <w:ind w:firstLine="0"/>
        <w:rPr>
          <w:del w:id="463" w:author="Chen Heller" w:date="2023-01-04T09:14:00Z"/>
        </w:rPr>
        <w:pPrChange w:id="464" w:author="Chen Heller" w:date="2023-02-26T11:35:00Z">
          <w:pPr/>
        </w:pPrChange>
      </w:pPr>
      <w:del w:id="465" w:author="Chen Heller" w:date="2023-01-04T09:14:00Z">
        <w:r w:rsidDel="00A7794D">
          <w:delText>Congruency effect</w:delText>
        </w:r>
        <w:r w:rsidR="00AF0D06" w:rsidDel="00A7794D">
          <w:delText>:</w:delText>
        </w:r>
        <w:r w:rsidDel="00A7794D">
          <w:delText xml:space="preserve"> </w:delText>
        </w:r>
      </w:del>
      <w:moveFromRangeStart w:id="466" w:author="Chen Heller" w:date="2023-01-04T09:14:00Z" w:name="move123716079"/>
      <w:moveFrom w:id="467" w:author="Chen Heller" w:date="2023-01-04T09:14:00Z">
        <w:del w:id="468" w:author="Chen Heller" w:date="2023-02-26T11:35:00Z">
          <w:r w:rsidR="001A3124" w:rsidDel="001C33DD">
            <w:delText xml:space="preserve">All the comparisons between the congruent and incongruent conditions in all four experiments were corrected for multiple comparisons using the Tree-BH </w:delText>
          </w:r>
          <w:r w:rsidR="00BB4D09" w:rsidDel="001C33DD">
            <w:delText>(</w:delText>
          </w:r>
          <w:r w:rsidR="00D27F4B" w:rsidDel="001C33DD">
            <w:fldChar w:fldCharType="begin"/>
          </w:r>
          <w:r w:rsidR="00D27F4B" w:rsidDel="001C33DD">
            <w:delInstrText xml:space="preserve"> REF _Ref114050197 \h </w:delInstrText>
          </w:r>
        </w:del>
      </w:moveFrom>
      <w:del w:id="469" w:author="Chen Heller" w:date="2023-01-04T09:14:00Z"/>
      <w:moveFrom w:id="470" w:author="Chen Heller" w:date="2023-01-04T09:14:00Z">
        <w:del w:id="471" w:author="Chen Heller" w:date="2023-02-26T11:35:00Z">
          <w:r w:rsidR="00D27F4B" w:rsidDel="001C33DD">
            <w:fldChar w:fldCharType="separate"/>
          </w:r>
          <w:r w:rsidR="003251EA" w:rsidDel="001C33DD">
            <w:delText xml:space="preserve">Supplementary Figure </w:delText>
          </w:r>
          <w:r w:rsidR="003251EA" w:rsidDel="001C33DD">
            <w:rPr>
              <w:noProof/>
            </w:rPr>
            <w:delText>1</w:delText>
          </w:r>
          <w:r w:rsidR="00D27F4B" w:rsidDel="001C33DD">
            <w:fldChar w:fldCharType="end"/>
          </w:r>
          <w:r w:rsidR="00D27F4B" w:rsidDel="001C33DD">
            <w:delText xml:space="preserve">) </w:delText>
          </w:r>
          <w:r w:rsidR="001A3124" w:rsidDel="001C33DD">
            <w:delText xml:space="preserve">method suggested in </w:delText>
          </w:r>
          <w:r w:rsidR="001A3124" w:rsidDel="001C33DD">
            <w:fldChar w:fldCharType="begin"/>
          </w:r>
          <w:r w:rsidR="001A3124" w:rsidDel="001C33DD">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1A3124" w:rsidDel="001C33DD">
            <w:fldChar w:fldCharType="separate"/>
          </w:r>
          <w:r w:rsidR="001A3124" w:rsidRPr="00283780" w:rsidDel="001C33DD">
            <w:rPr>
              <w:rFonts w:ascii="Times New Roman" w:hAnsi="Times New Roman" w:cs="Times New Roman"/>
            </w:rPr>
            <w:delText xml:space="preserve">Bogomolov et al. </w:delText>
          </w:r>
          <w:r w:rsidR="001A3124" w:rsidDel="001C33DD">
            <w:rPr>
              <w:rFonts w:ascii="Times New Roman" w:hAnsi="Times New Roman" w:cs="Times New Roman"/>
            </w:rPr>
            <w:delText>(</w:delText>
          </w:r>
          <w:r w:rsidR="001A3124" w:rsidRPr="00283780" w:rsidDel="001C33DD">
            <w:rPr>
              <w:rFonts w:ascii="Times New Roman" w:hAnsi="Times New Roman" w:cs="Times New Roman"/>
            </w:rPr>
            <w:delText>2021</w:delText>
          </w:r>
          <w:r w:rsidR="001A3124" w:rsidDel="001C33DD">
            <w:fldChar w:fldCharType="end"/>
          </w:r>
          <w:r w:rsidR="001A3124" w:rsidDel="001C33DD">
            <w:delText>)</w:delText>
          </w:r>
          <w:r w:rsidR="00754A46" w:rsidDel="001C33DD">
            <w:delText xml:space="preserve">. In addition, normality of the residuals was tested with </w:delText>
          </w:r>
          <w:r w:rsidR="0034613B" w:rsidDel="001C33DD">
            <w:delText xml:space="preserve">a </w:delText>
          </w:r>
          <w:r w:rsidR="00754A46" w:rsidDel="001C33DD">
            <w:delText>QQ-plot</w:delText>
          </w:r>
          <w:r w:rsidR="00406C31" w:rsidDel="001C33DD">
            <w:delText>,</w:delText>
          </w:r>
          <w:r w:rsidR="00754A46" w:rsidDel="001C33DD">
            <w:delText xml:space="preserve"> and </w:delText>
          </w:r>
          <w:r w:rsidR="00406C31" w:rsidDel="001C33DD">
            <w:delText xml:space="preserve">a permutation test </w:delText>
          </w:r>
          <w:r w:rsidR="00B148DB" w:rsidDel="001C33DD">
            <w:delText>(</w:delText>
          </w:r>
          <w:r w:rsidR="00B148DB" w:rsidDel="001C33DD">
            <w:fldChar w:fldCharType="begin"/>
          </w:r>
          <w:r w:rsidR="004903FB" w:rsidDel="001C33DD">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B148DB" w:rsidDel="001C33DD">
            <w:fldChar w:fldCharType="separate"/>
          </w:r>
          <w:r w:rsidR="00B148DB" w:rsidRPr="0046480E" w:rsidDel="001C33DD">
            <w:rPr>
              <w:rFonts w:ascii="Times New Roman" w:hAnsi="Times New Roman" w:cs="Times New Roman"/>
            </w:rPr>
            <w:delText>Kohl, 2019</w:delText>
          </w:r>
          <w:r w:rsidR="00B148DB" w:rsidDel="001C33DD">
            <w:fldChar w:fldCharType="end"/>
          </w:r>
          <w:r w:rsidR="00B148DB" w:rsidDel="001C33DD">
            <w:delText xml:space="preserve">) </w:delText>
          </w:r>
          <w:r w:rsidR="00406C31" w:rsidDel="001C33DD">
            <w:delText>was use</w:delText>
          </w:r>
          <w:r w:rsidR="002A6955" w:rsidDel="001C33DD">
            <w:delText>d</w:delText>
          </w:r>
          <w:r w:rsidR="00406C31" w:rsidDel="001C33DD">
            <w:delText xml:space="preserve"> to assess differences in </w:delText>
          </w:r>
          <w:r w:rsidR="00145C16" w:rsidDel="001C33DD">
            <w:delText xml:space="preserve">variables that did not pass </w:delText>
          </w:r>
          <w:r w:rsidR="00406C31" w:rsidDel="001C33DD">
            <w:delText>the normality</w:delText>
          </w:r>
          <w:r w:rsidR="008043D7" w:rsidDel="001C33DD">
            <w:delText xml:space="preserve"> test</w:delText>
          </w:r>
          <w:r w:rsidR="00006F56" w:rsidDel="001C33DD">
            <w:delText xml:space="preserve"> (</w:delText>
          </w:r>
          <w:r w:rsidR="00DF51BA" w:rsidDel="001C33DD">
            <w:delText>f</w:delText>
          </w:r>
          <w:r w:rsidR="00006F56" w:rsidDel="001C33DD">
            <w:delText>or a list</w:delText>
          </w:r>
          <w:r w:rsidR="002A45A3" w:rsidDel="001C33DD">
            <w:delText xml:space="preserve"> </w:delText>
          </w:r>
          <w:r w:rsidR="00006F56" w:rsidDel="001C33DD">
            <w:delText xml:space="preserve">of </w:delText>
          </w:r>
          <w:r w:rsidR="00424D9F" w:rsidDel="001C33DD">
            <w:delText xml:space="preserve">such </w:delText>
          </w:r>
          <w:r w:rsidR="00006F56" w:rsidDel="001C33DD">
            <w:delText>variables see</w:delText>
          </w:r>
          <w:r w:rsidR="00243F3B" w:rsidDel="001C33DD">
            <w:delText xml:space="preserve"> </w:delText>
          </w:r>
          <w:r w:rsidR="00BB21CF" w:rsidDel="001C33DD">
            <w:fldChar w:fldCharType="begin"/>
          </w:r>
          <w:r w:rsidR="00BB21CF" w:rsidDel="001C33DD">
            <w:delInstrText xml:space="preserve"> REF _Ref114128122 \h </w:delInstrText>
          </w:r>
        </w:del>
      </w:moveFrom>
      <w:del w:id="472" w:author="Chen Heller" w:date="2023-01-04T09:14:00Z"/>
      <w:moveFrom w:id="473" w:author="Chen Heller" w:date="2023-01-04T09:14:00Z">
        <w:del w:id="474" w:author="Chen Heller" w:date="2023-02-26T11:35:00Z">
          <w:r w:rsidR="00BB21CF" w:rsidDel="001C33DD">
            <w:fldChar w:fldCharType="separate"/>
          </w:r>
          <w:r w:rsidR="003251EA" w:rsidDel="001C33DD">
            <w:delText xml:space="preserve">Supplementary Figure </w:delText>
          </w:r>
          <w:r w:rsidR="003251EA" w:rsidDel="001C33DD">
            <w:rPr>
              <w:noProof/>
            </w:rPr>
            <w:delText>2</w:delText>
          </w:r>
          <w:r w:rsidR="00BB21CF" w:rsidDel="001C33DD">
            <w:fldChar w:fldCharType="end"/>
          </w:r>
          <w:r w:rsidR="0019704E" w:rsidDel="001C33DD">
            <w:delText>)</w:delText>
          </w:r>
          <w:r w:rsidR="00877E08" w:rsidDel="001C33DD">
            <w:delText xml:space="preserve">. </w:delText>
          </w:r>
        </w:del>
      </w:moveFrom>
      <w:moveFromRangeEnd w:id="466"/>
      <w:del w:id="475" w:author="Chen Heller" w:date="2023-01-04T09:14:00Z">
        <w:r w:rsidR="00F87BD6" w:rsidDel="00A7794D">
          <w:delText>In Experiment 1, n</w:delText>
        </w:r>
        <w:r w:rsidR="00355822" w:rsidDel="00A7794D">
          <w:delText>o difference</w:delText>
        </w:r>
        <w:r w:rsidR="00877E08" w:rsidDel="00A7794D">
          <w:delText>s</w:delText>
        </w:r>
        <w:r w:rsidR="00355822" w:rsidDel="00A7794D">
          <w:delText xml:space="preserve"> </w:delText>
        </w:r>
        <w:r w:rsidR="00877E08" w:rsidDel="00A7794D">
          <w:delText xml:space="preserve">were </w:delText>
        </w:r>
        <w:r w:rsidR="00355822" w:rsidDel="00A7794D">
          <w:delText>found between the congruent and incongruent conditions</w:delText>
        </w:r>
        <w:r w:rsidR="00814D48" w:rsidDel="00A7794D">
          <w:delText xml:space="preserve"> (</w:delText>
        </w:r>
        <w:r w:rsidR="00814D48" w:rsidDel="00A7794D">
          <w:fldChar w:fldCharType="begin"/>
        </w:r>
        <w:r w:rsidR="00814D48" w:rsidDel="00A7794D">
          <w:delInstrText xml:space="preserve"> REF _Ref113876063 \h </w:delInstrText>
        </w:r>
        <w:r w:rsidR="00814D48" w:rsidDel="00A7794D">
          <w:fldChar w:fldCharType="separate"/>
        </w:r>
        <w:r w:rsidR="003251EA" w:rsidDel="00A7794D">
          <w:delText xml:space="preserve">Figure </w:delText>
        </w:r>
        <w:r w:rsidR="003251EA" w:rsidDel="00A7794D">
          <w:rPr>
            <w:noProof/>
          </w:rPr>
          <w:delText>3</w:delText>
        </w:r>
        <w:r w:rsidR="00814D48" w:rsidDel="00A7794D">
          <w:fldChar w:fldCharType="end"/>
        </w:r>
        <w:r w:rsidR="00814D48" w:rsidDel="00A7794D">
          <w:delText>)</w:delText>
        </w:r>
        <w:r w:rsidR="00355822" w:rsidDel="00A7794D">
          <w:delText>. H</w:delText>
        </w:r>
        <w:r w:rsidR="001B79B5" w:rsidDel="00A7794D">
          <w:delText>owever</w:delText>
        </w:r>
        <w:r w:rsidR="00355822" w:rsidDel="00A7794D">
          <w:delText>,</w:delText>
        </w:r>
        <w:r w:rsidR="001B79B5" w:rsidDel="00A7794D">
          <w:delText xml:space="preserve"> </w:delText>
        </w:r>
        <w:r w:rsidR="00245008" w:rsidDel="00A7794D">
          <w:delText xml:space="preserve">small trends were </w:delText>
        </w:r>
        <w:r w:rsidR="000F51E1" w:rsidDel="00A7794D">
          <w:delText>observed</w:delText>
        </w:r>
        <w:r w:rsidR="0049323C" w:rsidDel="00A7794D">
          <w:delText xml:space="preserve">, specifically </w:delText>
        </w:r>
        <w:r w:rsidR="00245008" w:rsidDel="00A7794D">
          <w:delText xml:space="preserve">in the reach area which was </w:delText>
        </w:r>
        <w:r w:rsidR="00C60609" w:rsidDel="00A7794D">
          <w:delText xml:space="preserve">numerically </w:delText>
        </w:r>
        <w:r w:rsidR="000F51E1" w:rsidDel="00A7794D">
          <w:delText>smaller in the incongruent condition</w:delText>
        </w:r>
        <w:r w:rsidR="00245008" w:rsidDel="00A7794D">
          <w:delText xml:space="preserve"> </w:delText>
        </w:r>
        <w:r w:rsidR="000F51E1" w:rsidDel="00A7794D">
          <w:delText xml:space="preserve">and reaction time which was </w:delText>
        </w:r>
        <w:r w:rsidR="00C60609" w:rsidDel="00A7794D">
          <w:delText xml:space="preserve">numerically </w:delText>
        </w:r>
        <w:r w:rsidR="000F51E1" w:rsidDel="00A7794D">
          <w:delText>longer</w:delText>
        </w:r>
        <w:r w:rsidR="00935BF6" w:rsidDel="00A7794D">
          <w:delText xml:space="preserve"> (</w:delText>
        </w:r>
        <w:bookmarkStart w:id="476" w:name="_Ref114067851"/>
        <w:r w:rsidR="001F2A95" w:rsidDel="00A7794D">
          <w:fldChar w:fldCharType="begin"/>
        </w:r>
        <w:r w:rsidR="001F2A95" w:rsidDel="00A7794D">
          <w:delInstrText xml:space="preserve"> REF _Ref114471021 \h </w:delInstrText>
        </w:r>
        <w:r w:rsidR="001F2A95" w:rsidDel="00A7794D">
          <w:fldChar w:fldCharType="separate"/>
        </w:r>
        <w:r w:rsidR="003251EA" w:rsidDel="00A7794D">
          <w:delText xml:space="preserve">Table </w:delText>
        </w:r>
        <w:r w:rsidR="003251EA" w:rsidDel="00A7794D">
          <w:rPr>
            <w:noProof/>
          </w:rPr>
          <w:delText>1</w:delText>
        </w:r>
        <w:r w:rsidR="001F2A95" w:rsidDel="00A7794D">
          <w:fldChar w:fldCharType="end"/>
        </w:r>
        <w:r w:rsidR="001F2A95" w:rsidDel="00A7794D">
          <w:delText>).</w:delText>
        </w:r>
      </w:del>
    </w:p>
    <w:p w14:paraId="01772DC4" w14:textId="0DA114B4" w:rsidR="001F2A95" w:rsidDel="00A7794D" w:rsidRDefault="001F2A95">
      <w:pPr>
        <w:ind w:firstLine="0"/>
        <w:rPr>
          <w:del w:id="477" w:author="Chen Heller" w:date="2023-01-04T09:14:00Z"/>
        </w:rPr>
        <w:pPrChange w:id="478" w:author="Chen Heller" w:date="2023-02-26T11:35:00Z">
          <w:pPr>
            <w:jc w:val="left"/>
          </w:pPr>
        </w:pPrChange>
      </w:pPr>
      <w:del w:id="479" w:author="Chen Heller" w:date="2023-01-04T09:14:00Z">
        <w:r w:rsidDel="00A7794D">
          <w:br w:type="page"/>
        </w:r>
      </w:del>
    </w:p>
    <w:p w14:paraId="77E035F3" w14:textId="609EA91B" w:rsidR="004545CA" w:rsidDel="00A7794D" w:rsidRDefault="004545CA">
      <w:pPr>
        <w:ind w:firstLine="0"/>
        <w:rPr>
          <w:del w:id="480" w:author="Chen Heller" w:date="2023-01-04T09:14:00Z"/>
        </w:rPr>
        <w:pPrChange w:id="481" w:author="Chen Heller" w:date="2023-02-26T11:35:00Z">
          <w:pPr>
            <w:pStyle w:val="Caption"/>
            <w:keepNext/>
          </w:pPr>
        </w:pPrChange>
      </w:pPr>
      <w:bookmarkStart w:id="482" w:name="_Ref114471021"/>
      <w:del w:id="483" w:author="Chen Heller" w:date="2023-01-04T09:14:00Z">
        <w:r w:rsidDel="00A7794D">
          <w:lastRenderedPageBreak/>
          <w:delText xml:space="preserve">Table </w:delText>
        </w:r>
        <w:r w:rsidDel="00A7794D">
          <w:rPr>
            <w:color w:val="44546A" w:themeColor="text2"/>
            <w:sz w:val="22"/>
            <w:szCs w:val="18"/>
          </w:rPr>
          <w:fldChar w:fldCharType="begin"/>
        </w:r>
        <w:r w:rsidDel="00A7794D">
          <w:delInstrText xml:space="preserve"> SEQ Table \* ARABIC </w:delInstrText>
        </w:r>
        <w:r w:rsidDel="00A7794D">
          <w:rPr>
            <w:color w:val="44546A" w:themeColor="text2"/>
            <w:sz w:val="22"/>
            <w:szCs w:val="18"/>
          </w:rPr>
          <w:fldChar w:fldCharType="separate"/>
        </w:r>
        <w:r w:rsidR="003251EA" w:rsidDel="00A7794D">
          <w:rPr>
            <w:noProof/>
          </w:rPr>
          <w:delText>1</w:delText>
        </w:r>
        <w:r w:rsidDel="00A7794D">
          <w:rPr>
            <w:noProof/>
            <w:color w:val="44546A" w:themeColor="text2"/>
            <w:sz w:val="22"/>
            <w:szCs w:val="18"/>
          </w:rPr>
          <w:fldChar w:fldCharType="end"/>
        </w:r>
        <w:bookmarkEnd w:id="476"/>
        <w:bookmarkEnd w:id="482"/>
        <w:r w:rsidDel="00A7794D">
          <w:delText>.</w:delText>
        </w:r>
        <w:r w:rsidR="00401F39" w:rsidDel="00A7794D">
          <w:delText xml:space="preserve"> Results of Experiment 1</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843"/>
        <w:gridCol w:w="1843"/>
        <w:gridCol w:w="709"/>
        <w:gridCol w:w="992"/>
        <w:gridCol w:w="1417"/>
        <w:gridCol w:w="709"/>
      </w:tblGrid>
      <w:tr w:rsidR="00DC6616" w:rsidDel="00A7794D" w14:paraId="026EA126" w14:textId="3EF9CA7C" w:rsidTr="00EE3C0C">
        <w:trPr>
          <w:trHeight w:val="510"/>
          <w:del w:id="484" w:author="Chen Heller" w:date="2023-01-04T09:14:00Z"/>
        </w:trPr>
        <w:tc>
          <w:tcPr>
            <w:tcW w:w="284" w:type="dxa"/>
            <w:tcBorders>
              <w:top w:val="single" w:sz="12" w:space="0" w:color="auto"/>
            </w:tcBorders>
          </w:tcPr>
          <w:p w14:paraId="0DBA713A" w14:textId="41CA5DAE" w:rsidR="00DC6616" w:rsidDel="00A7794D" w:rsidRDefault="00DC6616" w:rsidP="001C33DD">
            <w:pPr>
              <w:ind w:firstLine="0"/>
              <w:rPr>
                <w:del w:id="485" w:author="Chen Heller" w:date="2023-01-04T09:14:00Z"/>
              </w:rPr>
            </w:pPr>
          </w:p>
        </w:tc>
        <w:tc>
          <w:tcPr>
            <w:tcW w:w="2268" w:type="dxa"/>
            <w:tcBorders>
              <w:top w:val="single" w:sz="12" w:space="0" w:color="auto"/>
            </w:tcBorders>
          </w:tcPr>
          <w:p w14:paraId="44966F39" w14:textId="0B78B322" w:rsidR="00DC6616" w:rsidDel="00A7794D" w:rsidRDefault="00DC6616" w:rsidP="001C33DD">
            <w:pPr>
              <w:ind w:firstLine="0"/>
              <w:rPr>
                <w:del w:id="486" w:author="Chen Heller" w:date="2023-01-04T09:14:00Z"/>
              </w:rPr>
            </w:pPr>
          </w:p>
        </w:tc>
        <w:tc>
          <w:tcPr>
            <w:tcW w:w="1843" w:type="dxa"/>
            <w:tcBorders>
              <w:top w:val="single" w:sz="12" w:space="0" w:color="auto"/>
              <w:bottom w:val="single" w:sz="12" w:space="0" w:color="auto"/>
            </w:tcBorders>
          </w:tcPr>
          <w:p w14:paraId="5A35BD8A" w14:textId="3DFBF458" w:rsidR="00DC6616" w:rsidRPr="00EA2CED" w:rsidDel="00A7794D" w:rsidRDefault="00DC6616">
            <w:pPr>
              <w:ind w:firstLine="0"/>
              <w:rPr>
                <w:del w:id="487" w:author="Chen Heller" w:date="2023-01-04T09:14:00Z"/>
                <w:b/>
                <w:bCs/>
              </w:rPr>
              <w:pPrChange w:id="488" w:author="Chen Heller" w:date="2023-02-26T11:35:00Z">
                <w:pPr>
                  <w:ind w:firstLine="0"/>
                  <w:jc w:val="center"/>
                </w:pPr>
              </w:pPrChange>
            </w:pPr>
            <w:del w:id="489" w:author="Chen Heller" w:date="2023-01-04T09:14:00Z">
              <w:r w:rsidRPr="00EA2CED" w:rsidDel="00A7794D">
                <w:rPr>
                  <w:b/>
                  <w:bCs/>
                </w:rPr>
                <w:delText>Congruent</w:delText>
              </w:r>
            </w:del>
          </w:p>
        </w:tc>
        <w:tc>
          <w:tcPr>
            <w:tcW w:w="1843" w:type="dxa"/>
            <w:tcBorders>
              <w:top w:val="single" w:sz="12" w:space="0" w:color="auto"/>
              <w:bottom w:val="single" w:sz="12" w:space="0" w:color="auto"/>
            </w:tcBorders>
          </w:tcPr>
          <w:p w14:paraId="5AB53D2F" w14:textId="0CBF5AEC" w:rsidR="00DC6616" w:rsidRPr="00EA2CED" w:rsidDel="00A7794D" w:rsidRDefault="00DC6616">
            <w:pPr>
              <w:ind w:firstLine="0"/>
              <w:rPr>
                <w:del w:id="490" w:author="Chen Heller" w:date="2023-01-04T09:14:00Z"/>
                <w:b/>
                <w:bCs/>
              </w:rPr>
              <w:pPrChange w:id="491" w:author="Chen Heller" w:date="2023-02-26T11:35:00Z">
                <w:pPr>
                  <w:ind w:firstLine="0"/>
                  <w:jc w:val="center"/>
                </w:pPr>
              </w:pPrChange>
            </w:pPr>
            <w:del w:id="492" w:author="Chen Heller" w:date="2023-01-04T09:14:00Z">
              <w:r w:rsidRPr="00EA2CED" w:rsidDel="00A7794D">
                <w:rPr>
                  <w:b/>
                  <w:bCs/>
                </w:rPr>
                <w:delText>Incongruent</w:delText>
              </w:r>
            </w:del>
          </w:p>
        </w:tc>
        <w:tc>
          <w:tcPr>
            <w:tcW w:w="709" w:type="dxa"/>
            <w:tcBorders>
              <w:top w:val="single" w:sz="12" w:space="0" w:color="auto"/>
            </w:tcBorders>
          </w:tcPr>
          <w:p w14:paraId="75F91D0C" w14:textId="240FD9B1" w:rsidR="00DC6616" w:rsidRPr="00EA2CED" w:rsidDel="00A7794D" w:rsidRDefault="00DC6616">
            <w:pPr>
              <w:ind w:firstLine="0"/>
              <w:rPr>
                <w:del w:id="493" w:author="Chen Heller" w:date="2023-01-04T09:14:00Z"/>
                <w:b/>
                <w:bCs/>
              </w:rPr>
              <w:pPrChange w:id="494" w:author="Chen Heller" w:date="2023-02-26T11:35:00Z">
                <w:pPr>
                  <w:ind w:firstLine="0"/>
                  <w:jc w:val="center"/>
                </w:pPr>
              </w:pPrChange>
            </w:pPr>
          </w:p>
        </w:tc>
        <w:tc>
          <w:tcPr>
            <w:tcW w:w="992" w:type="dxa"/>
            <w:tcBorders>
              <w:top w:val="single" w:sz="12" w:space="0" w:color="auto"/>
            </w:tcBorders>
          </w:tcPr>
          <w:p w14:paraId="70DC418E" w14:textId="0F1F197F" w:rsidR="00DC6616" w:rsidRPr="00EA2CED" w:rsidDel="00A7794D" w:rsidRDefault="00DC6616">
            <w:pPr>
              <w:ind w:firstLine="0"/>
              <w:rPr>
                <w:del w:id="495" w:author="Chen Heller" w:date="2023-01-04T09:14:00Z"/>
                <w:b/>
                <w:bCs/>
              </w:rPr>
              <w:pPrChange w:id="496" w:author="Chen Heller" w:date="2023-02-26T11:35:00Z">
                <w:pPr>
                  <w:ind w:firstLine="0"/>
                  <w:jc w:val="center"/>
                </w:pPr>
              </w:pPrChange>
            </w:pPr>
          </w:p>
        </w:tc>
        <w:tc>
          <w:tcPr>
            <w:tcW w:w="1417" w:type="dxa"/>
            <w:tcBorders>
              <w:top w:val="single" w:sz="12" w:space="0" w:color="auto"/>
            </w:tcBorders>
          </w:tcPr>
          <w:p w14:paraId="4CCBC984" w14:textId="3721C779" w:rsidR="00DC6616" w:rsidDel="00A7794D" w:rsidRDefault="00DC6616" w:rsidP="001C33DD">
            <w:pPr>
              <w:ind w:firstLine="0"/>
              <w:rPr>
                <w:del w:id="497" w:author="Chen Heller" w:date="2023-01-04T09:14:00Z"/>
              </w:rPr>
            </w:pPr>
          </w:p>
        </w:tc>
        <w:tc>
          <w:tcPr>
            <w:tcW w:w="709" w:type="dxa"/>
            <w:tcBorders>
              <w:top w:val="single" w:sz="12" w:space="0" w:color="auto"/>
            </w:tcBorders>
          </w:tcPr>
          <w:p w14:paraId="40FE9A34" w14:textId="25EE387D" w:rsidR="00DC6616" w:rsidDel="00A7794D" w:rsidRDefault="00DC6616" w:rsidP="001C33DD">
            <w:pPr>
              <w:ind w:firstLine="0"/>
              <w:rPr>
                <w:del w:id="498" w:author="Chen Heller" w:date="2023-01-04T09:14:00Z"/>
              </w:rPr>
            </w:pPr>
          </w:p>
        </w:tc>
      </w:tr>
      <w:tr w:rsidR="00DC6616" w:rsidDel="00A7794D" w14:paraId="43206B7C" w14:textId="59C63199" w:rsidTr="00EE3C0C">
        <w:trPr>
          <w:trHeight w:val="254"/>
          <w:del w:id="499" w:author="Chen Heller" w:date="2023-01-04T09:14:00Z"/>
        </w:trPr>
        <w:tc>
          <w:tcPr>
            <w:tcW w:w="284" w:type="dxa"/>
            <w:tcBorders>
              <w:bottom w:val="single" w:sz="12" w:space="0" w:color="auto"/>
            </w:tcBorders>
          </w:tcPr>
          <w:p w14:paraId="6928E3A0" w14:textId="0FD9BDEF" w:rsidR="00DC6616" w:rsidRPr="00EA2CED" w:rsidDel="00A7794D" w:rsidRDefault="00DC6616" w:rsidP="001C33DD">
            <w:pPr>
              <w:ind w:firstLine="0"/>
              <w:rPr>
                <w:del w:id="500" w:author="Chen Heller" w:date="2023-01-04T09:14:00Z"/>
                <w:b/>
                <w:bCs/>
              </w:rPr>
            </w:pPr>
          </w:p>
        </w:tc>
        <w:tc>
          <w:tcPr>
            <w:tcW w:w="2268" w:type="dxa"/>
            <w:tcBorders>
              <w:bottom w:val="single" w:sz="12" w:space="0" w:color="auto"/>
            </w:tcBorders>
          </w:tcPr>
          <w:p w14:paraId="60B17380" w14:textId="2F5826DC" w:rsidR="00DC6616" w:rsidRPr="00EA2CED" w:rsidDel="00A7794D" w:rsidRDefault="00DC6616" w:rsidP="001C33DD">
            <w:pPr>
              <w:ind w:firstLine="0"/>
              <w:rPr>
                <w:del w:id="501" w:author="Chen Heller" w:date="2023-01-04T09:14:00Z"/>
                <w:b/>
                <w:bCs/>
              </w:rPr>
            </w:pPr>
          </w:p>
        </w:tc>
        <w:tc>
          <w:tcPr>
            <w:tcW w:w="1843" w:type="dxa"/>
            <w:tcBorders>
              <w:top w:val="single" w:sz="12" w:space="0" w:color="auto"/>
              <w:bottom w:val="single" w:sz="12" w:space="0" w:color="auto"/>
            </w:tcBorders>
          </w:tcPr>
          <w:p w14:paraId="12A8E871" w14:textId="5D4D64BB" w:rsidR="00DC6616" w:rsidRPr="00EA2CED" w:rsidDel="00A7794D" w:rsidRDefault="00DC6616" w:rsidP="001C33DD">
            <w:pPr>
              <w:ind w:firstLine="0"/>
              <w:rPr>
                <w:del w:id="502" w:author="Chen Heller" w:date="2023-01-04T09:14:00Z"/>
                <w:b/>
                <w:bCs/>
              </w:rPr>
            </w:pPr>
            <w:del w:id="503" w:author="Chen Heller" w:date="2023-01-04T09:14:00Z">
              <w:r w:rsidDel="00A7794D">
                <w:rPr>
                  <w:b/>
                  <w:bCs/>
                </w:rPr>
                <w:delText>M (SD)</w:delText>
              </w:r>
            </w:del>
          </w:p>
        </w:tc>
        <w:tc>
          <w:tcPr>
            <w:tcW w:w="1843" w:type="dxa"/>
            <w:tcBorders>
              <w:top w:val="single" w:sz="12" w:space="0" w:color="auto"/>
              <w:bottom w:val="single" w:sz="12" w:space="0" w:color="auto"/>
            </w:tcBorders>
          </w:tcPr>
          <w:p w14:paraId="74EA02F3" w14:textId="0FA2EBD5" w:rsidR="00DC6616" w:rsidRPr="00EA2CED" w:rsidDel="00A7794D" w:rsidRDefault="00DC6616" w:rsidP="001C33DD">
            <w:pPr>
              <w:ind w:firstLine="0"/>
              <w:rPr>
                <w:del w:id="504" w:author="Chen Heller" w:date="2023-01-04T09:14:00Z"/>
                <w:b/>
                <w:bCs/>
              </w:rPr>
            </w:pPr>
            <w:del w:id="505" w:author="Chen Heller" w:date="2023-01-04T09:14:00Z">
              <w:r w:rsidDel="00A7794D">
                <w:rPr>
                  <w:b/>
                  <w:bCs/>
                </w:rPr>
                <w:delText>M (SD)</w:delText>
              </w:r>
            </w:del>
          </w:p>
        </w:tc>
        <w:tc>
          <w:tcPr>
            <w:tcW w:w="709" w:type="dxa"/>
            <w:tcBorders>
              <w:bottom w:val="single" w:sz="12" w:space="0" w:color="auto"/>
            </w:tcBorders>
          </w:tcPr>
          <w:p w14:paraId="5080248E" w14:textId="7C495759" w:rsidR="00DC6616" w:rsidRPr="00EA2CED" w:rsidDel="00A7794D" w:rsidRDefault="00DC6616" w:rsidP="001C33DD">
            <w:pPr>
              <w:ind w:firstLine="0"/>
              <w:rPr>
                <w:del w:id="506" w:author="Chen Heller" w:date="2023-01-04T09:14:00Z"/>
                <w:b/>
                <w:bCs/>
              </w:rPr>
            </w:pPr>
            <w:del w:id="507" w:author="Chen Heller" w:date="2023-01-04T09:14:00Z">
              <w:r w:rsidDel="00A7794D">
                <w:rPr>
                  <w:b/>
                  <w:bCs/>
                </w:rPr>
                <w:delText>t(9)</w:delText>
              </w:r>
            </w:del>
          </w:p>
        </w:tc>
        <w:tc>
          <w:tcPr>
            <w:tcW w:w="992" w:type="dxa"/>
            <w:tcBorders>
              <w:bottom w:val="single" w:sz="12" w:space="0" w:color="auto"/>
            </w:tcBorders>
          </w:tcPr>
          <w:p w14:paraId="5F073439" w14:textId="01945785" w:rsidR="00DC6616" w:rsidRPr="00EA2CED" w:rsidDel="00A7794D" w:rsidRDefault="00DC6616" w:rsidP="001C33DD">
            <w:pPr>
              <w:ind w:firstLine="0"/>
              <w:rPr>
                <w:del w:id="508" w:author="Chen Heller" w:date="2023-01-04T09:14:00Z"/>
                <w:b/>
                <w:bCs/>
              </w:rPr>
            </w:pPr>
            <w:del w:id="509" w:author="Chen Heller" w:date="2023-01-04T09:14:00Z">
              <w:r w:rsidDel="00A7794D">
                <w:rPr>
                  <w:b/>
                  <w:bCs/>
                </w:rPr>
                <w:delText>p</w:delText>
              </w:r>
            </w:del>
          </w:p>
        </w:tc>
        <w:tc>
          <w:tcPr>
            <w:tcW w:w="1417" w:type="dxa"/>
            <w:tcBorders>
              <w:bottom w:val="single" w:sz="12" w:space="0" w:color="auto"/>
            </w:tcBorders>
          </w:tcPr>
          <w:p w14:paraId="326B6A57" w14:textId="76F2BCB0" w:rsidR="00DC6616" w:rsidRPr="00EA2CED" w:rsidDel="00A7794D" w:rsidRDefault="00DC6616" w:rsidP="001C33DD">
            <w:pPr>
              <w:ind w:firstLine="0"/>
              <w:rPr>
                <w:del w:id="510" w:author="Chen Heller" w:date="2023-01-04T09:14:00Z"/>
                <w:b/>
                <w:bCs/>
              </w:rPr>
            </w:pPr>
            <w:del w:id="511" w:author="Chen Heller" w:date="2023-01-04T09:14:00Z">
              <w:r w:rsidDel="00A7794D">
                <w:rPr>
                  <w:b/>
                  <w:bCs/>
                </w:rPr>
                <w:delText>CI</w:delText>
              </w:r>
            </w:del>
          </w:p>
        </w:tc>
        <w:tc>
          <w:tcPr>
            <w:tcW w:w="709" w:type="dxa"/>
            <w:tcBorders>
              <w:bottom w:val="single" w:sz="12" w:space="0" w:color="auto"/>
            </w:tcBorders>
          </w:tcPr>
          <w:p w14:paraId="5DDB5A34" w14:textId="29F2918A" w:rsidR="00DC6616" w:rsidRPr="00EA2CED" w:rsidDel="00A7794D" w:rsidRDefault="00DC6616" w:rsidP="001C33DD">
            <w:pPr>
              <w:ind w:firstLine="0"/>
              <w:rPr>
                <w:del w:id="512" w:author="Chen Heller" w:date="2023-01-04T09:14:00Z"/>
                <w:b/>
                <w:bCs/>
              </w:rPr>
            </w:pPr>
            <w:del w:id="513" w:author="Chen Heller" w:date="2023-01-04T09:14:00Z">
              <w:r w:rsidDel="00A7794D">
                <w:rPr>
                  <w:b/>
                  <w:bCs/>
                </w:rPr>
                <w:delText>d</w:delText>
              </w:r>
            </w:del>
          </w:p>
        </w:tc>
      </w:tr>
      <w:tr w:rsidR="00DC6616" w:rsidDel="00A7794D" w14:paraId="18F6486A" w14:textId="313FB357" w:rsidTr="00EE3C0C">
        <w:trPr>
          <w:trHeight w:val="313"/>
          <w:del w:id="514" w:author="Chen Heller" w:date="2023-01-04T09:14:00Z"/>
        </w:trPr>
        <w:tc>
          <w:tcPr>
            <w:tcW w:w="10065" w:type="dxa"/>
            <w:gridSpan w:val="8"/>
            <w:tcBorders>
              <w:top w:val="single" w:sz="12" w:space="0" w:color="auto"/>
            </w:tcBorders>
          </w:tcPr>
          <w:p w14:paraId="4DC851C8" w14:textId="27F65C4D" w:rsidR="00DC6616" w:rsidDel="00A7794D" w:rsidRDefault="00DC6616" w:rsidP="001C33DD">
            <w:pPr>
              <w:ind w:firstLine="0"/>
              <w:rPr>
                <w:del w:id="515" w:author="Chen Heller" w:date="2023-01-04T09:14:00Z"/>
              </w:rPr>
            </w:pPr>
            <w:del w:id="516" w:author="Chen Heller" w:date="2023-01-04T09:14:00Z">
              <w:r w:rsidDel="00A7794D">
                <w:rPr>
                  <w:b/>
                  <w:bCs/>
                </w:rPr>
                <w:delText>Reaching</w:delText>
              </w:r>
            </w:del>
          </w:p>
        </w:tc>
      </w:tr>
      <w:tr w:rsidR="00DC6616" w:rsidDel="00A7794D" w14:paraId="5FEFCA42" w14:textId="55B7D09C" w:rsidTr="00EE3C0C">
        <w:trPr>
          <w:trHeight w:val="490"/>
          <w:del w:id="517" w:author="Chen Heller" w:date="2023-01-04T09:14:00Z"/>
        </w:trPr>
        <w:tc>
          <w:tcPr>
            <w:tcW w:w="284" w:type="dxa"/>
            <w:vMerge w:val="restart"/>
            <w:tcBorders>
              <w:bottom w:val="single" w:sz="12" w:space="0" w:color="auto"/>
            </w:tcBorders>
          </w:tcPr>
          <w:p w14:paraId="3B44CD6B" w14:textId="73CFE160" w:rsidR="00DC6616" w:rsidRPr="00EA2CED" w:rsidDel="00A7794D" w:rsidRDefault="00DC6616" w:rsidP="001C33DD">
            <w:pPr>
              <w:ind w:firstLine="0"/>
              <w:rPr>
                <w:del w:id="518" w:author="Chen Heller" w:date="2023-01-04T09:14:00Z"/>
                <w:b/>
                <w:bCs/>
              </w:rPr>
            </w:pPr>
          </w:p>
        </w:tc>
        <w:tc>
          <w:tcPr>
            <w:tcW w:w="2268" w:type="dxa"/>
          </w:tcPr>
          <w:p w14:paraId="59896394" w14:textId="49EFBDB0" w:rsidR="00DC6616" w:rsidRPr="00EA2CED" w:rsidDel="00A7794D" w:rsidRDefault="00DC6616" w:rsidP="001C33DD">
            <w:pPr>
              <w:ind w:firstLine="0"/>
              <w:rPr>
                <w:del w:id="519" w:author="Chen Heller" w:date="2023-01-04T09:14:00Z"/>
                <w:b/>
                <w:bCs/>
              </w:rPr>
            </w:pPr>
            <w:del w:id="520" w:author="Chen Heller" w:date="2023-01-04T09:14:00Z">
              <w:r w:rsidRPr="00EA2CED" w:rsidDel="00A7794D">
                <w:rPr>
                  <w:b/>
                  <w:bCs/>
                </w:rPr>
                <w:delText>Reach area</w:delText>
              </w:r>
            </w:del>
          </w:p>
        </w:tc>
        <w:tc>
          <w:tcPr>
            <w:tcW w:w="1843" w:type="dxa"/>
          </w:tcPr>
          <w:p w14:paraId="06BDF937" w14:textId="57E73202" w:rsidR="00DC6616" w:rsidDel="00A7794D" w:rsidRDefault="00DC6616" w:rsidP="001C33DD">
            <w:pPr>
              <w:ind w:firstLine="0"/>
              <w:rPr>
                <w:del w:id="521" w:author="Chen Heller" w:date="2023-01-04T09:14:00Z"/>
              </w:rPr>
            </w:pPr>
            <w:del w:id="522" w:author="Chen Heller" w:date="2023-01-04T09:14:00Z">
              <w:r w:rsidDel="00A7794D">
                <w:delText>2.80 (0.47)</w:delText>
              </w:r>
            </w:del>
          </w:p>
        </w:tc>
        <w:tc>
          <w:tcPr>
            <w:tcW w:w="1843" w:type="dxa"/>
          </w:tcPr>
          <w:p w14:paraId="410E5B4B" w14:textId="68A9920E" w:rsidR="00DC6616" w:rsidDel="00A7794D" w:rsidRDefault="00DC6616" w:rsidP="001C33DD">
            <w:pPr>
              <w:ind w:firstLine="0"/>
              <w:rPr>
                <w:del w:id="523" w:author="Chen Heller" w:date="2023-01-04T09:14:00Z"/>
              </w:rPr>
            </w:pPr>
            <w:del w:id="524" w:author="Chen Heller" w:date="2023-01-04T09:14:00Z">
              <w:r w:rsidDel="00A7794D">
                <w:delText>2.70 (0.50)</w:delText>
              </w:r>
            </w:del>
          </w:p>
        </w:tc>
        <w:tc>
          <w:tcPr>
            <w:tcW w:w="709" w:type="dxa"/>
          </w:tcPr>
          <w:p w14:paraId="5ED11B72" w14:textId="786B88BC" w:rsidR="00DC6616" w:rsidDel="00A7794D" w:rsidRDefault="00DC6616" w:rsidP="001C33DD">
            <w:pPr>
              <w:ind w:firstLine="0"/>
              <w:rPr>
                <w:del w:id="525" w:author="Chen Heller" w:date="2023-01-04T09:14:00Z"/>
              </w:rPr>
            </w:pPr>
            <w:del w:id="526" w:author="Chen Heller" w:date="2023-01-04T09:14:00Z">
              <w:r w:rsidDel="00A7794D">
                <w:delText>2.16</w:delText>
              </w:r>
            </w:del>
          </w:p>
        </w:tc>
        <w:tc>
          <w:tcPr>
            <w:tcW w:w="992" w:type="dxa"/>
          </w:tcPr>
          <w:p w14:paraId="1716BE08" w14:textId="7B3C7DCC" w:rsidR="00DC6616" w:rsidDel="00A7794D" w:rsidRDefault="00DC6616" w:rsidP="001C33DD">
            <w:pPr>
              <w:ind w:firstLine="0"/>
              <w:rPr>
                <w:del w:id="527" w:author="Chen Heller" w:date="2023-01-04T09:14:00Z"/>
              </w:rPr>
            </w:pPr>
            <w:del w:id="528" w:author="Chen Heller" w:date="2023-01-04T09:14:00Z">
              <w:r w:rsidDel="00A7794D">
                <w:delText>0.169</w:delText>
              </w:r>
            </w:del>
          </w:p>
        </w:tc>
        <w:tc>
          <w:tcPr>
            <w:tcW w:w="1417" w:type="dxa"/>
          </w:tcPr>
          <w:p w14:paraId="5E84F5AC" w14:textId="1C943E17" w:rsidR="00DC6616" w:rsidDel="00A7794D" w:rsidRDefault="00DC6616" w:rsidP="001C33DD">
            <w:pPr>
              <w:ind w:firstLine="0"/>
              <w:rPr>
                <w:del w:id="529" w:author="Chen Heller" w:date="2023-01-04T09:14:00Z"/>
              </w:rPr>
            </w:pPr>
            <w:del w:id="530" w:author="Chen Heller" w:date="2023-01-04T09:14:00Z">
              <w:r w:rsidDel="00A7794D">
                <w:delText>0, 0.20</w:delText>
              </w:r>
            </w:del>
          </w:p>
        </w:tc>
        <w:tc>
          <w:tcPr>
            <w:tcW w:w="709" w:type="dxa"/>
          </w:tcPr>
          <w:p w14:paraId="2DD1AD3D" w14:textId="7A457574" w:rsidR="00DC6616" w:rsidDel="00A7794D" w:rsidRDefault="00DC6616" w:rsidP="001C33DD">
            <w:pPr>
              <w:ind w:firstLine="0"/>
              <w:rPr>
                <w:del w:id="531" w:author="Chen Heller" w:date="2023-01-04T09:14:00Z"/>
              </w:rPr>
            </w:pPr>
            <w:del w:id="532" w:author="Chen Heller" w:date="2023-01-04T09:14:00Z">
              <w:r w:rsidDel="00A7794D">
                <w:delText>0.69</w:delText>
              </w:r>
            </w:del>
          </w:p>
        </w:tc>
      </w:tr>
      <w:tr w:rsidR="00DC6616" w:rsidDel="00A7794D" w14:paraId="1AEC86DC" w14:textId="7D6E1B18" w:rsidTr="00EE3C0C">
        <w:trPr>
          <w:trHeight w:val="490"/>
          <w:del w:id="533" w:author="Chen Heller" w:date="2023-01-04T09:14:00Z"/>
        </w:trPr>
        <w:tc>
          <w:tcPr>
            <w:tcW w:w="284" w:type="dxa"/>
            <w:vMerge/>
            <w:tcBorders>
              <w:top w:val="single" w:sz="12" w:space="0" w:color="auto"/>
              <w:bottom w:val="single" w:sz="12" w:space="0" w:color="auto"/>
            </w:tcBorders>
          </w:tcPr>
          <w:p w14:paraId="0D2F42A9" w14:textId="07CAD90D" w:rsidR="00DC6616" w:rsidRPr="00EA2CED" w:rsidDel="00A7794D" w:rsidRDefault="00DC6616" w:rsidP="001C33DD">
            <w:pPr>
              <w:ind w:firstLine="0"/>
              <w:rPr>
                <w:del w:id="534" w:author="Chen Heller" w:date="2023-01-04T09:14:00Z"/>
                <w:b/>
                <w:bCs/>
              </w:rPr>
            </w:pPr>
          </w:p>
        </w:tc>
        <w:tc>
          <w:tcPr>
            <w:tcW w:w="2268" w:type="dxa"/>
          </w:tcPr>
          <w:p w14:paraId="691D0A75" w14:textId="63A98384" w:rsidR="00DC6616" w:rsidRPr="00EA2CED" w:rsidDel="00A7794D" w:rsidRDefault="00DC6616" w:rsidP="001C33DD">
            <w:pPr>
              <w:ind w:firstLine="0"/>
              <w:rPr>
                <w:del w:id="535" w:author="Chen Heller" w:date="2023-01-04T09:14:00Z"/>
                <w:b/>
                <w:bCs/>
              </w:rPr>
            </w:pPr>
            <w:del w:id="536" w:author="Chen Heller" w:date="2023-01-04T09:14:00Z">
              <w:r w:rsidRPr="00EA2CED" w:rsidDel="00A7794D">
                <w:rPr>
                  <w:b/>
                  <w:bCs/>
                </w:rPr>
                <w:delText>Traveled distance</w:delText>
              </w:r>
            </w:del>
          </w:p>
        </w:tc>
        <w:tc>
          <w:tcPr>
            <w:tcW w:w="1843" w:type="dxa"/>
          </w:tcPr>
          <w:p w14:paraId="1A272C22" w14:textId="74218E3B" w:rsidR="00DC6616" w:rsidDel="00A7794D" w:rsidRDefault="00DC6616" w:rsidP="001C33DD">
            <w:pPr>
              <w:ind w:firstLine="0"/>
              <w:rPr>
                <w:del w:id="537" w:author="Chen Heller" w:date="2023-01-04T09:14:00Z"/>
              </w:rPr>
            </w:pPr>
            <w:del w:id="538" w:author="Chen Heller" w:date="2023-01-04T09:14:00Z">
              <w:r w:rsidDel="00A7794D">
                <w:delText>40.88 (1.49)</w:delText>
              </w:r>
            </w:del>
          </w:p>
        </w:tc>
        <w:tc>
          <w:tcPr>
            <w:tcW w:w="1843" w:type="dxa"/>
          </w:tcPr>
          <w:p w14:paraId="6BD4D0F7" w14:textId="12F6BCF4" w:rsidR="00DC6616" w:rsidDel="00A7794D" w:rsidRDefault="00DC6616" w:rsidP="001C33DD">
            <w:pPr>
              <w:ind w:firstLine="0"/>
              <w:rPr>
                <w:del w:id="539" w:author="Chen Heller" w:date="2023-01-04T09:14:00Z"/>
              </w:rPr>
            </w:pPr>
            <w:del w:id="540" w:author="Chen Heller" w:date="2023-01-04T09:14:00Z">
              <w:r w:rsidDel="00A7794D">
                <w:delText>41.06 (1.59)</w:delText>
              </w:r>
            </w:del>
          </w:p>
        </w:tc>
        <w:tc>
          <w:tcPr>
            <w:tcW w:w="709" w:type="dxa"/>
          </w:tcPr>
          <w:p w14:paraId="5E6191E8" w14:textId="1EBB8BFF" w:rsidR="00DC6616" w:rsidDel="00A7794D" w:rsidRDefault="00DC6616" w:rsidP="001C33DD">
            <w:pPr>
              <w:ind w:firstLine="0"/>
              <w:rPr>
                <w:del w:id="541" w:author="Chen Heller" w:date="2023-01-04T09:14:00Z"/>
              </w:rPr>
            </w:pPr>
          </w:p>
        </w:tc>
        <w:tc>
          <w:tcPr>
            <w:tcW w:w="992" w:type="dxa"/>
          </w:tcPr>
          <w:p w14:paraId="60276CFC" w14:textId="5BC01A71" w:rsidR="00DC6616" w:rsidDel="00A7794D" w:rsidRDefault="00DC6616" w:rsidP="001C33DD">
            <w:pPr>
              <w:ind w:firstLine="0"/>
              <w:rPr>
                <w:del w:id="542" w:author="Chen Heller" w:date="2023-01-04T09:14:00Z"/>
              </w:rPr>
            </w:pPr>
            <w:del w:id="543" w:author="Chen Heller" w:date="2023-01-04T09:14:00Z">
              <w:r w:rsidDel="00A7794D">
                <w:delText>0.694</w:delText>
              </w:r>
            </w:del>
          </w:p>
        </w:tc>
        <w:tc>
          <w:tcPr>
            <w:tcW w:w="1417" w:type="dxa"/>
          </w:tcPr>
          <w:p w14:paraId="638CFB7A" w14:textId="24A2C3E6" w:rsidR="00DC6616" w:rsidDel="00A7794D" w:rsidRDefault="00DC6616" w:rsidP="001C33DD">
            <w:pPr>
              <w:ind w:firstLine="0"/>
              <w:rPr>
                <w:del w:id="544" w:author="Chen Heller" w:date="2023-01-04T09:14:00Z"/>
              </w:rPr>
            </w:pPr>
            <w:del w:id="545" w:author="Chen Heller" w:date="2023-01-04T09:14:00Z">
              <w:r w:rsidDel="00A7794D">
                <w:delText>-0.51, 0.17</w:delText>
              </w:r>
            </w:del>
          </w:p>
        </w:tc>
        <w:tc>
          <w:tcPr>
            <w:tcW w:w="709" w:type="dxa"/>
          </w:tcPr>
          <w:p w14:paraId="329861CB" w14:textId="675D32AE" w:rsidR="00DC6616" w:rsidDel="00A7794D" w:rsidRDefault="00DC6616" w:rsidP="001C33DD">
            <w:pPr>
              <w:ind w:firstLine="0"/>
              <w:rPr>
                <w:del w:id="546" w:author="Chen Heller" w:date="2023-01-04T09:14:00Z"/>
              </w:rPr>
            </w:pPr>
            <w:del w:id="547" w:author="Chen Heller" w:date="2023-01-04T09:14:00Z">
              <w:r w:rsidDel="00A7794D">
                <w:delText>0.30</w:delText>
              </w:r>
            </w:del>
          </w:p>
        </w:tc>
      </w:tr>
      <w:tr w:rsidR="00DC6616" w:rsidDel="00A7794D" w14:paraId="752E12A2" w14:textId="49840331" w:rsidTr="00EE3C0C">
        <w:trPr>
          <w:trHeight w:val="490"/>
          <w:del w:id="548" w:author="Chen Heller" w:date="2023-01-04T09:14:00Z"/>
        </w:trPr>
        <w:tc>
          <w:tcPr>
            <w:tcW w:w="284" w:type="dxa"/>
            <w:vMerge/>
            <w:tcBorders>
              <w:top w:val="single" w:sz="12" w:space="0" w:color="auto"/>
              <w:bottom w:val="single" w:sz="12" w:space="0" w:color="auto"/>
            </w:tcBorders>
          </w:tcPr>
          <w:p w14:paraId="7EFE5ECA" w14:textId="0412586A" w:rsidR="00DC6616" w:rsidRPr="00EA2CED" w:rsidDel="00A7794D" w:rsidRDefault="00DC6616" w:rsidP="001C33DD">
            <w:pPr>
              <w:ind w:firstLine="0"/>
              <w:rPr>
                <w:del w:id="549" w:author="Chen Heller" w:date="2023-01-04T09:14:00Z"/>
                <w:b/>
                <w:bCs/>
              </w:rPr>
            </w:pPr>
          </w:p>
        </w:tc>
        <w:tc>
          <w:tcPr>
            <w:tcW w:w="2268" w:type="dxa"/>
          </w:tcPr>
          <w:p w14:paraId="7F876669" w14:textId="1925C1CE" w:rsidR="00DC6616" w:rsidRPr="00EA2CED" w:rsidDel="00A7794D" w:rsidRDefault="00DC6616" w:rsidP="001C33DD">
            <w:pPr>
              <w:ind w:firstLine="0"/>
              <w:rPr>
                <w:del w:id="550" w:author="Chen Heller" w:date="2023-01-04T09:14:00Z"/>
                <w:b/>
                <w:bCs/>
              </w:rPr>
            </w:pPr>
            <w:del w:id="551" w:author="Chen Heller" w:date="2023-01-04T09:14:00Z">
              <w:r w:rsidRPr="00EA2CED" w:rsidDel="00A7794D">
                <w:rPr>
                  <w:b/>
                  <w:bCs/>
                </w:rPr>
                <w:delText>Reaction time</w:delText>
              </w:r>
            </w:del>
          </w:p>
        </w:tc>
        <w:tc>
          <w:tcPr>
            <w:tcW w:w="1843" w:type="dxa"/>
          </w:tcPr>
          <w:p w14:paraId="0870D43E" w14:textId="129CF4FE" w:rsidR="00DC6616" w:rsidDel="00A7794D" w:rsidRDefault="00DC6616" w:rsidP="001C33DD">
            <w:pPr>
              <w:ind w:firstLine="0"/>
              <w:rPr>
                <w:del w:id="552" w:author="Chen Heller" w:date="2023-01-04T09:14:00Z"/>
              </w:rPr>
            </w:pPr>
            <w:del w:id="553" w:author="Chen Heller" w:date="2023-01-04T09:14:00Z">
              <w:r w:rsidDel="00A7794D">
                <w:delText>433.96 (125.26)</w:delText>
              </w:r>
            </w:del>
          </w:p>
        </w:tc>
        <w:tc>
          <w:tcPr>
            <w:tcW w:w="1843" w:type="dxa"/>
          </w:tcPr>
          <w:p w14:paraId="6B8AF901" w14:textId="0DE38E53" w:rsidR="00DC6616" w:rsidDel="00A7794D" w:rsidRDefault="00DC6616" w:rsidP="001C33DD">
            <w:pPr>
              <w:ind w:firstLine="0"/>
              <w:rPr>
                <w:del w:id="554" w:author="Chen Heller" w:date="2023-01-04T09:14:00Z"/>
              </w:rPr>
            </w:pPr>
            <w:del w:id="555" w:author="Chen Heller" w:date="2023-01-04T09:14:00Z">
              <w:r w:rsidDel="00A7794D">
                <w:delText>441.88 (125.81)</w:delText>
              </w:r>
            </w:del>
          </w:p>
        </w:tc>
        <w:tc>
          <w:tcPr>
            <w:tcW w:w="709" w:type="dxa"/>
          </w:tcPr>
          <w:p w14:paraId="4D7F9B31" w14:textId="073B6FB3" w:rsidR="00DC6616" w:rsidDel="00A7794D" w:rsidRDefault="00DC6616" w:rsidP="001C33DD">
            <w:pPr>
              <w:ind w:firstLine="0"/>
              <w:rPr>
                <w:del w:id="556" w:author="Chen Heller" w:date="2023-01-04T09:14:00Z"/>
              </w:rPr>
            </w:pPr>
            <w:del w:id="557" w:author="Chen Heller" w:date="2023-01-04T09:14:00Z">
              <w:r w:rsidDel="00A7794D">
                <w:delText>2.07</w:delText>
              </w:r>
            </w:del>
          </w:p>
        </w:tc>
        <w:tc>
          <w:tcPr>
            <w:tcW w:w="992" w:type="dxa"/>
          </w:tcPr>
          <w:p w14:paraId="33717C25" w14:textId="366FF65D" w:rsidR="00DC6616" w:rsidDel="00A7794D" w:rsidRDefault="00DC6616" w:rsidP="001C33DD">
            <w:pPr>
              <w:ind w:firstLine="0"/>
              <w:rPr>
                <w:del w:id="558" w:author="Chen Heller" w:date="2023-01-04T09:14:00Z"/>
              </w:rPr>
            </w:pPr>
            <w:del w:id="559" w:author="Chen Heller" w:date="2023-01-04T09:14:00Z">
              <w:r w:rsidDel="00A7794D">
                <w:delText>0.169</w:delText>
              </w:r>
            </w:del>
          </w:p>
        </w:tc>
        <w:tc>
          <w:tcPr>
            <w:tcW w:w="1417" w:type="dxa"/>
          </w:tcPr>
          <w:p w14:paraId="23B46D03" w14:textId="5C75CB3B" w:rsidR="00DC6616" w:rsidDel="00A7794D" w:rsidRDefault="00DC6616" w:rsidP="001C33DD">
            <w:pPr>
              <w:ind w:firstLine="0"/>
              <w:rPr>
                <w:del w:id="560" w:author="Chen Heller" w:date="2023-01-04T09:14:00Z"/>
              </w:rPr>
            </w:pPr>
            <w:del w:id="561" w:author="Chen Heller" w:date="2023-01-04T09:14:00Z">
              <w:r w:rsidDel="00A7794D">
                <w:delText>-16.55, 0.71</w:delText>
              </w:r>
            </w:del>
          </w:p>
        </w:tc>
        <w:tc>
          <w:tcPr>
            <w:tcW w:w="709" w:type="dxa"/>
          </w:tcPr>
          <w:p w14:paraId="5BC6D033" w14:textId="2E609013" w:rsidR="00DC6616" w:rsidDel="00A7794D" w:rsidRDefault="00DC6616" w:rsidP="001C33DD">
            <w:pPr>
              <w:ind w:firstLine="0"/>
              <w:rPr>
                <w:del w:id="562" w:author="Chen Heller" w:date="2023-01-04T09:14:00Z"/>
              </w:rPr>
            </w:pPr>
            <w:del w:id="563" w:author="Chen Heller" w:date="2023-01-04T09:14:00Z">
              <w:r w:rsidDel="00A7794D">
                <w:delText>0.66</w:delText>
              </w:r>
            </w:del>
          </w:p>
        </w:tc>
      </w:tr>
      <w:tr w:rsidR="00DC6616" w:rsidDel="00A7794D" w14:paraId="2DAEA853" w14:textId="7B1879C2" w:rsidTr="00EE3C0C">
        <w:trPr>
          <w:trHeight w:val="490"/>
          <w:del w:id="564" w:author="Chen Heller" w:date="2023-01-04T09:14:00Z"/>
        </w:trPr>
        <w:tc>
          <w:tcPr>
            <w:tcW w:w="284" w:type="dxa"/>
            <w:vMerge/>
            <w:tcBorders>
              <w:top w:val="single" w:sz="12" w:space="0" w:color="auto"/>
              <w:bottom w:val="single" w:sz="12" w:space="0" w:color="auto"/>
            </w:tcBorders>
          </w:tcPr>
          <w:p w14:paraId="038DD674" w14:textId="687B43EB" w:rsidR="00DC6616" w:rsidRPr="00EA2CED" w:rsidDel="00A7794D" w:rsidRDefault="00DC6616" w:rsidP="001C33DD">
            <w:pPr>
              <w:ind w:firstLine="0"/>
              <w:rPr>
                <w:del w:id="565" w:author="Chen Heller" w:date="2023-01-04T09:14:00Z"/>
                <w:b/>
                <w:bCs/>
              </w:rPr>
            </w:pPr>
          </w:p>
        </w:tc>
        <w:tc>
          <w:tcPr>
            <w:tcW w:w="2268" w:type="dxa"/>
          </w:tcPr>
          <w:p w14:paraId="7368CE85" w14:textId="70BA0A07" w:rsidR="00DC6616" w:rsidRPr="00EA2CED" w:rsidDel="00A7794D" w:rsidRDefault="00DC6616" w:rsidP="001C33DD">
            <w:pPr>
              <w:ind w:firstLine="0"/>
              <w:rPr>
                <w:del w:id="566" w:author="Chen Heller" w:date="2023-01-04T09:14:00Z"/>
                <w:b/>
                <w:bCs/>
              </w:rPr>
            </w:pPr>
            <w:del w:id="567" w:author="Chen Heller" w:date="2023-01-04T09:14:00Z">
              <w:r w:rsidRPr="00EA2CED" w:rsidDel="00A7794D">
                <w:rPr>
                  <w:b/>
                  <w:bCs/>
                </w:rPr>
                <w:delText xml:space="preserve">Movement </w:delText>
              </w:r>
              <w:r w:rsidR="00D03187" w:rsidDel="00A7794D">
                <w:rPr>
                  <w:b/>
                  <w:bCs/>
                </w:rPr>
                <w:delText>duration</w:delText>
              </w:r>
            </w:del>
          </w:p>
        </w:tc>
        <w:tc>
          <w:tcPr>
            <w:tcW w:w="1843" w:type="dxa"/>
          </w:tcPr>
          <w:p w14:paraId="16C7AEDE" w14:textId="53242DBA" w:rsidR="00DC6616" w:rsidDel="00A7794D" w:rsidRDefault="00DC6616" w:rsidP="001C33DD">
            <w:pPr>
              <w:ind w:firstLine="0"/>
              <w:rPr>
                <w:del w:id="568" w:author="Chen Heller" w:date="2023-01-04T09:14:00Z"/>
              </w:rPr>
            </w:pPr>
            <w:del w:id="569" w:author="Chen Heller" w:date="2023-01-04T09:14:00Z">
              <w:r w:rsidDel="00A7794D">
                <w:delText>558.15 (80.72)</w:delText>
              </w:r>
            </w:del>
          </w:p>
        </w:tc>
        <w:tc>
          <w:tcPr>
            <w:tcW w:w="1843" w:type="dxa"/>
          </w:tcPr>
          <w:p w14:paraId="058C3984" w14:textId="4705464D" w:rsidR="00DC6616" w:rsidDel="00A7794D" w:rsidRDefault="00DC6616" w:rsidP="001C33DD">
            <w:pPr>
              <w:ind w:firstLine="0"/>
              <w:rPr>
                <w:del w:id="570" w:author="Chen Heller" w:date="2023-01-04T09:14:00Z"/>
              </w:rPr>
            </w:pPr>
            <w:del w:id="571" w:author="Chen Heller" w:date="2023-01-04T09:14:00Z">
              <w:r w:rsidDel="00A7794D">
                <w:delText>557.91 (81.61)</w:delText>
              </w:r>
            </w:del>
          </w:p>
        </w:tc>
        <w:tc>
          <w:tcPr>
            <w:tcW w:w="709" w:type="dxa"/>
          </w:tcPr>
          <w:p w14:paraId="6F873FA3" w14:textId="3066DACE" w:rsidR="00DC6616" w:rsidDel="00A7794D" w:rsidRDefault="00DC6616" w:rsidP="001C33DD">
            <w:pPr>
              <w:ind w:firstLine="0"/>
              <w:rPr>
                <w:del w:id="572" w:author="Chen Heller" w:date="2023-01-04T09:14:00Z"/>
              </w:rPr>
            </w:pPr>
          </w:p>
        </w:tc>
        <w:tc>
          <w:tcPr>
            <w:tcW w:w="992" w:type="dxa"/>
          </w:tcPr>
          <w:p w14:paraId="32A14361" w14:textId="0AA77C12" w:rsidR="00DC6616" w:rsidDel="00A7794D" w:rsidRDefault="00DC6616" w:rsidP="001C33DD">
            <w:pPr>
              <w:ind w:firstLine="0"/>
              <w:rPr>
                <w:del w:id="573" w:author="Chen Heller" w:date="2023-01-04T09:14:00Z"/>
              </w:rPr>
            </w:pPr>
            <w:del w:id="574" w:author="Chen Heller" w:date="2023-01-04T09:14:00Z">
              <w:r w:rsidDel="00A7794D">
                <w:delText>0.896</w:delText>
              </w:r>
            </w:del>
          </w:p>
        </w:tc>
        <w:tc>
          <w:tcPr>
            <w:tcW w:w="1417" w:type="dxa"/>
          </w:tcPr>
          <w:p w14:paraId="6FA2C11E" w14:textId="40181DA9" w:rsidR="00DC6616" w:rsidDel="00A7794D" w:rsidRDefault="00DC6616" w:rsidP="001C33DD">
            <w:pPr>
              <w:ind w:firstLine="0"/>
              <w:rPr>
                <w:del w:id="575" w:author="Chen Heller" w:date="2023-01-04T09:14:00Z"/>
              </w:rPr>
            </w:pPr>
            <w:del w:id="576" w:author="Chen Heller" w:date="2023-01-04T09:14:00Z">
              <w:r w:rsidDel="00A7794D">
                <w:delText>-5.96, 5.60</w:delText>
              </w:r>
            </w:del>
          </w:p>
        </w:tc>
        <w:tc>
          <w:tcPr>
            <w:tcW w:w="709" w:type="dxa"/>
          </w:tcPr>
          <w:p w14:paraId="51D796C8" w14:textId="666CE84B" w:rsidR="00DC6616" w:rsidDel="00A7794D" w:rsidRDefault="00DC6616" w:rsidP="001C33DD">
            <w:pPr>
              <w:ind w:firstLine="0"/>
              <w:rPr>
                <w:del w:id="577" w:author="Chen Heller" w:date="2023-01-04T09:14:00Z"/>
              </w:rPr>
            </w:pPr>
            <w:del w:id="578" w:author="Chen Heller" w:date="2023-01-04T09:14:00Z">
              <w:r w:rsidDel="00A7794D">
                <w:delText>0.02</w:delText>
              </w:r>
            </w:del>
          </w:p>
        </w:tc>
      </w:tr>
      <w:tr w:rsidR="00DC6616" w:rsidDel="00A7794D" w14:paraId="7D715023" w14:textId="08ABDF23" w:rsidTr="00EE3C0C">
        <w:trPr>
          <w:trHeight w:val="490"/>
          <w:del w:id="579" w:author="Chen Heller" w:date="2023-01-04T09:14:00Z"/>
        </w:trPr>
        <w:tc>
          <w:tcPr>
            <w:tcW w:w="284" w:type="dxa"/>
            <w:vMerge/>
            <w:tcBorders>
              <w:top w:val="single" w:sz="12" w:space="0" w:color="auto"/>
              <w:bottom w:val="single" w:sz="12" w:space="0" w:color="auto"/>
            </w:tcBorders>
          </w:tcPr>
          <w:p w14:paraId="2A3BF10D" w14:textId="7503F29F" w:rsidR="00DC6616" w:rsidRPr="00EA2CED" w:rsidDel="00A7794D" w:rsidRDefault="00DC6616" w:rsidP="001C33DD">
            <w:pPr>
              <w:ind w:firstLine="0"/>
              <w:rPr>
                <w:del w:id="580" w:author="Chen Heller" w:date="2023-01-04T09:14:00Z"/>
                <w:b/>
                <w:bCs/>
              </w:rPr>
            </w:pPr>
          </w:p>
        </w:tc>
        <w:tc>
          <w:tcPr>
            <w:tcW w:w="2268" w:type="dxa"/>
            <w:tcBorders>
              <w:bottom w:val="single" w:sz="12" w:space="0" w:color="auto"/>
            </w:tcBorders>
          </w:tcPr>
          <w:p w14:paraId="589B59B6" w14:textId="45378F08" w:rsidR="00DC6616" w:rsidRPr="00EA2CED" w:rsidDel="00A7794D" w:rsidRDefault="00DC6616" w:rsidP="001C33DD">
            <w:pPr>
              <w:ind w:firstLine="0"/>
              <w:rPr>
                <w:del w:id="581" w:author="Chen Heller" w:date="2023-01-04T09:14:00Z"/>
                <w:b/>
                <w:bCs/>
              </w:rPr>
            </w:pPr>
            <w:del w:id="582" w:author="Chen Heller" w:date="2023-01-04T09:14:00Z">
              <w:r w:rsidRPr="00EA2CED" w:rsidDel="00A7794D">
                <w:rPr>
                  <w:b/>
                  <w:bCs/>
                </w:rPr>
                <w:delText>COM</w:delText>
              </w:r>
            </w:del>
          </w:p>
        </w:tc>
        <w:tc>
          <w:tcPr>
            <w:tcW w:w="1843" w:type="dxa"/>
            <w:tcBorders>
              <w:bottom w:val="single" w:sz="12" w:space="0" w:color="auto"/>
            </w:tcBorders>
          </w:tcPr>
          <w:p w14:paraId="5ACD7AB9" w14:textId="12C8395D" w:rsidR="00DC6616" w:rsidDel="00A7794D" w:rsidRDefault="00DC6616" w:rsidP="001C33DD">
            <w:pPr>
              <w:ind w:firstLine="0"/>
              <w:rPr>
                <w:del w:id="583" w:author="Chen Heller" w:date="2023-01-04T09:14:00Z"/>
              </w:rPr>
            </w:pPr>
            <w:del w:id="584" w:author="Chen Heller" w:date="2023-01-04T09:14:00Z">
              <w:r w:rsidDel="00A7794D">
                <w:delText>0.21 (0.06)</w:delText>
              </w:r>
            </w:del>
          </w:p>
        </w:tc>
        <w:tc>
          <w:tcPr>
            <w:tcW w:w="1843" w:type="dxa"/>
            <w:tcBorders>
              <w:bottom w:val="single" w:sz="12" w:space="0" w:color="auto"/>
            </w:tcBorders>
          </w:tcPr>
          <w:p w14:paraId="17EA02B8" w14:textId="028479E4" w:rsidR="00DC6616" w:rsidDel="00A7794D" w:rsidRDefault="00DC6616" w:rsidP="001C33DD">
            <w:pPr>
              <w:ind w:firstLine="0"/>
              <w:rPr>
                <w:del w:id="585" w:author="Chen Heller" w:date="2023-01-04T09:14:00Z"/>
              </w:rPr>
            </w:pPr>
            <w:del w:id="586" w:author="Chen Heller" w:date="2023-01-04T09:14:00Z">
              <w:r w:rsidDel="00A7794D">
                <w:delText>0.20 (0.08)</w:delText>
              </w:r>
            </w:del>
          </w:p>
        </w:tc>
        <w:tc>
          <w:tcPr>
            <w:tcW w:w="709" w:type="dxa"/>
            <w:tcBorders>
              <w:bottom w:val="single" w:sz="12" w:space="0" w:color="auto"/>
            </w:tcBorders>
          </w:tcPr>
          <w:p w14:paraId="07771BD2" w14:textId="001495E0" w:rsidR="00DC6616" w:rsidDel="00A7794D" w:rsidRDefault="00DC6616" w:rsidP="001C33DD">
            <w:pPr>
              <w:ind w:firstLine="0"/>
              <w:rPr>
                <w:del w:id="587" w:author="Chen Heller" w:date="2023-01-04T09:14:00Z"/>
              </w:rPr>
            </w:pPr>
            <w:del w:id="588" w:author="Chen Heller" w:date="2023-01-04T09:14:00Z">
              <w:r w:rsidDel="00A7794D">
                <w:delText>0.30</w:delText>
              </w:r>
            </w:del>
          </w:p>
        </w:tc>
        <w:tc>
          <w:tcPr>
            <w:tcW w:w="992" w:type="dxa"/>
            <w:tcBorders>
              <w:bottom w:val="single" w:sz="12" w:space="0" w:color="auto"/>
            </w:tcBorders>
          </w:tcPr>
          <w:p w14:paraId="7F730BFF" w14:textId="4475226E" w:rsidR="00DC6616" w:rsidDel="00A7794D" w:rsidRDefault="00DC6616" w:rsidP="001C33DD">
            <w:pPr>
              <w:ind w:firstLine="0"/>
              <w:rPr>
                <w:del w:id="589" w:author="Chen Heller" w:date="2023-01-04T09:14:00Z"/>
              </w:rPr>
            </w:pPr>
            <w:del w:id="590" w:author="Chen Heller" w:date="2023-01-04T09:14:00Z">
              <w:r w:rsidDel="00A7794D">
                <w:delText>0.896</w:delText>
              </w:r>
            </w:del>
          </w:p>
        </w:tc>
        <w:tc>
          <w:tcPr>
            <w:tcW w:w="1417" w:type="dxa"/>
            <w:tcBorders>
              <w:bottom w:val="single" w:sz="12" w:space="0" w:color="auto"/>
            </w:tcBorders>
          </w:tcPr>
          <w:p w14:paraId="7BA02520" w14:textId="69F2E114" w:rsidR="00DC6616" w:rsidDel="00A7794D" w:rsidRDefault="00DC6616" w:rsidP="001C33DD">
            <w:pPr>
              <w:ind w:firstLine="0"/>
              <w:rPr>
                <w:del w:id="591" w:author="Chen Heller" w:date="2023-01-04T09:14:00Z"/>
              </w:rPr>
            </w:pPr>
            <w:del w:id="592" w:author="Chen Heller" w:date="2023-01-04T09:14:00Z">
              <w:r w:rsidDel="00A7794D">
                <w:delText>-0.03, 0.04</w:delText>
              </w:r>
            </w:del>
          </w:p>
        </w:tc>
        <w:tc>
          <w:tcPr>
            <w:tcW w:w="709" w:type="dxa"/>
            <w:tcBorders>
              <w:bottom w:val="single" w:sz="12" w:space="0" w:color="auto"/>
            </w:tcBorders>
          </w:tcPr>
          <w:p w14:paraId="49BD479E" w14:textId="2CBDCE9B" w:rsidR="00DC6616" w:rsidDel="00A7794D" w:rsidRDefault="00DC6616" w:rsidP="001C33DD">
            <w:pPr>
              <w:ind w:firstLine="0"/>
              <w:rPr>
                <w:del w:id="593" w:author="Chen Heller" w:date="2023-01-04T09:14:00Z"/>
              </w:rPr>
            </w:pPr>
            <w:del w:id="594" w:author="Chen Heller" w:date="2023-01-04T09:14:00Z">
              <w:r w:rsidDel="00A7794D">
                <w:delText>0.10</w:delText>
              </w:r>
            </w:del>
          </w:p>
        </w:tc>
      </w:tr>
      <w:tr w:rsidR="00DC6616" w:rsidDel="00A7794D" w14:paraId="7A5492FA" w14:textId="13CF3ED8" w:rsidTr="00EE3C0C">
        <w:trPr>
          <w:trHeight w:val="490"/>
          <w:del w:id="595" w:author="Chen Heller" w:date="2023-01-04T09:14:00Z"/>
        </w:trPr>
        <w:tc>
          <w:tcPr>
            <w:tcW w:w="10065" w:type="dxa"/>
            <w:gridSpan w:val="8"/>
            <w:tcBorders>
              <w:top w:val="single" w:sz="12" w:space="0" w:color="auto"/>
            </w:tcBorders>
          </w:tcPr>
          <w:p w14:paraId="7F1C4373" w14:textId="7F199753" w:rsidR="00DC6616" w:rsidDel="00A7794D" w:rsidRDefault="00DC6616" w:rsidP="001C33DD">
            <w:pPr>
              <w:ind w:firstLine="0"/>
              <w:rPr>
                <w:del w:id="596" w:author="Chen Heller" w:date="2023-01-04T09:14:00Z"/>
              </w:rPr>
            </w:pPr>
            <w:del w:id="597" w:author="Chen Heller" w:date="2023-01-04T09:14:00Z">
              <w:r w:rsidRPr="00EA2CED" w:rsidDel="00A7794D">
                <w:rPr>
                  <w:i/>
                  <w:iCs/>
                  <w:sz w:val="22"/>
                  <w:szCs w:val="22"/>
                </w:rPr>
                <w:delText xml:space="preserve">Note. </w:delText>
              </w:r>
              <w:r w:rsidRPr="00EA2CED" w:rsidDel="00A7794D">
                <w:rPr>
                  <w:sz w:val="22"/>
                  <w:szCs w:val="22"/>
                </w:rPr>
                <w:delText>t</w:delText>
              </w:r>
              <w:r w:rsidDel="00A7794D">
                <w:rPr>
                  <w:sz w:val="22"/>
                  <w:szCs w:val="22"/>
                </w:rPr>
                <w:delText>(df)</w:delText>
              </w:r>
              <w:r w:rsidRPr="00EA2CED" w:rsidDel="00A7794D">
                <w:rPr>
                  <w:sz w:val="22"/>
                  <w:szCs w:val="22"/>
                </w:rPr>
                <w:delText xml:space="preserve"> = </w:delText>
              </w:r>
              <w:r w:rsidR="00F80191" w:rsidRPr="00EA2CED" w:rsidDel="00A7794D">
                <w:rPr>
                  <w:sz w:val="22"/>
                  <w:szCs w:val="22"/>
                </w:rPr>
                <w:delText xml:space="preserve">t-test score, </w:delText>
              </w:r>
              <w:r w:rsidR="00F80191" w:rsidDel="00A7794D">
                <w:rPr>
                  <w:sz w:val="22"/>
                  <w:szCs w:val="22"/>
                </w:rPr>
                <w:delText xml:space="preserve">only for variables whose residuals distributed normally. </w:delText>
              </w:r>
              <w:r w:rsidR="002D5D25" w:rsidDel="00A7794D">
                <w:rPr>
                  <w:sz w:val="22"/>
                  <w:szCs w:val="22"/>
                </w:rPr>
                <w:delText>D</w:delText>
              </w:r>
              <w:r w:rsidR="002D5D25" w:rsidRPr="00EA2CED" w:rsidDel="00A7794D">
                <w:rPr>
                  <w:sz w:val="22"/>
                  <w:szCs w:val="22"/>
                </w:rPr>
                <w:delText xml:space="preserve">egrees </w:delText>
              </w:r>
              <w:r w:rsidRPr="00EA2CED" w:rsidDel="00A7794D">
                <w:rPr>
                  <w:sz w:val="22"/>
                  <w:szCs w:val="22"/>
                </w:rPr>
                <w:delText xml:space="preserve">of freedom are in parenthesis; p = </w:delText>
              </w:r>
              <w:r w:rsidDel="00A7794D">
                <w:rPr>
                  <w:sz w:val="22"/>
                  <w:szCs w:val="22"/>
                </w:rPr>
                <w:delText xml:space="preserve">Tree-BH corrected p-value for multiple comparisons; </w:delText>
              </w:r>
              <w:r w:rsidRPr="00EA2CED" w:rsidDel="00A7794D">
                <w:rPr>
                  <w:sz w:val="22"/>
                  <w:szCs w:val="22"/>
                </w:rPr>
                <w:delText>CI = 95% confidence interval</w:delText>
              </w:r>
              <w:r w:rsidDel="00A7794D">
                <w:rPr>
                  <w:sz w:val="22"/>
                  <w:szCs w:val="22"/>
                </w:rPr>
                <w:delText>s</w:delText>
              </w:r>
              <w:r w:rsidRPr="00EA2CED" w:rsidDel="00A7794D">
                <w:rPr>
                  <w:sz w:val="22"/>
                  <w:szCs w:val="22"/>
                </w:rPr>
                <w:delText>; d = Cohen's d.</w:delText>
              </w:r>
            </w:del>
          </w:p>
        </w:tc>
      </w:tr>
    </w:tbl>
    <w:p w14:paraId="604FF448" w14:textId="10AAA955" w:rsidR="00961F77" w:rsidDel="00A7794D" w:rsidRDefault="00961F77" w:rsidP="001C33DD">
      <w:pPr>
        <w:ind w:firstLine="0"/>
        <w:rPr>
          <w:del w:id="598" w:author="Chen Heller" w:date="2023-01-04T09:14:00Z"/>
        </w:rPr>
      </w:pPr>
    </w:p>
    <w:p w14:paraId="79292204" w14:textId="7E2ED294" w:rsidR="00961F77" w:rsidDel="00A7794D" w:rsidRDefault="00961F77" w:rsidP="001C33DD">
      <w:pPr>
        <w:ind w:firstLine="0"/>
        <w:rPr>
          <w:del w:id="599" w:author="Chen Heller" w:date="2023-01-04T09:14:00Z"/>
        </w:rPr>
      </w:pPr>
    </w:p>
    <w:p w14:paraId="25BA8F34" w14:textId="01D5F273" w:rsidR="00694848" w:rsidDel="00A7794D" w:rsidRDefault="00694848">
      <w:pPr>
        <w:ind w:firstLine="0"/>
        <w:rPr>
          <w:del w:id="600" w:author="Chen Heller" w:date="2023-01-04T09:14:00Z"/>
        </w:rPr>
        <w:pPrChange w:id="601" w:author="Chen Heller" w:date="2023-02-26T11:35:00Z">
          <w:pPr>
            <w:jc w:val="left"/>
          </w:pPr>
        </w:pPrChange>
      </w:pPr>
      <w:del w:id="602" w:author="Chen Heller" w:date="2023-01-04T09:14:00Z">
        <w:r w:rsidDel="00A7794D">
          <w:br w:type="page"/>
        </w:r>
      </w:del>
    </w:p>
    <w:p w14:paraId="5D8CD174" w14:textId="6F8E80CD" w:rsidR="005A4C44" w:rsidRPr="005A4C44" w:rsidDel="00A7794D" w:rsidRDefault="005A4C44" w:rsidP="001C33DD">
      <w:pPr>
        <w:ind w:firstLine="0"/>
        <w:rPr>
          <w:del w:id="603" w:author="Chen Heller" w:date="2023-01-04T09:14:00Z"/>
        </w:rPr>
      </w:pPr>
      <w:del w:id="604" w:author="Chen Heller" w:date="2023-01-04T09:14:00Z">
        <w:r w:rsidRPr="005A4C44" w:rsidDel="00A7794D">
          <w:rPr>
            <w:noProof/>
          </w:rPr>
          <w:lastRenderedPageBreak/>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del>
    </w:p>
    <w:p w14:paraId="5E4481CF" w14:textId="62CF9313" w:rsidR="00106015" w:rsidDel="00A7794D" w:rsidRDefault="00A63387">
      <w:pPr>
        <w:ind w:firstLine="0"/>
        <w:rPr>
          <w:del w:id="605" w:author="Chen Heller" w:date="2023-01-04T09:14:00Z"/>
        </w:rPr>
        <w:pPrChange w:id="606" w:author="Chen Heller" w:date="2023-02-26T11:35:00Z">
          <w:pPr>
            <w:pStyle w:val="Caption"/>
          </w:pPr>
        </w:pPrChange>
      </w:pPr>
      <w:bookmarkStart w:id="607" w:name="_Ref113876063"/>
      <w:del w:id="608" w:author="Chen Heller" w:date="2023-01-04T09:14:00Z">
        <w:r w:rsidDel="00A7794D">
          <w:delText xml:space="preserve">Figure </w:delText>
        </w:r>
        <w:r w:rsidDel="00A7794D">
          <w:rPr>
            <w:color w:val="44546A" w:themeColor="text2"/>
            <w:sz w:val="22"/>
            <w:szCs w:val="18"/>
          </w:rPr>
          <w:fldChar w:fldCharType="begin"/>
        </w:r>
        <w:r w:rsidDel="00A7794D">
          <w:delInstrText xml:space="preserve"> SEQ Figure \* ARABIC </w:delInstrText>
        </w:r>
        <w:r w:rsidDel="00A7794D">
          <w:rPr>
            <w:color w:val="44546A" w:themeColor="text2"/>
            <w:sz w:val="22"/>
            <w:szCs w:val="18"/>
          </w:rPr>
          <w:fldChar w:fldCharType="separate"/>
        </w:r>
        <w:r w:rsidR="0095479C" w:rsidDel="00A7794D">
          <w:rPr>
            <w:noProof/>
          </w:rPr>
          <w:delText>3</w:delText>
        </w:r>
        <w:r w:rsidDel="00A7794D">
          <w:rPr>
            <w:noProof/>
            <w:color w:val="44546A" w:themeColor="text2"/>
            <w:sz w:val="22"/>
            <w:szCs w:val="18"/>
          </w:rPr>
          <w:fldChar w:fldCharType="end"/>
        </w:r>
        <w:bookmarkEnd w:id="607"/>
        <w:r w:rsidDel="00A7794D">
          <w:delText xml:space="preserve">. </w:delText>
        </w:r>
        <w:bookmarkStart w:id="609" w:name="_Hlk113876516"/>
        <w:r w:rsidDel="00A7794D">
          <w:delText xml:space="preserve">Results of Experiment 1. </w:delText>
        </w:r>
        <w:r w:rsidR="008958F6" w:rsidDel="00A7794D">
          <w:delText>(a)</w:delText>
        </w:r>
        <w:r w:rsidR="002A611B" w:rsidDel="00A7794D">
          <w:delText xml:space="preserve"> Reaching trajectories </w:delText>
        </w:r>
        <w:r w:rsidR="008D35B7" w:rsidDel="00A7794D">
          <w:delText xml:space="preserve">in trials where a </w:delText>
        </w:r>
        <w:r w:rsidR="008076A6" w:rsidDel="00A7794D">
          <w:delText>correct</w:delText>
        </w:r>
        <w:r w:rsidR="00122F84" w:rsidDel="00A7794D">
          <w:delText xml:space="preserve"> answer </w:delText>
        </w:r>
        <w:r w:rsidR="0042632C" w:rsidDel="00A7794D">
          <w:delText xml:space="preserve">was </w:delText>
        </w:r>
        <w:r w:rsidR="008D35B7" w:rsidDel="00A7794D">
          <w:delText>given by choosing the</w:delText>
        </w:r>
        <w:r w:rsidR="002A611B" w:rsidDel="00A7794D">
          <w:delText xml:space="preserve"> left and right targets, averaged across all participants.</w:delText>
        </w:r>
        <w:r w:rsidR="00AD5211" w:rsidDel="00A7794D">
          <w:delText xml:space="preserve"> Shaded areas are </w:delText>
        </w:r>
        <w:r w:rsidR="0076787F" w:rsidDel="00A7794D">
          <w:delText xml:space="preserve">the </w:delText>
        </w:r>
        <w:r w:rsidR="00BF3C32" w:rsidDel="00A7794D">
          <w:delText>standard error (</w:delText>
        </w:r>
        <w:r w:rsidR="00AD5211" w:rsidDel="00A7794D">
          <w:delText>SE</w:delText>
        </w:r>
        <w:r w:rsidR="00BF3C32" w:rsidDel="00A7794D">
          <w:delText>)</w:delText>
        </w:r>
        <w:r w:rsidR="00AD5211" w:rsidDel="00A7794D">
          <w:delText>.</w:delText>
        </w:r>
        <w:r w:rsidR="002A611B" w:rsidDel="00A7794D">
          <w:delText xml:space="preserve"> </w:delText>
        </w:r>
        <w:r w:rsidR="00A664C3" w:rsidDel="00A7794D">
          <w:delText>(b-</w:delText>
        </w:r>
        <w:r w:rsidR="00D965AD" w:rsidDel="00A7794D">
          <w:delText>e</w:delText>
        </w:r>
        <w:r w:rsidR="00A664C3" w:rsidDel="00A7794D">
          <w:delText xml:space="preserve">) </w:delText>
        </w:r>
        <w:r w:rsidR="00045F12" w:rsidDel="00A7794D">
          <w:delText xml:space="preserve">Dots </w:delText>
        </w:r>
        <w:r w:rsidR="00353BE6" w:rsidDel="00A7794D">
          <w:delText xml:space="preserve">are </w:delText>
        </w:r>
        <w:r w:rsidR="00045F12" w:rsidDel="00A7794D">
          <w:delText xml:space="preserve">single participant </w:delText>
        </w:r>
        <w:r w:rsidR="00353BE6" w:rsidDel="00A7794D">
          <w:delText xml:space="preserve">averages </w:delText>
        </w:r>
        <w:r w:rsidR="00045F12" w:rsidDel="00A7794D">
          <w:delText xml:space="preserve">while the red/blue horizontal lines </w:delText>
        </w:r>
        <w:r w:rsidR="00353BE6" w:rsidDel="00A7794D">
          <w:delText xml:space="preserve">are </w:delText>
        </w:r>
        <w:r w:rsidR="00045F12" w:rsidDel="00A7794D">
          <w:delText xml:space="preserve">the </w:delText>
        </w:r>
        <w:r w:rsidR="00353BE6" w:rsidDel="00A7794D">
          <w:delText xml:space="preserve">average of all </w:delText>
        </w:r>
        <w:r w:rsidR="00045F12" w:rsidDel="00A7794D">
          <w:delText>participants.</w:delText>
        </w:r>
        <w:r w:rsidR="009A4D8B" w:rsidDel="00A7794D">
          <w:delText xml:space="preserve"> Black error bars symbol the SE.</w:delText>
        </w:r>
        <w:r w:rsidR="00296FEE" w:rsidDel="00A7794D">
          <w:delText xml:space="preserve"> Full/dashed grey line</w:delText>
        </w:r>
        <w:r w:rsidR="005F2BBE" w:rsidDel="00A7794D">
          <w:delText>s</w:delText>
        </w:r>
        <w:r w:rsidR="00296FEE" w:rsidDel="00A7794D">
          <w:delText xml:space="preserve"> represent a numerical incline/decline</w:delText>
        </w:r>
        <w:r w:rsidR="00B17727" w:rsidDel="00A7794D">
          <w:delText xml:space="preserve"> (respectively)</w:delText>
        </w:r>
        <w:r w:rsidR="00281898" w:rsidDel="00A7794D">
          <w:delText xml:space="preserve"> between the congruent and incongruent conditions.</w:delText>
        </w:r>
        <w:bookmarkEnd w:id="609"/>
      </w:del>
    </w:p>
    <w:p w14:paraId="203F08D3" w14:textId="2CD706C6" w:rsidR="00EF2201" w:rsidRPr="00EF2201" w:rsidDel="001C33DD" w:rsidRDefault="00EF2201" w:rsidP="001C33DD">
      <w:pPr>
        <w:ind w:firstLine="0"/>
        <w:rPr>
          <w:del w:id="610" w:author="Chen Heller" w:date="2023-02-26T11:35:00Z"/>
        </w:rPr>
      </w:pPr>
    </w:p>
    <w:p w14:paraId="5C9A9952" w14:textId="25998175" w:rsidR="002057FC" w:rsidDel="007E1993" w:rsidRDefault="002057FC">
      <w:pPr>
        <w:ind w:firstLine="0"/>
        <w:rPr>
          <w:del w:id="611" w:author="Chen Heller" w:date="2023-01-04T09:15:00Z"/>
        </w:rPr>
        <w:pPrChange w:id="612" w:author="Chen Heller" w:date="2023-02-26T11:35:00Z">
          <w:pPr>
            <w:pStyle w:val="Heading3"/>
          </w:pPr>
        </w:pPrChange>
      </w:pPr>
      <w:bookmarkStart w:id="613" w:name="_Toc114485374"/>
      <w:del w:id="614" w:author="Chen Heller" w:date="2023-01-04T09:15:00Z">
        <w:r w:rsidDel="007E1993">
          <w:delText>Discussion</w:delText>
        </w:r>
        <w:bookmarkEnd w:id="613"/>
      </w:del>
    </w:p>
    <w:p w14:paraId="4AEE0D15" w14:textId="5FA0261A" w:rsidR="002E6192" w:rsidDel="001C33DD" w:rsidRDefault="00D908A0" w:rsidP="001C33DD">
      <w:pPr>
        <w:ind w:firstLine="0"/>
        <w:rPr>
          <w:del w:id="615" w:author="Chen Heller" w:date="2023-02-26T11:35:00Z"/>
        </w:rPr>
      </w:pPr>
      <w:del w:id="616" w:author="Chen Heller" w:date="2023-01-04T09:15:00Z">
        <w:r w:rsidDel="007E1993">
          <w:delText xml:space="preserve">Experiment 1 was </w:delText>
        </w:r>
        <w:r w:rsidR="006F5721" w:rsidDel="007E1993">
          <w:delText xml:space="preserve">conducted to </w:delText>
        </w:r>
        <w:r w:rsidR="008F6CE0" w:rsidDel="007E1993">
          <w:delText>establish an experimental environment capable of cap</w:delText>
        </w:r>
        <w:r w:rsidR="00B56152" w:rsidDel="007E1993">
          <w:delText>t</w:delText>
        </w:r>
        <w:r w:rsidR="008F6CE0" w:rsidDel="007E1993">
          <w:delText xml:space="preserve">uring </w:delText>
        </w:r>
        <w:r w:rsidR="00673AEA" w:rsidDel="007E1993">
          <w:delText xml:space="preserve">unconscious </w:delText>
        </w:r>
        <w:r w:rsidR="008F6CE0" w:rsidDel="007E1993">
          <w:delText>effect</w:delText>
        </w:r>
        <w:r w:rsidR="00673AEA" w:rsidDel="007E1993">
          <w:delText>s</w:delText>
        </w:r>
        <w:r w:rsidR="008F6CE0" w:rsidDel="007E1993">
          <w:delText xml:space="preserve"> with motion tracking. In contrast to </w:delText>
        </w:r>
        <w:r w:rsidR="00333DEB" w:rsidDel="007E1993">
          <w:delText>my</w:delText>
        </w:r>
        <w:r w:rsidR="008F6CE0" w:rsidDel="007E1993">
          <w:delText xml:space="preserve"> expectations, </w:delText>
        </w:r>
        <w:r w:rsidR="00D22079" w:rsidDel="007E1993">
          <w:delText xml:space="preserve">a </w:delText>
        </w:r>
        <w:r w:rsidR="00CE2020" w:rsidDel="007E1993">
          <w:delText xml:space="preserve">robust </w:delText>
        </w:r>
        <w:r w:rsidR="00673AEA" w:rsidDel="007E1993">
          <w:delText xml:space="preserve">unconscious </w:delText>
        </w:r>
        <w:r w:rsidR="008F6CE0" w:rsidDel="007E1993">
          <w:delText xml:space="preserve">effect </w:delText>
        </w:r>
        <w:r w:rsidR="00CE2020" w:rsidDel="007E1993">
          <w:delText xml:space="preserve">was </w:delText>
        </w:r>
        <w:r w:rsidR="00D22079" w:rsidDel="007E1993">
          <w:delText xml:space="preserve">not </w:delText>
        </w:r>
        <w:r w:rsidR="008F6CE0" w:rsidDel="007E1993">
          <w:delText>found in any of the motion tracking measures</w:delText>
        </w:r>
        <w:r w:rsidR="00CE2020" w:rsidDel="007E1993">
          <w:delText>, although trend</w:delText>
        </w:r>
        <w:r w:rsidR="007D6CBE" w:rsidDel="007E1993">
          <w:delText>s</w:delText>
        </w:r>
        <w:r w:rsidR="00CE2020" w:rsidDel="007E1993">
          <w:delText xml:space="preserve"> </w:delText>
        </w:r>
        <w:r w:rsidR="007D6CBE" w:rsidDel="007E1993">
          <w:delText xml:space="preserve">were </w:delText>
        </w:r>
        <w:r w:rsidR="00CE2020" w:rsidDel="007E1993">
          <w:delText xml:space="preserve">found </w:delText>
        </w:r>
        <w:r w:rsidR="007D6CBE" w:rsidDel="007E1993">
          <w:delText xml:space="preserve">for </w:delText>
        </w:r>
        <w:r w:rsidR="00CE2020" w:rsidDel="007E1993">
          <w:delText xml:space="preserve">some of them. </w:delText>
        </w:r>
        <w:r w:rsidR="007D6CBE" w:rsidDel="007E1993">
          <w:delText>As</w:delText>
        </w:r>
        <w:r w:rsidR="000D2A7B" w:rsidDel="007E1993">
          <w:delText xml:space="preserve"> </w:delText>
        </w:r>
        <w:r w:rsidR="00E828D4" w:rsidDel="007E1993">
          <w:delText xml:space="preserve">the </w:delText>
        </w:r>
        <w:r w:rsidR="00CA4735" w:rsidDel="007E1993">
          <w:delText xml:space="preserve">trend was most prominent in the reach area </w:delText>
        </w:r>
        <w:r w:rsidR="00292BAC" w:rsidDel="007E1993">
          <w:delText>variable</w:delText>
        </w:r>
        <w:r w:rsidR="006157BA" w:rsidDel="007E1993">
          <w:delText xml:space="preserve">, </w:delText>
        </w:r>
        <w:r w:rsidR="00CA5D3E" w:rsidDel="007E1993">
          <w:delText>I</w:delText>
        </w:r>
        <w:r w:rsidR="007D6CBE" w:rsidDel="007E1993">
          <w:delText xml:space="preserve"> reasoned that </w:delText>
        </w:r>
        <w:r w:rsidR="00C92864" w:rsidDel="007E1993">
          <w:delText xml:space="preserve">it might be </w:delText>
        </w:r>
        <w:r w:rsidR="008D07B1" w:rsidDel="007E1993">
          <w:delText xml:space="preserve">the optimal variable for probing unconscious </w:delText>
        </w:r>
        <w:r w:rsidR="003B25EF" w:rsidDel="007E1993">
          <w:delText>processing</w:delText>
        </w:r>
        <w:r w:rsidR="008F6040" w:rsidDel="007E1993">
          <w:delText xml:space="preserve">, and accordingly decided to focus on it in </w:delText>
        </w:r>
        <w:r w:rsidR="008F6040" w:rsidDel="007E1993">
          <w:lastRenderedPageBreak/>
          <w:delText>subsequent experiments</w:delText>
        </w:r>
        <w:r w:rsidR="008D07B1" w:rsidDel="007E1993">
          <w:delText xml:space="preserve">. </w:delText>
        </w:r>
        <w:r w:rsidR="00AC6CB5" w:rsidDel="007E1993">
          <w:delText xml:space="preserve">Interestingly, although the movement </w:delText>
        </w:r>
        <w:r w:rsidR="00E314FB" w:rsidDel="007E1993">
          <w:delText>duration</w:delText>
        </w:r>
        <w:r w:rsidR="00DE3FB9" w:rsidDel="007E1993">
          <w:delText xml:space="preserve"> </w:delText>
        </w:r>
        <w:r w:rsidR="00AC6CB5" w:rsidDel="007E1993">
          <w:delText xml:space="preserve">was similar </w:delText>
        </w:r>
        <w:r w:rsidR="00DB4E1A" w:rsidDel="007E1993">
          <w:delText xml:space="preserve">in both </w:delText>
        </w:r>
        <w:r w:rsidR="00AC6CB5" w:rsidDel="007E1993">
          <w:delText xml:space="preserve">conditions, there was a trend to </w:delText>
        </w:r>
        <w:r w:rsidR="00C86209" w:rsidDel="007E1993">
          <w:delText xml:space="preserve">longer </w:delText>
        </w:r>
        <w:r w:rsidR="00AC6CB5" w:rsidDel="007E1993">
          <w:delText xml:space="preserve">reaction times in the </w:delText>
        </w:r>
        <w:r w:rsidR="00C86209" w:rsidDel="007E1993">
          <w:delText>in</w:delText>
        </w:r>
        <w:r w:rsidR="00B21DF2" w:rsidDel="007E1993">
          <w:delText>congruent condition.</w:delText>
        </w:r>
      </w:del>
      <w:del w:id="617" w:author="Chen Heller" w:date="2023-02-26T11:35:00Z">
        <w:r w:rsidR="00B21DF2" w:rsidDel="001C33DD">
          <w:delText xml:space="preserve"> </w:delText>
        </w:r>
      </w:del>
    </w:p>
    <w:p w14:paraId="1A5CB4EB" w14:textId="1DE28C8A" w:rsidR="007C40F4" w:rsidDel="001C33DD" w:rsidRDefault="007C40F4">
      <w:pPr>
        <w:ind w:firstLine="0"/>
        <w:rPr>
          <w:del w:id="618" w:author="Chen Heller" w:date="2023-02-26T11:35:00Z"/>
        </w:rPr>
        <w:pPrChange w:id="619" w:author="Chen Heller" w:date="2023-02-26T11:35:00Z">
          <w:pPr>
            <w:pStyle w:val="NoSpacing"/>
            <w:bidi w:val="0"/>
          </w:pPr>
        </w:pPrChange>
      </w:pPr>
    </w:p>
    <w:p w14:paraId="05C06A55" w14:textId="72CA3828" w:rsidR="00A95B10" w:rsidDel="004E0F45" w:rsidRDefault="008E682E">
      <w:pPr>
        <w:ind w:firstLine="0"/>
        <w:rPr>
          <w:del w:id="620" w:author="Chen Heller" w:date="2023-01-04T10:05:00Z"/>
        </w:rPr>
        <w:pPrChange w:id="621" w:author="Chen Heller" w:date="2023-02-26T11:35:00Z">
          <w:pPr>
            <w:pStyle w:val="Heading2"/>
          </w:pPr>
        </w:pPrChange>
      </w:pPr>
      <w:bookmarkStart w:id="622" w:name="_Toc114485375"/>
      <w:del w:id="623" w:author="Chen Heller" w:date="2023-01-04T10:05:00Z">
        <w:r w:rsidDel="004E0F45">
          <w:delText xml:space="preserve">Pilot </w:delText>
        </w:r>
        <w:r w:rsidR="00ED60E1" w:rsidDel="004E0F45">
          <w:delText>Exp</w:delText>
        </w:r>
        <w:r w:rsidDel="004E0F45">
          <w:delText>eriment</w:delText>
        </w:r>
        <w:r w:rsidR="00ED60E1" w:rsidDel="004E0F45">
          <w:delText xml:space="preserve"> 2</w:delText>
        </w:r>
        <w:bookmarkEnd w:id="622"/>
      </w:del>
    </w:p>
    <w:p w14:paraId="43984158" w14:textId="31FE1994" w:rsidR="00B01E98" w:rsidDel="004E0F45" w:rsidRDefault="00B01E98" w:rsidP="001C33DD">
      <w:pPr>
        <w:ind w:firstLine="0"/>
        <w:rPr>
          <w:del w:id="624" w:author="Chen Heller" w:date="2023-01-04T10:05:00Z"/>
        </w:rPr>
      </w:pPr>
      <w:del w:id="625" w:author="Chen Heller" w:date="2023-01-04T10:05:00Z">
        <w:r w:rsidDel="004E0F45">
          <w:delText xml:space="preserve">A possible </w:delText>
        </w:r>
        <w:r w:rsidR="001D6512" w:rsidDel="004E0F45">
          <w:delText xml:space="preserve">explanation </w:delText>
        </w:r>
        <w:r w:rsidDel="004E0F45">
          <w:delText>for the null result</w:delText>
        </w:r>
        <w:r w:rsidR="00CA1FE8" w:rsidDel="004E0F45">
          <w:delText>s found in Experiment 1</w:delText>
        </w:r>
        <w:r w:rsidR="000610E4" w:rsidDel="004E0F45">
          <w:delText xml:space="preserve"> might pertain to the relatively long time</w:delText>
        </w:r>
        <w:r w:rsidR="00B35555" w:rsidDel="004E0F45">
          <w:delText>-</w:delText>
        </w:r>
        <w:r w:rsidR="000610E4" w:rsidDel="004E0F45">
          <w:delText xml:space="preserve">window given for response. Under </w:delText>
        </w:r>
        <w:r w:rsidR="001D1446" w:rsidDel="004E0F45">
          <w:delText xml:space="preserve">that </w:delText>
        </w:r>
        <w:r w:rsidR="000610E4" w:rsidDel="004E0F45">
          <w:delText>condition</w:delText>
        </w:r>
        <w:r w:rsidR="00EA32EB" w:rsidDel="004E0F45">
          <w:delText>,</w:delText>
        </w:r>
        <w:r w:rsidR="000610E4" w:rsidDel="004E0F45">
          <w:delText xml:space="preserve"> participants could have reached a decision even before initiating their movements. To illustrate, let us assume that decision was made using some form of </w:delText>
        </w:r>
        <w:r w:rsidR="001D6512" w:rsidDel="004E0F45">
          <w:delText xml:space="preserve">evidence accumulation </w:delText>
        </w:r>
        <w:r w:rsidR="00EA32EB" w:rsidDel="004E0F45">
          <w:delText>(</w:delText>
        </w:r>
        <w:r w:rsidR="00EA32EB" w:rsidDel="004E0F45">
          <w:fldChar w:fldCharType="begin"/>
        </w:r>
        <w:r w:rsidR="00EA32EB" w:rsidDel="004E0F45">
          <w:del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EA32EB" w:rsidDel="004E0F45">
          <w:fldChar w:fldCharType="separate"/>
        </w:r>
        <w:r w:rsidR="00EA32EB" w:rsidRPr="00DF420B" w:rsidDel="004E0F45">
          <w:rPr>
            <w:rFonts w:ascii="Times New Roman" w:hAnsi="Times New Roman" w:cs="Times New Roman"/>
          </w:rPr>
          <w:delText>Mattler &amp; Palmer</w:delText>
        </w:r>
        <w:r w:rsidR="00EA32EB" w:rsidDel="004E0F45">
          <w:rPr>
            <w:rFonts w:ascii="Times New Roman" w:hAnsi="Times New Roman" w:cs="Times New Roman"/>
          </w:rPr>
          <w:delText xml:space="preserve">, </w:delText>
        </w:r>
        <w:r w:rsidR="00EA32EB" w:rsidRPr="00DF420B" w:rsidDel="004E0F45">
          <w:rPr>
            <w:rFonts w:ascii="Times New Roman" w:hAnsi="Times New Roman" w:cs="Times New Roman"/>
          </w:rPr>
          <w:delText>2012)</w:delText>
        </w:r>
        <w:r w:rsidR="00EA32EB" w:rsidDel="004E0F45">
          <w:fldChar w:fldCharType="end"/>
        </w:r>
        <w:r w:rsidR="00EA32EB" w:rsidDel="004E0F45">
          <w:delText xml:space="preserve">. </w:delText>
        </w:r>
        <w:r w:rsidR="00DC5E6B" w:rsidDel="004E0F45">
          <w:delText>In evidence accumulation models</w:delText>
        </w:r>
        <w:r w:rsidR="0047776D" w:rsidDel="004E0F45">
          <w:delText>, the presentation of a stimul</w:delText>
        </w:r>
        <w:r w:rsidR="002D19AE" w:rsidDel="004E0F45">
          <w:delText>us</w:delText>
        </w:r>
        <w:r w:rsidR="0047776D" w:rsidDel="004E0F45">
          <w:delText xml:space="preserve"> </w:delText>
        </w:r>
        <w:r w:rsidR="00184E5C" w:rsidDel="004E0F45">
          <w:delText xml:space="preserve">is held to </w:delText>
        </w:r>
        <w:r w:rsidR="00CA1FE8" w:rsidDel="004E0F45">
          <w:delText xml:space="preserve">prompt </w:delText>
        </w:r>
        <w:r w:rsidR="00C90608" w:rsidDel="004E0F45">
          <w:delText xml:space="preserve">an </w:delText>
        </w:r>
        <w:r w:rsidR="001D6512" w:rsidDel="004E0F45">
          <w:delText>evidence accumulat</w:delText>
        </w:r>
        <w:r w:rsidR="00F34BA1" w:rsidDel="004E0F45">
          <w:delText>ion process</w:delText>
        </w:r>
        <w:r w:rsidR="001D6512" w:rsidDel="004E0F45">
          <w:delText xml:space="preserve"> </w:delText>
        </w:r>
        <w:r w:rsidR="00CA1FE8" w:rsidDel="004E0F45">
          <w:delText xml:space="preserve">until a </w:delText>
        </w:r>
        <w:r w:rsidR="001D6512" w:rsidDel="004E0F45">
          <w:delText xml:space="preserve">response </w:delText>
        </w:r>
        <w:r w:rsidR="00F34BA1" w:rsidDel="004E0F45">
          <w:delText xml:space="preserve">that </w:delText>
        </w:r>
        <w:r w:rsidR="002D19AE" w:rsidDel="004E0F45">
          <w:delText>correspond</w:delText>
        </w:r>
        <w:r w:rsidR="00F34BA1" w:rsidDel="004E0F45">
          <w:delText>s</w:delText>
        </w:r>
        <w:r w:rsidR="002D19AE" w:rsidDel="004E0F45">
          <w:delText xml:space="preserve"> to the </w:delText>
        </w:r>
        <w:r w:rsidR="001D6512" w:rsidDel="004E0F45">
          <w:delText>stimulus</w:delText>
        </w:r>
        <w:r w:rsidR="00CA1FE8" w:rsidDel="004E0F45">
          <w:delText xml:space="preserve"> is chosen</w:delText>
        </w:r>
        <w:r w:rsidR="001D6512" w:rsidDel="004E0F45">
          <w:delText xml:space="preserve">. </w:delText>
        </w:r>
        <w:r w:rsidR="00956CA8" w:rsidDel="004E0F45">
          <w:delText>E</w:delText>
        </w:r>
        <w:r w:rsidR="001D6512" w:rsidDel="004E0F45">
          <w:delText xml:space="preserve">vidence </w:delText>
        </w:r>
        <w:r w:rsidR="00956CA8" w:rsidDel="004E0F45">
          <w:delText xml:space="preserve">builds up </w:delText>
        </w:r>
        <w:r w:rsidR="007F0E1E" w:rsidDel="004E0F45">
          <w:delText>to</w:delText>
        </w:r>
        <w:r w:rsidR="00956CA8" w:rsidDel="004E0F45">
          <w:delText xml:space="preserve"> a</w:delText>
        </w:r>
        <w:r w:rsidR="001D6512" w:rsidDel="004E0F45">
          <w:delText xml:space="preserve"> threshold</w:delText>
        </w:r>
        <w:r w:rsidR="00956CA8" w:rsidDel="004E0F45">
          <w:delText xml:space="preserve">, </w:delText>
        </w:r>
        <w:r w:rsidR="00EF0DD5" w:rsidDel="004E0F45">
          <w:delText>and once it is reached</w:delText>
        </w:r>
        <w:r w:rsidR="008F2801" w:rsidDel="004E0F45">
          <w:delText>,</w:delText>
        </w:r>
        <w:r w:rsidR="00EF0DD5" w:rsidDel="004E0F45">
          <w:delText xml:space="preserve"> </w:delText>
        </w:r>
        <w:r w:rsidR="00C43686" w:rsidDel="004E0F45">
          <w:delText xml:space="preserve">a </w:delText>
        </w:r>
        <w:r w:rsidR="001D6512" w:rsidDel="004E0F45">
          <w:delText xml:space="preserve">decision is made. </w:delText>
        </w:r>
        <w:r w:rsidR="00941782" w:rsidDel="004E0F45">
          <w:delText xml:space="preserve">If an opposing stimulus is presented </w:delText>
        </w:r>
        <w:r w:rsidR="00A51F1D" w:rsidDel="004E0F45">
          <w:delText xml:space="preserve">before the threshold is reached, </w:delText>
        </w:r>
        <w:r w:rsidR="001D6512" w:rsidDel="004E0F45">
          <w:delText xml:space="preserve">evidence </w:delText>
        </w:r>
        <w:r w:rsidR="00A51F1D" w:rsidDel="004E0F45">
          <w:delText>starts to accumulate in the opposite direction</w:delText>
        </w:r>
        <w:r w:rsidR="00927717" w:rsidDel="004E0F45">
          <w:delText>, and the decision is delayed</w:delText>
        </w:r>
        <w:r w:rsidR="001D6512" w:rsidDel="004E0F45">
          <w:delText xml:space="preserve">. </w:delText>
        </w:r>
        <w:r w:rsidR="001B542B" w:rsidDel="004E0F45">
          <w:delText xml:space="preserve">Applied to Experiment 1, and to </w:delText>
        </w:r>
        <w:r w:rsidR="00941782" w:rsidDel="004E0F45">
          <w:delText>priming paradigm</w:delText>
        </w:r>
        <w:r w:rsidR="00572C24" w:rsidDel="004E0F45">
          <w:delText>s</w:delText>
        </w:r>
        <w:r w:rsidR="001B542B" w:rsidDel="004E0F45">
          <w:delText xml:space="preserve"> in general</w:delText>
        </w:r>
        <w:r w:rsidR="00941782" w:rsidDel="004E0F45">
          <w:delText xml:space="preserve">, </w:delText>
        </w:r>
        <w:r w:rsidR="001B542B" w:rsidDel="004E0F45">
          <w:delText xml:space="preserve">in incongruent trials </w:delText>
        </w:r>
        <w:r w:rsidR="00941782" w:rsidDel="004E0F45">
          <w:delText xml:space="preserve">the prime </w:delText>
        </w:r>
        <w:r w:rsidR="00927717" w:rsidDel="004E0F45">
          <w:delText xml:space="preserve">and </w:delText>
        </w:r>
        <w:r w:rsidR="004B004B" w:rsidDel="004E0F45">
          <w:delText xml:space="preserve">the </w:delText>
        </w:r>
        <w:r w:rsidR="00927717" w:rsidDel="004E0F45">
          <w:delText xml:space="preserve">target </w:delText>
        </w:r>
        <w:r w:rsidR="00572C24" w:rsidDel="004E0F45">
          <w:delText xml:space="preserve">provide </w:delText>
        </w:r>
        <w:r w:rsidR="00941782" w:rsidDel="004E0F45">
          <w:delText xml:space="preserve">contradictory </w:delText>
        </w:r>
        <w:r w:rsidR="00927717" w:rsidDel="004E0F45">
          <w:delText>evidence</w:delText>
        </w:r>
        <w:r w:rsidR="00D93BCE" w:rsidDel="004E0F45">
          <w:delText>, which delays the</w:delText>
        </w:r>
        <w:r w:rsidR="004B004B" w:rsidDel="004E0F45">
          <w:delText xml:space="preserve"> crossing of the threshold</w:delText>
        </w:r>
        <w:r w:rsidR="00D93BCE" w:rsidDel="004E0F45">
          <w:delText xml:space="preserve">, and gives rise to longer </w:delText>
        </w:r>
        <w:r w:rsidR="00283362" w:rsidDel="004E0F45">
          <w:delText>response</w:delText>
        </w:r>
        <w:r w:rsidR="00D93BCE" w:rsidDel="004E0F45">
          <w:delText xml:space="preserve"> times in</w:delText>
        </w:r>
        <w:r w:rsidR="001D6512" w:rsidDel="004E0F45">
          <w:delText xml:space="preserve"> incongruent trials </w:delText>
        </w:r>
        <w:r w:rsidR="006F7C4F" w:rsidDel="004E0F45">
          <w:fldChar w:fldCharType="begin"/>
        </w:r>
        <w:r w:rsidR="002761FE" w:rsidDel="004E0F45">
          <w:del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delInstrText>
        </w:r>
        <w:r w:rsidR="006F7C4F" w:rsidDel="004E0F45">
          <w:fldChar w:fldCharType="separate"/>
        </w:r>
        <w:r w:rsidR="002761FE" w:rsidRPr="002761FE" w:rsidDel="004E0F45">
          <w:rPr>
            <w:rFonts w:ascii="Times New Roman" w:hAnsi="Times New Roman" w:cs="Times New Roman"/>
          </w:rPr>
          <w:delText>(Dehaene et al., 1998, 2001; Dell’Acqua &amp; Grainger, 1999)</w:delText>
        </w:r>
        <w:r w:rsidR="006F7C4F" w:rsidDel="004E0F45">
          <w:fldChar w:fldCharType="end"/>
        </w:r>
        <w:r w:rsidR="001D6512" w:rsidDel="004E0F45">
          <w:delText xml:space="preserve">. </w:delText>
        </w:r>
        <w:r w:rsidR="002D23B9" w:rsidDel="004E0F45">
          <w:delText>However</w:delText>
        </w:r>
        <w:r w:rsidR="00DD4ECB" w:rsidDel="004E0F45">
          <w:delText>,</w:delText>
        </w:r>
        <w:r w:rsidR="002D23B9" w:rsidDel="004E0F45">
          <w:delText xml:space="preserve"> </w:delText>
        </w:r>
        <w:r w:rsidR="002B3D75" w:rsidDel="004E0F45">
          <w:delText xml:space="preserve">in my experiment </w:delText>
        </w:r>
        <w:r w:rsidR="00C07B4A" w:rsidDel="004E0F45">
          <w:delText xml:space="preserve">the </w:delText>
        </w:r>
        <w:r w:rsidR="001D6512" w:rsidDel="004E0F45">
          <w:delText xml:space="preserve">movement duration </w:delText>
        </w:r>
        <w:r w:rsidR="002B3D75" w:rsidDel="004E0F45">
          <w:delText xml:space="preserve">was identical for both conditions. </w:delText>
        </w:r>
        <w:r w:rsidR="00374F2B" w:rsidDel="004E0F45">
          <w:delText xml:space="preserve">On the other hand, </w:delText>
        </w:r>
        <w:r w:rsidR="0079471B" w:rsidDel="004E0F45">
          <w:delText>reaction</w:delText>
        </w:r>
        <w:r w:rsidR="00374F2B" w:rsidDel="004E0F45">
          <w:delText xml:space="preserve"> times (i.e., time it takes to initiate the movement to begin with)</w:delText>
        </w:r>
        <w:r w:rsidR="00F96A55" w:rsidDel="004E0F45">
          <w:delText xml:space="preserve"> showed a trend towards longer responses in incongruent trials. This raises the possibility </w:delText>
        </w:r>
        <w:r w:rsidR="00C07B4A" w:rsidDel="004E0F45">
          <w:delText xml:space="preserve">that </w:delText>
        </w:r>
        <w:r w:rsidR="001D6512" w:rsidDel="004E0F45">
          <w:delText xml:space="preserve">the </w:delText>
        </w:r>
        <w:r w:rsidR="006F51CB" w:rsidDel="004E0F45">
          <w:delText xml:space="preserve">decision </w:delText>
        </w:r>
        <w:r w:rsidR="00E06273" w:rsidDel="004E0F45">
          <w:delText xml:space="preserve">was actually </w:delText>
        </w:r>
        <w:r w:rsidR="006F51CB" w:rsidDel="004E0F45">
          <w:delText xml:space="preserve">made </w:delText>
        </w:r>
        <w:r w:rsidR="001D6512" w:rsidDel="004E0F45">
          <w:delText xml:space="preserve">before the movement </w:delText>
        </w:r>
        <w:r w:rsidR="006F51CB" w:rsidDel="004E0F45">
          <w:delText xml:space="preserve">has </w:delText>
        </w:r>
        <w:r w:rsidR="001D6512" w:rsidDel="004E0F45">
          <w:delText xml:space="preserve">started. </w:delText>
        </w:r>
        <w:r w:rsidR="00202F84" w:rsidDel="004E0F45">
          <w:delText>Thus</w:delText>
        </w:r>
        <w:r w:rsidR="00314D89" w:rsidDel="004E0F45">
          <w:delText>,</w:delText>
        </w:r>
        <w:r w:rsidR="00202F84" w:rsidDel="004E0F45">
          <w:delText xml:space="preserve"> participants </w:delText>
        </w:r>
        <w:r w:rsidR="009D2FEF" w:rsidDel="004E0F45">
          <w:delText>initiated a r</w:delText>
        </w:r>
        <w:r w:rsidR="00202F84" w:rsidDel="004E0F45">
          <w:delText>each</w:delText>
        </w:r>
        <w:r w:rsidR="009D2FEF" w:rsidDel="004E0F45">
          <w:delText>ing movement</w:delText>
        </w:r>
        <w:r w:rsidR="00202F84" w:rsidDel="004E0F45">
          <w:delText xml:space="preserve"> directly </w:delText>
        </w:r>
        <w:r w:rsidR="009D2FEF" w:rsidDel="004E0F45">
          <w:delText xml:space="preserve">at </w:delText>
        </w:r>
        <w:r w:rsidR="00202F84" w:rsidDel="004E0F45">
          <w:delText xml:space="preserve">their final answer without </w:delText>
        </w:r>
        <w:r w:rsidR="006F2914" w:rsidDel="004E0F45">
          <w:delText xml:space="preserve">revealing any of the processes that lead to choosing it. </w:delText>
        </w:r>
        <w:r w:rsidR="000402D6" w:rsidDel="004E0F45">
          <w:delText>As a result</w:delText>
        </w:r>
        <w:r w:rsidR="00EF0DD5" w:rsidDel="004E0F45">
          <w:delText>,</w:delText>
        </w:r>
        <w:r w:rsidR="000402D6" w:rsidDel="004E0F45">
          <w:delText xml:space="preserve"> </w:delText>
        </w:r>
        <w:r w:rsidR="001D6512" w:rsidDel="004E0F45">
          <w:delText xml:space="preserve">the congruency effect </w:delText>
        </w:r>
        <w:r w:rsidR="000402D6" w:rsidDel="004E0F45">
          <w:delText xml:space="preserve">was not </w:delText>
        </w:r>
        <w:r w:rsidR="001D6512" w:rsidDel="004E0F45">
          <w:delText>expressed in the movement itself.</w:delText>
        </w:r>
      </w:del>
    </w:p>
    <w:p w14:paraId="1E5B807A" w14:textId="2479C086" w:rsidR="002D5D25" w:rsidRPr="00272765" w:rsidDel="001C33DD" w:rsidRDefault="002945D9">
      <w:pPr>
        <w:ind w:firstLine="0"/>
        <w:rPr>
          <w:del w:id="626" w:author="Chen Heller" w:date="2023-02-26T11:35:00Z"/>
        </w:rPr>
        <w:pPrChange w:id="627" w:author="Chen Heller" w:date="2023-02-26T11:35:00Z">
          <w:pPr/>
        </w:pPrChange>
      </w:pPr>
      <w:del w:id="628" w:author="Chen Heller" w:date="2023-01-04T10:05:00Z">
        <w:r w:rsidDel="004E0F45">
          <w:delText>Therefor</w:delText>
        </w:r>
        <w:r w:rsidR="00A86475" w:rsidDel="004E0F45">
          <w:delText>e,</w:delText>
        </w:r>
        <w:r w:rsidR="0066358C" w:rsidDel="004E0F45">
          <w:delText xml:space="preserve"> in experiment </w:delText>
        </w:r>
        <w:r w:rsidR="001406C6" w:rsidDel="004E0F45">
          <w:delText>2</w:delText>
        </w:r>
        <w:r w:rsidR="004D25AA" w:rsidDel="004E0F45">
          <w:delText>,</w:delText>
        </w:r>
        <w:r w:rsidR="0066358C" w:rsidDel="004E0F45">
          <w:delText xml:space="preserve"> </w:delText>
        </w:r>
        <w:r w:rsidR="003050A1" w:rsidDel="004E0F45">
          <w:delText xml:space="preserve">the </w:delText>
        </w:r>
        <w:r w:rsidR="00C02897" w:rsidDel="004E0F45">
          <w:delText>time</w:delText>
        </w:r>
        <w:r w:rsidR="00FA3257" w:rsidDel="004E0F45">
          <w:delText xml:space="preserve"> </w:delText>
        </w:r>
        <w:r w:rsidR="003050A1" w:rsidDel="004E0F45">
          <w:delText xml:space="preserve">window for response </w:delText>
        </w:r>
        <w:r w:rsidR="00FA3257" w:rsidDel="004E0F45">
          <w:delText>was restricted</w:delText>
        </w:r>
        <w:r w:rsidR="00D0268C" w:rsidDel="004E0F45">
          <w:delText>,</w:delText>
        </w:r>
        <w:r w:rsidR="000150E7" w:rsidDel="004E0F45">
          <w:rPr>
            <w:rFonts w:hint="cs"/>
            <w:rtl/>
          </w:rPr>
          <w:delText xml:space="preserve"> </w:delText>
        </w:r>
        <w:r w:rsidR="00FA3257" w:rsidDel="004E0F45">
          <w:delText xml:space="preserve">and </w:delText>
        </w:r>
        <w:r w:rsidR="004D25AA" w:rsidDel="004E0F45">
          <w:delText xml:space="preserve">movement duration was </w:delText>
        </w:r>
        <w:r w:rsidR="00336D27" w:rsidDel="004E0F45">
          <w:delText>decreased.</w:delText>
        </w:r>
        <w:r w:rsidR="00137C62" w:rsidDel="004E0F45">
          <w:delText xml:space="preserve"> </w:delText>
        </w:r>
        <w:r w:rsidR="002B4328" w:rsidDel="004E0F45">
          <w:delText xml:space="preserve">Since </w:delText>
        </w:r>
        <w:r w:rsidR="000150E7" w:rsidDel="004E0F45">
          <w:delText>quicker responses were required</w:delText>
        </w:r>
        <w:r w:rsidR="00D0268C" w:rsidDel="004E0F45">
          <w:delText>,</w:delText>
        </w:r>
        <w:r w:rsidR="000150E7" w:rsidDel="004E0F45">
          <w:delText xml:space="preserve"> </w:delText>
        </w:r>
        <w:r w:rsidR="002B4328" w:rsidDel="004E0F45">
          <w:delText>a second training block</w:delText>
        </w:r>
        <w:r w:rsidR="000150E7" w:rsidDel="004E0F45">
          <w:delText xml:space="preserve"> was added</w:delText>
        </w:r>
        <w:r w:rsidR="00B01E98" w:rsidDel="004E0F45">
          <w:delText xml:space="preserve"> to make </w:delText>
        </w:r>
        <w:r w:rsidR="00B01E98" w:rsidDel="004E0F45">
          <w:lastRenderedPageBreak/>
          <w:delText xml:space="preserve">sure </w:delText>
        </w:r>
        <w:r w:rsidR="001C003C" w:rsidDel="004E0F45">
          <w:delText xml:space="preserve">participants </w:delText>
        </w:r>
        <w:r w:rsidR="00B01E98" w:rsidDel="004E0F45">
          <w:delText>learn to respond within the required time window</w:delText>
        </w:r>
        <w:r w:rsidR="000150E7" w:rsidDel="004E0F45">
          <w:delText xml:space="preserve">. </w:delText>
        </w:r>
        <w:r w:rsidR="00B1489D" w:rsidDel="004E0F45">
          <w:delText xml:space="preserve">I expected the </w:delText>
        </w:r>
        <w:r w:rsidR="0036328E" w:rsidDel="004E0F45">
          <w:delText xml:space="preserve">movements </w:delText>
        </w:r>
        <w:r w:rsidR="004B6630" w:rsidDel="004E0F45">
          <w:delText xml:space="preserve">to reflect a greater unconscious effect </w:delText>
        </w:r>
        <w:r w:rsidR="0018258F" w:rsidDel="004E0F45">
          <w:delText xml:space="preserve">than </w:delText>
        </w:r>
        <w:r w:rsidR="00A86475" w:rsidDel="004E0F45">
          <w:delText xml:space="preserve">in Experiment </w:delText>
        </w:r>
        <w:r w:rsidR="005A45EF" w:rsidDel="004E0F45">
          <w:delText xml:space="preserve">1 </w:delText>
        </w:r>
        <w:r w:rsidR="0036328E" w:rsidDel="004E0F45">
          <w:delText xml:space="preserve">considering that participants will not </w:delText>
        </w:r>
        <w:r w:rsidR="002745C1" w:rsidDel="004E0F45">
          <w:delText xml:space="preserve">have enough time </w:delText>
        </w:r>
        <w:r w:rsidR="0036328E" w:rsidDel="004E0F45">
          <w:delText xml:space="preserve">to make </w:delText>
        </w:r>
        <w:r w:rsidR="002745C1" w:rsidDel="004E0F45">
          <w:delText xml:space="preserve">a </w:delText>
        </w:r>
        <w:r w:rsidR="0036328E" w:rsidDel="004E0F45">
          <w:delText>decision before starting their movement.</w:delText>
        </w:r>
      </w:del>
    </w:p>
    <w:p w14:paraId="19BBC9B1" w14:textId="034D8A83" w:rsidR="007429C1" w:rsidRPr="00BA41CF" w:rsidDel="00B23456" w:rsidRDefault="007429C1">
      <w:pPr>
        <w:ind w:firstLine="0"/>
        <w:rPr>
          <w:del w:id="629" w:author="Chen Heller" w:date="2023-01-03T17:25:00Z"/>
        </w:rPr>
        <w:pPrChange w:id="630" w:author="Chen Heller" w:date="2023-02-26T11:35:00Z">
          <w:pPr>
            <w:pStyle w:val="Heading3"/>
          </w:pPr>
        </w:pPrChange>
      </w:pPr>
      <w:bookmarkStart w:id="631" w:name="_Toc114485376"/>
      <w:del w:id="632" w:author="Chen Heller" w:date="2023-01-03T17:25:00Z">
        <w:r w:rsidDel="00B23456">
          <w:delText>Methods</w:delText>
        </w:r>
        <w:bookmarkEnd w:id="631"/>
      </w:del>
    </w:p>
    <w:p w14:paraId="54353DE0" w14:textId="4AB05304" w:rsidR="007429C1" w:rsidDel="004F40BF" w:rsidRDefault="007429C1">
      <w:pPr>
        <w:ind w:firstLine="0"/>
        <w:rPr>
          <w:del w:id="633" w:author="Chen Heller" w:date="2023-01-03T17:11:00Z"/>
        </w:rPr>
        <w:pPrChange w:id="634" w:author="Chen Heller" w:date="2023-02-26T11:35:00Z">
          <w:pPr>
            <w:pStyle w:val="Heading4"/>
          </w:pPr>
        </w:pPrChange>
      </w:pPr>
      <w:bookmarkStart w:id="635" w:name="_Toc114485377"/>
      <w:del w:id="636" w:author="Chen Heller" w:date="2023-01-03T17:11:00Z">
        <w:r w:rsidDel="004F40BF">
          <w:delText>Participants</w:delText>
        </w:r>
        <w:bookmarkEnd w:id="635"/>
      </w:del>
    </w:p>
    <w:p w14:paraId="1993AB85" w14:textId="19CA5844" w:rsidR="007429C1" w:rsidRPr="00422E34" w:rsidDel="004F40BF" w:rsidRDefault="00974448" w:rsidP="001C33DD">
      <w:pPr>
        <w:ind w:firstLine="0"/>
        <w:rPr>
          <w:del w:id="637" w:author="Chen Heller" w:date="2023-01-03T17:11:00Z"/>
        </w:rPr>
      </w:pPr>
      <w:del w:id="638" w:author="Chen Heller" w:date="2023-01-03T17:11:00Z">
        <w:r w:rsidDel="004F40BF">
          <w:delText>Nine</w:delText>
        </w:r>
        <w:r w:rsidR="00566B31" w:rsidDel="004F40BF">
          <w:delText xml:space="preserve"> </w:delText>
        </w:r>
        <w:r w:rsidR="007429C1" w:rsidDel="004F40BF">
          <w:delText>participants (</w:delText>
        </w:r>
        <w:r w:rsidR="00425C33" w:rsidDel="004F40BF">
          <w:delText xml:space="preserve">7 </w:delText>
        </w:r>
        <w:r w:rsidR="007429C1" w:rsidDel="004F40BF">
          <w:delText>females) were recruited for the stud</w:delText>
        </w:r>
        <w:r w:rsidR="006378BF" w:rsidDel="004F40BF">
          <w:delText>y</w:delText>
        </w:r>
        <w:r w:rsidR="007429C1" w:rsidDel="004F40BF">
          <w:delText xml:space="preserve"> (</w:delText>
        </w:r>
        <w:r w:rsidR="00690952" w:rsidDel="004F40BF">
          <w:delText xml:space="preserve">age: </w:delText>
        </w:r>
        <w:r w:rsidR="007429C1" w:rsidDel="004F40BF">
          <w:delText>M=</w:delText>
        </w:r>
        <w:r w:rsidR="00D46145" w:rsidDel="004F40BF">
          <w:delText>23.66</w:delText>
        </w:r>
        <w:r w:rsidR="007429C1" w:rsidDel="004F40BF">
          <w:delText>, SD=</w:delText>
        </w:r>
        <w:r w:rsidR="008476D5" w:rsidDel="004F40BF">
          <w:delText>2.44</w:delText>
        </w:r>
        <w:r w:rsidR="007429C1" w:rsidDel="004F40BF">
          <w:delText>)</w:delText>
        </w:r>
        <w:r w:rsidR="006378BF" w:rsidDel="004F40BF">
          <w:delText xml:space="preserve"> </w:delText>
        </w:r>
        <w:r w:rsidR="00690952" w:rsidDel="004F40BF">
          <w:delText xml:space="preserve">using the same </w:delText>
        </w:r>
        <w:r w:rsidR="006378BF" w:rsidDel="004F40BF">
          <w:delText xml:space="preserve">recruitment procedure </w:delText>
        </w:r>
        <w:r w:rsidR="00690952" w:rsidDel="004F40BF">
          <w:delText>as in</w:delText>
        </w:r>
        <w:r w:rsidR="0092550B" w:rsidDel="004F40BF">
          <w:delText xml:space="preserve"> experiment 1. </w:delText>
        </w:r>
        <w:r w:rsidR="00690952" w:rsidDel="004F40BF">
          <w:delText>Five</w:delText>
        </w:r>
        <w:r w:rsidR="0092550B" w:rsidDel="004F40BF">
          <w:delText xml:space="preserve"> </w:delText>
        </w:r>
        <w:r w:rsidR="008476D5" w:rsidDel="004F40BF">
          <w:delText xml:space="preserve">additional </w:delText>
        </w:r>
        <w:r w:rsidR="00E674BB" w:rsidDel="004F40BF">
          <w:delText>participants</w:delText>
        </w:r>
        <w:r w:rsidR="0092550B" w:rsidDel="004F40BF">
          <w:delText xml:space="preserve"> were disqualified from</w:delText>
        </w:r>
        <w:r w:rsidR="00097ED6" w:rsidDel="004F40BF">
          <w:delText xml:space="preserve"> the</w:delText>
        </w:r>
        <w:r w:rsidR="0092550B" w:rsidDel="004F40BF">
          <w:delText xml:space="preserve"> analysis</w:delText>
        </w:r>
        <w:r w:rsidR="00690952" w:rsidDel="004F40BF">
          <w:delText>, as they met two of the following predefined exclu</w:delText>
        </w:r>
        <w:r w:rsidR="000E033C" w:rsidDel="004F40BF">
          <w:delText>sion</w:delText>
        </w:r>
        <w:r w:rsidR="00690952" w:rsidDel="004F40BF">
          <w:delText xml:space="preserve"> criteria: (a) having</w:delText>
        </w:r>
        <w:r w:rsidR="0092550B" w:rsidDel="004F40BF">
          <w:delText xml:space="preserve"> less than 25 valid </w:delText>
        </w:r>
        <w:r w:rsidR="006E5AE5" w:rsidDel="004F40BF">
          <w:delText xml:space="preserve">trials </w:delText>
        </w:r>
        <w:r w:rsidR="0092550B" w:rsidDel="004F40BF">
          <w:delText xml:space="preserve">in each condition </w:delText>
        </w:r>
        <w:r w:rsidR="00690952" w:rsidDel="004F40BF">
          <w:delText xml:space="preserve">(N=3); </w:delText>
        </w:r>
        <w:r w:rsidR="0092550B" w:rsidDel="004F40BF">
          <w:delText>and</w:delText>
        </w:r>
        <w:r w:rsidR="00690952" w:rsidDel="004F40BF">
          <w:delText xml:space="preserve"> (b)</w:delText>
        </w:r>
        <w:r w:rsidR="0092550B" w:rsidDel="004F40BF">
          <w:delText xml:space="preserve"> </w:delText>
        </w:r>
        <w:r w:rsidR="00690952" w:rsidDel="004F40BF">
          <w:delText>showing performance lower</w:delText>
        </w:r>
        <w:r w:rsidR="007F2704" w:rsidDel="004F40BF">
          <w:delText xml:space="preserve"> than 70% in </w:delText>
        </w:r>
        <w:r w:rsidR="0092550B" w:rsidDel="004F40BF">
          <w:delText xml:space="preserve">the </w:delText>
        </w:r>
        <w:r w:rsidR="00690952" w:rsidDel="004F40BF">
          <w:delText xml:space="preserve">main </w:delText>
        </w:r>
        <w:r w:rsidR="0092550B" w:rsidDel="004F40BF">
          <w:delText>classification task</w:delText>
        </w:r>
        <w:r w:rsidR="00070F22" w:rsidDel="004F40BF">
          <w:delText xml:space="preserve"> </w:delText>
        </w:r>
        <w:r w:rsidR="00690952" w:rsidDel="004F40BF">
          <w:delText>(</w:delText>
        </w:r>
        <w:r w:rsidR="00820475" w:rsidDel="004F40BF">
          <w:delText xml:space="preserve">N=2; </w:delText>
        </w:r>
        <w:r w:rsidR="00690952" w:rsidDel="004F40BF">
          <w:delText>determined using a</w:delText>
        </w:r>
        <w:r w:rsidR="00070F22" w:rsidDel="004F40BF">
          <w:delText xml:space="preserve"> binomial test</w:delText>
        </w:r>
        <w:r w:rsidR="00690952" w:rsidDel="004F40BF">
          <w:delText>)</w:delText>
        </w:r>
        <w:r w:rsidR="0092550B" w:rsidDel="004F40BF">
          <w:delText>.</w:delText>
        </w:r>
        <w:r w:rsidR="00341933" w:rsidDel="004F40BF">
          <w:delText xml:space="preserve"> </w:delText>
        </w:r>
        <w:r w:rsidR="00690952" w:rsidDel="004F40BF">
          <w:delText>An</w:delText>
        </w:r>
        <w:r w:rsidR="00026CD9" w:rsidDel="004F40BF">
          <w:delText>other</w:delText>
        </w:r>
        <w:r w:rsidR="00341933" w:rsidDel="004F40BF">
          <w:delText xml:space="preserve"> participant was excluded because the experiment crashed during her session.</w:delText>
        </w:r>
      </w:del>
    </w:p>
    <w:p w14:paraId="1B9FB235" w14:textId="59A63A2D" w:rsidR="007429C1" w:rsidDel="00BD24CA" w:rsidRDefault="007429C1">
      <w:pPr>
        <w:ind w:firstLine="0"/>
        <w:rPr>
          <w:del w:id="639" w:author="Chen Heller" w:date="2023-01-03T17:12:00Z"/>
        </w:rPr>
        <w:pPrChange w:id="640" w:author="Chen Heller" w:date="2023-02-26T11:35:00Z">
          <w:pPr>
            <w:pStyle w:val="Heading3"/>
          </w:pPr>
        </w:pPrChange>
      </w:pPr>
      <w:bookmarkStart w:id="641" w:name="_Toc114485378"/>
      <w:del w:id="642" w:author="Chen Heller" w:date="2023-01-03T17:12:00Z">
        <w:r w:rsidDel="00BD24CA">
          <w:delText>Stimuli</w:delText>
        </w:r>
        <w:r w:rsidR="00CA2666" w:rsidDel="00BD24CA">
          <w:delText xml:space="preserve">, </w:delText>
        </w:r>
        <w:r w:rsidDel="00BD24CA">
          <w:delText>Apparatus</w:delText>
        </w:r>
        <w:r w:rsidR="00CA2666" w:rsidDel="00BD24CA">
          <w:delText xml:space="preserve"> and </w:delText>
        </w:r>
        <w:r w:rsidDel="00BD24CA">
          <w:delText>Procedure</w:delText>
        </w:r>
        <w:bookmarkEnd w:id="641"/>
      </w:del>
    </w:p>
    <w:p w14:paraId="48EF074D" w14:textId="22B07012" w:rsidR="001A054F" w:rsidDel="001C33DD" w:rsidRDefault="00CA2666" w:rsidP="001C33DD">
      <w:pPr>
        <w:ind w:firstLine="0"/>
        <w:rPr>
          <w:del w:id="643" w:author="Chen Heller" w:date="2023-02-26T11:35:00Z"/>
        </w:rPr>
      </w:pPr>
      <w:del w:id="644" w:author="Chen Heller" w:date="2023-01-03T17:12:00Z">
        <w:r w:rsidDel="00BD24CA">
          <w:delText xml:space="preserve">The methods were identical to those used in Experiment 1, besides the following differences: first, the starting point was </w:delText>
        </w:r>
        <w:r w:rsidR="00820475" w:rsidDel="00BD24CA">
          <w:delText xml:space="preserve">now </w:delText>
        </w:r>
        <w:r w:rsidDel="00BD24CA">
          <w:delText>35cm away from the screen and the size of the blue circle beneath each target was slightly increased so that hitting it will be easier.</w:delText>
        </w:r>
        <w:r w:rsidR="00820475" w:rsidDel="00BD24CA">
          <w:delText xml:space="preserve"> </w:delText>
        </w:r>
      </w:del>
      <w:del w:id="645" w:author="Chen Heller" w:date="2023-01-03T17:13:00Z">
        <w:r w:rsidR="00820475" w:rsidDel="00067907">
          <w:delText xml:space="preserve">Second, here </w:delText>
        </w:r>
        <w:r w:rsidR="00374BAF" w:rsidDel="00067907">
          <w:delText>the participants completed a</w:delText>
        </w:r>
        <w:r w:rsidR="00727A39" w:rsidDel="00067907">
          <w:delText>n</w:delText>
        </w:r>
        <w:r w:rsidR="00374BAF" w:rsidDel="00067907">
          <w:delText xml:space="preserve"> initial practice block that </w:delText>
        </w:r>
        <w:r w:rsidR="00F97EED" w:rsidDel="00067907">
          <w:delText>did not include a prime. The order of trials in this block was drawn from a</w:delText>
        </w:r>
        <w:r w:rsidR="007429C1" w:rsidDel="00067907">
          <w:delText xml:space="preserve">n additional </w:delText>
        </w:r>
        <w:r w:rsidR="00800B3D" w:rsidDel="00067907">
          <w:delText>list of trial condition and stimulus</w:delText>
        </w:r>
        <w:r w:rsidR="00F97EED" w:rsidDel="00067907">
          <w:delText>.</w:delText>
        </w:r>
        <w:r w:rsidR="001623ED" w:rsidDel="00067907">
          <w:delText xml:space="preserve"> </w:delText>
        </w:r>
        <w:r w:rsidR="00DD6F2C" w:rsidDel="00067907">
          <w:delText>T</w:delText>
        </w:r>
        <w:r w:rsidR="00D44019" w:rsidDel="00067907">
          <w:delText xml:space="preserve">hird, </w:delText>
        </w:r>
      </w:del>
      <w:moveFromRangeStart w:id="646" w:author="Chen Heller" w:date="2023-01-03T17:14:00Z" w:name="move123658468"/>
      <w:moveFrom w:id="647" w:author="Chen Heller" w:date="2023-01-03T17:14:00Z">
        <w:del w:id="648" w:author="Chen Heller" w:date="2023-02-26T11:35:00Z">
          <w:r w:rsidR="00D44019" w:rsidDel="001C33DD">
            <w:delText>t</w:delText>
          </w:r>
          <w:r w:rsidR="00DD6F2C" w:rsidDel="001C33DD">
            <w:delText>iming was adjusted so that m</w:delText>
          </w:r>
          <w:r w:rsidR="007A620B" w:rsidDel="001C33DD">
            <w:delText>ovement</w:delText>
          </w:r>
          <w:r w:rsidR="00661C9D" w:rsidDel="001C33DD">
            <w:delText>s</w:delText>
          </w:r>
          <w:r w:rsidR="007A620B" w:rsidDel="001C33DD">
            <w:delText xml:space="preserve"> </w:delText>
          </w:r>
          <w:r w:rsidR="00473B6D" w:rsidDel="001C33DD">
            <w:delText>had to start</w:delText>
          </w:r>
          <w:r w:rsidR="007A620B" w:rsidDel="001C33DD">
            <w:delText xml:space="preserve"> before </w:delText>
          </w:r>
          <w:r w:rsidR="00CE0E3C" w:rsidDel="001C33DD">
            <w:delText xml:space="preserve">330ms had passed and last no longer than 430ms. </w:delText>
          </w:r>
          <w:r w:rsidR="002E3A43" w:rsidDel="001C33DD">
            <w:delText xml:space="preserve">Movement </w:delText>
          </w:r>
          <w:r w:rsidR="00D6155B" w:rsidDel="001C33DD">
            <w:delText xml:space="preserve">started when </w:delText>
          </w:r>
          <w:r w:rsidR="002E3A43" w:rsidDel="001C33DD">
            <w:delText xml:space="preserve">the finger was </w:delText>
          </w:r>
          <w:r w:rsidR="00800AFC" w:rsidDel="001C33DD">
            <w:delText>2</w:delText>
          </w:r>
          <w:r w:rsidR="002E3A43" w:rsidDel="001C33DD">
            <w:delText>cm away from the starting point</w:delText>
          </w:r>
          <w:r w:rsidR="00B0297C" w:rsidDel="001C33DD">
            <w:delText xml:space="preserve"> (Euclidean distance)</w:delText>
          </w:r>
          <w:r w:rsidR="002E3A43" w:rsidDel="001C33DD">
            <w:delText xml:space="preserve"> and ended when it was </w:delText>
          </w:r>
          <w:r w:rsidR="00B0297C" w:rsidDel="001C33DD">
            <w:delText>3</w:delText>
          </w:r>
          <w:r w:rsidR="002E3A43" w:rsidDel="001C33DD">
            <w:delText>cm</w:delText>
          </w:r>
          <w:r w:rsidR="00F937CF" w:rsidDel="001C33DD">
            <w:delText xml:space="preserve"> away from the</w:delText>
          </w:r>
          <w:r w:rsidR="002E3A43" w:rsidDel="001C33DD">
            <w:delText xml:space="preserve"> screen (on the Z axis). </w:delText>
          </w:r>
          <w:r w:rsidR="008149FD" w:rsidDel="001C33DD">
            <w:delText xml:space="preserve">Late initiations </w:delText>
          </w:r>
          <w:r w:rsidR="00FF579E" w:rsidDel="001C33DD">
            <w:delText xml:space="preserve">and long </w:delText>
          </w:r>
          <w:r w:rsidR="00407779" w:rsidDel="001C33DD">
            <w:delText xml:space="preserve">durations </w:delText>
          </w:r>
          <w:r w:rsidR="00FF579E" w:rsidDel="001C33DD">
            <w:delText xml:space="preserve">were </w:delText>
          </w:r>
          <w:r w:rsidR="007429C1" w:rsidDel="001C33DD">
            <w:delText>followed by a "</w:delText>
          </w:r>
          <w:r w:rsidR="00FF579E" w:rsidDel="001C33DD">
            <w:delText>Too late</w:delText>
          </w:r>
          <w:r w:rsidR="007429C1" w:rsidDel="001C33DD">
            <w:delText xml:space="preserve">" </w:delText>
          </w:r>
          <w:r w:rsidR="00FF579E" w:rsidDel="001C33DD">
            <w:delText xml:space="preserve">and "Too slow" </w:delText>
          </w:r>
          <w:r w:rsidR="007429C1" w:rsidDel="001C33DD">
            <w:delText>feedback</w:delText>
          </w:r>
          <w:r w:rsidR="00FF579E" w:rsidDel="001C33DD">
            <w:delText>s</w:delText>
          </w:r>
          <w:r w:rsidR="00D44019" w:rsidDel="001C33DD">
            <w:delText>,</w:delText>
          </w:r>
          <w:r w:rsidR="00FF579E" w:rsidDel="001C33DD">
            <w:delText xml:space="preserve"> </w:delText>
          </w:r>
          <w:r w:rsidR="00207190" w:rsidDel="001C33DD">
            <w:delText>respectively</w:delText>
          </w:r>
          <w:r w:rsidR="00C36314" w:rsidDel="001C33DD">
            <w:delText>.</w:delText>
          </w:r>
          <w:r w:rsidR="00DD6F2C" w:rsidDel="001C33DD">
            <w:delText xml:space="preserve"> </w:delText>
          </w:r>
        </w:del>
      </w:moveFrom>
      <w:moveFromRangeEnd w:id="646"/>
      <w:del w:id="649" w:author="Chen Heller" w:date="2023-01-03T17:13:00Z">
        <w:r w:rsidR="00C36314" w:rsidDel="00067907">
          <w:delText xml:space="preserve">Recognition </w:delText>
        </w:r>
        <w:r w:rsidR="00056B2C" w:rsidDel="00067907">
          <w:delText>responses</w:delText>
        </w:r>
        <w:r w:rsidR="00C36314" w:rsidDel="00067907">
          <w:delText xml:space="preserve"> were given within a </w:delText>
        </w:r>
        <w:r w:rsidR="007C76BC" w:rsidDel="00067907">
          <w:delText>7</w:delText>
        </w:r>
        <w:r w:rsidR="007429C1" w:rsidDel="00067907">
          <w:delText xml:space="preserve"> </w:delText>
        </w:r>
        <w:r w:rsidR="00EE0E3B" w:rsidRPr="00400416" w:rsidDel="00067907">
          <w:delText>second</w:delText>
        </w:r>
        <w:r w:rsidR="007429C1" w:rsidRPr="00400416" w:rsidDel="00067907">
          <w:delText xml:space="preserve"> response window. </w:delText>
        </w:r>
      </w:del>
    </w:p>
    <w:p w14:paraId="676EA161" w14:textId="29CCDEE3" w:rsidR="00D826D9" w:rsidDel="00B2756B" w:rsidRDefault="00D826D9">
      <w:pPr>
        <w:ind w:firstLine="0"/>
        <w:rPr>
          <w:del w:id="650" w:author="Chen Heller" w:date="2023-01-03T17:40:00Z"/>
        </w:rPr>
        <w:pPrChange w:id="651" w:author="Chen Heller" w:date="2023-02-26T11:35:00Z">
          <w:pPr>
            <w:pStyle w:val="Heading3"/>
          </w:pPr>
        </w:pPrChange>
      </w:pPr>
      <w:bookmarkStart w:id="652" w:name="_Toc114485379"/>
      <w:del w:id="653" w:author="Chen Heller" w:date="2023-01-03T17:40:00Z">
        <w:r w:rsidDel="00B2756B">
          <w:delText>Exclusion criteria</w:delText>
        </w:r>
        <w:bookmarkEnd w:id="652"/>
      </w:del>
    </w:p>
    <w:p w14:paraId="1A31F715" w14:textId="2E859743" w:rsidR="006B13AE" w:rsidDel="001C33DD" w:rsidRDefault="00D826D9" w:rsidP="001C33DD">
      <w:pPr>
        <w:ind w:firstLine="0"/>
        <w:rPr>
          <w:del w:id="654" w:author="Chen Heller" w:date="2023-02-26T11:35:00Z"/>
        </w:rPr>
      </w:pPr>
      <w:del w:id="655" w:author="Chen Heller" w:date="2023-01-03T17:40:00Z">
        <w:r w:rsidDel="00B2756B">
          <w:lastRenderedPageBreak/>
          <w:delTex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delText>
        </w:r>
        <w:r w:rsidDel="00B2756B">
          <w:rPr>
            <w:i/>
            <w:iCs/>
          </w:rPr>
          <w:delText>Valid trials</w:delText>
        </w:r>
        <w:r w:rsidDel="00B2756B">
          <w:delText xml:space="preserve"> were those that were not excluded due to any exclusion criteria.</w:delText>
        </w:r>
      </w:del>
    </w:p>
    <w:p w14:paraId="37EA6538" w14:textId="2470A95D" w:rsidR="006B13AE" w:rsidDel="001C33DD" w:rsidRDefault="006B13AE">
      <w:pPr>
        <w:ind w:firstLine="0"/>
        <w:rPr>
          <w:del w:id="656" w:author="Chen Heller" w:date="2023-02-26T11:35:00Z"/>
        </w:rPr>
        <w:pPrChange w:id="657" w:author="Chen Heller" w:date="2023-02-26T11:35:00Z">
          <w:pPr>
            <w:jc w:val="left"/>
          </w:pPr>
        </w:pPrChange>
      </w:pPr>
      <w:del w:id="658" w:author="Chen Heller" w:date="2023-02-26T11:35:00Z">
        <w:r w:rsidDel="001C33DD">
          <w:br w:type="page"/>
        </w:r>
      </w:del>
    </w:p>
    <w:p w14:paraId="09E0A93D" w14:textId="686F6B92" w:rsidR="00D826D9" w:rsidDel="005F23DE" w:rsidRDefault="00D826D9">
      <w:pPr>
        <w:ind w:firstLine="0"/>
        <w:rPr>
          <w:del w:id="659" w:author="Chen Heller" w:date="2023-01-04T10:07:00Z"/>
        </w:rPr>
        <w:pPrChange w:id="660" w:author="Chen Heller" w:date="2023-02-26T11:35:00Z">
          <w:pPr>
            <w:pStyle w:val="Heading3"/>
          </w:pPr>
        </w:pPrChange>
      </w:pPr>
      <w:bookmarkStart w:id="661" w:name="_Toc114485380"/>
      <w:del w:id="662" w:author="Chen Heller" w:date="2023-01-04T10:07:00Z">
        <w:r w:rsidDel="005F23DE">
          <w:lastRenderedPageBreak/>
          <w:delText>Results</w:delText>
        </w:r>
        <w:bookmarkEnd w:id="661"/>
      </w:del>
    </w:p>
    <w:p w14:paraId="437897F0" w14:textId="130701E8" w:rsidR="000E54E1" w:rsidDel="005F23DE" w:rsidRDefault="00BA4221" w:rsidP="001C33DD">
      <w:pPr>
        <w:ind w:firstLine="0"/>
        <w:rPr>
          <w:del w:id="663" w:author="Chen Heller" w:date="2023-01-04T10:07:00Z"/>
        </w:rPr>
      </w:pPr>
      <w:del w:id="664" w:author="Chen Heller" w:date="2023-01-04T10:07:00Z">
        <w:r w:rsidDel="005F23DE">
          <w:delText xml:space="preserve">Prime visibility: </w:delText>
        </w:r>
        <w:r w:rsidR="001F7E99" w:rsidDel="005F23DE">
          <w:delText>i</w:delText>
        </w:r>
        <w:r w:rsidR="0053128B" w:rsidDel="005F23DE">
          <w:delText>n total</w:delText>
        </w:r>
        <w:r w:rsidDel="005F23DE">
          <w:delText xml:space="preserve">, </w:delText>
        </w:r>
        <w:r w:rsidR="00402BB2" w:rsidDel="005F23DE">
          <w:delText>visibility rating</w:delText>
        </w:r>
        <w:r w:rsidR="00B170A4" w:rsidDel="005F23DE">
          <w:delText>s</w:delText>
        </w:r>
        <w:r w:rsidR="00402BB2" w:rsidDel="005F23DE">
          <w:delText xml:space="preserve"> of 1 </w:delText>
        </w:r>
        <w:r w:rsidR="00B170A4" w:rsidDel="005F23DE">
          <w:delText xml:space="preserve">were </w:delText>
        </w:r>
        <w:r w:rsidR="00402BB2" w:rsidDel="005F23DE">
          <w:delText xml:space="preserve">given in </w:delText>
        </w:r>
        <w:r w:rsidR="003F2C2D" w:rsidDel="005F23DE">
          <w:delText>81.63</w:delText>
        </w:r>
        <w:r w:rsidDel="005F23DE">
          <w:delText>% of the trials,</w:delText>
        </w:r>
        <w:r w:rsidR="002E11F6" w:rsidDel="005F23DE">
          <w:delText xml:space="preserve"> visibility rating</w:delText>
        </w:r>
        <w:r w:rsidR="002223D0" w:rsidDel="005F23DE">
          <w:delText>s</w:delText>
        </w:r>
        <w:r w:rsidR="002E11F6" w:rsidDel="005F23DE">
          <w:delText xml:space="preserve"> of 2 in</w:delText>
        </w:r>
        <w:r w:rsidDel="005F23DE">
          <w:delText xml:space="preserve"> </w:delText>
        </w:r>
        <w:r w:rsidR="003F2C2D" w:rsidDel="005F23DE">
          <w:delText>16.07</w:delText>
        </w:r>
        <w:r w:rsidDel="005F23DE">
          <w:delText xml:space="preserve">% </w:delText>
        </w:r>
        <w:r w:rsidR="002E11F6" w:rsidDel="005F23DE">
          <w:delText>of the trials</w:delText>
        </w:r>
        <w:r w:rsidDel="005F23DE">
          <w:delText>,</w:delText>
        </w:r>
        <w:r w:rsidR="002E11F6" w:rsidDel="005F23DE">
          <w:delText xml:space="preserve"> visibility rating</w:delText>
        </w:r>
        <w:r w:rsidR="002223D0" w:rsidDel="005F23DE">
          <w:delText>s</w:delText>
        </w:r>
        <w:r w:rsidR="002E11F6" w:rsidDel="005F23DE">
          <w:delText xml:space="preserve"> of 3 in</w:delText>
        </w:r>
        <w:r w:rsidDel="005F23DE">
          <w:delText xml:space="preserve"> </w:delText>
        </w:r>
        <w:r w:rsidR="003F2C2D" w:rsidDel="005F23DE">
          <w:delText>1.83</w:delText>
        </w:r>
        <w:r w:rsidDel="005F23DE">
          <w:delText xml:space="preserve">% </w:delText>
        </w:r>
        <w:r w:rsidR="002E11F6" w:rsidDel="005F23DE">
          <w:delText>of the trials</w:delText>
        </w:r>
        <w:r w:rsidDel="005F23DE">
          <w:delText xml:space="preserve"> and</w:delText>
        </w:r>
        <w:r w:rsidR="002E11F6" w:rsidDel="005F23DE">
          <w:delText xml:space="preserve"> visibility rating</w:delText>
        </w:r>
        <w:r w:rsidR="006478F0" w:rsidDel="005F23DE">
          <w:delText>s</w:delText>
        </w:r>
        <w:r w:rsidR="002E11F6" w:rsidDel="005F23DE">
          <w:delText xml:space="preserve"> of 4 in</w:delText>
        </w:r>
        <w:r w:rsidDel="005F23DE">
          <w:delText xml:space="preserve"> </w:delText>
        </w:r>
        <w:r w:rsidR="00E65DB2" w:rsidDel="005F23DE">
          <w:delText>0.</w:delText>
        </w:r>
        <w:r w:rsidR="003F2C2D" w:rsidDel="005F23DE">
          <w:delText>46</w:delText>
        </w:r>
        <w:r w:rsidDel="005F23DE">
          <w:delText xml:space="preserve">% </w:delText>
        </w:r>
        <w:r w:rsidR="002E11F6" w:rsidDel="005F23DE">
          <w:delText>of the trials</w:delText>
        </w:r>
        <w:r w:rsidDel="005F23DE">
          <w:delText xml:space="preserve">. </w:delText>
        </w:r>
        <w:r w:rsidR="000561B8" w:rsidDel="005F23DE">
          <w:delText xml:space="preserve">Subjectively invisible stimulus was recognized at chance level, </w:delText>
        </w:r>
        <w:r w:rsidR="00D826D9" w:rsidDel="005F23DE">
          <w:delText>M = 50.2</w:delText>
        </w:r>
        <w:r w:rsidR="00D23156" w:rsidDel="005F23DE">
          <w:delText>6</w:delText>
        </w:r>
        <w:r w:rsidR="00D826D9" w:rsidDel="005F23DE">
          <w:delText>%, SD = 2.57, t</w:delText>
        </w:r>
        <w:r w:rsidR="00D826D9" w:rsidRPr="00974448" w:rsidDel="005F23DE">
          <w:delText>(8)</w:delText>
        </w:r>
        <w:r w:rsidR="00D826D9" w:rsidDel="005F23DE">
          <w:delText xml:space="preserve"> = 0.30, p = 0.77</w:delText>
        </w:r>
        <w:r w:rsidR="00D23156" w:rsidDel="005F23DE">
          <w:delText>0</w:delText>
        </w:r>
        <w:r w:rsidR="00D826D9" w:rsidDel="005F23DE">
          <w:delText>, 95% CI = [48.27, 52.24].</w:delText>
        </w:r>
        <w:r w:rsidR="008116EA" w:rsidRPr="008116EA" w:rsidDel="005F23DE">
          <w:delText xml:space="preserve"> </w:delText>
        </w:r>
        <w:r w:rsidR="00DF5E7F" w:rsidDel="005F23DE">
          <w:delText>Again, this confirm</w:delText>
        </w:r>
        <w:r w:rsidR="005D4AC1" w:rsidDel="005F23DE">
          <w:delText>s</w:delText>
        </w:r>
        <w:r w:rsidR="00DF5E7F" w:rsidDel="005F23DE">
          <w:delText xml:space="preserve"> the efficiency of </w:delText>
        </w:r>
        <w:r w:rsidR="005D4AC1" w:rsidDel="005F23DE">
          <w:delText>my</w:delText>
        </w:r>
        <w:r w:rsidR="00DF5E7F" w:rsidDel="005F23DE">
          <w:delText xml:space="preserve"> masking procedure (as will be the case for the two subsequent experiments, see below)</w:delText>
        </w:r>
        <w:r w:rsidR="005534BA" w:rsidDel="005F23DE">
          <w:delText>.</w:delText>
        </w:r>
      </w:del>
    </w:p>
    <w:p w14:paraId="35416620" w14:textId="50D62C29" w:rsidR="00F71D0B" w:rsidDel="005F23DE" w:rsidRDefault="000E54E1">
      <w:pPr>
        <w:ind w:firstLine="0"/>
        <w:rPr>
          <w:del w:id="665" w:author="Chen Heller" w:date="2023-01-04T10:07:00Z"/>
        </w:rPr>
        <w:pPrChange w:id="666" w:author="Chen Heller" w:date="2023-02-26T11:35:00Z">
          <w:pPr/>
        </w:pPrChange>
      </w:pPr>
      <w:del w:id="667" w:author="Chen Heller" w:date="2023-01-04T10:07:00Z">
        <w:r w:rsidDel="005F23DE">
          <w:delText xml:space="preserve">Congruency effect: </w:delText>
        </w:r>
        <w:r w:rsidR="00D826D9" w:rsidDel="005F23DE">
          <w:delText xml:space="preserve">Similarly to </w:delText>
        </w:r>
        <w:r w:rsidR="00035FA8" w:rsidDel="005F23DE">
          <w:delText>Experiment 1</w:delText>
        </w:r>
        <w:r w:rsidR="00C7418C" w:rsidDel="005F23DE">
          <w:delText>,</w:delText>
        </w:r>
        <w:r w:rsidR="00520C6C" w:rsidDel="005F23DE">
          <w:delText xml:space="preserve"> </w:delText>
        </w:r>
        <w:r w:rsidR="00D826D9" w:rsidDel="005F23DE">
          <w:delText>a congruency effect was not reflected in</w:delText>
        </w:r>
        <w:r w:rsidR="00AE66BB" w:rsidDel="005F23DE">
          <w:delText xml:space="preserve"> any of the dependent variables</w:delText>
        </w:r>
        <w:r w:rsidR="00681778" w:rsidDel="005F23DE">
          <w:delText xml:space="preserve"> </w:delText>
        </w:r>
        <w:r w:rsidR="00520C6C" w:rsidDel="005F23DE">
          <w:delText>(</w:delText>
        </w:r>
        <w:r w:rsidR="00520C6C" w:rsidDel="005F23DE">
          <w:fldChar w:fldCharType="begin"/>
        </w:r>
        <w:r w:rsidR="00520C6C" w:rsidDel="005F23DE">
          <w:delInstrText xml:space="preserve"> REF _Ref113877160 \h </w:delInstrText>
        </w:r>
        <w:r w:rsidR="00520C6C" w:rsidDel="005F23DE">
          <w:fldChar w:fldCharType="separate"/>
        </w:r>
        <w:r w:rsidR="003251EA" w:rsidDel="005F23DE">
          <w:delText xml:space="preserve">Figure </w:delText>
        </w:r>
        <w:r w:rsidR="003251EA" w:rsidDel="005F23DE">
          <w:rPr>
            <w:noProof/>
          </w:rPr>
          <w:delText>4</w:delText>
        </w:r>
        <w:r w:rsidR="00520C6C" w:rsidDel="005F23DE">
          <w:fldChar w:fldCharType="end"/>
        </w:r>
        <w:r w:rsidR="00F55B59" w:rsidDel="005F23DE">
          <w:delText xml:space="preserve">; </w:delText>
        </w:r>
        <w:r w:rsidR="00F55B59" w:rsidDel="005F23DE">
          <w:fldChar w:fldCharType="begin"/>
        </w:r>
        <w:r w:rsidR="00F55B59" w:rsidDel="005F23DE">
          <w:delInstrText xml:space="preserve"> REF _Ref114067886 \h </w:delInstrText>
        </w:r>
        <w:r w:rsidR="00F55B59" w:rsidDel="005F23DE">
          <w:fldChar w:fldCharType="separate"/>
        </w:r>
        <w:r w:rsidR="003251EA" w:rsidDel="005F23DE">
          <w:delText xml:space="preserve">Table </w:delText>
        </w:r>
        <w:r w:rsidR="003251EA" w:rsidDel="005F23DE">
          <w:rPr>
            <w:noProof/>
          </w:rPr>
          <w:delText>2</w:delText>
        </w:r>
        <w:r w:rsidR="00F55B59" w:rsidDel="005F23DE">
          <w:fldChar w:fldCharType="end"/>
        </w:r>
        <w:r w:rsidR="00520C6C" w:rsidDel="005F23DE">
          <w:delText>)</w:delText>
        </w:r>
        <w:r w:rsidR="00650AE3" w:rsidDel="005F23DE">
          <w:delText>.</w:delText>
        </w:r>
      </w:del>
    </w:p>
    <w:p w14:paraId="1BB611DA" w14:textId="436904C6" w:rsidR="003B10E1" w:rsidDel="005F23DE" w:rsidRDefault="003B10E1" w:rsidP="001C33DD">
      <w:pPr>
        <w:ind w:firstLine="0"/>
        <w:rPr>
          <w:del w:id="668" w:author="Chen Heller" w:date="2023-01-04T10:07:00Z"/>
        </w:rPr>
      </w:pPr>
    </w:p>
    <w:p w14:paraId="4043F815" w14:textId="7B3790D8" w:rsidR="003B10E1" w:rsidDel="005F23DE" w:rsidRDefault="003B10E1">
      <w:pPr>
        <w:ind w:firstLine="0"/>
        <w:rPr>
          <w:del w:id="669" w:author="Chen Heller" w:date="2023-01-04T10:07:00Z"/>
        </w:rPr>
        <w:pPrChange w:id="670" w:author="Chen Heller" w:date="2023-02-26T11:35:00Z">
          <w:pPr>
            <w:pStyle w:val="Caption"/>
            <w:keepNext/>
          </w:pPr>
        </w:pPrChange>
      </w:pPr>
      <w:bookmarkStart w:id="671" w:name="_Ref114067886"/>
      <w:del w:id="672" w:author="Chen Heller" w:date="2023-01-04T10:07:00Z">
        <w:r w:rsidDel="005F23DE">
          <w:delText xml:space="preserve">Table </w:delText>
        </w:r>
        <w:r w:rsidDel="005F23DE">
          <w:rPr>
            <w:color w:val="44546A" w:themeColor="text2"/>
            <w:sz w:val="22"/>
            <w:szCs w:val="18"/>
          </w:rPr>
          <w:fldChar w:fldCharType="begin"/>
        </w:r>
        <w:r w:rsidDel="005F23DE">
          <w:delInstrText xml:space="preserve"> SEQ Table \* ARABIC </w:delInstrText>
        </w:r>
        <w:r w:rsidDel="005F23DE">
          <w:rPr>
            <w:color w:val="44546A" w:themeColor="text2"/>
            <w:sz w:val="22"/>
            <w:szCs w:val="18"/>
          </w:rPr>
          <w:fldChar w:fldCharType="separate"/>
        </w:r>
        <w:r w:rsidR="003251EA" w:rsidDel="005F23DE">
          <w:rPr>
            <w:noProof/>
          </w:rPr>
          <w:delText>2</w:delText>
        </w:r>
        <w:r w:rsidDel="005F23DE">
          <w:rPr>
            <w:noProof/>
            <w:color w:val="44546A" w:themeColor="text2"/>
            <w:sz w:val="22"/>
            <w:szCs w:val="18"/>
          </w:rPr>
          <w:fldChar w:fldCharType="end"/>
        </w:r>
        <w:bookmarkEnd w:id="671"/>
        <w:r w:rsidDel="005F23DE">
          <w:delText>. Results of Experiment 2</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F625AB" w:rsidDel="005F23DE" w14:paraId="4F1C32EA" w14:textId="541DD7B1" w:rsidTr="002872CF">
        <w:trPr>
          <w:trHeight w:val="510"/>
          <w:del w:id="673" w:author="Chen Heller" w:date="2023-01-04T10:07:00Z"/>
        </w:trPr>
        <w:tc>
          <w:tcPr>
            <w:tcW w:w="284" w:type="dxa"/>
            <w:tcBorders>
              <w:top w:val="single" w:sz="12" w:space="0" w:color="auto"/>
            </w:tcBorders>
          </w:tcPr>
          <w:p w14:paraId="317E9E24" w14:textId="1DBCBA36" w:rsidR="00F625AB" w:rsidDel="005F23DE" w:rsidRDefault="00F625AB" w:rsidP="001C33DD">
            <w:pPr>
              <w:ind w:firstLine="0"/>
              <w:rPr>
                <w:del w:id="674" w:author="Chen Heller" w:date="2023-01-04T10:07:00Z"/>
              </w:rPr>
            </w:pPr>
          </w:p>
        </w:tc>
        <w:tc>
          <w:tcPr>
            <w:tcW w:w="2268" w:type="dxa"/>
            <w:tcBorders>
              <w:top w:val="single" w:sz="12" w:space="0" w:color="auto"/>
            </w:tcBorders>
          </w:tcPr>
          <w:p w14:paraId="6185A4B1" w14:textId="6C407A50" w:rsidR="00F625AB" w:rsidDel="005F23DE" w:rsidRDefault="00F625AB" w:rsidP="001C33DD">
            <w:pPr>
              <w:ind w:firstLine="0"/>
              <w:rPr>
                <w:del w:id="675" w:author="Chen Heller" w:date="2023-01-04T10:07:00Z"/>
              </w:rPr>
            </w:pPr>
          </w:p>
        </w:tc>
        <w:tc>
          <w:tcPr>
            <w:tcW w:w="1701" w:type="dxa"/>
            <w:tcBorders>
              <w:top w:val="single" w:sz="12" w:space="0" w:color="auto"/>
              <w:bottom w:val="single" w:sz="12" w:space="0" w:color="auto"/>
            </w:tcBorders>
          </w:tcPr>
          <w:p w14:paraId="5F0BFD6E" w14:textId="4545AE14" w:rsidR="00F625AB" w:rsidRPr="00EA2CED" w:rsidDel="005F23DE" w:rsidRDefault="00F625AB">
            <w:pPr>
              <w:ind w:firstLine="0"/>
              <w:rPr>
                <w:del w:id="676" w:author="Chen Heller" w:date="2023-01-04T10:07:00Z"/>
                <w:b/>
                <w:bCs/>
              </w:rPr>
              <w:pPrChange w:id="677" w:author="Chen Heller" w:date="2023-02-26T11:35:00Z">
                <w:pPr>
                  <w:ind w:firstLine="0"/>
                  <w:jc w:val="center"/>
                </w:pPr>
              </w:pPrChange>
            </w:pPr>
            <w:del w:id="678" w:author="Chen Heller" w:date="2023-01-04T10:07:00Z">
              <w:r w:rsidRPr="00EA2CED" w:rsidDel="005F23DE">
                <w:rPr>
                  <w:b/>
                  <w:bCs/>
                </w:rPr>
                <w:delText>Congruent</w:delText>
              </w:r>
            </w:del>
          </w:p>
        </w:tc>
        <w:tc>
          <w:tcPr>
            <w:tcW w:w="1701" w:type="dxa"/>
            <w:tcBorders>
              <w:top w:val="single" w:sz="12" w:space="0" w:color="auto"/>
              <w:bottom w:val="single" w:sz="12" w:space="0" w:color="auto"/>
            </w:tcBorders>
          </w:tcPr>
          <w:p w14:paraId="6A064AB6" w14:textId="6E5D1CA9" w:rsidR="00F625AB" w:rsidRPr="00EA2CED" w:rsidDel="005F23DE" w:rsidRDefault="00F625AB">
            <w:pPr>
              <w:ind w:firstLine="0"/>
              <w:rPr>
                <w:del w:id="679" w:author="Chen Heller" w:date="2023-01-04T10:07:00Z"/>
                <w:b/>
                <w:bCs/>
              </w:rPr>
              <w:pPrChange w:id="680" w:author="Chen Heller" w:date="2023-02-26T11:35:00Z">
                <w:pPr>
                  <w:ind w:firstLine="0"/>
                  <w:jc w:val="center"/>
                </w:pPr>
              </w:pPrChange>
            </w:pPr>
            <w:del w:id="681" w:author="Chen Heller" w:date="2023-01-04T10:07:00Z">
              <w:r w:rsidRPr="00EA2CED" w:rsidDel="005F23DE">
                <w:rPr>
                  <w:b/>
                  <w:bCs/>
                </w:rPr>
                <w:delText>Incongruent</w:delText>
              </w:r>
            </w:del>
          </w:p>
        </w:tc>
        <w:tc>
          <w:tcPr>
            <w:tcW w:w="709" w:type="dxa"/>
            <w:tcBorders>
              <w:top w:val="single" w:sz="12" w:space="0" w:color="auto"/>
            </w:tcBorders>
          </w:tcPr>
          <w:p w14:paraId="0E6D1B96" w14:textId="05217DF4" w:rsidR="00F625AB" w:rsidRPr="00EA2CED" w:rsidDel="005F23DE" w:rsidRDefault="00F625AB">
            <w:pPr>
              <w:ind w:firstLine="0"/>
              <w:rPr>
                <w:del w:id="682" w:author="Chen Heller" w:date="2023-01-04T10:07:00Z"/>
                <w:b/>
                <w:bCs/>
              </w:rPr>
              <w:pPrChange w:id="683" w:author="Chen Heller" w:date="2023-02-26T11:35:00Z">
                <w:pPr>
                  <w:ind w:firstLine="0"/>
                  <w:jc w:val="center"/>
                </w:pPr>
              </w:pPrChange>
            </w:pPr>
          </w:p>
        </w:tc>
        <w:tc>
          <w:tcPr>
            <w:tcW w:w="992" w:type="dxa"/>
            <w:tcBorders>
              <w:top w:val="single" w:sz="12" w:space="0" w:color="auto"/>
            </w:tcBorders>
          </w:tcPr>
          <w:p w14:paraId="0AC7F973" w14:textId="70E9A52C" w:rsidR="00F625AB" w:rsidRPr="00EA2CED" w:rsidDel="005F23DE" w:rsidRDefault="00F625AB">
            <w:pPr>
              <w:ind w:firstLine="0"/>
              <w:rPr>
                <w:del w:id="684" w:author="Chen Heller" w:date="2023-01-04T10:07:00Z"/>
                <w:b/>
                <w:bCs/>
              </w:rPr>
              <w:pPrChange w:id="685" w:author="Chen Heller" w:date="2023-02-26T11:35:00Z">
                <w:pPr>
                  <w:ind w:firstLine="0"/>
                  <w:jc w:val="center"/>
                </w:pPr>
              </w:pPrChange>
            </w:pPr>
          </w:p>
        </w:tc>
        <w:tc>
          <w:tcPr>
            <w:tcW w:w="1701" w:type="dxa"/>
            <w:tcBorders>
              <w:top w:val="single" w:sz="12" w:space="0" w:color="auto"/>
            </w:tcBorders>
          </w:tcPr>
          <w:p w14:paraId="34B96DD8" w14:textId="4E727747" w:rsidR="00F625AB" w:rsidDel="005F23DE" w:rsidRDefault="00F625AB" w:rsidP="001C33DD">
            <w:pPr>
              <w:ind w:firstLine="0"/>
              <w:rPr>
                <w:del w:id="686" w:author="Chen Heller" w:date="2023-01-04T10:07:00Z"/>
              </w:rPr>
            </w:pPr>
          </w:p>
        </w:tc>
        <w:tc>
          <w:tcPr>
            <w:tcW w:w="709" w:type="dxa"/>
            <w:tcBorders>
              <w:top w:val="single" w:sz="12" w:space="0" w:color="auto"/>
            </w:tcBorders>
          </w:tcPr>
          <w:p w14:paraId="48B7D2BB" w14:textId="1856C705" w:rsidR="00F625AB" w:rsidDel="005F23DE" w:rsidRDefault="00F625AB" w:rsidP="001C33DD">
            <w:pPr>
              <w:ind w:firstLine="0"/>
              <w:rPr>
                <w:del w:id="687" w:author="Chen Heller" w:date="2023-01-04T10:07:00Z"/>
              </w:rPr>
            </w:pPr>
          </w:p>
        </w:tc>
      </w:tr>
      <w:tr w:rsidR="00F625AB" w:rsidDel="005F23DE" w14:paraId="42B7061E" w14:textId="58A64E1D" w:rsidTr="002872CF">
        <w:trPr>
          <w:trHeight w:val="254"/>
          <w:del w:id="688" w:author="Chen Heller" w:date="2023-01-04T10:07:00Z"/>
        </w:trPr>
        <w:tc>
          <w:tcPr>
            <w:tcW w:w="284" w:type="dxa"/>
            <w:tcBorders>
              <w:bottom w:val="single" w:sz="12" w:space="0" w:color="auto"/>
            </w:tcBorders>
          </w:tcPr>
          <w:p w14:paraId="07DA12D4" w14:textId="17E88914" w:rsidR="00F625AB" w:rsidRPr="00EA2CED" w:rsidDel="005F23DE" w:rsidRDefault="00F625AB" w:rsidP="001C33DD">
            <w:pPr>
              <w:ind w:firstLine="0"/>
              <w:rPr>
                <w:del w:id="689" w:author="Chen Heller" w:date="2023-01-04T10:07:00Z"/>
                <w:b/>
                <w:bCs/>
              </w:rPr>
            </w:pPr>
          </w:p>
        </w:tc>
        <w:tc>
          <w:tcPr>
            <w:tcW w:w="2268" w:type="dxa"/>
            <w:tcBorders>
              <w:bottom w:val="single" w:sz="12" w:space="0" w:color="auto"/>
            </w:tcBorders>
          </w:tcPr>
          <w:p w14:paraId="5410FDFF" w14:textId="4EDF8DB2" w:rsidR="00F625AB" w:rsidRPr="00EA2CED" w:rsidDel="005F23DE" w:rsidRDefault="00F625AB" w:rsidP="001C33DD">
            <w:pPr>
              <w:ind w:firstLine="0"/>
              <w:rPr>
                <w:del w:id="690" w:author="Chen Heller" w:date="2023-01-04T10:07:00Z"/>
                <w:b/>
                <w:bCs/>
              </w:rPr>
            </w:pPr>
          </w:p>
        </w:tc>
        <w:tc>
          <w:tcPr>
            <w:tcW w:w="1701" w:type="dxa"/>
            <w:tcBorders>
              <w:top w:val="single" w:sz="12" w:space="0" w:color="auto"/>
              <w:bottom w:val="single" w:sz="12" w:space="0" w:color="auto"/>
            </w:tcBorders>
          </w:tcPr>
          <w:p w14:paraId="2AECF535" w14:textId="020A0906" w:rsidR="00F625AB" w:rsidRPr="00EA2CED" w:rsidDel="005F23DE" w:rsidRDefault="00F625AB" w:rsidP="001C33DD">
            <w:pPr>
              <w:ind w:firstLine="0"/>
              <w:rPr>
                <w:del w:id="691" w:author="Chen Heller" w:date="2023-01-04T10:07:00Z"/>
                <w:b/>
                <w:bCs/>
              </w:rPr>
            </w:pPr>
            <w:del w:id="692" w:author="Chen Heller" w:date="2023-01-04T10:07:00Z">
              <w:r w:rsidDel="005F23DE">
                <w:rPr>
                  <w:b/>
                  <w:bCs/>
                </w:rPr>
                <w:delText>M (SD)</w:delText>
              </w:r>
            </w:del>
          </w:p>
        </w:tc>
        <w:tc>
          <w:tcPr>
            <w:tcW w:w="1701" w:type="dxa"/>
            <w:tcBorders>
              <w:top w:val="single" w:sz="12" w:space="0" w:color="auto"/>
              <w:bottom w:val="single" w:sz="12" w:space="0" w:color="auto"/>
            </w:tcBorders>
          </w:tcPr>
          <w:p w14:paraId="5F87B65D" w14:textId="2ACEC1AD" w:rsidR="00F625AB" w:rsidRPr="00EA2CED" w:rsidDel="005F23DE" w:rsidRDefault="00F625AB" w:rsidP="001C33DD">
            <w:pPr>
              <w:ind w:firstLine="0"/>
              <w:rPr>
                <w:del w:id="693" w:author="Chen Heller" w:date="2023-01-04T10:07:00Z"/>
                <w:b/>
                <w:bCs/>
              </w:rPr>
            </w:pPr>
            <w:del w:id="694" w:author="Chen Heller" w:date="2023-01-04T10:07:00Z">
              <w:r w:rsidDel="005F23DE">
                <w:rPr>
                  <w:b/>
                  <w:bCs/>
                </w:rPr>
                <w:delText>M (SD)</w:delText>
              </w:r>
            </w:del>
          </w:p>
        </w:tc>
        <w:tc>
          <w:tcPr>
            <w:tcW w:w="709" w:type="dxa"/>
            <w:tcBorders>
              <w:bottom w:val="single" w:sz="12" w:space="0" w:color="auto"/>
            </w:tcBorders>
          </w:tcPr>
          <w:p w14:paraId="746BEBE4" w14:textId="77711FC1" w:rsidR="00F625AB" w:rsidRPr="00EA2CED" w:rsidDel="005F23DE" w:rsidRDefault="00F625AB" w:rsidP="001C33DD">
            <w:pPr>
              <w:ind w:firstLine="0"/>
              <w:rPr>
                <w:del w:id="695" w:author="Chen Heller" w:date="2023-01-04T10:07:00Z"/>
                <w:b/>
                <w:bCs/>
              </w:rPr>
            </w:pPr>
            <w:del w:id="696" w:author="Chen Heller" w:date="2023-01-04T10:07:00Z">
              <w:r w:rsidDel="005F23DE">
                <w:rPr>
                  <w:b/>
                  <w:bCs/>
                </w:rPr>
                <w:delText>t(8)</w:delText>
              </w:r>
            </w:del>
          </w:p>
        </w:tc>
        <w:tc>
          <w:tcPr>
            <w:tcW w:w="992" w:type="dxa"/>
            <w:tcBorders>
              <w:bottom w:val="single" w:sz="12" w:space="0" w:color="auto"/>
            </w:tcBorders>
          </w:tcPr>
          <w:p w14:paraId="6B458F6C" w14:textId="204F19E5" w:rsidR="00F625AB" w:rsidRPr="00EA2CED" w:rsidDel="005F23DE" w:rsidRDefault="00F625AB" w:rsidP="001C33DD">
            <w:pPr>
              <w:ind w:firstLine="0"/>
              <w:rPr>
                <w:del w:id="697" w:author="Chen Heller" w:date="2023-01-04T10:07:00Z"/>
                <w:b/>
                <w:bCs/>
              </w:rPr>
            </w:pPr>
            <w:del w:id="698" w:author="Chen Heller" w:date="2023-01-04T10:07:00Z">
              <w:r w:rsidDel="005F23DE">
                <w:rPr>
                  <w:b/>
                  <w:bCs/>
                </w:rPr>
                <w:delText>p</w:delText>
              </w:r>
            </w:del>
          </w:p>
        </w:tc>
        <w:tc>
          <w:tcPr>
            <w:tcW w:w="1701" w:type="dxa"/>
            <w:tcBorders>
              <w:bottom w:val="single" w:sz="12" w:space="0" w:color="auto"/>
            </w:tcBorders>
          </w:tcPr>
          <w:p w14:paraId="669C1D57" w14:textId="62D80A78" w:rsidR="00F625AB" w:rsidRPr="00EA2CED" w:rsidDel="005F23DE" w:rsidRDefault="00F625AB" w:rsidP="001C33DD">
            <w:pPr>
              <w:ind w:firstLine="0"/>
              <w:rPr>
                <w:del w:id="699" w:author="Chen Heller" w:date="2023-01-04T10:07:00Z"/>
                <w:b/>
                <w:bCs/>
              </w:rPr>
            </w:pPr>
            <w:del w:id="700" w:author="Chen Heller" w:date="2023-01-04T10:07:00Z">
              <w:r w:rsidDel="005F23DE">
                <w:rPr>
                  <w:b/>
                  <w:bCs/>
                </w:rPr>
                <w:delText>CI</w:delText>
              </w:r>
            </w:del>
          </w:p>
        </w:tc>
        <w:tc>
          <w:tcPr>
            <w:tcW w:w="709" w:type="dxa"/>
            <w:tcBorders>
              <w:bottom w:val="single" w:sz="12" w:space="0" w:color="auto"/>
            </w:tcBorders>
          </w:tcPr>
          <w:p w14:paraId="0E1E7D3B" w14:textId="1C99F059" w:rsidR="00F625AB" w:rsidRPr="00EA2CED" w:rsidDel="005F23DE" w:rsidRDefault="00F625AB" w:rsidP="001C33DD">
            <w:pPr>
              <w:ind w:firstLine="0"/>
              <w:rPr>
                <w:del w:id="701" w:author="Chen Heller" w:date="2023-01-04T10:07:00Z"/>
                <w:b/>
                <w:bCs/>
              </w:rPr>
            </w:pPr>
            <w:del w:id="702" w:author="Chen Heller" w:date="2023-01-04T10:07:00Z">
              <w:r w:rsidDel="005F23DE">
                <w:rPr>
                  <w:b/>
                  <w:bCs/>
                </w:rPr>
                <w:delText>d</w:delText>
              </w:r>
            </w:del>
          </w:p>
        </w:tc>
      </w:tr>
      <w:tr w:rsidR="00F625AB" w:rsidDel="005F23DE" w14:paraId="7E3A973E" w14:textId="45FBFB98" w:rsidTr="002872CF">
        <w:trPr>
          <w:trHeight w:val="313"/>
          <w:del w:id="703" w:author="Chen Heller" w:date="2023-01-04T10:07:00Z"/>
        </w:trPr>
        <w:tc>
          <w:tcPr>
            <w:tcW w:w="10065" w:type="dxa"/>
            <w:gridSpan w:val="8"/>
            <w:tcBorders>
              <w:top w:val="single" w:sz="12" w:space="0" w:color="auto"/>
            </w:tcBorders>
          </w:tcPr>
          <w:p w14:paraId="027283E5" w14:textId="1200DBC6" w:rsidR="00F625AB" w:rsidDel="005F23DE" w:rsidRDefault="00F625AB" w:rsidP="001C33DD">
            <w:pPr>
              <w:ind w:firstLine="0"/>
              <w:rPr>
                <w:del w:id="704" w:author="Chen Heller" w:date="2023-01-04T10:07:00Z"/>
              </w:rPr>
            </w:pPr>
            <w:del w:id="705" w:author="Chen Heller" w:date="2023-01-04T10:07:00Z">
              <w:r w:rsidDel="005F23DE">
                <w:rPr>
                  <w:b/>
                  <w:bCs/>
                </w:rPr>
                <w:delText>Reaching</w:delText>
              </w:r>
            </w:del>
          </w:p>
        </w:tc>
      </w:tr>
      <w:tr w:rsidR="00F625AB" w:rsidDel="005F23DE" w14:paraId="60E71E84" w14:textId="101E9665" w:rsidTr="002872CF">
        <w:trPr>
          <w:trHeight w:val="490"/>
          <w:del w:id="706" w:author="Chen Heller" w:date="2023-01-04T10:07:00Z"/>
        </w:trPr>
        <w:tc>
          <w:tcPr>
            <w:tcW w:w="284" w:type="dxa"/>
            <w:vMerge w:val="restart"/>
            <w:tcBorders>
              <w:bottom w:val="single" w:sz="12" w:space="0" w:color="auto"/>
            </w:tcBorders>
          </w:tcPr>
          <w:p w14:paraId="28C9286D" w14:textId="6EEFC6B0" w:rsidR="00F625AB" w:rsidRPr="00EA2CED" w:rsidDel="005F23DE" w:rsidRDefault="00F625AB" w:rsidP="001C33DD">
            <w:pPr>
              <w:ind w:firstLine="0"/>
              <w:rPr>
                <w:del w:id="707" w:author="Chen Heller" w:date="2023-01-04T10:07:00Z"/>
                <w:b/>
                <w:bCs/>
              </w:rPr>
            </w:pPr>
          </w:p>
        </w:tc>
        <w:tc>
          <w:tcPr>
            <w:tcW w:w="2268" w:type="dxa"/>
          </w:tcPr>
          <w:p w14:paraId="4820B497" w14:textId="2A894765" w:rsidR="00F625AB" w:rsidRPr="00EA2CED" w:rsidDel="005F23DE" w:rsidRDefault="00F625AB" w:rsidP="001C33DD">
            <w:pPr>
              <w:ind w:firstLine="0"/>
              <w:rPr>
                <w:del w:id="708" w:author="Chen Heller" w:date="2023-01-04T10:07:00Z"/>
                <w:b/>
                <w:bCs/>
              </w:rPr>
            </w:pPr>
            <w:del w:id="709" w:author="Chen Heller" w:date="2023-01-04T10:07:00Z">
              <w:r w:rsidRPr="00EA2CED" w:rsidDel="005F23DE">
                <w:rPr>
                  <w:b/>
                  <w:bCs/>
                </w:rPr>
                <w:delText>Reach area</w:delText>
              </w:r>
            </w:del>
          </w:p>
        </w:tc>
        <w:tc>
          <w:tcPr>
            <w:tcW w:w="1701" w:type="dxa"/>
          </w:tcPr>
          <w:p w14:paraId="29BCDA47" w14:textId="51F35494" w:rsidR="00F625AB" w:rsidDel="005F23DE" w:rsidRDefault="00F625AB" w:rsidP="001C33DD">
            <w:pPr>
              <w:ind w:firstLine="0"/>
              <w:rPr>
                <w:del w:id="710" w:author="Chen Heller" w:date="2023-01-04T10:07:00Z"/>
              </w:rPr>
            </w:pPr>
            <w:del w:id="711" w:author="Chen Heller" w:date="2023-01-04T10:07:00Z">
              <w:r w:rsidDel="005F23DE">
                <w:delText>1.50 (0.28)</w:delText>
              </w:r>
            </w:del>
          </w:p>
        </w:tc>
        <w:tc>
          <w:tcPr>
            <w:tcW w:w="1701" w:type="dxa"/>
          </w:tcPr>
          <w:p w14:paraId="4D0E8BF7" w14:textId="56E0DDF9" w:rsidR="00F625AB" w:rsidDel="005F23DE" w:rsidRDefault="00F625AB" w:rsidP="001C33DD">
            <w:pPr>
              <w:ind w:firstLine="0"/>
              <w:rPr>
                <w:del w:id="712" w:author="Chen Heller" w:date="2023-01-04T10:07:00Z"/>
              </w:rPr>
            </w:pPr>
            <w:del w:id="713" w:author="Chen Heller" w:date="2023-01-04T10:07:00Z">
              <w:r w:rsidDel="005F23DE">
                <w:delText>1.39 (0.64)</w:delText>
              </w:r>
            </w:del>
          </w:p>
        </w:tc>
        <w:tc>
          <w:tcPr>
            <w:tcW w:w="709" w:type="dxa"/>
          </w:tcPr>
          <w:p w14:paraId="421C6915" w14:textId="0BB08AAD" w:rsidR="00F625AB" w:rsidDel="005F23DE" w:rsidRDefault="00F625AB" w:rsidP="001C33DD">
            <w:pPr>
              <w:ind w:firstLine="0"/>
              <w:rPr>
                <w:del w:id="714" w:author="Chen Heller" w:date="2023-01-04T10:07:00Z"/>
              </w:rPr>
            </w:pPr>
          </w:p>
        </w:tc>
        <w:tc>
          <w:tcPr>
            <w:tcW w:w="992" w:type="dxa"/>
          </w:tcPr>
          <w:p w14:paraId="56F8291D" w14:textId="30033D6F" w:rsidR="00F625AB" w:rsidDel="005F23DE" w:rsidRDefault="00F625AB" w:rsidP="001C33DD">
            <w:pPr>
              <w:ind w:firstLine="0"/>
              <w:rPr>
                <w:del w:id="715" w:author="Chen Heller" w:date="2023-01-04T10:07:00Z"/>
              </w:rPr>
            </w:pPr>
            <w:del w:id="716" w:author="Chen Heller" w:date="2023-01-04T10:07:00Z">
              <w:r w:rsidDel="005F23DE">
                <w:delText>0.699</w:delText>
              </w:r>
            </w:del>
          </w:p>
        </w:tc>
        <w:tc>
          <w:tcPr>
            <w:tcW w:w="1701" w:type="dxa"/>
          </w:tcPr>
          <w:p w14:paraId="094E1940" w14:textId="6D4C7EDE" w:rsidR="00F625AB" w:rsidDel="005F23DE" w:rsidRDefault="00F625AB" w:rsidP="001C33DD">
            <w:pPr>
              <w:ind w:firstLine="0"/>
              <w:rPr>
                <w:del w:id="717" w:author="Chen Heller" w:date="2023-01-04T10:07:00Z"/>
              </w:rPr>
            </w:pPr>
            <w:del w:id="718" w:author="Chen Heller" w:date="2023-01-04T10:07:00Z">
              <w:r w:rsidDel="005F23DE">
                <w:delText>-0.14, 0.36</w:delText>
              </w:r>
            </w:del>
          </w:p>
        </w:tc>
        <w:tc>
          <w:tcPr>
            <w:tcW w:w="709" w:type="dxa"/>
          </w:tcPr>
          <w:p w14:paraId="142B6C51" w14:textId="25823B03" w:rsidR="00F625AB" w:rsidDel="005F23DE" w:rsidRDefault="00F625AB" w:rsidP="001C33DD">
            <w:pPr>
              <w:ind w:firstLine="0"/>
              <w:rPr>
                <w:del w:id="719" w:author="Chen Heller" w:date="2023-01-04T10:07:00Z"/>
              </w:rPr>
            </w:pPr>
            <w:del w:id="720" w:author="Chen Heller" w:date="2023-01-04T10:07:00Z">
              <w:r w:rsidDel="005F23DE">
                <w:delText>0.23</w:delText>
              </w:r>
            </w:del>
          </w:p>
        </w:tc>
      </w:tr>
      <w:tr w:rsidR="00F625AB" w:rsidDel="005F23DE" w14:paraId="546D8528" w14:textId="668B2B96" w:rsidTr="002872CF">
        <w:trPr>
          <w:trHeight w:val="490"/>
          <w:del w:id="721" w:author="Chen Heller" w:date="2023-01-04T10:07:00Z"/>
        </w:trPr>
        <w:tc>
          <w:tcPr>
            <w:tcW w:w="284" w:type="dxa"/>
            <w:vMerge/>
            <w:tcBorders>
              <w:top w:val="single" w:sz="12" w:space="0" w:color="auto"/>
              <w:bottom w:val="single" w:sz="12" w:space="0" w:color="auto"/>
            </w:tcBorders>
          </w:tcPr>
          <w:p w14:paraId="1D8A858C" w14:textId="007C4BEE" w:rsidR="00F625AB" w:rsidRPr="00EA2CED" w:rsidDel="005F23DE" w:rsidRDefault="00F625AB" w:rsidP="001C33DD">
            <w:pPr>
              <w:ind w:firstLine="0"/>
              <w:rPr>
                <w:del w:id="722" w:author="Chen Heller" w:date="2023-01-04T10:07:00Z"/>
                <w:b/>
                <w:bCs/>
              </w:rPr>
            </w:pPr>
          </w:p>
        </w:tc>
        <w:tc>
          <w:tcPr>
            <w:tcW w:w="2268" w:type="dxa"/>
          </w:tcPr>
          <w:p w14:paraId="66320C4C" w14:textId="4269E1AA" w:rsidR="00F625AB" w:rsidRPr="00EA2CED" w:rsidDel="005F23DE" w:rsidRDefault="00F625AB" w:rsidP="001C33DD">
            <w:pPr>
              <w:ind w:firstLine="0"/>
              <w:rPr>
                <w:del w:id="723" w:author="Chen Heller" w:date="2023-01-04T10:07:00Z"/>
                <w:b/>
                <w:bCs/>
              </w:rPr>
            </w:pPr>
            <w:del w:id="724" w:author="Chen Heller" w:date="2023-01-04T10:07:00Z">
              <w:r w:rsidRPr="00EA2CED" w:rsidDel="005F23DE">
                <w:rPr>
                  <w:b/>
                  <w:bCs/>
                </w:rPr>
                <w:delText>Traveled distance</w:delText>
              </w:r>
            </w:del>
          </w:p>
        </w:tc>
        <w:tc>
          <w:tcPr>
            <w:tcW w:w="1701" w:type="dxa"/>
          </w:tcPr>
          <w:p w14:paraId="290EA18B" w14:textId="572D946D" w:rsidR="00F625AB" w:rsidDel="005F23DE" w:rsidRDefault="00F625AB" w:rsidP="001C33DD">
            <w:pPr>
              <w:ind w:firstLine="0"/>
              <w:rPr>
                <w:del w:id="725" w:author="Chen Heller" w:date="2023-01-04T10:07:00Z"/>
              </w:rPr>
            </w:pPr>
            <w:del w:id="726" w:author="Chen Heller" w:date="2023-01-04T10:07:00Z">
              <w:r w:rsidDel="005F23DE">
                <w:delText>37.20 (1.09)</w:delText>
              </w:r>
            </w:del>
          </w:p>
        </w:tc>
        <w:tc>
          <w:tcPr>
            <w:tcW w:w="1701" w:type="dxa"/>
          </w:tcPr>
          <w:p w14:paraId="3158147C" w14:textId="50684E38" w:rsidR="00F625AB" w:rsidDel="005F23DE" w:rsidRDefault="00F625AB" w:rsidP="001C33DD">
            <w:pPr>
              <w:ind w:firstLine="0"/>
              <w:rPr>
                <w:del w:id="727" w:author="Chen Heller" w:date="2023-01-04T10:07:00Z"/>
              </w:rPr>
            </w:pPr>
            <w:del w:id="728" w:author="Chen Heller" w:date="2023-01-04T10:07:00Z">
              <w:r w:rsidDel="005F23DE">
                <w:delText>37.67 (1.17)</w:delText>
              </w:r>
            </w:del>
          </w:p>
        </w:tc>
        <w:tc>
          <w:tcPr>
            <w:tcW w:w="709" w:type="dxa"/>
          </w:tcPr>
          <w:p w14:paraId="1B169B5C" w14:textId="6EFEDACB" w:rsidR="00F625AB" w:rsidDel="005F23DE" w:rsidRDefault="00F625AB" w:rsidP="001C33DD">
            <w:pPr>
              <w:ind w:firstLine="0"/>
              <w:rPr>
                <w:del w:id="729" w:author="Chen Heller" w:date="2023-01-04T10:07:00Z"/>
              </w:rPr>
            </w:pPr>
            <w:del w:id="730" w:author="Chen Heller" w:date="2023-01-04T10:07:00Z">
              <w:r w:rsidDel="005F23DE">
                <w:delText>1</w:delText>
              </w:r>
            </w:del>
          </w:p>
        </w:tc>
        <w:tc>
          <w:tcPr>
            <w:tcW w:w="992" w:type="dxa"/>
          </w:tcPr>
          <w:p w14:paraId="4D52E8BF" w14:textId="5F2941EB" w:rsidR="00F625AB" w:rsidDel="005F23DE" w:rsidRDefault="00F625AB" w:rsidP="001C33DD">
            <w:pPr>
              <w:ind w:firstLine="0"/>
              <w:rPr>
                <w:del w:id="731" w:author="Chen Heller" w:date="2023-01-04T10:07:00Z"/>
              </w:rPr>
            </w:pPr>
            <w:del w:id="732" w:author="Chen Heller" w:date="2023-01-04T10:07:00Z">
              <w:r w:rsidDel="005F23DE">
                <w:delText>0.342</w:delText>
              </w:r>
            </w:del>
          </w:p>
        </w:tc>
        <w:tc>
          <w:tcPr>
            <w:tcW w:w="1701" w:type="dxa"/>
          </w:tcPr>
          <w:p w14:paraId="00B7B671" w14:textId="4CD9181A" w:rsidR="00F625AB" w:rsidDel="005F23DE" w:rsidRDefault="00F625AB" w:rsidP="001C33DD">
            <w:pPr>
              <w:ind w:firstLine="0"/>
              <w:rPr>
                <w:del w:id="733" w:author="Chen Heller" w:date="2023-01-04T10:07:00Z"/>
              </w:rPr>
            </w:pPr>
            <w:del w:id="734" w:author="Chen Heller" w:date="2023-01-04T10:07:00Z">
              <w:r w:rsidDel="005F23DE">
                <w:delText>-1.54, 0.60</w:delText>
              </w:r>
            </w:del>
          </w:p>
        </w:tc>
        <w:tc>
          <w:tcPr>
            <w:tcW w:w="709" w:type="dxa"/>
          </w:tcPr>
          <w:p w14:paraId="22DEB25E" w14:textId="7439C017" w:rsidR="00F625AB" w:rsidDel="005F23DE" w:rsidRDefault="00F625AB" w:rsidP="001C33DD">
            <w:pPr>
              <w:ind w:firstLine="0"/>
              <w:rPr>
                <w:del w:id="735" w:author="Chen Heller" w:date="2023-01-04T10:07:00Z"/>
              </w:rPr>
            </w:pPr>
            <w:del w:id="736" w:author="Chen Heller" w:date="2023-01-04T10:07:00Z">
              <w:r w:rsidDel="005F23DE">
                <w:delText>0.34</w:delText>
              </w:r>
            </w:del>
          </w:p>
        </w:tc>
      </w:tr>
      <w:tr w:rsidR="00F625AB" w:rsidDel="005F23DE" w14:paraId="3477F4C1" w14:textId="4BB3B5E1" w:rsidTr="002872CF">
        <w:trPr>
          <w:trHeight w:val="490"/>
          <w:del w:id="737" w:author="Chen Heller" w:date="2023-01-04T10:07:00Z"/>
        </w:trPr>
        <w:tc>
          <w:tcPr>
            <w:tcW w:w="284" w:type="dxa"/>
            <w:vMerge/>
            <w:tcBorders>
              <w:top w:val="single" w:sz="12" w:space="0" w:color="auto"/>
              <w:bottom w:val="single" w:sz="12" w:space="0" w:color="auto"/>
            </w:tcBorders>
          </w:tcPr>
          <w:p w14:paraId="089A400A" w14:textId="041415CD" w:rsidR="00F625AB" w:rsidRPr="00EA2CED" w:rsidDel="005F23DE" w:rsidRDefault="00F625AB" w:rsidP="001C33DD">
            <w:pPr>
              <w:ind w:firstLine="0"/>
              <w:rPr>
                <w:del w:id="738" w:author="Chen Heller" w:date="2023-01-04T10:07:00Z"/>
                <w:b/>
                <w:bCs/>
              </w:rPr>
            </w:pPr>
          </w:p>
        </w:tc>
        <w:tc>
          <w:tcPr>
            <w:tcW w:w="2268" w:type="dxa"/>
          </w:tcPr>
          <w:p w14:paraId="20977C07" w14:textId="2015A152" w:rsidR="00F625AB" w:rsidRPr="00EA2CED" w:rsidDel="005F23DE" w:rsidRDefault="00F625AB" w:rsidP="001C33DD">
            <w:pPr>
              <w:ind w:firstLine="0"/>
              <w:rPr>
                <w:del w:id="739" w:author="Chen Heller" w:date="2023-01-04T10:07:00Z"/>
                <w:b/>
                <w:bCs/>
              </w:rPr>
            </w:pPr>
            <w:del w:id="740" w:author="Chen Heller" w:date="2023-01-04T10:07:00Z">
              <w:r w:rsidRPr="00EA2CED" w:rsidDel="005F23DE">
                <w:rPr>
                  <w:b/>
                  <w:bCs/>
                </w:rPr>
                <w:delText>Reaction time</w:delText>
              </w:r>
            </w:del>
          </w:p>
        </w:tc>
        <w:tc>
          <w:tcPr>
            <w:tcW w:w="1701" w:type="dxa"/>
          </w:tcPr>
          <w:p w14:paraId="6E7DDB74" w14:textId="71A827D4" w:rsidR="00F625AB" w:rsidDel="005F23DE" w:rsidRDefault="00F625AB" w:rsidP="001C33DD">
            <w:pPr>
              <w:ind w:firstLine="0"/>
              <w:rPr>
                <w:del w:id="741" w:author="Chen Heller" w:date="2023-01-04T10:07:00Z"/>
              </w:rPr>
            </w:pPr>
            <w:del w:id="742" w:author="Chen Heller" w:date="2023-01-04T10:07:00Z">
              <w:r w:rsidDel="005F23DE">
                <w:delText>140.44 (34.23)</w:delText>
              </w:r>
            </w:del>
          </w:p>
        </w:tc>
        <w:tc>
          <w:tcPr>
            <w:tcW w:w="1701" w:type="dxa"/>
          </w:tcPr>
          <w:p w14:paraId="6D58D2D8" w14:textId="6D9E60C4" w:rsidR="00F625AB" w:rsidDel="005F23DE" w:rsidRDefault="00F625AB" w:rsidP="001C33DD">
            <w:pPr>
              <w:ind w:firstLine="0"/>
              <w:rPr>
                <w:del w:id="743" w:author="Chen Heller" w:date="2023-01-04T10:07:00Z"/>
              </w:rPr>
            </w:pPr>
            <w:del w:id="744" w:author="Chen Heller" w:date="2023-01-04T10:07:00Z">
              <w:r w:rsidDel="005F23DE">
                <w:delText>144.27 (33.21)</w:delText>
              </w:r>
            </w:del>
          </w:p>
        </w:tc>
        <w:tc>
          <w:tcPr>
            <w:tcW w:w="709" w:type="dxa"/>
          </w:tcPr>
          <w:p w14:paraId="039DA348" w14:textId="6FF329F9" w:rsidR="00F625AB" w:rsidDel="005F23DE" w:rsidRDefault="00F625AB" w:rsidP="001C33DD">
            <w:pPr>
              <w:ind w:firstLine="0"/>
              <w:rPr>
                <w:del w:id="745" w:author="Chen Heller" w:date="2023-01-04T10:07:00Z"/>
              </w:rPr>
            </w:pPr>
          </w:p>
        </w:tc>
        <w:tc>
          <w:tcPr>
            <w:tcW w:w="992" w:type="dxa"/>
          </w:tcPr>
          <w:p w14:paraId="518DA98B" w14:textId="7591B0BE" w:rsidR="00F625AB" w:rsidDel="005F23DE" w:rsidRDefault="00F625AB" w:rsidP="001C33DD">
            <w:pPr>
              <w:ind w:firstLine="0"/>
              <w:rPr>
                <w:del w:id="746" w:author="Chen Heller" w:date="2023-01-04T10:07:00Z"/>
              </w:rPr>
            </w:pPr>
            <w:del w:id="747" w:author="Chen Heller" w:date="2023-01-04T10:07:00Z">
              <w:r w:rsidDel="005F23DE">
                <w:delText>0.273</w:delText>
              </w:r>
            </w:del>
          </w:p>
        </w:tc>
        <w:tc>
          <w:tcPr>
            <w:tcW w:w="1701" w:type="dxa"/>
          </w:tcPr>
          <w:p w14:paraId="42AE0FAA" w14:textId="4F50092A" w:rsidR="00F625AB" w:rsidDel="005F23DE" w:rsidRDefault="00F625AB" w:rsidP="001C33DD">
            <w:pPr>
              <w:ind w:firstLine="0"/>
              <w:rPr>
                <w:del w:id="748" w:author="Chen Heller" w:date="2023-01-04T10:07:00Z"/>
              </w:rPr>
            </w:pPr>
            <w:del w:id="749" w:author="Chen Heller" w:date="2023-01-04T10:07:00Z">
              <w:r w:rsidDel="005F23DE">
                <w:delText>-9.62, 1.93</w:delText>
              </w:r>
            </w:del>
          </w:p>
        </w:tc>
        <w:tc>
          <w:tcPr>
            <w:tcW w:w="709" w:type="dxa"/>
          </w:tcPr>
          <w:p w14:paraId="2A9BC241" w14:textId="5CFC075F" w:rsidR="00F625AB" w:rsidDel="005F23DE" w:rsidRDefault="00F625AB" w:rsidP="001C33DD">
            <w:pPr>
              <w:ind w:firstLine="0"/>
              <w:rPr>
                <w:del w:id="750" w:author="Chen Heller" w:date="2023-01-04T10:07:00Z"/>
              </w:rPr>
            </w:pPr>
            <w:del w:id="751" w:author="Chen Heller" w:date="2023-01-04T10:07:00Z">
              <w:r w:rsidDel="005F23DE">
                <w:delText>0.40</w:delText>
              </w:r>
            </w:del>
          </w:p>
        </w:tc>
      </w:tr>
      <w:tr w:rsidR="00F625AB" w:rsidDel="005F23DE" w14:paraId="4916FD57" w14:textId="21E09EA2" w:rsidTr="002872CF">
        <w:trPr>
          <w:trHeight w:val="490"/>
          <w:del w:id="752" w:author="Chen Heller" w:date="2023-01-04T10:07:00Z"/>
        </w:trPr>
        <w:tc>
          <w:tcPr>
            <w:tcW w:w="284" w:type="dxa"/>
            <w:vMerge/>
            <w:tcBorders>
              <w:top w:val="single" w:sz="12" w:space="0" w:color="auto"/>
              <w:bottom w:val="single" w:sz="12" w:space="0" w:color="auto"/>
            </w:tcBorders>
          </w:tcPr>
          <w:p w14:paraId="78F57257" w14:textId="485567EF" w:rsidR="00F625AB" w:rsidRPr="00EA2CED" w:rsidDel="005F23DE" w:rsidRDefault="00F625AB" w:rsidP="001C33DD">
            <w:pPr>
              <w:ind w:firstLine="0"/>
              <w:rPr>
                <w:del w:id="753" w:author="Chen Heller" w:date="2023-01-04T10:07:00Z"/>
                <w:b/>
                <w:bCs/>
              </w:rPr>
            </w:pPr>
          </w:p>
        </w:tc>
        <w:tc>
          <w:tcPr>
            <w:tcW w:w="2268" w:type="dxa"/>
          </w:tcPr>
          <w:p w14:paraId="7B3078D3" w14:textId="144CC248" w:rsidR="00F625AB" w:rsidRPr="00EA2CED" w:rsidDel="005F23DE" w:rsidRDefault="00F625AB" w:rsidP="001C33DD">
            <w:pPr>
              <w:ind w:firstLine="0"/>
              <w:rPr>
                <w:del w:id="754" w:author="Chen Heller" w:date="2023-01-04T10:07:00Z"/>
                <w:b/>
                <w:bCs/>
              </w:rPr>
            </w:pPr>
            <w:del w:id="755" w:author="Chen Heller" w:date="2023-01-04T10:07:00Z">
              <w:r w:rsidRPr="00EA2CED" w:rsidDel="005F23DE">
                <w:rPr>
                  <w:b/>
                  <w:bCs/>
                </w:rPr>
                <w:delText xml:space="preserve">Movement </w:delText>
              </w:r>
              <w:r w:rsidR="003538C4" w:rsidDel="005F23DE">
                <w:rPr>
                  <w:b/>
                  <w:bCs/>
                </w:rPr>
                <w:delText>duration</w:delText>
              </w:r>
            </w:del>
          </w:p>
        </w:tc>
        <w:tc>
          <w:tcPr>
            <w:tcW w:w="1701" w:type="dxa"/>
          </w:tcPr>
          <w:p w14:paraId="0D98355C" w14:textId="4B6E945B" w:rsidR="00F625AB" w:rsidDel="005F23DE" w:rsidRDefault="00F625AB" w:rsidP="001C33DD">
            <w:pPr>
              <w:ind w:firstLine="0"/>
              <w:rPr>
                <w:del w:id="756" w:author="Chen Heller" w:date="2023-01-04T10:07:00Z"/>
              </w:rPr>
            </w:pPr>
            <w:del w:id="757" w:author="Chen Heller" w:date="2023-01-04T10:07:00Z">
              <w:r w:rsidDel="005F23DE">
                <w:delText>416.56 (60.57)</w:delText>
              </w:r>
            </w:del>
          </w:p>
        </w:tc>
        <w:tc>
          <w:tcPr>
            <w:tcW w:w="1701" w:type="dxa"/>
          </w:tcPr>
          <w:p w14:paraId="2343C3E5" w14:textId="2BDF22A2" w:rsidR="00F625AB" w:rsidDel="005F23DE" w:rsidRDefault="00F625AB" w:rsidP="001C33DD">
            <w:pPr>
              <w:ind w:firstLine="0"/>
              <w:rPr>
                <w:del w:id="758" w:author="Chen Heller" w:date="2023-01-04T10:07:00Z"/>
              </w:rPr>
            </w:pPr>
            <w:del w:id="759" w:author="Chen Heller" w:date="2023-01-04T10:07:00Z">
              <w:r w:rsidDel="005F23DE">
                <w:delText>423.96 (45.40)</w:delText>
              </w:r>
            </w:del>
          </w:p>
        </w:tc>
        <w:tc>
          <w:tcPr>
            <w:tcW w:w="709" w:type="dxa"/>
          </w:tcPr>
          <w:p w14:paraId="79BEE7E1" w14:textId="2A4067F6" w:rsidR="00F625AB" w:rsidDel="005F23DE" w:rsidRDefault="00F625AB" w:rsidP="001C33DD">
            <w:pPr>
              <w:ind w:firstLine="0"/>
              <w:rPr>
                <w:del w:id="760" w:author="Chen Heller" w:date="2023-01-04T10:07:00Z"/>
              </w:rPr>
            </w:pPr>
          </w:p>
        </w:tc>
        <w:tc>
          <w:tcPr>
            <w:tcW w:w="992" w:type="dxa"/>
          </w:tcPr>
          <w:p w14:paraId="2BD28BB7" w14:textId="6B55262E" w:rsidR="00F625AB" w:rsidDel="005F23DE" w:rsidRDefault="00F625AB" w:rsidP="001C33DD">
            <w:pPr>
              <w:ind w:firstLine="0"/>
              <w:rPr>
                <w:del w:id="761" w:author="Chen Heller" w:date="2023-01-04T10:07:00Z"/>
              </w:rPr>
            </w:pPr>
            <w:del w:id="762" w:author="Chen Heller" w:date="2023-01-04T10:07:00Z">
              <w:r w:rsidDel="005F23DE">
                <w:delText>0.316</w:delText>
              </w:r>
            </w:del>
          </w:p>
        </w:tc>
        <w:tc>
          <w:tcPr>
            <w:tcW w:w="1701" w:type="dxa"/>
          </w:tcPr>
          <w:p w14:paraId="4746B163" w14:textId="5DE35E1A" w:rsidR="00F625AB" w:rsidDel="005F23DE" w:rsidRDefault="00F625AB" w:rsidP="001C33DD">
            <w:pPr>
              <w:ind w:firstLine="0"/>
              <w:rPr>
                <w:del w:id="763" w:author="Chen Heller" w:date="2023-01-04T10:07:00Z"/>
              </w:rPr>
            </w:pPr>
            <w:del w:id="764" w:author="Chen Heller" w:date="2023-01-04T10:07:00Z">
              <w:r w:rsidDel="005F23DE">
                <w:delText>-17.63, 2.74</w:delText>
              </w:r>
            </w:del>
          </w:p>
        </w:tc>
        <w:tc>
          <w:tcPr>
            <w:tcW w:w="709" w:type="dxa"/>
          </w:tcPr>
          <w:p w14:paraId="7E100EDC" w14:textId="240D00B3" w:rsidR="00F625AB" w:rsidDel="005F23DE" w:rsidRDefault="00F625AB" w:rsidP="001C33DD">
            <w:pPr>
              <w:ind w:firstLine="0"/>
              <w:rPr>
                <w:del w:id="765" w:author="Chen Heller" w:date="2023-01-04T10:07:00Z"/>
              </w:rPr>
            </w:pPr>
            <w:del w:id="766" w:author="Chen Heller" w:date="2023-01-04T10:07:00Z">
              <w:r w:rsidDel="005F23DE">
                <w:delText>0.40</w:delText>
              </w:r>
            </w:del>
          </w:p>
        </w:tc>
      </w:tr>
      <w:tr w:rsidR="00F625AB" w:rsidDel="005F23DE" w14:paraId="1A30158E" w14:textId="49C614D6" w:rsidTr="002872CF">
        <w:trPr>
          <w:trHeight w:val="490"/>
          <w:del w:id="767" w:author="Chen Heller" w:date="2023-01-04T10:07:00Z"/>
        </w:trPr>
        <w:tc>
          <w:tcPr>
            <w:tcW w:w="284" w:type="dxa"/>
            <w:vMerge/>
            <w:tcBorders>
              <w:top w:val="single" w:sz="12" w:space="0" w:color="auto"/>
              <w:bottom w:val="single" w:sz="12" w:space="0" w:color="auto"/>
            </w:tcBorders>
          </w:tcPr>
          <w:p w14:paraId="1201D058" w14:textId="41326AE4" w:rsidR="00F625AB" w:rsidRPr="00EA2CED" w:rsidDel="005F23DE" w:rsidRDefault="00F625AB" w:rsidP="001C33DD">
            <w:pPr>
              <w:ind w:firstLine="0"/>
              <w:rPr>
                <w:del w:id="768" w:author="Chen Heller" w:date="2023-01-04T10:07:00Z"/>
                <w:b/>
                <w:bCs/>
              </w:rPr>
            </w:pPr>
          </w:p>
        </w:tc>
        <w:tc>
          <w:tcPr>
            <w:tcW w:w="2268" w:type="dxa"/>
            <w:tcBorders>
              <w:bottom w:val="single" w:sz="12" w:space="0" w:color="auto"/>
            </w:tcBorders>
          </w:tcPr>
          <w:p w14:paraId="6AA27C5C" w14:textId="76F48568" w:rsidR="00F625AB" w:rsidRPr="00EA2CED" w:rsidDel="005F23DE" w:rsidRDefault="00F625AB" w:rsidP="001C33DD">
            <w:pPr>
              <w:ind w:firstLine="0"/>
              <w:rPr>
                <w:del w:id="769" w:author="Chen Heller" w:date="2023-01-04T10:07:00Z"/>
                <w:b/>
                <w:bCs/>
              </w:rPr>
            </w:pPr>
            <w:del w:id="770" w:author="Chen Heller" w:date="2023-01-04T10:07:00Z">
              <w:r w:rsidRPr="00EA2CED" w:rsidDel="005F23DE">
                <w:rPr>
                  <w:b/>
                  <w:bCs/>
                </w:rPr>
                <w:delText>COM</w:delText>
              </w:r>
            </w:del>
          </w:p>
        </w:tc>
        <w:tc>
          <w:tcPr>
            <w:tcW w:w="1701" w:type="dxa"/>
            <w:tcBorders>
              <w:bottom w:val="single" w:sz="12" w:space="0" w:color="auto"/>
            </w:tcBorders>
          </w:tcPr>
          <w:p w14:paraId="7689BEB1" w14:textId="5A4D5E61" w:rsidR="00F625AB" w:rsidDel="005F23DE" w:rsidRDefault="00F625AB" w:rsidP="001C33DD">
            <w:pPr>
              <w:ind w:firstLine="0"/>
              <w:rPr>
                <w:del w:id="771" w:author="Chen Heller" w:date="2023-01-04T10:07:00Z"/>
              </w:rPr>
            </w:pPr>
            <w:del w:id="772" w:author="Chen Heller" w:date="2023-01-04T10:07:00Z">
              <w:r w:rsidDel="005F23DE">
                <w:delText>0.26 (0.08)</w:delText>
              </w:r>
            </w:del>
          </w:p>
        </w:tc>
        <w:tc>
          <w:tcPr>
            <w:tcW w:w="1701" w:type="dxa"/>
            <w:tcBorders>
              <w:bottom w:val="single" w:sz="12" w:space="0" w:color="auto"/>
            </w:tcBorders>
          </w:tcPr>
          <w:p w14:paraId="1D65945F" w14:textId="2C5AF01F" w:rsidR="00F625AB" w:rsidDel="005F23DE" w:rsidRDefault="00F625AB" w:rsidP="001C33DD">
            <w:pPr>
              <w:ind w:firstLine="0"/>
              <w:rPr>
                <w:del w:id="773" w:author="Chen Heller" w:date="2023-01-04T10:07:00Z"/>
              </w:rPr>
            </w:pPr>
            <w:del w:id="774" w:author="Chen Heller" w:date="2023-01-04T10:07:00Z">
              <w:r w:rsidDel="005F23DE">
                <w:delText>0.27 (0.12)</w:delText>
              </w:r>
            </w:del>
          </w:p>
        </w:tc>
        <w:tc>
          <w:tcPr>
            <w:tcW w:w="709" w:type="dxa"/>
            <w:tcBorders>
              <w:bottom w:val="single" w:sz="12" w:space="0" w:color="auto"/>
            </w:tcBorders>
          </w:tcPr>
          <w:p w14:paraId="5CF9D4F4" w14:textId="37BA8EA8" w:rsidR="00F625AB" w:rsidDel="005F23DE" w:rsidRDefault="00F625AB" w:rsidP="001C33DD">
            <w:pPr>
              <w:ind w:firstLine="0"/>
              <w:rPr>
                <w:del w:id="775" w:author="Chen Heller" w:date="2023-01-04T10:07:00Z"/>
              </w:rPr>
            </w:pPr>
          </w:p>
        </w:tc>
        <w:tc>
          <w:tcPr>
            <w:tcW w:w="992" w:type="dxa"/>
            <w:tcBorders>
              <w:bottom w:val="single" w:sz="12" w:space="0" w:color="auto"/>
            </w:tcBorders>
          </w:tcPr>
          <w:p w14:paraId="776B89AD" w14:textId="0BFB1FA2" w:rsidR="00F625AB" w:rsidDel="005F23DE" w:rsidRDefault="00F625AB" w:rsidP="001C33DD">
            <w:pPr>
              <w:ind w:firstLine="0"/>
              <w:rPr>
                <w:del w:id="776" w:author="Chen Heller" w:date="2023-01-04T10:07:00Z"/>
              </w:rPr>
            </w:pPr>
            <w:del w:id="777" w:author="Chen Heller" w:date="2023-01-04T10:07:00Z">
              <w:r w:rsidDel="005F23DE">
                <w:delText>0.781</w:delText>
              </w:r>
            </w:del>
          </w:p>
        </w:tc>
        <w:tc>
          <w:tcPr>
            <w:tcW w:w="1701" w:type="dxa"/>
            <w:tcBorders>
              <w:bottom w:val="single" w:sz="12" w:space="0" w:color="auto"/>
            </w:tcBorders>
          </w:tcPr>
          <w:p w14:paraId="738DA768" w14:textId="66647226" w:rsidR="00F625AB" w:rsidDel="005F23DE" w:rsidRDefault="00F625AB" w:rsidP="001C33DD">
            <w:pPr>
              <w:ind w:firstLine="0"/>
              <w:rPr>
                <w:del w:id="778" w:author="Chen Heller" w:date="2023-01-04T10:07:00Z"/>
              </w:rPr>
            </w:pPr>
            <w:del w:id="779" w:author="Chen Heller" w:date="2023-01-04T10:07:00Z">
              <w:r w:rsidDel="005F23DE">
                <w:delText>-0.08, 0.05</w:delText>
              </w:r>
            </w:del>
          </w:p>
        </w:tc>
        <w:tc>
          <w:tcPr>
            <w:tcW w:w="709" w:type="dxa"/>
            <w:tcBorders>
              <w:bottom w:val="single" w:sz="12" w:space="0" w:color="auto"/>
            </w:tcBorders>
          </w:tcPr>
          <w:p w14:paraId="1C5C40D6" w14:textId="4DBC3EE7" w:rsidR="00F625AB" w:rsidDel="005F23DE" w:rsidRDefault="00F625AB" w:rsidP="001C33DD">
            <w:pPr>
              <w:ind w:firstLine="0"/>
              <w:rPr>
                <w:del w:id="780" w:author="Chen Heller" w:date="2023-01-04T10:07:00Z"/>
              </w:rPr>
            </w:pPr>
            <w:del w:id="781" w:author="Chen Heller" w:date="2023-01-04T10:07:00Z">
              <w:r w:rsidDel="005F23DE">
                <w:delText>0.13</w:delText>
              </w:r>
            </w:del>
          </w:p>
        </w:tc>
      </w:tr>
      <w:tr w:rsidR="00F625AB" w:rsidDel="005F23DE" w14:paraId="3E212A02" w14:textId="18AB2C2C" w:rsidTr="002872CF">
        <w:trPr>
          <w:trHeight w:val="490"/>
          <w:del w:id="782" w:author="Chen Heller" w:date="2023-01-04T10:07:00Z"/>
        </w:trPr>
        <w:tc>
          <w:tcPr>
            <w:tcW w:w="10065" w:type="dxa"/>
            <w:gridSpan w:val="8"/>
            <w:tcBorders>
              <w:top w:val="single" w:sz="12" w:space="0" w:color="auto"/>
            </w:tcBorders>
          </w:tcPr>
          <w:p w14:paraId="41B7AAD3" w14:textId="23052D64" w:rsidR="00F625AB" w:rsidDel="005F23DE" w:rsidRDefault="00F625AB" w:rsidP="001C33DD">
            <w:pPr>
              <w:ind w:firstLine="0"/>
              <w:rPr>
                <w:del w:id="783" w:author="Chen Heller" w:date="2023-01-04T10:07:00Z"/>
              </w:rPr>
            </w:pPr>
            <w:del w:id="784" w:author="Chen Heller" w:date="2023-01-04T10:07:00Z">
              <w:r w:rsidRPr="00EA2CED" w:rsidDel="005F23DE">
                <w:rPr>
                  <w:i/>
                  <w:iCs/>
                  <w:sz w:val="22"/>
                  <w:szCs w:val="22"/>
                </w:rPr>
                <w:delText xml:space="preserve">Note. </w:delText>
              </w:r>
              <w:r w:rsidRPr="00EA2CED" w:rsidDel="005F23DE">
                <w:rPr>
                  <w:sz w:val="22"/>
                  <w:szCs w:val="22"/>
                </w:rPr>
                <w:delText>t</w:delText>
              </w:r>
              <w:r w:rsidDel="005F23DE">
                <w:rPr>
                  <w:sz w:val="22"/>
                  <w:szCs w:val="22"/>
                </w:rPr>
                <w:delText>(df)</w:delText>
              </w:r>
              <w:r w:rsidRPr="00EA2CED" w:rsidDel="005F23DE">
                <w:rPr>
                  <w:sz w:val="22"/>
                  <w:szCs w:val="22"/>
                </w:rPr>
                <w:delText xml:space="preserve"> = t-test score, </w:delText>
              </w:r>
              <w:r w:rsidR="00532562" w:rsidDel="005F23DE">
                <w:rPr>
                  <w:sz w:val="22"/>
                  <w:szCs w:val="22"/>
                </w:rPr>
                <w:delText xml:space="preserve">only for variables </w:delText>
              </w:r>
              <w:r w:rsidR="00B161C6" w:rsidDel="005F23DE">
                <w:rPr>
                  <w:sz w:val="22"/>
                  <w:szCs w:val="22"/>
                </w:rPr>
                <w:delText xml:space="preserve">whose residuals distributed normally. </w:delText>
              </w:r>
              <w:r w:rsidR="001675D8" w:rsidDel="005F23DE">
                <w:rPr>
                  <w:sz w:val="22"/>
                  <w:szCs w:val="22"/>
                </w:rPr>
                <w:delText>D</w:delText>
              </w:r>
              <w:r w:rsidRPr="00EA2CED" w:rsidDel="005F23DE">
                <w:rPr>
                  <w:sz w:val="22"/>
                  <w:szCs w:val="22"/>
                </w:rPr>
                <w:delText xml:space="preserve">egrees of freedom are in parenthesis; p = </w:delText>
              </w:r>
              <w:r w:rsidDel="005F23DE">
                <w:rPr>
                  <w:sz w:val="22"/>
                  <w:szCs w:val="22"/>
                </w:rPr>
                <w:delText xml:space="preserve">Tree-BH corrected p-value for multiple comparisons; </w:delText>
              </w:r>
              <w:r w:rsidRPr="00EA2CED" w:rsidDel="005F23DE">
                <w:rPr>
                  <w:sz w:val="22"/>
                  <w:szCs w:val="22"/>
                </w:rPr>
                <w:delText>CI = 95% confidence interval</w:delText>
              </w:r>
              <w:r w:rsidDel="005F23DE">
                <w:rPr>
                  <w:sz w:val="22"/>
                  <w:szCs w:val="22"/>
                </w:rPr>
                <w:delText>s</w:delText>
              </w:r>
              <w:r w:rsidRPr="00EA2CED" w:rsidDel="005F23DE">
                <w:rPr>
                  <w:sz w:val="22"/>
                  <w:szCs w:val="22"/>
                </w:rPr>
                <w:delText>; d = Cohen's d.</w:delText>
              </w:r>
            </w:del>
          </w:p>
        </w:tc>
      </w:tr>
    </w:tbl>
    <w:p w14:paraId="0DA7365B" w14:textId="79CA5B76" w:rsidR="006B61DC" w:rsidDel="005F23DE" w:rsidRDefault="006B61DC" w:rsidP="001C33DD">
      <w:pPr>
        <w:ind w:firstLine="0"/>
        <w:rPr>
          <w:del w:id="785" w:author="Chen Heller" w:date="2023-01-04T10:07:00Z"/>
        </w:rPr>
      </w:pPr>
    </w:p>
    <w:p w14:paraId="1EC99FEE" w14:textId="78372361" w:rsidR="009B0704" w:rsidDel="005F23DE" w:rsidRDefault="009B0704">
      <w:pPr>
        <w:ind w:firstLine="0"/>
        <w:rPr>
          <w:del w:id="786" w:author="Chen Heller" w:date="2023-01-04T10:07:00Z"/>
        </w:rPr>
        <w:pPrChange w:id="787" w:author="Chen Heller" w:date="2023-02-26T11:35:00Z">
          <w:pPr>
            <w:pStyle w:val="NoSpacing"/>
            <w:keepNext/>
            <w:bidi w:val="0"/>
          </w:pPr>
        </w:pPrChange>
      </w:pPr>
      <w:del w:id="788" w:author="Chen Heller" w:date="2023-01-04T10:07:00Z">
        <w:r w:rsidRPr="009B0704" w:rsidDel="005F23DE">
          <w:rPr>
            <w:rFonts w:asciiTheme="minorHAnsi" w:hAnsiTheme="minorHAnsi" w:cstheme="minorBidi"/>
            <w:noProof/>
          </w:rPr>
          <w:lastRenderedPageBreak/>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del>
    </w:p>
    <w:p w14:paraId="0D2D7E8B" w14:textId="35DE664B" w:rsidR="00AE66BB" w:rsidDel="001C33DD" w:rsidRDefault="00C072CE">
      <w:pPr>
        <w:ind w:firstLine="0"/>
        <w:rPr>
          <w:del w:id="789" w:author="Chen Heller" w:date="2023-02-26T11:35:00Z"/>
        </w:rPr>
        <w:pPrChange w:id="790" w:author="Chen Heller" w:date="2023-02-26T11:35:00Z">
          <w:pPr>
            <w:pStyle w:val="Caption"/>
            <w:jc w:val="left"/>
          </w:pPr>
        </w:pPrChange>
      </w:pPr>
      <w:bookmarkStart w:id="791" w:name="_Ref113877160"/>
      <w:del w:id="792" w:author="Chen Heller" w:date="2023-01-04T10:07:00Z">
        <w:r w:rsidDel="005F23DE">
          <w:delText xml:space="preserve">Figure </w:delText>
        </w:r>
        <w:r w:rsidDel="005F23DE">
          <w:fldChar w:fldCharType="begin"/>
        </w:r>
        <w:r w:rsidDel="005F23DE">
          <w:delInstrText xml:space="preserve"> SEQ Figure \* ARABIC </w:delInstrText>
        </w:r>
        <w:r w:rsidDel="005F23DE">
          <w:fldChar w:fldCharType="separate"/>
        </w:r>
        <w:r w:rsidR="0095479C" w:rsidDel="005F23DE">
          <w:rPr>
            <w:noProof/>
          </w:rPr>
          <w:delText>4</w:delText>
        </w:r>
        <w:r w:rsidDel="005F23DE">
          <w:rPr>
            <w:noProof/>
          </w:rPr>
          <w:fldChar w:fldCharType="end"/>
        </w:r>
        <w:bookmarkEnd w:id="791"/>
        <w:r w:rsidDel="005F23DE">
          <w:delText xml:space="preserve">. </w:delText>
        </w:r>
        <w:bookmarkStart w:id="793" w:name="_Hlk113877123"/>
        <w:r w:rsidRPr="00C072CE" w:rsidDel="005F23DE">
          <w:delText xml:space="preserve">Results of Experiment </w:delText>
        </w:r>
        <w:r w:rsidDel="005F23DE">
          <w:delText>2</w:delText>
        </w:r>
        <w:r w:rsidRPr="00C072CE" w:rsidDel="005F23DE">
          <w:delText xml:space="preserve">. </w:delText>
        </w:r>
        <w:r w:rsidR="00D640C9" w:rsidDel="005F23DE">
          <w:delText>(a) Reaching trajectories in trials where a correct answer was given. Shaded areas are the SE. (b-</w:delText>
        </w:r>
        <w:r w:rsidR="00426563" w:rsidDel="005F23DE">
          <w:delText>e</w:delText>
        </w:r>
        <w:r w:rsidR="00D640C9" w:rsidDel="005F23DE">
          <w:delText xml:space="preserve">) </w:delText>
        </w:r>
        <w:r w:rsidR="002872CF" w:rsidDel="005F23DE">
          <w:delText xml:space="preserve">results of the different movement variables, with the same annotations as in </w:delText>
        </w:r>
        <w:r w:rsidR="00610239" w:rsidDel="005F23DE">
          <w:fldChar w:fldCharType="begin"/>
        </w:r>
        <w:r w:rsidR="00610239" w:rsidDel="005F23DE">
          <w:delInstrText xml:space="preserve"> REF _Ref113876063 \h </w:delInstrText>
        </w:r>
        <w:r w:rsidR="00610239" w:rsidDel="005F23DE">
          <w:fldChar w:fldCharType="separate"/>
        </w:r>
        <w:r w:rsidR="003251EA" w:rsidDel="005F23DE">
          <w:delText xml:space="preserve">Figure </w:delText>
        </w:r>
        <w:r w:rsidR="003251EA" w:rsidDel="005F23DE">
          <w:rPr>
            <w:noProof/>
          </w:rPr>
          <w:delText>3</w:delText>
        </w:r>
        <w:r w:rsidR="00610239" w:rsidDel="005F23DE">
          <w:fldChar w:fldCharType="end"/>
        </w:r>
        <w:r w:rsidR="002872CF" w:rsidDel="005F23DE">
          <w:delText>.</w:delText>
        </w:r>
      </w:del>
      <w:del w:id="794" w:author="Chen Heller" w:date="2023-02-26T11:35:00Z">
        <w:r w:rsidR="002872CF" w:rsidDel="001C33DD">
          <w:delText xml:space="preserve"> </w:delText>
        </w:r>
        <w:bookmarkEnd w:id="793"/>
      </w:del>
    </w:p>
    <w:p w14:paraId="478CC092" w14:textId="7EEDD442" w:rsidR="005948F8" w:rsidRPr="005948F8" w:rsidDel="00A561BE" w:rsidRDefault="005948F8">
      <w:pPr>
        <w:ind w:firstLine="0"/>
        <w:rPr>
          <w:del w:id="795" w:author="Chen Heller" w:date="2023-01-04T10:10:00Z"/>
        </w:rPr>
        <w:pPrChange w:id="796" w:author="Chen Heller" w:date="2023-02-26T11:35:00Z">
          <w:pPr/>
        </w:pPrChange>
      </w:pPr>
    </w:p>
    <w:p w14:paraId="65366A3D" w14:textId="29AA2BC8" w:rsidR="00D826D9" w:rsidDel="00A561BE" w:rsidRDefault="00D826D9">
      <w:pPr>
        <w:ind w:firstLine="0"/>
        <w:rPr>
          <w:del w:id="797" w:author="Chen Heller" w:date="2023-01-04T10:10:00Z"/>
        </w:rPr>
        <w:pPrChange w:id="798" w:author="Chen Heller" w:date="2023-02-26T11:35:00Z">
          <w:pPr>
            <w:pStyle w:val="Heading3"/>
          </w:pPr>
        </w:pPrChange>
      </w:pPr>
      <w:bookmarkStart w:id="799" w:name="_Toc114485381"/>
      <w:del w:id="800" w:author="Chen Heller" w:date="2023-01-04T10:10:00Z">
        <w:r w:rsidDel="00A561BE">
          <w:delText>Discussion</w:delText>
        </w:r>
        <w:bookmarkEnd w:id="799"/>
      </w:del>
    </w:p>
    <w:p w14:paraId="25BD0ACD" w14:textId="7E4F32D0" w:rsidR="00197453" w:rsidDel="00A561BE" w:rsidRDefault="005B4E48" w:rsidP="001C33DD">
      <w:pPr>
        <w:ind w:firstLine="0"/>
        <w:rPr>
          <w:del w:id="801" w:author="Chen Heller" w:date="2023-01-04T10:10:00Z"/>
        </w:rPr>
      </w:pPr>
      <w:del w:id="802" w:author="Chen Heller" w:date="2023-01-04T10:10:00Z">
        <w:r w:rsidDel="00A561BE">
          <w:delText xml:space="preserve">In </w:delText>
        </w:r>
        <w:r w:rsidR="00035FA8" w:rsidDel="00A561BE">
          <w:delText>Experiment 2</w:delText>
        </w:r>
        <w:r w:rsidDel="00A561BE">
          <w:delText xml:space="preserve"> </w:delText>
        </w:r>
        <w:r w:rsidR="00463368" w:rsidDel="00A561BE">
          <w:delText>t</w:delText>
        </w:r>
        <w:r w:rsidR="00540076" w:rsidDel="00A561BE">
          <w:delText>he participants</w:delText>
        </w:r>
        <w:r w:rsidDel="00A561BE">
          <w:delText>'</w:delText>
        </w:r>
        <w:r w:rsidR="00540076" w:rsidDel="00A561BE">
          <w:delText xml:space="preserve"> ability to reach their final decision before initiating their movement was </w:delText>
        </w:r>
        <w:r w:rsidR="00DC40E5" w:rsidDel="00A561BE">
          <w:delText xml:space="preserve">intentionally </w:delText>
        </w:r>
        <w:r w:rsidR="00540076" w:rsidDel="00A561BE">
          <w:delText xml:space="preserve">limited by the </w:delText>
        </w:r>
        <w:r w:rsidDel="00A561BE">
          <w:delText xml:space="preserve">shortened reaction time. </w:delText>
        </w:r>
        <w:r w:rsidR="00DC40E5" w:rsidDel="00A561BE">
          <w:delText>Consequently,</w:delText>
        </w:r>
        <w:r w:rsidDel="00A561BE">
          <w:delText xml:space="preserve"> I expected the decision</w:delText>
        </w:r>
        <w:r w:rsidR="003A2B63" w:rsidDel="00A561BE">
          <w:delText>-</w:delText>
        </w:r>
        <w:r w:rsidDel="00A561BE">
          <w:delText xml:space="preserve">making processes </w:delText>
        </w:r>
        <w:r w:rsidR="00EA0065" w:rsidDel="00A561BE">
          <w:delText xml:space="preserve">to occur during the movement and </w:delText>
        </w:r>
        <w:r w:rsidR="00C00FAB" w:rsidDel="00A561BE">
          <w:delText xml:space="preserve">manifest </w:delText>
        </w:r>
        <w:r w:rsidR="00A322E0" w:rsidDel="00A561BE">
          <w:delText>in</w:delText>
        </w:r>
        <w:r w:rsidR="00C00FAB" w:rsidDel="00A561BE">
          <w:delText xml:space="preserve"> differences in </w:delText>
        </w:r>
        <w:r w:rsidR="00A322E0" w:rsidDel="00A561BE">
          <w:delText xml:space="preserve">the </w:delText>
        </w:r>
        <w:r w:rsidR="00C00FAB" w:rsidDel="00A561BE">
          <w:delText>trajectory between the congruent and incongruent trials.</w:delText>
        </w:r>
        <w:r w:rsidR="002E0D06" w:rsidDel="00A561BE">
          <w:delText xml:space="preserve"> </w:delText>
        </w:r>
        <w:r w:rsidR="00765704" w:rsidDel="00A561BE">
          <w:delText xml:space="preserve">Yet this expectation was not </w:delText>
        </w:r>
        <w:r w:rsidR="00E434A1" w:rsidDel="00A561BE">
          <w:delText>borne</w:delText>
        </w:r>
        <w:r w:rsidR="00765704" w:rsidDel="00A561BE">
          <w:delText xml:space="preserve"> out by the data</w:delText>
        </w:r>
        <w:r w:rsidR="002E0D06" w:rsidDel="00A561BE">
          <w:delText xml:space="preserve">, </w:delText>
        </w:r>
        <w:r w:rsidR="00765704" w:rsidDel="00A561BE">
          <w:delText xml:space="preserve">as </w:delText>
        </w:r>
        <w:r w:rsidR="002E0D06" w:rsidDel="00A561BE">
          <w:delText xml:space="preserve">null results were </w:delText>
        </w:r>
        <w:r w:rsidR="00702526" w:rsidDel="00A561BE">
          <w:delText>observed</w:delText>
        </w:r>
        <w:r w:rsidR="00B1230E" w:rsidDel="00A561BE">
          <w:delText xml:space="preserve"> for all the dependent variables.</w:delText>
        </w:r>
        <w:r w:rsidR="00B8456E" w:rsidDel="00A561BE">
          <w:delText xml:space="preserve"> </w:delText>
        </w:r>
        <w:r w:rsidR="00D826D9" w:rsidRPr="00E93521" w:rsidDel="00A561BE">
          <w:delText xml:space="preserve">An examination of the reach area distribution shows that a single </w:delText>
        </w:r>
        <w:r w:rsidR="00283CE4" w:rsidDel="00A561BE">
          <w:delText>participant</w:delText>
        </w:r>
        <w:r w:rsidR="00D826D9" w:rsidRPr="00E93521" w:rsidDel="00A561BE">
          <w:delText xml:space="preserve"> had a </w:delText>
        </w:r>
        <w:r w:rsidR="00702526" w:rsidDel="00A561BE">
          <w:delText xml:space="preserve">strong </w:delText>
        </w:r>
        <w:r w:rsidR="00D826D9" w:rsidRPr="00E93521" w:rsidDel="00A561BE">
          <w:delText>opposite trend to the rest of the sample</w:delText>
        </w:r>
        <w:r w:rsidR="007F291A" w:rsidDel="00A561BE">
          <w:delText>,</w:delText>
        </w:r>
        <w:r w:rsidR="00D826D9" w:rsidRPr="00E93521" w:rsidDel="00A561BE">
          <w:delText xml:space="preserve"> </w:delText>
        </w:r>
        <w:r w:rsidR="00D826D9" w:rsidRPr="00E93521" w:rsidDel="00A561BE">
          <w:lastRenderedPageBreak/>
          <w:delText xml:space="preserve">which might explain why a significant </w:delText>
        </w:r>
        <w:r w:rsidR="009D1EE5" w:rsidDel="00A561BE">
          <w:delText xml:space="preserve">difference between the means </w:delText>
        </w:r>
        <w:r w:rsidR="00D826D9" w:rsidRPr="00E93521" w:rsidDel="00A561BE">
          <w:delText xml:space="preserve">could not be found </w:delText>
        </w:r>
        <w:r w:rsidR="00714A8A" w:rsidDel="00A561BE">
          <w:delText>(</w:delText>
        </w:r>
        <w:r w:rsidR="00714A8A" w:rsidDel="00A561BE">
          <w:fldChar w:fldCharType="begin"/>
        </w:r>
        <w:r w:rsidR="00714A8A" w:rsidDel="00A561BE">
          <w:delInstrText xml:space="preserve"> REF _Ref113877160 \h </w:delInstrText>
        </w:r>
        <w:r w:rsidR="00714A8A" w:rsidDel="00A561BE">
          <w:fldChar w:fldCharType="separate"/>
        </w:r>
        <w:r w:rsidR="003251EA" w:rsidDel="00A561BE">
          <w:delText xml:space="preserve">Figure </w:delText>
        </w:r>
        <w:r w:rsidR="003251EA" w:rsidDel="00A561BE">
          <w:rPr>
            <w:noProof/>
          </w:rPr>
          <w:delText>4</w:delText>
        </w:r>
        <w:r w:rsidR="00714A8A" w:rsidDel="00A561BE">
          <w:fldChar w:fldCharType="end"/>
        </w:r>
        <w:r w:rsidR="00714A8A" w:rsidDel="00A561BE">
          <w:delText>, (</w:delText>
        </w:r>
        <w:r w:rsidR="00494307" w:rsidDel="00A561BE">
          <w:delText>d</w:delText>
        </w:r>
        <w:r w:rsidR="00714A8A" w:rsidDel="00A561BE">
          <w:delText>))</w:delText>
        </w:r>
        <w:r w:rsidR="00D826D9" w:rsidRPr="00E93521" w:rsidDel="00A561BE">
          <w:delText>.</w:delText>
        </w:r>
        <w:r w:rsidR="00A81DB8" w:rsidDel="00A561BE">
          <w:delText xml:space="preserve"> Indeed</w:delText>
        </w:r>
        <w:r w:rsidR="00494307" w:rsidDel="00A561BE">
          <w:delText>,</w:delText>
        </w:r>
        <w:r w:rsidR="00A81DB8" w:rsidDel="00A561BE">
          <w:delText xml:space="preserve"> a post-hoc analysis revealed </w:delText>
        </w:r>
        <w:r w:rsidR="00FE25BD" w:rsidDel="00A561BE">
          <w:delText xml:space="preserve">that </w:delText>
        </w:r>
        <w:r w:rsidR="00EC3DA9" w:rsidDel="00A561BE">
          <w:delText xml:space="preserve">when </w:delText>
        </w:r>
        <w:r w:rsidR="00FE25BD" w:rsidDel="00A561BE">
          <w:delText>this participant</w:delText>
        </w:r>
        <w:r w:rsidR="00EC3DA9" w:rsidDel="00A561BE">
          <w:delText xml:space="preserve"> is excluded</w:delText>
        </w:r>
        <w:r w:rsidR="00FE25BD" w:rsidDel="00A561BE">
          <w:delText xml:space="preserve"> a</w:delText>
        </w:r>
        <w:r w:rsidR="00EC3DA9" w:rsidDel="00A561BE">
          <w:delText>n effect is found in the</w:delText>
        </w:r>
        <w:r w:rsidR="00FA1183" w:rsidDel="00A561BE">
          <w:delText xml:space="preserve"> reach</w:delText>
        </w:r>
        <w:r w:rsidR="00EC3DA9" w:rsidDel="00A561BE">
          <w:delText xml:space="preserve"> </w:delText>
        </w:r>
        <w:r w:rsidR="00FE25BD" w:rsidDel="00A561BE">
          <w:delText>area</w:delText>
        </w:r>
        <w:r w:rsidR="00FA1183" w:rsidDel="00A561BE">
          <w:delText xml:space="preserve"> variable</w:delText>
        </w:r>
        <w:r w:rsidR="002D5D25" w:rsidDel="00A561BE">
          <w:delText xml:space="preserve"> (p</w:delText>
        </w:r>
        <w:r w:rsidR="005B3247" w:rsidDel="00A561BE">
          <w:delText xml:space="preserve"> &lt; 0.001</w:delText>
        </w:r>
        <w:r w:rsidR="002D5D25" w:rsidDel="00A561BE">
          <w:delText>)</w:delText>
        </w:r>
        <w:r w:rsidR="00FE25BD" w:rsidDel="00A561BE">
          <w:delText>.</w:delText>
        </w:r>
        <w:r w:rsidR="00D826D9" w:rsidRPr="00E93521" w:rsidDel="00A561BE">
          <w:delText xml:space="preserve"> </w:delText>
        </w:r>
        <w:r w:rsidR="00C75FB9" w:rsidDel="00A561BE">
          <w:delText xml:space="preserve">Expectedly, </w:delText>
        </w:r>
        <w:r w:rsidR="009D64F9" w:rsidDel="00A561BE">
          <w:delText xml:space="preserve">reducing the allowed </w:delText>
        </w:r>
        <w:r w:rsidR="00145BDF" w:rsidDel="00A561BE">
          <w:delText>reaction</w:delText>
        </w:r>
        <w:r w:rsidR="009D64F9" w:rsidDel="00A561BE">
          <w:delText xml:space="preserve"> time </w:delText>
        </w:r>
        <w:r w:rsidR="00BC32D6" w:rsidDel="00A561BE">
          <w:delText>in this experiment</w:delText>
        </w:r>
        <w:r w:rsidR="00ED152F" w:rsidDel="00A561BE">
          <w:delText xml:space="preserve"> </w:delText>
        </w:r>
        <w:r w:rsidR="0092475A" w:rsidDel="00A561BE">
          <w:delText xml:space="preserve">resulted in </w:delText>
        </w:r>
        <w:r w:rsidR="00AE13F2" w:rsidDel="00A561BE">
          <w:delText>a large average number of excluded trials (</w:delText>
        </w:r>
        <w:r w:rsidR="00A671D0" w:rsidDel="00A561BE">
          <w:delText>M = 214.11, SD = 71.12</w:delText>
        </w:r>
        <w:r w:rsidR="00AE13F2" w:rsidDel="00A561BE">
          <w:delText>)</w:delText>
        </w:r>
        <w:r w:rsidR="00FA149D" w:rsidDel="00A561BE">
          <w:delText xml:space="preserve"> which </w:delText>
        </w:r>
        <w:r w:rsidR="004F6689" w:rsidDel="00A561BE">
          <w:delText xml:space="preserve">might </w:delText>
        </w:r>
        <w:r w:rsidR="00FA149D" w:rsidDel="00A561BE">
          <w:delText xml:space="preserve">also explain the difficulty </w:delText>
        </w:r>
        <w:r w:rsidR="005E1916" w:rsidDel="00A561BE">
          <w:delText>to find</w:delText>
        </w:r>
        <w:r w:rsidR="00FA149D" w:rsidDel="00A561BE">
          <w:delText xml:space="preserve"> an effect</w:delText>
        </w:r>
        <w:r w:rsidR="005E1916" w:rsidDel="00A561BE">
          <w:delText>, as this also reduces the signal to noise ratio</w:delText>
        </w:r>
        <w:r w:rsidR="00AE13F2" w:rsidDel="00A561BE">
          <w:delText>.</w:delText>
        </w:r>
      </w:del>
    </w:p>
    <w:p w14:paraId="2C206D09" w14:textId="7C1ED512" w:rsidR="00ED60E1" w:rsidDel="00094743" w:rsidRDefault="008E682E">
      <w:pPr>
        <w:ind w:firstLine="0"/>
        <w:rPr>
          <w:del w:id="803" w:author="Chen Heller" w:date="2023-01-04T10:12:00Z"/>
          <w:rtl/>
        </w:rPr>
        <w:pPrChange w:id="804" w:author="Chen Heller" w:date="2023-02-26T11:35:00Z">
          <w:pPr>
            <w:pStyle w:val="Heading2"/>
          </w:pPr>
        </w:pPrChange>
      </w:pPr>
      <w:bookmarkStart w:id="805" w:name="_Toc114485382"/>
      <w:del w:id="806" w:author="Chen Heller" w:date="2023-01-04T10:12:00Z">
        <w:r w:rsidDel="00094743">
          <w:delText xml:space="preserve">Pilot </w:delText>
        </w:r>
        <w:r w:rsidR="00ED60E1" w:rsidDel="00094743">
          <w:delText>Exp</w:delText>
        </w:r>
        <w:r w:rsidDel="00094743">
          <w:delText>eriment</w:delText>
        </w:r>
        <w:r w:rsidR="00ED60E1" w:rsidDel="00094743">
          <w:delText xml:space="preserve"> 3</w:delText>
        </w:r>
        <w:bookmarkEnd w:id="805"/>
      </w:del>
    </w:p>
    <w:p w14:paraId="6ED892B3" w14:textId="484AD34A" w:rsidR="00D826D9" w:rsidDel="00094743" w:rsidRDefault="007D3BA7" w:rsidP="001C33DD">
      <w:pPr>
        <w:ind w:firstLine="0"/>
        <w:rPr>
          <w:del w:id="807" w:author="Chen Heller" w:date="2023-01-04T10:12:00Z"/>
        </w:rPr>
      </w:pPr>
      <w:del w:id="808" w:author="Chen Heller" w:date="2023-01-04T10:12:00Z">
        <w:r w:rsidDel="00094743">
          <w:delText xml:space="preserve">Given the </w:delText>
        </w:r>
        <w:r w:rsidR="00D826D9" w:rsidDel="00094743">
          <w:delText>large proportion of excluded trials</w:delText>
        </w:r>
        <w:r w:rsidR="00470925" w:rsidDel="00094743">
          <w:delText xml:space="preserve">, in Experiment 3 </w:delText>
        </w:r>
        <w:r w:rsidR="008E62C2" w:rsidDel="00094743">
          <w:delText xml:space="preserve">the </w:delText>
        </w:r>
        <w:r w:rsidR="00D826D9" w:rsidDel="00094743">
          <w:delText xml:space="preserve">practice session </w:delText>
        </w:r>
        <w:r w:rsidR="00470925" w:rsidDel="00094743">
          <w:delText xml:space="preserve">was substantially prolonged into a full session conducted </w:delText>
        </w:r>
        <w:r w:rsidR="00D826D9" w:rsidDel="00094743">
          <w:delText xml:space="preserve">a day before the test session. </w:delText>
        </w:r>
        <w:r w:rsidR="005863EE" w:rsidDel="00094743">
          <w:delText xml:space="preserve">I anticipated that if participants learn to respond more quickly, there will be </w:delText>
        </w:r>
        <w:r w:rsidR="00D826D9" w:rsidDel="00094743">
          <w:delText xml:space="preserve">less incorrect answers and </w:delText>
        </w:r>
        <w:r w:rsidR="005863EE" w:rsidDel="00094743">
          <w:delText xml:space="preserve">too-slow </w:delText>
        </w:r>
        <w:r w:rsidR="00D826D9" w:rsidDel="00094743">
          <w:delText xml:space="preserve">timing responses, </w:delText>
        </w:r>
        <w:r w:rsidR="005863EE" w:rsidDel="00094743">
          <w:delText>leading to less exclusions. This in turn was expected to increase the signal-to-noise ratio, and allow the</w:delText>
        </w:r>
        <w:r w:rsidR="00D826D9" w:rsidDel="00094743">
          <w:delText xml:space="preserve"> congruency effect</w:delText>
        </w:r>
        <w:r w:rsidR="005863EE" w:rsidDel="00094743">
          <w:delText xml:space="preserve"> to be found</w:delText>
        </w:r>
        <w:r w:rsidR="00D826D9" w:rsidDel="00094743">
          <w:delText>.</w:delText>
        </w:r>
      </w:del>
    </w:p>
    <w:p w14:paraId="0580D9A3" w14:textId="0D941159" w:rsidR="00D826D9" w:rsidDel="00B23456" w:rsidRDefault="00D826D9">
      <w:pPr>
        <w:ind w:firstLine="0"/>
        <w:rPr>
          <w:del w:id="809" w:author="Chen Heller" w:date="2023-01-03T17:25:00Z"/>
        </w:rPr>
        <w:pPrChange w:id="810" w:author="Chen Heller" w:date="2023-02-26T11:35:00Z">
          <w:pPr>
            <w:pStyle w:val="Heading3"/>
          </w:pPr>
        </w:pPrChange>
      </w:pPr>
      <w:bookmarkStart w:id="811" w:name="_Toc114485383"/>
      <w:del w:id="812" w:author="Chen Heller" w:date="2023-01-03T17:25:00Z">
        <w:r w:rsidDel="00B23456">
          <w:delText>Methods</w:delText>
        </w:r>
        <w:bookmarkEnd w:id="811"/>
      </w:del>
    </w:p>
    <w:p w14:paraId="3B29F863" w14:textId="2287F0E3" w:rsidR="00D826D9" w:rsidDel="00B23456" w:rsidRDefault="00D826D9">
      <w:pPr>
        <w:ind w:firstLine="0"/>
        <w:rPr>
          <w:del w:id="813" w:author="Chen Heller" w:date="2023-01-03T17:25:00Z"/>
        </w:rPr>
        <w:pPrChange w:id="814" w:author="Chen Heller" w:date="2023-02-26T11:35:00Z">
          <w:pPr>
            <w:pStyle w:val="Heading4"/>
          </w:pPr>
        </w:pPrChange>
      </w:pPr>
      <w:bookmarkStart w:id="815" w:name="_Toc114485384"/>
      <w:del w:id="816" w:author="Chen Heller" w:date="2023-01-03T17:25:00Z">
        <w:r w:rsidDel="00B23456">
          <w:delText>Participants</w:delText>
        </w:r>
        <w:bookmarkEnd w:id="815"/>
      </w:del>
    </w:p>
    <w:p w14:paraId="542AD451" w14:textId="300720F7" w:rsidR="00D826D9" w:rsidRPr="00354457" w:rsidDel="00B23456" w:rsidRDefault="00F0095E" w:rsidP="001C33DD">
      <w:pPr>
        <w:ind w:firstLine="0"/>
        <w:rPr>
          <w:del w:id="817" w:author="Chen Heller" w:date="2023-01-03T17:25:00Z"/>
        </w:rPr>
      </w:pPr>
      <w:del w:id="818" w:author="Chen Heller" w:date="2023-01-03T17:25:00Z">
        <w:r w:rsidDel="00B23456">
          <w:delText>Seven</w:delText>
        </w:r>
        <w:r w:rsidR="00F5658A" w:rsidDel="00B23456">
          <w:delText xml:space="preserve"> </w:delText>
        </w:r>
        <w:r w:rsidR="00D826D9" w:rsidDel="00B23456">
          <w:delText>participants (</w:delText>
        </w:r>
        <w:r w:rsidR="007B7156" w:rsidDel="00B23456">
          <w:delText xml:space="preserve">5 </w:delText>
        </w:r>
        <w:r w:rsidR="00D826D9" w:rsidDel="00B23456">
          <w:delText>females) were recruited for the study (</w:delText>
        </w:r>
        <w:r w:rsidR="00903CA4" w:rsidDel="00B23456">
          <w:delText xml:space="preserve">age: </w:delText>
        </w:r>
        <w:r w:rsidR="00D826D9" w:rsidDel="00B23456">
          <w:delText xml:space="preserve">M = </w:delText>
        </w:r>
        <w:r w:rsidR="002E3A53" w:rsidDel="00B23456">
          <w:delText>24.42</w:delText>
        </w:r>
        <w:r w:rsidR="00D826D9" w:rsidDel="00B23456">
          <w:delText>, SD = 3.</w:delText>
        </w:r>
        <w:r w:rsidR="002E3A53" w:rsidDel="00B23456">
          <w:delText>20</w:delText>
        </w:r>
        <w:r w:rsidR="00D826D9" w:rsidDel="00B23456">
          <w:delText xml:space="preserve">) in a recruitment procedure identical to experiment 1. Four </w:delText>
        </w:r>
        <w:r w:rsidR="007B7156" w:rsidDel="00B23456">
          <w:delText xml:space="preserve">additional </w:delText>
        </w:r>
        <w:r w:rsidR="00D826D9" w:rsidDel="00B23456">
          <w:delText xml:space="preserve">participants were excluded since they did not arrive to the second day of the experiment. One more participant was excluded because he had less than 25 valid trials in each condition, and five other participants were excluded since they </w:delText>
        </w:r>
        <w:r w:rsidR="00827596" w:rsidDel="00B23456">
          <w:delText>achieved</w:delText>
        </w:r>
        <w:r w:rsidR="00D826D9" w:rsidDel="00B23456">
          <w:delText xml:space="preserve"> significantly less than 70% correct answers in the classification task according to a binomial test.</w:delText>
        </w:r>
      </w:del>
      <w:del w:id="819" w:author="Chen Heller" w:date="2023-02-26T11:35:00Z">
        <w:r w:rsidR="007B7156" w:rsidDel="001C33DD">
          <w:delText xml:space="preserve"> </w:delText>
        </w:r>
      </w:del>
    </w:p>
    <w:p w14:paraId="0A2005EA" w14:textId="1C8875C8" w:rsidR="00D826D9" w:rsidDel="001C33DD" w:rsidRDefault="00D826D9">
      <w:pPr>
        <w:ind w:firstLine="0"/>
        <w:rPr>
          <w:del w:id="820" w:author="Chen Heller" w:date="2023-02-26T11:35:00Z"/>
        </w:rPr>
        <w:pPrChange w:id="821" w:author="Chen Heller" w:date="2023-02-26T11:35:00Z">
          <w:pPr>
            <w:pStyle w:val="Heading3"/>
          </w:pPr>
        </w:pPrChange>
      </w:pPr>
      <w:bookmarkStart w:id="822" w:name="_Toc114485385"/>
      <w:del w:id="823" w:author="Chen Heller" w:date="2023-01-03T17:25:00Z">
        <w:r w:rsidDel="00B23456">
          <w:delText>Stimuli</w:delText>
        </w:r>
        <w:r w:rsidR="008E682E" w:rsidDel="00B23456">
          <w:delText>, Apparatus and Procedure</w:delText>
        </w:r>
      </w:del>
      <w:bookmarkEnd w:id="822"/>
    </w:p>
    <w:p w14:paraId="1151CE81" w14:textId="3F06E9E1" w:rsidR="00D826D9" w:rsidDel="001C33DD" w:rsidRDefault="00D826D9" w:rsidP="001C33DD">
      <w:pPr>
        <w:ind w:firstLine="0"/>
        <w:rPr>
          <w:del w:id="824" w:author="Chen Heller" w:date="2023-02-26T11:35:00Z"/>
        </w:rPr>
      </w:pPr>
      <w:del w:id="825" w:author="Chen Heller" w:date="2023-01-03T17:19:00Z">
        <w:r w:rsidDel="00621802">
          <w:delText>The</w:delText>
        </w:r>
        <w:r w:rsidR="008E682E" w:rsidDel="00621802">
          <w:delText xml:space="preserve"> experimental methods were identical to those used in Experiment 2, besides the following changes: </w:delText>
        </w:r>
        <w:r w:rsidR="001D0E54" w:rsidDel="00621802">
          <w:delText>f</w:delText>
        </w:r>
        <w:r w:rsidR="008E682E" w:rsidDel="00621802">
          <w:delText xml:space="preserve">irst, the </w:delText>
        </w:r>
        <w:r w:rsidDel="00621802">
          <w:delText>maximal movement onset and movement duration were reduced by 10ms to 320ms and 420ms respectively</w:delText>
        </w:r>
        <w:r w:rsidR="00960D0C" w:rsidDel="00621802">
          <w:delText xml:space="preserve"> to make sure they do not exceed those use</w:delText>
        </w:r>
        <w:r w:rsidR="001B09DD" w:rsidDel="00621802">
          <w:delText>d</w:delText>
        </w:r>
        <w:r w:rsidR="00960D0C" w:rsidDel="00621802">
          <w:delText xml:space="preserve"> in</w:delText>
        </w:r>
      </w:del>
      <w:del w:id="826" w:author="Chen Heller" w:date="2023-01-03T17:18:00Z">
        <w:r w:rsidR="00960D0C" w:rsidDel="00621802">
          <w:delText xml:space="preserve"> </w:delText>
        </w:r>
        <w:r w:rsidR="00960D0C" w:rsidRPr="00C65950" w:rsidDel="00621802">
          <w:delText>Gallivan &amp; Chapman</w:delText>
        </w:r>
        <w:r w:rsidR="00960D0C" w:rsidDel="00621802">
          <w:delText xml:space="preserve"> </w:delText>
        </w:r>
        <w:r w:rsidR="00FA1F2E" w:rsidDel="00621802">
          <w:lastRenderedPageBreak/>
          <w:fldChar w:fldCharType="begin"/>
        </w:r>
        <w:r w:rsidR="001E0D76" w:rsidDel="00621802">
          <w:del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delInstrText>
        </w:r>
        <w:r w:rsidR="00FA1F2E" w:rsidDel="00621802">
          <w:fldChar w:fldCharType="separate"/>
        </w:r>
        <w:r w:rsidR="001E0D76" w:rsidRPr="001E0D76" w:rsidDel="00621802">
          <w:rPr>
            <w:rFonts w:ascii="Times New Roman" w:hAnsi="Times New Roman" w:cs="Times New Roman"/>
          </w:rPr>
          <w:delText>(2014)</w:delText>
        </w:r>
        <w:r w:rsidR="00FA1F2E" w:rsidDel="00621802">
          <w:fldChar w:fldCharType="end"/>
        </w:r>
      </w:del>
      <w:del w:id="827" w:author="Chen Heller" w:date="2023-01-03T17:19:00Z">
        <w:r w:rsidDel="00621802">
          <w:delText xml:space="preserve">. </w:delText>
        </w:r>
      </w:del>
      <w:del w:id="828" w:author="Chen Heller" w:date="2023-01-03T17:20:00Z">
        <w:r w:rsidDel="003945DC">
          <w:delText>Recognition of movement onset and offset was also adjusted</w:delText>
        </w:r>
        <w:r w:rsidR="0057241D" w:rsidDel="003945DC">
          <w:delText xml:space="preserve"> to improve their consistency across trials</w:delText>
        </w:r>
        <w:r w:rsidDel="003945DC">
          <w:delText xml:space="preserve">, </w:delText>
        </w:r>
        <w:r w:rsidR="008E682E" w:rsidDel="003945DC">
          <w:delText xml:space="preserve">so </w:delText>
        </w:r>
        <w:r w:rsidDel="003945DC">
          <w:delText xml:space="preserve">movement started when the finger was 1cm away from the starting point (Euclidean distance) and ended when it was 1.5cm away from the screen (on the Z axis). </w:delText>
        </w:r>
      </w:del>
      <w:del w:id="829" w:author="Chen Heller" w:date="2023-02-26T11:35:00Z">
        <w:r w:rsidR="008E682E" w:rsidDel="001C33DD">
          <w:delText xml:space="preserve">Second, </w:delText>
        </w:r>
      </w:del>
      <w:del w:id="830" w:author="Chen Heller" w:date="2023-01-03T17:20:00Z">
        <w:r w:rsidDel="003945DC">
          <w:delText xml:space="preserve">"Too early" feedback was given if the participant responded less then 100ms after target presentation. The purpose of the "Too early" feedback was to prevent predictive responses, </w:delText>
        </w:r>
        <w:r w:rsidR="008E682E" w:rsidDel="003945DC">
          <w:delText>which</w:delText>
        </w:r>
        <w:r w:rsidDel="003945DC">
          <w:delText xml:space="preserve"> are planned before the stimul</w:delText>
        </w:r>
        <w:r w:rsidR="008E682E" w:rsidDel="003945DC">
          <w:delText>us</w:delText>
        </w:r>
        <w:r w:rsidDel="003945DC">
          <w:delText xml:space="preserve"> is displayed and are therefore less affected by it. </w:delText>
        </w:r>
      </w:del>
      <w:del w:id="831" w:author="Chen Heller" w:date="2023-01-03T17:21:00Z">
        <w:r w:rsidR="008E682E" w:rsidDel="00EE24E2">
          <w:delText xml:space="preserve">Third, and most importantly, a longer practice session was run on a separate day before the main experimental session. It included six practice blocks, where a different set of 60 4-letter words was used as primes and targets. All words followed the same criteria as in the previous experiments. </w:delText>
        </w:r>
        <w:r w:rsidDel="00EE24E2">
          <w:delText xml:space="preserve"> The</w:delText>
        </w:r>
        <w:r w:rsidR="008E682E" w:rsidDel="00EE24E2">
          <w:delText>se</w:delText>
        </w:r>
        <w:r w:rsidDel="00EE24E2">
          <w:delText xml:space="preserve"> stimuli were drawn from a set of ten pseudo random lists of condition and stimulus order</w:delText>
        </w:r>
        <w:r w:rsidR="00C34ABE" w:rsidDel="00EE24E2">
          <w:delText>,</w:delText>
        </w:r>
        <w:r w:rsidDel="00EE24E2">
          <w:delText xml:space="preserve"> </w:delText>
        </w:r>
        <w:r w:rsidR="00C34ABE" w:rsidDel="00EE24E2">
          <w:delText xml:space="preserve">which </w:delText>
        </w:r>
        <w:r w:rsidDel="00EE24E2">
          <w:delText>followed the same constraints as the test session lists.</w:delText>
        </w:r>
      </w:del>
    </w:p>
    <w:p w14:paraId="5154F176" w14:textId="0E132E5F" w:rsidR="00D826D9" w:rsidDel="005B45DE" w:rsidRDefault="00D826D9">
      <w:pPr>
        <w:ind w:firstLine="0"/>
        <w:rPr>
          <w:del w:id="832" w:author="Chen Heller" w:date="2023-01-04T10:14:00Z"/>
        </w:rPr>
        <w:pPrChange w:id="833" w:author="Chen Heller" w:date="2023-02-26T11:35:00Z">
          <w:pPr>
            <w:pStyle w:val="Heading3"/>
          </w:pPr>
        </w:pPrChange>
      </w:pPr>
      <w:bookmarkStart w:id="834" w:name="_Toc114485386"/>
      <w:del w:id="835" w:author="Chen Heller" w:date="2023-01-04T10:14:00Z">
        <w:r w:rsidDel="005B45DE">
          <w:delText>Results</w:delText>
        </w:r>
        <w:bookmarkEnd w:id="834"/>
      </w:del>
    </w:p>
    <w:p w14:paraId="3C8905BD" w14:textId="567CFF55" w:rsidR="0045341F" w:rsidDel="00094743" w:rsidRDefault="00BA4221" w:rsidP="001C33DD">
      <w:pPr>
        <w:ind w:firstLine="0"/>
        <w:rPr>
          <w:del w:id="836" w:author="Chen Heller" w:date="2023-01-04T10:12:00Z"/>
        </w:rPr>
      </w:pPr>
      <w:del w:id="837" w:author="Chen Heller" w:date="2023-01-04T10:12:00Z">
        <w:r w:rsidDel="00094743">
          <w:delText xml:space="preserve">Prime visibility: </w:delText>
        </w:r>
        <w:r w:rsidR="004824F3" w:rsidDel="00094743">
          <w:delText>PAS visibility ratings of 1/2/3/4 were given in</w:delText>
        </w:r>
        <w:r w:rsidDel="00094743">
          <w:delText xml:space="preserve"> </w:delText>
        </w:r>
        <w:r w:rsidR="00E97DDA" w:rsidDel="00094743">
          <w:delText>76.29</w:delText>
        </w:r>
        <w:r w:rsidDel="00094743">
          <w:delText>%</w:delText>
        </w:r>
        <w:r w:rsidR="004824F3" w:rsidDel="00094743">
          <w:delText>/</w:delText>
        </w:r>
        <w:r w:rsidR="00935D83" w:rsidDel="00094743">
          <w:delText>2</w:delText>
        </w:r>
        <w:r w:rsidR="00E97DDA" w:rsidDel="00094743">
          <w:delText>0</w:delText>
        </w:r>
        <w:r w:rsidR="00935D83" w:rsidDel="00094743">
          <w:delText>.</w:delText>
        </w:r>
        <w:r w:rsidR="00E97DDA" w:rsidDel="00094743">
          <w:delText>0</w:delText>
        </w:r>
        <w:r w:rsidR="00935D83" w:rsidDel="00094743">
          <w:delText>8</w:delText>
        </w:r>
        <w:r w:rsidDel="00094743">
          <w:delText>%</w:delText>
        </w:r>
        <w:r w:rsidR="004824F3" w:rsidDel="00094743">
          <w:delText>/</w:delText>
        </w:r>
        <w:r w:rsidR="00E97DDA" w:rsidDel="00094743">
          <w:delText>2</w:delText>
        </w:r>
        <w:r w:rsidR="00935D83" w:rsidDel="00094743">
          <w:delText>.</w:delText>
        </w:r>
        <w:r w:rsidR="00E97DDA" w:rsidDel="00094743">
          <w:delText>85</w:delText>
        </w:r>
        <w:r w:rsidDel="00094743">
          <w:delText>%</w:delText>
        </w:r>
        <w:r w:rsidR="004824F3" w:rsidDel="00094743">
          <w:delText>/</w:delText>
        </w:r>
        <w:r w:rsidR="00E97DDA" w:rsidDel="00094743">
          <w:delText>0</w:delText>
        </w:r>
        <w:r w:rsidR="00935D83" w:rsidDel="00094743">
          <w:delText>.</w:delText>
        </w:r>
        <w:r w:rsidR="00E97DDA" w:rsidDel="00094743">
          <w:delText>76</w:delText>
        </w:r>
        <w:r w:rsidDel="00094743">
          <w:delText>%</w:delText>
        </w:r>
        <w:r w:rsidR="004824F3" w:rsidDel="00094743">
          <w:delText xml:space="preserve"> of the trials, respectively</w:delText>
        </w:r>
        <w:r w:rsidDel="00094743">
          <w:delText xml:space="preserve">. </w:delText>
        </w:r>
        <w:r w:rsidR="00397BE4" w:rsidDel="00094743">
          <w:delText>Chance level recognition was observed for stimuli that was reported as invisible</w:delText>
        </w:r>
        <w:r w:rsidR="00D826D9" w:rsidDel="00094743">
          <w:delText>, M = 47.4</w:delText>
        </w:r>
        <w:r w:rsidR="00174F24" w:rsidDel="00094743">
          <w:delText>6</w:delText>
        </w:r>
        <w:r w:rsidR="00D826D9" w:rsidDel="00094743">
          <w:delText>%, SD = 3.4</w:delText>
        </w:r>
        <w:r w:rsidR="00E52E97" w:rsidDel="00094743">
          <w:delText>5</w:delText>
        </w:r>
        <w:r w:rsidR="00D826D9" w:rsidDel="00094743">
          <w:delText>, t</w:delText>
        </w:r>
        <w:r w:rsidR="00D826D9" w:rsidRPr="00EE6512" w:rsidDel="00094743">
          <w:delText>(6)</w:delText>
        </w:r>
        <w:r w:rsidR="00D826D9" w:rsidDel="00094743">
          <w:delText xml:space="preserve"> = -1.94, p = 0.1</w:delText>
        </w:r>
        <w:r w:rsidR="00174F24" w:rsidDel="00094743">
          <w:delText>00</w:delText>
        </w:r>
        <w:r w:rsidR="00D826D9" w:rsidDel="00094743">
          <w:delText>, 95% CI = [44.26, 50.65].</w:delText>
        </w:r>
        <w:r w:rsidR="008116EA" w:rsidDel="00094743">
          <w:delText xml:space="preserve"> </w:delText>
        </w:r>
      </w:del>
    </w:p>
    <w:p w14:paraId="79B2248F" w14:textId="41DC2037" w:rsidR="00810BEA" w:rsidDel="005B45DE" w:rsidRDefault="0045341F">
      <w:pPr>
        <w:ind w:firstLine="0"/>
        <w:rPr>
          <w:del w:id="838" w:author="Chen Heller" w:date="2023-01-04T10:13:00Z"/>
        </w:rPr>
        <w:pPrChange w:id="839" w:author="Chen Heller" w:date="2023-02-26T11:35:00Z">
          <w:pPr/>
        </w:pPrChange>
      </w:pPr>
      <w:del w:id="840" w:author="Chen Heller" w:date="2023-01-04T10:13:00Z">
        <w:r w:rsidDel="005B45DE">
          <w:delText xml:space="preserve">Congruency effect: </w:delText>
        </w:r>
        <w:r w:rsidR="00E132B1" w:rsidDel="005B45DE">
          <w:delText xml:space="preserve"> </w:delText>
        </w:r>
        <w:r w:rsidR="00D826D9" w:rsidDel="005B45DE">
          <w:delText xml:space="preserve">Contrary to </w:delText>
        </w:r>
        <w:r w:rsidR="000A2BD0" w:rsidDel="005B45DE">
          <w:delText>Experiment 2</w:delText>
        </w:r>
        <w:r w:rsidR="00D826D9" w:rsidDel="005B45DE">
          <w:delText xml:space="preserve">, </w:delText>
        </w:r>
        <w:r w:rsidR="00006789" w:rsidDel="005B45DE">
          <w:delText>a p</w:delText>
        </w:r>
        <w:r w:rsidR="00DF710B" w:rsidDel="005B45DE">
          <w:delText xml:space="preserve">rominent difference was found </w:delText>
        </w:r>
        <w:r w:rsidR="00536CFE" w:rsidDel="005B45DE">
          <w:delText xml:space="preserve">in </w:delText>
        </w:r>
        <w:r w:rsidR="00DF710B" w:rsidDel="005B45DE">
          <w:delText>reach area</w:delText>
        </w:r>
        <w:r w:rsidR="002973C7" w:rsidDel="005B45DE">
          <w:delText>,</w:delText>
        </w:r>
        <w:r w:rsidR="00DF710B" w:rsidDel="005B45DE">
          <w:delText xml:space="preserve"> </w:delText>
        </w:r>
        <w:r w:rsidR="00536CFE" w:rsidDel="005B45DE">
          <w:delText>which</w:delText>
        </w:r>
        <w:r w:rsidR="00536CFE" w:rsidRPr="00536CFE" w:rsidDel="005B45DE">
          <w:delText xml:space="preserve"> </w:delText>
        </w:r>
        <w:r w:rsidR="00536CFE" w:rsidDel="005B45DE">
          <w:delText xml:space="preserve">was smaller in the incongruent condition than in the congruent one </w:delText>
        </w:r>
        <w:r w:rsidR="000C3552" w:rsidDel="005B45DE">
          <w:delText>(</w:delText>
        </w:r>
        <w:r w:rsidR="000C3552" w:rsidDel="005B45DE">
          <w:fldChar w:fldCharType="begin"/>
        </w:r>
        <w:r w:rsidR="000C3552" w:rsidDel="005B45DE">
          <w:delInstrText xml:space="preserve"> REF _Ref113877436 \h </w:delInstrText>
        </w:r>
        <w:r w:rsidR="000C3552" w:rsidDel="005B45DE">
          <w:fldChar w:fldCharType="separate"/>
        </w:r>
        <w:r w:rsidR="003251EA" w:rsidDel="005B45DE">
          <w:delText xml:space="preserve">Figure </w:delText>
        </w:r>
        <w:r w:rsidR="003251EA" w:rsidDel="005B45DE">
          <w:rPr>
            <w:noProof/>
          </w:rPr>
          <w:delText>5</w:delText>
        </w:r>
        <w:r w:rsidR="000C3552" w:rsidDel="005B45DE">
          <w:fldChar w:fldCharType="end"/>
        </w:r>
        <w:r w:rsidR="0043758C" w:rsidDel="005B45DE">
          <w:delText>). H</w:delText>
        </w:r>
        <w:r w:rsidR="00536CFE" w:rsidDel="005B45DE">
          <w:delText>owever this difference</w:delText>
        </w:r>
        <w:r w:rsidR="0043758C" w:rsidDel="005B45DE">
          <w:delText xml:space="preserve">, </w:delText>
        </w:r>
        <w:r w:rsidR="00956ED9" w:rsidDel="005B45DE">
          <w:delText xml:space="preserve">as well as </w:delText>
        </w:r>
        <w:r w:rsidR="0043758C" w:rsidDel="005B45DE">
          <w:delText>the difference in the other dependent variables</w:delText>
        </w:r>
        <w:r w:rsidR="00956ED9" w:rsidDel="005B45DE">
          <w:delText xml:space="preserve"> (</w:delText>
        </w:r>
        <w:r w:rsidR="00956ED9" w:rsidDel="005B45DE">
          <w:fldChar w:fldCharType="begin"/>
        </w:r>
        <w:r w:rsidR="00956ED9" w:rsidDel="005B45DE">
          <w:delInstrText xml:space="preserve"> REF _Ref114067946 \h </w:delInstrText>
        </w:r>
        <w:r w:rsidR="00956ED9" w:rsidDel="005B45DE">
          <w:fldChar w:fldCharType="separate"/>
        </w:r>
        <w:r w:rsidR="003251EA" w:rsidDel="005B45DE">
          <w:delText xml:space="preserve">Table </w:delText>
        </w:r>
        <w:r w:rsidR="003251EA" w:rsidDel="005B45DE">
          <w:rPr>
            <w:noProof/>
          </w:rPr>
          <w:delText>3</w:delText>
        </w:r>
        <w:r w:rsidR="00956ED9" w:rsidDel="005B45DE">
          <w:fldChar w:fldCharType="end"/>
        </w:r>
        <w:r w:rsidR="00956ED9" w:rsidDel="005B45DE">
          <w:delText>)</w:delText>
        </w:r>
        <w:r w:rsidR="0043758C" w:rsidDel="005B45DE">
          <w:delText xml:space="preserve">, </w:delText>
        </w:r>
        <w:r w:rsidR="00536CFE" w:rsidDel="005B45DE">
          <w:delText>did not survive the multiple comparisons correction</w:delText>
        </w:r>
        <w:r w:rsidR="0043758C" w:rsidDel="005B45DE">
          <w:delText>.</w:delText>
        </w:r>
        <w:r w:rsidR="00536CFE" w:rsidDel="005B45DE">
          <w:delText xml:space="preserve"> </w:delText>
        </w:r>
        <w:r w:rsidR="00D826D9" w:rsidDel="005B45DE">
          <w:delText xml:space="preserve"> </w:delText>
        </w:r>
      </w:del>
    </w:p>
    <w:p w14:paraId="42C02537" w14:textId="067C7F43" w:rsidR="00D826D9" w:rsidDel="005B45DE" w:rsidRDefault="002973C7">
      <w:pPr>
        <w:ind w:firstLine="0"/>
        <w:rPr>
          <w:del w:id="841" w:author="Chen Heller" w:date="2023-01-04T10:14:00Z"/>
        </w:rPr>
        <w:pPrChange w:id="842" w:author="Chen Heller" w:date="2023-02-26T11:35:00Z">
          <w:pPr/>
        </w:pPrChange>
      </w:pPr>
      <w:del w:id="843" w:author="Chen Heller" w:date="2023-01-04T10:14:00Z">
        <w:r w:rsidDel="005B45DE">
          <w:delText>As opposed to</w:delText>
        </w:r>
        <w:r w:rsidR="00810BEA" w:rsidDel="005B45DE">
          <w:delText xml:space="preserve"> my expectation</w:delText>
        </w:r>
        <w:r w:rsidR="00A57CA5" w:rsidDel="005B45DE">
          <w:delText xml:space="preserve">, </w:delText>
        </w:r>
        <w:r w:rsidR="00810BEA" w:rsidDel="005B45DE">
          <w:delText xml:space="preserve">no </w:delText>
        </w:r>
        <w:r w:rsidR="00385C79" w:rsidDel="005B45DE">
          <w:delText>difference</w:delText>
        </w:r>
        <w:r w:rsidR="00810BEA" w:rsidDel="005B45DE">
          <w:delText xml:space="preserve"> was found between </w:delText>
        </w:r>
        <w:r w:rsidR="00A57CA5" w:rsidDel="005B45DE">
          <w:delText>t</w:delText>
        </w:r>
        <w:r w:rsidR="00B61734" w:rsidDel="005B45DE">
          <w:delText xml:space="preserve">he response time </w:delText>
        </w:r>
        <w:r w:rsidR="00385C79" w:rsidDel="005B45DE">
          <w:delText xml:space="preserve">in </w:delText>
        </w:r>
        <w:r w:rsidR="00B61734" w:rsidDel="005B45DE">
          <w:delText>the first block of the first and the second day</w:delText>
        </w:r>
        <w:r w:rsidR="00E95DDB" w:rsidDel="005B45DE">
          <w:delText>s</w:delText>
        </w:r>
        <w:r w:rsidR="005869EC" w:rsidDel="005B45DE">
          <w:delText xml:space="preserve"> </w:delText>
        </w:r>
        <w:r w:rsidR="00B61734" w:rsidDel="005B45DE">
          <w:delText>(</w:delText>
        </w:r>
        <w:r w:rsidR="00A47FEC" w:rsidDel="005B45DE">
          <w:delText>M</w:delText>
        </w:r>
        <w:r w:rsidR="00A47FEC" w:rsidDel="005B45DE">
          <w:rPr>
            <w:vertAlign w:val="subscript"/>
          </w:rPr>
          <w:delText>1</w:delText>
        </w:r>
        <w:r w:rsidR="00A47FEC" w:rsidDel="005B45DE">
          <w:delText xml:space="preserve"> = </w:delText>
        </w:r>
        <w:r w:rsidR="00367D35" w:rsidDel="005B45DE">
          <w:delText>535.97</w:delText>
        </w:r>
        <w:r w:rsidR="00A47FEC" w:rsidDel="005B45DE">
          <w:delText>, SD</w:delText>
        </w:r>
        <w:r w:rsidR="00A47FEC" w:rsidDel="005B45DE">
          <w:rPr>
            <w:vertAlign w:val="subscript"/>
          </w:rPr>
          <w:delText>1</w:delText>
        </w:r>
        <w:r w:rsidR="00A47FEC" w:rsidDel="005B45DE">
          <w:delText xml:space="preserve"> = </w:delText>
        </w:r>
        <w:r w:rsidR="00C62D8B" w:rsidDel="005B45DE">
          <w:delText>63.18</w:delText>
        </w:r>
        <w:r w:rsidR="00A47FEC" w:rsidDel="005B45DE">
          <w:delText>, M</w:delText>
        </w:r>
        <w:r w:rsidR="00A47FEC" w:rsidDel="005B45DE">
          <w:rPr>
            <w:vertAlign w:val="subscript"/>
          </w:rPr>
          <w:delText>2</w:delText>
        </w:r>
        <w:r w:rsidR="00A47FEC" w:rsidDel="005B45DE">
          <w:delText xml:space="preserve"> = </w:delText>
        </w:r>
        <w:r w:rsidR="00C62D8B" w:rsidDel="005B45DE">
          <w:delText>455.76</w:delText>
        </w:r>
        <w:r w:rsidR="00A47FEC" w:rsidDel="005B45DE">
          <w:delText>, SD</w:delText>
        </w:r>
        <w:r w:rsidR="00A47FEC" w:rsidDel="005B45DE">
          <w:rPr>
            <w:vertAlign w:val="subscript"/>
          </w:rPr>
          <w:delText>2</w:delText>
        </w:r>
        <w:r w:rsidR="00A47FEC" w:rsidDel="005B45DE">
          <w:delText xml:space="preserve"> = </w:delText>
        </w:r>
        <w:r w:rsidR="00C62D8B" w:rsidDel="005B45DE">
          <w:delText>97.56</w:delText>
        </w:r>
        <w:r w:rsidR="00A47FEC" w:rsidDel="005B45DE">
          <w:delText>, t</w:delText>
        </w:r>
        <w:r w:rsidR="00A47FEC" w:rsidRPr="008351C5" w:rsidDel="005B45DE">
          <w:delText>(</w:delText>
        </w:r>
        <w:r w:rsidR="00587EB6" w:rsidDel="005B45DE">
          <w:delText>6</w:delText>
        </w:r>
        <w:r w:rsidR="00A47FEC" w:rsidRPr="008351C5" w:rsidDel="005B45DE">
          <w:delText>)</w:delText>
        </w:r>
        <w:r w:rsidR="00A47FEC" w:rsidDel="005B45DE">
          <w:delText xml:space="preserve"> = </w:delText>
        </w:r>
        <w:r w:rsidR="00587EB6" w:rsidDel="005B45DE">
          <w:delText>1.86</w:delText>
        </w:r>
        <w:r w:rsidR="00A47FEC" w:rsidDel="005B45DE">
          <w:delText>, p = 0.</w:delText>
        </w:r>
        <w:r w:rsidR="0059682D" w:rsidDel="005B45DE">
          <w:delText>1</w:delText>
        </w:r>
        <w:r w:rsidR="00587EB6" w:rsidDel="005B45DE">
          <w:delText>11</w:delText>
        </w:r>
        <w:r w:rsidR="00A47FEC" w:rsidDel="005B45DE">
          <w:delText>, 95% CI [</w:delText>
        </w:r>
        <w:r w:rsidR="0059682D" w:rsidDel="005B45DE">
          <w:delText>-</w:delText>
        </w:r>
        <w:r w:rsidR="00587EB6" w:rsidDel="005B45DE">
          <w:delText>24</w:delText>
        </w:r>
        <w:r w:rsidR="0059682D" w:rsidDel="005B45DE">
          <w:delText>.</w:delText>
        </w:r>
        <w:r w:rsidR="00587EB6" w:rsidDel="005B45DE">
          <w:delText>94</w:delText>
        </w:r>
        <w:r w:rsidR="00A47FEC" w:rsidDel="005B45DE">
          <w:delText xml:space="preserve">, </w:delText>
        </w:r>
        <w:r w:rsidR="00587EB6" w:rsidDel="005B45DE">
          <w:delText>185.36</w:delText>
        </w:r>
        <w:r w:rsidR="00A47FEC" w:rsidDel="005B45DE">
          <w:delText>]</w:delText>
        </w:r>
        <w:r w:rsidR="00B61734" w:rsidDel="005B45DE">
          <w:delText xml:space="preserve">). </w:delText>
        </w:r>
        <w:r w:rsidR="00C05336" w:rsidDel="005B45DE">
          <w:delText>Furthermore,</w:delText>
        </w:r>
        <w:r w:rsidR="00B61734" w:rsidDel="005B45DE">
          <w:delText xml:space="preserve"> </w:delText>
        </w:r>
        <w:r w:rsidR="00D826D9" w:rsidDel="005B45DE">
          <w:delText xml:space="preserve">the average number of valid trials </w:delText>
        </w:r>
        <w:r w:rsidR="006E6D22" w:rsidDel="005B45DE">
          <w:delText>exhibited a</w:delText>
        </w:r>
        <w:r w:rsidR="00E11384" w:rsidDel="005B45DE">
          <w:delText xml:space="preserve">n unexpected </w:delText>
        </w:r>
        <w:r w:rsidR="006E6D22" w:rsidDel="005B45DE">
          <w:delText xml:space="preserve">decreasing trend between </w:delText>
        </w:r>
        <w:r w:rsidR="002F313C" w:rsidRPr="002F313C" w:rsidDel="005B45DE">
          <w:delText>Experiment 2</w:delText>
        </w:r>
        <w:r w:rsidR="00461EEA" w:rsidDel="005B45DE">
          <w:delText xml:space="preserve"> </w:delText>
        </w:r>
        <w:r w:rsidR="00E27440" w:rsidDel="005B45DE">
          <w:delText>a</w:delText>
        </w:r>
        <w:r w:rsidR="00461EEA" w:rsidDel="005B45DE">
          <w:delText xml:space="preserve">nd </w:delText>
        </w:r>
        <w:r w:rsidR="002F313C" w:rsidRPr="002F313C" w:rsidDel="005B45DE">
          <w:delText>Experiment 3</w:delText>
        </w:r>
        <w:r w:rsidR="00634E13" w:rsidDel="005B45DE">
          <w:delText xml:space="preserve"> (</w:delText>
        </w:r>
        <w:r w:rsidR="00DD7902" w:rsidDel="005B45DE">
          <w:delText>M</w:delText>
        </w:r>
        <w:r w:rsidR="00DD7902" w:rsidDel="005B45DE">
          <w:rPr>
            <w:vertAlign w:val="subscript"/>
          </w:rPr>
          <w:delText>2</w:delText>
        </w:r>
        <w:r w:rsidR="00DD7902" w:rsidDel="005B45DE">
          <w:delText xml:space="preserve"> = </w:delText>
        </w:r>
        <w:r w:rsidR="00E64905" w:rsidDel="005B45DE">
          <w:delText>234.44</w:delText>
        </w:r>
        <w:r w:rsidR="00DD7902" w:rsidDel="005B45DE">
          <w:delText xml:space="preserve">, </w:delText>
        </w:r>
        <w:r w:rsidR="00DD7902" w:rsidDel="005B45DE">
          <w:lastRenderedPageBreak/>
          <w:delText>SD</w:delText>
        </w:r>
        <w:r w:rsidR="00DD7902" w:rsidDel="005B45DE">
          <w:rPr>
            <w:vertAlign w:val="subscript"/>
          </w:rPr>
          <w:delText>2</w:delText>
        </w:r>
        <w:r w:rsidR="00DD7902" w:rsidDel="005B45DE">
          <w:delText xml:space="preserve"> = </w:delText>
        </w:r>
        <w:r w:rsidR="00E64905" w:rsidDel="005B45DE">
          <w:delText>84.66</w:delText>
        </w:r>
        <w:r w:rsidR="00DD7902" w:rsidDel="005B45DE">
          <w:delText>, M</w:delText>
        </w:r>
        <w:r w:rsidR="00DD7902" w:rsidDel="005B45DE">
          <w:rPr>
            <w:vertAlign w:val="subscript"/>
          </w:rPr>
          <w:delText>3</w:delText>
        </w:r>
        <w:r w:rsidR="00DD7902" w:rsidDel="005B45DE">
          <w:delText xml:space="preserve"> = </w:delText>
        </w:r>
        <w:r w:rsidR="00E64905" w:rsidDel="005B45DE">
          <w:delText>162.57</w:delText>
        </w:r>
        <w:r w:rsidR="00DD7902" w:rsidDel="005B45DE">
          <w:delText>, SD</w:delText>
        </w:r>
        <w:r w:rsidR="00DD7902" w:rsidDel="005B45DE">
          <w:rPr>
            <w:vertAlign w:val="subscript"/>
          </w:rPr>
          <w:delText>3</w:delText>
        </w:r>
        <w:r w:rsidR="00DD7902" w:rsidDel="005B45DE">
          <w:delText xml:space="preserve"> = </w:delText>
        </w:r>
        <w:r w:rsidR="00E64905" w:rsidDel="005B45DE">
          <w:delText>63.23</w:delText>
        </w:r>
        <w:r w:rsidR="00DD7902" w:rsidDel="005B45DE">
          <w:delText>, t</w:delText>
        </w:r>
        <w:r w:rsidR="00DD7902" w:rsidRPr="00113020" w:rsidDel="005B45DE">
          <w:delText>(</w:delText>
        </w:r>
        <w:r w:rsidR="00DD7902" w:rsidDel="005B45DE">
          <w:delText>14</w:delText>
        </w:r>
        <w:r w:rsidR="00DD7902" w:rsidRPr="00113020" w:rsidDel="005B45DE">
          <w:delText>)</w:delText>
        </w:r>
        <w:r w:rsidR="00DD7902" w:rsidDel="005B45DE">
          <w:delText xml:space="preserve"> = -1.87, p = 0.082, 95% CI [-154.25, 10.51]</w:delText>
        </w:r>
        <w:r w:rsidR="00E27440" w:rsidDel="005B45DE">
          <w:delText>; For a</w:delText>
        </w:r>
        <w:r w:rsidR="00FA4EF0" w:rsidDel="005B45DE">
          <w:delText xml:space="preserve">n elaborative </w:delText>
        </w:r>
        <w:r w:rsidR="00E27440" w:rsidDel="005B45DE">
          <w:delText xml:space="preserve">description of </w:delText>
        </w:r>
        <w:r w:rsidR="001A1554" w:rsidDel="005B45DE">
          <w:delText xml:space="preserve">the </w:delText>
        </w:r>
        <w:r w:rsidR="00FA4EF0" w:rsidDel="005B45DE">
          <w:delText xml:space="preserve">excluded </w:delText>
        </w:r>
        <w:r w:rsidR="00114D69" w:rsidDel="005B45DE">
          <w:delText>trials see</w:delText>
        </w:r>
        <w:r w:rsidR="00050C27" w:rsidDel="005B45DE">
          <w:delText xml:space="preserve"> </w:delText>
        </w:r>
        <w:r w:rsidR="00050C27" w:rsidDel="005B45DE">
          <w:fldChar w:fldCharType="begin"/>
        </w:r>
        <w:r w:rsidR="00050C27" w:rsidDel="005B45DE">
          <w:delInstrText xml:space="preserve"> REF _Ref114472701 \h </w:delInstrText>
        </w:r>
        <w:r w:rsidR="00050C27" w:rsidDel="005B45DE">
          <w:fldChar w:fldCharType="separate"/>
        </w:r>
        <w:r w:rsidR="00050C27" w:rsidDel="005B45DE">
          <w:delText xml:space="preserve">Supplementary Table </w:delText>
        </w:r>
        <w:r w:rsidR="00050C27" w:rsidDel="005B45DE">
          <w:rPr>
            <w:noProof/>
          </w:rPr>
          <w:delText>1</w:delText>
        </w:r>
        <w:r w:rsidR="00050C27" w:rsidDel="005B45DE">
          <w:fldChar w:fldCharType="end"/>
        </w:r>
        <w:r w:rsidR="00634E13" w:rsidDel="005B45DE">
          <w:delText>).</w:delText>
        </w:r>
      </w:del>
    </w:p>
    <w:p w14:paraId="45D5EF99" w14:textId="712AEF33" w:rsidR="002973C7" w:rsidDel="005B45DE" w:rsidRDefault="002973C7">
      <w:pPr>
        <w:ind w:firstLine="0"/>
        <w:rPr>
          <w:del w:id="844" w:author="Chen Heller" w:date="2023-01-04T10:14:00Z"/>
        </w:rPr>
        <w:pPrChange w:id="845" w:author="Chen Heller" w:date="2023-02-26T11:35:00Z">
          <w:pPr/>
        </w:pPrChange>
      </w:pPr>
    </w:p>
    <w:p w14:paraId="3D3AA847" w14:textId="671C7454" w:rsidR="001D150D" w:rsidDel="005B45DE" w:rsidRDefault="001D150D">
      <w:pPr>
        <w:ind w:firstLine="0"/>
        <w:rPr>
          <w:del w:id="846" w:author="Chen Heller" w:date="2023-01-04T10:14:00Z"/>
        </w:rPr>
        <w:pPrChange w:id="847" w:author="Chen Heller" w:date="2023-02-26T11:35:00Z">
          <w:pPr>
            <w:pStyle w:val="Caption"/>
            <w:keepNext/>
          </w:pPr>
        </w:pPrChange>
      </w:pPr>
      <w:bookmarkStart w:id="848" w:name="_Ref114067946"/>
      <w:del w:id="849" w:author="Chen Heller" w:date="2023-01-04T10:14:00Z">
        <w:r w:rsidDel="005B45DE">
          <w:delText xml:space="preserve">Table </w:delText>
        </w:r>
        <w:r w:rsidDel="005B45DE">
          <w:rPr>
            <w:color w:val="44546A" w:themeColor="text2"/>
            <w:sz w:val="22"/>
            <w:szCs w:val="18"/>
          </w:rPr>
          <w:fldChar w:fldCharType="begin"/>
        </w:r>
        <w:r w:rsidDel="005B45DE">
          <w:delInstrText xml:space="preserve"> SEQ Table \* ARABIC </w:delInstrText>
        </w:r>
        <w:r w:rsidDel="005B45DE">
          <w:rPr>
            <w:color w:val="44546A" w:themeColor="text2"/>
            <w:sz w:val="22"/>
            <w:szCs w:val="18"/>
          </w:rPr>
          <w:fldChar w:fldCharType="separate"/>
        </w:r>
        <w:r w:rsidR="003251EA" w:rsidDel="005B45DE">
          <w:rPr>
            <w:noProof/>
          </w:rPr>
          <w:delText>3</w:delText>
        </w:r>
        <w:r w:rsidDel="005B45DE">
          <w:rPr>
            <w:noProof/>
            <w:color w:val="44546A" w:themeColor="text2"/>
            <w:sz w:val="22"/>
            <w:szCs w:val="18"/>
          </w:rPr>
          <w:fldChar w:fldCharType="end"/>
        </w:r>
        <w:bookmarkEnd w:id="848"/>
        <w:r w:rsidR="004A776C" w:rsidDel="005B45DE">
          <w:delText>. Results of Experiment 3</w:delText>
        </w:r>
      </w:del>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2268"/>
        <w:gridCol w:w="1701"/>
        <w:gridCol w:w="1701"/>
        <w:gridCol w:w="709"/>
        <w:gridCol w:w="992"/>
        <w:gridCol w:w="1701"/>
        <w:gridCol w:w="709"/>
      </w:tblGrid>
      <w:tr w:rsidR="00B65BC7" w:rsidDel="005B45DE" w14:paraId="42055F2C" w14:textId="42736F31" w:rsidTr="002973C7">
        <w:trPr>
          <w:trHeight w:val="510"/>
          <w:del w:id="850" w:author="Chen Heller" w:date="2023-01-04T10:14:00Z"/>
        </w:trPr>
        <w:tc>
          <w:tcPr>
            <w:tcW w:w="284" w:type="dxa"/>
            <w:tcBorders>
              <w:top w:val="single" w:sz="12" w:space="0" w:color="auto"/>
            </w:tcBorders>
          </w:tcPr>
          <w:p w14:paraId="3C2A7954" w14:textId="49A7964D" w:rsidR="00B65BC7" w:rsidDel="005B45DE" w:rsidRDefault="00B65BC7" w:rsidP="001C33DD">
            <w:pPr>
              <w:ind w:firstLine="0"/>
              <w:rPr>
                <w:del w:id="851" w:author="Chen Heller" w:date="2023-01-04T10:14:00Z"/>
              </w:rPr>
            </w:pPr>
          </w:p>
        </w:tc>
        <w:tc>
          <w:tcPr>
            <w:tcW w:w="2268" w:type="dxa"/>
            <w:tcBorders>
              <w:top w:val="single" w:sz="12" w:space="0" w:color="auto"/>
            </w:tcBorders>
          </w:tcPr>
          <w:p w14:paraId="447D5578" w14:textId="3D3DF55E" w:rsidR="00B65BC7" w:rsidDel="005B45DE" w:rsidRDefault="00B65BC7" w:rsidP="001C33DD">
            <w:pPr>
              <w:ind w:firstLine="0"/>
              <w:rPr>
                <w:del w:id="852" w:author="Chen Heller" w:date="2023-01-04T10:14:00Z"/>
              </w:rPr>
            </w:pPr>
          </w:p>
        </w:tc>
        <w:tc>
          <w:tcPr>
            <w:tcW w:w="1701" w:type="dxa"/>
            <w:tcBorders>
              <w:top w:val="single" w:sz="12" w:space="0" w:color="auto"/>
              <w:bottom w:val="single" w:sz="12" w:space="0" w:color="auto"/>
            </w:tcBorders>
          </w:tcPr>
          <w:p w14:paraId="1744C126" w14:textId="131B5EA7" w:rsidR="00B65BC7" w:rsidRPr="00EA2CED" w:rsidDel="005B45DE" w:rsidRDefault="00B65BC7">
            <w:pPr>
              <w:ind w:firstLine="0"/>
              <w:rPr>
                <w:del w:id="853" w:author="Chen Heller" w:date="2023-01-04T10:14:00Z"/>
                <w:b/>
                <w:bCs/>
              </w:rPr>
              <w:pPrChange w:id="854" w:author="Chen Heller" w:date="2023-02-26T11:35:00Z">
                <w:pPr>
                  <w:ind w:firstLine="0"/>
                  <w:jc w:val="center"/>
                </w:pPr>
              </w:pPrChange>
            </w:pPr>
            <w:del w:id="855" w:author="Chen Heller" w:date="2023-01-04T10:14:00Z">
              <w:r w:rsidRPr="00EA2CED" w:rsidDel="005B45DE">
                <w:rPr>
                  <w:b/>
                  <w:bCs/>
                </w:rPr>
                <w:delText>Congruent</w:delText>
              </w:r>
            </w:del>
          </w:p>
        </w:tc>
        <w:tc>
          <w:tcPr>
            <w:tcW w:w="1701" w:type="dxa"/>
            <w:tcBorders>
              <w:top w:val="single" w:sz="12" w:space="0" w:color="auto"/>
              <w:bottom w:val="single" w:sz="12" w:space="0" w:color="auto"/>
            </w:tcBorders>
          </w:tcPr>
          <w:p w14:paraId="43B29F81" w14:textId="69AFECD1" w:rsidR="00B65BC7" w:rsidRPr="00EA2CED" w:rsidDel="005B45DE" w:rsidRDefault="00B65BC7">
            <w:pPr>
              <w:ind w:firstLine="0"/>
              <w:rPr>
                <w:del w:id="856" w:author="Chen Heller" w:date="2023-01-04T10:14:00Z"/>
                <w:b/>
                <w:bCs/>
              </w:rPr>
              <w:pPrChange w:id="857" w:author="Chen Heller" w:date="2023-02-26T11:35:00Z">
                <w:pPr>
                  <w:ind w:firstLine="0"/>
                  <w:jc w:val="center"/>
                </w:pPr>
              </w:pPrChange>
            </w:pPr>
            <w:del w:id="858" w:author="Chen Heller" w:date="2023-01-04T10:14:00Z">
              <w:r w:rsidRPr="00EA2CED" w:rsidDel="005B45DE">
                <w:rPr>
                  <w:b/>
                  <w:bCs/>
                </w:rPr>
                <w:delText>Incongruent</w:delText>
              </w:r>
            </w:del>
          </w:p>
        </w:tc>
        <w:tc>
          <w:tcPr>
            <w:tcW w:w="709" w:type="dxa"/>
            <w:tcBorders>
              <w:top w:val="single" w:sz="12" w:space="0" w:color="auto"/>
            </w:tcBorders>
          </w:tcPr>
          <w:p w14:paraId="369DE364" w14:textId="1D1CF927" w:rsidR="00B65BC7" w:rsidRPr="00EA2CED" w:rsidDel="005B45DE" w:rsidRDefault="00B65BC7">
            <w:pPr>
              <w:ind w:firstLine="0"/>
              <w:rPr>
                <w:del w:id="859" w:author="Chen Heller" w:date="2023-01-04T10:14:00Z"/>
                <w:b/>
                <w:bCs/>
              </w:rPr>
              <w:pPrChange w:id="860" w:author="Chen Heller" w:date="2023-02-26T11:35:00Z">
                <w:pPr>
                  <w:ind w:firstLine="0"/>
                  <w:jc w:val="center"/>
                </w:pPr>
              </w:pPrChange>
            </w:pPr>
          </w:p>
        </w:tc>
        <w:tc>
          <w:tcPr>
            <w:tcW w:w="992" w:type="dxa"/>
            <w:tcBorders>
              <w:top w:val="single" w:sz="12" w:space="0" w:color="auto"/>
            </w:tcBorders>
          </w:tcPr>
          <w:p w14:paraId="622950C3" w14:textId="7B8EFDDE" w:rsidR="00B65BC7" w:rsidRPr="00EA2CED" w:rsidDel="005B45DE" w:rsidRDefault="00B65BC7">
            <w:pPr>
              <w:ind w:firstLine="0"/>
              <w:rPr>
                <w:del w:id="861" w:author="Chen Heller" w:date="2023-01-04T10:14:00Z"/>
                <w:b/>
                <w:bCs/>
              </w:rPr>
              <w:pPrChange w:id="862" w:author="Chen Heller" w:date="2023-02-26T11:35:00Z">
                <w:pPr>
                  <w:ind w:firstLine="0"/>
                  <w:jc w:val="center"/>
                </w:pPr>
              </w:pPrChange>
            </w:pPr>
          </w:p>
        </w:tc>
        <w:tc>
          <w:tcPr>
            <w:tcW w:w="1701" w:type="dxa"/>
            <w:tcBorders>
              <w:top w:val="single" w:sz="12" w:space="0" w:color="auto"/>
            </w:tcBorders>
          </w:tcPr>
          <w:p w14:paraId="660C3615" w14:textId="37AE3066" w:rsidR="00B65BC7" w:rsidDel="005B45DE" w:rsidRDefault="00B65BC7" w:rsidP="001C33DD">
            <w:pPr>
              <w:ind w:firstLine="0"/>
              <w:rPr>
                <w:del w:id="863" w:author="Chen Heller" w:date="2023-01-04T10:14:00Z"/>
              </w:rPr>
            </w:pPr>
          </w:p>
        </w:tc>
        <w:tc>
          <w:tcPr>
            <w:tcW w:w="709" w:type="dxa"/>
            <w:tcBorders>
              <w:top w:val="single" w:sz="12" w:space="0" w:color="auto"/>
            </w:tcBorders>
          </w:tcPr>
          <w:p w14:paraId="7D83BD62" w14:textId="3083918C" w:rsidR="00B65BC7" w:rsidDel="005B45DE" w:rsidRDefault="00B65BC7" w:rsidP="001C33DD">
            <w:pPr>
              <w:ind w:firstLine="0"/>
              <w:rPr>
                <w:del w:id="864" w:author="Chen Heller" w:date="2023-01-04T10:14:00Z"/>
              </w:rPr>
            </w:pPr>
          </w:p>
        </w:tc>
      </w:tr>
      <w:tr w:rsidR="00B65BC7" w:rsidDel="005B45DE" w14:paraId="48C9E5AC" w14:textId="26B6782D" w:rsidTr="002973C7">
        <w:trPr>
          <w:trHeight w:val="254"/>
          <w:del w:id="865" w:author="Chen Heller" w:date="2023-01-04T10:14:00Z"/>
        </w:trPr>
        <w:tc>
          <w:tcPr>
            <w:tcW w:w="284" w:type="dxa"/>
            <w:tcBorders>
              <w:bottom w:val="single" w:sz="12" w:space="0" w:color="auto"/>
            </w:tcBorders>
          </w:tcPr>
          <w:p w14:paraId="6320FD83" w14:textId="617D81A4" w:rsidR="00B65BC7" w:rsidRPr="00EA2CED" w:rsidDel="005B45DE" w:rsidRDefault="00B65BC7" w:rsidP="001C33DD">
            <w:pPr>
              <w:ind w:firstLine="0"/>
              <w:rPr>
                <w:del w:id="866" w:author="Chen Heller" w:date="2023-01-04T10:14:00Z"/>
                <w:b/>
                <w:bCs/>
              </w:rPr>
            </w:pPr>
          </w:p>
        </w:tc>
        <w:tc>
          <w:tcPr>
            <w:tcW w:w="2268" w:type="dxa"/>
            <w:tcBorders>
              <w:bottom w:val="single" w:sz="12" w:space="0" w:color="auto"/>
            </w:tcBorders>
          </w:tcPr>
          <w:p w14:paraId="03AA8554" w14:textId="26E35E6D" w:rsidR="00B65BC7" w:rsidRPr="00EA2CED" w:rsidDel="005B45DE" w:rsidRDefault="00B65BC7" w:rsidP="001C33DD">
            <w:pPr>
              <w:ind w:firstLine="0"/>
              <w:rPr>
                <w:del w:id="867" w:author="Chen Heller" w:date="2023-01-04T10:14:00Z"/>
                <w:b/>
                <w:bCs/>
              </w:rPr>
            </w:pPr>
          </w:p>
        </w:tc>
        <w:tc>
          <w:tcPr>
            <w:tcW w:w="1701" w:type="dxa"/>
            <w:tcBorders>
              <w:top w:val="single" w:sz="12" w:space="0" w:color="auto"/>
              <w:bottom w:val="single" w:sz="12" w:space="0" w:color="auto"/>
            </w:tcBorders>
          </w:tcPr>
          <w:p w14:paraId="3FC988DC" w14:textId="4775BC93" w:rsidR="00B65BC7" w:rsidRPr="00EA2CED" w:rsidDel="005B45DE" w:rsidRDefault="00B65BC7" w:rsidP="001C33DD">
            <w:pPr>
              <w:ind w:firstLine="0"/>
              <w:rPr>
                <w:del w:id="868" w:author="Chen Heller" w:date="2023-01-04T10:14:00Z"/>
                <w:b/>
                <w:bCs/>
              </w:rPr>
            </w:pPr>
            <w:del w:id="869"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1701" w:type="dxa"/>
            <w:tcBorders>
              <w:top w:val="single" w:sz="12" w:space="0" w:color="auto"/>
              <w:bottom w:val="single" w:sz="12" w:space="0" w:color="auto"/>
            </w:tcBorders>
          </w:tcPr>
          <w:p w14:paraId="3194333E" w14:textId="6D762637" w:rsidR="00B65BC7" w:rsidRPr="00EA2CED" w:rsidDel="005B45DE" w:rsidRDefault="00B65BC7" w:rsidP="001C33DD">
            <w:pPr>
              <w:ind w:firstLine="0"/>
              <w:rPr>
                <w:del w:id="870" w:author="Chen Heller" w:date="2023-01-04T10:14:00Z"/>
                <w:b/>
                <w:bCs/>
              </w:rPr>
            </w:pPr>
            <w:del w:id="871" w:author="Chen Heller" w:date="2023-01-04T10:14:00Z">
              <w:r w:rsidDel="005B45DE">
                <w:rPr>
                  <w:b/>
                  <w:bCs/>
                </w:rPr>
                <w:delText>M</w:delText>
              </w:r>
              <w:r w:rsidR="00166A9B" w:rsidDel="005B45DE">
                <w:rPr>
                  <w:b/>
                  <w:bCs/>
                </w:rPr>
                <w:delText xml:space="preserve"> </w:delText>
              </w:r>
              <w:r w:rsidDel="005B45DE">
                <w:rPr>
                  <w:b/>
                  <w:bCs/>
                </w:rPr>
                <w:delText>(SD)</w:delText>
              </w:r>
            </w:del>
          </w:p>
        </w:tc>
        <w:tc>
          <w:tcPr>
            <w:tcW w:w="709" w:type="dxa"/>
            <w:tcBorders>
              <w:bottom w:val="single" w:sz="12" w:space="0" w:color="auto"/>
            </w:tcBorders>
          </w:tcPr>
          <w:p w14:paraId="1D7EAAC4" w14:textId="1DA92612" w:rsidR="00B65BC7" w:rsidRPr="00EA2CED" w:rsidDel="005B45DE" w:rsidRDefault="00B65BC7" w:rsidP="001C33DD">
            <w:pPr>
              <w:ind w:firstLine="0"/>
              <w:rPr>
                <w:del w:id="872" w:author="Chen Heller" w:date="2023-01-04T10:14:00Z"/>
                <w:b/>
                <w:bCs/>
              </w:rPr>
            </w:pPr>
            <w:del w:id="873" w:author="Chen Heller" w:date="2023-01-04T10:14:00Z">
              <w:r w:rsidDel="005B45DE">
                <w:rPr>
                  <w:b/>
                  <w:bCs/>
                </w:rPr>
                <w:delText>t(6)</w:delText>
              </w:r>
            </w:del>
          </w:p>
        </w:tc>
        <w:tc>
          <w:tcPr>
            <w:tcW w:w="992" w:type="dxa"/>
            <w:tcBorders>
              <w:bottom w:val="single" w:sz="12" w:space="0" w:color="auto"/>
            </w:tcBorders>
          </w:tcPr>
          <w:p w14:paraId="1F69E17E" w14:textId="3DF3EBA2" w:rsidR="00B65BC7" w:rsidRPr="00EA2CED" w:rsidDel="005B45DE" w:rsidRDefault="00B65BC7" w:rsidP="001C33DD">
            <w:pPr>
              <w:ind w:firstLine="0"/>
              <w:rPr>
                <w:del w:id="874" w:author="Chen Heller" w:date="2023-01-04T10:14:00Z"/>
                <w:b/>
                <w:bCs/>
              </w:rPr>
            </w:pPr>
            <w:del w:id="875" w:author="Chen Heller" w:date="2023-01-04T10:14:00Z">
              <w:r w:rsidDel="005B45DE">
                <w:rPr>
                  <w:b/>
                  <w:bCs/>
                </w:rPr>
                <w:delText>p</w:delText>
              </w:r>
            </w:del>
          </w:p>
        </w:tc>
        <w:tc>
          <w:tcPr>
            <w:tcW w:w="1701" w:type="dxa"/>
            <w:tcBorders>
              <w:bottom w:val="single" w:sz="12" w:space="0" w:color="auto"/>
            </w:tcBorders>
          </w:tcPr>
          <w:p w14:paraId="3BFC72C5" w14:textId="08EAB507" w:rsidR="00B65BC7" w:rsidRPr="00EA2CED" w:rsidDel="005B45DE" w:rsidRDefault="00B65BC7" w:rsidP="001C33DD">
            <w:pPr>
              <w:ind w:firstLine="0"/>
              <w:rPr>
                <w:del w:id="876" w:author="Chen Heller" w:date="2023-01-04T10:14:00Z"/>
                <w:b/>
                <w:bCs/>
              </w:rPr>
            </w:pPr>
            <w:del w:id="877" w:author="Chen Heller" w:date="2023-01-04T10:14:00Z">
              <w:r w:rsidDel="005B45DE">
                <w:rPr>
                  <w:b/>
                  <w:bCs/>
                </w:rPr>
                <w:delText>CI</w:delText>
              </w:r>
            </w:del>
          </w:p>
        </w:tc>
        <w:tc>
          <w:tcPr>
            <w:tcW w:w="709" w:type="dxa"/>
            <w:tcBorders>
              <w:bottom w:val="single" w:sz="12" w:space="0" w:color="auto"/>
            </w:tcBorders>
          </w:tcPr>
          <w:p w14:paraId="5ECBBACB" w14:textId="4CBA6B62" w:rsidR="00B65BC7" w:rsidRPr="00EA2CED" w:rsidDel="005B45DE" w:rsidRDefault="00B65BC7" w:rsidP="001C33DD">
            <w:pPr>
              <w:ind w:firstLine="0"/>
              <w:rPr>
                <w:del w:id="878" w:author="Chen Heller" w:date="2023-01-04T10:14:00Z"/>
                <w:b/>
                <w:bCs/>
              </w:rPr>
            </w:pPr>
            <w:del w:id="879" w:author="Chen Heller" w:date="2023-01-04T10:14:00Z">
              <w:r w:rsidDel="005B45DE">
                <w:rPr>
                  <w:b/>
                  <w:bCs/>
                </w:rPr>
                <w:delText>d</w:delText>
              </w:r>
            </w:del>
          </w:p>
        </w:tc>
      </w:tr>
      <w:tr w:rsidR="00B65BC7" w:rsidDel="005B45DE" w14:paraId="43185318" w14:textId="2F125864" w:rsidTr="002973C7">
        <w:trPr>
          <w:trHeight w:val="313"/>
          <w:del w:id="880" w:author="Chen Heller" w:date="2023-01-04T10:14:00Z"/>
        </w:trPr>
        <w:tc>
          <w:tcPr>
            <w:tcW w:w="10065" w:type="dxa"/>
            <w:gridSpan w:val="8"/>
            <w:tcBorders>
              <w:top w:val="single" w:sz="12" w:space="0" w:color="auto"/>
            </w:tcBorders>
          </w:tcPr>
          <w:p w14:paraId="047CCEDB" w14:textId="7D39D7A2" w:rsidR="00B65BC7" w:rsidDel="005B45DE" w:rsidRDefault="00B65BC7" w:rsidP="001C33DD">
            <w:pPr>
              <w:ind w:firstLine="0"/>
              <w:rPr>
                <w:del w:id="881" w:author="Chen Heller" w:date="2023-01-04T10:14:00Z"/>
              </w:rPr>
            </w:pPr>
            <w:del w:id="882" w:author="Chen Heller" w:date="2023-01-04T10:14:00Z">
              <w:r w:rsidDel="005B45DE">
                <w:rPr>
                  <w:b/>
                  <w:bCs/>
                </w:rPr>
                <w:delText>Reaching</w:delText>
              </w:r>
            </w:del>
          </w:p>
        </w:tc>
      </w:tr>
      <w:tr w:rsidR="00B65BC7" w:rsidDel="005B45DE" w14:paraId="4FFCFB7D" w14:textId="1BA10A66" w:rsidTr="002973C7">
        <w:trPr>
          <w:trHeight w:val="490"/>
          <w:del w:id="883" w:author="Chen Heller" w:date="2023-01-04T10:14:00Z"/>
        </w:trPr>
        <w:tc>
          <w:tcPr>
            <w:tcW w:w="284" w:type="dxa"/>
            <w:vMerge w:val="restart"/>
            <w:tcBorders>
              <w:bottom w:val="single" w:sz="12" w:space="0" w:color="auto"/>
            </w:tcBorders>
          </w:tcPr>
          <w:p w14:paraId="173887A7" w14:textId="6DD5B597" w:rsidR="00B65BC7" w:rsidRPr="00EA2CED" w:rsidDel="005B45DE" w:rsidRDefault="00B65BC7" w:rsidP="001C33DD">
            <w:pPr>
              <w:ind w:firstLine="0"/>
              <w:rPr>
                <w:del w:id="884" w:author="Chen Heller" w:date="2023-01-04T10:14:00Z"/>
                <w:b/>
                <w:bCs/>
              </w:rPr>
            </w:pPr>
          </w:p>
        </w:tc>
        <w:tc>
          <w:tcPr>
            <w:tcW w:w="2268" w:type="dxa"/>
          </w:tcPr>
          <w:p w14:paraId="6EB8D387" w14:textId="4AC67FA6" w:rsidR="00B65BC7" w:rsidRPr="00EA2CED" w:rsidDel="005B45DE" w:rsidRDefault="00B65BC7" w:rsidP="001C33DD">
            <w:pPr>
              <w:ind w:firstLine="0"/>
              <w:rPr>
                <w:del w:id="885" w:author="Chen Heller" w:date="2023-01-04T10:14:00Z"/>
                <w:b/>
                <w:bCs/>
              </w:rPr>
            </w:pPr>
            <w:del w:id="886" w:author="Chen Heller" w:date="2023-01-04T10:14:00Z">
              <w:r w:rsidRPr="00EA2CED" w:rsidDel="005B45DE">
                <w:rPr>
                  <w:b/>
                  <w:bCs/>
                </w:rPr>
                <w:delText>Reach area</w:delText>
              </w:r>
            </w:del>
          </w:p>
        </w:tc>
        <w:tc>
          <w:tcPr>
            <w:tcW w:w="1701" w:type="dxa"/>
          </w:tcPr>
          <w:p w14:paraId="4397D548" w14:textId="132DCF8F" w:rsidR="00B65BC7" w:rsidDel="005B45DE" w:rsidRDefault="00B65BC7" w:rsidP="001C33DD">
            <w:pPr>
              <w:ind w:firstLine="0"/>
              <w:rPr>
                <w:del w:id="887" w:author="Chen Heller" w:date="2023-01-04T10:14:00Z"/>
              </w:rPr>
            </w:pPr>
            <w:del w:id="888" w:author="Chen Heller" w:date="2023-01-04T10:14:00Z">
              <w:r w:rsidDel="005B45DE">
                <w:delText>2 (0.30)</w:delText>
              </w:r>
            </w:del>
          </w:p>
        </w:tc>
        <w:tc>
          <w:tcPr>
            <w:tcW w:w="1701" w:type="dxa"/>
          </w:tcPr>
          <w:p w14:paraId="32DE1315" w14:textId="58399685" w:rsidR="00B65BC7" w:rsidDel="005B45DE" w:rsidRDefault="00B65BC7" w:rsidP="001C33DD">
            <w:pPr>
              <w:ind w:firstLine="0"/>
              <w:rPr>
                <w:del w:id="889" w:author="Chen Heller" w:date="2023-01-04T10:14:00Z"/>
              </w:rPr>
            </w:pPr>
            <w:del w:id="890" w:author="Chen Heller" w:date="2023-01-04T10:14:00Z">
              <w:r w:rsidDel="005B45DE">
                <w:delText>1.73 (0.25)</w:delText>
              </w:r>
            </w:del>
          </w:p>
        </w:tc>
        <w:tc>
          <w:tcPr>
            <w:tcW w:w="709" w:type="dxa"/>
          </w:tcPr>
          <w:p w14:paraId="0C8EE400" w14:textId="088BC818" w:rsidR="00B65BC7" w:rsidDel="005B45DE" w:rsidRDefault="00B65BC7" w:rsidP="001C33DD">
            <w:pPr>
              <w:ind w:firstLine="0"/>
              <w:rPr>
                <w:del w:id="891" w:author="Chen Heller" w:date="2023-01-04T10:14:00Z"/>
              </w:rPr>
            </w:pPr>
            <w:del w:id="892" w:author="Chen Heller" w:date="2023-01-04T10:14:00Z">
              <w:r w:rsidDel="005B45DE">
                <w:delText>3.02</w:delText>
              </w:r>
            </w:del>
          </w:p>
        </w:tc>
        <w:tc>
          <w:tcPr>
            <w:tcW w:w="992" w:type="dxa"/>
          </w:tcPr>
          <w:p w14:paraId="60CD7F88" w14:textId="797F6D0D" w:rsidR="00B65BC7" w:rsidDel="005B45DE" w:rsidRDefault="00B65BC7" w:rsidP="001C33DD">
            <w:pPr>
              <w:ind w:firstLine="0"/>
              <w:rPr>
                <w:del w:id="893" w:author="Chen Heller" w:date="2023-01-04T10:14:00Z"/>
              </w:rPr>
            </w:pPr>
            <w:del w:id="894" w:author="Chen Heller" w:date="2023-01-04T10:14:00Z">
              <w:r w:rsidDel="005B45DE">
                <w:delText>0.023</w:delText>
              </w:r>
            </w:del>
          </w:p>
        </w:tc>
        <w:tc>
          <w:tcPr>
            <w:tcW w:w="1701" w:type="dxa"/>
          </w:tcPr>
          <w:p w14:paraId="46A272B3" w14:textId="72B3D8FB" w:rsidR="00B65BC7" w:rsidDel="005B45DE" w:rsidRDefault="00B65BC7" w:rsidP="001C33DD">
            <w:pPr>
              <w:ind w:firstLine="0"/>
              <w:rPr>
                <w:del w:id="895" w:author="Chen Heller" w:date="2023-01-04T10:14:00Z"/>
              </w:rPr>
            </w:pPr>
            <w:del w:id="896" w:author="Chen Heller" w:date="2023-01-04T10:14:00Z">
              <w:r w:rsidDel="005B45DE">
                <w:delText>0.05, 0.48</w:delText>
              </w:r>
            </w:del>
          </w:p>
        </w:tc>
        <w:tc>
          <w:tcPr>
            <w:tcW w:w="709" w:type="dxa"/>
          </w:tcPr>
          <w:p w14:paraId="61172540" w14:textId="7B3782C7" w:rsidR="00B65BC7" w:rsidDel="005B45DE" w:rsidRDefault="00B65BC7" w:rsidP="001C33DD">
            <w:pPr>
              <w:ind w:firstLine="0"/>
              <w:rPr>
                <w:del w:id="897" w:author="Chen Heller" w:date="2023-01-04T10:14:00Z"/>
              </w:rPr>
            </w:pPr>
            <w:del w:id="898" w:author="Chen Heller" w:date="2023-01-04T10:14:00Z">
              <w:r w:rsidDel="005B45DE">
                <w:delText>1.14</w:delText>
              </w:r>
            </w:del>
          </w:p>
        </w:tc>
      </w:tr>
      <w:tr w:rsidR="00B65BC7" w:rsidDel="005B45DE" w14:paraId="11FBE247" w14:textId="7A9ABB7B" w:rsidTr="002973C7">
        <w:trPr>
          <w:trHeight w:val="490"/>
          <w:del w:id="899" w:author="Chen Heller" w:date="2023-01-04T10:14:00Z"/>
        </w:trPr>
        <w:tc>
          <w:tcPr>
            <w:tcW w:w="284" w:type="dxa"/>
            <w:vMerge/>
            <w:tcBorders>
              <w:top w:val="single" w:sz="12" w:space="0" w:color="auto"/>
              <w:bottom w:val="single" w:sz="12" w:space="0" w:color="auto"/>
            </w:tcBorders>
          </w:tcPr>
          <w:p w14:paraId="3748D230" w14:textId="0C18B982" w:rsidR="00B65BC7" w:rsidRPr="00EA2CED" w:rsidDel="005B45DE" w:rsidRDefault="00B65BC7" w:rsidP="001C33DD">
            <w:pPr>
              <w:ind w:firstLine="0"/>
              <w:rPr>
                <w:del w:id="900" w:author="Chen Heller" w:date="2023-01-04T10:14:00Z"/>
                <w:b/>
                <w:bCs/>
              </w:rPr>
            </w:pPr>
          </w:p>
        </w:tc>
        <w:tc>
          <w:tcPr>
            <w:tcW w:w="2268" w:type="dxa"/>
          </w:tcPr>
          <w:p w14:paraId="7FB444DD" w14:textId="04B0564C" w:rsidR="00B65BC7" w:rsidRPr="00EA2CED" w:rsidDel="005B45DE" w:rsidRDefault="00B65BC7" w:rsidP="001C33DD">
            <w:pPr>
              <w:ind w:firstLine="0"/>
              <w:rPr>
                <w:del w:id="901" w:author="Chen Heller" w:date="2023-01-04T10:14:00Z"/>
                <w:b/>
                <w:bCs/>
              </w:rPr>
            </w:pPr>
            <w:del w:id="902" w:author="Chen Heller" w:date="2023-01-04T10:14:00Z">
              <w:r w:rsidRPr="00EA2CED" w:rsidDel="005B45DE">
                <w:rPr>
                  <w:b/>
                  <w:bCs/>
                </w:rPr>
                <w:delText>Traveled distance</w:delText>
              </w:r>
            </w:del>
          </w:p>
        </w:tc>
        <w:tc>
          <w:tcPr>
            <w:tcW w:w="1701" w:type="dxa"/>
          </w:tcPr>
          <w:p w14:paraId="41C2D2CA" w14:textId="0F655092" w:rsidR="00B65BC7" w:rsidDel="005B45DE" w:rsidRDefault="00B65BC7" w:rsidP="001C33DD">
            <w:pPr>
              <w:ind w:firstLine="0"/>
              <w:rPr>
                <w:del w:id="903" w:author="Chen Heller" w:date="2023-01-04T10:14:00Z"/>
              </w:rPr>
            </w:pPr>
            <w:del w:id="904" w:author="Chen Heller" w:date="2023-01-04T10:14:00Z">
              <w:r w:rsidDel="005B45DE">
                <w:delText>38.27 (1.25)</w:delText>
              </w:r>
            </w:del>
          </w:p>
        </w:tc>
        <w:tc>
          <w:tcPr>
            <w:tcW w:w="1701" w:type="dxa"/>
          </w:tcPr>
          <w:p w14:paraId="6A1D56A3" w14:textId="2CE21B01" w:rsidR="00B65BC7" w:rsidDel="005B45DE" w:rsidRDefault="00B65BC7" w:rsidP="001C33DD">
            <w:pPr>
              <w:ind w:firstLine="0"/>
              <w:rPr>
                <w:del w:id="905" w:author="Chen Heller" w:date="2023-01-04T10:14:00Z"/>
              </w:rPr>
            </w:pPr>
            <w:del w:id="906" w:author="Chen Heller" w:date="2023-01-04T10:14:00Z">
              <w:r w:rsidDel="005B45DE">
                <w:delText>39.23 (1.74)</w:delText>
              </w:r>
            </w:del>
          </w:p>
        </w:tc>
        <w:tc>
          <w:tcPr>
            <w:tcW w:w="709" w:type="dxa"/>
          </w:tcPr>
          <w:p w14:paraId="0291A175" w14:textId="2A80AF61" w:rsidR="00B65BC7" w:rsidDel="005B45DE" w:rsidRDefault="00B65BC7" w:rsidP="001C33DD">
            <w:pPr>
              <w:ind w:firstLine="0"/>
              <w:rPr>
                <w:del w:id="907" w:author="Chen Heller" w:date="2023-01-04T10:14:00Z"/>
              </w:rPr>
            </w:pPr>
            <w:del w:id="908" w:author="Chen Heller" w:date="2023-01-04T10:14:00Z">
              <w:r w:rsidDel="005B45DE">
                <w:delText>3.69</w:delText>
              </w:r>
            </w:del>
          </w:p>
        </w:tc>
        <w:tc>
          <w:tcPr>
            <w:tcW w:w="992" w:type="dxa"/>
          </w:tcPr>
          <w:p w14:paraId="27EBAABF" w14:textId="7292D5BC" w:rsidR="00B65BC7" w:rsidDel="005B45DE" w:rsidRDefault="00B65BC7" w:rsidP="001C33DD">
            <w:pPr>
              <w:ind w:firstLine="0"/>
              <w:rPr>
                <w:del w:id="909" w:author="Chen Heller" w:date="2023-01-04T10:14:00Z"/>
              </w:rPr>
            </w:pPr>
            <w:del w:id="910" w:author="Chen Heller" w:date="2023-01-04T10:14:00Z">
              <w:r w:rsidDel="005B45DE">
                <w:delText>0.010</w:delText>
              </w:r>
            </w:del>
          </w:p>
        </w:tc>
        <w:tc>
          <w:tcPr>
            <w:tcW w:w="1701" w:type="dxa"/>
          </w:tcPr>
          <w:p w14:paraId="17021F6F" w14:textId="1A39BE33" w:rsidR="00B65BC7" w:rsidDel="005B45DE" w:rsidRDefault="00B65BC7" w:rsidP="001C33DD">
            <w:pPr>
              <w:ind w:firstLine="0"/>
              <w:rPr>
                <w:del w:id="911" w:author="Chen Heller" w:date="2023-01-04T10:14:00Z"/>
              </w:rPr>
            </w:pPr>
            <w:del w:id="912" w:author="Chen Heller" w:date="2023-01-04T10:14:00Z">
              <w:r w:rsidDel="005B45DE">
                <w:delText>-1.59, -0.32</w:delText>
              </w:r>
            </w:del>
          </w:p>
        </w:tc>
        <w:tc>
          <w:tcPr>
            <w:tcW w:w="709" w:type="dxa"/>
          </w:tcPr>
          <w:p w14:paraId="477C98BA" w14:textId="74EE7210" w:rsidR="00B65BC7" w:rsidDel="005B45DE" w:rsidRDefault="00B65BC7" w:rsidP="001C33DD">
            <w:pPr>
              <w:ind w:firstLine="0"/>
              <w:rPr>
                <w:del w:id="913" w:author="Chen Heller" w:date="2023-01-04T10:14:00Z"/>
              </w:rPr>
            </w:pPr>
            <w:del w:id="914" w:author="Chen Heller" w:date="2023-01-04T10:14:00Z">
              <w:r w:rsidDel="005B45DE">
                <w:delText>1.40</w:delText>
              </w:r>
            </w:del>
          </w:p>
        </w:tc>
      </w:tr>
      <w:tr w:rsidR="00B65BC7" w:rsidDel="005B45DE" w14:paraId="114D34EA" w14:textId="52499F43" w:rsidTr="002973C7">
        <w:trPr>
          <w:trHeight w:val="490"/>
          <w:del w:id="915" w:author="Chen Heller" w:date="2023-01-04T10:14:00Z"/>
        </w:trPr>
        <w:tc>
          <w:tcPr>
            <w:tcW w:w="284" w:type="dxa"/>
            <w:vMerge/>
            <w:tcBorders>
              <w:top w:val="single" w:sz="12" w:space="0" w:color="auto"/>
              <w:bottom w:val="single" w:sz="12" w:space="0" w:color="auto"/>
            </w:tcBorders>
          </w:tcPr>
          <w:p w14:paraId="072474F2" w14:textId="1D175EA3" w:rsidR="00B65BC7" w:rsidRPr="00EA2CED" w:rsidDel="005B45DE" w:rsidRDefault="00B65BC7" w:rsidP="001C33DD">
            <w:pPr>
              <w:ind w:firstLine="0"/>
              <w:rPr>
                <w:del w:id="916" w:author="Chen Heller" w:date="2023-01-04T10:14:00Z"/>
                <w:b/>
                <w:bCs/>
              </w:rPr>
            </w:pPr>
          </w:p>
        </w:tc>
        <w:tc>
          <w:tcPr>
            <w:tcW w:w="2268" w:type="dxa"/>
          </w:tcPr>
          <w:p w14:paraId="1CA70F67" w14:textId="379DDDE2" w:rsidR="00B65BC7" w:rsidRPr="00EA2CED" w:rsidDel="005B45DE" w:rsidRDefault="00B65BC7" w:rsidP="001C33DD">
            <w:pPr>
              <w:ind w:firstLine="0"/>
              <w:rPr>
                <w:del w:id="917" w:author="Chen Heller" w:date="2023-01-04T10:14:00Z"/>
                <w:b/>
                <w:bCs/>
              </w:rPr>
            </w:pPr>
            <w:del w:id="918" w:author="Chen Heller" w:date="2023-01-04T10:14:00Z">
              <w:r w:rsidRPr="00EA2CED" w:rsidDel="005B45DE">
                <w:rPr>
                  <w:b/>
                  <w:bCs/>
                </w:rPr>
                <w:delText>Reaction time</w:delText>
              </w:r>
            </w:del>
          </w:p>
        </w:tc>
        <w:tc>
          <w:tcPr>
            <w:tcW w:w="1701" w:type="dxa"/>
          </w:tcPr>
          <w:p w14:paraId="5006B1B1" w14:textId="02A303EB" w:rsidR="00B65BC7" w:rsidDel="005B45DE" w:rsidRDefault="00B65BC7" w:rsidP="001C33DD">
            <w:pPr>
              <w:ind w:firstLine="0"/>
              <w:rPr>
                <w:del w:id="919" w:author="Chen Heller" w:date="2023-01-04T10:14:00Z"/>
              </w:rPr>
            </w:pPr>
            <w:del w:id="920" w:author="Chen Heller" w:date="2023-01-04T10:14:00Z">
              <w:r w:rsidDel="005B45DE">
                <w:delText>164.46 (26.10)</w:delText>
              </w:r>
            </w:del>
          </w:p>
        </w:tc>
        <w:tc>
          <w:tcPr>
            <w:tcW w:w="1701" w:type="dxa"/>
          </w:tcPr>
          <w:p w14:paraId="2BDBB3E3" w14:textId="418867DE" w:rsidR="00B65BC7" w:rsidDel="005B45DE" w:rsidRDefault="00B65BC7" w:rsidP="001C33DD">
            <w:pPr>
              <w:ind w:firstLine="0"/>
              <w:rPr>
                <w:del w:id="921" w:author="Chen Heller" w:date="2023-01-04T10:14:00Z"/>
              </w:rPr>
            </w:pPr>
            <w:del w:id="922" w:author="Chen Heller" w:date="2023-01-04T10:14:00Z">
              <w:r w:rsidDel="005B45DE">
                <w:delText>175.93 (15.40)</w:delText>
              </w:r>
            </w:del>
          </w:p>
        </w:tc>
        <w:tc>
          <w:tcPr>
            <w:tcW w:w="709" w:type="dxa"/>
          </w:tcPr>
          <w:p w14:paraId="2690C41D" w14:textId="54027762" w:rsidR="00B65BC7" w:rsidDel="005B45DE" w:rsidRDefault="00B65BC7" w:rsidP="001C33DD">
            <w:pPr>
              <w:ind w:firstLine="0"/>
              <w:rPr>
                <w:del w:id="923" w:author="Chen Heller" w:date="2023-01-04T10:14:00Z"/>
              </w:rPr>
            </w:pPr>
            <w:del w:id="924" w:author="Chen Heller" w:date="2023-01-04T10:14:00Z">
              <w:r w:rsidDel="005B45DE">
                <w:delText>2.22</w:delText>
              </w:r>
            </w:del>
          </w:p>
        </w:tc>
        <w:tc>
          <w:tcPr>
            <w:tcW w:w="992" w:type="dxa"/>
          </w:tcPr>
          <w:p w14:paraId="1AC04C4D" w14:textId="1D80BABB" w:rsidR="00B65BC7" w:rsidDel="005B45DE" w:rsidRDefault="00B65BC7" w:rsidP="001C33DD">
            <w:pPr>
              <w:ind w:firstLine="0"/>
              <w:rPr>
                <w:del w:id="925" w:author="Chen Heller" w:date="2023-01-04T10:14:00Z"/>
              </w:rPr>
            </w:pPr>
            <w:del w:id="926" w:author="Chen Heller" w:date="2023-01-04T10:14:00Z">
              <w:r w:rsidDel="005B45DE">
                <w:delText>0.067</w:delText>
              </w:r>
            </w:del>
          </w:p>
        </w:tc>
        <w:tc>
          <w:tcPr>
            <w:tcW w:w="1701" w:type="dxa"/>
          </w:tcPr>
          <w:p w14:paraId="5E3BEF8D" w14:textId="000C3270" w:rsidR="00B65BC7" w:rsidDel="005B45DE" w:rsidRDefault="00B65BC7" w:rsidP="001C33DD">
            <w:pPr>
              <w:ind w:firstLine="0"/>
              <w:rPr>
                <w:del w:id="927" w:author="Chen Heller" w:date="2023-01-04T10:14:00Z"/>
              </w:rPr>
            </w:pPr>
            <w:del w:id="928" w:author="Chen Heller" w:date="2023-01-04T10:14:00Z">
              <w:r w:rsidDel="005B45DE">
                <w:delText>-24.08, 1.12</w:delText>
              </w:r>
            </w:del>
          </w:p>
        </w:tc>
        <w:tc>
          <w:tcPr>
            <w:tcW w:w="709" w:type="dxa"/>
          </w:tcPr>
          <w:p w14:paraId="3C61DC4C" w14:textId="2E2165C2" w:rsidR="00B65BC7" w:rsidDel="005B45DE" w:rsidRDefault="00B65BC7" w:rsidP="001C33DD">
            <w:pPr>
              <w:ind w:firstLine="0"/>
              <w:rPr>
                <w:del w:id="929" w:author="Chen Heller" w:date="2023-01-04T10:14:00Z"/>
              </w:rPr>
            </w:pPr>
            <w:del w:id="930" w:author="Chen Heller" w:date="2023-01-04T10:14:00Z">
              <w:r w:rsidDel="005B45DE">
                <w:delText>0.84</w:delText>
              </w:r>
            </w:del>
          </w:p>
        </w:tc>
      </w:tr>
      <w:tr w:rsidR="00B65BC7" w:rsidDel="005B45DE" w14:paraId="2B49790C" w14:textId="0529B65E" w:rsidTr="002973C7">
        <w:trPr>
          <w:trHeight w:val="490"/>
          <w:del w:id="931" w:author="Chen Heller" w:date="2023-01-04T10:14:00Z"/>
        </w:trPr>
        <w:tc>
          <w:tcPr>
            <w:tcW w:w="284" w:type="dxa"/>
            <w:vMerge/>
            <w:tcBorders>
              <w:top w:val="single" w:sz="12" w:space="0" w:color="auto"/>
              <w:bottom w:val="single" w:sz="12" w:space="0" w:color="auto"/>
            </w:tcBorders>
          </w:tcPr>
          <w:p w14:paraId="59F3BEA9" w14:textId="6D6FBABC" w:rsidR="00B65BC7" w:rsidRPr="00EA2CED" w:rsidDel="005B45DE" w:rsidRDefault="00B65BC7" w:rsidP="001C33DD">
            <w:pPr>
              <w:ind w:firstLine="0"/>
              <w:rPr>
                <w:del w:id="932" w:author="Chen Heller" w:date="2023-01-04T10:14:00Z"/>
                <w:b/>
                <w:bCs/>
              </w:rPr>
            </w:pPr>
          </w:p>
        </w:tc>
        <w:tc>
          <w:tcPr>
            <w:tcW w:w="2268" w:type="dxa"/>
          </w:tcPr>
          <w:p w14:paraId="76E6486F" w14:textId="03B2145F" w:rsidR="00B65BC7" w:rsidRPr="00EA2CED" w:rsidDel="005B45DE" w:rsidRDefault="00B65BC7" w:rsidP="001C33DD">
            <w:pPr>
              <w:ind w:firstLine="0"/>
              <w:rPr>
                <w:del w:id="933" w:author="Chen Heller" w:date="2023-01-04T10:14:00Z"/>
                <w:b/>
                <w:bCs/>
              </w:rPr>
            </w:pPr>
            <w:del w:id="934" w:author="Chen Heller" w:date="2023-01-04T10:14:00Z">
              <w:r w:rsidRPr="00EA2CED" w:rsidDel="005B45DE">
                <w:rPr>
                  <w:b/>
                  <w:bCs/>
                </w:rPr>
                <w:delText xml:space="preserve">Movement </w:delText>
              </w:r>
              <w:r w:rsidR="003538C4" w:rsidDel="005B45DE">
                <w:rPr>
                  <w:b/>
                  <w:bCs/>
                </w:rPr>
                <w:delText>duration</w:delText>
              </w:r>
            </w:del>
          </w:p>
        </w:tc>
        <w:tc>
          <w:tcPr>
            <w:tcW w:w="1701" w:type="dxa"/>
          </w:tcPr>
          <w:p w14:paraId="7B75D1DE" w14:textId="3D987344" w:rsidR="00B65BC7" w:rsidDel="005B45DE" w:rsidRDefault="00B65BC7" w:rsidP="001C33DD">
            <w:pPr>
              <w:ind w:firstLine="0"/>
              <w:rPr>
                <w:del w:id="935" w:author="Chen Heller" w:date="2023-01-04T10:14:00Z"/>
              </w:rPr>
            </w:pPr>
            <w:del w:id="936" w:author="Chen Heller" w:date="2023-01-04T10:14:00Z">
              <w:r w:rsidDel="005B45DE">
                <w:delText>391.95 (32.91)</w:delText>
              </w:r>
            </w:del>
          </w:p>
        </w:tc>
        <w:tc>
          <w:tcPr>
            <w:tcW w:w="1701" w:type="dxa"/>
          </w:tcPr>
          <w:p w14:paraId="7201221D" w14:textId="13B27D63" w:rsidR="00B65BC7" w:rsidDel="005B45DE" w:rsidRDefault="00B65BC7" w:rsidP="001C33DD">
            <w:pPr>
              <w:ind w:firstLine="0"/>
              <w:rPr>
                <w:del w:id="937" w:author="Chen Heller" w:date="2023-01-04T10:14:00Z"/>
              </w:rPr>
            </w:pPr>
            <w:del w:id="938" w:author="Chen Heller" w:date="2023-01-04T10:14:00Z">
              <w:r w:rsidDel="005B45DE">
                <w:delText>403.35 (25.40)</w:delText>
              </w:r>
            </w:del>
          </w:p>
        </w:tc>
        <w:tc>
          <w:tcPr>
            <w:tcW w:w="709" w:type="dxa"/>
          </w:tcPr>
          <w:p w14:paraId="3086A51A" w14:textId="0D9C2B4D" w:rsidR="00B65BC7" w:rsidDel="005B45DE" w:rsidRDefault="00B65BC7" w:rsidP="001C33DD">
            <w:pPr>
              <w:ind w:firstLine="0"/>
              <w:rPr>
                <w:del w:id="939" w:author="Chen Heller" w:date="2023-01-04T10:14:00Z"/>
              </w:rPr>
            </w:pPr>
            <w:del w:id="940" w:author="Chen Heller" w:date="2023-01-04T10:14:00Z">
              <w:r w:rsidDel="005B45DE">
                <w:delText>2.41</w:delText>
              </w:r>
            </w:del>
          </w:p>
        </w:tc>
        <w:tc>
          <w:tcPr>
            <w:tcW w:w="992" w:type="dxa"/>
          </w:tcPr>
          <w:p w14:paraId="3878A5F2" w14:textId="1BAD6115" w:rsidR="00B65BC7" w:rsidDel="005B45DE" w:rsidRDefault="00B65BC7" w:rsidP="001C33DD">
            <w:pPr>
              <w:ind w:firstLine="0"/>
              <w:rPr>
                <w:del w:id="941" w:author="Chen Heller" w:date="2023-01-04T10:14:00Z"/>
              </w:rPr>
            </w:pPr>
            <w:del w:id="942" w:author="Chen Heller" w:date="2023-01-04T10:14:00Z">
              <w:r w:rsidDel="005B45DE">
                <w:delText>0.051</w:delText>
              </w:r>
            </w:del>
          </w:p>
        </w:tc>
        <w:tc>
          <w:tcPr>
            <w:tcW w:w="1701" w:type="dxa"/>
          </w:tcPr>
          <w:p w14:paraId="0783040B" w14:textId="66A6E5E2" w:rsidR="00B65BC7" w:rsidDel="005B45DE" w:rsidRDefault="00B65BC7" w:rsidP="001C33DD">
            <w:pPr>
              <w:ind w:firstLine="0"/>
              <w:rPr>
                <w:del w:id="943" w:author="Chen Heller" w:date="2023-01-04T10:14:00Z"/>
              </w:rPr>
            </w:pPr>
            <w:del w:id="944" w:author="Chen Heller" w:date="2023-01-04T10:14:00Z">
              <w:r w:rsidDel="005B45DE">
                <w:delText>-22.92, 0.13</w:delText>
              </w:r>
            </w:del>
          </w:p>
        </w:tc>
        <w:tc>
          <w:tcPr>
            <w:tcW w:w="709" w:type="dxa"/>
          </w:tcPr>
          <w:p w14:paraId="483EC647" w14:textId="15B613FE" w:rsidR="00B65BC7" w:rsidDel="005B45DE" w:rsidRDefault="00B65BC7" w:rsidP="001C33DD">
            <w:pPr>
              <w:ind w:firstLine="0"/>
              <w:rPr>
                <w:del w:id="945" w:author="Chen Heller" w:date="2023-01-04T10:14:00Z"/>
              </w:rPr>
            </w:pPr>
            <w:del w:id="946" w:author="Chen Heller" w:date="2023-01-04T10:14:00Z">
              <w:r w:rsidDel="005B45DE">
                <w:delText>0.91</w:delText>
              </w:r>
            </w:del>
          </w:p>
        </w:tc>
      </w:tr>
      <w:tr w:rsidR="00B65BC7" w:rsidDel="005B45DE" w14:paraId="67060BE0" w14:textId="783C74A2" w:rsidTr="002973C7">
        <w:trPr>
          <w:trHeight w:val="490"/>
          <w:del w:id="947" w:author="Chen Heller" w:date="2023-01-04T10:14:00Z"/>
        </w:trPr>
        <w:tc>
          <w:tcPr>
            <w:tcW w:w="284" w:type="dxa"/>
            <w:vMerge/>
            <w:tcBorders>
              <w:top w:val="single" w:sz="12" w:space="0" w:color="auto"/>
              <w:bottom w:val="single" w:sz="12" w:space="0" w:color="auto"/>
            </w:tcBorders>
          </w:tcPr>
          <w:p w14:paraId="3CB58060" w14:textId="2C45E561" w:rsidR="00B65BC7" w:rsidRPr="00EA2CED" w:rsidDel="005B45DE" w:rsidRDefault="00B65BC7" w:rsidP="001C33DD">
            <w:pPr>
              <w:ind w:firstLine="0"/>
              <w:rPr>
                <w:del w:id="948" w:author="Chen Heller" w:date="2023-01-04T10:14:00Z"/>
                <w:b/>
                <w:bCs/>
              </w:rPr>
            </w:pPr>
          </w:p>
        </w:tc>
        <w:tc>
          <w:tcPr>
            <w:tcW w:w="2268" w:type="dxa"/>
            <w:tcBorders>
              <w:bottom w:val="single" w:sz="12" w:space="0" w:color="auto"/>
            </w:tcBorders>
          </w:tcPr>
          <w:p w14:paraId="1A0AB380" w14:textId="38D820C8" w:rsidR="00B65BC7" w:rsidRPr="00EA2CED" w:rsidDel="005B45DE" w:rsidRDefault="00B65BC7" w:rsidP="001C33DD">
            <w:pPr>
              <w:ind w:firstLine="0"/>
              <w:rPr>
                <w:del w:id="949" w:author="Chen Heller" w:date="2023-01-04T10:14:00Z"/>
                <w:b/>
                <w:bCs/>
              </w:rPr>
            </w:pPr>
            <w:del w:id="950" w:author="Chen Heller" w:date="2023-01-04T10:14:00Z">
              <w:r w:rsidRPr="00EA2CED" w:rsidDel="005B45DE">
                <w:rPr>
                  <w:b/>
                  <w:bCs/>
                </w:rPr>
                <w:delText>COM</w:delText>
              </w:r>
            </w:del>
          </w:p>
        </w:tc>
        <w:tc>
          <w:tcPr>
            <w:tcW w:w="1701" w:type="dxa"/>
            <w:tcBorders>
              <w:bottom w:val="single" w:sz="12" w:space="0" w:color="auto"/>
            </w:tcBorders>
          </w:tcPr>
          <w:p w14:paraId="2794FA10" w14:textId="62BE8B40" w:rsidR="00B65BC7" w:rsidDel="005B45DE" w:rsidRDefault="00B65BC7" w:rsidP="001C33DD">
            <w:pPr>
              <w:ind w:firstLine="0"/>
              <w:rPr>
                <w:del w:id="951" w:author="Chen Heller" w:date="2023-01-04T10:14:00Z"/>
              </w:rPr>
            </w:pPr>
            <w:del w:id="952" w:author="Chen Heller" w:date="2023-01-04T10:14:00Z">
              <w:r w:rsidDel="005B45DE">
                <w:delText>0.20 (0.13)</w:delText>
              </w:r>
            </w:del>
          </w:p>
        </w:tc>
        <w:tc>
          <w:tcPr>
            <w:tcW w:w="1701" w:type="dxa"/>
            <w:tcBorders>
              <w:bottom w:val="single" w:sz="12" w:space="0" w:color="auto"/>
            </w:tcBorders>
          </w:tcPr>
          <w:p w14:paraId="1949F302" w14:textId="348A223D" w:rsidR="00B65BC7" w:rsidDel="005B45DE" w:rsidRDefault="00B65BC7" w:rsidP="001C33DD">
            <w:pPr>
              <w:ind w:firstLine="0"/>
              <w:rPr>
                <w:del w:id="953" w:author="Chen Heller" w:date="2023-01-04T10:14:00Z"/>
              </w:rPr>
            </w:pPr>
            <w:del w:id="954" w:author="Chen Heller" w:date="2023-01-04T10:14:00Z">
              <w:r w:rsidDel="005B45DE">
                <w:delText>0.20 (0.15)</w:delText>
              </w:r>
            </w:del>
          </w:p>
        </w:tc>
        <w:tc>
          <w:tcPr>
            <w:tcW w:w="709" w:type="dxa"/>
            <w:tcBorders>
              <w:bottom w:val="single" w:sz="12" w:space="0" w:color="auto"/>
            </w:tcBorders>
          </w:tcPr>
          <w:p w14:paraId="44FC5A3C" w14:textId="4D2D821D" w:rsidR="00B65BC7" w:rsidDel="005B45DE" w:rsidRDefault="00B65BC7" w:rsidP="001C33DD">
            <w:pPr>
              <w:ind w:firstLine="0"/>
              <w:rPr>
                <w:del w:id="955" w:author="Chen Heller" w:date="2023-01-04T10:14:00Z"/>
              </w:rPr>
            </w:pPr>
            <w:del w:id="956" w:author="Chen Heller" w:date="2023-01-04T10:14:00Z">
              <w:r w:rsidDel="005B45DE">
                <w:delText>0.05</w:delText>
              </w:r>
            </w:del>
          </w:p>
        </w:tc>
        <w:tc>
          <w:tcPr>
            <w:tcW w:w="992" w:type="dxa"/>
            <w:tcBorders>
              <w:bottom w:val="single" w:sz="12" w:space="0" w:color="auto"/>
            </w:tcBorders>
          </w:tcPr>
          <w:p w14:paraId="201E86B7" w14:textId="2F27BD47" w:rsidR="00B65BC7" w:rsidDel="005B45DE" w:rsidRDefault="00B65BC7" w:rsidP="001C33DD">
            <w:pPr>
              <w:ind w:firstLine="0"/>
              <w:rPr>
                <w:del w:id="957" w:author="Chen Heller" w:date="2023-01-04T10:14:00Z"/>
              </w:rPr>
            </w:pPr>
            <w:del w:id="958" w:author="Chen Heller" w:date="2023-01-04T10:14:00Z">
              <w:r w:rsidDel="005B45DE">
                <w:delText>0.959</w:delText>
              </w:r>
            </w:del>
          </w:p>
        </w:tc>
        <w:tc>
          <w:tcPr>
            <w:tcW w:w="1701" w:type="dxa"/>
            <w:tcBorders>
              <w:bottom w:val="single" w:sz="12" w:space="0" w:color="auto"/>
            </w:tcBorders>
          </w:tcPr>
          <w:p w14:paraId="4E22E8EE" w14:textId="4EDE07B0" w:rsidR="00B65BC7" w:rsidDel="005B45DE" w:rsidRDefault="00B65BC7" w:rsidP="001C33DD">
            <w:pPr>
              <w:ind w:firstLine="0"/>
              <w:rPr>
                <w:del w:id="959" w:author="Chen Heller" w:date="2023-01-04T10:14:00Z"/>
              </w:rPr>
            </w:pPr>
            <w:del w:id="960" w:author="Chen Heller" w:date="2023-01-04T10:14:00Z">
              <w:r w:rsidDel="005B45DE">
                <w:delText>-0.10, 0.10</w:delText>
              </w:r>
            </w:del>
          </w:p>
        </w:tc>
        <w:tc>
          <w:tcPr>
            <w:tcW w:w="709" w:type="dxa"/>
            <w:tcBorders>
              <w:bottom w:val="single" w:sz="12" w:space="0" w:color="auto"/>
            </w:tcBorders>
          </w:tcPr>
          <w:p w14:paraId="2C4ED31F" w14:textId="5B1CBAF0" w:rsidR="00B65BC7" w:rsidDel="005B45DE" w:rsidRDefault="00B65BC7" w:rsidP="001C33DD">
            <w:pPr>
              <w:ind w:firstLine="0"/>
              <w:rPr>
                <w:del w:id="961" w:author="Chen Heller" w:date="2023-01-04T10:14:00Z"/>
              </w:rPr>
            </w:pPr>
            <w:del w:id="962" w:author="Chen Heller" w:date="2023-01-04T10:14:00Z">
              <w:r w:rsidDel="005B45DE">
                <w:delText>0.02</w:delText>
              </w:r>
            </w:del>
          </w:p>
        </w:tc>
      </w:tr>
      <w:tr w:rsidR="005A7125" w:rsidDel="005B45DE" w14:paraId="2FC93DC2" w14:textId="64CB17F1" w:rsidTr="002973C7">
        <w:trPr>
          <w:trHeight w:val="490"/>
          <w:del w:id="963" w:author="Chen Heller" w:date="2023-01-04T10:14:00Z"/>
        </w:trPr>
        <w:tc>
          <w:tcPr>
            <w:tcW w:w="10065" w:type="dxa"/>
            <w:gridSpan w:val="8"/>
            <w:tcBorders>
              <w:top w:val="single" w:sz="12" w:space="0" w:color="auto"/>
            </w:tcBorders>
          </w:tcPr>
          <w:p w14:paraId="1AD67167" w14:textId="4E5D1A69" w:rsidR="00F45D87" w:rsidDel="005B45DE" w:rsidRDefault="004A776C" w:rsidP="001C33DD">
            <w:pPr>
              <w:ind w:firstLine="0"/>
              <w:rPr>
                <w:del w:id="964" w:author="Chen Heller" w:date="2023-01-04T10:14:00Z"/>
              </w:rPr>
            </w:pPr>
            <w:del w:id="965" w:author="Chen Heller" w:date="2023-01-04T10:14:00Z">
              <w:r w:rsidRPr="002973C7" w:rsidDel="005B45DE">
                <w:rPr>
                  <w:i/>
                  <w:iCs/>
                  <w:sz w:val="22"/>
                  <w:szCs w:val="22"/>
                </w:rPr>
                <w:delText xml:space="preserve">Note. </w:delText>
              </w:r>
              <w:r w:rsidR="00DE67F7" w:rsidRPr="002973C7" w:rsidDel="005B45DE">
                <w:rPr>
                  <w:sz w:val="22"/>
                  <w:szCs w:val="22"/>
                </w:rPr>
                <w:delText>t</w:delText>
              </w:r>
              <w:r w:rsidR="001C7715" w:rsidDel="005B45DE">
                <w:rPr>
                  <w:sz w:val="22"/>
                  <w:szCs w:val="22"/>
                </w:rPr>
                <w:delText>(df)</w:delText>
              </w:r>
              <w:r w:rsidR="00DE67F7" w:rsidRPr="002973C7" w:rsidDel="005B45DE">
                <w:rPr>
                  <w:sz w:val="22"/>
                  <w:szCs w:val="22"/>
                </w:rPr>
                <w:delText xml:space="preserve"> = </w:delText>
              </w:r>
              <w:r w:rsidR="00642AA7" w:rsidRPr="00EA2CED" w:rsidDel="005B45DE">
                <w:rPr>
                  <w:sz w:val="22"/>
                  <w:szCs w:val="22"/>
                </w:rPr>
                <w:delText>t-test score</w:delText>
              </w:r>
              <w:r w:rsidR="00614B8F" w:rsidDel="005B45DE">
                <w:rPr>
                  <w:sz w:val="22"/>
                  <w:szCs w:val="22"/>
                </w:rPr>
                <w:delText xml:space="preserve">. </w:delText>
              </w:r>
              <w:r w:rsidR="00B43C88" w:rsidDel="005B45DE">
                <w:rPr>
                  <w:sz w:val="22"/>
                  <w:szCs w:val="22"/>
                </w:rPr>
                <w:delText>D</w:delText>
              </w:r>
              <w:r w:rsidR="00DE67F7" w:rsidRPr="002973C7" w:rsidDel="005B45DE">
                <w:rPr>
                  <w:sz w:val="22"/>
                  <w:szCs w:val="22"/>
                </w:rPr>
                <w:delText xml:space="preserve">egrees of freedom are in parenthesis; p = </w:delText>
              </w:r>
              <w:r w:rsidR="00E80D8B" w:rsidDel="005B45DE">
                <w:rPr>
                  <w:sz w:val="22"/>
                  <w:szCs w:val="22"/>
                </w:rPr>
                <w:delText xml:space="preserve">Tree-BH corrected p-value for multiple comparisons; </w:delText>
              </w:r>
              <w:r w:rsidR="00DE67F7" w:rsidRPr="002973C7" w:rsidDel="005B45DE">
                <w:rPr>
                  <w:sz w:val="22"/>
                  <w:szCs w:val="22"/>
                </w:rPr>
                <w:delText>CI = 95% confidence interval</w:delText>
              </w:r>
              <w:r w:rsidR="001C7715" w:rsidDel="005B45DE">
                <w:rPr>
                  <w:sz w:val="22"/>
                  <w:szCs w:val="22"/>
                </w:rPr>
                <w:delText>s</w:delText>
              </w:r>
              <w:r w:rsidR="00F45D87" w:rsidRPr="002973C7" w:rsidDel="005B45DE">
                <w:rPr>
                  <w:sz w:val="22"/>
                  <w:szCs w:val="22"/>
                </w:rPr>
                <w:delText>; d = Cohen's d.</w:delText>
              </w:r>
              <w:r w:rsidR="00F06B6B" w:rsidRPr="002973C7" w:rsidDel="005B45DE">
                <w:rPr>
                  <w:i/>
                  <w:iCs/>
                  <w:sz w:val="22"/>
                  <w:szCs w:val="22"/>
                </w:rPr>
                <w:delText xml:space="preserve"> </w:delText>
              </w:r>
            </w:del>
          </w:p>
        </w:tc>
      </w:tr>
    </w:tbl>
    <w:p w14:paraId="752F3A22" w14:textId="4699DAA5" w:rsidR="005D59F2" w:rsidDel="005B45DE" w:rsidRDefault="005D59F2">
      <w:pPr>
        <w:ind w:firstLine="0"/>
        <w:rPr>
          <w:del w:id="966" w:author="Chen Heller" w:date="2023-01-04T10:14:00Z"/>
        </w:rPr>
        <w:pPrChange w:id="967" w:author="Chen Heller" w:date="2023-02-26T11:35:00Z">
          <w:pPr>
            <w:pStyle w:val="NoSpacing"/>
            <w:keepNext/>
            <w:bidi w:val="0"/>
          </w:pPr>
        </w:pPrChange>
      </w:pPr>
      <w:del w:id="968" w:author="Chen Heller" w:date="2023-01-04T10:14:00Z">
        <w:r w:rsidRPr="005D59F2" w:rsidDel="005B45DE">
          <w:rPr>
            <w:rFonts w:asciiTheme="minorHAnsi" w:hAnsiTheme="minorHAnsi" w:cstheme="minorBidi"/>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del>
    </w:p>
    <w:p w14:paraId="3DC74FC5" w14:textId="22299B95" w:rsidR="00861172" w:rsidDel="005B45DE" w:rsidRDefault="00F3771A">
      <w:pPr>
        <w:ind w:firstLine="0"/>
        <w:rPr>
          <w:del w:id="969" w:author="Chen Heller" w:date="2023-01-04T10:14:00Z"/>
        </w:rPr>
        <w:pPrChange w:id="970" w:author="Chen Heller" w:date="2023-02-26T11:35:00Z">
          <w:pPr>
            <w:pStyle w:val="Caption"/>
            <w:jc w:val="left"/>
          </w:pPr>
        </w:pPrChange>
      </w:pPr>
      <w:bookmarkStart w:id="971" w:name="_Ref113877436"/>
      <w:del w:id="972" w:author="Chen Heller" w:date="2023-01-04T10:14:00Z">
        <w:r w:rsidDel="005B45DE">
          <w:lastRenderedPageBreak/>
          <w:delText xml:space="preserve">Figure </w:delText>
        </w:r>
        <w:r w:rsidDel="005B45DE">
          <w:rPr>
            <w:color w:val="44546A" w:themeColor="text2"/>
            <w:sz w:val="22"/>
            <w:szCs w:val="18"/>
          </w:rPr>
          <w:fldChar w:fldCharType="begin"/>
        </w:r>
        <w:r w:rsidDel="005B45DE">
          <w:delInstrText xml:space="preserve"> SEQ Figure \* ARABIC </w:delInstrText>
        </w:r>
        <w:r w:rsidDel="005B45DE">
          <w:rPr>
            <w:color w:val="44546A" w:themeColor="text2"/>
            <w:sz w:val="22"/>
            <w:szCs w:val="18"/>
          </w:rPr>
          <w:fldChar w:fldCharType="separate"/>
        </w:r>
        <w:r w:rsidR="0095479C" w:rsidDel="005B45DE">
          <w:rPr>
            <w:noProof/>
          </w:rPr>
          <w:delText>5</w:delText>
        </w:r>
        <w:r w:rsidDel="005B45DE">
          <w:rPr>
            <w:noProof/>
            <w:color w:val="44546A" w:themeColor="text2"/>
            <w:sz w:val="22"/>
            <w:szCs w:val="18"/>
          </w:rPr>
          <w:fldChar w:fldCharType="end"/>
        </w:r>
        <w:bookmarkEnd w:id="971"/>
        <w:r w:rsidDel="005B45DE">
          <w:delText>.</w:delText>
        </w:r>
        <w:r w:rsidRPr="00F3771A" w:rsidDel="005B45DE">
          <w:delText xml:space="preserve"> Results of Experiment </w:delText>
        </w:r>
        <w:r w:rsidDel="005B45DE">
          <w:delText>3</w:delText>
        </w:r>
        <w:r w:rsidRPr="00F3771A" w:rsidDel="005B45DE">
          <w:delText xml:space="preserve">. </w:delText>
        </w:r>
        <w:r w:rsidR="00246539" w:rsidDel="005B45DE">
          <w:delText xml:space="preserve">(a) Reaching trajectories in trials where a correct answer was given by choosing the left and right targets, averaged across all participants. Shaded areas are the </w:delText>
        </w:r>
        <w:r w:rsidR="00D17299" w:rsidDel="005B45DE">
          <w:delText>SE</w:delText>
        </w:r>
        <w:r w:rsidR="00246539" w:rsidDel="005B45DE">
          <w:delText xml:space="preserve">. </w:delText>
        </w:r>
        <w:r w:rsidR="00246539" w:rsidRPr="00F3771A" w:rsidDel="005B45DE">
          <w:delText>(b</w:delText>
        </w:r>
        <w:r w:rsidR="00246539" w:rsidDel="005B45DE">
          <w:delText xml:space="preserve">) Response time in the first block of the first and second days. (b-f) Dots are single participant averages while the </w:delText>
        </w:r>
        <w:r w:rsidR="00ED7D7C" w:rsidDel="005B45DE">
          <w:delText>colored</w:delText>
        </w:r>
        <w:r w:rsidR="00246539" w:rsidDel="005B45DE">
          <w:delText xml:space="preserve"> horizontal lines are the average of all participants. Black error bars symbol the </w:delText>
        </w:r>
        <w:r w:rsidR="00205DCC" w:rsidDel="005B45DE">
          <w:delText>SE</w:delText>
        </w:r>
        <w:r w:rsidR="00246539" w:rsidDel="005B45DE">
          <w:delText>. Full/dashed grey lines represent a numerical incline/decline (respectively) between the congruent and incongruent conditions</w:delText>
        </w:r>
        <w:r w:rsidRPr="00F3771A" w:rsidDel="005B45DE">
          <w:delText>.</w:delText>
        </w:r>
      </w:del>
    </w:p>
    <w:p w14:paraId="606097A7" w14:textId="59CB1690" w:rsidR="00D826D9" w:rsidDel="00481457" w:rsidRDefault="00D826D9">
      <w:pPr>
        <w:ind w:firstLine="0"/>
        <w:rPr>
          <w:del w:id="973" w:author="Chen Heller" w:date="2023-01-04T10:15:00Z"/>
        </w:rPr>
        <w:pPrChange w:id="974" w:author="Chen Heller" w:date="2023-02-26T11:35:00Z">
          <w:pPr>
            <w:pStyle w:val="Heading3"/>
          </w:pPr>
        </w:pPrChange>
      </w:pPr>
      <w:bookmarkStart w:id="975" w:name="_Toc114485387"/>
      <w:del w:id="976" w:author="Chen Heller" w:date="2023-01-04T10:15:00Z">
        <w:r w:rsidDel="00481457">
          <w:delText>Discussion</w:delText>
        </w:r>
        <w:bookmarkEnd w:id="975"/>
      </w:del>
    </w:p>
    <w:p w14:paraId="04CA93E9" w14:textId="7908CE26" w:rsidR="000E0EDB" w:rsidDel="00481457" w:rsidRDefault="00BA3CA8" w:rsidP="001C33DD">
      <w:pPr>
        <w:ind w:firstLine="0"/>
        <w:rPr>
          <w:del w:id="977" w:author="Chen Heller" w:date="2023-01-04T10:15:00Z"/>
        </w:rPr>
      </w:pPr>
      <w:del w:id="978" w:author="Chen Heller" w:date="2023-01-04T10:15:00Z">
        <w:r w:rsidDel="00481457">
          <w:delText xml:space="preserve">Experiment 3 incorporated </w:delText>
        </w:r>
        <w:r w:rsidR="00336EE6" w:rsidDel="00481457">
          <w:delText xml:space="preserve">a prolonged practice session in order to decrease the </w:delText>
        </w:r>
        <w:r w:rsidR="007109DD" w:rsidDel="00481457">
          <w:delText>number</w:delText>
        </w:r>
        <w:r w:rsidR="00336EE6" w:rsidDel="00481457">
          <w:delText xml:space="preserve"> of excluded trials and improve the probability of detecting the unconscious effects. </w:delText>
        </w:r>
        <w:r w:rsidR="006B6AC7" w:rsidDel="00481457">
          <w:delText xml:space="preserve">Notably, </w:delText>
        </w:r>
        <w:r w:rsidR="00E85366" w:rsidDel="00481457">
          <w:delText xml:space="preserve">none of the comparisons </w:delText>
        </w:r>
        <w:r w:rsidR="005D7C3E" w:rsidDel="00481457">
          <w:delText>pass</w:delText>
        </w:r>
        <w:r w:rsidR="00E85366" w:rsidDel="00481457">
          <w:delText>ed</w:delText>
        </w:r>
        <w:r w:rsidR="005D7C3E" w:rsidDel="00481457">
          <w:delText xml:space="preserve"> the multiple comparisons correction</w:delText>
        </w:r>
        <w:r w:rsidR="006B6AC7" w:rsidDel="00481457">
          <w:delText>. However</w:delText>
        </w:r>
        <w:r w:rsidR="00E432CC" w:rsidDel="00481457">
          <w:delText>,</w:delText>
        </w:r>
        <w:r w:rsidR="006B6AC7" w:rsidDel="00481457">
          <w:delText xml:space="preserve"> </w:delText>
        </w:r>
        <w:r w:rsidR="005D7C3E" w:rsidDel="00481457">
          <w:delText xml:space="preserve">interesting trends </w:delText>
        </w:r>
        <w:r w:rsidR="006B6AC7" w:rsidDel="00481457">
          <w:delText>did imply</w:delText>
        </w:r>
        <w:r w:rsidR="005D7C3E" w:rsidDel="00481457">
          <w:delText xml:space="preserve"> a congruency effect</w:delText>
        </w:r>
        <w:r w:rsidR="007A4A6D" w:rsidDel="00481457">
          <w:delText xml:space="preserve"> </w:delText>
        </w:r>
        <w:r w:rsidR="00385459" w:rsidDel="00481457">
          <w:delText xml:space="preserve">which </w:delText>
        </w:r>
        <w:r w:rsidR="009C3286" w:rsidDel="00481457">
          <w:delText xml:space="preserve">manifested </w:delText>
        </w:r>
        <w:r w:rsidR="00385459" w:rsidDel="00481457">
          <w:delText xml:space="preserve">as a </w:delText>
        </w:r>
        <w:r w:rsidR="00E40999" w:rsidDel="00481457">
          <w:delText xml:space="preserve">bias </w:delText>
        </w:r>
        <w:r w:rsidR="00B16D05" w:rsidDel="00481457">
          <w:delText xml:space="preserve">in the trajectories </w:delText>
        </w:r>
        <w:r w:rsidR="00E40999" w:rsidDel="00481457">
          <w:delText xml:space="preserve">towards the incorrect answer in the incongruent trials. This bias </w:delText>
        </w:r>
        <w:r w:rsidR="001B2C33" w:rsidDel="00481457">
          <w:delText>was expressed in</w:delText>
        </w:r>
        <w:r w:rsidR="007B1390" w:rsidDel="00481457">
          <w:delText xml:space="preserve"> a </w:delText>
        </w:r>
        <w:r w:rsidR="00497BB2" w:rsidDel="00481457">
          <w:delText xml:space="preserve">decreasing trend </w:delText>
        </w:r>
        <w:r w:rsidR="00E40999" w:rsidDel="00481457">
          <w:delText>in the reach area for incongruent trials.</w:delText>
        </w:r>
        <w:r w:rsidR="0084046E" w:rsidDel="00481457">
          <w:delText xml:space="preserve"> </w:delText>
        </w:r>
        <w:r w:rsidR="009872FC" w:rsidDel="00481457">
          <w:delText>The</w:delText>
        </w:r>
        <w:r w:rsidR="00CD7735" w:rsidDel="00481457">
          <w:delText xml:space="preserve"> results are in</w:delText>
        </w:r>
        <w:r w:rsidR="0084046E" w:rsidDel="00481457">
          <w:delText>-</w:delText>
        </w:r>
        <w:r w:rsidR="00CD7735" w:rsidDel="00481457">
          <w:delText xml:space="preserve">line with previous papers that </w:delText>
        </w:r>
        <w:r w:rsidR="0084046E" w:rsidDel="00481457">
          <w:delText xml:space="preserve">found a larger </w:delText>
        </w:r>
        <w:r w:rsidR="00CD7735" w:rsidDel="00481457">
          <w:delText>Area Under the Curve (AUC)</w:delText>
        </w:r>
        <w:r w:rsidR="006E6F98" w:rsidDel="00481457">
          <w:delText xml:space="preserve"> for incongruent as opposed to congruent trials</w:delText>
        </w:r>
        <w:r w:rsidR="0084046E" w:rsidDel="00481457">
          <w:delText xml:space="preserve"> </w:delText>
        </w:r>
        <w:r w:rsidR="00824B02" w:rsidDel="00481457">
          <w:fldChar w:fldCharType="begin"/>
        </w:r>
        <w:r w:rsidR="00824B02" w:rsidDel="00481457">
          <w:del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delInstrText>
        </w:r>
        <w:r w:rsidR="00824B02" w:rsidDel="00481457">
          <w:fldChar w:fldCharType="separate"/>
        </w:r>
        <w:r w:rsidR="00824B02" w:rsidRPr="00824B02" w:rsidDel="00481457">
          <w:rPr>
            <w:rFonts w:ascii="Times New Roman" w:hAnsi="Times New Roman" w:cs="Times New Roman"/>
          </w:rPr>
          <w:delText>(Almeida et al., 2014; Xiao &amp; Yamauchi, 2017)</w:delText>
        </w:r>
        <w:r w:rsidR="00824B02" w:rsidDel="00481457">
          <w:fldChar w:fldCharType="end"/>
        </w:r>
        <w:r w:rsidR="0084046E" w:rsidDel="00481457">
          <w:delText>.</w:delText>
        </w:r>
      </w:del>
    </w:p>
    <w:p w14:paraId="071F8DE0" w14:textId="79D99244" w:rsidR="00FC3846" w:rsidDel="001C33DD" w:rsidRDefault="00865203">
      <w:pPr>
        <w:ind w:firstLine="0"/>
        <w:rPr>
          <w:del w:id="979" w:author="Chen Heller" w:date="2023-02-26T11:35:00Z"/>
        </w:rPr>
        <w:pPrChange w:id="980" w:author="Chen Heller" w:date="2023-02-26T11:35:00Z">
          <w:pPr/>
        </w:pPrChange>
      </w:pPr>
      <w:del w:id="981" w:author="Chen Heller" w:date="2023-01-04T10:15:00Z">
        <w:r w:rsidDel="00481457">
          <w:delText>Surprisingly</w:delText>
        </w:r>
        <w:r w:rsidR="00D826D9" w:rsidDel="00481457">
          <w:delText xml:space="preserve">, </w:delText>
        </w:r>
        <w:r w:rsidR="00F8123B" w:rsidDel="00481457">
          <w:delText xml:space="preserve">the </w:delText>
        </w:r>
        <w:r w:rsidR="0058739A" w:rsidDel="00481457">
          <w:delText xml:space="preserve">additional practice day in </w:delText>
        </w:r>
        <w:r w:rsidR="002F313C" w:rsidRPr="002F313C" w:rsidDel="00481457">
          <w:delText>Experiment 3</w:delText>
        </w:r>
        <w:r w:rsidR="0058739A" w:rsidDel="00481457">
          <w:delText xml:space="preserve"> </w:delText>
        </w:r>
        <w:r w:rsidR="00323DB7" w:rsidDel="00481457">
          <w:delText>d</w:delText>
        </w:r>
        <w:r w:rsidR="0058739A" w:rsidDel="00481457">
          <w:delText>id not</w:delText>
        </w:r>
        <w:r w:rsidR="004917DF" w:rsidDel="00481457">
          <w:delText xml:space="preserve"> significantly</w:delText>
        </w:r>
        <w:r w:rsidR="0058739A" w:rsidDel="00481457">
          <w:delText xml:space="preserve"> reduce the participants' response time or proportion of excluded trials, and was therefore </w:delText>
        </w:r>
        <w:r w:rsidR="00B45E24" w:rsidDel="00481457">
          <w:delText>forgone</w:delText>
        </w:r>
        <w:r w:rsidR="0058739A" w:rsidDel="00481457">
          <w:delText xml:space="preserve"> in the next experiment.</w:delText>
        </w:r>
      </w:del>
      <w:del w:id="982" w:author="Chen Heller" w:date="2023-02-26T11:35:00Z">
        <w:r w:rsidR="00D826D9" w:rsidRPr="00A329D6" w:rsidDel="001C33DD">
          <w:delText xml:space="preserve"> </w:delText>
        </w:r>
      </w:del>
    </w:p>
    <w:p w14:paraId="1176DED7" w14:textId="5E50C005" w:rsidR="00ED60E1" w:rsidDel="00741F3D" w:rsidRDefault="00CE37CA">
      <w:pPr>
        <w:ind w:firstLine="0"/>
        <w:rPr>
          <w:del w:id="983" w:author="Chen Heller" w:date="2023-01-04T14:55:00Z"/>
        </w:rPr>
        <w:pPrChange w:id="984" w:author="Chen Heller" w:date="2023-02-26T11:35:00Z">
          <w:pPr>
            <w:pStyle w:val="Heading2"/>
          </w:pPr>
        </w:pPrChange>
      </w:pPr>
      <w:bookmarkStart w:id="985" w:name="_Toc114485388"/>
      <w:del w:id="986" w:author="Chen Heller" w:date="2023-01-04T14:55:00Z">
        <w:r w:rsidDel="00741F3D">
          <w:delText>Experiment 4</w:delText>
        </w:r>
        <w:bookmarkEnd w:id="985"/>
      </w:del>
    </w:p>
    <w:p w14:paraId="3D3FAF54" w14:textId="663C88F0" w:rsidR="00D826D9" w:rsidRDefault="00A8788A" w:rsidP="001C33DD">
      <w:pPr>
        <w:ind w:firstLine="0"/>
      </w:pPr>
      <w:del w:id="987" w:author="Chen Heller" w:date="2023-01-04T14:58:00Z">
        <w:r w:rsidDel="00487224">
          <w:delText>Experiment 4</w:delText>
        </w:r>
        <w:r w:rsidR="00FC3846" w:rsidDel="00487224">
          <w:delText xml:space="preserve"> was</w:delText>
        </w:r>
      </w:del>
      <w:del w:id="988" w:author="Chen Heller" w:date="2023-01-04T14:55:00Z">
        <w:r w:rsidR="00FC3846" w:rsidDel="00E24E4A">
          <w:delText xml:space="preserve"> preregistered</w:delText>
        </w:r>
        <w:r w:rsidR="00EB44AC" w:rsidDel="00E24E4A">
          <w:delText xml:space="preserve"> (</w:delText>
        </w:r>
        <w:r w:rsidDel="00E24E4A">
          <w:fldChar w:fldCharType="begin"/>
        </w:r>
        <w:r w:rsidDel="00E24E4A">
          <w:delInstrText>HYPERLINK "https://osf.io/8dsvp"</w:delInstrText>
        </w:r>
        <w:r w:rsidDel="00E24E4A">
          <w:fldChar w:fldCharType="separate"/>
        </w:r>
        <w:r w:rsidR="00E53F62" w:rsidRPr="00E53F62" w:rsidDel="00E24E4A">
          <w:rPr>
            <w:rStyle w:val="Hyperlink"/>
          </w:rPr>
          <w:delText>https://osf.io/8dsvp</w:delText>
        </w:r>
        <w:r w:rsidDel="00E24E4A">
          <w:rPr>
            <w:rStyle w:val="Hyperlink"/>
          </w:rPr>
          <w:fldChar w:fldCharType="end"/>
        </w:r>
        <w:r w:rsidR="00EB44AC" w:rsidDel="00E24E4A">
          <w:delText>)</w:delText>
        </w:r>
      </w:del>
      <w:del w:id="989" w:author="Chen Heller" w:date="2023-01-04T14:58:00Z">
        <w:r w:rsidR="00EB44AC" w:rsidDel="00487224">
          <w:delText>,</w:delText>
        </w:r>
        <w:r w:rsidR="00FC3846" w:rsidDel="00487224">
          <w:delText xml:space="preserve"> aimed at </w:delText>
        </w:r>
        <w:r w:rsidR="00D826D9" w:rsidDel="00487224">
          <w:delText>examin</w:delText>
        </w:r>
        <w:r w:rsidR="00FC3846" w:rsidDel="00487224">
          <w:delText>ing</w:delText>
        </w:r>
        <w:r w:rsidR="00D826D9" w:rsidDel="00487224">
          <w:delText xml:space="preserve"> whether motion tracking is preferable over keyboard response</w:delText>
        </w:r>
        <w:r w:rsidR="005824BE" w:rsidDel="00487224">
          <w:delText>s</w:delText>
        </w:r>
        <w:r w:rsidR="00D826D9" w:rsidDel="00487224">
          <w:delText xml:space="preserve"> when studying unconscious processing. </w:delText>
        </w:r>
      </w:del>
      <w:del w:id="990" w:author="Chen Heller" w:date="2023-01-04T15:00:00Z">
        <w:r w:rsidR="008008B1" w:rsidDel="00100DAE">
          <w:delText>Accordingly, it</w:delText>
        </w:r>
        <w:r w:rsidR="005824BE" w:rsidDel="00100DAE">
          <w:delText xml:space="preserve"> included both motion tracking and keyboard responses </w:delText>
        </w:r>
        <w:r w:rsidR="0035029B" w:rsidDel="00100DAE">
          <w:delText>sessions</w:delText>
        </w:r>
        <w:r w:rsidR="005824BE" w:rsidDel="00100DAE">
          <w:delText xml:space="preserve">, allowing me to </w:delText>
        </w:r>
        <w:r w:rsidR="00D826D9" w:rsidDel="00100DAE">
          <w:delText>compar</w:delText>
        </w:r>
        <w:r w:rsidR="005824BE" w:rsidDel="00100DAE">
          <w:delText>e</w:delText>
        </w:r>
        <w:r w:rsidR="00D826D9" w:rsidDel="00100DAE">
          <w:delText xml:space="preserve"> the sensitivity of both measures on an identical task. </w:delText>
        </w:r>
      </w:del>
      <w:del w:id="991" w:author="Chen Heller" w:date="2023-01-04T10:16:00Z">
        <w:r w:rsidR="00D826D9" w:rsidDel="006F72A0">
          <w:delText xml:space="preserve">Since </w:delText>
        </w:r>
        <w:r w:rsidR="006A7B52" w:rsidDel="006F72A0">
          <w:delText>E</w:delText>
        </w:r>
        <w:r w:rsidR="00D826D9" w:rsidDel="006F72A0">
          <w:delText xml:space="preserve">xperiment </w:delText>
        </w:r>
        <w:r w:rsidR="00B65CCC" w:rsidDel="006F72A0">
          <w:delText xml:space="preserve">3 </w:delText>
        </w:r>
        <w:r w:rsidR="00D826D9" w:rsidDel="006F72A0">
          <w:delText xml:space="preserve">have shown that </w:delText>
        </w:r>
        <w:r w:rsidR="00D826D9" w:rsidDel="006F72A0">
          <w:lastRenderedPageBreak/>
          <w:delText xml:space="preserve">additional practice does not improve the number of valid trials, a separate training day was not included in </w:delText>
        </w:r>
        <w:r w:rsidR="00B948B2" w:rsidDel="006F72A0">
          <w:delText>E</w:delText>
        </w:r>
        <w:r w:rsidR="00D826D9" w:rsidDel="006F72A0">
          <w:delText xml:space="preserve">xperiment </w:delText>
        </w:r>
        <w:r w:rsidR="00B65CCC" w:rsidDel="006F72A0">
          <w:delText>4</w:delText>
        </w:r>
        <w:r w:rsidR="0035029B" w:rsidDel="006F72A0">
          <w:delText xml:space="preserve">, </w:delText>
        </w:r>
        <w:r w:rsidR="00D826D9" w:rsidDel="006F72A0">
          <w:delText xml:space="preserve">and </w:delText>
        </w:r>
      </w:del>
      <w:del w:id="992" w:author="Chen Heller" w:date="2023-01-04T15:00:00Z">
        <w:r w:rsidR="00D826D9" w:rsidDel="00100DAE">
          <w:delText xml:space="preserve">only one practice block was used for each </w:delText>
        </w:r>
        <w:r w:rsidR="0035029B" w:rsidDel="00100DAE">
          <w:delText>session</w:delText>
        </w:r>
        <w:r w:rsidR="00D826D9" w:rsidDel="00100DAE">
          <w:delText xml:space="preserve">. </w:delText>
        </w:r>
      </w:del>
      <w:del w:id="993" w:author="Chen Heller" w:date="2023-01-04T10:16:00Z">
        <w:r w:rsidR="0035029B" w:rsidDel="006F72A0">
          <w:delText xml:space="preserve">To prevent fatigue, each session included half </w:delText>
        </w:r>
        <w:r w:rsidR="00D826D9" w:rsidDel="006F72A0">
          <w:delText xml:space="preserve">the number of trials </w:delText>
        </w:r>
        <w:r w:rsidR="0035029B" w:rsidDel="006F72A0">
          <w:delText xml:space="preserve">(after testing that the effect found in </w:delText>
        </w:r>
        <w:r w:rsidR="00B85208" w:rsidDel="006F72A0">
          <w:delText>Experiment</w:delText>
        </w:r>
        <w:r w:rsidR="0035029B" w:rsidDel="006F72A0">
          <w:delText xml:space="preserve"> 3 is found also when half the trials are used)</w:delText>
        </w:r>
        <w:r w:rsidR="00D826D9" w:rsidDel="006F72A0">
          <w:delText xml:space="preserve">. </w:delText>
        </w:r>
      </w:del>
      <w:moveFromRangeStart w:id="994" w:author="Chen Heller" w:date="2023-01-04T15:03:00Z" w:name="move123737055"/>
      <w:moveFrom w:id="995" w:author="Chen Heller" w:date="2023-01-04T15:03:00Z">
        <w:del w:id="996" w:author="Chen Heller" w:date="2023-02-26T11:35:00Z">
          <w:r w:rsidR="00D826D9" w:rsidDel="001C33DD">
            <w:delText xml:space="preserve">In accordance with previous findings </w:delText>
          </w:r>
          <w:r w:rsidR="009A3064" w:rsidDel="001C33DD">
            <w:fldChar w:fldCharType="begin"/>
          </w:r>
          <w:r w:rsidR="00364024" w:rsidDel="001C33DD">
            <w:del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delInstrText>
          </w:r>
          <w:r w:rsidR="009A3064" w:rsidDel="001C33DD">
            <w:fldChar w:fldCharType="separate"/>
          </w:r>
          <w:r w:rsidR="009A3064" w:rsidRPr="009A3064" w:rsidDel="001C33DD">
            <w:rPr>
              <w:rFonts w:ascii="Times New Roman" w:hAnsi="Times New Roman" w:cs="Times New Roman"/>
            </w:rPr>
            <w:delText>(Xiao et al., 2015</w:delText>
          </w:r>
          <w:r w:rsidR="009A3064" w:rsidDel="001C33DD">
            <w:fldChar w:fldCharType="end"/>
          </w:r>
          <w:r w:rsidR="009A3064" w:rsidDel="001C33DD">
            <w:delText>; but see</w:delText>
          </w:r>
          <w:r w:rsidR="0018350F" w:rsidDel="001C33DD">
            <w:delText xml:space="preserve"> </w:delText>
          </w:r>
          <w:r w:rsidR="0018350F" w:rsidDel="001C33DD">
            <w:fldChar w:fldCharType="begin"/>
          </w:r>
          <w:r w:rsidR="00364024" w:rsidDel="001C33DD">
            <w:del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delInstrText>
          </w:r>
          <w:r w:rsidR="0018350F" w:rsidDel="001C33DD">
            <w:fldChar w:fldCharType="separate"/>
          </w:r>
          <w:r w:rsidR="0018350F" w:rsidRPr="0018350F" w:rsidDel="001C33DD">
            <w:rPr>
              <w:rFonts w:ascii="Times New Roman" w:hAnsi="Times New Roman" w:cs="Times New Roman"/>
            </w:rPr>
            <w:delText>Dehaene et al., 2001</w:delText>
          </w:r>
          <w:r w:rsidR="0018350F" w:rsidDel="001C33DD">
            <w:rPr>
              <w:rFonts w:ascii="Times New Roman" w:hAnsi="Times New Roman" w:cs="Times New Roman"/>
            </w:rPr>
            <w:delText>,</w:delText>
          </w:r>
          <w:r w:rsidR="0018350F" w:rsidDel="001C33DD">
            <w:fldChar w:fldCharType="end"/>
          </w:r>
          <w:r w:rsidR="009A3064" w:rsidDel="001C33DD">
            <w:delText xml:space="preserve"> </w:delText>
          </w:r>
          <w:r w:rsidR="0018350F" w:rsidDel="001C33DD">
            <w:delText>were a large effect was found using a keyboard)</w:delText>
          </w:r>
          <w:r w:rsidR="009A3064" w:rsidDel="001C33DD">
            <w:delText xml:space="preserve"> </w:delText>
          </w:r>
          <w:r w:rsidR="00C46CA3" w:rsidDel="001C33DD">
            <w:delText xml:space="preserve">I </w:delText>
          </w:r>
          <w:r w:rsidR="00D826D9" w:rsidDel="001C33DD">
            <w:delText>expect</w:delText>
          </w:r>
          <w:r w:rsidR="009F470F" w:rsidDel="001C33DD">
            <w:delText>ed</w:delText>
          </w:r>
          <w:r w:rsidR="00D826D9" w:rsidDel="001C33DD">
            <w:delText xml:space="preserve"> that the </w:delText>
          </w:r>
          <w:r w:rsidR="0035029B" w:rsidDel="001C33DD">
            <w:delText xml:space="preserve">effect found in </w:delText>
          </w:r>
          <w:r w:rsidR="004F066D" w:rsidDel="001C33DD">
            <w:delText xml:space="preserve">the </w:delText>
          </w:r>
          <w:r w:rsidR="0035029B" w:rsidDel="001C33DD">
            <w:delText xml:space="preserve">motion tracking </w:delText>
          </w:r>
          <w:r w:rsidR="004F066D" w:rsidDel="001C33DD">
            <w:delText xml:space="preserve">session </w:delText>
          </w:r>
          <w:r w:rsidR="0035029B" w:rsidDel="001C33DD">
            <w:delText xml:space="preserve">(namely, the </w:delText>
          </w:r>
          <w:r w:rsidR="00D826D9" w:rsidDel="001C33DD">
            <w:delText>reach area variable</w:delText>
          </w:r>
          <w:r w:rsidR="0035029B" w:rsidDel="001C33DD">
            <w:delText>)</w:delText>
          </w:r>
          <w:r w:rsidR="00D826D9" w:rsidDel="001C33DD">
            <w:delText xml:space="preserve"> would produce a larger congruency effect than the </w:delText>
          </w:r>
          <w:r w:rsidR="0035029B" w:rsidDel="001C33DD">
            <w:delText>effect in the keyboard session (</w:delText>
          </w:r>
          <w:r w:rsidR="00D826D9" w:rsidDel="001C33DD">
            <w:delText>RT variable</w:delText>
          </w:r>
          <w:r w:rsidR="0035029B" w:rsidDel="001C33DD">
            <w:delText>)</w:delText>
          </w:r>
          <w:r w:rsidR="00D826D9" w:rsidDel="001C33DD">
            <w:delText>.</w:delText>
          </w:r>
        </w:del>
      </w:moveFrom>
      <w:moveFromRangeEnd w:id="994"/>
    </w:p>
    <w:p w14:paraId="4F35F08C" w14:textId="1E5D7171" w:rsidR="00D826D9" w:rsidRDefault="00D826D9" w:rsidP="006238E0">
      <w:pPr>
        <w:pStyle w:val="Heading3"/>
      </w:pPr>
      <w:bookmarkStart w:id="997" w:name="_Toc114485389"/>
      <w:r>
        <w:t>Methods</w:t>
      </w:r>
      <w:bookmarkEnd w:id="997"/>
    </w:p>
    <w:p w14:paraId="635A0C30" w14:textId="77777777" w:rsidR="00D826D9" w:rsidRDefault="00D826D9" w:rsidP="006238E0">
      <w:pPr>
        <w:pStyle w:val="Heading4"/>
      </w:pPr>
      <w:bookmarkStart w:id="998" w:name="_Toc114485390"/>
      <w:r>
        <w:t>Participants</w:t>
      </w:r>
      <w:bookmarkEnd w:id="998"/>
    </w:p>
    <w:p w14:paraId="10928BC5" w14:textId="6EC5B36C" w:rsidR="00D826D9" w:rsidRDefault="004543AF" w:rsidP="008C0D4C">
      <w:pPr>
        <w:ind w:firstLine="0"/>
      </w:pPr>
      <w:del w:id="999" w:author="Chen Heller" w:date="2023-01-03T16:06:00Z">
        <w:r w:rsidDel="007F6CA0">
          <w:delText>The recruitment procedure and criteri</w:delText>
        </w:r>
        <w:r w:rsidR="00E432DA" w:rsidDel="007F6CA0">
          <w:delText>a</w:delText>
        </w:r>
        <w:r w:rsidDel="007F6CA0">
          <w:delText xml:space="preserve"> were identical to those of </w:delText>
        </w:r>
        <w:r w:rsidR="00035FA8" w:rsidDel="007F6CA0">
          <w:delText>Experiment 1</w:delText>
        </w:r>
        <w:r w:rsidDel="007F6CA0">
          <w:delText xml:space="preserve">. </w:delText>
        </w:r>
      </w:del>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w:t>
      </w:r>
      <w:proofErr w:type="gramStart"/>
      <w:r>
        <w:t>quit</w:t>
      </w:r>
      <w:proofErr w:type="gramEnd"/>
      <w:r>
        <w:t xml:space="preserve"> before completing the experiment.</w:t>
      </w:r>
      <w:ins w:id="1000" w:author="Chen Heller" w:date="2023-01-03T16:08:00Z">
        <w:r w:rsidR="007A6274" w:rsidRPr="007A6274">
          <w:t xml:space="preserve"> </w:t>
        </w:r>
      </w:ins>
      <w:moveToRangeStart w:id="1001" w:author="Chen Heller" w:date="2023-01-03T16:08:00Z" w:name="move123654499"/>
      <w:moveTo w:id="1002" w:author="Chen Heller" w:date="2023-01-03T16:08:00Z">
        <w:r w:rsidR="007A6274" w:rsidRPr="00422E34">
          <w:t xml:space="preserve">All participants </w:t>
        </w:r>
        <w:r w:rsidR="007A6274">
          <w:t xml:space="preserve">were </w:t>
        </w:r>
        <w:r w:rsidR="007A6274" w:rsidRPr="00422E34">
          <w:t xml:space="preserve">right-handed, native Hebrew speakers who </w:t>
        </w:r>
        <w:del w:id="1003" w:author="Chen Heller" w:date="2023-03-02T15:00:00Z">
          <w:r w:rsidR="007A6274" w:rsidRPr="00422E34" w:rsidDel="00733A7A">
            <w:delText xml:space="preserve">have </w:delText>
          </w:r>
        </w:del>
      </w:moveTo>
      <w:ins w:id="1004" w:author="Chen Heller" w:date="2023-03-02T15:00:00Z">
        <w:r w:rsidR="00733A7A">
          <w:t xml:space="preserve">had </w:t>
        </w:r>
      </w:ins>
      <w:moveTo w:id="1005" w:author="Chen Heller" w:date="2023-01-03T16:08:00Z">
        <w:r w:rsidR="007A6274" w:rsidRPr="00422E34">
          <w:t xml:space="preserve">normal vision or corrected-to-normal vision. Only participants declaring that they have no neurological, attentional, or mental disorders, and are not taking psychiatric medicines, </w:t>
        </w:r>
        <w:r w:rsidR="007A6274">
          <w:t xml:space="preserve">were </w:t>
        </w:r>
        <w:r w:rsidR="007A6274" w:rsidRPr="00422E34">
          <w:t xml:space="preserve">included. </w:t>
        </w:r>
        <w:r w:rsidR="007A6274">
          <w:t>All p</w:t>
        </w:r>
        <w:r w:rsidR="007A6274" w:rsidRPr="00422E34">
          <w:t>articipants</w:t>
        </w:r>
        <w:r w:rsidR="007A6274">
          <w:t xml:space="preserve"> </w:t>
        </w:r>
        <w:del w:id="1006" w:author="Chen Heller" w:date="2023-01-03T16:08:00Z">
          <w:r w:rsidR="007A6274" w:rsidDel="007A6274">
            <w:delText>in this and subsequent experiments</w:delText>
          </w:r>
          <w:r w:rsidR="007A6274" w:rsidRPr="00422E34" w:rsidDel="007A6274">
            <w:delText xml:space="preserve"> </w:delText>
          </w:r>
        </w:del>
        <w:r w:rsidR="007A6274">
          <w:t xml:space="preserve">signed a consent form and were explained that they could stop the experiment at any point if they wished to do so. They were </w:t>
        </w:r>
        <w:r w:rsidR="007A6274" w:rsidRPr="00422E34">
          <w:t>reimbursed with course credit or cash payment.</w:t>
        </w:r>
        <w:r w:rsidR="007A6274">
          <w:t xml:space="preserve"> Th</w:t>
        </w:r>
        <w:del w:id="1007" w:author="Chen Heller" w:date="2023-01-03T16:08:00Z">
          <w:r w:rsidR="007A6274" w:rsidDel="003B662F">
            <w:delText>is</w:delText>
          </w:r>
        </w:del>
      </w:moveTo>
      <w:ins w:id="1008" w:author="Chen Heller" w:date="2023-01-03T16:08:00Z">
        <w:r w:rsidR="003B662F">
          <w:t>e</w:t>
        </w:r>
      </w:ins>
      <w:moveTo w:id="1009" w:author="Chen Heller" w:date="2023-01-03T16:08:00Z">
        <w:r w:rsidR="007A6274">
          <w:t xml:space="preserve"> experiment </w:t>
        </w:r>
        <w:del w:id="1010" w:author="Chen Heller" w:date="2023-01-03T16:08:00Z">
          <w:r w:rsidR="007A6274" w:rsidDel="003B662F">
            <w:delText xml:space="preserve">– and all others reported here – </w:delText>
          </w:r>
        </w:del>
        <w:r w:rsidR="007A6274">
          <w:t>was approved by the Tel Aviv University ethics committee.</w:t>
        </w:r>
      </w:moveTo>
      <w:moveToRangeEnd w:id="1001"/>
      <w:r>
        <w:t xml:space="preserve"> </w:t>
      </w:r>
      <w:r w:rsidR="00C859DE">
        <w:t xml:space="preserve">The </w:t>
      </w:r>
      <w:r w:rsidR="00EA0563">
        <w:lastRenderedPageBreak/>
        <w:t>sample size was determined following a power analysis</w:t>
      </w:r>
      <w:del w:id="1011" w:author="Chen Heller" w:date="2023-03-02T15:01:00Z">
        <w:r w:rsidR="00EA0563" w:rsidDel="00833610">
          <w:delText>,</w:delText>
        </w:r>
      </w:del>
      <w:r w:rsidR="00EA0563">
        <w:t xml:space="preserve"> </w:t>
      </w:r>
      <w:del w:id="1012" w:author="Chen Heller" w:date="2023-01-03T16:13:00Z">
        <w:r w:rsidR="00D826D9" w:rsidDel="00646D84">
          <w:delText xml:space="preserve">calculated </w:delText>
        </w:r>
      </w:del>
      <w:ins w:id="1013" w:author="Chen Heller" w:date="2023-01-03T16:13:00Z">
        <w:r w:rsidR="00646D84">
          <w:t xml:space="preserve">based </w:t>
        </w:r>
      </w:ins>
      <w:r w:rsidR="00EA0563">
        <w:t xml:space="preserve">on </w:t>
      </w:r>
      <w:r w:rsidR="00D826D9">
        <w:t xml:space="preserve">the average </w:t>
      </w:r>
      <w:r w:rsidR="00A1537D">
        <w:t xml:space="preserve">of the </w:t>
      </w:r>
      <w:r w:rsidR="00D826D9">
        <w:t>effect</w:t>
      </w:r>
      <w:r w:rsidR="00A1537D">
        <w:t>s</w:t>
      </w:r>
      <w:r w:rsidR="00D826D9">
        <w:t xml:space="preserve"> </w:t>
      </w:r>
      <w:del w:id="1014" w:author="Chen Heller" w:date="2023-01-03T16:10:00Z">
        <w:r w:rsidR="00D826D9" w:rsidDel="008B70CA">
          <w:delText xml:space="preserve">in </w:delText>
        </w:r>
      </w:del>
      <w:del w:id="1015" w:author="Chen Heller" w:date="2023-01-03T16:09:00Z">
        <w:r w:rsidR="00334D5D" w:rsidDel="008B70CA">
          <w:delText xml:space="preserve">Experiments </w:delText>
        </w:r>
        <w:r w:rsidR="002A67DA" w:rsidDel="008B70CA">
          <w:delText xml:space="preserve">2 </w:delText>
        </w:r>
        <w:r w:rsidR="00D826D9" w:rsidDel="008B70CA">
          <w:delText xml:space="preserve">and </w:delText>
        </w:r>
        <w:r w:rsidR="002A67DA" w:rsidDel="008B70CA">
          <w:delText>3</w:delText>
        </w:r>
        <w:r w:rsidR="00EA0563" w:rsidDel="008B70CA">
          <w:delText xml:space="preserve">, </w:delText>
        </w:r>
        <w:r w:rsidR="00D826D9" w:rsidDel="008B70CA">
          <w:delText>when using only half of the trials in each experiment</w:delText>
        </w:r>
      </w:del>
      <w:ins w:id="1016" w:author="Chen Heller" w:date="2023-01-03T16:10:00Z">
        <w:r w:rsidR="008B70CA">
          <w:t xml:space="preserve">of </w:t>
        </w:r>
      </w:ins>
      <w:ins w:id="1017" w:author="Chen Heller" w:date="2023-01-03T16:09:00Z">
        <w:r w:rsidR="008B70CA">
          <w:t>two pilot experiments</w:t>
        </w:r>
      </w:ins>
      <w:ins w:id="1018" w:author="Chen Heller" w:date="2023-01-17T09:48:00Z">
        <w:r w:rsidR="00654998">
          <w:t xml:space="preserve"> that are not reported in this paper.</w:t>
        </w:r>
      </w:ins>
      <w:del w:id="1019" w:author="Chen Heller" w:date="2023-01-03T16:13:00Z">
        <w:r w:rsidR="00D826D9" w:rsidDel="00646D84">
          <w:delText xml:space="preserve">. </w:delText>
        </w:r>
      </w:del>
      <w:ins w:id="1020" w:author="Chen Heller" w:date="2023-01-03T16:13:00Z">
        <w:r w:rsidR="00646D84">
          <w:t xml:space="preserve"> </w:t>
        </w:r>
      </w:ins>
      <w:r w:rsidR="00D826D9" w:rsidRPr="006852A2">
        <w:t xml:space="preserve">The average effect size was 0.88 (Cohen's </w:t>
      </w:r>
      <w:proofErr w:type="spellStart"/>
      <w:r w:rsidR="00D826D9" w:rsidRPr="006852A2">
        <w:t>d</w:t>
      </w:r>
      <w:r w:rsidR="00D826D9" w:rsidRPr="005E6629">
        <w:rPr>
          <w:vertAlign w:val="subscript"/>
        </w:rPr>
        <w:t>z</w:t>
      </w:r>
      <w:proofErr w:type="spellEnd"/>
      <w:r w:rsidR="008C0D4C">
        <w:t>;</w:t>
      </w:r>
      <w:r w:rsidR="00756803">
        <w:t xml:space="preserve"> see </w:t>
      </w:r>
      <w:r w:rsidR="00756803">
        <w:fldChar w:fldCharType="begin"/>
      </w:r>
      <w:r w:rsidR="00723368">
        <w:instrText xml:space="preserve"> ADDIN ZOTERO_ITEM CSL_CITATION {"citationID":"J2h7qZhJ","properties":{"formattedCitation":"(Lakens, 2013)","plainCitation":"(Lakens, 2013)","dontUpdate":true,"noteIndex":0},"citationItems":[{"id":349,"uris":["http://zotero.org/users/8275165/items/BNED65ZB"],"itemData":{"id":349,"type":"article-journal","abstract":"Effect sizes are the most important outcome of empirical studies. Most articles on effect sizes highlight their importance to communicate the practical signiﬁcance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brieﬂy, I provide a detailed overview of the similarities and differences between withinand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workﬂow.","container-title":"Frontiers in Psychology","DOI":"10.3389/fpsyg.2013.00863","ISSN":"1664-1078","journalAbbreviation":"Front. Psychol.","language":"en","source":"DOI.org (Crossref)","title":"Calculating and reporting effect sizes to facilitate cumulative science: a practical primer for t-tests and ANOVAs","title-short":"Calculating and reporting effect sizes to facilitate cumulative science","URL":"http://journal.frontiersin.org/article/10.3389/fpsyg.2013.00863/abstract","volume":"4","author":[{"family":"Lakens","given":"Daniël"}],"accessed":{"date-parts":[["2022",1,6]]},"issued":{"date-parts":[["2013"]]}}}],"schema":"https://github.com/citation-style-language/schema/raw/master/csl-citation.json"} </w:instrText>
      </w:r>
      <w:r w:rsidR="00756803">
        <w:fldChar w:fldCharType="separate"/>
      </w:r>
      <w:r w:rsidR="008C0D4C" w:rsidRPr="008C0D4C">
        <w:rPr>
          <w:rFonts w:ascii="Times New Roman" w:hAnsi="Times New Roman" w:cs="Times New Roman"/>
        </w:rPr>
        <w:t>Lakens, 2013</w:t>
      </w:r>
      <w:r w:rsidR="00756803">
        <w:fldChar w:fldCharType="end"/>
      </w:r>
      <w:r w:rsidR="00D826D9" w:rsidRPr="006852A2">
        <w:t xml:space="preserve">). </w:t>
      </w:r>
      <w:del w:id="1021" w:author="Chen Heller" w:date="2023-01-03T16:10:00Z">
        <w:r w:rsidR="00C46CA3" w:rsidDel="008345CC">
          <w:delText>I</w:delText>
        </w:r>
        <w:r w:rsidR="00D826D9" w:rsidRPr="006852A2" w:rsidDel="008345CC">
          <w:delText xml:space="preserve"> estimated t</w:delText>
        </w:r>
      </w:del>
      <w:ins w:id="1022" w:author="Chen Heller" w:date="2023-01-03T16:10:00Z">
        <w:r w:rsidR="008345CC">
          <w:t>T</w:t>
        </w:r>
      </w:ins>
      <w:r w:rsidR="00D826D9" w:rsidRPr="006852A2">
        <w:t xml:space="preserve">he keyboard task's effect size </w:t>
      </w:r>
      <w:ins w:id="1023" w:author="Chen Heller" w:date="2023-01-03T16:10:00Z">
        <w:r w:rsidR="008345CC">
          <w:t xml:space="preserve">was estimated </w:t>
        </w:r>
      </w:ins>
      <w:r w:rsidR="00D826D9" w:rsidRPr="006852A2">
        <w:t>to be around 30% smaller (</w:t>
      </w:r>
      <w:r w:rsidR="00626236" w:rsidRPr="006852A2">
        <w:t xml:space="preserve">Cohen's </w:t>
      </w:r>
      <w:proofErr w:type="spellStart"/>
      <w:r w:rsidR="00626236" w:rsidRPr="006852A2">
        <w:t>d</w:t>
      </w:r>
      <w:r w:rsidR="00626236" w:rsidRPr="000C068B">
        <w:rPr>
          <w:vertAlign w:val="subscript"/>
        </w:rPr>
        <w:t>z</w:t>
      </w:r>
      <w:proofErr w:type="spellEnd"/>
      <w:r w:rsidR="00D826D9" w:rsidRPr="006852A2">
        <w:t xml:space="preserve"> = 0.61), in line with </w:t>
      </w:r>
      <w:del w:id="1024" w:author="Chen Heller" w:date="2023-01-03T16:11:00Z">
        <w:r w:rsidR="00333DEB" w:rsidDel="008345CC">
          <w:delText>my</w:delText>
        </w:r>
        <w:r w:rsidR="00D826D9" w:rsidRPr="006852A2" w:rsidDel="008345CC">
          <w:delText xml:space="preserve"> </w:delText>
        </w:r>
      </w:del>
      <w:ins w:id="1025" w:author="Chen Heller" w:date="2023-01-03T16:11:00Z">
        <w:r w:rsidR="008345CC">
          <w:t xml:space="preserve">the </w:t>
        </w:r>
      </w:ins>
      <w:r w:rsidR="00D826D9" w:rsidRPr="006852A2">
        <w:t xml:space="preserve">hypothesis for a smaller RT effect, and in accordance with a previous study (Xiao et al., 2015, d=0.65, though see </w:t>
      </w:r>
      <w:proofErr w:type="spellStart"/>
      <w:r w:rsidR="00D826D9" w:rsidRPr="006852A2">
        <w:t>Dehaene</w:t>
      </w:r>
      <w:proofErr w:type="spellEnd"/>
      <w:r w:rsidR="00D826D9" w:rsidRPr="006852A2">
        <w:t xml:space="preserve"> et al., 2001, where the effect size was 0.8). To find such </w:t>
      </w:r>
      <w:ins w:id="1026" w:author="Chen Heller" w:date="2023-03-02T15:01:00Z">
        <w:r w:rsidR="00833610">
          <w:t xml:space="preserve">an </w:t>
        </w:r>
      </w:ins>
      <w:r w:rsidR="00D826D9" w:rsidRPr="006852A2">
        <w:t>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12276C0E" w14:textId="77777777" w:rsidR="00B65869" w:rsidRDefault="00B65869" w:rsidP="00B65869">
      <w:pPr>
        <w:pStyle w:val="Heading4"/>
        <w:rPr>
          <w:moveTo w:id="1027" w:author="Chen Heller" w:date="2023-01-03T16:18:00Z"/>
        </w:rPr>
      </w:pPr>
      <w:bookmarkStart w:id="1028" w:name="_Toc114485391"/>
      <w:moveToRangeStart w:id="1029" w:author="Chen Heller" w:date="2023-01-03T16:18:00Z" w:name="move123655117"/>
      <w:moveTo w:id="1030" w:author="Chen Heller" w:date="2023-01-03T16:18:00Z">
        <w:r>
          <w:t>Stimuli</w:t>
        </w:r>
      </w:moveTo>
    </w:p>
    <w:p w14:paraId="0D6912FB" w14:textId="5444B500" w:rsidR="00B65869" w:rsidRDefault="00B65869" w:rsidP="00B65869">
      <w:pPr>
        <w:ind w:firstLine="0"/>
        <w:rPr>
          <w:moveTo w:id="1031" w:author="Chen Heller" w:date="2023-01-03T16:18:00Z"/>
        </w:rPr>
      </w:pPr>
      <w:moveTo w:id="1032" w:author="Chen Heller" w:date="2023-01-03T16:18:00Z">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Pr="004570E3">
          <w:rPr>
            <w:rFonts w:ascii="Times New Roman" w:hAnsi="Times New Roman" w:cs="Times New Roman"/>
          </w:rPr>
          <w:t>(Frost &amp; Plaut, 2005)</w:t>
        </w:r>
        <w:r w:rsidRPr="00C3440C">
          <w:fldChar w:fldCharType="end"/>
        </w:r>
        <w:r w:rsidRPr="00C3440C">
          <w:t>. One half describe</w:t>
        </w:r>
        <w:r>
          <w:t>d</w:t>
        </w:r>
        <w:r w:rsidRPr="00C3440C">
          <w:t xml:space="preserve"> artificial products (e.g., radio, train) and the other natural items (e.g., fruit). Target words </w:t>
        </w:r>
        <w:r>
          <w:t xml:space="preserve">were </w:t>
        </w:r>
        <w:r w:rsidRPr="00C3440C">
          <w:t>written in typescript</w:t>
        </w:r>
        <w:del w:id="1033" w:author="Chen Heller" w:date="2023-03-02T15:01:00Z">
          <w:r w:rsidRPr="00C3440C" w:rsidDel="00833610">
            <w:rPr>
              <w:rFonts w:hint="cs"/>
              <w:rtl/>
              <w:lang w:bidi="ar-SA"/>
            </w:rPr>
            <w:delText xml:space="preserve"> </w:delText>
          </w:r>
        </w:del>
      </w:moveTo>
      <w:ins w:id="1034" w:author="Chen Heller" w:date="2023-03-02T15:01:00Z">
        <w:r w:rsidR="00833610">
          <w:rPr>
            <w:lang w:bidi="ar-SA"/>
          </w:rPr>
          <w:t xml:space="preserve">, </w:t>
        </w:r>
      </w:ins>
      <w:moveTo w:id="1035" w:author="Chen Heller" w:date="2023-01-03T16:18:00Z">
        <w:r w:rsidRPr="00C3440C">
          <w:t xml:space="preserve">while prime words </w:t>
        </w:r>
        <w:r>
          <w:t xml:space="preserve">were </w:t>
        </w:r>
        <w:r w:rsidRPr="00C3440C">
          <w:t>written in</w:t>
        </w:r>
      </w:moveTo>
      <w:ins w:id="1036" w:author="Chen Heller" w:date="2023-03-02T15:01:00Z">
        <w:r w:rsidR="002D5078">
          <w:t xml:space="preserve"> a</w:t>
        </w:r>
      </w:ins>
      <w:moveTo w:id="1037" w:author="Chen Heller" w:date="2023-01-03T16:18:00Z">
        <w:r w:rsidRPr="00C3440C">
          <w:t xml:space="preserve"> handwriting font.  Masks </w:t>
        </w:r>
        <w:r>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moveTo w:id="1038" w:author="Chen Heller" w:date="2023-01-03T16:18:00Z">
          <w:r w:rsidRPr="00C3440C">
            <w:t xml:space="preserve">). Forty words </w:t>
          </w:r>
          <w:r>
            <w:t xml:space="preserve">were </w:t>
          </w:r>
          <w:r w:rsidRPr="00C3440C">
            <w:t xml:space="preserve">used for the practice block and the remaining sixty </w:t>
          </w:r>
          <w:r>
            <w:t xml:space="preserve">were </w:t>
          </w:r>
          <w:r w:rsidRPr="00C3440C">
            <w:t>used in the test blocks.</w:t>
          </w:r>
        </w:moveTo>
      </w:moveTo>
    </w:p>
    <w:p w14:paraId="1309E783" w14:textId="77777777" w:rsidR="00B65869" w:rsidRDefault="00B65869" w:rsidP="00B65869">
      <w:pPr>
        <w:pStyle w:val="Heading4"/>
        <w:rPr>
          <w:moveTo w:id="1039" w:author="Chen Heller" w:date="2023-01-03T16:18:00Z"/>
        </w:rPr>
      </w:pPr>
      <w:moveTo w:id="1040" w:author="Chen Heller" w:date="2023-01-03T16:18:00Z">
        <w:r>
          <w:t>Apparatus</w:t>
        </w:r>
      </w:moveTo>
    </w:p>
    <w:p w14:paraId="05A8EE64" w14:textId="71401804" w:rsidR="00B65869" w:rsidRDefault="00B65869" w:rsidP="00B65869">
      <w:pPr>
        <w:ind w:firstLine="0"/>
        <w:rPr>
          <w:ins w:id="1041" w:author="Chen Heller" w:date="2023-01-03T16:48:00Z"/>
        </w:rPr>
      </w:pPr>
      <w:moveTo w:id="1042" w:author="Chen Heller" w:date="2023-01-03T16:18:00Z">
        <w:r w:rsidRPr="007846C7">
          <w:t xml:space="preserve">The stimulus </w:t>
        </w:r>
        <w:r>
          <w:t>was</w:t>
        </w:r>
        <w:r w:rsidRPr="007846C7">
          <w:t xml:space="preserve"> displayed on a VPIXX monitor (</w:t>
        </w:r>
        <w:proofErr w:type="spellStart"/>
        <w:r w:rsidRPr="007846C7">
          <w:t>VIEWPixx</w:t>
        </w:r>
        <w:proofErr w:type="spellEnd"/>
        <w:r w:rsidRPr="007846C7">
          <w:t xml:space="preserve"> /3D Lite LCD display and data acquisition system, version 3.7.6287) using </w:t>
        </w:r>
        <w:proofErr w:type="spellStart"/>
        <w:r w:rsidRPr="007846C7">
          <w:t>Matlab</w:t>
        </w:r>
        <w:proofErr w:type="spellEnd"/>
        <w:r w:rsidRPr="007846C7">
          <w:t xml:space="preserve"> R2020b </w:t>
        </w:r>
        <w:r>
          <w:fldChar w:fldCharType="begin"/>
        </w:r>
        <w:r>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fldChar w:fldCharType="separate"/>
        </w:r>
        <w:r w:rsidRPr="00962917">
          <w:rPr>
            <w:rFonts w:ascii="Times New Roman" w:hAnsi="Times New Roman" w:cs="Times New Roman"/>
          </w:rPr>
          <w:t>(</w:t>
        </w:r>
        <w:r w:rsidRPr="00962917">
          <w:rPr>
            <w:rFonts w:ascii="Times New Roman" w:hAnsi="Times New Roman" w:cs="Times New Roman"/>
            <w:i/>
            <w:iCs/>
          </w:rPr>
          <w:t>MATLAB</w:t>
        </w:r>
        <w:r w:rsidRPr="00962917">
          <w:rPr>
            <w:rFonts w:ascii="Times New Roman" w:hAnsi="Times New Roman" w:cs="Times New Roman"/>
          </w:rPr>
          <w:t>, 2020)</w:t>
        </w:r>
        <w:r>
          <w:fldChar w:fldCharType="end"/>
        </w:r>
        <w:r>
          <w:t xml:space="preserve"> </w:t>
        </w:r>
        <w:r w:rsidRPr="007846C7">
          <w:t xml:space="preserve">and </w:t>
        </w:r>
        <w:proofErr w:type="spellStart"/>
        <w:r w:rsidRPr="007846C7">
          <w:t>Psychtoolbox</w:t>
        </w:r>
        <w:proofErr w:type="spellEnd"/>
        <w:r w:rsidRPr="007846C7">
          <w:t xml:space="preserve"> 3.0.18</w:t>
        </w:r>
        <w:r>
          <w:t xml:space="preserve"> </w:t>
        </w:r>
        <w:r>
          <w:fldChar w:fldCharType="begin"/>
        </w:r>
        <w:r>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fldChar w:fldCharType="separate"/>
        </w:r>
        <w:r w:rsidRPr="00533630">
          <w:rPr>
            <w:rFonts w:ascii="Times New Roman" w:hAnsi="Times New Roman" w:cs="Times New Roman"/>
          </w:rPr>
          <w:t>(Brainard, 1997)</w:t>
        </w:r>
        <w:r>
          <w:fldChar w:fldCharType="end"/>
        </w:r>
        <w:r w:rsidRPr="007846C7">
          <w:t xml:space="preserve">. The monitor </w:t>
        </w:r>
        <w:r>
          <w:t xml:space="preserve">was </w:t>
        </w:r>
        <w:r w:rsidRPr="007846C7">
          <w:t xml:space="preserve">set to full brightness at a resolution of 1920 x 1080 and </w:t>
        </w:r>
      </w:moveTo>
      <w:ins w:id="1043" w:author="Chen Heller" w:date="2023-03-02T15:02:00Z">
        <w:r w:rsidR="00F0759A">
          <w:t xml:space="preserve">a </w:t>
        </w:r>
      </w:ins>
      <w:moveTo w:id="1044" w:author="Chen Heller" w:date="2023-01-03T16:18:00Z">
        <w:r w:rsidRPr="007846C7">
          <w:t xml:space="preserve">refresh rate of 100Hz with VPIXX's "Scanning backlight" feature turned on, which synchronizes the stimulus display to the screen's refresh rate. A Perspex cover </w:t>
        </w:r>
        <w:r>
          <w:t>was</w:t>
        </w:r>
        <w:r w:rsidRPr="007846C7">
          <w:t xml:space="preserve"> placed over the screen to protect it. The cover </w:t>
        </w:r>
        <w:r>
          <w:t xml:space="preserve">was </w:t>
        </w:r>
        <w:r w:rsidRPr="007846C7">
          <w:t xml:space="preserve">spray painted with a light layer of transparent matte lacquer to avoid </w:t>
        </w:r>
        <w:r w:rsidRPr="007846C7">
          <w:lastRenderedPageBreak/>
          <w:t xml:space="preserve">reflections. The participants </w:t>
        </w:r>
        <w:r>
          <w:t xml:space="preserve">sat </w:t>
        </w:r>
        <w:r w:rsidRPr="007846C7">
          <w:t>approximately 60cm away from the screen and place</w:t>
        </w:r>
        <w:r>
          <w:t>d</w:t>
        </w:r>
        <w:r w:rsidRPr="007846C7">
          <w:t xml:space="preserve"> their index finger on a marked starting point located on the table </w:t>
        </w:r>
        <w:del w:id="1045" w:author="Chen Heller" w:date="2023-01-03T16:32:00Z">
          <w:r w:rsidDel="00F770D9">
            <w:delText>40</w:delText>
          </w:r>
        </w:del>
      </w:moveTo>
      <w:ins w:id="1046" w:author="Chen Heller" w:date="2023-01-03T16:32:00Z">
        <w:r w:rsidR="00F770D9">
          <w:t>35</w:t>
        </w:r>
      </w:ins>
      <w:moveTo w:id="1047" w:author="Chen Heller" w:date="2023-01-03T16:18:00Z">
        <w:r w:rsidRPr="007846C7">
          <w:t xml:space="preserve">cm away from the screen, in line with its center. The stimulus </w:t>
        </w:r>
        <w:r>
          <w:t xml:space="preserve">was </w:t>
        </w:r>
        <w:r w:rsidRPr="007846C7">
          <w:t xml:space="preserve">displayed 24cm above the table and the classification answers </w:t>
        </w:r>
        <w:r>
          <w:t xml:space="preserve">were </w:t>
        </w:r>
        <w:r w:rsidRPr="007846C7">
          <w:t>displayed on each side of it, 20cm apart (</w:t>
        </w:r>
        <w:del w:id="1048" w:author="Chen Heller" w:date="2023-01-17T10:14:00Z">
          <w:r w:rsidDel="008F540B">
            <w:fldChar w:fldCharType="begin"/>
          </w:r>
          <w:r w:rsidDel="008F540B">
            <w:delInstrText xml:space="preserve"> REF _Ref113902132 \h </w:delInstrText>
          </w:r>
        </w:del>
      </w:moveTo>
      <w:del w:id="1049" w:author="Chen Heller" w:date="2023-01-17T10:14:00Z"/>
      <w:moveTo w:id="1050" w:author="Chen Heller" w:date="2023-01-03T16:18:00Z">
        <w:del w:id="1051" w:author="Chen Heller" w:date="2023-01-17T10:14:00Z">
          <w:r w:rsidDel="008F540B">
            <w:fldChar w:fldCharType="separate"/>
          </w:r>
        </w:del>
        <w:del w:id="1052" w:author="Chen Heller" w:date="2023-01-04T14:57:00Z">
          <w:r w:rsidDel="00C56E28">
            <w:delText xml:space="preserve">Figure </w:delText>
          </w:r>
        </w:del>
        <w:del w:id="1053" w:author="Chen Heller" w:date="2023-01-03T16:33:00Z">
          <w:r w:rsidDel="00F770D9">
            <w:rPr>
              <w:noProof/>
            </w:rPr>
            <w:delText>1</w:delText>
          </w:r>
        </w:del>
        <w:del w:id="1054" w:author="Chen Heller" w:date="2023-01-17T10:14:00Z">
          <w:r w:rsidDel="008F540B">
            <w:fldChar w:fldCharType="end"/>
          </w:r>
        </w:del>
      </w:moveTo>
      <w:ins w:id="1055" w:author="Chen Heller" w:date="2023-05-08T09:23:00Z">
        <w:r w:rsidR="009E311A" w:rsidRPr="009E311A">
          <w:fldChar w:fldCharType="begin"/>
        </w:r>
        <w:r w:rsidR="009E311A" w:rsidRPr="009E311A">
          <w:instrText xml:space="preserve"> REF _Ref134430239 \h </w:instrText>
        </w:r>
      </w:ins>
      <w:r w:rsidR="009E311A">
        <w:instrText xml:space="preserve"> \* MERGEFORMAT </w:instrText>
      </w:r>
      <w:r w:rsidR="009E311A" w:rsidRPr="009E311A">
        <w:fldChar w:fldCharType="separate"/>
      </w:r>
      <w:ins w:id="1056" w:author="Chen Heller" w:date="2023-05-08T09:23:00Z">
        <w:r w:rsidR="009E311A" w:rsidRPr="009E311A">
          <w:t xml:space="preserve">Figure </w:t>
        </w:r>
        <w:r w:rsidR="009E311A" w:rsidRPr="009E311A">
          <w:rPr>
            <w:rPrChange w:id="1057" w:author="Chen Heller" w:date="2023-05-08T09:23:00Z">
              <w:rPr>
                <w:noProof/>
              </w:rPr>
            </w:rPrChange>
          </w:rPr>
          <w:t>1</w:t>
        </w:r>
        <w:r w:rsidR="009E311A" w:rsidRPr="009E311A">
          <w:fldChar w:fldCharType="end"/>
        </w:r>
      </w:ins>
      <w:moveTo w:id="1058" w:author="Chen Heller" w:date="2023-01-03T16:18:00Z">
        <w:r w:rsidRPr="007846C7">
          <w:t>). Participants w</w:t>
        </w:r>
        <w:r>
          <w:t>ore</w:t>
        </w:r>
        <w:r w:rsidRPr="007846C7">
          <w:t xml:space="preserve"> a Velcro ring with a marker at the tip of their index finger. A touch </w:t>
        </w:r>
        <w:r>
          <w:t xml:space="preserve">was </w:t>
        </w:r>
        <w:r w:rsidRPr="007846C7">
          <w:t xml:space="preserve">registered when the marker </w:t>
        </w:r>
        <w:r>
          <w:t xml:space="preserve">was </w:t>
        </w:r>
        <w:del w:id="1059" w:author="Chen Heller" w:date="2023-01-03T16:33:00Z">
          <w:r w:rsidDel="0054169C">
            <w:delText>3</w:delText>
          </w:r>
        </w:del>
      </w:moveTo>
      <w:ins w:id="1060" w:author="Chen Heller" w:date="2023-01-03T16:33:00Z">
        <w:r w:rsidR="0054169C">
          <w:t>0.7</w:t>
        </w:r>
      </w:ins>
      <w:moveTo w:id="1061" w:author="Chen Heller" w:date="2023-01-03T16:18:00Z">
        <w:r w:rsidRPr="007846C7">
          <w:t>cm</w:t>
        </w:r>
        <w:r>
          <w:t xml:space="preserve"> </w:t>
        </w:r>
        <w:r w:rsidRPr="007846C7">
          <w:t xml:space="preserve">away from the screen or closer. A system of 6 </w:t>
        </w:r>
        <w:proofErr w:type="spellStart"/>
        <w:r w:rsidRPr="007846C7">
          <w:t>OptiTrack</w:t>
        </w:r>
        <w:proofErr w:type="spellEnd"/>
        <w:r w:rsidRPr="007846C7">
          <w:t xml:space="preserve"> Flex 13 cameras by </w:t>
        </w:r>
        <w:proofErr w:type="spellStart"/>
        <w:r w:rsidRPr="007846C7">
          <w:t>NaturalPoint</w:t>
        </w:r>
        <w:proofErr w:type="spellEnd"/>
        <w:r w:rsidRPr="007846C7">
          <w:t>, Inc. track</w:t>
        </w:r>
        <w:r>
          <w:t>ed</w:t>
        </w:r>
        <w:r w:rsidRPr="007846C7">
          <w:t xml:space="preserve"> the marker's location using Motive 2.3.0 software</w:t>
        </w:r>
        <w:r>
          <w:t xml:space="preserve"> </w:t>
        </w:r>
        <w:r>
          <w:fldChar w:fldCharType="begin"/>
        </w:r>
        <w:r>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fldChar w:fldCharType="separate"/>
        </w:r>
        <w:r w:rsidRPr="00533630">
          <w:rPr>
            <w:rFonts w:ascii="Times New Roman" w:hAnsi="Times New Roman" w:cs="Times New Roman"/>
          </w:rPr>
          <w:t>(</w:t>
        </w:r>
        <w:r w:rsidRPr="00533630">
          <w:rPr>
            <w:rFonts w:ascii="Times New Roman" w:hAnsi="Times New Roman" w:cs="Times New Roman"/>
            <w:i/>
            <w:iCs/>
          </w:rPr>
          <w:t>Motive</w:t>
        </w:r>
        <w:r w:rsidRPr="00533630">
          <w:rPr>
            <w:rFonts w:ascii="Times New Roman" w:hAnsi="Times New Roman" w:cs="Times New Roman"/>
          </w:rPr>
          <w:t>, 2021)</w:t>
        </w:r>
        <w:r>
          <w:fldChar w:fldCharType="end"/>
        </w:r>
        <w:r w:rsidRPr="007846C7">
          <w:t xml:space="preserve"> at a sampling rate of 120Hz. The coordinates </w:t>
        </w:r>
        <w:r>
          <w:t xml:space="preserve">were </w:t>
        </w:r>
        <w:r w:rsidRPr="007846C7">
          <w:t xml:space="preserve">broadcasted online to a </w:t>
        </w:r>
        <w:proofErr w:type="spellStart"/>
        <w:r w:rsidRPr="007846C7">
          <w:t>NatNet</w:t>
        </w:r>
        <w:proofErr w:type="spellEnd"/>
        <w:r w:rsidRPr="007846C7">
          <w:t xml:space="preserve"> client </w:t>
        </w:r>
        <w:r>
          <w:fldChar w:fldCharType="begin"/>
        </w:r>
        <w:r>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SDK","URL":"https://optitrack.com/software/motive/","version":"4.0.0","issued":{"date-parts":[["2021"]]}}}],"schema":"https://github.com/citation-style-language/schema/raw/master/csl-citation.json"} </w:instrText>
        </w:r>
        <w:r>
          <w:fldChar w:fldCharType="separate"/>
        </w:r>
        <w:r w:rsidRPr="006D3EC2">
          <w:rPr>
            <w:rFonts w:ascii="Times New Roman" w:hAnsi="Times New Roman" w:cs="Times New Roman"/>
          </w:rPr>
          <w:t>(</w:t>
        </w:r>
        <w:r w:rsidRPr="006D3EC2">
          <w:rPr>
            <w:rFonts w:ascii="Times New Roman" w:hAnsi="Times New Roman" w:cs="Times New Roman"/>
            <w:i/>
            <w:iCs/>
          </w:rPr>
          <w:t>NatNet SDK</w:t>
        </w:r>
        <w:r w:rsidRPr="006D3EC2">
          <w:rPr>
            <w:rFonts w:ascii="Times New Roman" w:hAnsi="Times New Roman" w:cs="Times New Roman"/>
          </w:rPr>
          <w:t>, 2021)</w:t>
        </w:r>
        <w:r>
          <w:fldChar w:fldCharType="end"/>
        </w:r>
        <w:r>
          <w:t xml:space="preserve"> </w:t>
        </w:r>
        <w:r w:rsidRPr="007846C7">
          <w:t xml:space="preserve">and recorded with </w:t>
        </w:r>
        <w:proofErr w:type="spellStart"/>
        <w:r w:rsidRPr="007846C7">
          <w:t>Matlab</w:t>
        </w:r>
        <w:proofErr w:type="spellEnd"/>
        <w:r w:rsidRPr="007846C7">
          <w:t>.</w:t>
        </w:r>
      </w:moveTo>
      <w:moveToRangeEnd w:id="1029"/>
    </w:p>
    <w:p w14:paraId="6766FECF" w14:textId="38FD0470" w:rsidR="00CA2A96" w:rsidRPr="0041788E" w:rsidRDefault="00CA2A96">
      <w:pPr>
        <w:pStyle w:val="Caption"/>
        <w:keepNext/>
        <w:spacing w:line="480" w:lineRule="auto"/>
        <w:jc w:val="left"/>
        <w:rPr>
          <w:ins w:id="1062" w:author="Chen Heller" w:date="2023-03-14T10:59:00Z"/>
          <w:b/>
          <w:bCs/>
          <w:i w:val="0"/>
          <w:iCs w:val="0"/>
          <w:sz w:val="24"/>
          <w:szCs w:val="20"/>
          <w:rPrChange w:id="1063" w:author="Chen Heller" w:date="2023-03-19T14:21:00Z">
            <w:rPr>
              <w:ins w:id="1064" w:author="Chen Heller" w:date="2023-03-14T10:59:00Z"/>
              <w:b/>
              <w:bCs/>
            </w:rPr>
          </w:rPrChange>
        </w:rPr>
        <w:pPrChange w:id="1065" w:author="Chen Heller" w:date="2023-03-14T10:59:00Z">
          <w:pPr>
            <w:pStyle w:val="Caption"/>
            <w:keepNext/>
            <w:jc w:val="left"/>
          </w:pPr>
        </w:pPrChange>
      </w:pPr>
      <w:bookmarkStart w:id="1066" w:name="_Ref134430239"/>
      <w:ins w:id="1067" w:author="Chen Heller" w:date="2023-03-14T10:58:00Z">
        <w:r w:rsidRPr="0041788E">
          <w:rPr>
            <w:b/>
            <w:bCs/>
            <w:i w:val="0"/>
            <w:iCs w:val="0"/>
            <w:sz w:val="24"/>
            <w:szCs w:val="20"/>
            <w:rPrChange w:id="1068" w:author="Chen Heller" w:date="2023-03-19T14:21:00Z">
              <w:rPr/>
            </w:rPrChange>
          </w:rPr>
          <w:t xml:space="preserve">Figure </w:t>
        </w:r>
        <w:r w:rsidRPr="0041788E">
          <w:rPr>
            <w:b/>
            <w:bCs/>
            <w:i w:val="0"/>
            <w:iCs w:val="0"/>
            <w:sz w:val="24"/>
            <w:szCs w:val="20"/>
            <w:rPrChange w:id="1069" w:author="Chen Heller" w:date="2023-03-19T14:21:00Z">
              <w:rPr/>
            </w:rPrChange>
          </w:rPr>
          <w:fldChar w:fldCharType="begin"/>
        </w:r>
        <w:r w:rsidRPr="0041788E">
          <w:rPr>
            <w:b/>
            <w:bCs/>
            <w:i w:val="0"/>
            <w:iCs w:val="0"/>
            <w:sz w:val="24"/>
            <w:szCs w:val="20"/>
            <w:rPrChange w:id="1070" w:author="Chen Heller" w:date="2023-03-19T14:21:00Z">
              <w:rPr/>
            </w:rPrChange>
          </w:rPr>
          <w:instrText xml:space="preserve"> SEQ Figure \* ARABIC </w:instrText>
        </w:r>
      </w:ins>
      <w:r w:rsidRPr="0041788E">
        <w:rPr>
          <w:b/>
          <w:bCs/>
          <w:i w:val="0"/>
          <w:iCs w:val="0"/>
          <w:sz w:val="24"/>
          <w:szCs w:val="20"/>
          <w:rPrChange w:id="1071" w:author="Chen Heller" w:date="2023-03-19T14:21:00Z">
            <w:rPr/>
          </w:rPrChange>
        </w:rPr>
        <w:fldChar w:fldCharType="separate"/>
      </w:r>
      <w:ins w:id="1072" w:author="Chen Heller" w:date="2023-03-14T10:58:00Z">
        <w:r w:rsidRPr="0041788E">
          <w:rPr>
            <w:b/>
            <w:bCs/>
            <w:i w:val="0"/>
            <w:iCs w:val="0"/>
            <w:noProof/>
            <w:sz w:val="24"/>
            <w:szCs w:val="20"/>
            <w:rPrChange w:id="1073" w:author="Chen Heller" w:date="2023-03-19T14:21:00Z">
              <w:rPr>
                <w:noProof/>
              </w:rPr>
            </w:rPrChange>
          </w:rPr>
          <w:t>1</w:t>
        </w:r>
        <w:r w:rsidRPr="0041788E">
          <w:rPr>
            <w:b/>
            <w:bCs/>
            <w:i w:val="0"/>
            <w:iCs w:val="0"/>
            <w:sz w:val="24"/>
            <w:szCs w:val="20"/>
            <w:rPrChange w:id="1074" w:author="Chen Heller" w:date="2023-03-19T14:21:00Z">
              <w:rPr/>
            </w:rPrChange>
          </w:rPr>
          <w:fldChar w:fldCharType="end"/>
        </w:r>
      </w:ins>
      <w:bookmarkEnd w:id="1066"/>
    </w:p>
    <w:p w14:paraId="5DA0067E" w14:textId="7A19FF93" w:rsidR="00CA2A96" w:rsidRPr="008C3EB8" w:rsidRDefault="009159A8">
      <w:pPr>
        <w:ind w:firstLine="0"/>
        <w:rPr>
          <w:ins w:id="1075" w:author="Chen Heller" w:date="2023-03-14T10:58:00Z"/>
        </w:rPr>
        <w:pPrChange w:id="1076" w:author="Chen Heller" w:date="2023-03-14T10:59:00Z">
          <w:pPr>
            <w:pStyle w:val="Caption"/>
          </w:pPr>
        </w:pPrChange>
      </w:pPr>
      <w:ins w:id="1077" w:author="Chen Heller" w:date="2023-03-14T10:59:00Z">
        <w:r w:rsidRPr="0041788E">
          <w:rPr>
            <w:i/>
            <w:iCs/>
            <w:rPrChange w:id="1078" w:author="Chen Heller" w:date="2023-03-19T14:21:00Z">
              <w:rPr/>
            </w:rPrChange>
          </w:rPr>
          <w:t>Experimental Setup</w:t>
        </w:r>
      </w:ins>
    </w:p>
    <w:p w14:paraId="142171C9" w14:textId="34ECD165" w:rsidR="00854D68" w:rsidRDefault="009A6E21" w:rsidP="00854D68">
      <w:pPr>
        <w:pStyle w:val="NoSpacing"/>
        <w:keepNext/>
        <w:bidi w:val="0"/>
        <w:jc w:val="center"/>
        <w:rPr>
          <w:moveTo w:id="1079" w:author="Chen Heller" w:date="2023-01-03T16:48:00Z"/>
        </w:rPr>
      </w:pPr>
      <w:r w:rsidRPr="009A6E21">
        <w:rPr>
          <w:noProof/>
        </w:rPr>
        <w:drawing>
          <wp:inline distT="0" distB="0" distL="0" distR="0" wp14:anchorId="7C29D55F" wp14:editId="0C4ED6CA">
            <wp:extent cx="3440169" cy="2982582"/>
            <wp:effectExtent l="0" t="0" r="8255" b="889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17"/>
                    <a:stretch>
                      <a:fillRect/>
                    </a:stretch>
                  </pic:blipFill>
                  <pic:spPr>
                    <a:xfrm>
                      <a:off x="0" y="0"/>
                      <a:ext cx="3456941" cy="2997123"/>
                    </a:xfrm>
                    <a:prstGeom prst="rect">
                      <a:avLst/>
                    </a:prstGeom>
                  </pic:spPr>
                </pic:pic>
              </a:graphicData>
            </a:graphic>
          </wp:inline>
        </w:drawing>
      </w:r>
      <w:moveToRangeStart w:id="1080" w:author="Chen Heller" w:date="2023-01-03T16:48:00Z" w:name="move123656900"/>
    </w:p>
    <w:p w14:paraId="6216D8AD" w14:textId="6DC03D42" w:rsidR="00854D68" w:rsidRPr="009159A8" w:rsidDel="00854D68" w:rsidRDefault="00854D68">
      <w:pPr>
        <w:ind w:firstLine="0"/>
        <w:rPr>
          <w:del w:id="1081" w:author="Chen Heller" w:date="2023-01-03T16:48:00Z"/>
          <w:moveTo w:id="1082" w:author="Chen Heller" w:date="2023-01-03T16:48:00Z"/>
        </w:rPr>
        <w:pPrChange w:id="1083" w:author="Chen Heller" w:date="2023-03-14T11:00:00Z">
          <w:pPr>
            <w:pStyle w:val="Caption"/>
            <w:jc w:val="left"/>
          </w:pPr>
        </w:pPrChange>
      </w:pPr>
      <w:bookmarkStart w:id="1084" w:name="_Ref113902132"/>
      <w:moveTo w:id="1085" w:author="Chen Heller" w:date="2023-01-03T16:48:00Z">
        <w:del w:id="1086" w:author="Chen Heller" w:date="2023-03-14T10:58:00Z">
          <w:r w:rsidDel="00CA2A96">
            <w:delText xml:space="preserve">Figure </w:delText>
          </w:r>
        </w:del>
        <w:del w:id="1087" w:author="Chen Heller" w:date="2023-03-07T10:20:00Z">
          <w:r w:rsidDel="0044043A">
            <w:rPr>
              <w:iCs/>
              <w:color w:val="44546A" w:themeColor="text2"/>
              <w:sz w:val="22"/>
              <w:szCs w:val="18"/>
            </w:rPr>
            <w:fldChar w:fldCharType="begin"/>
          </w:r>
          <w:r w:rsidDel="0044043A">
            <w:delInstrText xml:space="preserve"> SEQ Figure \* ARABIC </w:delInstrText>
          </w:r>
          <w:r w:rsidR="00000000">
            <w:rPr>
              <w:iCs/>
              <w:color w:val="44546A" w:themeColor="text2"/>
              <w:sz w:val="22"/>
              <w:szCs w:val="18"/>
            </w:rPr>
            <w:fldChar w:fldCharType="separate"/>
          </w:r>
          <w:r w:rsidDel="0044043A">
            <w:rPr>
              <w:iCs/>
              <w:noProof/>
              <w:color w:val="44546A" w:themeColor="text2"/>
              <w:sz w:val="22"/>
              <w:szCs w:val="18"/>
            </w:rPr>
            <w:fldChar w:fldCharType="end"/>
          </w:r>
        </w:del>
        <w:bookmarkEnd w:id="1084"/>
        <w:del w:id="1088" w:author="Chen Heller" w:date="2023-03-14T10:58:00Z">
          <w:r w:rsidDel="00CA2A96">
            <w:delText xml:space="preserve">. </w:delText>
          </w:r>
        </w:del>
      </w:moveTo>
      <w:ins w:id="1089" w:author="Chen Heller" w:date="2023-03-14T10:58:00Z">
        <w:r w:rsidR="00CA2A96" w:rsidRPr="009159A8">
          <w:rPr>
            <w:i/>
            <w:iCs/>
            <w:rPrChange w:id="1090" w:author="Chen Heller" w:date="2023-03-14T11:00:00Z">
              <w:rPr/>
            </w:rPrChange>
          </w:rPr>
          <w:t>Note.</w:t>
        </w:r>
      </w:ins>
      <w:moveTo w:id="1091" w:author="Chen Heller" w:date="2023-01-03T16:48:00Z">
        <w:del w:id="1092" w:author="Chen Heller" w:date="2023-03-14T10:59:00Z">
          <w:r w:rsidRPr="009159A8" w:rsidDel="009159A8">
            <w:delText>Setup.</w:delText>
          </w:r>
        </w:del>
        <w:r w:rsidRPr="009159A8">
          <w:t xml:space="preserve"> A participant placing his finger on the starting point which is located </w:t>
        </w:r>
        <w:del w:id="1093" w:author="Chen Heller" w:date="2023-01-09T12:11:00Z">
          <w:r w:rsidRPr="009159A8" w:rsidDel="004907D7">
            <w:delText>40</w:delText>
          </w:r>
        </w:del>
      </w:moveTo>
      <w:ins w:id="1094" w:author="Chen Heller" w:date="2023-01-09T12:11:00Z">
        <w:r w:rsidR="004907D7" w:rsidRPr="009159A8">
          <w:t>35</w:t>
        </w:r>
      </w:ins>
      <w:moveTo w:id="1095" w:author="Chen Heller" w:date="2023-01-03T16:48:00Z">
        <w:r w:rsidRPr="009159A8">
          <w:t xml:space="preserve">cm away from the screen. The target is positioned 24cm above the starting point and the answers are </w:t>
        </w:r>
        <w:r w:rsidRPr="009159A8">
          <w:lastRenderedPageBreak/>
          <w:t>placed on each of its sides, 20cm apart. Z axis maps the path to and from the screen. X</w:t>
        </w:r>
        <w:del w:id="1096" w:author="Chen Heller" w:date="2023-03-02T15:02:00Z">
          <w:r w:rsidRPr="009159A8" w:rsidDel="00F0759A">
            <w:delText xml:space="preserve"> </w:delText>
          </w:r>
        </w:del>
      </w:moveTo>
      <w:ins w:id="1097" w:author="Chen Heller" w:date="2023-03-02T15:02:00Z">
        <w:r w:rsidR="00F0759A" w:rsidRPr="009159A8">
          <w:t>-</w:t>
        </w:r>
      </w:ins>
      <w:moveTo w:id="1098" w:author="Chen Heller" w:date="2023-01-03T16:48:00Z">
        <w:r w:rsidRPr="009159A8">
          <w:t>axis maps the left and right directions. Y axis maps the up and down directions.</w:t>
        </w:r>
      </w:moveTo>
    </w:p>
    <w:moveToRangeEnd w:id="1080"/>
    <w:p w14:paraId="10298409" w14:textId="77777777" w:rsidR="00854D68" w:rsidRDefault="00854D68">
      <w:pPr>
        <w:pStyle w:val="Caption"/>
        <w:jc w:val="left"/>
        <w:rPr>
          <w:ins w:id="1099" w:author="Chen Heller" w:date="2023-01-03T16:18:00Z"/>
        </w:rPr>
        <w:pPrChange w:id="1100" w:author="Chen Heller" w:date="2023-01-03T16:48:00Z">
          <w:pPr>
            <w:pStyle w:val="Heading4"/>
          </w:pPr>
        </w:pPrChange>
      </w:pPr>
    </w:p>
    <w:p w14:paraId="5FC1E55D" w14:textId="485669D9" w:rsidR="00D826D9" w:rsidRDefault="00D826D9">
      <w:pPr>
        <w:pStyle w:val="Heading4"/>
        <w:pPrChange w:id="1101" w:author="Chen Heller" w:date="2023-01-03T16:16:00Z">
          <w:pPr>
            <w:pStyle w:val="Heading3"/>
          </w:pPr>
        </w:pPrChange>
      </w:pPr>
      <w:del w:id="1102" w:author="Chen Heller" w:date="2023-01-03T16:49:00Z">
        <w:r w:rsidDel="00E65EFB">
          <w:delText>Stimuli</w:delText>
        </w:r>
        <w:r w:rsidR="00521037" w:rsidDel="00E65EFB">
          <w:delText xml:space="preserve">, Apparatus and </w:delText>
        </w:r>
      </w:del>
      <w:r>
        <w:t>Procedure</w:t>
      </w:r>
      <w:bookmarkEnd w:id="1028"/>
    </w:p>
    <w:p w14:paraId="50606ED1" w14:textId="2FD06F81" w:rsidR="0018190B" w:rsidRDefault="00521037" w:rsidP="00D966CD">
      <w:pPr>
        <w:ind w:firstLine="0"/>
        <w:rPr>
          <w:ins w:id="1103" w:author="Chen Heller" w:date="2023-01-31T13:01:00Z"/>
        </w:rPr>
      </w:pPr>
      <w:del w:id="1104" w:author="Chen Heller" w:date="2023-01-03T16:52:00Z">
        <w:r w:rsidDel="00612121">
          <w:delText xml:space="preserve">The methods were identical to those used in Experiment 3, besides the following changes: first, </w:delText>
        </w:r>
        <w:r w:rsidR="000A4571" w:rsidDel="00612121">
          <w:delText xml:space="preserve">the separate practice day was omitted and instead </w:delText>
        </w:r>
      </w:del>
      <w:del w:id="1105" w:author="Chen Heller" w:date="2023-01-03T16:51:00Z">
        <w:r w:rsidR="00D826D9" w:rsidDel="007156FD">
          <w:delText>two</w:delText>
        </w:r>
        <w:r w:rsidDel="007156FD">
          <w:delText xml:space="preserve"> </w:delText>
        </w:r>
      </w:del>
      <w:ins w:id="1106" w:author="Chen Heller" w:date="2023-01-03T16:51:00Z">
        <w:r w:rsidR="007156FD">
          <w:t xml:space="preserve">Two </w:t>
        </w:r>
      </w:ins>
      <w:r>
        <w:t>main</w:t>
      </w:r>
      <w:r w:rsidR="00D826D9">
        <w:t xml:space="preserve"> </w:t>
      </w:r>
      <w:r w:rsidR="00D826D9" w:rsidRPr="00400416">
        <w:t>session</w:t>
      </w:r>
      <w:r w:rsidR="00D826D9">
        <w:t>s</w:t>
      </w:r>
      <w:r w:rsidR="00560506">
        <w:t xml:space="preserve"> </w:t>
      </w:r>
      <w:r w:rsidR="000A4571">
        <w:t xml:space="preserve">were </w:t>
      </w:r>
      <w:r w:rsidR="00560506">
        <w:t>conducted on the same day</w:t>
      </w:r>
      <w:ins w:id="1107" w:author="Chen Heller" w:date="2023-01-17T10:00:00Z">
        <w:r w:rsidR="00E94313" w:rsidRPr="00E94313">
          <w:t xml:space="preserve"> </w:t>
        </w:r>
        <w:r w:rsidR="00E94313">
          <w:t>with their order counterbalanced between participants</w:t>
        </w:r>
      </w:ins>
      <w:del w:id="1108" w:author="Chen Heller" w:date="2023-01-17T10:01:00Z">
        <w:r w:rsidDel="00E94313">
          <w:delText xml:space="preserve">, </w:delText>
        </w:r>
      </w:del>
      <w:ins w:id="1109" w:author="Chen Heller" w:date="2023-01-17T10:01:00Z">
        <w:r w:rsidR="00E94313">
          <w:t xml:space="preserve">. </w:t>
        </w:r>
      </w:ins>
      <w:del w:id="1110" w:author="Chen Heller" w:date="2023-01-17T10:01:00Z">
        <w:r w:rsidDel="00CD3FA4">
          <w:delText xml:space="preserve">one </w:delText>
        </w:r>
      </w:del>
      <w:ins w:id="1111" w:author="Chen Heller" w:date="2023-01-17T10:01:00Z">
        <w:r w:rsidR="00CD3FA4">
          <w:t xml:space="preserve">One session </w:t>
        </w:r>
      </w:ins>
      <w:r>
        <w:t>for keyboard response and the other for motion tracking</w:t>
      </w:r>
      <w:del w:id="1112" w:author="Chen Heller" w:date="2023-01-17T10:01:00Z">
        <w:r w:rsidDel="00CD3FA4">
          <w:delText>.</w:delText>
        </w:r>
        <w:r w:rsidR="00D826D9" w:rsidRPr="00400416" w:rsidDel="00CD3FA4">
          <w:delText xml:space="preserve"> </w:delText>
        </w:r>
        <w:r w:rsidDel="00CD3FA4">
          <w:delText>E</w:delText>
        </w:r>
      </w:del>
      <w:ins w:id="1113" w:author="Chen Heller" w:date="2023-01-17T10:01:00Z">
        <w:r w:rsidR="00CD3FA4">
          <w:t>, e</w:t>
        </w:r>
      </w:ins>
      <w:r>
        <w:t xml:space="preserv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xml:space="preserve">. </w:t>
      </w:r>
      <w:del w:id="1114" w:author="Chen Heller" w:date="2023-01-17T10:00:00Z">
        <w:r w:rsidR="00D442AA" w:rsidDel="00E94313">
          <w:delText>They</w:delText>
        </w:r>
        <w:r w:rsidR="00D826D9" w:rsidDel="00E94313">
          <w:delText xml:space="preserve"> were run consecutively, </w:delText>
        </w:r>
        <w:r w:rsidR="00E326FF" w:rsidDel="00E94313">
          <w:delText xml:space="preserve">with </w:delText>
        </w:r>
        <w:r w:rsidR="00D826D9" w:rsidDel="00E94313">
          <w:delText xml:space="preserve">the order counterbalanced between </w:delText>
        </w:r>
        <w:r w:rsidR="00135A50" w:rsidDel="00E94313">
          <w:delText>participants</w:delText>
        </w:r>
        <w:r w:rsidR="00D826D9" w:rsidRPr="00400416" w:rsidDel="00E94313">
          <w:delText xml:space="preserve">. </w:delText>
        </w:r>
      </w:del>
      <w:ins w:id="1115" w:author="Chen Heller" w:date="2023-01-03T16:52:00Z">
        <w:r w:rsidR="00612121" w:rsidRPr="00400416">
          <w:t xml:space="preserve">Breaks </w:t>
        </w:r>
        <w:r w:rsidR="00612121">
          <w:t>were given</w:t>
        </w:r>
        <w:r w:rsidR="00612121" w:rsidRPr="00400416">
          <w:t xml:space="preserve"> between blocks</w:t>
        </w:r>
        <w:r w:rsidR="00612121">
          <w:t>.</w:t>
        </w:r>
        <w:r w:rsidR="00612121" w:rsidRPr="00400416">
          <w:t xml:space="preserve"> </w:t>
        </w:r>
      </w:ins>
      <w:del w:id="1116" w:author="Chen Heller" w:date="2023-01-31T12:58:00Z">
        <w:r w:rsidR="00D826D9" w:rsidRPr="00400416" w:rsidDel="003A469D">
          <w:delText xml:space="preserve">Stimuli order </w:delText>
        </w:r>
      </w:del>
      <w:del w:id="1117" w:author="Chen Heller" w:date="2023-01-03T16:56:00Z">
        <w:r w:rsidR="00D826D9" w:rsidDel="009F7DBA">
          <w:delText xml:space="preserve">in the experimental blocks </w:delText>
        </w:r>
      </w:del>
      <w:del w:id="1118" w:author="Chen Heller" w:date="2023-01-31T12:58:00Z">
        <w:r w:rsidR="00D826D9" w:rsidDel="003A469D">
          <w:delText xml:space="preserve">was </w:delText>
        </w:r>
        <w:r w:rsidR="00D826D9" w:rsidRPr="00400416" w:rsidDel="003A469D">
          <w:delText xml:space="preserve">dictated by </w:delText>
        </w:r>
        <w:r w:rsidR="00D826D9" w:rsidDel="003A469D">
          <w:delText xml:space="preserve">a </w:delText>
        </w:r>
        <w:r w:rsidR="00D826D9" w:rsidRPr="00400416" w:rsidDel="003A469D">
          <w:delText xml:space="preserve">list that </w:delText>
        </w:r>
        <w:r w:rsidR="00D826D9" w:rsidDel="003A469D">
          <w:delText xml:space="preserve">was </w:delText>
        </w:r>
        <w:r w:rsidR="00D826D9" w:rsidRPr="00400416" w:rsidDel="003A469D">
          <w:delText xml:space="preserve">randomly sampled (without replacement) out of </w:delText>
        </w:r>
        <w:r w:rsidR="00D826D9" w:rsidDel="003A469D">
          <w:delText xml:space="preserve">twenty </w:delText>
        </w:r>
        <w:r w:rsidR="00D826D9" w:rsidRPr="00400416" w:rsidDel="003A469D">
          <w:delText xml:space="preserve">pre-composed lists of trial condition and stimulus. </w:delText>
        </w:r>
      </w:del>
      <w:del w:id="1119" w:author="Chen Heller" w:date="2023-01-03T17:01:00Z">
        <w:r w:rsidR="00D826D9" w:rsidDel="00927E7D">
          <w:delText xml:space="preserve">Reaching responses were bound to the same movement onset and duration constraints as in </w:delText>
        </w:r>
        <w:r w:rsidR="002176EE" w:rsidDel="00927E7D">
          <w:delText>E</w:delText>
        </w:r>
        <w:r w:rsidR="00D826D9" w:rsidDel="00927E7D">
          <w:delText xml:space="preserve">xperiment </w:delText>
        </w:r>
        <w:r w:rsidR="002176EE" w:rsidDel="00927E7D">
          <w:delText>3</w:delText>
        </w:r>
        <w:r w:rsidR="00D826D9" w:rsidDel="00927E7D">
          <w:delText xml:space="preserve">. However, here </w:delText>
        </w:r>
        <w:r w:rsidR="00450658" w:rsidDel="00927E7D">
          <w:delText>to make sure participants touch the screen</w:delText>
        </w:r>
        <w:r w:rsidR="00497833" w:rsidDel="00927E7D">
          <w:delText>,</w:delText>
        </w:r>
        <w:r w:rsidR="00450658" w:rsidDel="00927E7D">
          <w:delText xml:space="preserve"> </w:delText>
        </w:r>
        <w:r w:rsidR="00D826D9" w:rsidDel="00927E7D">
          <w:delText>movement ended when the finger was 0.7cm away from the screen (on the Z axis)</w:delText>
        </w:r>
        <w:r w:rsidR="0032042D" w:rsidDel="00927E7D">
          <w:delText xml:space="preserve">, </w:delText>
        </w:r>
        <w:r w:rsidR="00D826D9" w:rsidDel="00927E7D">
          <w:delText>and</w:delText>
        </w:r>
      </w:del>
      <w:del w:id="1120" w:author="Chen Heller" w:date="2023-02-26T12:21:00Z">
        <w:r w:rsidR="00D826D9" w:rsidDel="000D53BB">
          <w:delText xml:space="preserve"> </w:delText>
        </w:r>
      </w:del>
      <w:ins w:id="1121" w:author="Chen Heller" w:date="2023-01-03T17:02:00Z">
        <w:r w:rsidR="00927E7D" w:rsidRPr="00400416">
          <w:t>The procedure</w:t>
        </w:r>
      </w:ins>
      <w:ins w:id="1122" w:author="Chen Heller" w:date="2023-01-31T13:02:00Z">
        <w:r w:rsidR="00AF2593">
          <w:t xml:space="preserve"> wi</w:t>
        </w:r>
      </w:ins>
      <w:ins w:id="1123" w:author="Chen Heller" w:date="2023-01-31T13:03:00Z">
        <w:r w:rsidR="00AF2593">
          <w:t>thin each block</w:t>
        </w:r>
      </w:ins>
      <w:ins w:id="1124" w:author="Chen Heller" w:date="2023-01-03T17:02:00Z">
        <w:r w:rsidR="00927E7D" w:rsidRPr="00400416">
          <w:t xml:space="preserve"> closely follow</w:t>
        </w:r>
        <w:r w:rsidR="00927E7D">
          <w:t>ed</w:t>
        </w:r>
        <w:r w:rsidR="00927E7D" w:rsidRPr="00400416">
          <w:t xml:space="preserve"> the one used </w:t>
        </w:r>
      </w:ins>
      <w:ins w:id="1125" w:author="Chen Heller" w:date="2023-03-02T15:02:00Z">
        <w:r w:rsidR="00B75831">
          <w:t>by</w:t>
        </w:r>
      </w:ins>
      <w:ins w:id="1126" w:author="Chen Heller" w:date="2023-01-03T17:02:00Z">
        <w:r w:rsidR="00927E7D">
          <w:t xml:space="preserve"> </w:t>
        </w:r>
        <w:r w:rsidR="00927E7D">
          <w:fldChar w:fldCharType="begin"/>
        </w:r>
        <w:r w:rsidR="00927E7D">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927E7D">
          <w:fldChar w:fldCharType="separate"/>
        </w:r>
        <w:r w:rsidR="00927E7D" w:rsidRPr="008D13A3">
          <w:rPr>
            <w:rFonts w:ascii="Times New Roman" w:hAnsi="Times New Roman" w:cs="Times New Roman"/>
          </w:rPr>
          <w:t xml:space="preserve">Dehaene et al. </w:t>
        </w:r>
        <w:r w:rsidR="00927E7D">
          <w:rPr>
            <w:rFonts w:ascii="Times New Roman" w:hAnsi="Times New Roman" w:cs="Times New Roman"/>
          </w:rPr>
          <w:t>(</w:t>
        </w:r>
        <w:r w:rsidR="00927E7D" w:rsidRPr="008D13A3">
          <w:rPr>
            <w:rFonts w:ascii="Times New Roman" w:hAnsi="Times New Roman" w:cs="Times New Roman"/>
          </w:rPr>
          <w:t>2001)</w:t>
        </w:r>
        <w:r w:rsidR="00927E7D">
          <w:fldChar w:fldCharType="end"/>
        </w:r>
        <w:r w:rsidR="00927E7D">
          <w:t xml:space="preserve">. </w:t>
        </w:r>
        <w:r w:rsidR="00927E7D" w:rsidRPr="00400416">
          <w:t>Every trial consist</w:t>
        </w:r>
        <w:r w:rsidR="00927E7D">
          <w:t>ed</w:t>
        </w:r>
        <w:r w:rsidR="00927E7D" w:rsidRPr="00400416">
          <w:t xml:space="preserve"> of a fixation cross (1000ms), a first mask (270ms), a second mask (30ms), a prime word (30ms), a third mask (30ms) and a target (500ms). Once the target </w:t>
        </w:r>
        <w:r w:rsidR="00927E7D">
          <w:t xml:space="preserve">was </w:t>
        </w:r>
        <w:r w:rsidR="00927E7D" w:rsidRPr="00400416">
          <w:t>displayed, participants classif</w:t>
        </w:r>
        <w:r w:rsidR="00927E7D">
          <w:t>ied</w:t>
        </w:r>
        <w:r w:rsidR="00927E7D" w:rsidRPr="00400416">
          <w:t xml:space="preserve"> the target word as describing a natural/artificial item by </w:t>
        </w:r>
      </w:ins>
      <w:ins w:id="1127" w:author="Chen Heller" w:date="2023-01-03T17:03:00Z">
        <w:r w:rsidR="007D52A6">
          <w:t xml:space="preserve">selecting the </w:t>
        </w:r>
      </w:ins>
      <w:ins w:id="1128" w:author="Chen Heller" w:date="2023-01-03T17:02:00Z">
        <w:r w:rsidR="00927E7D" w:rsidRPr="00400416">
          <w:t>side of the screen that contain</w:t>
        </w:r>
      </w:ins>
      <w:ins w:id="1129" w:author="Chen Heller" w:date="2023-01-03T17:03:00Z">
        <w:r w:rsidR="008918D3">
          <w:t>s</w:t>
        </w:r>
      </w:ins>
      <w:ins w:id="1130" w:author="Chen Heller" w:date="2023-01-03T17:02:00Z">
        <w:r w:rsidR="00927E7D" w:rsidRPr="00400416">
          <w:t xml:space="preserve"> the appropriate category </w:t>
        </w:r>
        <w:r w:rsidR="00927E7D">
          <w:t>(</w:t>
        </w:r>
      </w:ins>
      <w:ins w:id="1131" w:author="Chen Heller" w:date="2023-05-08T09:25:00Z">
        <w:r w:rsidR="0053605B" w:rsidRPr="0053605B">
          <w:fldChar w:fldCharType="begin"/>
        </w:r>
        <w:r w:rsidR="0053605B" w:rsidRPr="0053605B">
          <w:instrText xml:space="preserve"> REF _Ref134430361 \h </w:instrText>
        </w:r>
      </w:ins>
      <w:r w:rsidR="0053605B">
        <w:instrText xml:space="preserve"> \* MERGEFORMAT </w:instrText>
      </w:r>
      <w:r w:rsidR="0053605B" w:rsidRPr="0053605B">
        <w:fldChar w:fldCharType="separate"/>
      </w:r>
      <w:ins w:id="1132" w:author="Chen Heller" w:date="2023-05-08T09:25:00Z">
        <w:r w:rsidR="0053605B" w:rsidRPr="0053605B">
          <w:t xml:space="preserve">Figure </w:t>
        </w:r>
        <w:r w:rsidR="0053605B" w:rsidRPr="0053605B">
          <w:rPr>
            <w:rPrChange w:id="1133" w:author="Chen Heller" w:date="2023-05-08T09:25:00Z">
              <w:rPr>
                <w:noProof/>
              </w:rPr>
            </w:rPrChange>
          </w:rPr>
          <w:t>2</w:t>
        </w:r>
        <w:r w:rsidR="0053605B" w:rsidRPr="0053605B">
          <w:fldChar w:fldCharType="end"/>
        </w:r>
      </w:ins>
      <w:ins w:id="1134" w:author="Chen Heller" w:date="2023-01-03T17:02:00Z">
        <w:r w:rsidR="00927E7D" w:rsidRPr="00400416">
          <w:t>).</w:t>
        </w:r>
      </w:ins>
      <w:ins w:id="1135" w:author="Chen Heller" w:date="2023-01-03T17:04:00Z">
        <w:r w:rsidR="00F0246E">
          <w:t xml:space="preserve"> </w:t>
        </w:r>
      </w:ins>
      <w:ins w:id="1136" w:author="Chen Heller" w:date="2023-01-17T10:15:00Z">
        <w:r w:rsidR="001946E1">
          <w:t xml:space="preserve">Following the guidelines set up </w:t>
        </w:r>
      </w:ins>
      <w:ins w:id="1137" w:author="Chen Heller" w:date="2023-03-02T15:02:00Z">
        <w:r w:rsidR="00B75831">
          <w:t>by</w:t>
        </w:r>
      </w:ins>
      <w:ins w:id="1138" w:author="Chen Heller" w:date="2023-01-17T10:15:00Z">
        <w:r w:rsidR="001946E1">
          <w:t xml:space="preserve"> </w:t>
        </w:r>
      </w:ins>
      <w:ins w:id="1139" w:author="Chen Heller" w:date="2023-01-03T17:19:00Z">
        <w:r w:rsidR="00621802" w:rsidRPr="00C65950">
          <w:t>Gallivan &amp; Chapman</w:t>
        </w:r>
        <w:r w:rsidR="00621802">
          <w:t xml:space="preserve"> </w:t>
        </w:r>
        <w:r w:rsidR="00621802">
          <w:fldChar w:fldCharType="begin"/>
        </w:r>
      </w:ins>
      <w:r w:rsidR="00723368">
        <w:instrText xml:space="preserve"> ADDIN ZOTERO_ITEM CSL_CITATION {"citationID":"V41mvUQG","properties":{"formattedCitation":"(Gallivan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ins w:id="1140" w:author="Chen Heller" w:date="2023-01-03T17:19:00Z">
        <w:r w:rsidR="00621802">
          <w:fldChar w:fldCharType="separate"/>
        </w:r>
        <w:r w:rsidR="00621802" w:rsidRPr="001E0D76">
          <w:rPr>
            <w:rFonts w:ascii="Times New Roman" w:hAnsi="Times New Roman" w:cs="Times New Roman"/>
          </w:rPr>
          <w:t>(2014)</w:t>
        </w:r>
        <w:r w:rsidR="00621802">
          <w:fldChar w:fldCharType="end"/>
        </w:r>
      </w:ins>
      <w:ins w:id="1141" w:author="Chen Heller" w:date="2023-01-17T10:14:00Z">
        <w:r w:rsidR="00FE196C">
          <w:t>,</w:t>
        </w:r>
      </w:ins>
      <w:ins w:id="1142" w:author="Chen Heller" w:date="2023-01-03T17:19:00Z">
        <w:r w:rsidR="00621802">
          <w:t xml:space="preserve"> </w:t>
        </w:r>
      </w:ins>
      <w:moveToRangeStart w:id="1143" w:author="Chen Heller" w:date="2023-01-03T17:14:00Z" w:name="move123658468"/>
      <w:moveTo w:id="1144" w:author="Chen Heller" w:date="2023-01-03T17:14:00Z">
        <w:del w:id="1145" w:author="Chen Heller" w:date="2023-01-03T17:14:00Z">
          <w:r w:rsidR="00067907" w:rsidDel="00067907">
            <w:delText xml:space="preserve">timing was adjusted so that </w:delText>
          </w:r>
        </w:del>
      </w:moveTo>
      <w:ins w:id="1146" w:author="Chen Heller" w:date="2023-01-31T13:04:00Z">
        <w:r w:rsidR="00620B0A">
          <w:t xml:space="preserve">in the reaching session </w:t>
        </w:r>
      </w:ins>
      <w:ins w:id="1147" w:author="Chen Heller" w:date="2023-01-04T13:15:00Z">
        <w:r w:rsidR="00E23537">
          <w:t xml:space="preserve">the finger had to leave the starting point </w:t>
        </w:r>
      </w:ins>
      <w:ins w:id="1148" w:author="Chen Heller" w:date="2023-01-04T13:18:00Z">
        <w:r w:rsidR="0053116D">
          <w:t>within</w:t>
        </w:r>
      </w:ins>
      <w:ins w:id="1149" w:author="Chen Heller" w:date="2023-01-04T13:17:00Z">
        <w:r w:rsidR="00F032C8">
          <w:t xml:space="preserve"> </w:t>
        </w:r>
      </w:ins>
      <w:ins w:id="1150" w:author="Chen Heller" w:date="2023-01-04T13:15:00Z">
        <w:r w:rsidR="00E23537">
          <w:t>100ms</w:t>
        </w:r>
      </w:ins>
      <w:ins w:id="1151" w:author="Chen Heller" w:date="2023-01-04T13:18:00Z">
        <w:r w:rsidR="0053116D">
          <w:t>-</w:t>
        </w:r>
      </w:ins>
      <w:ins w:id="1152" w:author="Chen Heller" w:date="2023-01-04T13:16:00Z">
        <w:r w:rsidR="00E23537">
          <w:t xml:space="preserve">320ms </w:t>
        </w:r>
      </w:ins>
      <w:ins w:id="1153" w:author="Chen Heller" w:date="2023-02-26T12:22:00Z">
        <w:r w:rsidR="00576271">
          <w:t>post</w:t>
        </w:r>
      </w:ins>
      <w:ins w:id="1154" w:author="Chen Heller" w:date="2023-01-04T13:18:00Z">
        <w:r w:rsidR="0053116D">
          <w:t xml:space="preserve"> target presentation</w:t>
        </w:r>
      </w:ins>
      <w:ins w:id="1155" w:author="Chen Heller" w:date="2023-01-04T13:19:00Z">
        <w:r w:rsidR="00472EEB">
          <w:t xml:space="preserve"> and then reach the screen within 420ms</w:t>
        </w:r>
      </w:ins>
      <w:moveTo w:id="1156" w:author="Chen Heller" w:date="2023-01-03T17:14:00Z">
        <w:del w:id="1157" w:author="Chen Heller" w:date="2023-01-04T13:19:00Z">
          <w:r w:rsidR="00067907" w:rsidDel="00472EEB">
            <w:delText>movements had to start before 3</w:delText>
          </w:r>
        </w:del>
        <w:del w:id="1158" w:author="Chen Heller" w:date="2023-01-03T17:14:00Z">
          <w:r w:rsidR="00067907" w:rsidDel="008C05C0">
            <w:delText>3</w:delText>
          </w:r>
        </w:del>
        <w:del w:id="1159" w:author="Chen Heller" w:date="2023-01-04T13:19:00Z">
          <w:r w:rsidR="00067907" w:rsidDel="00472EEB">
            <w:delText>0ms had passedand last no longer than 4</w:delText>
          </w:r>
        </w:del>
        <w:del w:id="1160" w:author="Chen Heller" w:date="2023-01-03T17:14:00Z">
          <w:r w:rsidR="00067907" w:rsidDel="008C05C0">
            <w:delText>3</w:delText>
          </w:r>
        </w:del>
        <w:del w:id="1161" w:author="Chen Heller" w:date="2023-01-04T13:19:00Z">
          <w:r w:rsidR="00067907" w:rsidDel="00472EEB">
            <w:delText>0ms</w:delText>
          </w:r>
        </w:del>
        <w:r w:rsidR="00067907">
          <w:t xml:space="preserve">. </w:t>
        </w:r>
      </w:moveTo>
      <w:ins w:id="1162" w:author="Chen Heller" w:date="2023-01-04T13:19:00Z">
        <w:r w:rsidR="00472EEB">
          <w:t>The finger left the starting point when it</w:t>
        </w:r>
      </w:ins>
      <w:moveTo w:id="1163" w:author="Chen Heller" w:date="2023-01-03T17:14:00Z">
        <w:del w:id="1164" w:author="Chen Heller" w:date="2023-01-04T13:20:00Z">
          <w:r w:rsidR="00067907" w:rsidDel="00472EEB">
            <w:delText>Movement started when the finger</w:delText>
          </w:r>
        </w:del>
        <w:r w:rsidR="00067907">
          <w:t xml:space="preserve"> was </w:t>
        </w:r>
        <w:del w:id="1165" w:author="Chen Heller" w:date="2023-01-03T17:20:00Z">
          <w:r w:rsidR="00067907" w:rsidDel="00343602">
            <w:delText>2</w:delText>
          </w:r>
        </w:del>
      </w:moveTo>
      <w:ins w:id="1166" w:author="Chen Heller" w:date="2023-01-03T17:20:00Z">
        <w:r w:rsidR="00343602">
          <w:t>1</w:t>
        </w:r>
      </w:ins>
      <w:moveTo w:id="1167" w:author="Chen Heller" w:date="2023-01-03T17:14:00Z">
        <w:r w:rsidR="00067907">
          <w:t xml:space="preserve">cm away from </w:t>
        </w:r>
        <w:del w:id="1168" w:author="Chen Heller" w:date="2023-01-04T13:20:00Z">
          <w:r w:rsidR="00067907" w:rsidDel="00472EEB">
            <w:delText xml:space="preserve">the starting point </w:delText>
          </w:r>
        </w:del>
      </w:moveTo>
      <w:ins w:id="1169" w:author="Chen Heller" w:date="2023-01-04T13:20:00Z">
        <w:r w:rsidR="00472EEB">
          <w:t xml:space="preserve">it </w:t>
        </w:r>
      </w:ins>
      <w:moveTo w:id="1170" w:author="Chen Heller" w:date="2023-01-03T17:14:00Z">
        <w:r w:rsidR="00067907">
          <w:t xml:space="preserve">(Euclidean distance) and </w:t>
        </w:r>
        <w:del w:id="1171" w:author="Chen Heller" w:date="2023-01-04T13:20:00Z">
          <w:r w:rsidR="00067907" w:rsidDel="003338F6">
            <w:delText xml:space="preserve">ended </w:delText>
          </w:r>
        </w:del>
      </w:moveTo>
      <w:ins w:id="1172" w:author="Chen Heller" w:date="2023-01-04T13:20:00Z">
        <w:r w:rsidR="003338F6">
          <w:t xml:space="preserve">reached the screen </w:t>
        </w:r>
      </w:ins>
      <w:moveTo w:id="1173" w:author="Chen Heller" w:date="2023-01-03T17:14:00Z">
        <w:r w:rsidR="00067907">
          <w:t xml:space="preserve">when it </w:t>
        </w:r>
        <w:r w:rsidR="00067907">
          <w:lastRenderedPageBreak/>
          <w:t xml:space="preserve">was </w:t>
        </w:r>
        <w:del w:id="1174" w:author="Chen Heller" w:date="2023-01-03T17:15:00Z">
          <w:r w:rsidR="00067907" w:rsidDel="008C05C0">
            <w:delText>3</w:delText>
          </w:r>
        </w:del>
      </w:moveTo>
      <w:ins w:id="1175" w:author="Chen Heller" w:date="2023-01-03T17:15:00Z">
        <w:r w:rsidR="008C05C0">
          <w:t>0.7</w:t>
        </w:r>
      </w:ins>
      <w:moveTo w:id="1176" w:author="Chen Heller" w:date="2023-01-03T17:14:00Z">
        <w:r w:rsidR="00067907">
          <w:t xml:space="preserve">cm </w:t>
        </w:r>
        <w:del w:id="1177" w:author="Chen Heller" w:date="2023-01-04T13:20:00Z">
          <w:r w:rsidR="00067907" w:rsidDel="003338F6">
            <w:delText xml:space="preserve">away </w:delText>
          </w:r>
        </w:del>
        <w:r w:rsidR="00067907">
          <w:t xml:space="preserve">from </w:t>
        </w:r>
        <w:del w:id="1178" w:author="Chen Heller" w:date="2023-01-04T13:20:00Z">
          <w:r w:rsidR="00067907" w:rsidDel="003338F6">
            <w:delText>the screen</w:delText>
          </w:r>
        </w:del>
      </w:moveTo>
      <w:ins w:id="1179" w:author="Chen Heller" w:date="2023-01-17T10:19:00Z">
        <w:r w:rsidR="004802F2">
          <w:t>the screen</w:t>
        </w:r>
      </w:ins>
      <w:moveTo w:id="1180" w:author="Chen Heller" w:date="2023-01-03T17:14:00Z">
        <w:r w:rsidR="00067907">
          <w:t xml:space="preserve"> (on the Z axis). </w:t>
        </w:r>
      </w:moveTo>
      <w:ins w:id="1181" w:author="Chen Heller" w:date="2023-01-03T17:24:00Z">
        <w:r w:rsidR="007546C5">
          <w:t xml:space="preserve">Early or </w:t>
        </w:r>
      </w:ins>
      <w:moveTo w:id="1182" w:author="Chen Heller" w:date="2023-01-03T17:14:00Z">
        <w:del w:id="1183" w:author="Chen Heller" w:date="2023-01-03T17:24:00Z">
          <w:r w:rsidR="00067907" w:rsidDel="007546C5">
            <w:delText>L</w:delText>
          </w:r>
        </w:del>
      </w:moveTo>
      <w:ins w:id="1184" w:author="Chen Heller" w:date="2023-01-03T17:24:00Z">
        <w:r w:rsidR="007546C5">
          <w:t>l</w:t>
        </w:r>
      </w:ins>
      <w:moveTo w:id="1185" w:author="Chen Heller" w:date="2023-01-03T17:14:00Z">
        <w:r w:rsidR="00067907">
          <w:t>ate initiations</w:t>
        </w:r>
      </w:moveTo>
      <w:ins w:id="1186" w:author="Chen Heller" w:date="2023-03-02T15:03:00Z">
        <w:r w:rsidR="00F560F9">
          <w:t>,</w:t>
        </w:r>
      </w:ins>
      <w:moveTo w:id="1187" w:author="Chen Heller" w:date="2023-01-03T17:14:00Z">
        <w:r w:rsidR="00067907">
          <w:t xml:space="preserve"> </w:t>
        </w:r>
      </w:moveTo>
      <w:ins w:id="1188" w:author="Chen Heller" w:date="2023-01-03T17:24:00Z">
        <w:r w:rsidR="007546C5">
          <w:t>as well as</w:t>
        </w:r>
      </w:ins>
      <w:moveTo w:id="1189" w:author="Chen Heller" w:date="2023-01-03T17:14:00Z">
        <w:del w:id="1190" w:author="Chen Heller" w:date="2023-01-03T17:24:00Z">
          <w:r w:rsidR="00067907" w:rsidDel="007546C5">
            <w:delText>and</w:delText>
          </w:r>
        </w:del>
        <w:r w:rsidR="00067907">
          <w:t xml:space="preserve"> long durations</w:t>
        </w:r>
      </w:moveTo>
      <w:ins w:id="1191" w:author="Chen Heller" w:date="2023-03-02T15:03:00Z">
        <w:r w:rsidR="00F560F9">
          <w:t>,</w:t>
        </w:r>
      </w:ins>
      <w:moveTo w:id="1192" w:author="Chen Heller" w:date="2023-01-03T17:14:00Z">
        <w:r w:rsidR="00067907">
          <w:t xml:space="preserve"> were followed by a </w:t>
        </w:r>
      </w:moveTo>
      <w:ins w:id="1193" w:author="Chen Heller" w:date="2023-01-03T17:24:00Z">
        <w:r w:rsidR="007546C5">
          <w:t xml:space="preserve">"Too Early", </w:t>
        </w:r>
      </w:ins>
      <w:moveTo w:id="1194" w:author="Chen Heller" w:date="2023-01-03T17:14:00Z">
        <w:r w:rsidR="00067907">
          <w:t>"Too late" and "Too slow" feedback</w:t>
        </w:r>
        <w:del w:id="1195" w:author="Chen Heller" w:date="2023-03-02T15:04:00Z">
          <w:r w:rsidR="00067907" w:rsidDel="00F560F9">
            <w:delText>s</w:delText>
          </w:r>
        </w:del>
        <w:r w:rsidR="00067907">
          <w:t>, respectively.</w:t>
        </w:r>
      </w:moveTo>
      <w:moveToRangeEnd w:id="1143"/>
      <w:r w:rsidR="00A03C3E">
        <w:t xml:space="preserve"> </w:t>
      </w:r>
      <w:ins w:id="1196" w:author="Chen Heller" w:date="2023-01-03T17:24:00Z">
        <w:r w:rsidR="007546C5">
          <w:t xml:space="preserve">The purpose of the "Too early" feedback was to prevent predictive responses, which are planned before the stimulus is displayed and are therefore less affected by it. </w:t>
        </w:r>
      </w:ins>
      <w:del w:id="1197" w:author="Chen Heller" w:date="2023-01-03T17:43:00Z">
        <w:r w:rsidR="00450658" w:rsidDel="004C41F7">
          <w:delText xml:space="preserve">to </w:delText>
        </w:r>
      </w:del>
      <w:ins w:id="1198" w:author="Chen Heller" w:date="2023-01-03T17:43:00Z">
        <w:r w:rsidR="004C41F7">
          <w:t xml:space="preserve">To </w:t>
        </w:r>
      </w:ins>
      <w:r w:rsidR="00450658">
        <w:t>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task</w:t>
      </w:r>
      <w:ins w:id="1199" w:author="Chen Heller" w:date="2023-03-02T15:04:00Z">
        <w:r w:rsidR="007D1787">
          <w:t>,</w:t>
        </w:r>
      </w:ins>
      <w:r w:rsidR="00D826D9">
        <w:t xml:space="preserve"> participants pressed </w:t>
      </w:r>
      <w:ins w:id="1200" w:author="Chen Heller" w:date="2023-03-02T15:04:00Z">
        <w:r w:rsidR="000265A6">
          <w:t xml:space="preserve">the </w:t>
        </w:r>
      </w:ins>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w:t>
      </w:r>
      <w:del w:id="1201" w:author="Chen Heller" w:date="2023-03-02T15:04:00Z">
        <w:r w:rsidR="00D826D9" w:rsidDel="007D1787">
          <w:delText xml:space="preserve">Response </w:delText>
        </w:r>
      </w:del>
      <w:ins w:id="1202" w:author="Chen Heller" w:date="2023-03-02T15:04:00Z">
        <w:r w:rsidR="007D1787">
          <w:t xml:space="preserve">The response </w:t>
        </w:r>
      </w:ins>
      <w:r w:rsidR="00D826D9">
        <w:t xml:space="preserve">had to be given within a time window of 100-740ms from </w:t>
      </w:r>
      <w:ins w:id="1203" w:author="Chen Heller" w:date="2023-03-02T15:05:00Z">
        <w:r w:rsidR="00074E7D">
          <w:t xml:space="preserve">the </w:t>
        </w:r>
      </w:ins>
      <w:r w:rsidR="00D826D9">
        <w:t>target display, otherwise "Too Early"/ "Too Late" feedback was given.</w:t>
      </w:r>
      <w:del w:id="1204" w:author="Chen Heller" w:date="2023-01-31T13:00:00Z">
        <w:r w:rsidR="00D826D9" w:rsidDel="0081292B">
          <w:delText xml:space="preserve"> </w:delText>
        </w:r>
      </w:del>
      <w:ins w:id="1205" w:author="Chen Heller" w:date="2023-01-17T10:47:00Z">
        <w:r w:rsidR="007B4B60" w:rsidDel="00A6338E">
          <w:t xml:space="preserve"> </w:t>
        </w:r>
      </w:ins>
      <w:ins w:id="1206" w:author="Chen Heller" w:date="2023-01-03T17:10:00Z">
        <w:r w:rsidR="009A7DF2" w:rsidRPr="00400416">
          <w:t xml:space="preserve">After </w:t>
        </w:r>
      </w:ins>
      <w:ins w:id="1207" w:author="Chen Heller" w:date="2023-01-31T13:00:00Z">
        <w:r w:rsidR="0081292B">
          <w:t>c</w:t>
        </w:r>
      </w:ins>
      <w:ins w:id="1208" w:author="Chen Heller" w:date="2023-01-03T17:10:00Z">
        <w:r w:rsidR="009A7DF2" w:rsidRPr="00400416">
          <w:t>lassifying the targets, the participant</w:t>
        </w:r>
        <w:r w:rsidR="009A7DF2">
          <w:t xml:space="preserve">s were </w:t>
        </w:r>
        <w:r w:rsidR="009A7DF2" w:rsidRPr="00400416">
          <w:t xml:space="preserve">asked to recognize the prime as an objective measure of prime awareness. Participants </w:t>
        </w:r>
        <w:r w:rsidR="009A7DF2">
          <w:t xml:space="preserve">were </w:t>
        </w:r>
        <w:r w:rsidR="009A7DF2" w:rsidRPr="00400416">
          <w:t xml:space="preserve">presented with two words – the prime and another word from the same category. </w:t>
        </w:r>
      </w:ins>
      <w:ins w:id="1209" w:author="Chen Heller" w:date="2023-03-02T15:05:00Z">
        <w:r w:rsidR="004F0152">
          <w:t>The r</w:t>
        </w:r>
      </w:ins>
      <w:ins w:id="1210" w:author="Chen Heller" w:date="2023-01-03T17:10:00Z">
        <w:r w:rsidR="009A7DF2" w:rsidRPr="00400416">
          <w:t xml:space="preserve">esponse </w:t>
        </w:r>
        <w:r w:rsidR="009A7DF2">
          <w:t xml:space="preserve">was </w:t>
        </w:r>
        <w:r w:rsidR="009A7DF2" w:rsidRPr="00400416">
          <w:t xml:space="preserve">given in an identical fashion to the target classification task, within a </w:t>
        </w:r>
        <w:r w:rsidR="009A7DF2">
          <w:t xml:space="preserve">7 </w:t>
        </w:r>
        <w:proofErr w:type="gramStart"/>
        <w:r w:rsidR="009A7DF2" w:rsidRPr="00400416">
          <w:t>seconds</w:t>
        </w:r>
        <w:proofErr w:type="gramEnd"/>
        <w:r w:rsidR="009A7DF2" w:rsidRPr="00400416">
          <w:t xml:space="preserve"> response window. </w:t>
        </w:r>
        <w:r w:rsidR="009A7DF2">
          <w:t>Then</w:t>
        </w:r>
        <w:r w:rsidR="009A7DF2" w:rsidRPr="00400416">
          <w:t xml:space="preserve">, a subjective measure of prime awareness </w:t>
        </w:r>
        <w:r w:rsidR="009A7DF2">
          <w:t xml:space="preserve">was </w:t>
        </w:r>
        <w:r w:rsidR="009A7DF2" w:rsidRPr="00400416">
          <w:t>taken using the Perceptual Awareness Scale (PAS</w:t>
        </w:r>
        <w:r w:rsidR="009A7DF2">
          <w:t xml:space="preserve">; </w:t>
        </w:r>
        <w:r w:rsidR="009A7DF2">
          <w:fldChar w:fldCharType="begin"/>
        </w:r>
        <w:r w:rsidR="009A7DF2">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A7DF2">
          <w:fldChar w:fldCharType="separate"/>
        </w:r>
        <w:r w:rsidR="009A7DF2" w:rsidRPr="00941B2F">
          <w:rPr>
            <w:rFonts w:ascii="Times New Roman" w:hAnsi="Times New Roman" w:cs="Times New Roman"/>
          </w:rPr>
          <w:t>Sandberg &amp; Overgaard, 2015)</w:t>
        </w:r>
        <w:r w:rsidR="009A7DF2">
          <w:fldChar w:fldCharType="end"/>
        </w:r>
        <w:r w:rsidR="009A7DF2" w:rsidRPr="00400416">
          <w:t>. Participants use</w:t>
        </w:r>
        <w:r w:rsidR="009A7DF2">
          <w:t>d</w:t>
        </w:r>
        <w:r w:rsidR="009A7DF2" w:rsidRPr="00400416">
          <w:t xml:space="preserve"> the</w:t>
        </w:r>
        <w:r w:rsidR="009A7DF2">
          <w:t xml:space="preserve"> </w:t>
        </w:r>
        <w:r w:rsidR="009A7DF2" w:rsidRPr="00400416">
          <w:t>keyboard numbers</w:t>
        </w:r>
        <w:r w:rsidR="009A7DF2">
          <w:t xml:space="preserve"> </w:t>
        </w:r>
        <w:r w:rsidR="009A7DF2" w:rsidRPr="00400416">
          <w:t xml:space="preserve">1-4 to rate how well did they </w:t>
        </w:r>
        <w:proofErr w:type="gramStart"/>
        <w:r w:rsidR="009A7DF2" w:rsidRPr="00400416">
          <w:t>see</w:t>
        </w:r>
        <w:proofErr w:type="gramEnd"/>
        <w:r w:rsidR="009A7DF2" w:rsidRPr="00400416">
          <w:t xml:space="preserve"> the prime (1 – "Didn't see anything", 2 – "Saw something vaguely, but can't say what it is", 3 – "Saw part of the prime clearly", 4 – "Saw the whole prime clearly"). Finally, participants </w:t>
        </w:r>
        <w:r w:rsidR="009A7DF2">
          <w:t xml:space="preserve">were asked </w:t>
        </w:r>
        <w:r w:rsidR="009A7DF2" w:rsidRPr="00400416">
          <w:t>to return their finger to the starting point.</w:t>
        </w:r>
      </w:ins>
      <w:ins w:id="1211" w:author="Chen Heller" w:date="2023-01-31T12:59:00Z">
        <w:r w:rsidR="0081292B">
          <w:t xml:space="preserve"> </w:t>
        </w:r>
      </w:ins>
    </w:p>
    <w:p w14:paraId="47D0B8F3" w14:textId="1F646301" w:rsidR="00931AFD" w:rsidRDefault="00671036">
      <w:pPr>
        <w:rPr>
          <w:ins w:id="1212" w:author="Chen Heller" w:date="2023-01-31T13:00:00Z"/>
        </w:rPr>
        <w:pPrChange w:id="1213" w:author="Chen Heller" w:date="2023-01-31T13:28:00Z">
          <w:pPr>
            <w:ind w:firstLine="0"/>
          </w:pPr>
        </w:pPrChange>
      </w:pPr>
      <w:ins w:id="1214" w:author="Chen Heller" w:date="2023-01-31T13:18:00Z">
        <w:r>
          <w:t xml:space="preserve">The word </w:t>
        </w:r>
      </w:ins>
      <w:ins w:id="1215" w:author="Chen Heller" w:date="2023-01-31T13:19:00Z">
        <w:r w:rsidR="00210665">
          <w:t xml:space="preserve">stimuli </w:t>
        </w:r>
      </w:ins>
      <w:ins w:id="1216" w:author="Chen Heller" w:date="2023-01-31T13:20:00Z">
        <w:r w:rsidR="00DB26C5">
          <w:t xml:space="preserve">included </w:t>
        </w:r>
      </w:ins>
      <w:ins w:id="1217" w:author="Chen Heller" w:date="2023-01-31T13:19:00Z">
        <w:r w:rsidR="00210665">
          <w:t>natural and artificial ite</w:t>
        </w:r>
      </w:ins>
      <w:ins w:id="1218" w:author="Chen Heller" w:date="2023-01-31T13:20:00Z">
        <w:r w:rsidR="00634A8C">
          <w:t>m</w:t>
        </w:r>
      </w:ins>
      <w:ins w:id="1219" w:author="Chen Heller" w:date="2023-01-31T13:19:00Z">
        <w:r w:rsidR="00210665">
          <w:t>s</w:t>
        </w:r>
      </w:ins>
      <w:ins w:id="1220" w:author="Chen Heller" w:date="2023-01-31T13:21:00Z">
        <w:r w:rsidR="00E91A80">
          <w:t xml:space="preserve"> so that h</w:t>
        </w:r>
      </w:ins>
      <w:ins w:id="1221" w:author="Chen Heller" w:date="2023-01-31T13:01:00Z">
        <w:r w:rsidR="00931AFD" w:rsidRPr="00400416">
          <w:t xml:space="preserve">alf </w:t>
        </w:r>
      </w:ins>
      <w:ins w:id="1222" w:author="Chen Heller" w:date="2023-01-31T13:10:00Z">
        <w:r w:rsidR="00435280">
          <w:t xml:space="preserve">of the </w:t>
        </w:r>
      </w:ins>
      <w:ins w:id="1223" w:author="Chen Heller" w:date="2023-01-31T13:01:00Z">
        <w:r w:rsidR="00931AFD" w:rsidRPr="00400416">
          <w:t xml:space="preserve">targets </w:t>
        </w:r>
      </w:ins>
      <w:ins w:id="1224" w:author="Chen Heller" w:date="2023-01-31T13:19:00Z">
        <w:r w:rsidR="00210665">
          <w:t xml:space="preserve">described </w:t>
        </w:r>
      </w:ins>
      <w:ins w:id="1225" w:author="Chen Heller" w:date="2023-01-31T13:01:00Z">
        <w:r w:rsidR="00931AFD" w:rsidRPr="00400416">
          <w:t xml:space="preserve">natural </w:t>
        </w:r>
        <w:r w:rsidR="00931AFD">
          <w:t xml:space="preserve">items </w:t>
        </w:r>
        <w:r w:rsidR="00931AFD" w:rsidRPr="00400416">
          <w:t>and half artificial</w:t>
        </w:r>
        <w:r w:rsidR="00931AFD">
          <w:t xml:space="preserve"> items.</w:t>
        </w:r>
        <w:r w:rsidR="00931AFD" w:rsidRPr="00400416">
          <w:t xml:space="preserve"> Stimuli order </w:t>
        </w:r>
        <w:r w:rsidR="00931AFD">
          <w:t xml:space="preserve">was </w:t>
        </w:r>
        <w:r w:rsidR="00931AFD" w:rsidRPr="00400416">
          <w:t xml:space="preserve">dictated by </w:t>
        </w:r>
        <w:r w:rsidR="00931AFD">
          <w:t xml:space="preserve">a </w:t>
        </w:r>
        <w:r w:rsidR="00931AFD" w:rsidRPr="00400416">
          <w:t xml:space="preserve">list that </w:t>
        </w:r>
        <w:r w:rsidR="00931AFD">
          <w:t xml:space="preserve">was </w:t>
        </w:r>
        <w:r w:rsidR="00931AFD" w:rsidRPr="00400416">
          <w:t xml:space="preserve">randomly sampled (without replacement) out of </w:t>
        </w:r>
        <w:r w:rsidR="00931AFD">
          <w:t xml:space="preserve">twenty </w:t>
        </w:r>
        <w:r w:rsidR="00931AFD" w:rsidRPr="00400416">
          <w:t>pre-composed lists of trial condition and stimul</w:t>
        </w:r>
      </w:ins>
      <w:ins w:id="1226" w:author="Chen Heller" w:date="2023-01-31T13:22:00Z">
        <w:r w:rsidR="003D177E">
          <w:t>i</w:t>
        </w:r>
      </w:ins>
      <w:ins w:id="1227" w:author="Chen Heller" w:date="2023-01-31T13:01:00Z">
        <w:r w:rsidR="00931AFD">
          <w:t xml:space="preserve"> in the experimental blocks and ten precomposed lists in the practice blocks</w:t>
        </w:r>
        <w:r w:rsidR="00931AFD" w:rsidRPr="00400416">
          <w:t xml:space="preserve">. In each list, the order of words </w:t>
        </w:r>
        <w:r w:rsidR="00931AFD">
          <w:t>wa</w:t>
        </w:r>
        <w:r w:rsidR="00931AFD" w:rsidRPr="00400416">
          <w:t xml:space="preserve">s pseudorandom, with the following constraints: (a) </w:t>
        </w:r>
      </w:ins>
      <w:ins w:id="1228" w:author="Chen Heller" w:date="2023-01-31T13:27:00Z">
        <w:r w:rsidR="004D1A49" w:rsidRPr="00400416">
          <w:t xml:space="preserve">In the congruent condition the prime </w:t>
        </w:r>
        <w:r w:rsidR="004D1A49">
          <w:t xml:space="preserve">was </w:t>
        </w:r>
        <w:r w:rsidR="004D1A49" w:rsidRPr="00400416">
          <w:t>identical to the target word;</w:t>
        </w:r>
      </w:ins>
      <w:ins w:id="1229" w:author="Chen Heller" w:date="2023-01-31T13:01:00Z">
        <w:r w:rsidR="00931AFD" w:rsidRPr="00400416">
          <w:t xml:space="preserve"> (b) </w:t>
        </w:r>
      </w:ins>
      <w:ins w:id="1230" w:author="Chen Heller" w:date="2023-01-31T13:28:00Z">
        <w:r w:rsidR="004D1A49" w:rsidRPr="00400416">
          <w:t xml:space="preserve">In the incongruent condition, a prime which doesn't share </w:t>
        </w:r>
        <w:r w:rsidR="004D1A49" w:rsidRPr="00400416">
          <w:lastRenderedPageBreak/>
          <w:t xml:space="preserve">letters in common locations with the target </w:t>
        </w:r>
        <w:r w:rsidR="004D1A49">
          <w:t xml:space="preserve">was </w:t>
        </w:r>
        <w:r w:rsidR="004D1A49" w:rsidRPr="00400416">
          <w:t>selected from the alternative category (artificial/natural)</w:t>
        </w:r>
      </w:ins>
      <w:ins w:id="1231" w:author="Chen Heller" w:date="2023-01-31T13:29:00Z">
        <w:r w:rsidR="003F3DFE">
          <w:t>.</w:t>
        </w:r>
      </w:ins>
      <w:ins w:id="1232" w:author="Chen Heller" w:date="2023-01-31T13:28:00Z">
        <w:r w:rsidR="004D1A49">
          <w:t xml:space="preserve"> </w:t>
        </w:r>
      </w:ins>
      <w:ins w:id="1233" w:author="Chen Heller" w:date="2023-01-31T13:29:00Z">
        <w:r w:rsidR="003F3DFE" w:rsidRPr="00400416">
          <w:t>For example, in the congruent condition</w:t>
        </w:r>
        <w:r w:rsidR="003F3DFE">
          <w:t>, the word</w:t>
        </w:r>
        <w:r w:rsidR="003F3DFE" w:rsidRPr="00400416">
          <w:t xml:space="preserve"> "phone" </w:t>
        </w:r>
        <w:r w:rsidR="003F3DFE">
          <w:t xml:space="preserve">would </w:t>
        </w:r>
        <w:r w:rsidR="003F3DFE" w:rsidRPr="00400416">
          <w:t xml:space="preserve">be preceded by "PHONE", while in the incongruent condition it </w:t>
        </w:r>
        <w:r w:rsidR="003F3DFE">
          <w:t xml:space="preserve">could </w:t>
        </w:r>
        <w:r w:rsidR="003F3DFE" w:rsidRPr="00400416">
          <w:t>be preceded by "GRASS"</w:t>
        </w:r>
        <w:r w:rsidR="003F3DFE">
          <w:t>;</w:t>
        </w:r>
        <w:r w:rsidR="003F3DFE" w:rsidRPr="00400416">
          <w:t xml:space="preserve"> </w:t>
        </w:r>
      </w:ins>
      <w:ins w:id="1234" w:author="Chen Heller" w:date="2023-01-31T13:01:00Z">
        <w:r w:rsidR="00931AFD" w:rsidRPr="00400416">
          <w:t xml:space="preserve">(c) </w:t>
        </w:r>
      </w:ins>
      <w:ins w:id="1235" w:author="Chen Heller" w:date="2023-01-31T13:28:00Z">
        <w:r w:rsidR="004D1A49">
          <w:t xml:space="preserve">Half </w:t>
        </w:r>
        <w:r w:rsidR="004D1A49" w:rsidRPr="00400416">
          <w:t xml:space="preserve">the trials </w:t>
        </w:r>
        <w:r w:rsidR="004D1A49">
          <w:t xml:space="preserve">were </w:t>
        </w:r>
        <w:r w:rsidR="004D1A49" w:rsidRPr="00400416">
          <w:t>congruent</w:t>
        </w:r>
        <w:r w:rsidR="004D1A49">
          <w:t xml:space="preserve"> </w:t>
        </w:r>
        <w:r w:rsidR="004D1A49" w:rsidRPr="00400416">
          <w:t>and half incongruent</w:t>
        </w:r>
        <w:r w:rsidR="004D1A49">
          <w:t xml:space="preserve">; </w:t>
        </w:r>
      </w:ins>
      <w:ins w:id="1236" w:author="Chen Heller" w:date="2023-01-31T13:01:00Z">
        <w:r w:rsidR="00931AFD" w:rsidRPr="00400416">
          <w:t xml:space="preserve">(d) </w:t>
        </w:r>
      </w:ins>
      <w:ins w:id="1237" w:author="Chen Heller" w:date="2023-01-31T13:27:00Z">
        <w:r w:rsidR="004D1A49" w:rsidRPr="00400416">
          <w:t xml:space="preserve">Each word </w:t>
        </w:r>
        <w:r w:rsidR="004D1A49">
          <w:t>was</w:t>
        </w:r>
        <w:r w:rsidR="004D1A49" w:rsidRPr="00400416">
          <w:t xml:space="preserve"> equally frequent as a target at the congruent and incongruent conditions; </w:t>
        </w:r>
      </w:ins>
      <w:ins w:id="1238" w:author="Chen Heller" w:date="2023-01-31T13:01:00Z">
        <w:r w:rsidR="00931AFD" w:rsidRPr="00400416">
          <w:t xml:space="preserve">(e) </w:t>
        </w:r>
      </w:ins>
      <w:ins w:id="1239" w:author="Chen Heller" w:date="2023-01-31T13:28:00Z">
        <w:r w:rsidR="004D1A49" w:rsidRPr="00400416">
          <w:t xml:space="preserve">All words </w:t>
        </w:r>
        <w:r w:rsidR="004D1A49">
          <w:t xml:space="preserve">were </w:t>
        </w:r>
        <w:r w:rsidR="004D1A49" w:rsidRPr="00400416">
          <w:t>used as targets the same number of times;</w:t>
        </w:r>
        <w:r w:rsidR="004D1A49">
          <w:t xml:space="preserve"> </w:t>
        </w:r>
      </w:ins>
      <w:ins w:id="1240" w:author="Chen Heller" w:date="2023-01-31T13:26:00Z">
        <w:r w:rsidR="004D1A49">
          <w:t>(f</w:t>
        </w:r>
      </w:ins>
      <w:ins w:id="1241" w:author="Chen Heller" w:date="2023-01-31T13:27:00Z">
        <w:r w:rsidR="004D1A49">
          <w:t xml:space="preserve">) </w:t>
        </w:r>
      </w:ins>
      <w:ins w:id="1242" w:author="Chen Heller" w:date="2023-01-31T13:28:00Z">
        <w:r w:rsidR="00A85020" w:rsidRPr="00400416">
          <w:t>A target never repeat</w:t>
        </w:r>
        <w:r w:rsidR="00A85020">
          <w:t>ed</w:t>
        </w:r>
        <w:r w:rsidR="00A85020" w:rsidRPr="00400416">
          <w:t xml:space="preserve"> in the same block</w:t>
        </w:r>
        <w:r w:rsidR="00A85020">
          <w:t xml:space="preserve">. </w:t>
        </w:r>
      </w:ins>
      <w:ins w:id="1243" w:author="Chen Heller" w:date="2023-01-31T13:01:00Z">
        <w:r w:rsidR="00931AFD" w:rsidRPr="00400416">
          <w:t xml:space="preserve">Each prime </w:t>
        </w:r>
        <w:r w:rsidR="00931AFD">
          <w:t xml:space="preserve">was </w:t>
        </w:r>
        <w:r w:rsidR="00931AFD" w:rsidRPr="00400416">
          <w:t>further paired with a random distractor from the same category (artificial/natural) to be used in the prime recognition task. The distractor share</w:t>
        </w:r>
        <w:r w:rsidR="00931AFD">
          <w:t xml:space="preserve">d </w:t>
        </w:r>
        <w:r w:rsidR="00931AFD" w:rsidRPr="00400416">
          <w:t>no letters in common locations with the prime, so seeing one letter only suffice</w:t>
        </w:r>
        <w:r w:rsidR="00931AFD">
          <w:t>d</w:t>
        </w:r>
        <w:r w:rsidR="00931AFD" w:rsidRPr="00400416">
          <w:t xml:space="preserve"> for correct discrimination.</w:t>
        </w:r>
      </w:ins>
    </w:p>
    <w:p w14:paraId="61394F61" w14:textId="049BFC60" w:rsidR="0018190B" w:rsidRDefault="0018190B">
      <w:pPr>
        <w:rPr>
          <w:ins w:id="1244" w:author="Chen Heller" w:date="2023-01-31T13:00:00Z"/>
        </w:rPr>
        <w:pPrChange w:id="1245" w:author="Chen Heller" w:date="2023-01-31T13:01:00Z">
          <w:pPr>
            <w:ind w:firstLine="0"/>
          </w:pPr>
        </w:pPrChange>
      </w:pPr>
      <w:ins w:id="1246" w:author="Chen Heller" w:date="2023-01-31T13:00:00Z">
        <w:r>
          <w: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w:t>
        </w:r>
      </w:ins>
      <w:ins w:id="1247" w:author="Chen Heller" w:date="2023-03-02T15:05:00Z">
        <w:r w:rsidR="00091DE6">
          <w:t>Z-</w:t>
        </w:r>
      </w:ins>
      <w:ins w:id="1248" w:author="Chen Heller" w:date="2023-01-31T13:00:00Z">
        <w:r>
          <w:t xml:space="preserve">axis – than the distance between the starting point and the screen, minus a three-centimeter allowance that accounts for small variations in reaching onset. Additional problematic responses were </w:t>
        </w:r>
        <w:commentRangeStart w:id="1249"/>
        <w:r>
          <w:t xml:space="preserve">"Too Early" and "Too Late" </w:t>
        </w:r>
        <w:commentRangeEnd w:id="1249"/>
        <w:r>
          <w:rPr>
            <w:rStyle w:val="CommentReference"/>
          </w:rPr>
          <w:commentReference w:id="1249"/>
        </w:r>
        <w:r>
          <w:t xml:space="preserve">trials. "Too Slow" trials on the other hand, were excluded only if they were located more than 3 SD from the participant's average reaching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ins>
    </w:p>
    <w:p w14:paraId="2C88FD2C" w14:textId="057784CE" w:rsidR="00D826D9" w:rsidRDefault="00D826D9">
      <w:pPr>
        <w:pPrChange w:id="1250" w:author="Chen Heller" w:date="2023-01-31T13:01:00Z">
          <w:pPr>
            <w:ind w:firstLine="0"/>
          </w:pPr>
        </w:pPrChange>
      </w:pPr>
      <w:del w:id="1251" w:author="Chen Heller" w:date="2023-01-03T17:10:00Z">
        <w:r w:rsidDel="009A7DF2">
          <w:lastRenderedPageBreak/>
          <w:delText xml:space="preserve">Response </w:delText>
        </w:r>
        <w:r w:rsidR="00EF5E42" w:rsidDel="009A7DF2">
          <w:delText xml:space="preserve">in the prime recognition task </w:delText>
        </w:r>
        <w:r w:rsidDel="009A7DF2">
          <w:delText>was given in an identical fashion to the target classification task, within a seven second response window.</w:delText>
        </w:r>
      </w:del>
    </w:p>
    <w:p w14:paraId="5045C9A2" w14:textId="3BEF3FB4" w:rsidR="006E219E" w:rsidRPr="0041788E" w:rsidRDefault="006E219E">
      <w:pPr>
        <w:pStyle w:val="Caption"/>
        <w:keepNext/>
        <w:spacing w:line="480" w:lineRule="auto"/>
        <w:jc w:val="left"/>
        <w:rPr>
          <w:ins w:id="1252" w:author="Chen Heller" w:date="2023-03-14T11:01:00Z"/>
          <w:b/>
          <w:bCs/>
          <w:i w:val="0"/>
          <w:iCs w:val="0"/>
          <w:sz w:val="24"/>
          <w:szCs w:val="20"/>
          <w:rPrChange w:id="1253" w:author="Chen Heller" w:date="2023-03-19T14:21:00Z">
            <w:rPr>
              <w:ins w:id="1254" w:author="Chen Heller" w:date="2023-03-14T11:01:00Z"/>
              <w:b/>
              <w:bCs/>
              <w:i w:val="0"/>
              <w:iCs w:val="0"/>
            </w:rPr>
          </w:rPrChange>
        </w:rPr>
        <w:pPrChange w:id="1255" w:author="Chen Heller" w:date="2023-03-14T11:02:00Z">
          <w:pPr>
            <w:pStyle w:val="Caption"/>
            <w:keepNext/>
            <w:jc w:val="left"/>
          </w:pPr>
        </w:pPrChange>
      </w:pPr>
      <w:bookmarkStart w:id="1256" w:name="_Ref134430361"/>
      <w:ins w:id="1257" w:author="Chen Heller" w:date="2023-03-14T11:01:00Z">
        <w:r w:rsidRPr="0041788E">
          <w:rPr>
            <w:b/>
            <w:bCs/>
            <w:i w:val="0"/>
            <w:iCs w:val="0"/>
            <w:sz w:val="24"/>
            <w:szCs w:val="20"/>
            <w:rPrChange w:id="1258" w:author="Chen Heller" w:date="2023-03-19T14:21:00Z">
              <w:rPr/>
            </w:rPrChange>
          </w:rPr>
          <w:t xml:space="preserve">Figure </w:t>
        </w:r>
        <w:r w:rsidRPr="0041788E">
          <w:rPr>
            <w:b/>
            <w:bCs/>
            <w:i w:val="0"/>
            <w:iCs w:val="0"/>
            <w:sz w:val="24"/>
            <w:szCs w:val="20"/>
            <w:rPrChange w:id="1259" w:author="Chen Heller" w:date="2023-03-19T14:21:00Z">
              <w:rPr/>
            </w:rPrChange>
          </w:rPr>
          <w:fldChar w:fldCharType="begin"/>
        </w:r>
        <w:r w:rsidRPr="0041788E">
          <w:rPr>
            <w:b/>
            <w:bCs/>
            <w:i w:val="0"/>
            <w:iCs w:val="0"/>
            <w:sz w:val="24"/>
            <w:szCs w:val="20"/>
            <w:rPrChange w:id="1260" w:author="Chen Heller" w:date="2023-03-19T14:21:00Z">
              <w:rPr/>
            </w:rPrChange>
          </w:rPr>
          <w:instrText xml:space="preserve"> SEQ Figure \* ARABIC </w:instrText>
        </w:r>
      </w:ins>
      <w:r w:rsidRPr="0041788E">
        <w:rPr>
          <w:b/>
          <w:bCs/>
          <w:i w:val="0"/>
          <w:iCs w:val="0"/>
          <w:sz w:val="24"/>
          <w:szCs w:val="20"/>
          <w:rPrChange w:id="1261" w:author="Chen Heller" w:date="2023-03-19T14:21:00Z">
            <w:rPr/>
          </w:rPrChange>
        </w:rPr>
        <w:fldChar w:fldCharType="separate"/>
      </w:r>
      <w:ins w:id="1262" w:author="Chen Heller" w:date="2023-03-14T11:01:00Z">
        <w:r w:rsidRPr="0041788E">
          <w:rPr>
            <w:b/>
            <w:bCs/>
            <w:i w:val="0"/>
            <w:iCs w:val="0"/>
            <w:noProof/>
            <w:sz w:val="24"/>
            <w:szCs w:val="20"/>
            <w:rPrChange w:id="1263" w:author="Chen Heller" w:date="2023-03-19T14:21:00Z">
              <w:rPr>
                <w:noProof/>
              </w:rPr>
            </w:rPrChange>
          </w:rPr>
          <w:t>2</w:t>
        </w:r>
        <w:r w:rsidRPr="0041788E">
          <w:rPr>
            <w:b/>
            <w:bCs/>
            <w:i w:val="0"/>
            <w:iCs w:val="0"/>
            <w:sz w:val="24"/>
            <w:szCs w:val="20"/>
            <w:rPrChange w:id="1264" w:author="Chen Heller" w:date="2023-03-19T14:21:00Z">
              <w:rPr/>
            </w:rPrChange>
          </w:rPr>
          <w:fldChar w:fldCharType="end"/>
        </w:r>
        <w:bookmarkEnd w:id="1256"/>
      </w:ins>
    </w:p>
    <w:p w14:paraId="646B9D80" w14:textId="3142F82F" w:rsidR="006E219E" w:rsidRPr="00B16A11" w:rsidRDefault="006E219E">
      <w:pPr>
        <w:ind w:firstLine="0"/>
        <w:rPr>
          <w:ins w:id="1265" w:author="Chen Heller" w:date="2023-03-14T11:01:00Z"/>
        </w:rPr>
        <w:pPrChange w:id="1266" w:author="Chen Heller" w:date="2023-03-14T11:02:00Z">
          <w:pPr>
            <w:pStyle w:val="Caption"/>
          </w:pPr>
        </w:pPrChange>
      </w:pPr>
      <w:ins w:id="1267" w:author="Chen Heller" w:date="2023-03-14T11:02:00Z">
        <w:r>
          <w:rPr>
            <w:i/>
            <w:iCs/>
          </w:rPr>
          <w:t xml:space="preserve">Stimuli </w:t>
        </w:r>
      </w:ins>
      <w:ins w:id="1268" w:author="Chen Heller" w:date="2023-05-08T09:33:00Z">
        <w:r w:rsidR="00116C5D">
          <w:rPr>
            <w:i/>
            <w:iCs/>
          </w:rPr>
          <w:t>P</w:t>
        </w:r>
      </w:ins>
      <w:ins w:id="1269" w:author="Chen Heller" w:date="2023-03-14T11:02:00Z">
        <w:r>
          <w:rPr>
            <w:i/>
            <w:iCs/>
          </w:rPr>
          <w:t xml:space="preserve">resentation </w:t>
        </w:r>
      </w:ins>
      <w:ins w:id="1270" w:author="Chen Heller" w:date="2023-05-08T09:33:00Z">
        <w:r w:rsidR="00116C5D">
          <w:rPr>
            <w:i/>
            <w:iCs/>
          </w:rPr>
          <w:t>O</w:t>
        </w:r>
      </w:ins>
      <w:ins w:id="1271" w:author="Chen Heller" w:date="2023-03-14T11:02:00Z">
        <w:r>
          <w:rPr>
            <w:i/>
            <w:iCs/>
          </w:rPr>
          <w:t>rder</w:t>
        </w:r>
      </w:ins>
    </w:p>
    <w:p w14:paraId="704238B2" w14:textId="4CB0B319" w:rsidR="00E65EFB" w:rsidRDefault="00441E16" w:rsidP="00E65EFB">
      <w:pPr>
        <w:pStyle w:val="NoSpacing"/>
        <w:keepNext/>
        <w:bidi w:val="0"/>
        <w:rPr>
          <w:moveTo w:id="1272" w:author="Chen Heller" w:date="2023-01-03T16:50:00Z"/>
        </w:rPr>
      </w:pPr>
      <w:r w:rsidRPr="00441E16">
        <w:rPr>
          <w:noProof/>
        </w:rPr>
        <w:drawing>
          <wp:inline distT="0" distB="0" distL="0" distR="0" wp14:anchorId="31D39907" wp14:editId="09509CDB">
            <wp:extent cx="5621922" cy="3374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1833" cy="3398309"/>
                    </a:xfrm>
                    <a:prstGeom prst="rect">
                      <a:avLst/>
                    </a:prstGeom>
                  </pic:spPr>
                </pic:pic>
              </a:graphicData>
            </a:graphic>
          </wp:inline>
        </w:drawing>
      </w:r>
      <w:moveToRangeStart w:id="1273" w:author="Chen Heller" w:date="2023-01-03T16:50:00Z" w:name="move123657044"/>
    </w:p>
    <w:p w14:paraId="3785E79C" w14:textId="669DB52F" w:rsidR="00E65EFB" w:rsidRDefault="00E65EFB">
      <w:pPr>
        <w:ind w:firstLine="0"/>
        <w:rPr>
          <w:moveTo w:id="1274" w:author="Chen Heller" w:date="2023-01-03T16:50:00Z"/>
        </w:rPr>
        <w:pPrChange w:id="1275" w:author="Chen Heller" w:date="2023-03-14T11:01:00Z">
          <w:pPr>
            <w:pStyle w:val="Caption"/>
            <w:jc w:val="left"/>
          </w:pPr>
        </w:pPrChange>
      </w:pPr>
      <w:bookmarkStart w:id="1276" w:name="_Ref114472325"/>
      <w:moveTo w:id="1277" w:author="Chen Heller" w:date="2023-01-03T16:50:00Z">
        <w:del w:id="1278" w:author="Chen Heller" w:date="2023-03-14T11:01:00Z">
          <w:r w:rsidDel="00DC6DAD">
            <w:delText xml:space="preserve">Figure </w:delText>
          </w:r>
        </w:del>
        <w:del w:id="1279" w:author="Chen Heller" w:date="2023-03-07T10:20:00Z">
          <w:r w:rsidDel="0044043A">
            <w:fldChar w:fldCharType="begin"/>
          </w:r>
          <w:r w:rsidDel="0044043A">
            <w:delInstrText xml:space="preserve"> SEQ Figure \* ARABIC </w:delInstrText>
          </w:r>
          <w:r w:rsidR="00000000">
            <w:fldChar w:fldCharType="separate"/>
          </w:r>
          <w:r w:rsidDel="0044043A">
            <w:rPr>
              <w:noProof/>
            </w:rPr>
            <w:fldChar w:fldCharType="end"/>
          </w:r>
        </w:del>
        <w:bookmarkEnd w:id="1276"/>
        <w:del w:id="1280" w:author="Chen Heller" w:date="2023-03-14T11:01:00Z">
          <w:r w:rsidDel="00DC6DAD">
            <w:delText xml:space="preserve">. </w:delText>
          </w:r>
        </w:del>
      </w:moveTo>
      <w:ins w:id="1281" w:author="Chen Heller" w:date="2023-03-14T11:01:00Z">
        <w:r w:rsidR="00DC6DAD">
          <w:rPr>
            <w:i/>
            <w:iCs/>
          </w:rPr>
          <w:t>Note.</w:t>
        </w:r>
        <w:r w:rsidR="00DC6DAD">
          <w:t xml:space="preserve"> </w:t>
        </w:r>
      </w:ins>
      <w:moveTo w:id="1282" w:author="Chen Heller" w:date="2023-01-03T16:50:00Z">
        <w:del w:id="1283" w:author="Chen Heller" w:date="2023-03-14T11:02:00Z">
          <w:r w:rsidRPr="00400416" w:rsidDel="006E219E">
            <w:delText>Stimuli presentation order</w:delText>
          </w:r>
        </w:del>
        <w:del w:id="1284" w:author="Chen Heller" w:date="2023-01-31T13:32:00Z">
          <w:r w:rsidDel="0079143B">
            <w:delText xml:space="preserve"> in experiment 1</w:delText>
          </w:r>
        </w:del>
        <w:del w:id="1285" w:author="Chen Heller" w:date="2023-03-14T11:02:00Z">
          <w:r w:rsidRPr="00400416" w:rsidDel="006E219E">
            <w:delText xml:space="preserve">. </w:delText>
          </w:r>
        </w:del>
        <w:r w:rsidRPr="00400416">
          <w:t xml:space="preserve">Each trial </w:t>
        </w:r>
        <w:r>
          <w:t>was</w:t>
        </w:r>
        <w:r w:rsidRPr="00400416">
          <w:t xml:space="preserve"> composed of a fixation cross (1000ms), a first mask (270ms), a second mask (30ms), a prime word (30ms), a third mask (30ms), a classification task (</w:t>
        </w:r>
      </w:moveTo>
      <w:ins w:id="1286" w:author="Chen Heller" w:date="2023-01-09T12:19:00Z">
        <w:r w:rsidR="00441E16">
          <w:t>100</w:t>
        </w:r>
      </w:ins>
      <w:moveTo w:id="1287" w:author="Chen Heller" w:date="2023-01-03T16:50:00Z">
        <w:del w:id="1288" w:author="Chen Heller" w:date="2023-01-09T12:19:00Z">
          <w:r w:rsidDel="00441E16">
            <w:delText>0</w:delText>
          </w:r>
        </w:del>
        <w:r>
          <w:t>-</w:t>
        </w:r>
        <w:del w:id="1289" w:author="Chen Heller" w:date="2023-01-09T12:19:00Z">
          <w:r w:rsidDel="00441E16">
            <w:delText>1500</w:delText>
          </w:r>
        </w:del>
      </w:moveTo>
      <w:ins w:id="1290" w:author="Chen Heller" w:date="2023-01-09T12:19:00Z">
        <w:r w:rsidR="00441E16">
          <w:t>740</w:t>
        </w:r>
      </w:ins>
      <w:moveTo w:id="1291" w:author="Chen Heller" w:date="2023-01-03T16:50:00Z">
        <w:r w:rsidRPr="00400416">
          <w:t xml:space="preserve">ms, out of which the target </w:t>
        </w:r>
        <w:r>
          <w:t xml:space="preserve">was </w:t>
        </w:r>
        <w:r w:rsidRPr="00400416">
          <w:t>displayed for 500ms), a recognition task (</w:t>
        </w:r>
        <w:r>
          <w:t>0</w:t>
        </w:r>
        <w:r w:rsidRPr="00400416">
          <w:t>-</w:t>
        </w:r>
        <w:del w:id="1292" w:author="Chen Heller" w:date="2023-01-09T12:19:00Z">
          <w:r w:rsidDel="00734F8E">
            <w:delText>5</w:delText>
          </w:r>
        </w:del>
      </w:moveTo>
      <w:ins w:id="1293" w:author="Chen Heller" w:date="2023-01-09T12:19:00Z">
        <w:r w:rsidR="00734F8E">
          <w:t>7</w:t>
        </w:r>
      </w:ins>
      <w:moveTo w:id="1294" w:author="Chen Heller" w:date="2023-01-03T16:50:00Z">
        <w:r>
          <w:t>,</w:t>
        </w:r>
        <w:r w:rsidRPr="00400416">
          <w:t xml:space="preserve">000ms) and a PAS task (no time limit). The blue circles appearing on the screen are presented as markers for the </w:t>
        </w:r>
        <w:r>
          <w:t>participants</w:t>
        </w:r>
        <w:r w:rsidRPr="00400416">
          <w:t xml:space="preserve"> to know where they should touch </w:t>
        </w:r>
        <w:proofErr w:type="gramStart"/>
        <w:r w:rsidRPr="00400416">
          <w:t>in order to</w:t>
        </w:r>
        <w:proofErr w:type="gramEnd"/>
        <w:r w:rsidRPr="00400416">
          <w:t xml:space="preserve"> make their response.</w:t>
        </w:r>
      </w:moveTo>
      <w:ins w:id="1295" w:author="Chen Heller" w:date="2023-01-09T12:20:00Z">
        <w:r w:rsidR="004449CE">
          <w:t xml:space="preserve"> </w:t>
        </w:r>
      </w:ins>
      <w:ins w:id="1296" w:author="Chen Heller" w:date="2023-01-09T12:21:00Z">
        <w:r w:rsidR="004449CE">
          <w:t>In practice, t</w:t>
        </w:r>
      </w:ins>
      <w:ins w:id="1297" w:author="Chen Heller" w:date="2023-01-09T12:20:00Z">
        <w:r w:rsidR="004449CE">
          <w:t xml:space="preserve">he blue circle </w:t>
        </w:r>
      </w:ins>
      <w:ins w:id="1298" w:author="Chen Heller" w:date="2023-01-09T12:22:00Z">
        <w:r w:rsidR="00790904">
          <w:t>and</w:t>
        </w:r>
      </w:ins>
      <w:ins w:id="1299" w:author="Chen Heller" w:date="2023-01-09T12:20:00Z">
        <w:r w:rsidR="004449CE">
          <w:t xml:space="preserve"> the </w:t>
        </w:r>
      </w:ins>
      <w:ins w:id="1300" w:author="Chen Heller" w:date="2023-01-09T12:21:00Z">
        <w:r w:rsidR="004449CE">
          <w:t>A</w:t>
        </w:r>
      </w:ins>
      <w:ins w:id="1301" w:author="Chen Heller" w:date="2023-01-09T12:20:00Z">
        <w:r w:rsidR="004449CE">
          <w:t>rt</w:t>
        </w:r>
      </w:ins>
      <w:ins w:id="1302" w:author="Chen Heller" w:date="2023-01-09T12:21:00Z">
        <w:r w:rsidR="004449CE">
          <w:t>ificial/Natural category names were present</w:t>
        </w:r>
      </w:ins>
      <w:ins w:id="1303" w:author="Chen Heller" w:date="2023-02-26T12:30:00Z">
        <w:r w:rsidR="00C3426D">
          <w:t>ed</w:t>
        </w:r>
      </w:ins>
      <w:ins w:id="1304" w:author="Chen Heller" w:date="2023-01-09T12:22:00Z">
        <w:r w:rsidR="00790904">
          <w:t xml:space="preserve"> on the screen</w:t>
        </w:r>
      </w:ins>
      <w:ins w:id="1305" w:author="Chen Heller" w:date="2023-01-09T12:21:00Z">
        <w:r w:rsidR="00790904">
          <w:t xml:space="preserve"> from the </w:t>
        </w:r>
      </w:ins>
      <w:ins w:id="1306" w:author="Chen Heller" w:date="2023-01-09T12:23:00Z">
        <w:r w:rsidR="002347CB">
          <w:t>beginning of the trial</w:t>
        </w:r>
      </w:ins>
      <w:ins w:id="1307" w:author="Chen Heller" w:date="2023-01-09T12:22:00Z">
        <w:r w:rsidR="00790904">
          <w:t xml:space="preserve">, but </w:t>
        </w:r>
      </w:ins>
      <w:ins w:id="1308" w:author="Chen Heller" w:date="2023-01-31T13:33:00Z">
        <w:r w:rsidR="00CD33CC">
          <w:t xml:space="preserve">for </w:t>
        </w:r>
      </w:ins>
      <w:ins w:id="1309" w:author="Chen Heller" w:date="2023-02-26T12:30:00Z">
        <w:r w:rsidR="001C089C">
          <w:t>clarity</w:t>
        </w:r>
      </w:ins>
      <w:ins w:id="1310" w:author="Chen Heller" w:date="2023-01-31T13:34:00Z">
        <w:r w:rsidR="00CD33CC">
          <w:t xml:space="preserve"> purposes </w:t>
        </w:r>
      </w:ins>
      <w:ins w:id="1311" w:author="Chen Heller" w:date="2023-01-09T12:23:00Z">
        <w:r w:rsidR="002347CB">
          <w:t>are</w:t>
        </w:r>
      </w:ins>
      <w:ins w:id="1312" w:author="Chen Heller" w:date="2023-01-17T10:23:00Z">
        <w:r w:rsidR="00F06AB6">
          <w:t xml:space="preserve"> presented </w:t>
        </w:r>
      </w:ins>
      <w:ins w:id="1313" w:author="Chen Heller" w:date="2023-01-31T13:34:00Z">
        <w:r w:rsidR="00CD33CC">
          <w:t xml:space="preserve">here </w:t>
        </w:r>
      </w:ins>
      <w:ins w:id="1314" w:author="Chen Heller" w:date="2023-01-17T10:23:00Z">
        <w:r w:rsidR="00F06AB6">
          <w:t xml:space="preserve">only </w:t>
        </w:r>
      </w:ins>
      <w:ins w:id="1315" w:author="Chen Heller" w:date="2023-01-31T13:34:00Z">
        <w:r w:rsidR="00CD33CC">
          <w:t>after the last mask.</w:t>
        </w:r>
      </w:ins>
    </w:p>
    <w:p w14:paraId="4375C930" w14:textId="77777777" w:rsidR="001F1330" w:rsidRDefault="001F1330">
      <w:pPr>
        <w:pStyle w:val="Heading4"/>
        <w:rPr>
          <w:moveTo w:id="1316" w:author="Chen Heller" w:date="2023-01-03T17:26:00Z"/>
        </w:rPr>
        <w:pPrChange w:id="1317" w:author="Chen Heller" w:date="2023-01-03T17:27:00Z">
          <w:pPr>
            <w:pStyle w:val="Heading3"/>
          </w:pPr>
        </w:pPrChange>
      </w:pPr>
      <w:moveToRangeStart w:id="1318" w:author="Chen Heller" w:date="2023-01-03T17:26:00Z" w:name="move123659235"/>
      <w:moveToRangeEnd w:id="1273"/>
      <w:moveTo w:id="1319" w:author="Chen Heller" w:date="2023-01-03T17:26:00Z">
        <w:r>
          <w:lastRenderedPageBreak/>
          <w:t>Trajectory preprocessing</w:t>
        </w:r>
      </w:moveTo>
    </w:p>
    <w:p w14:paraId="38AFA958" w14:textId="39B7B0E9" w:rsidR="001C0104" w:rsidRPr="00892F96" w:rsidRDefault="001F1330" w:rsidP="001F1330">
      <w:moveTo w:id="1320" w:author="Chen Heller" w:date="2023-01-03T17:26:00Z">
        <w:r>
          <w:t>The p</w:t>
        </w:r>
        <w:r w:rsidRPr="002B6CA5">
          <w:t xml:space="preserve">reprocessing </w:t>
        </w:r>
        <w:r>
          <w:t xml:space="preserve">procedures followed those described in </w:t>
        </w:r>
        <w:r w:rsidRPr="00C65950">
          <w:t xml:space="preserve">Gallivan &amp; Chapman </w:t>
        </w:r>
        <w:r>
          <w:fldChar w:fldCharType="begin"/>
        </w:r>
      </w:moveTo>
      <w:r w:rsidR="00723368">
        <w:instrText xml:space="preserve"> ADDIN ZOTERO_ITEM CSL_CITATION {"citationID":"r1y5a6m5","properties":{"formattedCitation":"(Gallivan &amp; Chapman, 2014)","plainCitation":"(Gallivan &amp; Chapman, 2014)","dontUpdate":true,"noteIndex":0},"citationItems":[{"id":274,"uris":["http://zotero.org/users/8275165/items/GELBMWCV"],"itemData":{"id":274,"type":"article-journal","abstract":"Though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moveTo w:id="1321" w:author="Chen Heller" w:date="2023-01-03T17:26:00Z">
        <w:r>
          <w:fldChar w:fldCharType="separate"/>
        </w:r>
        <w:r w:rsidRPr="00E46E50">
          <w:rPr>
            <w:rFonts w:ascii="Times New Roman" w:hAnsi="Times New Roman" w:cs="Times New Roman"/>
          </w:rPr>
          <w:t>(2014)</w:t>
        </w:r>
        <w:r>
          <w:fldChar w:fldCharType="end"/>
        </w:r>
        <w:r w:rsidRPr="00C65950">
          <w:t xml:space="preserve">. </w:t>
        </w:r>
        <w:r>
          <w:t xml:space="preserve">Missing values were interpolated with the </w:t>
        </w:r>
        <w:proofErr w:type="spellStart"/>
        <w:r>
          <w:t>inpaint_nans</w:t>
        </w:r>
        <w:proofErr w:type="spellEnd"/>
        <w:r>
          <w:t xml:space="preserve"> function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was then filtered with a </w:t>
        </w:r>
        <w:r w:rsidRPr="002B6CA5">
          <w:t xml:space="preserve">low pass </w:t>
        </w:r>
        <w:del w:id="1322" w:author="Chen Heller" w:date="2023-03-02T15:06:00Z">
          <w:r w:rsidRPr="002B6CA5" w:rsidDel="00511E42">
            <w:delText>b</w:delText>
          </w:r>
        </w:del>
      </w:moveTo>
      <w:ins w:id="1323" w:author="Chen Heller" w:date="2023-03-02T15:06:00Z">
        <w:r w:rsidR="00511E42">
          <w:t>B</w:t>
        </w:r>
      </w:ins>
      <w:moveTo w:id="1324" w:author="Chen Heller" w:date="2023-01-03T17:26:00Z">
        <w:r w:rsidRPr="002B6CA5">
          <w:t xml:space="preserve">utterworth filter </w:t>
        </w:r>
        <w:r>
          <w:t>(</w:t>
        </w:r>
        <w:r w:rsidRPr="002B6CA5">
          <w:t>2</w:t>
        </w:r>
        <w:r w:rsidRPr="002B6CA5">
          <w:rPr>
            <w:vertAlign w:val="superscript"/>
          </w:rPr>
          <w:t>nd</w:t>
        </w:r>
        <w:r w:rsidRPr="002B6CA5">
          <w:t xml:space="preserve"> order with cutoff at 8Hz</w:t>
        </w:r>
        <w:r>
          <w:t xml:space="preserve">) to reduce noise. The axis' origin was set at the first sample of each trial. To locate reaching </w:t>
        </w:r>
        <w:r w:rsidRPr="00E7320D">
          <w:t>onset</w:t>
        </w:r>
        <w:r>
          <w:t xml:space="preserve">, a low pass </w:t>
        </w:r>
        <w:proofErr w:type="spellStart"/>
        <w:r>
          <w:t>butterworth</w:t>
        </w:r>
        <w:proofErr w:type="spellEnd"/>
        <w:r>
          <w:t xml:space="preserve"> filter (2</w:t>
        </w:r>
        <w:r w:rsidRPr="00BD4213">
          <w:rPr>
            <w:vertAlign w:val="superscript"/>
          </w:rPr>
          <w:t>nd</w:t>
        </w:r>
        <w:r>
          <w:t xml:space="preserve"> order with a 10Hz cutoff) </w:t>
        </w:r>
        <w:r w:rsidRPr="00C95261">
          <w:t>was</w:t>
        </w:r>
        <w:r>
          <w:rPr>
            <w:u w:val="words"/>
          </w:rPr>
          <w:t xml:space="preserve"> </w:t>
        </w:r>
        <w:r>
          <w:t xml:space="preserve">applied to the 3D velocity. </w:t>
        </w:r>
        <w:r>
          <w:rPr>
            <w:i/>
            <w:iCs/>
          </w:rPr>
          <w:t>Reaching</w:t>
        </w:r>
        <w:r w:rsidRPr="008C0FF6">
          <w:rPr>
            <w:i/>
            <w:iCs/>
          </w:rPr>
          <w:t xml:space="preserve"> onset</w:t>
        </w:r>
        <w:r>
          <w:t xml:space="preserve"> was indicated by four consecutive samples having a velocity greater than 20mm/s and a total acceleration of at least 20mm/s</w:t>
        </w:r>
      </w:moveTo>
      <w:ins w:id="1325" w:author="Chen Heller" w:date="2023-01-03T17:27:00Z">
        <w:r w:rsidR="001B0F21">
          <w:rPr>
            <w:vertAlign w:val="superscript"/>
          </w:rPr>
          <w:t>2</w:t>
        </w:r>
      </w:ins>
      <w:moveTo w:id="1326" w:author="Chen Heller" w:date="2023-01-03T17:26:00Z">
        <w:del w:id="1327" w:author="Chen Heller" w:date="2023-01-03T17:28:00Z">
          <w:r w:rsidDel="001B0F21">
            <w:delText>^2</w:delText>
          </w:r>
        </w:del>
        <w:r>
          <w:t xml:space="preserve">. </w:t>
        </w:r>
        <w:r w:rsidRPr="008C0FF6">
          <w:rPr>
            <w:i/>
            <w:iCs/>
          </w:rPr>
          <w:t>Reaching offset</w:t>
        </w:r>
        <w:r>
          <w:t xml:space="preserve"> was determined as the point along the trajectory that is closest to the screen. The trajectories were normalized to the distance 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moveTo w:id="1328" w:author="Chen Heller" w:date="2023-01-03T17:26:00Z">
          <w:r>
            <w:t xml:space="preserve"> on the 4</w:t>
          </w:r>
          <w:proofErr w:type="spellStart"/>
          <w:r w:rsidRPr="00C83062">
            <w:rPr>
              <w:vertAlign w:val="superscript"/>
            </w:rPr>
            <w:t>th</w:t>
          </w:r>
          <w:proofErr w:type="spellEnd"/>
          <w:r>
            <w:t xml:space="preserve"> derivative was fitted to each axis with a spline at every data point. The fitted function was used to produce a high-resolution representation of the trajectory (1000 samples) from which 200 points equally spaced along the traveled distance on the Z axis were extracted (e.g., if the participant moved 2cm forward and 1cm backward, the distance that was traveled was 3cm). These points represented the proportion of path traveled until each point.</w:t>
          </w:r>
        </w:moveTo>
        <w:moveToRangeEnd w:id="1318"/>
      </w:moveTo>
    </w:p>
    <w:p w14:paraId="4482F18E" w14:textId="77777777" w:rsidR="00D60972" w:rsidRDefault="00D60972">
      <w:pPr>
        <w:jc w:val="left"/>
        <w:rPr>
          <w:rFonts w:ascii="Times New Roman" w:eastAsia="SimSun" w:hAnsi="Times New Roman" w:cs="Times New Roman"/>
          <w:b/>
          <w:bCs/>
          <w:kern w:val="24"/>
          <w:lang w:eastAsia="ja-JP" w:bidi="ar-SA"/>
        </w:rPr>
      </w:pPr>
      <w:r>
        <w:br w:type="page"/>
      </w:r>
    </w:p>
    <w:p w14:paraId="1E655967" w14:textId="0038A882" w:rsidR="00D826D9" w:rsidDel="007B4B60" w:rsidRDefault="00D826D9">
      <w:pPr>
        <w:pStyle w:val="Heading4"/>
        <w:rPr>
          <w:del w:id="1329" w:author="Chen Heller" w:date="2023-01-17T10:48:00Z"/>
        </w:rPr>
        <w:pPrChange w:id="1330" w:author="Chen Heller" w:date="2023-01-03T16:16:00Z">
          <w:pPr>
            <w:pStyle w:val="Heading3"/>
          </w:pPr>
        </w:pPrChange>
      </w:pPr>
      <w:bookmarkStart w:id="1331" w:name="_Toc114485392"/>
      <w:del w:id="1332" w:author="Chen Heller" w:date="2023-01-17T10:48:00Z">
        <w:r w:rsidDel="007B4B60">
          <w:lastRenderedPageBreak/>
          <w:delText>Exclusion criteria</w:delText>
        </w:r>
        <w:bookmarkEnd w:id="1331"/>
      </w:del>
    </w:p>
    <w:p w14:paraId="312384C8" w14:textId="35968B5A" w:rsidR="00D826D9" w:rsidRDefault="001A3B6D" w:rsidP="007D1A08">
      <w:pPr>
        <w:ind w:firstLine="0"/>
        <w:rPr>
          <w:ins w:id="1333" w:author="Chen Heller" w:date="2023-01-09T17:17:00Z"/>
        </w:rPr>
      </w:pPr>
      <w:moveToRangeStart w:id="1334" w:author="Chen Heller" w:date="2023-01-03T17:37:00Z" w:name="move123659894"/>
      <w:moveTo w:id="1335" w:author="Chen Heller" w:date="2023-01-03T17:37:00Z">
        <w:del w:id="1336" w:author="Chen Heller" w:date="2023-01-17T10:46:00Z">
          <w:r w:rsidDel="00041251">
            <w:delText xml:space="preserve">Trials in which either a technical malfunction occurred, or a problematic response was given, as well as trials that had a visibility rating that is higher than one, were excluded from the analysis. A technical malfunction alludes to trajectories that had less than 100ms of existing data or more than 100ms of missing data, or trials in which the stimuli duration was incorrect. Problematic responses include incorrect answers and trajectories that missed the target by more than 12cm, as well as reaching movements that were shorter – when measured along the z axis – than the distance between the starting point and the screen, minus a three-centimeter allowance that accounts for small variations in reaching onset. </w:delText>
          </w:r>
        </w:del>
        <w:del w:id="1337" w:author="Chen Heller" w:date="2023-01-03T17:42:00Z">
          <w:r w:rsidDel="00A6338E">
            <w:delText>Finally, slow movements</w:delText>
          </w:r>
          <w:r w:rsidDel="00A6338E">
            <w:rPr>
              <w:rFonts w:hint="cs"/>
              <w:rtl/>
            </w:rPr>
            <w:delText xml:space="preserve"> </w:delText>
          </w:r>
          <w:r w:rsidDel="00A6338E">
            <w:delText>were disqualified if they were located more than 3 standard deviations (SD) from the average movement duration across the participant's correctly answered trials that did not have missing data.</w:delText>
          </w:r>
        </w:del>
      </w:moveTo>
      <w:moveToRangeEnd w:id="1334"/>
      <w:del w:id="1338" w:author="Chen Heller" w:date="2023-01-03T17:37:00Z">
        <w:r w:rsidR="00D826D9" w:rsidDel="001A3B6D">
          <w:delText xml:space="preserve">The exclusion criteria in the reaching session </w:delText>
        </w:r>
        <w:r w:rsidR="003B3AF4" w:rsidDel="001A3B6D">
          <w:delText xml:space="preserve">were </w:delText>
        </w:r>
        <w:r w:rsidR="00D826D9" w:rsidDel="001A3B6D">
          <w:delText xml:space="preserve">identical to </w:delText>
        </w:r>
        <w:r w:rsidR="00290E67" w:rsidDel="001A3B6D">
          <w:delText xml:space="preserve">those </w:delText>
        </w:r>
        <w:r w:rsidR="00D826D9" w:rsidDel="001A3B6D">
          <w:delText>used in experiment</w:delText>
        </w:r>
        <w:r w:rsidR="003B3AF4" w:rsidDel="001A3B6D">
          <w:delText>s</w:delText>
        </w:r>
        <w:r w:rsidR="00D826D9" w:rsidDel="001A3B6D">
          <w:delText xml:space="preserve"> </w:delText>
        </w:r>
        <w:r w:rsidR="003B3AF4" w:rsidDel="001A3B6D">
          <w:delText>2 and 3</w:delText>
        </w:r>
      </w:del>
      <w:del w:id="1339" w:author="Chen Heller" w:date="2023-01-17T10:46:00Z">
        <w:r w:rsidR="00D826D9" w:rsidDel="00041251">
          <w:delText>. Additional exclusion criteria were used in the keyboard session</w:delText>
        </w:r>
        <w:r w:rsidR="003B3AF4" w:rsidDel="00041251">
          <w:delText>,</w:delText>
        </w:r>
        <w:r w:rsidR="00D826D9" w:rsidDel="00041251">
          <w:delText xml:space="preserve"> where trials were excluded if no response was given or if it was given less than 100ms or more than 740ms after target display.</w:delText>
        </w:r>
      </w:del>
    </w:p>
    <w:p w14:paraId="73317D39" w14:textId="5C40ABE3" w:rsidR="00904C49" w:rsidRDefault="00904C49">
      <w:pPr>
        <w:pStyle w:val="Heading4"/>
        <w:rPr>
          <w:ins w:id="1340" w:author="Chen Heller" w:date="2023-01-09T17:17:00Z"/>
        </w:rPr>
        <w:pPrChange w:id="1341" w:author="Chen Heller" w:date="2023-01-09T17:29:00Z">
          <w:pPr>
            <w:pStyle w:val="Heading3"/>
          </w:pPr>
        </w:pPrChange>
      </w:pPr>
      <w:ins w:id="1342" w:author="Chen Heller" w:date="2023-01-09T17:17:00Z">
        <w:r>
          <w:t>Analysis</w:t>
        </w:r>
      </w:ins>
    </w:p>
    <w:p w14:paraId="672F29D2" w14:textId="6A6EA1A7" w:rsidR="008F4EDF" w:rsidRDefault="00CA397F" w:rsidP="00904C49">
      <w:pPr>
        <w:rPr>
          <w:ins w:id="1343" w:author="Chen Heller" w:date="2023-01-10T10:52:00Z"/>
        </w:rPr>
      </w:pPr>
      <w:ins w:id="1344" w:author="Chen Heller" w:date="2023-01-09T17:17:00Z">
        <w:r>
          <w:t xml:space="preserve">All the comparisons between the congruent and incongruent conditions were corrected for multiple comparisons using the Tree-BH method </w:t>
        </w:r>
      </w:ins>
      <w:ins w:id="1345" w:author="Chen Heller" w:date="2023-01-17T10:53:00Z">
        <w:r w:rsidR="00F5543D">
          <w:t>(</w:t>
        </w:r>
      </w:ins>
      <w:ins w:id="1346" w:author="Chen Heller" w:date="2023-05-08T09:31:00Z">
        <w:r w:rsidR="00A82BE9" w:rsidRPr="00A82BE9">
          <w:fldChar w:fldCharType="begin"/>
        </w:r>
        <w:r w:rsidR="00A82BE9" w:rsidRPr="00A82BE9">
          <w:instrText xml:space="preserve"> REF _Ref134430697 \h </w:instrText>
        </w:r>
      </w:ins>
      <w:r w:rsidR="00A82BE9">
        <w:instrText xml:space="preserve"> \* MERGEFORMAT </w:instrText>
      </w:r>
      <w:r w:rsidR="00A82BE9" w:rsidRPr="00A82BE9">
        <w:fldChar w:fldCharType="separate"/>
      </w:r>
      <w:ins w:id="1347" w:author="Chen Heller" w:date="2023-05-08T09:31:00Z">
        <w:r w:rsidR="00A82BE9" w:rsidRPr="00A82BE9">
          <w:t xml:space="preserve">Supplementary Figure </w:t>
        </w:r>
        <w:r w:rsidR="00A82BE9" w:rsidRPr="00A82BE9">
          <w:rPr>
            <w:rPrChange w:id="1348" w:author="Chen Heller" w:date="2023-05-08T09:31:00Z">
              <w:rPr>
                <w:b/>
                <w:bCs/>
                <w:i/>
                <w:iCs/>
                <w:noProof/>
              </w:rPr>
            </w:rPrChange>
          </w:rPr>
          <w:t>1</w:t>
        </w:r>
        <w:r w:rsidR="00A82BE9" w:rsidRPr="00A82BE9">
          <w:fldChar w:fldCharType="end"/>
        </w:r>
      </w:ins>
      <w:ins w:id="1349" w:author="Chen Heller" w:date="2023-01-17T10:53:00Z">
        <w:r w:rsidR="00F5543D">
          <w:t xml:space="preserve">) </w:t>
        </w:r>
      </w:ins>
      <w:ins w:id="1350" w:author="Chen Heller" w:date="2023-01-09T17:17:00Z">
        <w:r>
          <w:t xml:space="preserve">suggested in </w:t>
        </w:r>
        <w:r>
          <w:fldChar w:fldCharType="begin"/>
        </w:r>
        <w:r>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fldChar w:fldCharType="separate"/>
        </w:r>
        <w:proofErr w:type="spellStart"/>
        <w:r w:rsidRPr="00283780">
          <w:rPr>
            <w:rFonts w:ascii="Times New Roman" w:hAnsi="Times New Roman" w:cs="Times New Roman"/>
          </w:rPr>
          <w:t>Bogomolov</w:t>
        </w:r>
        <w:proofErr w:type="spellEnd"/>
        <w:r w:rsidRPr="00283780">
          <w:rPr>
            <w:rFonts w:ascii="Times New Roman" w:hAnsi="Times New Roman" w:cs="Times New Roman"/>
          </w:rPr>
          <w:t xml:space="preserve"> et al. </w:t>
        </w:r>
        <w:r>
          <w:rPr>
            <w:rFonts w:ascii="Times New Roman" w:hAnsi="Times New Roman" w:cs="Times New Roman"/>
          </w:rPr>
          <w:t>(</w:t>
        </w:r>
        <w:r w:rsidRPr="00283780">
          <w:rPr>
            <w:rFonts w:ascii="Times New Roman" w:hAnsi="Times New Roman" w:cs="Times New Roman"/>
          </w:rPr>
          <w:t>2021</w:t>
        </w:r>
        <w:r>
          <w:fldChar w:fldCharType="end"/>
        </w:r>
        <w:r>
          <w:t xml:space="preserve">). </w:t>
        </w:r>
      </w:ins>
      <w:ins w:id="1351" w:author="Chen Heller" w:date="2023-03-02T15:06:00Z">
        <w:r w:rsidR="00E61A7B">
          <w:t>The n</w:t>
        </w:r>
      </w:ins>
      <w:ins w:id="1352" w:author="Chen Heller" w:date="2023-01-09T17:17:00Z">
        <w:r>
          <w:t>ormality of the residuals was tested with a QQ-plot, and a permutation test (</w:t>
        </w:r>
        <w:r>
          <w:fldChar w:fldCharType="begin"/>
        </w:r>
        <w:r>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fldChar w:fldCharType="separate"/>
        </w:r>
        <w:r w:rsidRPr="0046480E">
          <w:rPr>
            <w:rFonts w:ascii="Times New Roman" w:hAnsi="Times New Roman" w:cs="Times New Roman"/>
          </w:rPr>
          <w:t>Kohl, 2019</w:t>
        </w:r>
        <w:r>
          <w:fldChar w:fldCharType="end"/>
        </w:r>
        <w:r>
          <w:t xml:space="preserve">) was used to assess differences in variables that did not pass the normality test (for a list of such variables </w:t>
        </w:r>
        <w:r w:rsidRPr="001313AE">
          <w:t>see</w:t>
        </w:r>
      </w:ins>
      <w:ins w:id="1353" w:author="Chen Heller" w:date="2023-01-17T10:54:00Z">
        <w:r w:rsidR="003A5915" w:rsidRPr="001313AE">
          <w:t xml:space="preserve"> </w:t>
        </w:r>
      </w:ins>
      <w:ins w:id="1354" w:author="Chen Heller" w:date="2023-05-08T09:35:00Z">
        <w:r w:rsidR="001313AE" w:rsidRPr="001313AE">
          <w:fldChar w:fldCharType="begin"/>
        </w:r>
        <w:r w:rsidR="001313AE" w:rsidRPr="001313AE">
          <w:instrText xml:space="preserve"> REF _Ref134430937 \h </w:instrText>
        </w:r>
      </w:ins>
      <w:r w:rsidR="001313AE">
        <w:instrText xml:space="preserve"> \* MERGEFORMAT </w:instrText>
      </w:r>
      <w:r w:rsidR="001313AE" w:rsidRPr="001313AE">
        <w:fldChar w:fldCharType="separate"/>
      </w:r>
      <w:ins w:id="1355" w:author="Chen Heller" w:date="2023-05-08T09:35:00Z">
        <w:r w:rsidR="001313AE" w:rsidRPr="001313AE">
          <w:rPr>
            <w:rPrChange w:id="1356" w:author="Chen Heller" w:date="2023-05-08T09:35:00Z">
              <w:rPr>
                <w:i/>
                <w:iCs/>
                <w:color w:val="44546A" w:themeColor="text2"/>
                <w:sz w:val="22"/>
                <w:szCs w:val="18"/>
              </w:rPr>
            </w:rPrChange>
          </w:rPr>
          <w:t xml:space="preserve">Supplementary Figure </w:t>
        </w:r>
        <w:r w:rsidR="001313AE" w:rsidRPr="001313AE">
          <w:rPr>
            <w:rPrChange w:id="1357" w:author="Chen Heller" w:date="2023-05-08T09:35:00Z">
              <w:rPr>
                <w:i/>
                <w:iCs/>
                <w:noProof/>
                <w:color w:val="44546A" w:themeColor="text2"/>
                <w:sz w:val="22"/>
                <w:szCs w:val="18"/>
              </w:rPr>
            </w:rPrChange>
          </w:rPr>
          <w:t>2</w:t>
        </w:r>
        <w:r w:rsidR="001313AE" w:rsidRPr="001313AE">
          <w:fldChar w:fldCharType="end"/>
        </w:r>
      </w:ins>
      <w:ins w:id="1358" w:author="Chen Heller" w:date="2023-01-09T17:17:00Z">
        <w:r>
          <w:t>).</w:t>
        </w:r>
      </w:ins>
    </w:p>
    <w:p w14:paraId="0B2AF24F" w14:textId="7AC647E7" w:rsidR="00CA397F" w:rsidRPr="00B7042B" w:rsidRDefault="00A64751">
      <w:pPr>
        <w:pPrChange w:id="1359" w:author="Chen Heller" w:date="2023-05-08T11:09:00Z">
          <w:pPr>
            <w:ind w:firstLine="0"/>
          </w:pPr>
        </w:pPrChange>
      </w:pPr>
      <w:ins w:id="1360" w:author="Chen Heller" w:date="2023-02-26T14:58:00Z">
        <w:r>
          <w:t>Three c</w:t>
        </w:r>
      </w:ins>
      <w:ins w:id="1361" w:author="Chen Heller" w:date="2023-01-10T10:54:00Z">
        <w:r w:rsidR="001D24FE">
          <w:t>omments received from colleagues a</w:t>
        </w:r>
      </w:ins>
      <w:ins w:id="1362" w:author="Chen Heller" w:date="2023-01-09T17:17:00Z">
        <w:r w:rsidR="00CA397F">
          <w:t xml:space="preserve">fter </w:t>
        </w:r>
      </w:ins>
      <w:ins w:id="1363" w:author="Chen Heller" w:date="2023-01-10T10:54:00Z">
        <w:r w:rsidR="001D24FE">
          <w:t xml:space="preserve">the </w:t>
        </w:r>
      </w:ins>
      <w:ins w:id="1364" w:author="Chen Heller" w:date="2023-01-09T17:17:00Z">
        <w:r w:rsidR="00CA397F">
          <w:t>submission of the pre-</w:t>
        </w:r>
      </w:ins>
      <w:ins w:id="1365" w:author="Chen Heller" w:date="2023-01-09T17:18:00Z">
        <w:r w:rsidR="00CA397F">
          <w:t>registration</w:t>
        </w:r>
      </w:ins>
      <w:ins w:id="1366" w:author="Chen Heller" w:date="2023-01-09T17:17:00Z">
        <w:r w:rsidR="00CA397F">
          <w:t xml:space="preserve"> document</w:t>
        </w:r>
      </w:ins>
      <w:ins w:id="1367" w:author="Chen Heller" w:date="2023-01-10T10:54:00Z">
        <w:r w:rsidR="001D24FE">
          <w:t xml:space="preserve"> </w:t>
        </w:r>
      </w:ins>
      <w:ins w:id="1368" w:author="Chen Heller" w:date="2023-01-10T10:55:00Z">
        <w:r w:rsidR="003E480D">
          <w:t xml:space="preserve">prompted </w:t>
        </w:r>
      </w:ins>
      <w:ins w:id="1369" w:author="Chen Heller" w:date="2023-01-10T11:00:00Z">
        <w:r w:rsidR="00527E95">
          <w:t xml:space="preserve">additional </w:t>
        </w:r>
      </w:ins>
      <w:ins w:id="1370" w:author="Chen Heller" w:date="2023-01-10T10:55:00Z">
        <w:r w:rsidR="003E480D">
          <w:t>analyses.</w:t>
        </w:r>
      </w:ins>
      <w:ins w:id="1371" w:author="Chen Heller" w:date="2023-01-10T10:59:00Z">
        <w:r w:rsidR="004C0A6C">
          <w:t xml:space="preserve"> </w:t>
        </w:r>
      </w:ins>
      <w:ins w:id="1372" w:author="Chen Heller" w:date="2023-01-10T10:55:00Z">
        <w:r w:rsidR="003E480D">
          <w:t xml:space="preserve">The first </w:t>
        </w:r>
      </w:ins>
      <w:ins w:id="1373" w:author="Chen Heller" w:date="2023-01-10T10:57:00Z">
        <w:r w:rsidR="00E543B7">
          <w:t>addresses</w:t>
        </w:r>
      </w:ins>
      <w:ins w:id="1374" w:author="Chen Heller" w:date="2023-01-10T10:56:00Z">
        <w:r w:rsidR="00E543B7">
          <w:t xml:space="preserve"> the high variability between participants</w:t>
        </w:r>
      </w:ins>
      <w:ins w:id="1375" w:author="Chen Heller" w:date="2023-01-10T10:57:00Z">
        <w:r w:rsidR="005345F0">
          <w:t xml:space="preserve"> </w:t>
        </w:r>
      </w:ins>
      <w:ins w:id="1376" w:author="Chen Heller" w:date="2023-01-10T11:01:00Z">
        <w:r w:rsidR="00781772">
          <w:t>which</w:t>
        </w:r>
      </w:ins>
      <w:ins w:id="1377" w:author="Chen Heller" w:date="2023-01-10T10:57:00Z">
        <w:r w:rsidR="005345F0">
          <w:t xml:space="preserve"> can obscure smaller but highly consistent effects. </w:t>
        </w:r>
      </w:ins>
      <w:ins w:id="1378" w:author="Chen Heller" w:date="2023-01-10T10:58:00Z">
        <w:r w:rsidR="005345F0">
          <w:t xml:space="preserve">To </w:t>
        </w:r>
      </w:ins>
      <w:ins w:id="1379" w:author="Chen Heller" w:date="2023-01-17T10:56:00Z">
        <w:r w:rsidR="00C6487E">
          <w:t>tackle this issue</w:t>
        </w:r>
      </w:ins>
      <w:ins w:id="1380" w:author="Chen Heller" w:date="2023-01-10T11:07:00Z">
        <w:r w:rsidR="0001355D">
          <w:t>,</w:t>
        </w:r>
      </w:ins>
      <w:ins w:id="1381" w:author="Chen Heller" w:date="2023-01-10T10:58:00Z">
        <w:r w:rsidR="005345F0">
          <w:t xml:space="preserve"> </w:t>
        </w:r>
      </w:ins>
      <w:ins w:id="1382" w:author="Chen Heller" w:date="2023-01-10T11:07:00Z">
        <w:r w:rsidR="0001355D">
          <w:t xml:space="preserve">the </w:t>
        </w:r>
      </w:ins>
      <w:ins w:id="1383" w:author="Chen Heller" w:date="2023-01-10T10:58:00Z">
        <w:r w:rsidR="005345F0">
          <w:t>non-</w:t>
        </w:r>
        <w:r w:rsidR="005345F0">
          <w:lastRenderedPageBreak/>
          <w:t>timeseries variables were normalized within participant</w:t>
        </w:r>
      </w:ins>
      <w:ins w:id="1384" w:author="Chen Heller" w:date="2023-01-10T10:59:00Z">
        <w:r w:rsidR="005345F0">
          <w:t>.</w:t>
        </w:r>
      </w:ins>
      <w:ins w:id="1385" w:author="Chen Heller" w:date="2023-01-10T11:07:00Z">
        <w:r w:rsidR="00807DAB">
          <w:t xml:space="preserve"> </w:t>
        </w:r>
      </w:ins>
      <w:ins w:id="1386" w:author="Chen Heller" w:date="2023-05-08T11:07:00Z">
        <w:r w:rsidR="00C27322">
          <w:t>T</w:t>
        </w:r>
      </w:ins>
      <w:ins w:id="1387" w:author="Chen Heller" w:date="2023-01-10T11:08:00Z">
        <w:r w:rsidR="00807DAB">
          <w:t xml:space="preserve">he original and the </w:t>
        </w:r>
      </w:ins>
      <w:ins w:id="1388" w:author="Chen Heller" w:date="2023-02-26T14:42:00Z">
        <w:r w:rsidR="0046755E">
          <w:t>normalized</w:t>
        </w:r>
      </w:ins>
      <w:ins w:id="1389" w:author="Chen Heller" w:date="2023-01-10T11:08:00Z">
        <w:r w:rsidR="00807DAB">
          <w:t xml:space="preserve"> analys</w:t>
        </w:r>
      </w:ins>
      <w:ins w:id="1390" w:author="Chen Heller" w:date="2023-01-16T15:02:00Z">
        <w:r w:rsidR="00DB2938">
          <w:t>i</w:t>
        </w:r>
      </w:ins>
      <w:ins w:id="1391" w:author="Chen Heller" w:date="2023-01-10T11:08:00Z">
        <w:r w:rsidR="00807DAB">
          <w:t xml:space="preserve">s </w:t>
        </w:r>
        <w:r w:rsidR="00807DAB" w:rsidRPr="00E26F00">
          <w:t>r</w:t>
        </w:r>
      </w:ins>
      <w:ins w:id="1392" w:author="Chen Heller" w:date="2023-01-10T11:07:00Z">
        <w:r w:rsidR="00807DAB" w:rsidRPr="00E26F00">
          <w:t>esult</w:t>
        </w:r>
      </w:ins>
      <w:ins w:id="1393" w:author="Chen Heller" w:date="2023-01-10T11:08:00Z">
        <w:r w:rsidR="00807DAB" w:rsidRPr="00E26F00">
          <w:t xml:space="preserve">s are provided </w:t>
        </w:r>
      </w:ins>
      <w:ins w:id="1394" w:author="Chen Heller" w:date="2023-01-10T11:09:00Z">
        <w:r w:rsidR="00CF4EE8" w:rsidRPr="00E26F00">
          <w:t xml:space="preserve">in </w:t>
        </w:r>
      </w:ins>
      <w:ins w:id="1395" w:author="Chen Heller" w:date="2023-05-08T11:09:00Z">
        <w:r w:rsidR="00E26F00" w:rsidRPr="00E26F00">
          <w:fldChar w:fldCharType="begin"/>
        </w:r>
        <w:r w:rsidR="00E26F00" w:rsidRPr="00E26F00">
          <w:instrText xml:space="preserve"> REF _Ref134436578 \h </w:instrText>
        </w:r>
      </w:ins>
      <w:r w:rsidR="00E26F00">
        <w:instrText xml:space="preserve"> \* MERGEFORMAT </w:instrText>
      </w:r>
      <w:r w:rsidR="00E26F00" w:rsidRPr="00E26F00">
        <w:fldChar w:fldCharType="separate"/>
      </w:r>
      <w:ins w:id="1396" w:author="Chen Heller" w:date="2023-05-08T11:09:00Z">
        <w:r w:rsidR="00E26F00" w:rsidRPr="00E26F00">
          <w:t xml:space="preserve">Table </w:t>
        </w:r>
        <w:r w:rsidR="00E26F00" w:rsidRPr="00E26F00">
          <w:rPr>
            <w:rPrChange w:id="1397" w:author="Chen Heller" w:date="2023-05-08T11:09:00Z">
              <w:rPr>
                <w:noProof/>
              </w:rPr>
            </w:rPrChange>
          </w:rPr>
          <w:t>1</w:t>
        </w:r>
        <w:r w:rsidR="00E26F00" w:rsidRPr="00E26F00">
          <w:fldChar w:fldCharType="end"/>
        </w:r>
        <w:r w:rsidR="00E26F00" w:rsidRPr="00E26F00">
          <w:t xml:space="preserve"> and </w:t>
        </w:r>
        <w:r w:rsidR="00E26F00" w:rsidRPr="00E26F00">
          <w:fldChar w:fldCharType="begin"/>
        </w:r>
        <w:r w:rsidR="00E26F00" w:rsidRPr="00E26F00">
          <w:instrText xml:space="preserve"> REF _Ref134436585 \h </w:instrText>
        </w:r>
      </w:ins>
      <w:r w:rsidR="00E26F00" w:rsidRPr="00E26F00">
        <w:instrText xml:space="preserve"> \* MERGEFORMAT </w:instrText>
      </w:r>
      <w:r w:rsidR="00E26F00" w:rsidRPr="00E26F00">
        <w:fldChar w:fldCharType="separate"/>
      </w:r>
      <w:ins w:id="1398" w:author="Chen Heller" w:date="2023-05-08T11:09:00Z">
        <w:r w:rsidR="00E26F00" w:rsidRPr="00E26F00">
          <w:t xml:space="preserve">Table </w:t>
        </w:r>
        <w:r w:rsidR="00E26F00" w:rsidRPr="00E26F00">
          <w:rPr>
            <w:rPrChange w:id="1399" w:author="Chen Heller" w:date="2023-05-08T11:09:00Z">
              <w:rPr>
                <w:noProof/>
              </w:rPr>
            </w:rPrChange>
          </w:rPr>
          <w:t>2</w:t>
        </w:r>
        <w:r w:rsidR="00E26F00" w:rsidRPr="00E26F00">
          <w:fldChar w:fldCharType="end"/>
        </w:r>
        <w:r w:rsidR="00E26F00" w:rsidRPr="00E26F00">
          <w:t>, respectively</w:t>
        </w:r>
      </w:ins>
      <w:ins w:id="1400" w:author="Chen Heller" w:date="2023-01-10T11:08:00Z">
        <w:r w:rsidR="00807DAB" w:rsidRPr="00E26F00">
          <w:t>.</w:t>
        </w:r>
      </w:ins>
      <w:ins w:id="1401" w:author="Chen Heller" w:date="2023-01-10T11:02:00Z">
        <w:r w:rsidR="00B7042B" w:rsidRPr="00E26F00">
          <w:t xml:space="preserve"> </w:t>
        </w:r>
      </w:ins>
      <w:ins w:id="1402" w:author="Chen Heller" w:date="2023-01-10T11:03:00Z">
        <w:r w:rsidR="00B7042B" w:rsidRPr="00E26F00">
          <w:t xml:space="preserve">The second </w:t>
        </w:r>
      </w:ins>
      <w:ins w:id="1403" w:author="Chen Heller" w:date="2023-02-26T14:59:00Z">
        <w:r w:rsidRPr="00E26F00">
          <w:t>comment</w:t>
        </w:r>
      </w:ins>
      <w:ins w:id="1404" w:author="Chen Heller" w:date="2023-01-10T11:09:00Z">
        <w:r w:rsidR="007C1881" w:rsidRPr="00E26F00">
          <w:t xml:space="preserve"> </w:t>
        </w:r>
      </w:ins>
      <w:ins w:id="1405" w:author="Chen Heller" w:date="2023-02-26T12:35:00Z">
        <w:r w:rsidR="00DB7EF8" w:rsidRPr="00E26F00">
          <w:t>acknowledge</w:t>
        </w:r>
      </w:ins>
      <w:ins w:id="1406" w:author="Chen Heller" w:date="2023-02-26T14:59:00Z">
        <w:r w:rsidRPr="00E26F00">
          <w:t>d</w:t>
        </w:r>
      </w:ins>
      <w:ins w:id="1407" w:author="Chen Heller" w:date="2023-02-26T12:35:00Z">
        <w:r w:rsidR="00DB7EF8" w:rsidRPr="00E26F00">
          <w:t xml:space="preserve"> </w:t>
        </w:r>
      </w:ins>
      <w:ins w:id="1408" w:author="Chen Heller" w:date="2023-01-17T10:57:00Z">
        <w:r w:rsidR="003037BC" w:rsidRPr="00E26F00">
          <w:t>the</w:t>
        </w:r>
      </w:ins>
      <w:ins w:id="1409" w:author="Chen Heller" w:date="2023-01-09T17:30:00Z">
        <w:r w:rsidR="00CC0F3F" w:rsidRPr="00E26F00">
          <w:t xml:space="preserve"> </w:t>
        </w:r>
      </w:ins>
      <w:ins w:id="1410" w:author="Chen Heller" w:date="2023-02-26T12:35:00Z">
        <w:r w:rsidR="00DB7EF8">
          <w:t xml:space="preserve">importance </w:t>
        </w:r>
      </w:ins>
      <w:ins w:id="1411" w:author="Chen Heller" w:date="2023-01-09T17:30:00Z">
        <w:r w:rsidR="00CC0F3F">
          <w:t xml:space="preserve">of the </w:t>
        </w:r>
      </w:ins>
      <w:ins w:id="1412" w:author="Chen Heller" w:date="2023-03-06T09:36:00Z">
        <w:r w:rsidR="004067E4">
          <w:t xml:space="preserve">congruency effect's </w:t>
        </w:r>
      </w:ins>
      <w:ins w:id="1413" w:author="Chen Heller" w:date="2023-01-10T11:14:00Z">
        <w:r w:rsidR="00A3121A">
          <w:t>temporal aspect</w:t>
        </w:r>
      </w:ins>
      <w:ins w:id="1414" w:author="Chen Heller" w:date="2023-01-10T11:15:00Z">
        <w:r w:rsidR="00A3121A">
          <w:t xml:space="preserve">, which </w:t>
        </w:r>
      </w:ins>
      <w:ins w:id="1415" w:author="Chen Heller" w:date="2023-01-10T11:18:00Z">
        <w:r w:rsidR="00336757">
          <w:t xml:space="preserve">can </w:t>
        </w:r>
      </w:ins>
      <w:ins w:id="1416" w:author="Chen Heller" w:date="2023-01-10T11:15:00Z">
        <w:r w:rsidR="00A3121A">
          <w:t xml:space="preserve">be </w:t>
        </w:r>
      </w:ins>
      <w:ins w:id="1417" w:author="Chen Heller" w:date="2023-01-17T10:57:00Z">
        <w:r w:rsidR="003037BC">
          <w:t xml:space="preserve">accessed </w:t>
        </w:r>
      </w:ins>
      <w:ins w:id="1418" w:author="Chen Heller" w:date="2023-01-10T11:18:00Z">
        <w:r w:rsidR="00336757">
          <w:t xml:space="preserve">only </w:t>
        </w:r>
      </w:ins>
      <w:ins w:id="1419" w:author="Chen Heller" w:date="2023-01-10T11:20:00Z">
        <w:r w:rsidR="00A637E9">
          <w:t xml:space="preserve">when </w:t>
        </w:r>
      </w:ins>
      <w:ins w:id="1420" w:author="Chen Heller" w:date="2023-02-26T12:36:00Z">
        <w:r w:rsidR="00640699">
          <w:t xml:space="preserve">avoiding </w:t>
        </w:r>
      </w:ins>
      <w:ins w:id="1421" w:author="Chen Heller" w:date="2023-01-10T11:15:00Z">
        <w:r w:rsidR="00DC14CE">
          <w:t>spatial normaliz</w:t>
        </w:r>
      </w:ins>
      <w:ins w:id="1422" w:author="Chen Heller" w:date="2023-01-10T11:18:00Z">
        <w:r w:rsidR="00336757">
          <w:t>ation</w:t>
        </w:r>
      </w:ins>
      <w:ins w:id="1423" w:author="Chen Heller" w:date="2023-01-09T17:31:00Z">
        <w:r w:rsidR="00CC0F3F">
          <w:t xml:space="preserve">. </w:t>
        </w:r>
      </w:ins>
      <w:ins w:id="1424" w:author="Chen Heller" w:date="2023-01-17T10:58:00Z">
        <w:r w:rsidR="005D0E4D">
          <w:t>T</w:t>
        </w:r>
      </w:ins>
      <w:ins w:id="1425" w:author="Chen Heller" w:date="2023-01-09T17:18:00Z">
        <w:r w:rsidR="00CA397F">
          <w:t xml:space="preserve">o </w:t>
        </w:r>
      </w:ins>
      <w:ins w:id="1426" w:author="Chen Heller" w:date="2023-01-10T11:25:00Z">
        <w:r w:rsidR="000552C6">
          <w:t>average</w:t>
        </w:r>
      </w:ins>
      <w:ins w:id="1427" w:author="Chen Heller" w:date="2023-01-10T11:24:00Z">
        <w:r w:rsidR="00722085">
          <w:t xml:space="preserve"> </w:t>
        </w:r>
      </w:ins>
      <w:ins w:id="1428" w:author="Chen Heller" w:date="2023-01-09T17:18:00Z">
        <w:r w:rsidR="00CA397F">
          <w:t xml:space="preserve">the </w:t>
        </w:r>
      </w:ins>
      <w:ins w:id="1429" w:author="Chen Heller" w:date="2023-01-10T11:22:00Z">
        <w:r w:rsidR="00751A94">
          <w:t xml:space="preserve">non-normalized </w:t>
        </w:r>
      </w:ins>
      <w:ins w:id="1430" w:author="Chen Heller" w:date="2023-01-09T17:18:00Z">
        <w:r w:rsidR="00CA397F">
          <w:t xml:space="preserve">trajectories, all trials </w:t>
        </w:r>
      </w:ins>
      <w:ins w:id="1431" w:author="Chen Heller" w:date="2023-02-26T14:26:00Z">
        <w:r w:rsidR="00D0099E">
          <w:t>had to be trimmed to an identical length</w:t>
        </w:r>
      </w:ins>
      <w:ins w:id="1432" w:author="Chen Heller" w:date="2023-03-06T09:42:00Z">
        <w:r w:rsidR="00AA45CA">
          <w:t xml:space="preserve"> of 340ms</w:t>
        </w:r>
      </w:ins>
      <w:ins w:id="1433" w:author="Chen Heller" w:date="2023-02-26T14:26:00Z">
        <w:r w:rsidR="00D0099E">
          <w:t xml:space="preserve">. </w:t>
        </w:r>
      </w:ins>
      <w:ins w:id="1434" w:author="Chen Heller" w:date="2023-03-06T09:42:00Z">
        <w:r w:rsidR="00AA45CA">
          <w:t>Ninety perc</w:t>
        </w:r>
      </w:ins>
      <w:ins w:id="1435" w:author="Chen Heller" w:date="2023-03-06T09:43:00Z">
        <w:r w:rsidR="00AA45CA">
          <w:t>ent o</w:t>
        </w:r>
      </w:ins>
      <w:ins w:id="1436" w:author="Chen Heller" w:date="2023-03-06T09:36:00Z">
        <w:r w:rsidR="004067E4">
          <w:t xml:space="preserve">f the trials </w:t>
        </w:r>
      </w:ins>
      <w:ins w:id="1437" w:author="Chen Heller" w:date="2023-03-06T09:41:00Z">
        <w:r w:rsidR="00876B5F">
          <w:t xml:space="preserve">were </w:t>
        </w:r>
      </w:ins>
      <w:ins w:id="1438" w:author="Chen Heller" w:date="2023-03-06T09:37:00Z">
        <w:r w:rsidR="004067E4">
          <w:t>340ms long</w:t>
        </w:r>
      </w:ins>
      <w:ins w:id="1439" w:author="Chen Heller" w:date="2023-03-06T09:43:00Z">
        <w:r w:rsidR="00AA45CA">
          <w:t xml:space="preserve"> or longer</w:t>
        </w:r>
      </w:ins>
      <w:ins w:id="1440" w:author="Chen Heller" w:date="2023-03-06T09:37:00Z">
        <w:r w:rsidR="004067E4">
          <w:t xml:space="preserve">, </w:t>
        </w:r>
      </w:ins>
      <w:ins w:id="1441" w:author="Chen Heller" w:date="2023-03-06T09:43:00Z">
        <w:r w:rsidR="00AA45CA">
          <w:t xml:space="preserve">and </w:t>
        </w:r>
      </w:ins>
      <w:ins w:id="1442" w:author="Chen Heller" w:date="2023-02-26T14:46:00Z">
        <w:r w:rsidR="00381EBD">
          <w:t>t</w:t>
        </w:r>
      </w:ins>
      <w:ins w:id="1443" w:author="Chen Heller" w:date="2023-01-10T11:23:00Z">
        <w:r w:rsidR="001719E9">
          <w:t xml:space="preserve">he </w:t>
        </w:r>
      </w:ins>
      <w:ins w:id="1444" w:author="Chen Heller" w:date="2023-01-09T17:18:00Z">
        <w:r w:rsidR="00CA397F">
          <w:t xml:space="preserve">other 10% </w:t>
        </w:r>
      </w:ins>
      <w:ins w:id="1445" w:author="Chen Heller" w:date="2023-03-06T09:43:00Z">
        <w:r w:rsidR="00AA45CA">
          <w:t xml:space="preserve">were </w:t>
        </w:r>
      </w:ins>
      <w:ins w:id="1446" w:author="Chen Heller" w:date="2023-01-09T17:18:00Z">
        <w:r w:rsidR="00CA397F">
          <w:t xml:space="preserve">excluded. </w:t>
        </w:r>
      </w:ins>
      <w:ins w:id="1447" w:author="Chen Heller" w:date="2023-03-06T09:30:00Z">
        <w:r w:rsidR="00FA5D8E">
          <w:t xml:space="preserve">To approximate the onset and offset of the congruency effect </w:t>
        </w:r>
      </w:ins>
      <w:ins w:id="1448" w:author="Chen Heller" w:date="2023-03-06T09:31:00Z">
        <w:r w:rsidR="00FA5D8E">
          <w:t>the deviation from the center</w:t>
        </w:r>
      </w:ins>
      <w:ins w:id="1449" w:author="Chen Heller" w:date="2023-03-06T09:43:00Z">
        <w:r w:rsidR="00D46738">
          <w:t xml:space="preserve"> was </w:t>
        </w:r>
      </w:ins>
      <w:ins w:id="1450" w:author="Chen Heller" w:date="2023-03-06T09:44:00Z">
        <w:r w:rsidR="00D46738">
          <w:t xml:space="preserve">estimated for each point in time. </w:t>
        </w:r>
      </w:ins>
      <w:ins w:id="1451" w:author="Chen Heller" w:date="2023-02-26T14:34:00Z">
        <w:r w:rsidR="00126BF0">
          <w:t xml:space="preserve">The third </w:t>
        </w:r>
      </w:ins>
      <w:ins w:id="1452" w:author="Chen Heller" w:date="2023-02-26T14:59:00Z">
        <w:r w:rsidR="0081408E">
          <w:t>comment</w:t>
        </w:r>
      </w:ins>
      <w:ins w:id="1453" w:author="Chen Heller" w:date="2023-02-26T14:34:00Z">
        <w:r w:rsidR="00126BF0">
          <w:t xml:space="preserve"> </w:t>
        </w:r>
      </w:ins>
      <w:ins w:id="1454" w:author="Chen Heller" w:date="2023-02-26T14:58:00Z">
        <w:r>
          <w:t xml:space="preserve">stressed </w:t>
        </w:r>
      </w:ins>
      <w:ins w:id="1455" w:author="Chen Heller" w:date="2023-02-26T14:47:00Z">
        <w:r w:rsidR="00E83AFB">
          <w:t xml:space="preserve">the examination of </w:t>
        </w:r>
      </w:ins>
      <w:ins w:id="1456" w:author="Chen Heller" w:date="2023-02-26T14:34:00Z">
        <w:r w:rsidR="00126BF0">
          <w:t>horizontal velocity and impl</w:t>
        </w:r>
      </w:ins>
      <w:ins w:id="1457" w:author="Chen Heller" w:date="2023-02-26T14:35:00Z">
        <w:r w:rsidR="00126BF0">
          <w:t xml:space="preserve">ied endpoint </w:t>
        </w:r>
      </w:ins>
      <w:ins w:id="1458" w:author="Chen Heller" w:date="2023-02-26T14:59:00Z">
        <w:r w:rsidR="0081408E">
          <w:t xml:space="preserve">since they </w:t>
        </w:r>
      </w:ins>
      <w:ins w:id="1459" w:author="Chen Heller" w:date="2023-02-26T14:37:00Z">
        <w:r w:rsidR="006D15E5">
          <w:t>are sensitive to changes in direction and should therefor</w:t>
        </w:r>
      </w:ins>
      <w:ins w:id="1460" w:author="Chen Heller" w:date="2023-03-02T15:07:00Z">
        <w:r w:rsidR="000E6EFE">
          <w:t>e</w:t>
        </w:r>
      </w:ins>
      <w:ins w:id="1461" w:author="Chen Heller" w:date="2023-02-26T14:37:00Z">
        <w:r w:rsidR="006D15E5">
          <w:t xml:space="preserve"> reflect the participant's intentions earlier than the </w:t>
        </w:r>
      </w:ins>
      <w:ins w:id="1462" w:author="Chen Heller" w:date="2023-02-26T14:43:00Z">
        <w:r w:rsidR="00C01C94">
          <w:t xml:space="preserve">raw </w:t>
        </w:r>
      </w:ins>
      <w:ins w:id="1463" w:author="Chen Heller" w:date="2023-02-26T14:37:00Z">
        <w:r w:rsidR="006D15E5">
          <w:t>trajectory [</w:t>
        </w:r>
        <w:commentRangeStart w:id="1464"/>
        <w:r w:rsidR="006D15E5">
          <w:t>ref</w:t>
        </w:r>
        <w:commentRangeEnd w:id="1464"/>
        <w:r w:rsidR="006D15E5">
          <w:rPr>
            <w:rStyle w:val="CommentReference"/>
          </w:rPr>
          <w:commentReference w:id="1464"/>
        </w:r>
        <w:r w:rsidR="006D15E5">
          <w:t>].</w:t>
        </w:r>
      </w:ins>
      <w:ins w:id="1465" w:author="Chen Heller" w:date="2023-02-26T14:21:00Z">
        <w:r w:rsidR="004A6AC6">
          <w:t xml:space="preserve"> Horizontal velocity was derived by dividing the distance along the X</w:t>
        </w:r>
      </w:ins>
      <w:ins w:id="1466" w:author="Chen Heller" w:date="2023-03-02T15:07:00Z">
        <w:r w:rsidR="009B2B64">
          <w:t>-</w:t>
        </w:r>
      </w:ins>
      <w:ins w:id="1467" w:author="Chen Heller" w:date="2023-02-26T14:21:00Z">
        <w:r w:rsidR="004A6AC6">
          <w:t>axis between each two points by the sampling rate</w:t>
        </w:r>
      </w:ins>
      <w:ins w:id="1468" w:author="Chen Heller" w:date="2023-02-26T14:37:00Z">
        <w:r w:rsidR="00677835">
          <w:t xml:space="preserve">, </w:t>
        </w:r>
      </w:ins>
      <w:ins w:id="1469" w:author="Chen Heller" w:date="2023-02-26T14:48:00Z">
        <w:r w:rsidR="006C7F90">
          <w:t>while</w:t>
        </w:r>
      </w:ins>
      <w:ins w:id="1470" w:author="Chen Heller" w:date="2023-03-02T15:07:00Z">
        <w:r w:rsidR="00025A21">
          <w:t xml:space="preserve"> the</w:t>
        </w:r>
      </w:ins>
      <w:ins w:id="1471" w:author="Chen Heller" w:date="2023-02-26T14:48:00Z">
        <w:r w:rsidR="006C7F90">
          <w:t xml:space="preserve"> </w:t>
        </w:r>
      </w:ins>
      <w:ins w:id="1472" w:author="Chen Heller" w:date="2023-02-26T14:37:00Z">
        <w:r w:rsidR="00677835">
          <w:t xml:space="preserve">implied endpoint was indicated </w:t>
        </w:r>
      </w:ins>
      <w:ins w:id="1473" w:author="Chen Heller" w:date="2023-02-26T14:38:00Z">
        <w:r w:rsidR="00677835">
          <w:t xml:space="preserve">by the intersection between the </w:t>
        </w:r>
      </w:ins>
      <w:ins w:id="1474" w:author="Chen Heller" w:date="2023-02-26T14:39:00Z">
        <w:r w:rsidR="00885A46">
          <w:t xml:space="preserve">present </w:t>
        </w:r>
      </w:ins>
      <w:ins w:id="1475" w:author="Chen Heller" w:date="2023-02-26T14:38:00Z">
        <w:r w:rsidR="00677835">
          <w:t>tangent to the trajectory and the screen</w:t>
        </w:r>
      </w:ins>
      <w:ins w:id="1476" w:author="Chen Heller" w:date="2023-02-26T14:21:00Z">
        <w:r w:rsidR="004A6AC6">
          <w:t>.</w:t>
        </w:r>
      </w:ins>
      <w:ins w:id="1477" w:author="Chen Heller" w:date="2023-02-26T14:40:00Z">
        <w:r w:rsidR="003F1160">
          <w:t xml:space="preserve"> The congruency effect</w:t>
        </w:r>
      </w:ins>
      <w:ins w:id="1478" w:author="Chen Heller" w:date="2023-03-06T09:51:00Z">
        <w:r w:rsidR="00CF5AA9">
          <w:t>'s onset and offset were</w:t>
        </w:r>
      </w:ins>
      <w:ins w:id="1479" w:author="Chen Heller" w:date="2023-02-26T14:40:00Z">
        <w:r w:rsidR="003F1160">
          <w:t xml:space="preserve"> estimated </w:t>
        </w:r>
      </w:ins>
      <w:ins w:id="1480" w:author="Chen Heller" w:date="2023-01-17T11:00:00Z">
        <w:r w:rsidR="00F10B87">
          <w:t>by conducting a</w:t>
        </w:r>
      </w:ins>
      <w:ins w:id="1481" w:author="Chen Heller" w:date="2023-01-09T17:18:00Z">
        <w:r w:rsidR="00CA397F">
          <w:t xml:space="preserve"> </w:t>
        </w:r>
        <w:commentRangeStart w:id="1482"/>
        <w:r w:rsidR="00CA397F">
          <w:t>t-test at every time</w:t>
        </w:r>
      </w:ins>
      <w:ins w:id="1483" w:author="Chen Heller" w:date="2023-03-02T15:07:00Z">
        <w:r w:rsidR="00E966E6">
          <w:t xml:space="preserve"> </w:t>
        </w:r>
      </w:ins>
      <w:ins w:id="1484" w:author="Chen Heller" w:date="2023-01-09T17:18:00Z">
        <w:r w:rsidR="00CA397F">
          <w:t>point</w:t>
        </w:r>
      </w:ins>
      <w:commentRangeEnd w:id="1482"/>
      <w:ins w:id="1485" w:author="Chen Heller" w:date="2023-01-10T11:05:00Z">
        <w:r w:rsidR="008566E6">
          <w:rPr>
            <w:rStyle w:val="CommentReference"/>
          </w:rPr>
          <w:commentReference w:id="1482"/>
        </w:r>
      </w:ins>
      <w:ins w:id="1486" w:author="Chen Heller" w:date="2023-01-09T17:18:00Z">
        <w:r w:rsidR="00CA397F">
          <w:t xml:space="preserve">, and </w:t>
        </w:r>
      </w:ins>
      <w:ins w:id="1487" w:author="Chen Heller" w:date="2023-01-17T11:01:00Z">
        <w:r w:rsidR="00B9255F">
          <w:t xml:space="preserve">clustering together </w:t>
        </w:r>
      </w:ins>
      <w:ins w:id="1488" w:author="Chen Heller" w:date="2023-01-09T17:18:00Z">
        <w:r w:rsidR="00CA397F">
          <w:t>adjacent significant values</w:t>
        </w:r>
      </w:ins>
      <w:ins w:id="1489" w:author="Chen Heller" w:date="2023-01-10T11:27:00Z">
        <w:r w:rsidR="00B176EA">
          <w:t xml:space="preserve"> of </w:t>
        </w:r>
      </w:ins>
      <w:ins w:id="1490" w:author="Chen Heller" w:date="2023-03-02T15:07:00Z">
        <w:r w:rsidR="00DA5861">
          <w:t xml:space="preserve">the </w:t>
        </w:r>
      </w:ins>
      <w:ins w:id="1491" w:author="Chen Heller" w:date="2023-01-10T11:27:00Z">
        <w:r w:rsidR="00B176EA">
          <w:t>similar sign</w:t>
        </w:r>
      </w:ins>
      <w:ins w:id="1492" w:author="Chen Heller" w:date="2023-01-09T17:18:00Z">
        <w:r w:rsidR="00CA397F">
          <w:t xml:space="preserve">. Then a permutation and clustering procedure </w:t>
        </w:r>
      </w:ins>
      <w:r w:rsidR="00504E33">
        <w:fldChar w:fldCharType="begin"/>
      </w:r>
      <w:r w:rsidR="00504E33">
        <w:instrText xml:space="preserve"> ADDIN ZOTERO_ITEM CSL_CITATION {"citationID":"ezNKOF4W","properties":{"formattedCitation":"(Maris &amp; Oostenveld, 2007)","plainCitation":"(Maris &amp; Oostenveld, 2007)","noteIndex":0},"citationItems":[{"id":844,"uris":["http://zotero.org/users/8275165/items/FEXHEG5W"],"itemData":{"id":844,"type":"article-journal","abstract":"In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hypothesis.","container-title":"Journal of Neuroscience Methods","DOI":"10.1016/j.jneumeth.2007.03.024","ISSN":"0165-0270","issue":"1","journalAbbreviation":"Journal of Neuroscience Methods","language":"en","page":"177-190","source":"ScienceDirect","title":"Nonparametric statistical testing of EEG- and MEG-data","volume":"164","author":[{"family":"Maris","given":"Eric"},{"family":"Oostenveld","given":"Robert"}],"issued":{"date-parts":[["2007",8,15]]}}}],"schema":"https://github.com/citation-style-language/schema/raw/master/csl-citation.json"} </w:instrText>
      </w:r>
      <w:r w:rsidR="00504E33">
        <w:fldChar w:fldCharType="separate"/>
      </w:r>
      <w:r w:rsidR="00504E33" w:rsidRPr="00504E33">
        <w:rPr>
          <w:rFonts w:ascii="Times New Roman" w:hAnsi="Times New Roman" w:cs="Times New Roman"/>
        </w:rPr>
        <w:t xml:space="preserve">(Maris &amp; </w:t>
      </w:r>
      <w:proofErr w:type="spellStart"/>
      <w:r w:rsidR="00504E33" w:rsidRPr="00504E33">
        <w:rPr>
          <w:rFonts w:ascii="Times New Roman" w:hAnsi="Times New Roman" w:cs="Times New Roman"/>
        </w:rPr>
        <w:t>Oostenveld</w:t>
      </w:r>
      <w:proofErr w:type="spellEnd"/>
      <w:r w:rsidR="00504E33" w:rsidRPr="00504E33">
        <w:rPr>
          <w:rFonts w:ascii="Times New Roman" w:hAnsi="Times New Roman" w:cs="Times New Roman"/>
        </w:rPr>
        <w:t>, 2007)</w:t>
      </w:r>
      <w:r w:rsidR="00504E33">
        <w:fldChar w:fldCharType="end"/>
      </w:r>
      <w:ins w:id="1493" w:author="Chen Heller" w:date="2023-01-09T17:18:00Z">
        <w:r w:rsidR="00CA397F">
          <w:t xml:space="preserve"> was conducted to evaluate the clusters' significance and correct for multiple comparisons. Finally, </w:t>
        </w:r>
      </w:ins>
      <w:ins w:id="1494" w:author="Chen Heller" w:date="2023-01-10T11:27:00Z">
        <w:r w:rsidR="00B176EA">
          <w:t xml:space="preserve">the </w:t>
        </w:r>
      </w:ins>
      <m:oMath>
        <m:r>
          <w:ins w:id="1495" w:author="Chen Heller" w:date="2023-01-10T11:27:00Z">
            <w:rPr>
              <w:rFonts w:ascii="Cambria Math" w:hAnsi="Cambria Math"/>
            </w:rPr>
            <m:t>α</m:t>
          </w:ins>
        </m:r>
      </m:oMath>
      <w:ins w:id="1496" w:author="Chen Heller" w:date="2023-01-10T11:27:00Z">
        <w:r w:rsidR="00B176EA">
          <w:t xml:space="preserve"> value was divided by </w:t>
        </w:r>
      </w:ins>
      <w:ins w:id="1497" w:author="Chen Heller" w:date="2023-01-10T11:28:00Z">
        <w:r w:rsidR="00B176EA">
          <w:t xml:space="preserve">three </w:t>
        </w:r>
      </w:ins>
      <w:ins w:id="1498" w:author="Chen Heller" w:date="2023-01-10T11:27:00Z">
        <w:r w:rsidR="00B176EA">
          <w:t xml:space="preserve">to correct for </w:t>
        </w:r>
      </w:ins>
      <w:ins w:id="1499" w:author="Chen Heller" w:date="2023-01-10T11:28:00Z">
        <w:r w:rsidR="00B176EA">
          <w:t xml:space="preserve">the three permutation and clustering procedures </w:t>
        </w:r>
        <w:commentRangeStart w:id="1500"/>
        <w:r w:rsidR="00B176EA">
          <w:t>performed (</w:t>
        </w:r>
        <w:r w:rsidR="00CC290A">
          <w:t xml:space="preserve">i.e., </w:t>
        </w:r>
      </w:ins>
      <w:ins w:id="1501" w:author="Chen Heller" w:date="2023-01-10T11:29:00Z">
        <w:r w:rsidR="000E3FEB">
          <w:t xml:space="preserve">deviation from center, </w:t>
        </w:r>
      </w:ins>
      <w:ins w:id="1502" w:author="Chen Heller" w:date="2023-01-10T11:28:00Z">
        <w:r w:rsidR="00B176EA">
          <w:t>velocity</w:t>
        </w:r>
      </w:ins>
      <w:ins w:id="1503" w:author="Chen Heller" w:date="2023-01-10T11:29:00Z">
        <w:r w:rsidR="000E3FEB">
          <w:t>, and</w:t>
        </w:r>
      </w:ins>
      <w:ins w:id="1504" w:author="Chen Heller" w:date="2023-01-10T11:28:00Z">
        <w:r w:rsidR="00B176EA">
          <w:t xml:space="preserve"> implied endpoint).</w:t>
        </w:r>
      </w:ins>
      <w:commentRangeEnd w:id="1500"/>
      <w:ins w:id="1505" w:author="Chen Heller" w:date="2023-02-26T12:39:00Z">
        <w:r w:rsidR="00250ADD">
          <w:rPr>
            <w:rStyle w:val="CommentReference"/>
          </w:rPr>
          <w:commentReference w:id="1500"/>
        </w:r>
      </w:ins>
    </w:p>
    <w:p w14:paraId="3AA9C79F" w14:textId="69DF0122" w:rsidR="00D826D9" w:rsidRDefault="00D826D9" w:rsidP="006238E0">
      <w:pPr>
        <w:pStyle w:val="Heading3"/>
      </w:pPr>
      <w:bookmarkStart w:id="1506" w:name="_Toc114485393"/>
      <w:r>
        <w:t>Results</w:t>
      </w:r>
      <w:bookmarkEnd w:id="1506"/>
    </w:p>
    <w:p w14:paraId="438C6938" w14:textId="19286853" w:rsidR="00DB7DD5" w:rsidRDefault="00BA4221" w:rsidP="005436B9">
      <w:pPr>
        <w:ind w:firstLine="0"/>
        <w:rPr>
          <w:rtl/>
        </w:rPr>
      </w:pPr>
      <w:r>
        <w:t>Prime visibility:</w:t>
      </w:r>
      <w:r w:rsidR="00012635">
        <w:t xml:space="preserve"> </w:t>
      </w:r>
      <w:r w:rsidR="004731EE">
        <w:t>I</w:t>
      </w:r>
      <w:r w:rsidR="004F1986">
        <w:t>n the reaching session,</w:t>
      </w:r>
      <w:r w:rsidR="00BF4777">
        <w:t xml:space="preserve"> </w:t>
      </w:r>
      <w:r w:rsidR="001F6E52">
        <w:t>9</w:t>
      </w:r>
      <w:r w:rsidR="004E2179">
        <w:t>4</w:t>
      </w:r>
      <w:r w:rsidR="001F6E52">
        <w:t>.</w:t>
      </w:r>
      <w:r w:rsidR="004E2179">
        <w:t>41</w:t>
      </w:r>
      <w:r>
        <w:t xml:space="preserve">% of the trials </w:t>
      </w:r>
      <w:r w:rsidR="004F1986">
        <w:t xml:space="preserve">were given a </w:t>
      </w:r>
      <w:r>
        <w:t xml:space="preserve">visibility </w:t>
      </w:r>
      <w:r w:rsidR="004F1986">
        <w:t xml:space="preserve">rating of </w:t>
      </w:r>
      <w:r>
        <w:t xml:space="preserve">1, </w:t>
      </w:r>
      <w:r w:rsidR="004E2179">
        <w:t>4.79</w:t>
      </w:r>
      <w:r>
        <w:t xml:space="preserve">% a visibility </w:t>
      </w:r>
      <w:r w:rsidR="004731EE">
        <w:t xml:space="preserve">rating of </w:t>
      </w:r>
      <w:r>
        <w:t xml:space="preserve">2, </w:t>
      </w:r>
      <w:r w:rsidR="001F6E52">
        <w:t>0.</w:t>
      </w:r>
      <w:r w:rsidR="004E2179">
        <w:t>63</w:t>
      </w:r>
      <w:r>
        <w:t xml:space="preserve">% a visibility </w:t>
      </w:r>
      <w:r w:rsidR="004731EE">
        <w:t xml:space="preserve">rating of </w:t>
      </w:r>
      <w:r>
        <w:t xml:space="preserve">3 and </w:t>
      </w:r>
      <w:r w:rsidR="001F6E52">
        <w:t>0.1</w:t>
      </w:r>
      <w:r w:rsidR="004E2179">
        <w:t>5</w:t>
      </w:r>
      <w:r>
        <w:t xml:space="preserve">% a visibility </w:t>
      </w:r>
      <w:r w:rsidR="004731EE">
        <w:t xml:space="preserve">rating of </w:t>
      </w:r>
      <w:r>
        <w:t>4</w:t>
      </w:r>
      <w:r w:rsidR="00012635">
        <w:t>, while in the keyboard session</w:t>
      </w:r>
      <w:ins w:id="1507" w:author="Chen Heller" w:date="2023-03-02T15:08:00Z">
        <w:r w:rsidR="00823AC0">
          <w:t>,</w:t>
        </w:r>
      </w:ins>
      <w:r w:rsidR="00012635">
        <w:t xml:space="preserve"> </w:t>
      </w:r>
      <w:r w:rsidR="004E2179">
        <w:t>92.12</w:t>
      </w:r>
      <w:r w:rsidR="00012635">
        <w:t xml:space="preserve">% of </w:t>
      </w:r>
      <w:r w:rsidR="00EE5C8B">
        <w:t xml:space="preserve">them </w:t>
      </w:r>
      <w:r w:rsidR="00012635">
        <w:t xml:space="preserve">were </w:t>
      </w:r>
      <w:r w:rsidR="00835861">
        <w:t>given a visibility rating of</w:t>
      </w:r>
      <w:r w:rsidR="00012635">
        <w:t xml:space="preserve"> 1, 7.</w:t>
      </w:r>
      <w:r w:rsidR="004E2179">
        <w:t>04</w:t>
      </w:r>
      <w:r w:rsidR="00012635">
        <w:t xml:space="preserve">% a visibility </w:t>
      </w:r>
      <w:r w:rsidR="00835861">
        <w:t xml:space="preserve">rating of </w:t>
      </w:r>
      <w:r w:rsidR="00012635">
        <w:t>2, 0.</w:t>
      </w:r>
      <w:r w:rsidR="004733D7">
        <w:t>70</w:t>
      </w:r>
      <w:r w:rsidR="00012635">
        <w:t xml:space="preserve">% a visibility </w:t>
      </w:r>
      <w:r w:rsidR="00835861">
        <w:t xml:space="preserve">rating of </w:t>
      </w:r>
      <w:r w:rsidR="00012635">
        <w:t xml:space="preserve">3 and 0.12% a visibility </w:t>
      </w:r>
      <w:r w:rsidR="00835861">
        <w:t xml:space="preserve">rating of </w:t>
      </w:r>
      <w:r w:rsidR="00012635">
        <w:t>4.</w:t>
      </w:r>
      <w:r>
        <w:t xml:space="preserve"> </w:t>
      </w:r>
      <w:moveToRangeStart w:id="1508" w:author="Chen Heller" w:date="2023-01-04T09:11:00Z" w:name="move123715935"/>
      <w:moveTo w:id="1509" w:author="Chen Heller" w:date="2023-01-04T09:11:00Z">
        <w:r w:rsidR="00462D23">
          <w:t>Because using identical prime</w:t>
        </w:r>
        <w:del w:id="1510" w:author="Chen Heller" w:date="2023-01-17T13:05:00Z">
          <w:r w:rsidR="00462D23" w:rsidDel="009C328A">
            <w:delText>s</w:delText>
          </w:r>
        </w:del>
        <w:r w:rsidR="00462D23">
          <w:t xml:space="preserve"> and target words in the congruent condition biases the responses towards the target, </w:t>
        </w:r>
        <w:del w:id="1511" w:author="Chen Heller" w:date="2023-01-17T13:05:00Z">
          <w:r w:rsidR="00462D23" w:rsidDel="009C328A">
            <w:delText xml:space="preserve">I </w:delText>
          </w:r>
        </w:del>
        <w:r w:rsidR="00462D23">
          <w:t xml:space="preserve">only </w:t>
        </w:r>
      </w:moveTo>
      <w:ins w:id="1512" w:author="Chen Heller" w:date="2023-01-17T13:06:00Z">
        <w:r w:rsidR="009C328A">
          <w:lastRenderedPageBreak/>
          <w:t xml:space="preserve">the incongruent trials </w:t>
        </w:r>
      </w:ins>
      <w:moveTo w:id="1513" w:author="Chen Heller" w:date="2023-01-04T09:11:00Z">
        <w:del w:id="1514" w:author="Chen Heller" w:date="2023-01-17T13:06:00Z">
          <w:r w:rsidR="00462D23" w:rsidDel="009C328A">
            <w:delText xml:space="preserve">analyzed the responses in the incongruent condition to </w:delText>
          </w:r>
        </w:del>
      </w:moveTo>
      <w:ins w:id="1515" w:author="Chen Heller" w:date="2023-01-17T13:06:00Z">
        <w:r w:rsidR="009C328A">
          <w:t xml:space="preserve">were used to </w:t>
        </w:r>
      </w:ins>
      <w:moveTo w:id="1516" w:author="Chen Heller" w:date="2023-01-04T09:11:00Z">
        <w:r w:rsidR="00462D23">
          <w:t>estimate prime visibility.</w:t>
        </w:r>
      </w:moveTo>
      <w:moveToRangeEnd w:id="1508"/>
      <w:ins w:id="1517" w:author="Chen Heller" w:date="2023-01-04T09:12:00Z">
        <w:r w:rsidR="00462D23">
          <w:t xml:space="preserve"> </w:t>
        </w:r>
      </w:ins>
      <w:r w:rsidR="00FD5D3D">
        <w:t xml:space="preserve">Objective recognition performance for the subjectively invisible stimuli was </w:t>
      </w:r>
      <w:ins w:id="1518" w:author="Chen Heller" w:date="2023-01-17T13:07:00Z">
        <w:r w:rsidR="00412DCE">
          <w:t xml:space="preserve">not better than </w:t>
        </w:r>
      </w:ins>
      <w:del w:id="1519" w:author="Chen Heller" w:date="2023-01-17T13:07:00Z">
        <w:r w:rsidR="00FD5D3D" w:rsidDel="00412DCE">
          <w:delText xml:space="preserve">at </w:delText>
        </w:r>
      </w:del>
      <w:r w:rsidR="00FD5D3D">
        <w:t>chance</w:t>
      </w:r>
      <w:del w:id="1520" w:author="Chen Heller" w:date="2023-01-17T13:07:00Z">
        <w:r w:rsidR="00FD5D3D" w:rsidDel="00412DCE">
          <w:delText xml:space="preserve"> level</w:delText>
        </w:r>
      </w:del>
      <w:r w:rsidR="00FD5D3D">
        <w:t>,</w:t>
      </w:r>
      <w:r w:rsidR="00E4208B">
        <w:t xml:space="preserve"> both in the reaching session (</w:t>
      </w:r>
      <w:r w:rsidR="00F01249">
        <w:t>M = 50.</w:t>
      </w:r>
      <w:r w:rsidR="00830FF6">
        <w:t>82</w:t>
      </w:r>
      <w:r w:rsidR="00F01249">
        <w:t>%, SD = 4.3</w:t>
      </w:r>
      <w:r w:rsidR="00830FF6">
        <w:t>2</w:t>
      </w:r>
      <w:r w:rsidR="00F01249">
        <w:t>, t</w:t>
      </w:r>
      <w:r w:rsidR="00F01249" w:rsidRPr="005436B9">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r w:rsidR="00467225">
        <w:t xml:space="preserve">awareness </w:t>
      </w:r>
      <w:r w:rsidR="008116EA">
        <w:t xml:space="preserve">measures </w:t>
      </w:r>
      <w:r w:rsidR="00467225">
        <w:t xml:space="preserve">indicate </w:t>
      </w:r>
      <w:r w:rsidR="008116EA">
        <w:t xml:space="preserve">that </w:t>
      </w:r>
      <w:r w:rsidR="00467225">
        <w:t>the subjectively invisible stimuli w</w:t>
      </w:r>
      <w:r w:rsidR="00A50171">
        <w:t>ere</w:t>
      </w:r>
      <w:r w:rsidR="00467225">
        <w:t xml:space="preserve"> not consciously </w:t>
      </w:r>
      <w:r w:rsidR="00635792">
        <w:t>p</w:t>
      </w:r>
      <w:r w:rsidR="00E47313">
        <w:t>erceived</w:t>
      </w:r>
      <w:r w:rsidR="008116EA">
        <w:t>.</w:t>
      </w:r>
    </w:p>
    <w:p w14:paraId="193DC314" w14:textId="6AEE4B38" w:rsidR="00453F6C" w:rsidRDefault="00652B7D" w:rsidP="000E28EE">
      <w:pPr>
        <w:rPr>
          <w:ins w:id="1521" w:author="Chen Heller" w:date="2023-01-17T13:53:00Z"/>
        </w:rPr>
      </w:pPr>
      <w:r>
        <w:t xml:space="preserve">Congruency effect: </w:t>
      </w:r>
      <w:moveToRangeStart w:id="1522" w:author="Chen Heller" w:date="2023-01-04T09:14:00Z" w:name="move123716079"/>
      <w:moveTo w:id="1523" w:author="Chen Heller" w:date="2023-01-04T09:14:00Z">
        <w:del w:id="1524" w:author="Chen Heller" w:date="2023-01-09T17:17:00Z">
          <w:r w:rsidR="00A7794D" w:rsidDel="00CA397F">
            <w:delText xml:space="preserve">All the comparisons between the congruent and incongruent conditions </w:delText>
          </w:r>
        </w:del>
        <w:del w:id="1525" w:author="Chen Heller" w:date="2023-01-04T09:14:00Z">
          <w:r w:rsidR="00A7794D" w:rsidDel="00A7794D">
            <w:delText xml:space="preserve">in all four experiments </w:delText>
          </w:r>
        </w:del>
        <w:del w:id="1526" w:author="Chen Heller" w:date="2023-01-09T17:17:00Z">
          <w:r w:rsidR="00A7794D" w:rsidDel="00CA397F">
            <w:delText>were corrected for multiple comparisons using the Tree-BH (</w:delText>
          </w:r>
          <w:r w:rsidR="00A7794D" w:rsidDel="00CA397F">
            <w:fldChar w:fldCharType="begin"/>
          </w:r>
          <w:r w:rsidR="00A7794D" w:rsidDel="00CA397F">
            <w:delInstrText xml:space="preserve"> REF _Ref114050197 \h </w:delInstrText>
          </w:r>
        </w:del>
      </w:moveTo>
      <w:del w:id="1527" w:author="Chen Heller" w:date="2023-01-09T17:17:00Z"/>
      <w:moveTo w:id="1528" w:author="Chen Heller" w:date="2023-01-04T09:14:00Z">
        <w:del w:id="1529" w:author="Chen Heller" w:date="2023-01-09T17:17:00Z">
          <w:r w:rsidR="00000000">
            <w:fldChar w:fldCharType="separate"/>
          </w:r>
          <w:r w:rsidR="00A7794D" w:rsidDel="00CA397F">
            <w:fldChar w:fldCharType="end"/>
          </w:r>
          <w:r w:rsidR="00A7794D" w:rsidDel="00CA397F">
            <w:delText xml:space="preserve">) method suggested in </w:delText>
          </w:r>
          <w:r w:rsidR="00A7794D" w:rsidDel="00CA397F">
            <w:fldChar w:fldCharType="begin"/>
          </w:r>
          <w:r w:rsidR="00A7794D" w:rsidDel="00CA397F">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A7794D" w:rsidDel="00CA397F">
            <w:fldChar w:fldCharType="separate"/>
          </w:r>
          <w:r w:rsidR="00A7794D" w:rsidRPr="00283780" w:rsidDel="00CA397F">
            <w:rPr>
              <w:rFonts w:ascii="Times New Roman" w:hAnsi="Times New Roman" w:cs="Times New Roman"/>
            </w:rPr>
            <w:delText xml:space="preserve">Bogomolov et al. </w:delText>
          </w:r>
          <w:r w:rsidR="00A7794D" w:rsidDel="00CA397F">
            <w:rPr>
              <w:rFonts w:ascii="Times New Roman" w:hAnsi="Times New Roman" w:cs="Times New Roman"/>
            </w:rPr>
            <w:delText>(</w:delText>
          </w:r>
          <w:r w:rsidR="00A7794D" w:rsidRPr="00283780" w:rsidDel="00CA397F">
            <w:rPr>
              <w:rFonts w:ascii="Times New Roman" w:hAnsi="Times New Roman" w:cs="Times New Roman"/>
            </w:rPr>
            <w:delText>2021</w:delText>
          </w:r>
          <w:r w:rsidR="00A7794D" w:rsidDel="00CA397F">
            <w:fldChar w:fldCharType="end"/>
          </w:r>
          <w:r w:rsidR="00A7794D" w:rsidDel="00CA397F">
            <w:delText>). In addition, normality of the residuals was tested with a QQ-plot, and a permutation test (</w:delText>
          </w:r>
          <w:r w:rsidR="00A7794D" w:rsidDel="00CA397F">
            <w:fldChar w:fldCharType="begin"/>
          </w:r>
          <w:r w:rsidR="00A7794D" w:rsidDel="00CA397F">
            <w:del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delInstrText>
          </w:r>
          <w:r w:rsidR="00A7794D" w:rsidDel="00CA397F">
            <w:fldChar w:fldCharType="separate"/>
          </w:r>
          <w:r w:rsidR="00A7794D" w:rsidRPr="0046480E" w:rsidDel="00CA397F">
            <w:rPr>
              <w:rFonts w:ascii="Times New Roman" w:hAnsi="Times New Roman" w:cs="Times New Roman"/>
            </w:rPr>
            <w:delText>Kohl, 2019</w:delText>
          </w:r>
          <w:r w:rsidR="00A7794D" w:rsidDel="00CA397F">
            <w:fldChar w:fldCharType="end"/>
          </w:r>
          <w:r w:rsidR="00A7794D" w:rsidDel="00CA397F">
            <w:delText xml:space="preserve">) was used to assess differences in variables that did not pass the normality test (for a list of such variables see </w:delText>
          </w:r>
          <w:r w:rsidR="00A7794D" w:rsidDel="00CA397F">
            <w:fldChar w:fldCharType="begin"/>
          </w:r>
          <w:r w:rsidR="00A7794D" w:rsidDel="00CA397F">
            <w:delInstrText xml:space="preserve"> REF _Ref114128122 \h </w:delInstrText>
          </w:r>
        </w:del>
      </w:moveTo>
      <w:del w:id="1530" w:author="Chen Heller" w:date="2023-01-09T17:17:00Z"/>
      <w:moveTo w:id="1531" w:author="Chen Heller" w:date="2023-01-04T09:14:00Z">
        <w:del w:id="1532" w:author="Chen Heller" w:date="2023-01-09T17:17:00Z">
          <w:r w:rsidR="00000000">
            <w:fldChar w:fldCharType="separate"/>
          </w:r>
          <w:r w:rsidR="00A7794D" w:rsidDel="00CA397F">
            <w:fldChar w:fldCharType="end"/>
          </w:r>
          <w:r w:rsidR="00A7794D" w:rsidDel="00CA397F">
            <w:delText>).</w:delText>
          </w:r>
        </w:del>
      </w:moveTo>
      <w:moveToRangeEnd w:id="1522"/>
      <w:r w:rsidR="00F01249">
        <w:t xml:space="preserve">A congruency effect was found </w:t>
      </w:r>
      <w:del w:id="1533" w:author="Chen Heller" w:date="2023-02-26T13:36:00Z">
        <w:r w:rsidR="00F01249" w:rsidDel="00C75C58">
          <w:delText xml:space="preserve">in </w:delText>
        </w:r>
      </w:del>
      <w:ins w:id="1534" w:author="Chen Heller" w:date="2023-02-26T13:36:00Z">
        <w:r w:rsidR="00C75C58">
          <w:t xml:space="preserve">with </w:t>
        </w:r>
      </w:ins>
      <w:r w:rsidR="00F01249">
        <w:t>both measures</w:t>
      </w:r>
      <w:del w:id="1535" w:author="Chen Heller" w:date="2023-01-04T11:08:00Z">
        <w:r w:rsidR="00F01249" w:rsidDel="00CB2CC7">
          <w:delText xml:space="preserve">, </w:delText>
        </w:r>
      </w:del>
      <w:ins w:id="1536" w:author="Chen Heller" w:date="2023-01-04T11:08:00Z">
        <w:r w:rsidR="00CB2CC7">
          <w:t xml:space="preserve">. In the reaching task, </w:t>
        </w:r>
      </w:ins>
      <w:del w:id="1537" w:author="Chen Heller" w:date="2023-01-04T11:08:00Z">
        <w:r w:rsidR="00F01249" w:rsidDel="007B2D69">
          <w:delText xml:space="preserve">as was evident by </w:delText>
        </w:r>
      </w:del>
      <w:r w:rsidR="00F01249">
        <w:t xml:space="preserve">the </w:t>
      </w:r>
      <w:del w:id="1538" w:author="Chen Heller" w:date="2023-01-04T11:08:00Z">
        <w:r w:rsidR="00F01249" w:rsidDel="007B2D69">
          <w:delText xml:space="preserve">smaller </w:delText>
        </w:r>
      </w:del>
      <w:r w:rsidR="00F01249">
        <w:t>reach area</w:t>
      </w:r>
      <w:ins w:id="1539" w:author="Chen Heller" w:date="2023-01-04T11:08:00Z">
        <w:r w:rsidR="007B2D69">
          <w:t xml:space="preserve">, which is </w:t>
        </w:r>
        <w:r w:rsidR="007B2D69" w:rsidRPr="007B2D69">
          <w:t>the area confined between the average trajectory to the left side when the correct answer is on the left and the average trajectory to the right when the correct answer is on the right</w:t>
        </w:r>
      </w:ins>
      <w:ins w:id="1540" w:author="Chen Heller" w:date="2023-01-04T11:09:00Z">
        <w:r w:rsidR="007B2D69">
          <w:t>, was smaller in the incongru</w:t>
        </w:r>
        <w:r w:rsidR="007B2D69" w:rsidRPr="0077049F">
          <w:t>ent condition.</w:t>
        </w:r>
      </w:ins>
      <w:ins w:id="1541" w:author="Chen Heller" w:date="2023-03-22T17:50:00Z">
        <w:r w:rsidR="00464331" w:rsidRPr="0077049F">
          <w:t xml:space="preserve"> Since the average trajectories </w:t>
        </w:r>
      </w:ins>
      <w:ins w:id="1542" w:author="Chen Heller" w:date="2023-03-22T17:55:00Z">
        <w:r w:rsidR="0085053A" w:rsidRPr="0077049F">
          <w:t>depict</w:t>
        </w:r>
      </w:ins>
      <w:ins w:id="1543" w:author="Chen Heller" w:date="2023-03-22T17:51:00Z">
        <w:r w:rsidR="00464331" w:rsidRPr="0077049F">
          <w:t xml:space="preserve"> the bias but not the actual </w:t>
        </w:r>
      </w:ins>
      <w:ins w:id="1544" w:author="Chen Heller" w:date="2023-03-22T17:52:00Z">
        <w:r w:rsidR="00171DE5" w:rsidRPr="0077049F">
          <w:t>paths</w:t>
        </w:r>
      </w:ins>
      <w:ins w:id="1545" w:author="Chen Heller" w:date="2023-03-22T17:51:00Z">
        <w:r w:rsidR="00464331" w:rsidRPr="0077049F">
          <w:t xml:space="preserve">, </w:t>
        </w:r>
      </w:ins>
      <w:ins w:id="1546" w:author="Chen Heller" w:date="2023-05-08T09:56:00Z">
        <w:r w:rsidR="0077049F" w:rsidRPr="0077049F">
          <w:fldChar w:fldCharType="begin"/>
        </w:r>
        <w:r w:rsidR="0077049F" w:rsidRPr="0077049F">
          <w:instrText xml:space="preserve"> REF _Ref129683805 \h </w:instrText>
        </w:r>
      </w:ins>
      <w:r w:rsidR="0077049F">
        <w:instrText xml:space="preserve"> \* MERGEFORMAT </w:instrText>
      </w:r>
      <w:r w:rsidR="0077049F" w:rsidRPr="0077049F">
        <w:fldChar w:fldCharType="separate"/>
      </w:r>
      <w:ins w:id="1547" w:author="Chen Heller" w:date="2023-05-08T09:56:00Z">
        <w:r w:rsidR="0077049F" w:rsidRPr="0077049F">
          <w:t xml:space="preserve">Figure </w:t>
        </w:r>
        <w:r w:rsidR="0077049F" w:rsidRPr="0077049F">
          <w:rPr>
            <w:rPrChange w:id="1548" w:author="Chen Heller" w:date="2023-05-08T09:56:00Z">
              <w:rPr>
                <w:b/>
                <w:bCs/>
                <w:i/>
                <w:iCs/>
                <w:noProof/>
              </w:rPr>
            </w:rPrChange>
          </w:rPr>
          <w:t>3</w:t>
        </w:r>
        <w:r w:rsidR="0077049F" w:rsidRPr="0077049F">
          <w:fldChar w:fldCharType="end"/>
        </w:r>
      </w:ins>
      <w:ins w:id="1549" w:author="Chen Heller" w:date="2023-05-08T09:55:00Z">
        <w:r w:rsidR="0077049F">
          <w:t xml:space="preserve"> </w:t>
        </w:r>
      </w:ins>
      <w:ins w:id="1550" w:author="Chen Heller" w:date="2023-03-22T17:56:00Z">
        <w:r w:rsidR="0085053A">
          <w:t xml:space="preserve">demonstrates </w:t>
        </w:r>
      </w:ins>
      <w:ins w:id="1551" w:author="Chen Heller" w:date="2023-03-22T17:53:00Z">
        <w:r w:rsidR="000D1F09">
          <w:t xml:space="preserve">all the trajectories </w:t>
        </w:r>
      </w:ins>
      <w:ins w:id="1552" w:author="Chen Heller" w:date="2023-03-22T17:56:00Z">
        <w:r w:rsidR="0085053A">
          <w:t xml:space="preserve">from </w:t>
        </w:r>
      </w:ins>
      <w:ins w:id="1553" w:author="Chen Heller" w:date="2023-03-22T17:53:00Z">
        <w:r w:rsidR="000D1F09">
          <w:t xml:space="preserve">two </w:t>
        </w:r>
      </w:ins>
      <w:ins w:id="1554" w:author="Chen Heller" w:date="2023-03-22T17:56:00Z">
        <w:r w:rsidR="0085053A">
          <w:t xml:space="preserve">randomly selected </w:t>
        </w:r>
      </w:ins>
      <w:ins w:id="1555" w:author="Chen Heller" w:date="2023-03-22T17:53:00Z">
        <w:r w:rsidR="000D1F09">
          <w:t xml:space="preserve">participants. </w:t>
        </w:r>
      </w:ins>
      <w:ins w:id="1556" w:author="Chen Heller" w:date="2023-01-04T11:09:00Z">
        <w:r w:rsidR="007B2D69">
          <w:t>In the keyboard task,</w:t>
        </w:r>
      </w:ins>
      <w:r w:rsidR="00F01249">
        <w:t xml:space="preserve"> </w:t>
      </w:r>
      <w:del w:id="1557" w:author="Chen Heller" w:date="2023-01-04T11:09:00Z">
        <w:r w:rsidR="00F01249" w:rsidDel="007B2D69">
          <w:delText xml:space="preserve">and </w:delText>
        </w:r>
      </w:del>
      <w:r w:rsidR="00F01249">
        <w:t xml:space="preserve">slower </w:t>
      </w:r>
      <w:del w:id="1558" w:author="Chen Heller" w:date="2023-01-04T11:10:00Z">
        <w:r w:rsidR="00F01249" w:rsidDel="0082689E">
          <w:delText>keyboard-</w:delText>
        </w:r>
      </w:del>
      <w:r w:rsidR="00F01249">
        <w:t xml:space="preserve">RT </w:t>
      </w:r>
      <w:ins w:id="1559" w:author="Chen Heller" w:date="2023-01-04T11:10:00Z">
        <w:r w:rsidR="0082689E">
          <w:t xml:space="preserve">was observed </w:t>
        </w:r>
      </w:ins>
      <w:r w:rsidR="00F01249">
        <w:t>in the incongruent condition</w:t>
      </w:r>
      <w:r w:rsidR="00EC38FA">
        <w:t xml:space="preserve"> (</w:t>
      </w:r>
      <w:del w:id="1560" w:author="Chen Heller" w:date="2023-01-17T13:39:00Z">
        <w:r w:rsidR="00EC38FA" w:rsidDel="002722EE">
          <w:fldChar w:fldCharType="begin"/>
        </w:r>
        <w:r w:rsidR="00EC38FA" w:rsidDel="002722EE">
          <w:delInstrText xml:space="preserve"> REF _Ref114068072 \h </w:delInstrText>
        </w:r>
        <w:r w:rsidR="00EC38FA" w:rsidDel="002722EE">
          <w:fldChar w:fldCharType="separate"/>
        </w:r>
      </w:del>
      <w:del w:id="1561" w:author="Chen Heller" w:date="2023-01-04T14:57:00Z">
        <w:r w:rsidR="003251EA" w:rsidDel="00C56E28">
          <w:delText xml:space="preserve">Table </w:delText>
        </w:r>
        <w:r w:rsidR="003251EA" w:rsidDel="00C56E28">
          <w:rPr>
            <w:noProof/>
          </w:rPr>
          <w:delText>4</w:delText>
        </w:r>
      </w:del>
      <w:del w:id="1562" w:author="Chen Heller" w:date="2023-01-17T13:39:00Z">
        <w:r w:rsidR="00EC38FA" w:rsidDel="002722EE">
          <w:fldChar w:fldCharType="end"/>
        </w:r>
      </w:del>
      <w:ins w:id="1563" w:author="Chen Heller" w:date="2023-05-08T11:10:00Z">
        <w:r w:rsidR="00F55658">
          <w:fldChar w:fldCharType="begin"/>
        </w:r>
        <w:r w:rsidR="00F55658">
          <w:instrText xml:space="preserve"> REF _Ref134436578 \h </w:instrText>
        </w:r>
      </w:ins>
      <w:r w:rsidR="00F55658">
        <w:fldChar w:fldCharType="separate"/>
      </w:r>
      <w:ins w:id="1564" w:author="Chen Heller" w:date="2023-05-08T11:10:00Z">
        <w:r w:rsidR="00F55658">
          <w:t xml:space="preserve">Table </w:t>
        </w:r>
        <w:r w:rsidR="00F55658">
          <w:rPr>
            <w:noProof/>
          </w:rPr>
          <w:t>1</w:t>
        </w:r>
        <w:r w:rsidR="00F55658">
          <w:fldChar w:fldCharType="end"/>
        </w:r>
      </w:ins>
      <w:r w:rsidR="00EC38FA">
        <w:t>)</w:t>
      </w:r>
      <w:r w:rsidR="00F01249">
        <w:t>.</w:t>
      </w:r>
      <w:r w:rsidR="000C177A">
        <w:t xml:space="preserve"> </w:t>
      </w:r>
      <w:ins w:id="1565" w:author="Chen Heller" w:date="2023-03-02T15:08:00Z">
        <w:r w:rsidR="008B18FB">
          <w:t xml:space="preserve">A </w:t>
        </w:r>
      </w:ins>
      <w:del w:id="1566" w:author="Chen Heller" w:date="2023-03-02T15:08:00Z">
        <w:r w:rsidR="00CB5A32" w:rsidDel="008B18FB">
          <w:delText xml:space="preserve">Comparison </w:delText>
        </w:r>
      </w:del>
      <w:ins w:id="1567" w:author="Chen Heller" w:date="2023-03-02T15:08:00Z">
        <w:r w:rsidR="008B18FB">
          <w:t xml:space="preserve">comparison </w:t>
        </w:r>
      </w:ins>
      <w:r w:rsidR="00CB5A32">
        <w:t>of the effect sizes revealed t</w:t>
      </w:r>
      <w:r w:rsidR="00E74CD9">
        <w:t>hat t</w:t>
      </w:r>
      <w:r w:rsidR="00CB5A32">
        <w:t xml:space="preserve">he keyboard-RT effect (Cohen's d = </w:t>
      </w:r>
      <w:del w:id="1568" w:author="Chen Heller" w:date="2023-01-16T14:56:00Z">
        <w:r w:rsidR="00E74CD9" w:rsidDel="007464CD">
          <w:delText>-</w:delText>
        </w:r>
      </w:del>
      <w:r w:rsidR="00E74CD9">
        <w:t>1.17</w:t>
      </w:r>
      <w:r w:rsidR="00CB5A32">
        <w:t xml:space="preserve">) </w:t>
      </w:r>
      <w:r w:rsidR="00346BB1">
        <w:t>was</w:t>
      </w:r>
      <w:r w:rsidR="00E74CD9">
        <w:t xml:space="preserve"> </w:t>
      </w:r>
      <w:r w:rsidR="00CB5A32">
        <w:t xml:space="preserve">larger than the reach area effect (Cohen's d = </w:t>
      </w:r>
      <w:r w:rsidR="00E74CD9">
        <w:t>0.</w:t>
      </w:r>
      <w:del w:id="1569" w:author="Chen Heller" w:date="2023-01-16T14:58:00Z">
        <w:r w:rsidR="00E74CD9" w:rsidDel="00E075E9">
          <w:delText>69</w:delText>
        </w:r>
      </w:del>
      <w:ins w:id="1570" w:author="Chen Heller" w:date="2023-01-16T14:58:00Z">
        <w:r w:rsidR="00E075E9">
          <w:t>68</w:t>
        </w:r>
      </w:ins>
      <w:r w:rsidR="00CB5A32">
        <w:t>)</w:t>
      </w:r>
      <w:ins w:id="1571" w:author="Chen Heller" w:date="2023-03-02T15:08:00Z">
        <w:r w:rsidR="008B18FB">
          <w:t>. H</w:t>
        </w:r>
      </w:ins>
      <w:del w:id="1572" w:author="Chen Heller" w:date="2023-01-17T13:39:00Z">
        <w:r w:rsidR="00CB5A32" w:rsidDel="002722EE">
          <w:delText xml:space="preserve">. </w:delText>
        </w:r>
      </w:del>
      <w:ins w:id="1573" w:author="Chen Heller" w:date="2023-01-16T15:00:00Z">
        <w:r w:rsidR="008347B1">
          <w:t xml:space="preserve">owever, </w:t>
        </w:r>
      </w:ins>
      <w:ins w:id="1574" w:author="Chen Heller" w:date="2023-03-15T11:25:00Z">
        <w:r w:rsidR="00833521">
          <w:t xml:space="preserve">when normalizing the results within participants, </w:t>
        </w:r>
      </w:ins>
      <w:ins w:id="1575" w:author="Chen Heller" w:date="2023-01-16T15:00:00Z">
        <w:r w:rsidR="008347B1">
          <w:t>reaching duration</w:t>
        </w:r>
      </w:ins>
      <w:ins w:id="1576" w:author="Chen Heller" w:date="2023-03-02T15:08:00Z">
        <w:r w:rsidR="005F50A1">
          <w:t>,</w:t>
        </w:r>
      </w:ins>
      <w:ins w:id="1577" w:author="Chen Heller" w:date="2023-01-16T15:00:00Z">
        <w:r w:rsidR="008347B1">
          <w:t xml:space="preserve"> which was longer for incongruent trials</w:t>
        </w:r>
      </w:ins>
      <w:ins w:id="1578" w:author="Chen Heller" w:date="2023-02-02T10:54:00Z">
        <w:r w:rsidR="005C74A8">
          <w:t>,</w:t>
        </w:r>
      </w:ins>
      <w:ins w:id="1579" w:author="Chen Heller" w:date="2023-01-16T15:00:00Z">
        <w:r w:rsidR="008347B1">
          <w:t xml:space="preserve"> produced </w:t>
        </w:r>
      </w:ins>
      <w:ins w:id="1580" w:author="Chen Heller" w:date="2023-03-15T11:26:00Z">
        <w:r w:rsidR="005B17B6">
          <w:t xml:space="preserve">a </w:t>
        </w:r>
      </w:ins>
      <w:ins w:id="1581" w:author="Chen Heller" w:date="2023-01-16T15:00:00Z">
        <w:r w:rsidR="008347B1">
          <w:t>large</w:t>
        </w:r>
      </w:ins>
      <w:ins w:id="1582" w:author="Chen Heller" w:date="2023-03-15T11:26:00Z">
        <w:r w:rsidR="005B17B6">
          <w:t>r</w:t>
        </w:r>
      </w:ins>
      <w:ins w:id="1583" w:author="Chen Heller" w:date="2023-01-16T15:00:00Z">
        <w:r w:rsidR="008347B1">
          <w:t xml:space="preserve"> effect </w:t>
        </w:r>
      </w:ins>
      <w:ins w:id="1584" w:author="Chen Heller" w:date="2023-01-16T15:02:00Z">
        <w:r w:rsidR="007156D0">
          <w:t xml:space="preserve">(Cohen's d = </w:t>
        </w:r>
        <w:r w:rsidR="002E0DD6">
          <w:t>1.25)</w:t>
        </w:r>
      </w:ins>
      <w:ins w:id="1585" w:author="Chen Heller" w:date="2023-03-15T11:26:00Z">
        <w:r w:rsidR="005B17B6">
          <w:t xml:space="preserve"> than the normalized keyboard-RT (Cohen's d = 1.18)</w:t>
        </w:r>
      </w:ins>
      <w:ins w:id="1586" w:author="Chen Heller" w:date="2023-01-16T15:01:00Z">
        <w:r w:rsidR="007156D0">
          <w:t xml:space="preserve">. </w:t>
        </w:r>
      </w:ins>
      <w:moveFromRangeStart w:id="1587" w:author="Chen Heller" w:date="2023-01-04T11:14:00Z" w:name="move123723265"/>
      <w:moveFrom w:id="1588" w:author="Chen Heller" w:date="2023-01-04T11:14:00Z">
        <w:r w:rsidR="00F01249" w:rsidDel="00094981">
          <w:t>A bias towards the incorrect answer in incongruent trials was evident in the trajectory from 1</w:t>
        </w:r>
        <w:r w:rsidR="00B26836" w:rsidDel="00094981">
          <w:t>7</w:t>
        </w:r>
        <w:r w:rsidR="00F01249" w:rsidDel="00094981">
          <w:t>5</w:t>
        </w:r>
        <w:r w:rsidR="0085100F" w:rsidDel="00094981">
          <w:t>.</w:t>
        </w:r>
        <w:r w:rsidR="00B26836" w:rsidDel="00094981">
          <w:t>66</w:t>
        </w:r>
        <w:r w:rsidR="00F01249" w:rsidDel="00094981">
          <w:t>ms to 39</w:t>
        </w:r>
        <w:r w:rsidR="00B26836" w:rsidDel="00094981">
          <w:t>0</w:t>
        </w:r>
        <w:r w:rsidR="0085100F" w:rsidDel="00094981">
          <w:t>.</w:t>
        </w:r>
        <w:r w:rsidR="00B26836" w:rsidDel="00094981">
          <w:t>88</w:t>
        </w:r>
        <w:r w:rsidR="00F01249" w:rsidDel="00094981">
          <w:t>ms post target onset (</w:t>
        </w:r>
        <w:r w:rsidR="00B26836" w:rsidDel="00094981">
          <w:t>24</w:t>
        </w:r>
        <w:r w:rsidR="00F01249" w:rsidDel="00094981">
          <w:t>-</w:t>
        </w:r>
        <w:r w:rsidR="00B26836" w:rsidDel="00094981">
          <w:t>94% path</w:t>
        </w:r>
        <w:r w:rsidR="00F01249" w:rsidDel="00094981">
          <w:t xml:space="preserve">) as was found using a permutation and clustering </w:t>
        </w:r>
        <w:r w:rsidR="00F01249" w:rsidDel="00094981">
          <w:lastRenderedPageBreak/>
          <w:t xml:space="preserve">procedure </w:t>
        </w:r>
        <w:r w:rsidR="007131CE" w:rsidDel="00094981">
          <w:t>(</w:t>
        </w:r>
        <w:r w:rsidR="007131CE" w:rsidDel="00094981">
          <w:fldChar w:fldCharType="begin"/>
        </w:r>
        <w:r w:rsidR="007131CE" w:rsidDel="00094981">
          <w:instrText xml:space="preserve"> REF _Ref113906821 \h </w:instrText>
        </w:r>
      </w:moveFrom>
      <w:del w:id="1589" w:author="Chen Heller" w:date="2023-01-04T11:14:00Z"/>
      <w:moveFrom w:id="1590" w:author="Chen Heller" w:date="2023-01-04T11:14:00Z">
        <w:r w:rsidR="007131CE" w:rsidDel="00094981">
          <w:fldChar w:fldCharType="separate"/>
        </w:r>
        <w:r w:rsidR="003251EA" w:rsidDel="00094981">
          <w:t xml:space="preserve">Figure </w:t>
        </w:r>
        <w:r w:rsidR="003251EA" w:rsidDel="00094981">
          <w:rPr>
            <w:noProof/>
          </w:rPr>
          <w:t>6</w:t>
        </w:r>
        <w:r w:rsidR="007131CE" w:rsidDel="00094981">
          <w:fldChar w:fldCharType="end"/>
        </w:r>
        <w:r w:rsidR="007131CE" w:rsidDel="00094981">
          <w:t>, (a))</w:t>
        </w:r>
        <w:r w:rsidR="00F01249" w:rsidDel="00094981">
          <w:t>.</w:t>
        </w:r>
        <w:r w:rsidR="008C13FB" w:rsidDel="00094981">
          <w:t xml:space="preserve"> </w:t>
        </w:r>
      </w:moveFrom>
      <w:moveFromRangeEnd w:id="1587"/>
      <w:ins w:id="1591" w:author="Chen Heller" w:date="2023-02-26T13:43:00Z">
        <w:r w:rsidR="000E28EE" w:rsidRPr="000E28EE">
          <w:t>Furthermore, incongruent trials exhibited a greater traveled distance, determined by adding up the Euclidean distances between all adjacent samples within a single trial.</w:t>
        </w:r>
      </w:ins>
      <w:del w:id="1592" w:author="Chen Heller" w:date="2023-01-04T12:14:00Z">
        <w:r w:rsidR="00F01249" w:rsidDel="00116E2B">
          <w:delText xml:space="preserve">The bias resulted in </w:delText>
        </w:r>
        <w:r w:rsidR="00285F78" w:rsidDel="00116E2B">
          <w:delText>an</w:delText>
        </w:r>
      </w:del>
      <w:del w:id="1593" w:author="Chen Heller" w:date="2023-01-17T13:42:00Z">
        <w:r w:rsidR="00285F78" w:rsidDel="00CF7681">
          <w:delText xml:space="preserve"> </w:delText>
        </w:r>
        <w:r w:rsidR="00F01249" w:rsidDel="00CF7681">
          <w:delText>extended traveled distance</w:delText>
        </w:r>
      </w:del>
      <w:r w:rsidR="00F01249">
        <w:t xml:space="preserve"> </w:t>
      </w:r>
      <w:ins w:id="1594" w:author="Chen Heller" w:date="2023-01-17T13:50:00Z">
        <w:r w:rsidR="0087650F">
          <w:t>On the other hand</w:t>
        </w:r>
      </w:ins>
      <w:ins w:id="1595" w:author="Chen Heller" w:date="2023-01-17T13:42:00Z">
        <w:r w:rsidR="00836D3F">
          <w:t xml:space="preserve">, </w:t>
        </w:r>
      </w:ins>
      <w:ins w:id="1596" w:author="Chen Heller" w:date="2023-03-15T14:36:00Z">
        <w:r w:rsidR="00606C93">
          <w:t>reaching onset</w:t>
        </w:r>
      </w:ins>
      <w:ins w:id="1597" w:author="Chen Heller" w:date="2023-01-17T13:42:00Z">
        <w:r w:rsidR="00836D3F">
          <w:t xml:space="preserve">, </w:t>
        </w:r>
      </w:ins>
      <w:ins w:id="1598" w:author="Chen Heller" w:date="2023-01-04T12:17:00Z">
        <w:r w:rsidR="000452AB" w:rsidRPr="000452AB">
          <w:t>defined as the time from stimulus presentation up to movement onset</w:t>
        </w:r>
      </w:ins>
      <w:ins w:id="1599" w:author="Chen Heller" w:date="2023-01-09T17:33:00Z">
        <w:r w:rsidR="00A40EA5">
          <w:t>,</w:t>
        </w:r>
      </w:ins>
      <w:ins w:id="1600" w:author="Chen Heller" w:date="2023-01-04T12:17:00Z">
        <w:r w:rsidR="000452AB" w:rsidRPr="000452AB">
          <w:t xml:space="preserve"> </w:t>
        </w:r>
      </w:ins>
      <w:ins w:id="1601" w:author="Chen Heller" w:date="2023-01-17T13:43:00Z">
        <w:r w:rsidR="00055809">
          <w:t xml:space="preserve">did not differ between the conditions. </w:t>
        </w:r>
      </w:ins>
      <w:ins w:id="1602" w:author="Chen Heller" w:date="2023-02-26T13:46:00Z">
        <w:r w:rsidR="00B636F0">
          <w:t>Examination</w:t>
        </w:r>
      </w:ins>
      <w:ins w:id="1603" w:author="Chen Heller" w:date="2023-01-17T13:53:00Z">
        <w:r w:rsidR="00453F6C">
          <w:t xml:space="preserve"> of the </w:t>
        </w:r>
      </w:ins>
      <w:ins w:id="1604" w:author="Chen Heller" w:date="2023-01-17T13:54:00Z">
        <w:r w:rsidR="00453F6C">
          <w:t>implied endpoint</w:t>
        </w:r>
      </w:ins>
      <w:ins w:id="1605" w:author="Chen Heller" w:date="2023-02-26T13:47:00Z">
        <w:r w:rsidR="00B636F0">
          <w:t xml:space="preserve"> </w:t>
        </w:r>
      </w:ins>
      <w:ins w:id="1606" w:author="Chen Heller" w:date="2023-01-17T13:55:00Z">
        <w:r w:rsidR="00507C86">
          <w:t>reveal</w:t>
        </w:r>
      </w:ins>
      <w:ins w:id="1607" w:author="Chen Heller" w:date="2023-02-02T10:56:00Z">
        <w:r w:rsidR="0010101F">
          <w:t>ed</w:t>
        </w:r>
      </w:ins>
      <w:ins w:id="1608" w:author="Chen Heller" w:date="2023-01-17T13:54:00Z">
        <w:r w:rsidR="00453F6C">
          <w:t xml:space="preserve"> </w:t>
        </w:r>
      </w:ins>
      <w:ins w:id="1609" w:author="Chen Heller" w:date="2023-02-02T10:56:00Z">
        <w:r w:rsidR="0010101F">
          <w:t xml:space="preserve">that </w:t>
        </w:r>
      </w:ins>
      <w:ins w:id="1610" w:author="Chen Heller" w:date="2023-01-17T13:58:00Z">
        <w:r w:rsidR="00914B1D">
          <w:t xml:space="preserve">changes </w:t>
        </w:r>
      </w:ins>
      <w:ins w:id="1611" w:author="Chen Heller" w:date="2023-01-17T13:59:00Z">
        <w:r w:rsidR="00914B1D">
          <w:t xml:space="preserve">of mind </w:t>
        </w:r>
      </w:ins>
      <w:ins w:id="1612" w:author="Chen Heller" w:date="2023-02-26T13:47:00Z">
        <w:r w:rsidR="00573C77">
          <w:t xml:space="preserve">occurred slightly more often </w:t>
        </w:r>
      </w:ins>
      <w:ins w:id="1613" w:author="Chen Heller" w:date="2023-02-02T10:56:00Z">
        <w:r w:rsidR="0010101F">
          <w:t xml:space="preserve">in the </w:t>
        </w:r>
      </w:ins>
      <w:ins w:id="1614" w:author="Chen Heller" w:date="2023-02-02T10:57:00Z">
        <w:r w:rsidR="0010101F">
          <w:t>incongruent</w:t>
        </w:r>
      </w:ins>
      <w:ins w:id="1615" w:author="Chen Heller" w:date="2023-02-02T10:56:00Z">
        <w:r w:rsidR="0010101F">
          <w:t xml:space="preserve"> condition</w:t>
        </w:r>
      </w:ins>
      <w:ins w:id="1616" w:author="Chen Heller" w:date="2023-01-17T13:54:00Z">
        <w:r w:rsidR="00453F6C">
          <w:t xml:space="preserve">. </w:t>
        </w:r>
      </w:ins>
      <w:ins w:id="1617" w:author="Chen Heller" w:date="2023-02-05T10:23:00Z">
        <w:r w:rsidR="00370412">
          <w:t>A</w:t>
        </w:r>
      </w:ins>
      <w:ins w:id="1618" w:author="Chen Heller" w:date="2023-01-17T13:56:00Z">
        <w:r w:rsidR="004E6D7B">
          <w:t xml:space="preserve"> </w:t>
        </w:r>
      </w:ins>
      <w:ins w:id="1619" w:author="Chen Heller" w:date="2023-01-17T13:59:00Z">
        <w:r w:rsidR="00914B1D">
          <w:t xml:space="preserve">change of mind </w:t>
        </w:r>
      </w:ins>
      <w:ins w:id="1620" w:author="Chen Heller" w:date="2023-01-17T13:56:00Z">
        <w:r w:rsidR="004E6D7B">
          <w:t xml:space="preserve">was </w:t>
        </w:r>
      </w:ins>
      <w:ins w:id="1621" w:author="Chen Heller" w:date="2023-02-05T10:21:00Z">
        <w:r w:rsidR="00461263">
          <w:t>registered</w:t>
        </w:r>
      </w:ins>
      <w:ins w:id="1622" w:author="Chen Heller" w:date="2023-01-17T13:56:00Z">
        <w:r w:rsidR="004E6D7B">
          <w:t xml:space="preserve"> </w:t>
        </w:r>
      </w:ins>
      <w:ins w:id="1623" w:author="Chen Heller" w:date="2023-02-05T10:24:00Z">
        <w:r w:rsidR="006171BD">
          <w:t xml:space="preserve">every time </w:t>
        </w:r>
        <w:r w:rsidR="00370412">
          <w:t>the implied endpo</w:t>
        </w:r>
      </w:ins>
      <w:ins w:id="1624" w:author="Chen Heller" w:date="2023-01-17T13:56:00Z">
        <w:r w:rsidR="004E6D7B">
          <w:t>i</w:t>
        </w:r>
      </w:ins>
      <w:ins w:id="1625" w:author="Chen Heller" w:date="2023-02-05T10:24:00Z">
        <w:r w:rsidR="00370412">
          <w:t>n</w:t>
        </w:r>
      </w:ins>
      <w:ins w:id="1626" w:author="Chen Heller" w:date="2023-01-17T13:56:00Z">
        <w:r w:rsidR="004E6D7B">
          <w:t>t crossed from one side of the screen to the other.</w:t>
        </w:r>
      </w:ins>
    </w:p>
    <w:p w14:paraId="11D57144" w14:textId="77777777" w:rsidR="007B776C" w:rsidRDefault="00F01249" w:rsidP="00695D3D">
      <w:pPr>
        <w:rPr>
          <w:ins w:id="1627" w:author="Chen Heller" w:date="2023-01-17T14:00:00Z"/>
        </w:rPr>
      </w:pPr>
      <w:del w:id="1628" w:author="Chen Heller" w:date="2023-01-17T13:59:00Z">
        <w:r w:rsidDel="00914B1D">
          <w:delText xml:space="preserve">and </w:delText>
        </w:r>
        <w:r w:rsidR="00285F78" w:rsidDel="00914B1D">
          <w:delText xml:space="preserve">a </w:delText>
        </w:r>
        <w:r w:rsidDel="00914B1D">
          <w:delText xml:space="preserve">prolonged </w:delText>
        </w:r>
      </w:del>
      <w:del w:id="1629" w:author="Chen Heller" w:date="2023-01-04T13:28:00Z">
        <w:r w:rsidDel="000128A2">
          <w:delText xml:space="preserve">movement </w:delText>
        </w:r>
      </w:del>
      <w:del w:id="1630" w:author="Chen Heller" w:date="2023-01-17T13:59:00Z">
        <w:r w:rsidDel="00914B1D">
          <w:delText xml:space="preserve">duration in incongruent trials. </w:delText>
        </w:r>
        <w:r w:rsidR="00CB785E" w:rsidDel="00914B1D">
          <w:delText>In contrast</w:delText>
        </w:r>
        <w:r w:rsidDel="00914B1D">
          <w:delText xml:space="preserve">, reaction time and the number of changes of </w:delText>
        </w:r>
        <w:r w:rsidR="00C0785D" w:rsidDel="00914B1D">
          <w:delText xml:space="preserve">mind </w:delText>
        </w:r>
        <w:r w:rsidR="00404743" w:rsidDel="00914B1D">
          <w:delText xml:space="preserve">in the reaching session </w:delText>
        </w:r>
        <w:r w:rsidDel="00914B1D">
          <w:delText>did not differ between the conditions.</w:delText>
        </w:r>
      </w:del>
      <w:del w:id="1631" w:author="Chen Heller" w:date="2023-01-17T14:00:00Z">
        <w:r w:rsidR="00594DA5" w:rsidDel="007B776C">
          <w:delText xml:space="preserve"> </w:delText>
        </w:r>
      </w:del>
    </w:p>
    <w:p w14:paraId="493CD208" w14:textId="4EEDC411" w:rsidR="007309FB" w:rsidRDefault="007309FB" w:rsidP="00695D3D">
      <w:moveToRangeStart w:id="1632" w:author="Chen Heller" w:date="2023-01-04T11:14:00Z" w:name="move123723265"/>
      <w:moveTo w:id="1633" w:author="Chen Heller" w:date="2023-01-04T11:14:00Z">
        <w:del w:id="1634" w:author="Chen Heller" w:date="2023-01-10T10:06:00Z">
          <w:r w:rsidDel="00CB497F">
            <w:delText>A</w:delText>
          </w:r>
        </w:del>
      </w:moveTo>
      <w:ins w:id="1635" w:author="Chen Heller" w:date="2023-02-26T15:06:00Z">
        <w:r w:rsidR="00095A91">
          <w:t xml:space="preserve">Although the </w:t>
        </w:r>
      </w:ins>
      <w:ins w:id="1636" w:author="Chen Heller" w:date="2023-02-26T15:12:00Z">
        <w:r w:rsidR="00A9349F">
          <w:t>average time</w:t>
        </w:r>
      </w:ins>
      <w:ins w:id="1637" w:author="Chen Heller" w:date="2023-03-02T15:09:00Z">
        <w:r w:rsidR="00760A98">
          <w:t>-</w:t>
        </w:r>
      </w:ins>
      <w:ins w:id="1638" w:author="Chen Heller" w:date="2023-02-26T15:12:00Z">
        <w:r w:rsidR="00A9349F">
          <w:t>dependent trajectories</w:t>
        </w:r>
      </w:ins>
      <w:ins w:id="1639" w:author="Chen Heller" w:date="2023-03-15T11:28:00Z">
        <w:r w:rsidR="008B0C5F">
          <w:t xml:space="preserve"> </w:t>
        </w:r>
      </w:ins>
      <w:ins w:id="1640" w:author="Chen Heller" w:date="2023-02-26T15:14:00Z">
        <w:r w:rsidR="009337F6">
          <w:t>deviate</w:t>
        </w:r>
      </w:ins>
      <w:ins w:id="1641" w:author="Chen Heller" w:date="2023-03-22T17:44:00Z">
        <w:r w:rsidR="00ED770C">
          <w:t>d</w:t>
        </w:r>
      </w:ins>
      <w:ins w:id="1642" w:author="Chen Heller" w:date="2023-02-26T15:14:00Z">
        <w:r w:rsidR="009337F6">
          <w:t xml:space="preserve"> </w:t>
        </w:r>
      </w:ins>
      <w:ins w:id="1643" w:author="Chen Heller" w:date="2023-02-26T15:12:00Z">
        <w:r w:rsidR="00A9349F">
          <w:t>towards the incorrect answer in incongruent trials</w:t>
        </w:r>
      </w:ins>
      <w:ins w:id="1644" w:author="Chen Heller" w:date="2023-02-26T15:14:00Z">
        <w:r w:rsidR="009337F6">
          <w:t xml:space="preserve">, the bias was </w:t>
        </w:r>
      </w:ins>
      <w:ins w:id="1645" w:author="Chen Heller" w:date="2023-02-26T14:17:00Z">
        <w:r w:rsidR="00864965">
          <w:t>not statistically significant</w:t>
        </w:r>
      </w:ins>
      <w:ins w:id="1646" w:author="Chen Heller" w:date="2023-02-26T15:14:00Z">
        <w:r w:rsidR="009337F6">
          <w:t xml:space="preserve">. </w:t>
        </w:r>
      </w:ins>
      <w:ins w:id="1647" w:author="Chen Heller" w:date="2023-03-15T11:28:00Z">
        <w:r w:rsidR="008B0C5F">
          <w:t>Further inspection of the</w:t>
        </w:r>
      </w:ins>
      <w:moveTo w:id="1648" w:author="Chen Heller" w:date="2023-01-04T11:14:00Z">
        <w:del w:id="1649" w:author="Chen Heller" w:date="2023-02-26T14:17:00Z">
          <w:r w:rsidDel="00864965">
            <w:delText xml:space="preserve"> </w:delText>
          </w:r>
        </w:del>
        <w:del w:id="1650" w:author="Chen Heller" w:date="2023-02-26T15:11:00Z">
          <w:r w:rsidDel="00A9349F">
            <w:delText>bias towards the incorrect answer in incongruent trials</w:delText>
          </w:r>
        </w:del>
      </w:moveTo>
      <w:ins w:id="1651" w:author="Chen Heller" w:date="2023-02-26T15:07:00Z">
        <w:r w:rsidR="00095A91">
          <w:t xml:space="preserve"> horizontal velocity and implied endpoint </w:t>
        </w:r>
      </w:ins>
      <w:ins w:id="1652" w:author="Chen Heller" w:date="2023-03-15T11:29:00Z">
        <w:r w:rsidR="008B0C5F">
          <w:t xml:space="preserve">however </w:t>
        </w:r>
      </w:ins>
      <w:ins w:id="1653" w:author="Chen Heller" w:date="2023-02-26T15:07:00Z">
        <w:r w:rsidR="00095A91">
          <w:t xml:space="preserve">did </w:t>
        </w:r>
      </w:ins>
      <w:ins w:id="1654" w:author="Chen Heller" w:date="2023-03-15T11:29:00Z">
        <w:r w:rsidR="008B0C5F">
          <w:t xml:space="preserve">reveal </w:t>
        </w:r>
      </w:ins>
      <w:ins w:id="1655" w:author="Chen Heller" w:date="2023-02-26T15:07:00Z">
        <w:r w:rsidR="00095A91">
          <w:t xml:space="preserve">a </w:t>
        </w:r>
      </w:ins>
      <w:ins w:id="1656" w:author="Chen Heller" w:date="2023-02-26T15:14:00Z">
        <w:r w:rsidR="009337F6">
          <w:t xml:space="preserve">significant </w:t>
        </w:r>
      </w:ins>
      <w:ins w:id="1657" w:author="Chen Heller" w:date="2023-02-26T15:07:00Z">
        <w:r w:rsidR="00095A91">
          <w:t>congruency effect</w:t>
        </w:r>
      </w:ins>
      <w:moveTo w:id="1658" w:author="Chen Heller" w:date="2023-01-04T11:14:00Z">
        <w:r>
          <w:t xml:space="preserve"> </w:t>
        </w:r>
        <w:del w:id="1659" w:author="Chen Heller" w:date="2023-02-26T14:17:00Z">
          <w:r w:rsidDel="00864965">
            <w:delText>was evident</w:delText>
          </w:r>
        </w:del>
        <w:del w:id="1660" w:author="Chen Heller" w:date="2023-01-16T15:17:00Z">
          <w:r w:rsidDel="00932458">
            <w:delText xml:space="preserve"> in the trajector</w:delText>
          </w:r>
        </w:del>
        <w:del w:id="1661" w:author="Chen Heller" w:date="2023-01-10T10:06:00Z">
          <w:r w:rsidDel="00CB497F">
            <w:delText>y</w:delText>
          </w:r>
        </w:del>
      </w:moveTo>
      <w:ins w:id="1662" w:author="Chen Heller" w:date="2023-03-15T14:42:00Z">
        <w:r w:rsidR="00DF2A31">
          <w:t>(</w:t>
        </w:r>
      </w:ins>
      <w:ins w:id="1663" w:author="Chen Heller" w:date="2023-05-08T09:57:00Z">
        <w:r w:rsidR="0077049F" w:rsidRPr="0077049F">
          <w:fldChar w:fldCharType="begin"/>
        </w:r>
        <w:r w:rsidR="0077049F" w:rsidRPr="0077049F">
          <w:instrText xml:space="preserve"> REF _Ref134432250 \h </w:instrText>
        </w:r>
      </w:ins>
      <w:r w:rsidR="0077049F">
        <w:instrText xml:space="preserve"> \* MERGEFORMAT </w:instrText>
      </w:r>
      <w:r w:rsidR="0077049F" w:rsidRPr="0077049F">
        <w:fldChar w:fldCharType="separate"/>
      </w:r>
      <w:ins w:id="1664" w:author="Chen Heller" w:date="2023-05-08T09:57:00Z">
        <w:r w:rsidR="0077049F" w:rsidRPr="0077049F">
          <w:rPr>
            <w:rPrChange w:id="1665" w:author="Chen Heller" w:date="2023-05-08T09:57:00Z">
              <w:rPr>
                <w:b/>
                <w:bCs/>
              </w:rPr>
            </w:rPrChange>
          </w:rPr>
          <w:t xml:space="preserve">Figure </w:t>
        </w:r>
        <w:r w:rsidR="0077049F" w:rsidRPr="0077049F">
          <w:rPr>
            <w:rPrChange w:id="1666" w:author="Chen Heller" w:date="2023-05-08T09:57:00Z">
              <w:rPr>
                <w:b/>
                <w:bCs/>
                <w:noProof/>
              </w:rPr>
            </w:rPrChange>
          </w:rPr>
          <w:t>4</w:t>
        </w:r>
        <w:r w:rsidR="0077049F" w:rsidRPr="0077049F">
          <w:fldChar w:fldCharType="end"/>
        </w:r>
      </w:ins>
      <w:ins w:id="1667" w:author="Chen Heller" w:date="2023-05-08T09:44:00Z">
        <w:r w:rsidR="00213969">
          <w:t>)</w:t>
        </w:r>
      </w:ins>
      <w:ins w:id="1668" w:author="Chen Heller" w:date="2023-01-10T10:07:00Z">
        <w:r w:rsidR="001B3B76">
          <w:t>.</w:t>
        </w:r>
      </w:ins>
      <w:ins w:id="1669" w:author="Chen Heller" w:date="2023-01-17T14:15:00Z">
        <w:r w:rsidR="00BA0B5B">
          <w:t xml:space="preserve"> </w:t>
        </w:r>
      </w:ins>
      <w:ins w:id="1670" w:author="Chen Heller" w:date="2023-03-15T11:29:00Z">
        <w:r w:rsidR="008B0C5F">
          <w:t>C</w:t>
        </w:r>
      </w:ins>
      <w:ins w:id="1671" w:author="Chen Heller" w:date="2023-02-26T15:10:00Z">
        <w:r w:rsidR="008F48BC">
          <w:t>ongruent trials</w:t>
        </w:r>
      </w:ins>
      <w:ins w:id="1672" w:author="Chen Heller" w:date="2023-02-26T15:15:00Z">
        <w:r w:rsidR="006F03FE">
          <w:t xml:space="preserve"> had a hig</w:t>
        </w:r>
      </w:ins>
      <w:ins w:id="1673" w:author="Chen Heller" w:date="2023-02-26T15:16:00Z">
        <w:r w:rsidR="006F03FE">
          <w:t xml:space="preserve">her </w:t>
        </w:r>
      </w:ins>
      <w:ins w:id="1674" w:author="Chen Heller" w:date="2023-02-26T15:10:00Z">
        <w:r w:rsidR="008F48BC">
          <w:t>h</w:t>
        </w:r>
      </w:ins>
      <w:ins w:id="1675" w:author="Chen Heller" w:date="2023-02-26T15:07:00Z">
        <w:r w:rsidR="005E6DD2">
          <w:t xml:space="preserve">orizontal velocity </w:t>
        </w:r>
      </w:ins>
      <w:ins w:id="1676" w:author="Chen Heller" w:date="2023-02-26T15:08:00Z">
        <w:r w:rsidR="005E6DD2">
          <w:t xml:space="preserve">between </w:t>
        </w:r>
      </w:ins>
      <w:ins w:id="1677" w:author="Chen Heller" w:date="2023-01-10T10:21:00Z">
        <w:r w:rsidR="00F077AD">
          <w:t>1</w:t>
        </w:r>
      </w:ins>
      <w:ins w:id="1678" w:author="Chen Heller" w:date="2023-03-08T15:42:00Z">
        <w:r w:rsidR="004A3C46">
          <w:t>5</w:t>
        </w:r>
      </w:ins>
      <w:ins w:id="1679" w:author="Chen Heller" w:date="2023-01-10T10:21:00Z">
        <w:r w:rsidR="00F077AD">
          <w:t>0-300ms (</w:t>
        </w:r>
      </w:ins>
      <w:ins w:id="1680" w:author="Chen Heller" w:date="2023-03-08T15:19:00Z">
        <w:r w:rsidR="0048124F">
          <w:t xml:space="preserve">p </w:t>
        </w:r>
      </w:ins>
      <w:ins w:id="1681" w:author="Chen Heller" w:date="2023-03-08T15:42:00Z">
        <w:r w:rsidR="004A3C46">
          <w:t>&lt;</w:t>
        </w:r>
      </w:ins>
      <w:ins w:id="1682" w:author="Chen Heller" w:date="2023-03-08T15:19:00Z">
        <w:r w:rsidR="0048124F">
          <w:t xml:space="preserve"> 0.00</w:t>
        </w:r>
      </w:ins>
      <w:ins w:id="1683" w:author="Chen Heller" w:date="2023-03-08T15:42:00Z">
        <w:r w:rsidR="004A3C46">
          <w:t>1</w:t>
        </w:r>
      </w:ins>
      <w:ins w:id="1684" w:author="Chen Heller" w:date="2023-03-08T15:19:00Z">
        <w:r w:rsidR="0048124F">
          <w:t xml:space="preserve">, </w:t>
        </w:r>
      </w:ins>
      <w:ins w:id="1685" w:author="Chen Heller" w:date="2023-01-10T10:23:00Z">
        <w:r w:rsidR="00CA6C1D">
          <w:t xml:space="preserve">Cohen's </w:t>
        </w:r>
        <w:proofErr w:type="spellStart"/>
        <w:r w:rsidR="00CA6C1D">
          <w:t>d</w:t>
        </w:r>
        <w:r w:rsidR="00CA6C1D">
          <w:rPr>
            <w:vertAlign w:val="subscript"/>
          </w:rPr>
          <w:t>z</w:t>
        </w:r>
        <w:proofErr w:type="spellEnd"/>
        <w:r w:rsidR="00CA6C1D">
          <w:t xml:space="preserve"> = 0.7</w:t>
        </w:r>
      </w:ins>
      <w:ins w:id="1686" w:author="Chen Heller" w:date="2023-03-08T15:42:00Z">
        <w:r w:rsidR="004A3C46">
          <w:t>4</w:t>
        </w:r>
      </w:ins>
      <w:ins w:id="1687" w:author="Chen Heller" w:date="2023-01-10T10:21:00Z">
        <w:r w:rsidR="00F077AD">
          <w:t>)</w:t>
        </w:r>
      </w:ins>
      <w:ins w:id="1688" w:author="Chen Heller" w:date="2023-03-15T11:29:00Z">
        <w:r w:rsidR="00F51BA9">
          <w:t xml:space="preserve"> after </w:t>
        </w:r>
      </w:ins>
      <w:ins w:id="1689" w:author="Chen Heller" w:date="2023-03-15T11:30:00Z">
        <w:r w:rsidR="00F51BA9">
          <w:t>movement onset</w:t>
        </w:r>
      </w:ins>
      <w:ins w:id="1690" w:author="Chen Heller" w:date="2023-01-17T14:30:00Z">
        <w:r w:rsidR="00490E46">
          <w:t xml:space="preserve">, and </w:t>
        </w:r>
      </w:ins>
      <w:ins w:id="1691" w:author="Chen Heller" w:date="2023-02-26T15:16:00Z">
        <w:r w:rsidR="006F03FE">
          <w:t xml:space="preserve">their </w:t>
        </w:r>
      </w:ins>
      <w:ins w:id="1692" w:author="Chen Heller" w:date="2023-01-17T14:30:00Z">
        <w:r w:rsidR="00490E46">
          <w:t xml:space="preserve">implied endpoint </w:t>
        </w:r>
      </w:ins>
      <w:ins w:id="1693" w:author="Chen Heller" w:date="2023-02-26T15:09:00Z">
        <w:r w:rsidR="006D6D70">
          <w:t xml:space="preserve">was </w:t>
        </w:r>
      </w:ins>
      <w:ins w:id="1694" w:author="Chen Heller" w:date="2023-02-26T15:10:00Z">
        <w:r w:rsidR="008F48BC">
          <w:t xml:space="preserve">more </w:t>
        </w:r>
      </w:ins>
      <w:ins w:id="1695" w:author="Chen Heller" w:date="2023-02-26T15:11:00Z">
        <w:r w:rsidR="00E611D3">
          <w:t xml:space="preserve">laterally </w:t>
        </w:r>
      </w:ins>
      <w:ins w:id="1696" w:author="Chen Heller" w:date="2023-02-26T15:10:00Z">
        <w:r w:rsidR="008F48BC">
          <w:t xml:space="preserve">oriented </w:t>
        </w:r>
      </w:ins>
      <w:ins w:id="1697" w:author="Chen Heller" w:date="2023-03-15T11:30:00Z">
        <w:r w:rsidR="00F51BA9">
          <w:t xml:space="preserve">after </w:t>
        </w:r>
      </w:ins>
      <w:ins w:id="1698" w:author="Chen Heller" w:date="2023-01-10T10:24:00Z">
        <w:r w:rsidR="00333FFD">
          <w:t>1</w:t>
        </w:r>
      </w:ins>
      <w:ins w:id="1699" w:author="Chen Heller" w:date="2023-03-08T15:43:00Z">
        <w:r w:rsidR="004A3C46">
          <w:t>5</w:t>
        </w:r>
      </w:ins>
      <w:ins w:id="1700" w:author="Chen Heller" w:date="2023-01-10T10:24:00Z">
        <w:r w:rsidR="00333FFD">
          <w:t>0-3</w:t>
        </w:r>
      </w:ins>
      <w:ins w:id="1701" w:author="Chen Heller" w:date="2023-03-08T15:20:00Z">
        <w:r w:rsidR="00DF30FD">
          <w:t>4</w:t>
        </w:r>
      </w:ins>
      <w:ins w:id="1702" w:author="Chen Heller" w:date="2023-01-10T10:24:00Z">
        <w:r w:rsidR="00333FFD">
          <w:t>0ms (</w:t>
        </w:r>
      </w:ins>
      <w:ins w:id="1703" w:author="Chen Heller" w:date="2023-03-08T15:20:00Z">
        <w:r w:rsidR="0048124F">
          <w:t xml:space="preserve">p = 0.001, </w:t>
        </w:r>
      </w:ins>
      <w:ins w:id="1704" w:author="Chen Heller" w:date="2023-01-10T10:24:00Z">
        <w:r w:rsidR="00333FFD">
          <w:t xml:space="preserve">Cohen's </w:t>
        </w:r>
        <w:proofErr w:type="spellStart"/>
        <w:r w:rsidR="00333FFD">
          <w:t>d</w:t>
        </w:r>
        <w:r w:rsidR="00333FFD">
          <w:rPr>
            <w:vertAlign w:val="subscript"/>
          </w:rPr>
          <w:t>z</w:t>
        </w:r>
        <w:proofErr w:type="spellEnd"/>
        <w:r w:rsidR="00333FFD">
          <w:t xml:space="preserve"> = 0.7</w:t>
        </w:r>
      </w:ins>
      <w:ins w:id="1705" w:author="Chen Heller" w:date="2023-03-08T15:42:00Z">
        <w:r w:rsidR="004A3C46">
          <w:t>1</w:t>
        </w:r>
      </w:ins>
      <w:ins w:id="1706" w:author="Chen Heller" w:date="2023-01-10T10:24:00Z">
        <w:r w:rsidR="00333FFD">
          <w:t>)</w:t>
        </w:r>
      </w:ins>
      <w:ins w:id="1707" w:author="Chen Heller" w:date="2023-01-10T10:11:00Z">
        <w:r w:rsidR="00A74725">
          <w:t>.</w:t>
        </w:r>
      </w:ins>
      <w:moveTo w:id="1708" w:author="Chen Heller" w:date="2023-01-04T11:14:00Z">
        <w:del w:id="1709" w:author="Chen Heller" w:date="2023-01-10T10:08:00Z">
          <w:r w:rsidDel="001B3B76">
            <w:delText>from 175.66ms to 390.88ms post target onset (24-94% path) as was found using a permutation and clustering procedure (</w:delText>
          </w:r>
          <w:r w:rsidDel="001B3B76">
            <w:fldChar w:fldCharType="begin"/>
          </w:r>
          <w:r w:rsidDel="001B3B76">
            <w:delInstrText xml:space="preserve"> REF _Ref113906821 \h </w:delInstrText>
          </w:r>
        </w:del>
      </w:moveTo>
      <w:del w:id="1710" w:author="Chen Heller" w:date="2023-01-10T10:08:00Z"/>
      <w:moveTo w:id="1711" w:author="Chen Heller" w:date="2023-01-04T11:14:00Z">
        <w:del w:id="1712" w:author="Chen Heller" w:date="2023-01-10T10:08:00Z">
          <w:r w:rsidDel="001B3B76">
            <w:fldChar w:fldCharType="separate"/>
          </w:r>
        </w:del>
        <w:del w:id="1713" w:author="Chen Heller" w:date="2023-01-04T14:57:00Z">
          <w:r w:rsidDel="00C56E28">
            <w:delText xml:space="preserve">Figure </w:delText>
          </w:r>
          <w:r w:rsidDel="00C56E28">
            <w:rPr>
              <w:noProof/>
            </w:rPr>
            <w:delText>6</w:delText>
          </w:r>
        </w:del>
        <w:del w:id="1714" w:author="Chen Heller" w:date="2023-01-10T10:08:00Z">
          <w:r w:rsidDel="001B3B76">
            <w:fldChar w:fldCharType="end"/>
          </w:r>
          <w:r w:rsidDel="001B3B76">
            <w:delText>, (a)).</w:delText>
          </w:r>
        </w:del>
      </w:moveTo>
      <w:moveToRangeEnd w:id="1632"/>
    </w:p>
    <w:p w14:paraId="1C709955" w14:textId="2C450B4C" w:rsidR="006119BA" w:rsidRDefault="00F01249" w:rsidP="00FE0AE9">
      <w:del w:id="1715" w:author="Chen Heller" w:date="2023-01-04T16:27:00Z">
        <w:r w:rsidDel="00D77F8D">
          <w:delText xml:space="preserve">As predicted by </w:delText>
        </w:r>
        <w:r w:rsidR="002F313C" w:rsidRPr="002F313C" w:rsidDel="00D77F8D">
          <w:delText>Experiment 2</w:delText>
        </w:r>
        <w:r w:rsidR="00EB57B5" w:rsidDel="00D77F8D">
          <w:delText xml:space="preserve"> </w:delText>
        </w:r>
        <w:r w:rsidR="00C0785D" w:rsidDel="00D77F8D">
          <w:delText>a</w:delText>
        </w:r>
        <w:r w:rsidR="00EB57B5" w:rsidDel="00D77F8D">
          <w:delText xml:space="preserve">nd </w:delText>
        </w:r>
        <w:r w:rsidR="002F313C" w:rsidRPr="002F313C" w:rsidDel="00D77F8D">
          <w:delText>Experiment 3</w:delText>
        </w:r>
        <w:r w:rsidR="00133122" w:rsidDel="00D77F8D">
          <w:delText>,</w:delText>
        </w:r>
        <w:r w:rsidR="00EB57B5" w:rsidDel="00D77F8D">
          <w:delText xml:space="preserve"> </w:delText>
        </w:r>
        <w:r w:rsidR="00133122" w:rsidDel="00D77F8D">
          <w:delText>t</w:delText>
        </w:r>
      </w:del>
      <w:del w:id="1716" w:author="Chen Heller" w:date="2023-03-15T11:32:00Z">
        <w:r w:rsidDel="00AB541D">
          <w:delText>he</w:delText>
        </w:r>
      </w:del>
      <w:ins w:id="1717" w:author="Chen Heller" w:date="2023-03-15T11:32:00Z">
        <w:r w:rsidR="00AB541D">
          <w:t>I</w:t>
        </w:r>
      </w:ins>
      <w:r>
        <w:t xml:space="preserve"> number of excluded trials</w:t>
      </w:r>
      <w:r w:rsidR="001F3AF5">
        <w:t xml:space="preserve"> </w:t>
      </w:r>
      <w:r>
        <w:t>in the reaching task was high and</w:t>
      </w:r>
      <w:ins w:id="1718" w:author="Chen Heller" w:date="2023-03-02T15:10:00Z">
        <w:r w:rsidR="00470A7B">
          <w:t>,</w:t>
        </w:r>
      </w:ins>
      <w:r w:rsidR="00367B60">
        <w:t xml:space="preserve"> in fact</w:t>
      </w:r>
      <w:ins w:id="1719" w:author="Chen Heller" w:date="2023-03-02T15:10:00Z">
        <w:r w:rsidR="00470A7B">
          <w:t>,</w:t>
        </w:r>
      </w:ins>
      <w:r>
        <w:t xml:space="preserve"> exceeded that of the keyboard task (</w:t>
      </w:r>
      <w:proofErr w:type="spellStart"/>
      <w:r>
        <w:t>M</w:t>
      </w:r>
      <w:r>
        <w:rPr>
          <w:vertAlign w:val="subscript"/>
        </w:rPr>
        <w:t>reach</w:t>
      </w:r>
      <w:proofErr w:type="spellEnd"/>
      <w:r>
        <w:t xml:space="preserve"> = </w:t>
      </w:r>
      <w:r w:rsidR="00E24AF9">
        <w:t>128.76</w:t>
      </w:r>
      <w:r>
        <w:t xml:space="preserve">, </w:t>
      </w:r>
      <w:proofErr w:type="spellStart"/>
      <w:r>
        <w:t>SD</w:t>
      </w:r>
      <w:r>
        <w:rPr>
          <w:vertAlign w:val="subscript"/>
        </w:rPr>
        <w:t>reach</w:t>
      </w:r>
      <w:proofErr w:type="spellEnd"/>
      <w:r>
        <w:t xml:space="preserve"> = </w:t>
      </w:r>
      <w:r w:rsidR="00E24AF9">
        <w:t>35.52</w:t>
      </w:r>
      <w:r>
        <w:t xml:space="preserve">, </w:t>
      </w:r>
      <w:proofErr w:type="spellStart"/>
      <w:r>
        <w:t>M</w:t>
      </w:r>
      <w:r>
        <w:rPr>
          <w:vertAlign w:val="subscript"/>
        </w:rPr>
        <w:t>keyboard</w:t>
      </w:r>
      <w:proofErr w:type="spellEnd"/>
      <w:r>
        <w:t xml:space="preserve"> = 5</w:t>
      </w:r>
      <w:r w:rsidR="00E24AF9">
        <w:t>0</w:t>
      </w:r>
      <w:r>
        <w:t xml:space="preserve">.2, </w:t>
      </w:r>
      <w:proofErr w:type="spellStart"/>
      <w:r>
        <w:t>SD</w:t>
      </w:r>
      <w:r>
        <w:rPr>
          <w:vertAlign w:val="subscript"/>
        </w:rPr>
        <w:t>keyboard</w:t>
      </w:r>
      <w:proofErr w:type="spellEnd"/>
      <w:r>
        <w:t xml:space="preserve"> = </w:t>
      </w:r>
      <w:r w:rsidR="00E24AF9">
        <w:t>14.47</w:t>
      </w:r>
      <w:r>
        <w:t xml:space="preserve">, </w:t>
      </w:r>
      <w:proofErr w:type="gramStart"/>
      <w:r>
        <w:t>t</w:t>
      </w:r>
      <w:r w:rsidRPr="005436B9">
        <w:t>(</w:t>
      </w:r>
      <w:proofErr w:type="gramEnd"/>
      <w:r w:rsidR="00FC47E3">
        <w:t>29</w:t>
      </w:r>
      <w:r w:rsidRPr="005436B9">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xml:space="preserve">], Cohen's </w:t>
      </w:r>
      <w:proofErr w:type="spellStart"/>
      <w:r>
        <w:t>d</w:t>
      </w:r>
      <w:r>
        <w:rPr>
          <w:vertAlign w:val="subscript"/>
        </w:rPr>
        <w:t>z</w:t>
      </w:r>
      <w:proofErr w:type="spellEnd"/>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r w:rsidR="003A5BBB">
        <w:t>and</w:t>
      </w:r>
      <w:r>
        <w:t xml:space="preserve"> early responses </w:t>
      </w:r>
      <w:r w:rsidR="003A5BBB">
        <w:t>b</w:t>
      </w:r>
      <w:r>
        <w:t>ut not for incorrect answers</w:t>
      </w:r>
      <w:ins w:id="1720" w:author="Chen Heller" w:date="2023-03-02T15:10:00Z">
        <w:r w:rsidR="00470A7B">
          <w:t>,</w:t>
        </w:r>
      </w:ins>
      <w:r>
        <w:t xml:space="preserve"> </w:t>
      </w:r>
      <w:r w:rsidR="00531D8F">
        <w:t>which were less common in the reaching</w:t>
      </w:r>
      <w:r w:rsidR="00753D9C">
        <w:t xml:space="preserve"> task</w:t>
      </w:r>
      <w:r w:rsidR="007C13FD">
        <w:t xml:space="preserve"> (</w:t>
      </w:r>
      <w:del w:id="1721" w:author="Chen Heller" w:date="2023-03-15T11:35:00Z">
        <w:r w:rsidR="007C13FD" w:rsidDel="00C816CC">
          <w:delText>for an elaborative description of the exclud</w:delText>
        </w:r>
        <w:r w:rsidR="007C13FD" w:rsidRPr="00E04DE0" w:rsidDel="00C816CC">
          <w:delText>ed trials see</w:delText>
        </w:r>
      </w:del>
      <w:del w:id="1722" w:author="Chen Heller" w:date="2023-01-17T14:31:00Z">
        <w:r w:rsidR="007C13FD" w:rsidRPr="00E04DE0" w:rsidDel="005766DD">
          <w:delText xml:space="preserve"> </w:delText>
        </w:r>
      </w:del>
      <w:ins w:id="1723" w:author="Chen Heller" w:date="2023-05-08T11:13:00Z">
        <w:r w:rsidR="00E04DE0" w:rsidRPr="00E04DE0">
          <w:fldChar w:fldCharType="begin"/>
        </w:r>
        <w:r w:rsidR="00E04DE0" w:rsidRPr="00E04DE0">
          <w:instrText xml:space="preserve"> REF _Ref134436820 \h </w:instrText>
        </w:r>
      </w:ins>
      <w:r w:rsidR="00E04DE0">
        <w:instrText xml:space="preserve"> \* MERGEFORMAT </w:instrText>
      </w:r>
      <w:r w:rsidR="00E04DE0" w:rsidRPr="00E04DE0">
        <w:fldChar w:fldCharType="separate"/>
      </w:r>
      <w:ins w:id="1724" w:author="Chen Heller" w:date="2023-05-08T11:13:00Z">
        <w:r w:rsidR="00E04DE0" w:rsidRPr="00E04DE0">
          <w:t xml:space="preserve">Table </w:t>
        </w:r>
        <w:r w:rsidR="00E04DE0" w:rsidRPr="00E04DE0">
          <w:rPr>
            <w:rPrChange w:id="1725" w:author="Chen Heller" w:date="2023-05-08T11:13:00Z">
              <w:rPr>
                <w:noProof/>
              </w:rPr>
            </w:rPrChange>
          </w:rPr>
          <w:t>3</w:t>
        </w:r>
        <w:r w:rsidR="00E04DE0" w:rsidRPr="00E04DE0">
          <w:fldChar w:fldCharType="end"/>
        </w:r>
      </w:ins>
      <w:del w:id="1726" w:author="Chen Heller" w:date="2023-01-17T14:31:00Z">
        <w:r w:rsidR="006A1DF9" w:rsidRPr="00E04DE0" w:rsidDel="005766DD">
          <w:fldChar w:fldCharType="begin"/>
        </w:r>
        <w:r w:rsidR="006A1DF9" w:rsidRPr="00E04DE0" w:rsidDel="005766DD">
          <w:delInstrText xml:space="preserve"> REF _Ref114130105 \h </w:delInstrText>
        </w:r>
      </w:del>
      <w:r w:rsidR="00E04DE0">
        <w:instrText xml:space="preserve"> \* MERGEFORMAT </w:instrText>
      </w:r>
      <w:del w:id="1727" w:author="Chen Heller" w:date="2023-01-17T14:31:00Z">
        <w:r w:rsidR="006A1DF9" w:rsidRPr="00E04DE0" w:rsidDel="005766DD">
          <w:fldChar w:fldCharType="separate"/>
        </w:r>
        <w:r w:rsidR="00C56E28" w:rsidRPr="00E04DE0" w:rsidDel="005766DD">
          <w:delText xml:space="preserve">Supplementary Table </w:delText>
        </w:r>
        <w:r w:rsidR="00C56E28" w:rsidRPr="00E04DE0" w:rsidDel="005766DD">
          <w:rPr>
            <w:rPrChange w:id="1728" w:author="Chen Heller" w:date="2023-05-08T11:13:00Z">
              <w:rPr>
                <w:noProof/>
              </w:rPr>
            </w:rPrChange>
          </w:rPr>
          <w:delText>2</w:delText>
        </w:r>
        <w:r w:rsidR="006A1DF9" w:rsidRPr="00E04DE0" w:rsidDel="005766DD">
          <w:fldChar w:fldCharType="end"/>
        </w:r>
      </w:del>
      <w:r w:rsidR="007C13FD">
        <w:t>)</w:t>
      </w:r>
      <w:r>
        <w:t>.</w:t>
      </w:r>
    </w:p>
    <w:p w14:paraId="4CE0605F" w14:textId="5C75BE7B" w:rsidR="00774E47" w:rsidRDefault="00D60972" w:rsidP="008A0F94">
      <w:pPr>
        <w:jc w:val="left"/>
      </w:pPr>
      <w:r>
        <w:lastRenderedPageBreak/>
        <w:br w:type="page"/>
      </w:r>
    </w:p>
    <w:p w14:paraId="53CA5193" w14:textId="42C2747A" w:rsidR="002436A8" w:rsidRPr="0041788E" w:rsidRDefault="00C27322">
      <w:pPr>
        <w:pStyle w:val="TableFigure"/>
        <w:rPr>
          <w:ins w:id="1729" w:author="Chen Heller" w:date="2023-03-12T10:50:00Z"/>
          <w:b w:val="0"/>
          <w:bCs w:val="0"/>
          <w:i/>
          <w:iCs/>
          <w:szCs w:val="20"/>
          <w:rtl/>
          <w:rPrChange w:id="1730" w:author="Chen Heller" w:date="2023-03-19T14:20:00Z">
            <w:rPr>
              <w:ins w:id="1731" w:author="Chen Heller" w:date="2023-03-12T10:50:00Z"/>
              <w:b/>
              <w:bCs/>
              <w:i w:val="0"/>
              <w:iCs w:val="0"/>
              <w:rtl/>
            </w:rPr>
          </w:rPrChange>
        </w:rPr>
        <w:pPrChange w:id="1732" w:author="Chen Heller" w:date="2023-05-08T11:08:00Z">
          <w:pPr>
            <w:pStyle w:val="Caption"/>
          </w:pPr>
        </w:pPrChange>
      </w:pPr>
      <w:bookmarkStart w:id="1733" w:name="_Ref134436578"/>
      <w:ins w:id="1734" w:author="Chen Heller" w:date="2023-05-08T11:08:00Z">
        <w:r>
          <w:lastRenderedPageBreak/>
          <w:t xml:space="preserve">Table </w:t>
        </w:r>
        <w:r>
          <w:fldChar w:fldCharType="begin"/>
        </w:r>
        <w:r>
          <w:instrText xml:space="preserve"> SEQ Table \* ARABIC </w:instrText>
        </w:r>
      </w:ins>
      <w:r>
        <w:fldChar w:fldCharType="separate"/>
      </w:r>
      <w:ins w:id="1735" w:author="Chen Heller" w:date="2023-05-08T11:08:00Z">
        <w:r>
          <w:rPr>
            <w:noProof/>
          </w:rPr>
          <w:t>1</w:t>
        </w:r>
        <w:r>
          <w:fldChar w:fldCharType="end"/>
        </w:r>
      </w:ins>
      <w:bookmarkEnd w:id="1733"/>
    </w:p>
    <w:p w14:paraId="50017424" w14:textId="0F4E8F29" w:rsidR="00A72CF2" w:rsidRPr="00DC2E73" w:rsidRDefault="00BF1001">
      <w:pPr>
        <w:spacing w:after="240"/>
        <w:ind w:firstLine="0"/>
        <w:pPrChange w:id="1736" w:author="Chen Heller" w:date="2023-03-12T11:04:00Z">
          <w:pPr>
            <w:pStyle w:val="Caption"/>
          </w:pPr>
        </w:pPrChange>
      </w:pPr>
      <w:ins w:id="1737" w:author="Chen Heller" w:date="2023-03-12T11:09:00Z">
        <w:r>
          <w:rPr>
            <w:i/>
            <w:iCs/>
          </w:rPr>
          <w:t xml:space="preserve">Congruency Effect in the </w:t>
        </w:r>
      </w:ins>
      <w:ins w:id="1738" w:author="Chen Heller" w:date="2023-03-12T11:10:00Z">
        <w:r w:rsidR="005B6EC9">
          <w:rPr>
            <w:i/>
            <w:iCs/>
          </w:rPr>
          <w:t>Reaching and Keyboard Sessions</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739" w:author="Chen Heller" w:date="2023-01-09T11:22: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740">
          <w:tblGrid>
            <w:gridCol w:w="284"/>
            <w:gridCol w:w="2269"/>
            <w:gridCol w:w="1701"/>
            <w:gridCol w:w="1701"/>
            <w:gridCol w:w="708"/>
            <w:gridCol w:w="1134"/>
            <w:gridCol w:w="1701"/>
            <w:gridCol w:w="709"/>
          </w:tblGrid>
        </w:tblGridChange>
      </w:tblGrid>
      <w:tr w:rsidR="001D2361" w14:paraId="010F9CD6" w14:textId="77777777" w:rsidTr="00E875AF">
        <w:trPr>
          <w:trHeight w:val="510"/>
          <w:trPrChange w:id="1741" w:author="Chen Heller" w:date="2023-01-09T11:22:00Z">
            <w:trPr>
              <w:trHeight w:val="510"/>
            </w:trPr>
          </w:trPrChange>
        </w:trPr>
        <w:tc>
          <w:tcPr>
            <w:tcW w:w="284" w:type="dxa"/>
            <w:tcBorders>
              <w:top w:val="single" w:sz="12" w:space="0" w:color="auto"/>
            </w:tcBorders>
            <w:tcPrChange w:id="1742" w:author="Chen Heller" w:date="2023-01-09T11:22:00Z">
              <w:tcPr>
                <w:tcW w:w="284" w:type="dxa"/>
                <w:tcBorders>
                  <w:top w:val="single" w:sz="12" w:space="0" w:color="auto"/>
                </w:tcBorders>
              </w:tcPr>
            </w:tcPrChange>
          </w:tcPr>
          <w:p w14:paraId="140CFCFF" w14:textId="77777777" w:rsidR="001D2361" w:rsidRDefault="001D2361" w:rsidP="001D2361">
            <w:pPr>
              <w:ind w:firstLine="0"/>
            </w:pPr>
          </w:p>
        </w:tc>
        <w:tc>
          <w:tcPr>
            <w:tcW w:w="2269" w:type="dxa"/>
            <w:tcBorders>
              <w:top w:val="single" w:sz="12" w:space="0" w:color="auto"/>
            </w:tcBorders>
            <w:tcPrChange w:id="1743" w:author="Chen Heller" w:date="2023-01-09T11:22:00Z">
              <w:tcPr>
                <w:tcW w:w="2269" w:type="dxa"/>
                <w:tcBorders>
                  <w:top w:val="single" w:sz="12" w:space="0" w:color="auto"/>
                </w:tcBorders>
              </w:tcPr>
            </w:tcPrChange>
          </w:tcPr>
          <w:p w14:paraId="51526E05" w14:textId="77777777" w:rsidR="001D2361" w:rsidRDefault="001D2361" w:rsidP="001D2361">
            <w:pPr>
              <w:ind w:firstLine="0"/>
            </w:pPr>
          </w:p>
        </w:tc>
        <w:tc>
          <w:tcPr>
            <w:tcW w:w="1701" w:type="dxa"/>
            <w:tcBorders>
              <w:top w:val="single" w:sz="12" w:space="0" w:color="auto"/>
              <w:bottom w:val="single" w:sz="12" w:space="0" w:color="auto"/>
            </w:tcBorders>
            <w:tcPrChange w:id="1744" w:author="Chen Heller" w:date="2023-01-09T11:22:00Z">
              <w:tcPr>
                <w:tcW w:w="1701" w:type="dxa"/>
                <w:tcBorders>
                  <w:top w:val="single" w:sz="12" w:space="0" w:color="auto"/>
                  <w:bottom w:val="single" w:sz="12" w:space="0" w:color="auto"/>
                </w:tcBorders>
              </w:tcPr>
            </w:tcPrChange>
          </w:tcPr>
          <w:p w14:paraId="6253962C" w14:textId="77777777" w:rsidR="001D2361" w:rsidRPr="00EA2CED" w:rsidRDefault="001D2361" w:rsidP="001D2361">
            <w:pPr>
              <w:ind w:firstLine="0"/>
              <w:jc w:val="center"/>
              <w:rPr>
                <w:b/>
                <w:bCs/>
              </w:rPr>
            </w:pPr>
            <w:r w:rsidRPr="00EA2CED">
              <w:rPr>
                <w:b/>
                <w:bCs/>
              </w:rPr>
              <w:t>Congruent</w:t>
            </w:r>
          </w:p>
        </w:tc>
        <w:tc>
          <w:tcPr>
            <w:tcW w:w="1701" w:type="dxa"/>
            <w:tcBorders>
              <w:top w:val="single" w:sz="12" w:space="0" w:color="auto"/>
              <w:bottom w:val="single" w:sz="12" w:space="0" w:color="auto"/>
            </w:tcBorders>
            <w:tcPrChange w:id="1745" w:author="Chen Heller" w:date="2023-01-09T11:22:00Z">
              <w:tcPr>
                <w:tcW w:w="1701" w:type="dxa"/>
                <w:tcBorders>
                  <w:top w:val="single" w:sz="12" w:space="0" w:color="auto"/>
                  <w:bottom w:val="single" w:sz="12" w:space="0" w:color="auto"/>
                </w:tcBorders>
              </w:tcPr>
            </w:tcPrChange>
          </w:tcPr>
          <w:p w14:paraId="3BB50674" w14:textId="77777777" w:rsidR="001D2361" w:rsidRPr="00EA2CED" w:rsidRDefault="001D2361" w:rsidP="005436B9">
            <w:pPr>
              <w:ind w:firstLine="0"/>
              <w:jc w:val="center"/>
              <w:rPr>
                <w:b/>
                <w:bCs/>
              </w:rPr>
            </w:pPr>
            <w:r w:rsidRPr="00EA2CED">
              <w:rPr>
                <w:b/>
                <w:bCs/>
              </w:rPr>
              <w:t>Incongruent</w:t>
            </w:r>
          </w:p>
        </w:tc>
        <w:tc>
          <w:tcPr>
            <w:tcW w:w="708" w:type="dxa"/>
            <w:tcBorders>
              <w:top w:val="single" w:sz="12" w:space="0" w:color="auto"/>
            </w:tcBorders>
            <w:tcPrChange w:id="1746" w:author="Chen Heller" w:date="2023-01-09T11:22:00Z">
              <w:tcPr>
                <w:tcW w:w="708" w:type="dxa"/>
                <w:tcBorders>
                  <w:top w:val="single" w:sz="12" w:space="0" w:color="auto"/>
                </w:tcBorders>
              </w:tcPr>
            </w:tcPrChange>
          </w:tcPr>
          <w:p w14:paraId="2AC55C45" w14:textId="77777777" w:rsidR="001D2361" w:rsidRPr="00EA2CED" w:rsidRDefault="001D2361" w:rsidP="001D2361">
            <w:pPr>
              <w:ind w:firstLine="0"/>
              <w:jc w:val="center"/>
              <w:rPr>
                <w:b/>
                <w:bCs/>
              </w:rPr>
            </w:pPr>
          </w:p>
        </w:tc>
        <w:tc>
          <w:tcPr>
            <w:tcW w:w="1134" w:type="dxa"/>
            <w:tcBorders>
              <w:top w:val="single" w:sz="12" w:space="0" w:color="auto"/>
            </w:tcBorders>
            <w:tcPrChange w:id="1747" w:author="Chen Heller" w:date="2023-01-09T11:22:00Z">
              <w:tcPr>
                <w:tcW w:w="1134" w:type="dxa"/>
                <w:tcBorders>
                  <w:top w:val="single" w:sz="12" w:space="0" w:color="auto"/>
                </w:tcBorders>
              </w:tcPr>
            </w:tcPrChange>
          </w:tcPr>
          <w:p w14:paraId="70718B85" w14:textId="77777777" w:rsidR="001D2361" w:rsidRPr="00EA2CED" w:rsidRDefault="001D2361" w:rsidP="001D2361">
            <w:pPr>
              <w:ind w:firstLine="0"/>
              <w:jc w:val="center"/>
              <w:rPr>
                <w:b/>
                <w:bCs/>
              </w:rPr>
            </w:pPr>
          </w:p>
        </w:tc>
        <w:tc>
          <w:tcPr>
            <w:tcW w:w="1701" w:type="dxa"/>
            <w:tcBorders>
              <w:top w:val="single" w:sz="12" w:space="0" w:color="auto"/>
            </w:tcBorders>
            <w:tcPrChange w:id="1748" w:author="Chen Heller" w:date="2023-01-09T11:22:00Z">
              <w:tcPr>
                <w:tcW w:w="1701" w:type="dxa"/>
                <w:tcBorders>
                  <w:top w:val="single" w:sz="12" w:space="0" w:color="auto"/>
                </w:tcBorders>
              </w:tcPr>
            </w:tcPrChange>
          </w:tcPr>
          <w:p w14:paraId="4F025FF5" w14:textId="77777777" w:rsidR="001D2361" w:rsidRDefault="001D2361" w:rsidP="001D2361">
            <w:pPr>
              <w:ind w:firstLine="0"/>
            </w:pPr>
          </w:p>
        </w:tc>
        <w:tc>
          <w:tcPr>
            <w:tcW w:w="709" w:type="dxa"/>
            <w:tcBorders>
              <w:top w:val="single" w:sz="12" w:space="0" w:color="auto"/>
            </w:tcBorders>
            <w:tcPrChange w:id="1749" w:author="Chen Heller" w:date="2023-01-09T11:22:00Z">
              <w:tcPr>
                <w:tcW w:w="709" w:type="dxa"/>
                <w:tcBorders>
                  <w:top w:val="single" w:sz="12" w:space="0" w:color="auto"/>
                </w:tcBorders>
              </w:tcPr>
            </w:tcPrChange>
          </w:tcPr>
          <w:p w14:paraId="2928108C" w14:textId="77777777" w:rsidR="001D2361" w:rsidRDefault="001D2361" w:rsidP="001D2361">
            <w:pPr>
              <w:ind w:firstLine="0"/>
            </w:pPr>
          </w:p>
        </w:tc>
      </w:tr>
      <w:tr w:rsidR="001D2361" w14:paraId="3A036BAF" w14:textId="77777777" w:rsidTr="00E875AF">
        <w:trPr>
          <w:trHeight w:val="254"/>
          <w:trPrChange w:id="1750" w:author="Chen Heller" w:date="2023-01-09T11:22:00Z">
            <w:trPr>
              <w:trHeight w:val="254"/>
            </w:trPr>
          </w:trPrChange>
        </w:trPr>
        <w:tc>
          <w:tcPr>
            <w:tcW w:w="284" w:type="dxa"/>
            <w:tcBorders>
              <w:bottom w:val="single" w:sz="12" w:space="0" w:color="auto"/>
            </w:tcBorders>
            <w:tcPrChange w:id="1751" w:author="Chen Heller" w:date="2023-01-09T11:22:00Z">
              <w:tcPr>
                <w:tcW w:w="284" w:type="dxa"/>
                <w:tcBorders>
                  <w:bottom w:val="single" w:sz="12" w:space="0" w:color="auto"/>
                </w:tcBorders>
              </w:tcPr>
            </w:tcPrChange>
          </w:tcPr>
          <w:p w14:paraId="4F006647" w14:textId="77777777" w:rsidR="001D2361" w:rsidRPr="00EA2CED" w:rsidRDefault="001D2361" w:rsidP="001D2361">
            <w:pPr>
              <w:ind w:firstLine="0"/>
              <w:rPr>
                <w:b/>
                <w:bCs/>
              </w:rPr>
            </w:pPr>
          </w:p>
        </w:tc>
        <w:tc>
          <w:tcPr>
            <w:tcW w:w="2269" w:type="dxa"/>
            <w:tcBorders>
              <w:bottom w:val="single" w:sz="12" w:space="0" w:color="auto"/>
            </w:tcBorders>
            <w:tcPrChange w:id="1752" w:author="Chen Heller" w:date="2023-01-09T11:22:00Z">
              <w:tcPr>
                <w:tcW w:w="2269" w:type="dxa"/>
                <w:tcBorders>
                  <w:bottom w:val="single" w:sz="12" w:space="0" w:color="auto"/>
                </w:tcBorders>
              </w:tcPr>
            </w:tcPrChange>
          </w:tcPr>
          <w:p w14:paraId="5D6095E6" w14:textId="77777777" w:rsidR="001D2361" w:rsidRPr="00EA2CED" w:rsidRDefault="001D2361" w:rsidP="001D2361">
            <w:pPr>
              <w:ind w:firstLine="0"/>
              <w:rPr>
                <w:b/>
                <w:bCs/>
              </w:rPr>
            </w:pPr>
          </w:p>
        </w:tc>
        <w:tc>
          <w:tcPr>
            <w:tcW w:w="1701" w:type="dxa"/>
            <w:tcBorders>
              <w:top w:val="single" w:sz="12" w:space="0" w:color="auto"/>
              <w:bottom w:val="single" w:sz="12" w:space="0" w:color="auto"/>
            </w:tcBorders>
            <w:tcPrChange w:id="1753" w:author="Chen Heller" w:date="2023-01-09T11:22: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b/>
                <w:bCs/>
              </w:rPr>
            </w:pPr>
            <w:r>
              <w:rPr>
                <w:b/>
                <w:bCs/>
              </w:rPr>
              <w:t>M (SD)</w:t>
            </w:r>
          </w:p>
        </w:tc>
        <w:tc>
          <w:tcPr>
            <w:tcW w:w="1701" w:type="dxa"/>
            <w:tcBorders>
              <w:top w:val="single" w:sz="12" w:space="0" w:color="auto"/>
              <w:bottom w:val="single" w:sz="12" w:space="0" w:color="auto"/>
            </w:tcBorders>
            <w:tcPrChange w:id="1754" w:author="Chen Heller" w:date="2023-01-09T11:22: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b/>
                <w:bCs/>
              </w:rPr>
            </w:pPr>
            <w:r>
              <w:rPr>
                <w:b/>
                <w:bCs/>
              </w:rPr>
              <w:t>M (SD)</w:t>
            </w:r>
          </w:p>
        </w:tc>
        <w:tc>
          <w:tcPr>
            <w:tcW w:w="708" w:type="dxa"/>
            <w:tcBorders>
              <w:bottom w:val="single" w:sz="12" w:space="0" w:color="auto"/>
            </w:tcBorders>
            <w:tcPrChange w:id="1755" w:author="Chen Heller" w:date="2023-01-09T11:22:00Z">
              <w:tcPr>
                <w:tcW w:w="708" w:type="dxa"/>
                <w:tcBorders>
                  <w:bottom w:val="single" w:sz="12" w:space="0" w:color="auto"/>
                </w:tcBorders>
              </w:tcPr>
            </w:tcPrChange>
          </w:tcPr>
          <w:p w14:paraId="7098BAD0" w14:textId="77777777" w:rsidR="001D2361" w:rsidRPr="00EA2CED" w:rsidRDefault="001D2361" w:rsidP="001D2361">
            <w:pPr>
              <w:ind w:firstLine="0"/>
              <w:rPr>
                <w:b/>
                <w:bCs/>
              </w:rPr>
            </w:pPr>
            <w:proofErr w:type="gramStart"/>
            <w:r>
              <w:rPr>
                <w:b/>
                <w:bCs/>
              </w:rPr>
              <w:t>t(</w:t>
            </w:r>
            <w:proofErr w:type="gramEnd"/>
            <w:r>
              <w:rPr>
                <w:b/>
                <w:bCs/>
              </w:rPr>
              <w:t>29)</w:t>
            </w:r>
          </w:p>
        </w:tc>
        <w:tc>
          <w:tcPr>
            <w:tcW w:w="1134" w:type="dxa"/>
            <w:tcBorders>
              <w:bottom w:val="single" w:sz="12" w:space="0" w:color="auto"/>
            </w:tcBorders>
            <w:tcPrChange w:id="1756" w:author="Chen Heller" w:date="2023-01-09T11:22:00Z">
              <w:tcPr>
                <w:tcW w:w="1134" w:type="dxa"/>
                <w:tcBorders>
                  <w:bottom w:val="single" w:sz="12" w:space="0" w:color="auto"/>
                </w:tcBorders>
              </w:tcPr>
            </w:tcPrChange>
          </w:tcPr>
          <w:p w14:paraId="2E43AC88" w14:textId="77777777" w:rsidR="001D2361" w:rsidRPr="00EA2CED" w:rsidRDefault="001D2361" w:rsidP="001D2361">
            <w:pPr>
              <w:ind w:firstLine="0"/>
              <w:rPr>
                <w:b/>
                <w:bCs/>
              </w:rPr>
            </w:pPr>
            <w:r>
              <w:rPr>
                <w:b/>
                <w:bCs/>
              </w:rPr>
              <w:t>p</w:t>
            </w:r>
          </w:p>
        </w:tc>
        <w:tc>
          <w:tcPr>
            <w:tcW w:w="1701" w:type="dxa"/>
            <w:tcBorders>
              <w:bottom w:val="single" w:sz="12" w:space="0" w:color="auto"/>
            </w:tcBorders>
            <w:tcPrChange w:id="1757" w:author="Chen Heller" w:date="2023-01-09T11:22:00Z">
              <w:tcPr>
                <w:tcW w:w="1701" w:type="dxa"/>
                <w:tcBorders>
                  <w:bottom w:val="single" w:sz="12" w:space="0" w:color="auto"/>
                </w:tcBorders>
              </w:tcPr>
            </w:tcPrChange>
          </w:tcPr>
          <w:p w14:paraId="753EB7B1" w14:textId="77777777" w:rsidR="001D2361" w:rsidRPr="00EA2CED" w:rsidRDefault="001D2361" w:rsidP="001D2361">
            <w:pPr>
              <w:ind w:firstLine="0"/>
              <w:rPr>
                <w:b/>
                <w:bCs/>
              </w:rPr>
            </w:pPr>
            <w:r>
              <w:rPr>
                <w:b/>
                <w:bCs/>
              </w:rPr>
              <w:t>CI</w:t>
            </w:r>
          </w:p>
        </w:tc>
        <w:tc>
          <w:tcPr>
            <w:tcW w:w="709" w:type="dxa"/>
            <w:tcBorders>
              <w:bottom w:val="single" w:sz="12" w:space="0" w:color="auto"/>
            </w:tcBorders>
            <w:tcPrChange w:id="1758" w:author="Chen Heller" w:date="2023-01-09T11:22:00Z">
              <w:tcPr>
                <w:tcW w:w="709" w:type="dxa"/>
                <w:tcBorders>
                  <w:bottom w:val="single" w:sz="12" w:space="0" w:color="auto"/>
                </w:tcBorders>
              </w:tcPr>
            </w:tcPrChange>
          </w:tcPr>
          <w:p w14:paraId="0219FCC9" w14:textId="77777777" w:rsidR="001D2361" w:rsidRPr="00EA2CED" w:rsidRDefault="001D2361" w:rsidP="001D2361">
            <w:pPr>
              <w:ind w:firstLine="0"/>
              <w:rPr>
                <w:b/>
                <w:bCs/>
              </w:rPr>
            </w:pPr>
            <w:r>
              <w:rPr>
                <w:b/>
                <w:bCs/>
              </w:rPr>
              <w:t>d</w:t>
            </w:r>
          </w:p>
        </w:tc>
      </w:tr>
      <w:tr w:rsidR="001D2361" w14:paraId="2B67655A" w14:textId="77777777" w:rsidTr="00EE2AAC">
        <w:trPr>
          <w:trHeight w:val="520"/>
          <w:trPrChange w:id="1759" w:author="Chen Heller" w:date="2023-03-12T11:01:00Z">
            <w:trPr>
              <w:trHeight w:val="313"/>
            </w:trPr>
          </w:trPrChange>
        </w:trPr>
        <w:tc>
          <w:tcPr>
            <w:tcW w:w="10207" w:type="dxa"/>
            <w:gridSpan w:val="8"/>
            <w:tcBorders>
              <w:top w:val="single" w:sz="12" w:space="0" w:color="auto"/>
            </w:tcBorders>
            <w:tcPrChange w:id="1760" w:author="Chen Heller" w:date="2023-03-12T11:01:00Z">
              <w:tcPr>
                <w:tcW w:w="10207" w:type="dxa"/>
                <w:gridSpan w:val="8"/>
                <w:tcBorders>
                  <w:top w:val="single" w:sz="12" w:space="0" w:color="auto"/>
                </w:tcBorders>
              </w:tcPr>
            </w:tcPrChange>
          </w:tcPr>
          <w:p w14:paraId="3046E90D" w14:textId="77777777" w:rsidR="001D2361" w:rsidRDefault="001D2361" w:rsidP="001D2361">
            <w:pPr>
              <w:ind w:firstLine="0"/>
            </w:pPr>
            <w:r>
              <w:rPr>
                <w:b/>
                <w:bCs/>
              </w:rPr>
              <w:t>Reaching</w:t>
            </w:r>
          </w:p>
        </w:tc>
      </w:tr>
      <w:tr w:rsidR="001D2361" w14:paraId="169766B4" w14:textId="77777777" w:rsidTr="00E875AF">
        <w:trPr>
          <w:trHeight w:val="490"/>
          <w:trPrChange w:id="1761" w:author="Chen Heller" w:date="2023-01-09T11:22:00Z">
            <w:trPr>
              <w:trHeight w:val="490"/>
            </w:trPr>
          </w:trPrChange>
        </w:trPr>
        <w:tc>
          <w:tcPr>
            <w:tcW w:w="284" w:type="dxa"/>
            <w:vMerge w:val="restart"/>
            <w:tcBorders>
              <w:bottom w:val="single" w:sz="12" w:space="0" w:color="auto"/>
            </w:tcBorders>
            <w:tcPrChange w:id="1762" w:author="Chen Heller" w:date="2023-01-09T11:22:00Z">
              <w:tcPr>
                <w:tcW w:w="284" w:type="dxa"/>
                <w:vMerge w:val="restart"/>
                <w:tcBorders>
                  <w:bottom w:val="single" w:sz="12" w:space="0" w:color="auto"/>
                </w:tcBorders>
              </w:tcPr>
            </w:tcPrChange>
          </w:tcPr>
          <w:p w14:paraId="38A7E811" w14:textId="77777777" w:rsidR="001D2361" w:rsidRPr="00EA2CED" w:rsidRDefault="001D2361" w:rsidP="001D2361">
            <w:pPr>
              <w:ind w:firstLine="0"/>
              <w:rPr>
                <w:b/>
                <w:bCs/>
              </w:rPr>
            </w:pPr>
          </w:p>
        </w:tc>
        <w:tc>
          <w:tcPr>
            <w:tcW w:w="2269" w:type="dxa"/>
            <w:tcPrChange w:id="1763" w:author="Chen Heller" w:date="2023-01-09T11:22:00Z">
              <w:tcPr>
                <w:tcW w:w="2269" w:type="dxa"/>
              </w:tcPr>
            </w:tcPrChange>
          </w:tcPr>
          <w:p w14:paraId="1C7E9AC3" w14:textId="77777777" w:rsidR="001D2361" w:rsidRPr="00EA2CED" w:rsidRDefault="001D2361" w:rsidP="001D2361">
            <w:pPr>
              <w:ind w:firstLine="0"/>
              <w:rPr>
                <w:b/>
                <w:bCs/>
              </w:rPr>
            </w:pPr>
            <w:r w:rsidRPr="00EA2CED">
              <w:rPr>
                <w:b/>
                <w:bCs/>
              </w:rPr>
              <w:t>Reach area</w:t>
            </w:r>
          </w:p>
        </w:tc>
        <w:tc>
          <w:tcPr>
            <w:tcW w:w="1701" w:type="dxa"/>
            <w:tcPrChange w:id="1764" w:author="Chen Heller" w:date="2023-01-09T11:22:00Z">
              <w:tcPr>
                <w:tcW w:w="1701" w:type="dxa"/>
              </w:tcPr>
            </w:tcPrChange>
          </w:tcPr>
          <w:p w14:paraId="4003E25D" w14:textId="77777777" w:rsidR="001D2361" w:rsidRDefault="001D2361" w:rsidP="001D2361">
            <w:pPr>
              <w:ind w:firstLine="0"/>
            </w:pPr>
            <w:r>
              <w:t>2.09 (0.51)</w:t>
            </w:r>
          </w:p>
        </w:tc>
        <w:tc>
          <w:tcPr>
            <w:tcW w:w="1701" w:type="dxa"/>
            <w:tcPrChange w:id="1765" w:author="Chen Heller" w:date="2023-01-09T11:22:00Z">
              <w:tcPr>
                <w:tcW w:w="1701" w:type="dxa"/>
              </w:tcPr>
            </w:tcPrChange>
          </w:tcPr>
          <w:p w14:paraId="700FD41D" w14:textId="77777777" w:rsidR="001D2361" w:rsidRDefault="001D2361" w:rsidP="001D2361">
            <w:pPr>
              <w:ind w:firstLine="0"/>
              <w:rPr>
                <w:rtl/>
              </w:rPr>
            </w:pPr>
            <w:r>
              <w:t>1.74 (0.49)</w:t>
            </w:r>
          </w:p>
        </w:tc>
        <w:tc>
          <w:tcPr>
            <w:tcW w:w="708" w:type="dxa"/>
            <w:tcPrChange w:id="1766" w:author="Chen Heller" w:date="2023-01-09T11:22:00Z">
              <w:tcPr>
                <w:tcW w:w="708" w:type="dxa"/>
              </w:tcPr>
            </w:tcPrChange>
          </w:tcPr>
          <w:p w14:paraId="2A493D92" w14:textId="4C72C7C0" w:rsidR="001D2361" w:rsidRDefault="00C67208" w:rsidP="001D2361">
            <w:pPr>
              <w:ind w:firstLine="0"/>
            </w:pPr>
            <w:ins w:id="1767" w:author="Chen Heller" w:date="2023-01-16T11:46:00Z">
              <w:r>
                <w:t>3.75</w:t>
              </w:r>
            </w:ins>
          </w:p>
        </w:tc>
        <w:tc>
          <w:tcPr>
            <w:tcW w:w="1134" w:type="dxa"/>
            <w:tcPrChange w:id="1768" w:author="Chen Heller" w:date="2023-01-09T11:22:00Z">
              <w:tcPr>
                <w:tcW w:w="1134" w:type="dxa"/>
              </w:tcPr>
            </w:tcPrChange>
          </w:tcPr>
          <w:p w14:paraId="56CBC635" w14:textId="4E90E834" w:rsidR="001D2361" w:rsidRDefault="00C67208" w:rsidP="001D2361">
            <w:pPr>
              <w:ind w:firstLine="0"/>
            </w:pPr>
            <w:ins w:id="1769" w:author="Chen Heller" w:date="2023-01-16T11:46:00Z">
              <w:r>
                <w:t>&lt;</w:t>
              </w:r>
            </w:ins>
            <w:r w:rsidR="001D2361">
              <w:t>0.001*</w:t>
            </w:r>
          </w:p>
        </w:tc>
        <w:tc>
          <w:tcPr>
            <w:tcW w:w="1701" w:type="dxa"/>
            <w:tcPrChange w:id="1770" w:author="Chen Heller" w:date="2023-01-09T11:22:00Z">
              <w:tcPr>
                <w:tcW w:w="1701" w:type="dxa"/>
              </w:tcPr>
            </w:tcPrChange>
          </w:tcPr>
          <w:p w14:paraId="627FB39F" w14:textId="22FC44AE" w:rsidR="001D2361" w:rsidRDefault="001D2361" w:rsidP="001D2361">
            <w:pPr>
              <w:ind w:firstLine="0"/>
            </w:pPr>
            <w:r>
              <w:t>0.</w:t>
            </w:r>
            <w:del w:id="1771" w:author="Chen Heller" w:date="2023-01-16T11:46:00Z">
              <w:r w:rsidDel="001D39A8">
                <w:delText>16</w:delText>
              </w:r>
            </w:del>
            <w:ins w:id="1772" w:author="Chen Heller" w:date="2023-01-16T11:46:00Z">
              <w:r w:rsidR="001D39A8">
                <w:t>15</w:t>
              </w:r>
            </w:ins>
            <w:r>
              <w:t>, 0.</w:t>
            </w:r>
            <w:del w:id="1773" w:author="Chen Heller" w:date="2023-01-16T11:46:00Z">
              <w:r w:rsidDel="001D39A8">
                <w:delText>52</w:delText>
              </w:r>
            </w:del>
            <w:ins w:id="1774" w:author="Chen Heller" w:date="2023-01-16T11:46:00Z">
              <w:r w:rsidR="001D39A8">
                <w:t>53</w:t>
              </w:r>
            </w:ins>
          </w:p>
        </w:tc>
        <w:tc>
          <w:tcPr>
            <w:tcW w:w="709" w:type="dxa"/>
            <w:tcPrChange w:id="1775" w:author="Chen Heller" w:date="2023-01-09T11:22:00Z">
              <w:tcPr>
                <w:tcW w:w="709" w:type="dxa"/>
              </w:tcPr>
            </w:tcPrChange>
          </w:tcPr>
          <w:p w14:paraId="581AC8D5" w14:textId="72C4894C" w:rsidR="001D2361" w:rsidRDefault="001D2361" w:rsidP="001D2361">
            <w:pPr>
              <w:ind w:firstLine="0"/>
            </w:pPr>
            <w:r>
              <w:t>0.</w:t>
            </w:r>
            <w:del w:id="1776" w:author="Chen Heller" w:date="2023-01-16T11:46:00Z">
              <w:r w:rsidDel="001D39A8">
                <w:delText>69</w:delText>
              </w:r>
            </w:del>
            <w:ins w:id="1777" w:author="Chen Heller" w:date="2023-01-16T11:46:00Z">
              <w:r w:rsidR="001D39A8">
                <w:t>68</w:t>
              </w:r>
            </w:ins>
          </w:p>
        </w:tc>
      </w:tr>
      <w:tr w:rsidR="001D2361" w14:paraId="4B03AE91" w14:textId="77777777" w:rsidTr="00E875AF">
        <w:trPr>
          <w:trHeight w:val="490"/>
          <w:trPrChange w:id="1778" w:author="Chen Heller" w:date="2023-01-09T11:22:00Z">
            <w:trPr>
              <w:trHeight w:val="490"/>
            </w:trPr>
          </w:trPrChange>
        </w:trPr>
        <w:tc>
          <w:tcPr>
            <w:tcW w:w="284" w:type="dxa"/>
            <w:vMerge/>
            <w:tcBorders>
              <w:top w:val="single" w:sz="12" w:space="0" w:color="auto"/>
              <w:bottom w:val="single" w:sz="12" w:space="0" w:color="auto"/>
            </w:tcBorders>
            <w:tcPrChange w:id="1779" w:author="Chen Heller" w:date="2023-01-09T11:22: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b/>
                <w:bCs/>
              </w:rPr>
            </w:pPr>
          </w:p>
        </w:tc>
        <w:tc>
          <w:tcPr>
            <w:tcW w:w="2269" w:type="dxa"/>
            <w:tcPrChange w:id="1780" w:author="Chen Heller" w:date="2023-01-09T11:22:00Z">
              <w:tcPr>
                <w:tcW w:w="2269" w:type="dxa"/>
              </w:tcPr>
            </w:tcPrChange>
          </w:tcPr>
          <w:p w14:paraId="7935A95A" w14:textId="77777777" w:rsidR="001D2361" w:rsidRPr="00EA2CED" w:rsidRDefault="001D2361" w:rsidP="001D2361">
            <w:pPr>
              <w:ind w:firstLine="0"/>
              <w:rPr>
                <w:b/>
                <w:bCs/>
              </w:rPr>
            </w:pPr>
            <w:r w:rsidRPr="00EA2CED">
              <w:rPr>
                <w:b/>
                <w:bCs/>
              </w:rPr>
              <w:t>Traveled distance</w:t>
            </w:r>
          </w:p>
        </w:tc>
        <w:tc>
          <w:tcPr>
            <w:tcW w:w="1701" w:type="dxa"/>
            <w:tcPrChange w:id="1781" w:author="Chen Heller" w:date="2023-01-09T11:22:00Z">
              <w:tcPr>
                <w:tcW w:w="1701" w:type="dxa"/>
              </w:tcPr>
            </w:tcPrChange>
          </w:tcPr>
          <w:p w14:paraId="1AAEDC0E" w14:textId="77777777" w:rsidR="001D2361" w:rsidRDefault="001D2361" w:rsidP="001D2361">
            <w:pPr>
              <w:ind w:firstLine="0"/>
            </w:pPr>
            <w:r>
              <w:t>38.20 (1.44)</w:t>
            </w:r>
          </w:p>
        </w:tc>
        <w:tc>
          <w:tcPr>
            <w:tcW w:w="1701" w:type="dxa"/>
            <w:tcPrChange w:id="1782" w:author="Chen Heller" w:date="2023-01-09T11:22:00Z">
              <w:tcPr>
                <w:tcW w:w="1701" w:type="dxa"/>
              </w:tcPr>
            </w:tcPrChange>
          </w:tcPr>
          <w:p w14:paraId="413CD064" w14:textId="77777777" w:rsidR="001D2361" w:rsidRDefault="001D2361" w:rsidP="001D2361">
            <w:pPr>
              <w:ind w:firstLine="0"/>
            </w:pPr>
            <w:r>
              <w:t>39.09 (1.67)</w:t>
            </w:r>
          </w:p>
        </w:tc>
        <w:tc>
          <w:tcPr>
            <w:tcW w:w="708" w:type="dxa"/>
            <w:tcPrChange w:id="1783" w:author="Chen Heller" w:date="2023-01-09T11:22:00Z">
              <w:tcPr>
                <w:tcW w:w="708" w:type="dxa"/>
              </w:tcPr>
            </w:tcPrChange>
          </w:tcPr>
          <w:p w14:paraId="551354DC" w14:textId="3E18EF68" w:rsidR="001D2361" w:rsidRDefault="00051116" w:rsidP="001D2361">
            <w:pPr>
              <w:ind w:firstLine="0"/>
            </w:pPr>
            <w:ins w:id="1784" w:author="Chen Heller" w:date="2023-01-16T11:42:00Z">
              <w:r>
                <w:t>5.19</w:t>
              </w:r>
            </w:ins>
          </w:p>
        </w:tc>
        <w:tc>
          <w:tcPr>
            <w:tcW w:w="1134" w:type="dxa"/>
            <w:tcPrChange w:id="1785" w:author="Chen Heller" w:date="2023-01-09T11:22:00Z">
              <w:tcPr>
                <w:tcW w:w="1134" w:type="dxa"/>
              </w:tcPr>
            </w:tcPrChange>
          </w:tcPr>
          <w:p w14:paraId="61AB4F2A" w14:textId="77777777" w:rsidR="001D2361" w:rsidRDefault="001D2361" w:rsidP="001D2361">
            <w:pPr>
              <w:ind w:firstLine="0"/>
            </w:pPr>
            <w:r>
              <w:t>&lt;0.001*</w:t>
            </w:r>
          </w:p>
        </w:tc>
        <w:tc>
          <w:tcPr>
            <w:tcW w:w="1701" w:type="dxa"/>
            <w:tcPrChange w:id="1786" w:author="Chen Heller" w:date="2023-01-09T11:22:00Z">
              <w:tcPr>
                <w:tcW w:w="1701" w:type="dxa"/>
              </w:tcPr>
            </w:tcPrChange>
          </w:tcPr>
          <w:p w14:paraId="0408F6E5" w14:textId="296CDE9A" w:rsidR="001D2361" w:rsidRDefault="001D2361" w:rsidP="001D2361">
            <w:pPr>
              <w:ind w:firstLine="0"/>
            </w:pPr>
            <w:r>
              <w:t>-1.25, -0.</w:t>
            </w:r>
            <w:del w:id="1787" w:author="Chen Heller" w:date="2023-01-16T11:42:00Z">
              <w:r w:rsidDel="00051116">
                <w:delText>56</w:delText>
              </w:r>
            </w:del>
            <w:ins w:id="1788" w:author="Chen Heller" w:date="2023-01-16T11:42:00Z">
              <w:r w:rsidR="00051116">
                <w:t>54</w:t>
              </w:r>
            </w:ins>
          </w:p>
        </w:tc>
        <w:tc>
          <w:tcPr>
            <w:tcW w:w="709" w:type="dxa"/>
            <w:tcPrChange w:id="1789" w:author="Chen Heller" w:date="2023-01-09T11:22:00Z">
              <w:tcPr>
                <w:tcW w:w="709" w:type="dxa"/>
              </w:tcPr>
            </w:tcPrChange>
          </w:tcPr>
          <w:p w14:paraId="66F47399" w14:textId="1FD1BCAB" w:rsidR="001D2361" w:rsidRDefault="001D2361" w:rsidP="001D2361">
            <w:pPr>
              <w:ind w:firstLine="0"/>
            </w:pPr>
            <w:r>
              <w:t>0.</w:t>
            </w:r>
            <w:del w:id="1790" w:author="Chen Heller" w:date="2023-01-16T11:42:00Z">
              <w:r w:rsidDel="00051116">
                <w:delText>95</w:delText>
              </w:r>
            </w:del>
            <w:ins w:id="1791" w:author="Chen Heller" w:date="2023-01-16T11:42:00Z">
              <w:r w:rsidR="00051116">
                <w:t>94</w:t>
              </w:r>
            </w:ins>
          </w:p>
        </w:tc>
      </w:tr>
      <w:tr w:rsidR="001D2361" w14:paraId="5AF17B24" w14:textId="77777777" w:rsidTr="00E875AF">
        <w:trPr>
          <w:trHeight w:val="490"/>
          <w:trPrChange w:id="1792" w:author="Chen Heller" w:date="2023-01-09T11:22:00Z">
            <w:trPr>
              <w:trHeight w:val="490"/>
            </w:trPr>
          </w:trPrChange>
        </w:trPr>
        <w:tc>
          <w:tcPr>
            <w:tcW w:w="284" w:type="dxa"/>
            <w:vMerge/>
            <w:tcBorders>
              <w:top w:val="single" w:sz="12" w:space="0" w:color="auto"/>
              <w:bottom w:val="single" w:sz="12" w:space="0" w:color="auto"/>
            </w:tcBorders>
            <w:tcPrChange w:id="1793" w:author="Chen Heller" w:date="2023-01-09T11:22: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b/>
                <w:bCs/>
              </w:rPr>
            </w:pPr>
          </w:p>
        </w:tc>
        <w:tc>
          <w:tcPr>
            <w:tcW w:w="2269" w:type="dxa"/>
            <w:tcPrChange w:id="1794" w:author="Chen Heller" w:date="2023-01-09T11:22:00Z">
              <w:tcPr>
                <w:tcW w:w="2269" w:type="dxa"/>
              </w:tcPr>
            </w:tcPrChange>
          </w:tcPr>
          <w:p w14:paraId="06588EC5" w14:textId="7921A821" w:rsidR="001D2361" w:rsidRPr="002B41E9" w:rsidRDefault="001D2361" w:rsidP="001D2361">
            <w:pPr>
              <w:ind w:firstLine="0"/>
              <w:rPr>
                <w:b/>
                <w:bCs/>
                <w:highlight w:val="yellow"/>
                <w:rPrChange w:id="1795" w:author="Chen Heller" w:date="2023-01-09T11:40:00Z">
                  <w:rPr>
                    <w:b/>
                    <w:bCs/>
                  </w:rPr>
                </w:rPrChange>
              </w:rPr>
            </w:pPr>
            <w:del w:id="1796" w:author="Chen Heller" w:date="2023-03-15T14:39:00Z">
              <w:r w:rsidRPr="00FE65DE" w:rsidDel="001A687C">
                <w:rPr>
                  <w:b/>
                  <w:bCs/>
                </w:rPr>
                <w:delText>Reaction time</w:delText>
              </w:r>
            </w:del>
            <w:ins w:id="1797" w:author="Chen Heller" w:date="2023-03-15T14:39:00Z">
              <w:r w:rsidR="001A687C">
                <w:rPr>
                  <w:b/>
                  <w:bCs/>
                </w:rPr>
                <w:t>Reaching onset</w:t>
              </w:r>
            </w:ins>
          </w:p>
        </w:tc>
        <w:tc>
          <w:tcPr>
            <w:tcW w:w="1701" w:type="dxa"/>
            <w:tcPrChange w:id="1798" w:author="Chen Heller" w:date="2023-01-09T11:22:00Z">
              <w:tcPr>
                <w:tcW w:w="1701" w:type="dxa"/>
              </w:tcPr>
            </w:tcPrChange>
          </w:tcPr>
          <w:p w14:paraId="0E69CAB3" w14:textId="77777777" w:rsidR="001D2361" w:rsidRDefault="001D2361" w:rsidP="001D2361">
            <w:pPr>
              <w:ind w:firstLine="0"/>
            </w:pPr>
            <w:r>
              <w:t>171.29 (22.42)</w:t>
            </w:r>
          </w:p>
        </w:tc>
        <w:tc>
          <w:tcPr>
            <w:tcW w:w="1701" w:type="dxa"/>
            <w:tcPrChange w:id="1799" w:author="Chen Heller" w:date="2023-01-09T11:22:00Z">
              <w:tcPr>
                <w:tcW w:w="1701" w:type="dxa"/>
              </w:tcPr>
            </w:tcPrChange>
          </w:tcPr>
          <w:p w14:paraId="0B91F22C" w14:textId="77777777" w:rsidR="001D2361" w:rsidRDefault="001D2361" w:rsidP="001D2361">
            <w:pPr>
              <w:ind w:firstLine="0"/>
            </w:pPr>
            <w:r>
              <w:t>173.06 (23.95)</w:t>
            </w:r>
          </w:p>
        </w:tc>
        <w:tc>
          <w:tcPr>
            <w:tcW w:w="708" w:type="dxa"/>
            <w:tcPrChange w:id="1800" w:author="Chen Heller" w:date="2023-01-09T11:22:00Z">
              <w:tcPr>
                <w:tcW w:w="708" w:type="dxa"/>
              </w:tcPr>
            </w:tcPrChange>
          </w:tcPr>
          <w:p w14:paraId="79043DD9" w14:textId="7FE4A116" w:rsidR="001D2361" w:rsidRDefault="001D2361" w:rsidP="001D2361">
            <w:pPr>
              <w:ind w:firstLine="0"/>
            </w:pPr>
            <w:del w:id="1801" w:author="Chen Heller" w:date="2023-01-16T11:28:00Z">
              <w:r w:rsidDel="00523E01">
                <w:delText>1.01</w:delText>
              </w:r>
            </w:del>
          </w:p>
        </w:tc>
        <w:tc>
          <w:tcPr>
            <w:tcW w:w="1134" w:type="dxa"/>
            <w:tcPrChange w:id="1802" w:author="Chen Heller" w:date="2023-01-09T11:22:00Z">
              <w:tcPr>
                <w:tcW w:w="1134" w:type="dxa"/>
              </w:tcPr>
            </w:tcPrChange>
          </w:tcPr>
          <w:p w14:paraId="32C5B30E" w14:textId="01CC3050" w:rsidR="001D2361" w:rsidRDefault="001D2361" w:rsidP="001D2361">
            <w:pPr>
              <w:ind w:firstLine="0"/>
            </w:pPr>
            <w:r>
              <w:t>0.318</w:t>
            </w:r>
          </w:p>
        </w:tc>
        <w:tc>
          <w:tcPr>
            <w:tcW w:w="1701" w:type="dxa"/>
            <w:tcPrChange w:id="1803" w:author="Chen Heller" w:date="2023-01-09T11:22:00Z">
              <w:tcPr>
                <w:tcW w:w="1701" w:type="dxa"/>
              </w:tcPr>
            </w:tcPrChange>
          </w:tcPr>
          <w:p w14:paraId="6572F86D" w14:textId="41FEBFFD" w:rsidR="001D2361" w:rsidRDefault="001D2361" w:rsidP="001D2361">
            <w:pPr>
              <w:ind w:firstLine="0"/>
            </w:pPr>
            <w:r>
              <w:t>-5.</w:t>
            </w:r>
            <w:del w:id="1804" w:author="Chen Heller" w:date="2023-01-16T11:17:00Z">
              <w:r w:rsidDel="00726F04">
                <w:delText>31</w:delText>
              </w:r>
            </w:del>
            <w:ins w:id="1805" w:author="Chen Heller" w:date="2023-01-16T11:17:00Z">
              <w:r w:rsidR="00726F04">
                <w:t>12</w:t>
              </w:r>
            </w:ins>
            <w:r>
              <w:t>, 1.</w:t>
            </w:r>
            <w:del w:id="1806" w:author="Chen Heller" w:date="2023-01-16T11:17:00Z">
              <w:r w:rsidDel="00726F04">
                <w:delText>79</w:delText>
              </w:r>
            </w:del>
            <w:ins w:id="1807" w:author="Chen Heller" w:date="2023-01-16T11:17:00Z">
              <w:r w:rsidR="00726F04">
                <w:t>58</w:t>
              </w:r>
            </w:ins>
          </w:p>
        </w:tc>
        <w:tc>
          <w:tcPr>
            <w:tcW w:w="709" w:type="dxa"/>
            <w:tcPrChange w:id="1808" w:author="Chen Heller" w:date="2023-01-09T11:22:00Z">
              <w:tcPr>
                <w:tcW w:w="709" w:type="dxa"/>
              </w:tcPr>
            </w:tcPrChange>
          </w:tcPr>
          <w:p w14:paraId="06B14D5C" w14:textId="77777777" w:rsidR="001D2361" w:rsidRDefault="001D2361" w:rsidP="001D2361">
            <w:pPr>
              <w:ind w:firstLine="0"/>
            </w:pPr>
            <w:r>
              <w:t>0.19</w:t>
            </w:r>
          </w:p>
        </w:tc>
      </w:tr>
      <w:tr w:rsidR="001D2361" w14:paraId="7098FF48" w14:textId="77777777" w:rsidTr="00E875AF">
        <w:trPr>
          <w:trHeight w:val="490"/>
          <w:trPrChange w:id="1809" w:author="Chen Heller" w:date="2023-01-09T11:22:00Z">
            <w:trPr>
              <w:trHeight w:val="490"/>
            </w:trPr>
          </w:trPrChange>
        </w:trPr>
        <w:tc>
          <w:tcPr>
            <w:tcW w:w="284" w:type="dxa"/>
            <w:vMerge/>
            <w:tcBorders>
              <w:top w:val="single" w:sz="12" w:space="0" w:color="auto"/>
              <w:bottom w:val="single" w:sz="12" w:space="0" w:color="auto"/>
            </w:tcBorders>
            <w:tcPrChange w:id="1810" w:author="Chen Heller" w:date="2023-01-09T11:22: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b/>
                <w:bCs/>
              </w:rPr>
            </w:pPr>
          </w:p>
        </w:tc>
        <w:tc>
          <w:tcPr>
            <w:tcW w:w="2269" w:type="dxa"/>
            <w:tcPrChange w:id="1811" w:author="Chen Heller" w:date="2023-01-09T11:22:00Z">
              <w:tcPr>
                <w:tcW w:w="2269" w:type="dxa"/>
              </w:tcPr>
            </w:tcPrChange>
          </w:tcPr>
          <w:p w14:paraId="1D4FE0CF" w14:textId="3F467C3B" w:rsidR="001D2361" w:rsidRPr="002B41E9" w:rsidRDefault="001D2361" w:rsidP="001D2361">
            <w:pPr>
              <w:ind w:firstLine="0"/>
              <w:rPr>
                <w:b/>
                <w:bCs/>
                <w:highlight w:val="yellow"/>
                <w:rPrChange w:id="1812" w:author="Chen Heller" w:date="2023-01-09T11:40:00Z">
                  <w:rPr>
                    <w:b/>
                    <w:bCs/>
                  </w:rPr>
                </w:rPrChange>
              </w:rPr>
            </w:pPr>
            <w:del w:id="1813" w:author="Chen Heller" w:date="2023-01-04T13:30:00Z">
              <w:r w:rsidRPr="00B26FEC" w:rsidDel="00977059">
                <w:rPr>
                  <w:b/>
                  <w:bCs/>
                </w:rPr>
                <w:delText xml:space="preserve">Movement </w:delText>
              </w:r>
            </w:del>
            <w:ins w:id="1814" w:author="Chen Heller" w:date="2023-01-04T13:30:00Z">
              <w:r w:rsidR="00977059" w:rsidRPr="00B26FEC">
                <w:rPr>
                  <w:b/>
                  <w:bCs/>
                </w:rPr>
                <w:t xml:space="preserve">Reaching </w:t>
              </w:r>
            </w:ins>
            <w:r w:rsidR="003538C4" w:rsidRPr="00B26FEC">
              <w:rPr>
                <w:b/>
                <w:bCs/>
              </w:rPr>
              <w:t>duration</w:t>
            </w:r>
          </w:p>
        </w:tc>
        <w:tc>
          <w:tcPr>
            <w:tcW w:w="1701" w:type="dxa"/>
            <w:tcPrChange w:id="1815" w:author="Chen Heller" w:date="2023-01-09T11:22:00Z">
              <w:tcPr>
                <w:tcW w:w="1701" w:type="dxa"/>
              </w:tcPr>
            </w:tcPrChange>
          </w:tcPr>
          <w:p w14:paraId="1C70275D" w14:textId="77777777" w:rsidR="001D2361" w:rsidRDefault="001D2361" w:rsidP="001D2361">
            <w:pPr>
              <w:ind w:firstLine="0"/>
            </w:pPr>
            <w:r>
              <w:t>415.88 (29.76)</w:t>
            </w:r>
          </w:p>
        </w:tc>
        <w:tc>
          <w:tcPr>
            <w:tcW w:w="1701" w:type="dxa"/>
            <w:tcPrChange w:id="1816" w:author="Chen Heller" w:date="2023-01-09T11:22:00Z">
              <w:tcPr>
                <w:tcW w:w="1701" w:type="dxa"/>
              </w:tcPr>
            </w:tcPrChange>
          </w:tcPr>
          <w:p w14:paraId="15A2DD2D" w14:textId="77777777" w:rsidR="001D2361" w:rsidRDefault="001D2361" w:rsidP="001D2361">
            <w:pPr>
              <w:ind w:firstLine="0"/>
            </w:pPr>
            <w:r>
              <w:t>429 (28.32)</w:t>
            </w:r>
          </w:p>
        </w:tc>
        <w:tc>
          <w:tcPr>
            <w:tcW w:w="708" w:type="dxa"/>
            <w:tcPrChange w:id="1817" w:author="Chen Heller" w:date="2023-01-09T11:22:00Z">
              <w:tcPr>
                <w:tcW w:w="708" w:type="dxa"/>
              </w:tcPr>
            </w:tcPrChange>
          </w:tcPr>
          <w:p w14:paraId="240BB847" w14:textId="39E0D470" w:rsidR="001D2361" w:rsidRDefault="001D2361" w:rsidP="001D2361">
            <w:pPr>
              <w:ind w:firstLine="0"/>
            </w:pPr>
            <w:del w:id="1818" w:author="Chen Heller" w:date="2023-01-16T11:25:00Z">
              <w:r w:rsidDel="00D76147">
                <w:delText>6.40</w:delText>
              </w:r>
            </w:del>
          </w:p>
        </w:tc>
        <w:tc>
          <w:tcPr>
            <w:tcW w:w="1134" w:type="dxa"/>
            <w:tcPrChange w:id="1819" w:author="Chen Heller" w:date="2023-01-09T11:22:00Z">
              <w:tcPr>
                <w:tcW w:w="1134" w:type="dxa"/>
              </w:tcPr>
            </w:tcPrChange>
          </w:tcPr>
          <w:p w14:paraId="70A946B8" w14:textId="77777777" w:rsidR="001D2361" w:rsidRDefault="001D2361" w:rsidP="001D2361">
            <w:pPr>
              <w:ind w:firstLine="0"/>
            </w:pPr>
            <w:r>
              <w:t>&lt;0.001*</w:t>
            </w:r>
          </w:p>
        </w:tc>
        <w:tc>
          <w:tcPr>
            <w:tcW w:w="1701" w:type="dxa"/>
            <w:tcPrChange w:id="1820" w:author="Chen Heller" w:date="2023-01-09T11:22:00Z">
              <w:tcPr>
                <w:tcW w:w="1701" w:type="dxa"/>
              </w:tcPr>
            </w:tcPrChange>
          </w:tcPr>
          <w:p w14:paraId="290AF343" w14:textId="028710BF" w:rsidR="001D2361" w:rsidRDefault="001D2361" w:rsidP="001D2361">
            <w:pPr>
              <w:ind w:firstLine="0"/>
            </w:pPr>
            <w:r>
              <w:t>-17.</w:t>
            </w:r>
            <w:del w:id="1821" w:author="Chen Heller" w:date="2023-01-16T11:26:00Z">
              <w:r w:rsidDel="00D76147">
                <w:delText>32</w:delText>
              </w:r>
            </w:del>
            <w:ins w:id="1822" w:author="Chen Heller" w:date="2023-01-16T11:26:00Z">
              <w:r w:rsidR="00D76147">
                <w:t>08</w:t>
              </w:r>
            </w:ins>
            <w:r>
              <w:t>, -</w:t>
            </w:r>
            <w:del w:id="1823" w:author="Chen Heller" w:date="2023-01-16T11:26:00Z">
              <w:r w:rsidDel="00D76147">
                <w:delText>8.93</w:delText>
              </w:r>
            </w:del>
            <w:ins w:id="1824" w:author="Chen Heller" w:date="2023-01-16T11:26:00Z">
              <w:r w:rsidR="00D76147">
                <w:t>9.17</w:t>
              </w:r>
            </w:ins>
          </w:p>
        </w:tc>
        <w:tc>
          <w:tcPr>
            <w:tcW w:w="709" w:type="dxa"/>
            <w:tcPrChange w:id="1825" w:author="Chen Heller" w:date="2023-01-09T11:22:00Z">
              <w:tcPr>
                <w:tcW w:w="709" w:type="dxa"/>
              </w:tcPr>
            </w:tcPrChange>
          </w:tcPr>
          <w:p w14:paraId="242312E7" w14:textId="77777777" w:rsidR="001D2361" w:rsidRDefault="001D2361" w:rsidP="001D2361">
            <w:pPr>
              <w:ind w:firstLine="0"/>
            </w:pPr>
            <w:r>
              <w:t>1.17</w:t>
            </w:r>
          </w:p>
        </w:tc>
      </w:tr>
      <w:tr w:rsidR="001D2361" w14:paraId="4B08520B" w14:textId="77777777" w:rsidTr="00E875AF">
        <w:trPr>
          <w:trHeight w:val="490"/>
          <w:trPrChange w:id="1826" w:author="Chen Heller" w:date="2023-01-09T11:22:00Z">
            <w:trPr>
              <w:trHeight w:val="490"/>
            </w:trPr>
          </w:trPrChange>
        </w:trPr>
        <w:tc>
          <w:tcPr>
            <w:tcW w:w="284" w:type="dxa"/>
            <w:vMerge/>
            <w:tcBorders>
              <w:top w:val="single" w:sz="12" w:space="0" w:color="auto"/>
              <w:bottom w:val="single" w:sz="12" w:space="0" w:color="auto"/>
            </w:tcBorders>
            <w:tcPrChange w:id="1827" w:author="Chen Heller" w:date="2023-01-09T11:22: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b/>
                <w:bCs/>
              </w:rPr>
            </w:pPr>
          </w:p>
        </w:tc>
        <w:tc>
          <w:tcPr>
            <w:tcW w:w="2269" w:type="dxa"/>
            <w:tcBorders>
              <w:bottom w:val="single" w:sz="12" w:space="0" w:color="auto"/>
            </w:tcBorders>
            <w:tcPrChange w:id="1828" w:author="Chen Heller" w:date="2023-01-09T11:22:00Z">
              <w:tcPr>
                <w:tcW w:w="2269" w:type="dxa"/>
                <w:tcBorders>
                  <w:bottom w:val="single" w:sz="12" w:space="0" w:color="auto"/>
                </w:tcBorders>
              </w:tcPr>
            </w:tcPrChange>
          </w:tcPr>
          <w:p w14:paraId="16ED81E1" w14:textId="15F37E80" w:rsidR="001D2361" w:rsidRPr="00EA2CED" w:rsidRDefault="001D2361" w:rsidP="001D2361">
            <w:pPr>
              <w:ind w:firstLine="0"/>
              <w:rPr>
                <w:b/>
                <w:bCs/>
              </w:rPr>
            </w:pPr>
            <w:r w:rsidRPr="00EA2CED">
              <w:rPr>
                <w:b/>
                <w:bCs/>
              </w:rPr>
              <w:t>COM</w:t>
            </w:r>
          </w:p>
        </w:tc>
        <w:tc>
          <w:tcPr>
            <w:tcW w:w="1701" w:type="dxa"/>
            <w:tcBorders>
              <w:bottom w:val="single" w:sz="12" w:space="0" w:color="auto"/>
            </w:tcBorders>
            <w:tcPrChange w:id="1829" w:author="Chen Heller" w:date="2023-01-09T11:22:00Z">
              <w:tcPr>
                <w:tcW w:w="1701" w:type="dxa"/>
                <w:tcBorders>
                  <w:bottom w:val="single" w:sz="12" w:space="0" w:color="auto"/>
                </w:tcBorders>
              </w:tcPr>
            </w:tcPrChange>
          </w:tcPr>
          <w:p w14:paraId="309C5D92" w14:textId="465D225E" w:rsidR="001D2361" w:rsidRDefault="001D2361" w:rsidP="001D2361">
            <w:pPr>
              <w:ind w:firstLine="0"/>
            </w:pPr>
            <w:del w:id="1830" w:author="Chen Heller" w:date="2023-02-02T10:42:00Z">
              <w:r w:rsidDel="00D62DBE">
                <w:delText>0.24</w:delText>
              </w:r>
            </w:del>
            <w:ins w:id="1831" w:author="Chen Heller" w:date="2023-02-02T10:42:00Z">
              <w:r w:rsidR="00D62DBE">
                <w:t>1.77</w:t>
              </w:r>
            </w:ins>
            <w:r>
              <w:t xml:space="preserve"> (0.</w:t>
            </w:r>
            <w:del w:id="1832" w:author="Chen Heller" w:date="2023-02-02T10:42:00Z">
              <w:r w:rsidDel="00D62DBE">
                <w:delText>12</w:delText>
              </w:r>
            </w:del>
            <w:ins w:id="1833" w:author="Chen Heller" w:date="2023-02-02T10:42:00Z">
              <w:r w:rsidR="00D62DBE">
                <w:t>40</w:t>
              </w:r>
            </w:ins>
            <w:r>
              <w:t>)</w:t>
            </w:r>
          </w:p>
        </w:tc>
        <w:tc>
          <w:tcPr>
            <w:tcW w:w="1701" w:type="dxa"/>
            <w:tcBorders>
              <w:bottom w:val="single" w:sz="12" w:space="0" w:color="auto"/>
            </w:tcBorders>
            <w:tcPrChange w:id="1834" w:author="Chen Heller" w:date="2023-01-09T11:22:00Z">
              <w:tcPr>
                <w:tcW w:w="1701" w:type="dxa"/>
                <w:tcBorders>
                  <w:bottom w:val="single" w:sz="12" w:space="0" w:color="auto"/>
                </w:tcBorders>
              </w:tcPr>
            </w:tcPrChange>
          </w:tcPr>
          <w:p w14:paraId="79BE72CB" w14:textId="66D1B5E1" w:rsidR="001D2361" w:rsidRDefault="001D2361" w:rsidP="001D2361">
            <w:pPr>
              <w:ind w:firstLine="0"/>
            </w:pPr>
            <w:del w:id="1835" w:author="Chen Heller" w:date="2023-02-02T10:42:00Z">
              <w:r w:rsidDel="00D62DBE">
                <w:delText>0</w:delText>
              </w:r>
            </w:del>
            <w:ins w:id="1836" w:author="Chen Heller" w:date="2023-02-02T10:42:00Z">
              <w:r w:rsidR="00D62DBE">
                <w:t>1</w:t>
              </w:r>
            </w:ins>
            <w:r>
              <w:t>.</w:t>
            </w:r>
            <w:del w:id="1837" w:author="Chen Heller" w:date="2023-02-02T10:42:00Z">
              <w:r w:rsidDel="00D62DBE">
                <w:delText xml:space="preserve">22 </w:delText>
              </w:r>
            </w:del>
            <w:ins w:id="1838" w:author="Chen Heller" w:date="2023-02-02T10:42:00Z">
              <w:r w:rsidR="00D62DBE">
                <w:t xml:space="preserve">99 </w:t>
              </w:r>
            </w:ins>
            <w:r>
              <w:t>(0.</w:t>
            </w:r>
            <w:del w:id="1839" w:author="Chen Heller" w:date="2023-02-02T10:42:00Z">
              <w:r w:rsidDel="00D62DBE">
                <w:delText>11</w:delText>
              </w:r>
            </w:del>
            <w:ins w:id="1840" w:author="Chen Heller" w:date="2023-02-02T10:42:00Z">
              <w:r w:rsidR="00D62DBE">
                <w:t>48</w:t>
              </w:r>
            </w:ins>
            <w:r>
              <w:t>)</w:t>
            </w:r>
          </w:p>
        </w:tc>
        <w:tc>
          <w:tcPr>
            <w:tcW w:w="708" w:type="dxa"/>
            <w:tcBorders>
              <w:bottom w:val="single" w:sz="12" w:space="0" w:color="auto"/>
            </w:tcBorders>
            <w:tcPrChange w:id="1841" w:author="Chen Heller" w:date="2023-01-09T11:22:00Z">
              <w:tcPr>
                <w:tcW w:w="708" w:type="dxa"/>
                <w:tcBorders>
                  <w:bottom w:val="single" w:sz="12" w:space="0" w:color="auto"/>
                </w:tcBorders>
              </w:tcPr>
            </w:tcPrChange>
          </w:tcPr>
          <w:p w14:paraId="1A46BDE6" w14:textId="58966E32" w:rsidR="001D2361" w:rsidRDefault="001D2361" w:rsidP="001D2361">
            <w:pPr>
              <w:ind w:firstLine="0"/>
            </w:pPr>
            <w:del w:id="1842" w:author="Chen Heller" w:date="2023-02-02T10:43:00Z">
              <w:r w:rsidDel="00D62DBE">
                <w:delText>1.06</w:delText>
              </w:r>
            </w:del>
          </w:p>
        </w:tc>
        <w:tc>
          <w:tcPr>
            <w:tcW w:w="1134" w:type="dxa"/>
            <w:tcBorders>
              <w:bottom w:val="single" w:sz="12" w:space="0" w:color="auto"/>
            </w:tcBorders>
            <w:tcPrChange w:id="1843" w:author="Chen Heller" w:date="2023-01-09T11:22:00Z">
              <w:tcPr>
                <w:tcW w:w="1134" w:type="dxa"/>
                <w:tcBorders>
                  <w:bottom w:val="single" w:sz="12" w:space="0" w:color="auto"/>
                </w:tcBorders>
              </w:tcPr>
            </w:tcPrChange>
          </w:tcPr>
          <w:p w14:paraId="26EFE69D" w14:textId="502F5E24" w:rsidR="001D2361" w:rsidRDefault="001D2361" w:rsidP="001D2361">
            <w:pPr>
              <w:ind w:firstLine="0"/>
            </w:pPr>
            <w:r>
              <w:t>0.</w:t>
            </w:r>
            <w:del w:id="1844" w:author="Chen Heller" w:date="2023-02-02T10:43:00Z">
              <w:r w:rsidDel="00D62DBE">
                <w:delText>318</w:delText>
              </w:r>
            </w:del>
            <w:ins w:id="1845" w:author="Chen Heller" w:date="2023-02-02T10:43:00Z">
              <w:r w:rsidR="00D62DBE">
                <w:t>0</w:t>
              </w:r>
            </w:ins>
            <w:ins w:id="1846" w:author="Chen Heller" w:date="2023-03-07T16:23:00Z">
              <w:r w:rsidR="0080087A">
                <w:t>2</w:t>
              </w:r>
            </w:ins>
            <w:ins w:id="1847" w:author="Chen Heller" w:date="2023-03-07T16:24:00Z">
              <w:r w:rsidR="00E93D6A">
                <w:t>*</w:t>
              </w:r>
            </w:ins>
          </w:p>
        </w:tc>
        <w:tc>
          <w:tcPr>
            <w:tcW w:w="1701" w:type="dxa"/>
            <w:tcBorders>
              <w:bottom w:val="single" w:sz="12" w:space="0" w:color="auto"/>
            </w:tcBorders>
            <w:tcPrChange w:id="1848" w:author="Chen Heller" w:date="2023-01-09T11:22:00Z">
              <w:tcPr>
                <w:tcW w:w="1701" w:type="dxa"/>
                <w:tcBorders>
                  <w:bottom w:val="single" w:sz="12" w:space="0" w:color="auto"/>
                </w:tcBorders>
              </w:tcPr>
            </w:tcPrChange>
          </w:tcPr>
          <w:p w14:paraId="5C6EE881" w14:textId="58107F47" w:rsidR="001D2361" w:rsidRDefault="001D2361" w:rsidP="001D2361">
            <w:pPr>
              <w:ind w:firstLine="0"/>
            </w:pPr>
            <w:r>
              <w:t>-0.</w:t>
            </w:r>
            <w:del w:id="1849" w:author="Chen Heller" w:date="2023-02-02T10:43:00Z">
              <w:r w:rsidDel="00D62DBE">
                <w:delText>02</w:delText>
              </w:r>
            </w:del>
            <w:ins w:id="1850" w:author="Chen Heller" w:date="2023-03-07T16:21:00Z">
              <w:r w:rsidR="00592631">
                <w:t>39</w:t>
              </w:r>
            </w:ins>
            <w:r>
              <w:t xml:space="preserve">, </w:t>
            </w:r>
            <w:ins w:id="1851" w:author="Chen Heller" w:date="2023-03-07T16:13:00Z">
              <w:r w:rsidR="0023191C">
                <w:t>-</w:t>
              </w:r>
            </w:ins>
            <w:r>
              <w:t>0.</w:t>
            </w:r>
            <w:del w:id="1852" w:author="Chen Heller" w:date="2023-02-02T10:43:00Z">
              <w:r w:rsidDel="00D62DBE">
                <w:delText>06</w:delText>
              </w:r>
            </w:del>
            <w:ins w:id="1853" w:author="Chen Heller" w:date="2023-02-02T10:43:00Z">
              <w:r w:rsidR="00D62DBE">
                <w:t>0</w:t>
              </w:r>
            </w:ins>
            <w:ins w:id="1854" w:author="Chen Heller" w:date="2023-03-07T16:21:00Z">
              <w:r w:rsidR="00592631">
                <w:t>5</w:t>
              </w:r>
            </w:ins>
          </w:p>
        </w:tc>
        <w:tc>
          <w:tcPr>
            <w:tcW w:w="709" w:type="dxa"/>
            <w:tcBorders>
              <w:bottom w:val="single" w:sz="12" w:space="0" w:color="auto"/>
            </w:tcBorders>
            <w:tcPrChange w:id="1855" w:author="Chen Heller" w:date="2023-01-09T11:22:00Z">
              <w:tcPr>
                <w:tcW w:w="709" w:type="dxa"/>
                <w:tcBorders>
                  <w:bottom w:val="single" w:sz="12" w:space="0" w:color="auto"/>
                </w:tcBorders>
              </w:tcPr>
            </w:tcPrChange>
          </w:tcPr>
          <w:p w14:paraId="25DA840B" w14:textId="52B2EF3D" w:rsidR="001D2361" w:rsidRDefault="001D2361" w:rsidP="001D2361">
            <w:pPr>
              <w:ind w:firstLine="0"/>
            </w:pPr>
            <w:r>
              <w:t>0.</w:t>
            </w:r>
            <w:del w:id="1856" w:author="Chen Heller" w:date="2023-02-02T10:43:00Z">
              <w:r w:rsidDel="00423623">
                <w:delText>19</w:delText>
              </w:r>
            </w:del>
            <w:ins w:id="1857" w:author="Chen Heller" w:date="2023-02-02T10:43:00Z">
              <w:r w:rsidR="00423623">
                <w:t>4</w:t>
              </w:r>
            </w:ins>
            <w:ins w:id="1858" w:author="Chen Heller" w:date="2023-03-07T16:13:00Z">
              <w:r w:rsidR="0023191C">
                <w:t>6</w:t>
              </w:r>
            </w:ins>
          </w:p>
        </w:tc>
      </w:tr>
      <w:tr w:rsidR="001D2361" w14:paraId="5199F135" w14:textId="77777777" w:rsidTr="00EE2AAC">
        <w:trPr>
          <w:trHeight w:val="498"/>
          <w:trPrChange w:id="1859" w:author="Chen Heller" w:date="2023-03-12T11:01:00Z">
            <w:trPr>
              <w:trHeight w:val="285"/>
            </w:trPr>
          </w:trPrChange>
        </w:trPr>
        <w:tc>
          <w:tcPr>
            <w:tcW w:w="10207" w:type="dxa"/>
            <w:gridSpan w:val="8"/>
            <w:tcPrChange w:id="1860" w:author="Chen Heller" w:date="2023-03-12T11:01:00Z">
              <w:tcPr>
                <w:tcW w:w="10207" w:type="dxa"/>
                <w:gridSpan w:val="8"/>
              </w:tcPr>
            </w:tcPrChange>
          </w:tcPr>
          <w:p w14:paraId="194044BE" w14:textId="77777777" w:rsidR="001D2361" w:rsidRDefault="001D2361" w:rsidP="001D2361">
            <w:pPr>
              <w:ind w:firstLine="0"/>
            </w:pPr>
            <w:r>
              <w:rPr>
                <w:b/>
                <w:bCs/>
              </w:rPr>
              <w:t>Keyboard</w:t>
            </w:r>
          </w:p>
        </w:tc>
      </w:tr>
      <w:tr w:rsidR="001D2361" w14:paraId="25841132" w14:textId="77777777" w:rsidTr="00EE7036">
        <w:trPr>
          <w:trHeight w:val="490"/>
          <w:trPrChange w:id="1861" w:author="Chen Heller" w:date="2023-01-09T11:37:00Z">
            <w:trPr>
              <w:trHeight w:val="490"/>
            </w:trPr>
          </w:trPrChange>
        </w:trPr>
        <w:tc>
          <w:tcPr>
            <w:tcW w:w="284" w:type="dxa"/>
            <w:tcBorders>
              <w:bottom w:val="single" w:sz="12" w:space="0" w:color="000000"/>
            </w:tcBorders>
            <w:tcPrChange w:id="1862" w:author="Chen Heller" w:date="2023-01-09T11:37:00Z">
              <w:tcPr>
                <w:tcW w:w="284" w:type="dxa"/>
                <w:tcBorders>
                  <w:bottom w:val="single" w:sz="12" w:space="0" w:color="auto"/>
                </w:tcBorders>
              </w:tcPr>
            </w:tcPrChange>
          </w:tcPr>
          <w:p w14:paraId="19C76356" w14:textId="77777777" w:rsidR="001D2361" w:rsidRPr="00EA2CED" w:rsidRDefault="001D2361" w:rsidP="001D2361">
            <w:pPr>
              <w:ind w:firstLine="0"/>
              <w:rPr>
                <w:b/>
                <w:bCs/>
              </w:rPr>
            </w:pPr>
          </w:p>
        </w:tc>
        <w:tc>
          <w:tcPr>
            <w:tcW w:w="2269" w:type="dxa"/>
            <w:tcBorders>
              <w:bottom w:val="single" w:sz="12" w:space="0" w:color="000000"/>
            </w:tcBorders>
            <w:tcPrChange w:id="1863" w:author="Chen Heller" w:date="2023-01-09T11:37:00Z">
              <w:tcPr>
                <w:tcW w:w="2269" w:type="dxa"/>
                <w:tcBorders>
                  <w:bottom w:val="single" w:sz="12" w:space="0" w:color="auto"/>
                </w:tcBorders>
              </w:tcPr>
            </w:tcPrChange>
          </w:tcPr>
          <w:p w14:paraId="113A8EFF" w14:textId="77777777" w:rsidR="001D2361" w:rsidRPr="00EA2CED" w:rsidRDefault="001D2361" w:rsidP="001D2361">
            <w:pPr>
              <w:ind w:firstLine="0"/>
              <w:rPr>
                <w:b/>
                <w:bCs/>
              </w:rPr>
            </w:pPr>
            <w:r>
              <w:rPr>
                <w:b/>
                <w:bCs/>
              </w:rPr>
              <w:t>Response Time</w:t>
            </w:r>
          </w:p>
        </w:tc>
        <w:tc>
          <w:tcPr>
            <w:tcW w:w="1701" w:type="dxa"/>
            <w:tcBorders>
              <w:bottom w:val="single" w:sz="12" w:space="0" w:color="000000"/>
            </w:tcBorders>
            <w:tcPrChange w:id="1864" w:author="Chen Heller" w:date="2023-01-09T11:37:00Z">
              <w:tcPr>
                <w:tcW w:w="1701" w:type="dxa"/>
                <w:tcBorders>
                  <w:bottom w:val="single" w:sz="12" w:space="0" w:color="auto"/>
                </w:tcBorders>
              </w:tcPr>
            </w:tcPrChange>
          </w:tcPr>
          <w:p w14:paraId="0E8C7B52" w14:textId="77777777" w:rsidR="001D2361" w:rsidRDefault="001D2361" w:rsidP="001D2361">
            <w:pPr>
              <w:ind w:firstLine="0"/>
            </w:pPr>
            <w:r>
              <w:t>525.53 (35.76)</w:t>
            </w:r>
          </w:p>
        </w:tc>
        <w:tc>
          <w:tcPr>
            <w:tcW w:w="1701" w:type="dxa"/>
            <w:tcBorders>
              <w:bottom w:val="single" w:sz="12" w:space="0" w:color="000000"/>
            </w:tcBorders>
            <w:tcPrChange w:id="1865" w:author="Chen Heller" w:date="2023-01-09T11:37:00Z">
              <w:tcPr>
                <w:tcW w:w="1701" w:type="dxa"/>
                <w:tcBorders>
                  <w:bottom w:val="single" w:sz="12" w:space="0" w:color="auto"/>
                </w:tcBorders>
              </w:tcPr>
            </w:tcPrChange>
          </w:tcPr>
          <w:p w14:paraId="3E63B27C" w14:textId="77777777" w:rsidR="001D2361" w:rsidRDefault="001D2361" w:rsidP="001D2361">
            <w:pPr>
              <w:ind w:firstLine="0"/>
            </w:pPr>
            <w:r>
              <w:t>545.46 (32.87)</w:t>
            </w:r>
          </w:p>
        </w:tc>
        <w:tc>
          <w:tcPr>
            <w:tcW w:w="708" w:type="dxa"/>
            <w:tcBorders>
              <w:bottom w:val="single" w:sz="12" w:space="0" w:color="000000"/>
            </w:tcBorders>
            <w:tcPrChange w:id="1866" w:author="Chen Heller" w:date="2023-01-09T11:37:00Z">
              <w:tcPr>
                <w:tcW w:w="708" w:type="dxa"/>
                <w:tcBorders>
                  <w:bottom w:val="single" w:sz="12" w:space="0" w:color="auto"/>
                </w:tcBorders>
              </w:tcPr>
            </w:tcPrChange>
          </w:tcPr>
          <w:p w14:paraId="11C313A5" w14:textId="77777777" w:rsidR="001D2361" w:rsidRDefault="001D2361" w:rsidP="001D2361">
            <w:pPr>
              <w:ind w:firstLine="0"/>
            </w:pPr>
            <w:r>
              <w:t>6.42</w:t>
            </w:r>
          </w:p>
        </w:tc>
        <w:tc>
          <w:tcPr>
            <w:tcW w:w="1134" w:type="dxa"/>
            <w:tcBorders>
              <w:bottom w:val="single" w:sz="12" w:space="0" w:color="000000"/>
            </w:tcBorders>
            <w:tcPrChange w:id="1867" w:author="Chen Heller" w:date="2023-01-09T11:37:00Z">
              <w:tcPr>
                <w:tcW w:w="1134" w:type="dxa"/>
                <w:tcBorders>
                  <w:bottom w:val="single" w:sz="12" w:space="0" w:color="auto"/>
                </w:tcBorders>
              </w:tcPr>
            </w:tcPrChange>
          </w:tcPr>
          <w:p w14:paraId="03D55732" w14:textId="77777777" w:rsidR="001D2361" w:rsidRDefault="001D2361" w:rsidP="001D2361">
            <w:pPr>
              <w:ind w:firstLine="0"/>
            </w:pPr>
            <w:r>
              <w:t>&lt;0.001*</w:t>
            </w:r>
          </w:p>
        </w:tc>
        <w:tc>
          <w:tcPr>
            <w:tcW w:w="1701" w:type="dxa"/>
            <w:tcBorders>
              <w:bottom w:val="single" w:sz="12" w:space="0" w:color="000000"/>
            </w:tcBorders>
            <w:tcPrChange w:id="1868" w:author="Chen Heller" w:date="2023-01-09T11:37:00Z">
              <w:tcPr>
                <w:tcW w:w="1701" w:type="dxa"/>
                <w:tcBorders>
                  <w:bottom w:val="single" w:sz="12" w:space="0" w:color="auto"/>
                </w:tcBorders>
              </w:tcPr>
            </w:tcPrChange>
          </w:tcPr>
          <w:p w14:paraId="2A7EB9C2" w14:textId="77777777" w:rsidR="001D2361" w:rsidRDefault="001D2361" w:rsidP="001D2361">
            <w:pPr>
              <w:ind w:firstLine="0"/>
            </w:pPr>
            <w:r>
              <w:t>-26.27, -13.58</w:t>
            </w:r>
          </w:p>
        </w:tc>
        <w:tc>
          <w:tcPr>
            <w:tcW w:w="709" w:type="dxa"/>
            <w:tcPrChange w:id="1869" w:author="Chen Heller" w:date="2023-01-09T11:37:00Z">
              <w:tcPr>
                <w:tcW w:w="709" w:type="dxa"/>
                <w:tcBorders>
                  <w:bottom w:val="single" w:sz="12" w:space="0" w:color="auto"/>
                </w:tcBorders>
              </w:tcPr>
            </w:tcPrChange>
          </w:tcPr>
          <w:p w14:paraId="5AA921D7" w14:textId="77777777" w:rsidR="001D2361" w:rsidRDefault="001D2361" w:rsidP="001D2361">
            <w:pPr>
              <w:ind w:firstLine="0"/>
            </w:pPr>
            <w:r>
              <w:t>1.17</w:t>
            </w:r>
          </w:p>
        </w:tc>
      </w:tr>
      <w:tr w:rsidR="00EE7036" w14:paraId="49D5FC69" w14:textId="77777777" w:rsidTr="00E875AF">
        <w:trPr>
          <w:trHeight w:val="490"/>
          <w:trPrChange w:id="1870" w:author="Chen Heller" w:date="2023-01-09T11:22:00Z">
            <w:trPr>
              <w:trHeight w:val="490"/>
            </w:trPr>
          </w:trPrChange>
        </w:trPr>
        <w:tc>
          <w:tcPr>
            <w:tcW w:w="10207" w:type="dxa"/>
            <w:gridSpan w:val="8"/>
            <w:tcBorders>
              <w:top w:val="single" w:sz="12" w:space="0" w:color="auto"/>
            </w:tcBorders>
            <w:tcPrChange w:id="1871" w:author="Chen Heller" w:date="2023-01-09T11:22:00Z">
              <w:tcPr>
                <w:tcW w:w="10207" w:type="dxa"/>
                <w:gridSpan w:val="8"/>
                <w:tcBorders>
                  <w:top w:val="single" w:sz="12" w:space="0" w:color="auto"/>
                </w:tcBorders>
              </w:tcPr>
            </w:tcPrChange>
          </w:tcPr>
          <w:p w14:paraId="569467B4" w14:textId="34ADB385" w:rsidR="00EE7036" w:rsidRPr="00EA2CED" w:rsidRDefault="00EE7036">
            <w:pPr>
              <w:spacing w:line="480" w:lineRule="auto"/>
              <w:ind w:firstLine="0"/>
              <w:rPr>
                <w:sz w:val="22"/>
                <w:szCs w:val="22"/>
              </w:rPr>
              <w:pPrChange w:id="1872" w:author="Chen Heller" w:date="2023-03-12T11:05:00Z">
                <w:pPr>
                  <w:ind w:firstLine="0"/>
                </w:pPr>
              </w:pPrChange>
            </w:pPr>
            <w:r w:rsidRPr="00EA2CED">
              <w:rPr>
                <w:i/>
                <w:iCs/>
                <w:sz w:val="22"/>
                <w:szCs w:val="22"/>
              </w:rPr>
              <w:t xml:space="preserve">Note. </w:t>
            </w:r>
            <w:del w:id="1873" w:author="Chen Heller" w:date="2023-01-17T14:32:00Z">
              <w:r w:rsidR="00A34CE5" w:rsidRPr="00EA2CED" w:rsidDel="003D5244">
                <w:rPr>
                  <w:sz w:val="22"/>
                  <w:szCs w:val="22"/>
                </w:rPr>
                <w:delText>T</w:delText>
              </w:r>
            </w:del>
            <w:ins w:id="1874" w:author="Chen Heller" w:date="2023-01-17T14:32:00Z">
              <w:r w:rsidR="003D5244">
                <w:rPr>
                  <w:sz w:val="22"/>
                  <w:szCs w:val="22"/>
                </w:rPr>
                <w:t>t</w:t>
              </w:r>
            </w:ins>
            <w:r>
              <w:rPr>
                <w:sz w:val="22"/>
                <w:szCs w:val="22"/>
              </w:rPr>
              <w: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w:t>
            </w:r>
            <w:del w:id="1875" w:author="Chen Heller" w:date="2023-01-17T14:32:00Z">
              <w:r w:rsidDel="003D5244">
                <w:rPr>
                  <w:sz w:val="22"/>
                  <w:szCs w:val="22"/>
                </w:rPr>
                <w:delText xml:space="preserve">corrected </w:delText>
              </w:r>
            </w:del>
            <w:r>
              <w:rPr>
                <w:sz w:val="22"/>
                <w:szCs w:val="22"/>
              </w:rPr>
              <w:t xml:space="preserve">p-value </w:t>
            </w:r>
            <w:ins w:id="1876" w:author="Chen Heller" w:date="2023-01-17T14:32:00Z">
              <w:r w:rsidR="003D5244">
                <w:rPr>
                  <w:sz w:val="22"/>
                  <w:szCs w:val="22"/>
                </w:rPr>
                <w:t xml:space="preserve">corrected </w:t>
              </w:r>
            </w:ins>
            <w:r>
              <w:rPr>
                <w:sz w:val="22"/>
                <w:szCs w:val="22"/>
              </w:rPr>
              <w:t xml:space="preserve">for multiple comparisons; </w:t>
            </w:r>
            <w:r w:rsidRPr="00EA2CED">
              <w:rPr>
                <w:sz w:val="22"/>
                <w:szCs w:val="22"/>
              </w:rPr>
              <w:t>CI = 95% confidence interval</w:t>
            </w:r>
            <w:r>
              <w:rPr>
                <w:sz w:val="22"/>
                <w:szCs w:val="22"/>
              </w:rPr>
              <w:t>s</w:t>
            </w:r>
            <w:r w:rsidRPr="00EA2CED">
              <w:rPr>
                <w:sz w:val="22"/>
                <w:szCs w:val="22"/>
              </w:rPr>
              <w:t>; d = Cohen's d.</w:t>
            </w:r>
          </w:p>
          <w:p w14:paraId="165B5B9B" w14:textId="3D08B891" w:rsidR="00EE7036" w:rsidRDefault="00EE7036">
            <w:pPr>
              <w:spacing w:line="480" w:lineRule="auto"/>
              <w:ind w:firstLine="0"/>
              <w:pPrChange w:id="1877" w:author="Chen Heller" w:date="2023-03-12T11:05:00Z">
                <w:pPr>
                  <w:ind w:firstLine="0"/>
                </w:pPr>
              </w:pPrChange>
            </w:pPr>
            <w:r w:rsidRPr="00EA2CED">
              <w:rPr>
                <w:sz w:val="22"/>
                <w:szCs w:val="22"/>
              </w:rPr>
              <w:t xml:space="preserve">* p &lt; </w:t>
            </w:r>
            <w:r>
              <w:rPr>
                <w:sz w:val="22"/>
                <w:szCs w:val="22"/>
              </w:rPr>
              <w:t>p</w:t>
            </w:r>
            <w:del w:id="1878" w:author="Chen Heller" w:date="2023-03-02T15:10:00Z">
              <w:r w:rsidDel="007E5925">
                <w:rPr>
                  <w:sz w:val="22"/>
                  <w:szCs w:val="22"/>
                </w:rPr>
                <w:delText xml:space="preserve"> </w:delText>
              </w:r>
            </w:del>
            <w:ins w:id="1879" w:author="Chen Heller" w:date="2023-03-02T15:10:00Z">
              <w:r w:rsidR="007E5925">
                <w:rPr>
                  <w:sz w:val="22"/>
                  <w:szCs w:val="22"/>
                </w:rPr>
                <w:t>-</w:t>
              </w:r>
            </w:ins>
            <w:r>
              <w:rPr>
                <w:sz w:val="22"/>
                <w:szCs w:val="22"/>
              </w:rPr>
              <w:t xml:space="preserve">value for </w:t>
            </w:r>
            <m:oMath>
              <m:r>
                <w:rPr>
                  <w:rFonts w:ascii="Cambria Math" w:hAnsi="Cambria Math"/>
                  <w:sz w:val="22"/>
                  <w:szCs w:val="22"/>
                </w:rPr>
                <m:t>α=0.05</m:t>
              </m:r>
            </m:oMath>
            <w:r>
              <w:rPr>
                <w:sz w:val="22"/>
                <w:szCs w:val="22"/>
              </w:rPr>
              <w:t xml:space="preserve"> after adjustment according to</w:t>
            </w:r>
            <w:ins w:id="1880" w:author="Chen Heller" w:date="2023-03-02T15:10:00Z">
              <w:r w:rsidR="007E5925">
                <w:rPr>
                  <w:sz w:val="22"/>
                  <w:szCs w:val="22"/>
                </w:rPr>
                <w:t xml:space="preserve"> the</w:t>
              </w:r>
            </w:ins>
            <w:r>
              <w:rPr>
                <w:sz w:val="22"/>
                <w:szCs w:val="22"/>
              </w:rPr>
              <w:t xml:space="preserve"> </w:t>
            </w:r>
            <w:r w:rsidRPr="00EA2CED">
              <w:rPr>
                <w:sz w:val="22"/>
                <w:szCs w:val="22"/>
              </w:rPr>
              <w:t xml:space="preserve">Tree-BH </w:t>
            </w:r>
            <w:r>
              <w:rPr>
                <w:sz w:val="22"/>
                <w:szCs w:val="22"/>
              </w:rPr>
              <w:t>method.</w:t>
            </w:r>
          </w:p>
        </w:tc>
      </w:tr>
    </w:tbl>
    <w:p w14:paraId="31C457C0" w14:textId="62CA9588" w:rsidR="003D0BDD" w:rsidRDefault="003D0BDD" w:rsidP="00E47313">
      <w:pPr>
        <w:ind w:firstLine="0"/>
        <w:rPr>
          <w:ins w:id="1881" w:author="Chen Heller" w:date="2023-03-12T10:46:00Z"/>
        </w:rPr>
      </w:pPr>
    </w:p>
    <w:p w14:paraId="10D770A1" w14:textId="77777777" w:rsidR="003D0BDD" w:rsidRDefault="003D0BDD" w:rsidP="00E47313">
      <w:pPr>
        <w:ind w:firstLine="0"/>
        <w:rPr>
          <w:ins w:id="1882" w:author="Chen Heller" w:date="2023-03-12T10:45:00Z"/>
        </w:rPr>
      </w:pPr>
    </w:p>
    <w:p w14:paraId="211FE07B" w14:textId="500423B5" w:rsidR="003D0BDD" w:rsidRDefault="003D0BDD">
      <w:pPr>
        <w:pStyle w:val="TableFigure"/>
        <w:rPr>
          <w:ins w:id="1883" w:author="Chen Heller" w:date="2023-03-12T10:47:00Z"/>
        </w:rPr>
        <w:pPrChange w:id="1884" w:author="Chen Heller" w:date="2023-05-08T11:13:00Z">
          <w:pPr>
            <w:pStyle w:val="Caption"/>
            <w:keepNext/>
          </w:pPr>
        </w:pPrChange>
      </w:pPr>
      <w:bookmarkStart w:id="1885" w:name="_Ref134436585"/>
      <w:ins w:id="1886" w:author="Chen Heller" w:date="2023-03-12T10:46:00Z">
        <w:r w:rsidRPr="00E04DE0">
          <w:t xml:space="preserve">Table </w:t>
        </w:r>
        <w:r w:rsidRPr="00E04DE0">
          <w:fldChar w:fldCharType="begin"/>
        </w:r>
        <w:r w:rsidRPr="00E04DE0">
          <w:instrText xml:space="preserve"> SEQ Table \* ARABIC </w:instrText>
        </w:r>
      </w:ins>
      <w:r w:rsidRPr="00E04DE0">
        <w:fldChar w:fldCharType="separate"/>
      </w:r>
      <w:ins w:id="1887" w:author="Chen Heller" w:date="2023-03-12T10:46:00Z">
        <w:r w:rsidRPr="00E04DE0">
          <w:rPr>
            <w:noProof/>
          </w:rPr>
          <w:t>2</w:t>
        </w:r>
        <w:r w:rsidRPr="00E04DE0">
          <w:fldChar w:fldCharType="end"/>
        </w:r>
      </w:ins>
      <w:bookmarkEnd w:id="1885"/>
    </w:p>
    <w:p w14:paraId="49DAABCC" w14:textId="53B9E06F" w:rsidR="00CA2A22" w:rsidRPr="00CA2A22" w:rsidRDefault="005B6EC9">
      <w:pPr>
        <w:spacing w:after="240"/>
        <w:ind w:firstLine="0"/>
        <w:rPr>
          <w:ins w:id="1888" w:author="Chen Heller" w:date="2023-03-12T10:46:00Z"/>
          <w:i/>
          <w:iCs/>
          <w:rPrChange w:id="1889" w:author="Chen Heller" w:date="2023-03-12T10:47:00Z">
            <w:rPr>
              <w:ins w:id="1890" w:author="Chen Heller" w:date="2023-03-12T10:46:00Z"/>
            </w:rPr>
          </w:rPrChange>
        </w:rPr>
        <w:pPrChange w:id="1891" w:author="Chen Heller" w:date="2023-03-12T11:03:00Z">
          <w:pPr/>
        </w:pPrChange>
      </w:pPr>
      <w:ins w:id="1892" w:author="Chen Heller" w:date="2023-03-12T11:10:00Z">
        <w:r>
          <w:rPr>
            <w:i/>
            <w:iCs/>
          </w:rPr>
          <w:t>Congruency Effect in the Reaching and Keyboard Session</w:t>
        </w:r>
      </w:ins>
      <w:ins w:id="1893" w:author="Chen Heller" w:date="2023-03-12T11:11:00Z">
        <w:r>
          <w:rPr>
            <w:i/>
            <w:iCs/>
          </w:rPr>
          <w:t>s, Normalized within Participant</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894" w:author="Chen Heller" w:date="2023-03-12T10:46:00Z">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895">
          <w:tblGrid>
            <w:gridCol w:w="284"/>
            <w:gridCol w:w="2269"/>
            <w:gridCol w:w="1701"/>
            <w:gridCol w:w="1701"/>
            <w:gridCol w:w="708"/>
            <w:gridCol w:w="1134"/>
            <w:gridCol w:w="1701"/>
            <w:gridCol w:w="709"/>
          </w:tblGrid>
        </w:tblGridChange>
      </w:tblGrid>
      <w:tr w:rsidR="003D0BDD" w14:paraId="6CA78B4E" w14:textId="77777777" w:rsidTr="003D0BDD">
        <w:trPr>
          <w:trHeight w:val="510"/>
          <w:ins w:id="1896" w:author="Chen Heller" w:date="2023-03-12T10:45:00Z"/>
          <w:trPrChange w:id="1897" w:author="Chen Heller" w:date="2023-03-12T10:46:00Z">
            <w:trPr>
              <w:trHeight w:val="510"/>
            </w:trPr>
          </w:trPrChange>
        </w:trPr>
        <w:tc>
          <w:tcPr>
            <w:tcW w:w="284" w:type="dxa"/>
            <w:tcBorders>
              <w:top w:val="single" w:sz="12" w:space="0" w:color="auto"/>
            </w:tcBorders>
            <w:tcPrChange w:id="1898" w:author="Chen Heller" w:date="2023-03-12T10:46:00Z">
              <w:tcPr>
                <w:tcW w:w="284" w:type="dxa"/>
                <w:tcBorders>
                  <w:top w:val="single" w:sz="12" w:space="0" w:color="auto"/>
                </w:tcBorders>
              </w:tcPr>
            </w:tcPrChange>
          </w:tcPr>
          <w:p w14:paraId="58A7E614" w14:textId="77777777" w:rsidR="003D0BDD" w:rsidRDefault="003D0BDD" w:rsidP="00974A4E">
            <w:pPr>
              <w:ind w:firstLine="0"/>
              <w:rPr>
                <w:ins w:id="1899" w:author="Chen Heller" w:date="2023-03-12T10:45:00Z"/>
              </w:rPr>
            </w:pPr>
          </w:p>
        </w:tc>
        <w:tc>
          <w:tcPr>
            <w:tcW w:w="2269" w:type="dxa"/>
            <w:tcBorders>
              <w:top w:val="single" w:sz="12" w:space="0" w:color="auto"/>
            </w:tcBorders>
            <w:tcPrChange w:id="1900" w:author="Chen Heller" w:date="2023-03-12T10:46:00Z">
              <w:tcPr>
                <w:tcW w:w="2269" w:type="dxa"/>
                <w:tcBorders>
                  <w:top w:val="single" w:sz="12" w:space="0" w:color="auto"/>
                </w:tcBorders>
              </w:tcPr>
            </w:tcPrChange>
          </w:tcPr>
          <w:p w14:paraId="3C328407" w14:textId="06D16838" w:rsidR="003D0BDD" w:rsidRPr="00A628BB" w:rsidRDefault="003D0BDD" w:rsidP="00974A4E">
            <w:pPr>
              <w:ind w:firstLine="0"/>
              <w:rPr>
                <w:ins w:id="1901" w:author="Chen Heller" w:date="2023-03-12T10:45:00Z"/>
                <w:b/>
                <w:bCs/>
                <w:rPrChange w:id="1902" w:author="Chen Heller" w:date="2023-03-12T11:00:00Z">
                  <w:rPr>
                    <w:ins w:id="1903" w:author="Chen Heller" w:date="2023-03-12T10:45:00Z"/>
                  </w:rPr>
                </w:rPrChange>
              </w:rPr>
            </w:pPr>
          </w:p>
        </w:tc>
        <w:tc>
          <w:tcPr>
            <w:tcW w:w="1701" w:type="dxa"/>
            <w:tcBorders>
              <w:top w:val="single" w:sz="12" w:space="0" w:color="auto"/>
              <w:bottom w:val="single" w:sz="12" w:space="0" w:color="auto"/>
            </w:tcBorders>
            <w:tcPrChange w:id="1904" w:author="Chen Heller" w:date="2023-03-12T10:46:00Z">
              <w:tcPr>
                <w:tcW w:w="1701" w:type="dxa"/>
                <w:tcBorders>
                  <w:top w:val="single" w:sz="12" w:space="0" w:color="auto"/>
                  <w:bottom w:val="single" w:sz="12" w:space="0" w:color="auto"/>
                </w:tcBorders>
              </w:tcPr>
            </w:tcPrChange>
          </w:tcPr>
          <w:p w14:paraId="78FFD68F" w14:textId="77777777" w:rsidR="003D0BDD" w:rsidRPr="00EA2CED" w:rsidRDefault="003D0BDD" w:rsidP="00974A4E">
            <w:pPr>
              <w:ind w:firstLine="0"/>
              <w:jc w:val="center"/>
              <w:rPr>
                <w:ins w:id="1905" w:author="Chen Heller" w:date="2023-03-12T10:45:00Z"/>
                <w:b/>
                <w:bCs/>
              </w:rPr>
            </w:pPr>
            <w:ins w:id="1906" w:author="Chen Heller" w:date="2023-03-12T10:45:00Z">
              <w:r w:rsidRPr="00EA2CED">
                <w:rPr>
                  <w:b/>
                  <w:bCs/>
                </w:rPr>
                <w:t>Congruent</w:t>
              </w:r>
            </w:ins>
          </w:p>
        </w:tc>
        <w:tc>
          <w:tcPr>
            <w:tcW w:w="1701" w:type="dxa"/>
            <w:tcBorders>
              <w:top w:val="single" w:sz="12" w:space="0" w:color="auto"/>
              <w:bottom w:val="single" w:sz="12" w:space="0" w:color="auto"/>
            </w:tcBorders>
            <w:tcPrChange w:id="1907" w:author="Chen Heller" w:date="2023-03-12T10:46:00Z">
              <w:tcPr>
                <w:tcW w:w="1701" w:type="dxa"/>
                <w:tcBorders>
                  <w:top w:val="single" w:sz="12" w:space="0" w:color="auto"/>
                  <w:bottom w:val="single" w:sz="12" w:space="0" w:color="auto"/>
                </w:tcBorders>
              </w:tcPr>
            </w:tcPrChange>
          </w:tcPr>
          <w:p w14:paraId="09D719DF" w14:textId="77777777" w:rsidR="003D0BDD" w:rsidRPr="00EA2CED" w:rsidRDefault="003D0BDD" w:rsidP="00974A4E">
            <w:pPr>
              <w:ind w:firstLine="0"/>
              <w:jc w:val="center"/>
              <w:rPr>
                <w:ins w:id="1908" w:author="Chen Heller" w:date="2023-03-12T10:45:00Z"/>
                <w:b/>
                <w:bCs/>
              </w:rPr>
            </w:pPr>
            <w:ins w:id="1909" w:author="Chen Heller" w:date="2023-03-12T10:45:00Z">
              <w:r w:rsidRPr="00EA2CED">
                <w:rPr>
                  <w:b/>
                  <w:bCs/>
                </w:rPr>
                <w:t>Incongruent</w:t>
              </w:r>
            </w:ins>
          </w:p>
        </w:tc>
        <w:tc>
          <w:tcPr>
            <w:tcW w:w="708" w:type="dxa"/>
            <w:tcBorders>
              <w:top w:val="single" w:sz="12" w:space="0" w:color="auto"/>
            </w:tcBorders>
            <w:tcPrChange w:id="1910" w:author="Chen Heller" w:date="2023-03-12T10:46:00Z">
              <w:tcPr>
                <w:tcW w:w="708" w:type="dxa"/>
                <w:tcBorders>
                  <w:top w:val="single" w:sz="12" w:space="0" w:color="auto"/>
                </w:tcBorders>
              </w:tcPr>
            </w:tcPrChange>
          </w:tcPr>
          <w:p w14:paraId="1C084579" w14:textId="77777777" w:rsidR="003D0BDD" w:rsidRPr="00EA2CED" w:rsidRDefault="003D0BDD" w:rsidP="00974A4E">
            <w:pPr>
              <w:ind w:firstLine="0"/>
              <w:jc w:val="center"/>
              <w:rPr>
                <w:ins w:id="1911" w:author="Chen Heller" w:date="2023-03-12T10:45:00Z"/>
                <w:b/>
                <w:bCs/>
              </w:rPr>
            </w:pPr>
          </w:p>
        </w:tc>
        <w:tc>
          <w:tcPr>
            <w:tcW w:w="1134" w:type="dxa"/>
            <w:tcBorders>
              <w:top w:val="single" w:sz="12" w:space="0" w:color="auto"/>
            </w:tcBorders>
            <w:tcPrChange w:id="1912" w:author="Chen Heller" w:date="2023-03-12T10:46:00Z">
              <w:tcPr>
                <w:tcW w:w="1134" w:type="dxa"/>
                <w:tcBorders>
                  <w:top w:val="single" w:sz="12" w:space="0" w:color="auto"/>
                </w:tcBorders>
              </w:tcPr>
            </w:tcPrChange>
          </w:tcPr>
          <w:p w14:paraId="045DF50C" w14:textId="77777777" w:rsidR="003D0BDD" w:rsidRPr="00EA2CED" w:rsidRDefault="003D0BDD" w:rsidP="00974A4E">
            <w:pPr>
              <w:ind w:firstLine="0"/>
              <w:jc w:val="center"/>
              <w:rPr>
                <w:ins w:id="1913" w:author="Chen Heller" w:date="2023-03-12T10:45:00Z"/>
                <w:b/>
                <w:bCs/>
              </w:rPr>
            </w:pPr>
          </w:p>
        </w:tc>
        <w:tc>
          <w:tcPr>
            <w:tcW w:w="1701" w:type="dxa"/>
            <w:tcBorders>
              <w:top w:val="single" w:sz="12" w:space="0" w:color="auto"/>
            </w:tcBorders>
            <w:tcPrChange w:id="1914" w:author="Chen Heller" w:date="2023-03-12T10:46:00Z">
              <w:tcPr>
                <w:tcW w:w="1701" w:type="dxa"/>
                <w:tcBorders>
                  <w:top w:val="single" w:sz="12" w:space="0" w:color="auto"/>
                </w:tcBorders>
              </w:tcPr>
            </w:tcPrChange>
          </w:tcPr>
          <w:p w14:paraId="238E88C8" w14:textId="77777777" w:rsidR="003D0BDD" w:rsidRDefault="003D0BDD" w:rsidP="00974A4E">
            <w:pPr>
              <w:ind w:firstLine="0"/>
              <w:rPr>
                <w:ins w:id="1915" w:author="Chen Heller" w:date="2023-03-12T10:45:00Z"/>
              </w:rPr>
            </w:pPr>
          </w:p>
        </w:tc>
        <w:tc>
          <w:tcPr>
            <w:tcW w:w="709" w:type="dxa"/>
            <w:tcBorders>
              <w:top w:val="single" w:sz="12" w:space="0" w:color="auto"/>
            </w:tcBorders>
            <w:tcPrChange w:id="1916" w:author="Chen Heller" w:date="2023-03-12T10:46:00Z">
              <w:tcPr>
                <w:tcW w:w="709" w:type="dxa"/>
                <w:tcBorders>
                  <w:top w:val="single" w:sz="12" w:space="0" w:color="auto"/>
                </w:tcBorders>
              </w:tcPr>
            </w:tcPrChange>
          </w:tcPr>
          <w:p w14:paraId="2E2215B5" w14:textId="77777777" w:rsidR="003D0BDD" w:rsidRDefault="003D0BDD" w:rsidP="00974A4E">
            <w:pPr>
              <w:ind w:firstLine="0"/>
              <w:rPr>
                <w:ins w:id="1917" w:author="Chen Heller" w:date="2023-03-12T10:45:00Z"/>
              </w:rPr>
            </w:pPr>
          </w:p>
        </w:tc>
      </w:tr>
      <w:tr w:rsidR="003D0BDD" w14:paraId="2C5439EA" w14:textId="77777777" w:rsidTr="003D0BDD">
        <w:trPr>
          <w:trHeight w:val="254"/>
          <w:ins w:id="1918" w:author="Chen Heller" w:date="2023-03-12T10:45:00Z"/>
          <w:trPrChange w:id="1919" w:author="Chen Heller" w:date="2023-03-12T10:46:00Z">
            <w:trPr>
              <w:trHeight w:val="254"/>
            </w:trPr>
          </w:trPrChange>
        </w:trPr>
        <w:tc>
          <w:tcPr>
            <w:tcW w:w="284" w:type="dxa"/>
            <w:tcBorders>
              <w:bottom w:val="single" w:sz="12" w:space="0" w:color="auto"/>
            </w:tcBorders>
            <w:tcPrChange w:id="1920" w:author="Chen Heller" w:date="2023-03-12T10:46:00Z">
              <w:tcPr>
                <w:tcW w:w="284" w:type="dxa"/>
                <w:tcBorders>
                  <w:bottom w:val="single" w:sz="12" w:space="0" w:color="auto"/>
                </w:tcBorders>
              </w:tcPr>
            </w:tcPrChange>
          </w:tcPr>
          <w:p w14:paraId="72982545" w14:textId="77777777" w:rsidR="003D0BDD" w:rsidRPr="00EA2CED" w:rsidRDefault="003D0BDD" w:rsidP="00974A4E">
            <w:pPr>
              <w:ind w:firstLine="0"/>
              <w:rPr>
                <w:ins w:id="1921" w:author="Chen Heller" w:date="2023-03-12T10:45:00Z"/>
                <w:b/>
                <w:bCs/>
              </w:rPr>
            </w:pPr>
          </w:p>
        </w:tc>
        <w:tc>
          <w:tcPr>
            <w:tcW w:w="2269" w:type="dxa"/>
            <w:tcBorders>
              <w:bottom w:val="single" w:sz="12" w:space="0" w:color="auto"/>
            </w:tcBorders>
            <w:tcPrChange w:id="1922" w:author="Chen Heller" w:date="2023-03-12T10:46:00Z">
              <w:tcPr>
                <w:tcW w:w="2269" w:type="dxa"/>
                <w:tcBorders>
                  <w:bottom w:val="single" w:sz="12" w:space="0" w:color="auto"/>
                </w:tcBorders>
              </w:tcPr>
            </w:tcPrChange>
          </w:tcPr>
          <w:p w14:paraId="51DAC4AC" w14:textId="77777777" w:rsidR="003D0BDD" w:rsidRPr="00EA2CED" w:rsidRDefault="003D0BDD" w:rsidP="00974A4E">
            <w:pPr>
              <w:ind w:firstLine="0"/>
              <w:rPr>
                <w:ins w:id="1923" w:author="Chen Heller" w:date="2023-03-12T10:45:00Z"/>
                <w:b/>
                <w:bCs/>
              </w:rPr>
            </w:pPr>
          </w:p>
        </w:tc>
        <w:tc>
          <w:tcPr>
            <w:tcW w:w="1701" w:type="dxa"/>
            <w:tcBorders>
              <w:top w:val="single" w:sz="12" w:space="0" w:color="auto"/>
              <w:bottom w:val="single" w:sz="12" w:space="0" w:color="auto"/>
            </w:tcBorders>
            <w:tcPrChange w:id="1924" w:author="Chen Heller" w:date="2023-03-12T10:46:00Z">
              <w:tcPr>
                <w:tcW w:w="1701" w:type="dxa"/>
                <w:tcBorders>
                  <w:top w:val="single" w:sz="12" w:space="0" w:color="auto"/>
                  <w:bottom w:val="single" w:sz="12" w:space="0" w:color="auto"/>
                </w:tcBorders>
              </w:tcPr>
            </w:tcPrChange>
          </w:tcPr>
          <w:p w14:paraId="50B7D705" w14:textId="77777777" w:rsidR="003D0BDD" w:rsidRPr="00EA2CED" w:rsidRDefault="003D0BDD" w:rsidP="00974A4E">
            <w:pPr>
              <w:ind w:firstLine="0"/>
              <w:rPr>
                <w:ins w:id="1925" w:author="Chen Heller" w:date="2023-03-12T10:45:00Z"/>
                <w:b/>
                <w:bCs/>
              </w:rPr>
            </w:pPr>
            <w:ins w:id="1926" w:author="Chen Heller" w:date="2023-03-12T10:45:00Z">
              <w:r>
                <w:rPr>
                  <w:b/>
                  <w:bCs/>
                </w:rPr>
                <w:t>M (SD)</w:t>
              </w:r>
            </w:ins>
          </w:p>
        </w:tc>
        <w:tc>
          <w:tcPr>
            <w:tcW w:w="1701" w:type="dxa"/>
            <w:tcBorders>
              <w:top w:val="single" w:sz="12" w:space="0" w:color="auto"/>
              <w:bottom w:val="single" w:sz="12" w:space="0" w:color="auto"/>
            </w:tcBorders>
            <w:tcPrChange w:id="1927" w:author="Chen Heller" w:date="2023-03-12T10:46:00Z">
              <w:tcPr>
                <w:tcW w:w="1701" w:type="dxa"/>
                <w:tcBorders>
                  <w:top w:val="single" w:sz="12" w:space="0" w:color="auto"/>
                  <w:bottom w:val="single" w:sz="12" w:space="0" w:color="auto"/>
                </w:tcBorders>
              </w:tcPr>
            </w:tcPrChange>
          </w:tcPr>
          <w:p w14:paraId="37C0C12B" w14:textId="77777777" w:rsidR="003D0BDD" w:rsidRPr="00EA2CED" w:rsidRDefault="003D0BDD" w:rsidP="00974A4E">
            <w:pPr>
              <w:ind w:firstLine="0"/>
              <w:rPr>
                <w:ins w:id="1928" w:author="Chen Heller" w:date="2023-03-12T10:45:00Z"/>
                <w:b/>
                <w:bCs/>
              </w:rPr>
            </w:pPr>
            <w:ins w:id="1929" w:author="Chen Heller" w:date="2023-03-12T10:45:00Z">
              <w:r>
                <w:rPr>
                  <w:b/>
                  <w:bCs/>
                </w:rPr>
                <w:t>M (SD)</w:t>
              </w:r>
            </w:ins>
          </w:p>
        </w:tc>
        <w:tc>
          <w:tcPr>
            <w:tcW w:w="708" w:type="dxa"/>
            <w:tcBorders>
              <w:bottom w:val="single" w:sz="12" w:space="0" w:color="auto"/>
            </w:tcBorders>
            <w:tcPrChange w:id="1930" w:author="Chen Heller" w:date="2023-03-12T10:46:00Z">
              <w:tcPr>
                <w:tcW w:w="708" w:type="dxa"/>
                <w:tcBorders>
                  <w:bottom w:val="single" w:sz="12" w:space="0" w:color="auto"/>
                </w:tcBorders>
              </w:tcPr>
            </w:tcPrChange>
          </w:tcPr>
          <w:p w14:paraId="78BF6D1A" w14:textId="77777777" w:rsidR="003D0BDD" w:rsidRPr="00EA2CED" w:rsidRDefault="003D0BDD" w:rsidP="00974A4E">
            <w:pPr>
              <w:ind w:firstLine="0"/>
              <w:rPr>
                <w:ins w:id="1931" w:author="Chen Heller" w:date="2023-03-12T10:45:00Z"/>
                <w:b/>
                <w:bCs/>
              </w:rPr>
            </w:pPr>
            <w:proofErr w:type="gramStart"/>
            <w:ins w:id="1932" w:author="Chen Heller" w:date="2023-03-12T10:45:00Z">
              <w:r>
                <w:rPr>
                  <w:b/>
                  <w:bCs/>
                </w:rPr>
                <w:t>t(</w:t>
              </w:r>
              <w:proofErr w:type="gramEnd"/>
              <w:r>
                <w:rPr>
                  <w:b/>
                  <w:bCs/>
                </w:rPr>
                <w:t>29)</w:t>
              </w:r>
            </w:ins>
          </w:p>
        </w:tc>
        <w:tc>
          <w:tcPr>
            <w:tcW w:w="1134" w:type="dxa"/>
            <w:tcBorders>
              <w:bottom w:val="single" w:sz="12" w:space="0" w:color="auto"/>
            </w:tcBorders>
            <w:tcPrChange w:id="1933" w:author="Chen Heller" w:date="2023-03-12T10:46:00Z">
              <w:tcPr>
                <w:tcW w:w="1134" w:type="dxa"/>
                <w:tcBorders>
                  <w:bottom w:val="single" w:sz="12" w:space="0" w:color="auto"/>
                </w:tcBorders>
              </w:tcPr>
            </w:tcPrChange>
          </w:tcPr>
          <w:p w14:paraId="62C98085" w14:textId="77777777" w:rsidR="003D0BDD" w:rsidRPr="00EA2CED" w:rsidRDefault="003D0BDD" w:rsidP="00974A4E">
            <w:pPr>
              <w:ind w:firstLine="0"/>
              <w:rPr>
                <w:ins w:id="1934" w:author="Chen Heller" w:date="2023-03-12T10:45:00Z"/>
                <w:b/>
                <w:bCs/>
              </w:rPr>
            </w:pPr>
            <w:ins w:id="1935" w:author="Chen Heller" w:date="2023-03-12T10:45:00Z">
              <w:r>
                <w:rPr>
                  <w:b/>
                  <w:bCs/>
                </w:rPr>
                <w:t>p</w:t>
              </w:r>
            </w:ins>
          </w:p>
        </w:tc>
        <w:tc>
          <w:tcPr>
            <w:tcW w:w="1701" w:type="dxa"/>
            <w:tcBorders>
              <w:bottom w:val="single" w:sz="12" w:space="0" w:color="auto"/>
            </w:tcBorders>
            <w:tcPrChange w:id="1936" w:author="Chen Heller" w:date="2023-03-12T10:46:00Z">
              <w:tcPr>
                <w:tcW w:w="1701" w:type="dxa"/>
                <w:tcBorders>
                  <w:bottom w:val="single" w:sz="12" w:space="0" w:color="auto"/>
                </w:tcBorders>
              </w:tcPr>
            </w:tcPrChange>
          </w:tcPr>
          <w:p w14:paraId="675454BE" w14:textId="77777777" w:rsidR="003D0BDD" w:rsidRPr="00EA2CED" w:rsidRDefault="003D0BDD" w:rsidP="00974A4E">
            <w:pPr>
              <w:ind w:firstLine="0"/>
              <w:rPr>
                <w:ins w:id="1937" w:author="Chen Heller" w:date="2023-03-12T10:45:00Z"/>
                <w:b/>
                <w:bCs/>
              </w:rPr>
            </w:pPr>
            <w:ins w:id="1938" w:author="Chen Heller" w:date="2023-03-12T10:45:00Z">
              <w:r>
                <w:rPr>
                  <w:b/>
                  <w:bCs/>
                </w:rPr>
                <w:t>CI</w:t>
              </w:r>
            </w:ins>
          </w:p>
        </w:tc>
        <w:tc>
          <w:tcPr>
            <w:tcW w:w="709" w:type="dxa"/>
            <w:tcBorders>
              <w:bottom w:val="single" w:sz="12" w:space="0" w:color="auto"/>
            </w:tcBorders>
            <w:tcPrChange w:id="1939" w:author="Chen Heller" w:date="2023-03-12T10:46:00Z">
              <w:tcPr>
                <w:tcW w:w="709" w:type="dxa"/>
                <w:tcBorders>
                  <w:bottom w:val="single" w:sz="12" w:space="0" w:color="auto"/>
                </w:tcBorders>
              </w:tcPr>
            </w:tcPrChange>
          </w:tcPr>
          <w:p w14:paraId="2943E27A" w14:textId="77777777" w:rsidR="003D0BDD" w:rsidRPr="00EA2CED" w:rsidRDefault="003D0BDD" w:rsidP="00974A4E">
            <w:pPr>
              <w:ind w:firstLine="0"/>
              <w:rPr>
                <w:ins w:id="1940" w:author="Chen Heller" w:date="2023-03-12T10:45:00Z"/>
                <w:b/>
                <w:bCs/>
              </w:rPr>
            </w:pPr>
            <w:ins w:id="1941" w:author="Chen Heller" w:date="2023-03-12T10:45:00Z">
              <w:r>
                <w:rPr>
                  <w:b/>
                  <w:bCs/>
                </w:rPr>
                <w:t>d</w:t>
              </w:r>
            </w:ins>
          </w:p>
        </w:tc>
      </w:tr>
      <w:tr w:rsidR="003D0BDD" w14:paraId="5B211E11" w14:textId="77777777" w:rsidTr="003D0BDD">
        <w:trPr>
          <w:trHeight w:val="283"/>
          <w:ins w:id="1942" w:author="Chen Heller" w:date="2023-03-12T10:45:00Z"/>
          <w:trPrChange w:id="1943" w:author="Chen Heller" w:date="2023-03-12T10:46:00Z">
            <w:trPr>
              <w:trHeight w:val="283"/>
            </w:trPr>
          </w:trPrChange>
        </w:trPr>
        <w:tc>
          <w:tcPr>
            <w:tcW w:w="10207" w:type="dxa"/>
            <w:gridSpan w:val="8"/>
            <w:tcBorders>
              <w:top w:val="single" w:sz="12" w:space="0" w:color="000000"/>
            </w:tcBorders>
            <w:tcPrChange w:id="1944" w:author="Chen Heller" w:date="2023-03-12T10:46:00Z">
              <w:tcPr>
                <w:tcW w:w="10207" w:type="dxa"/>
                <w:gridSpan w:val="8"/>
                <w:tcBorders>
                  <w:top w:val="single" w:sz="12" w:space="0" w:color="000000"/>
                </w:tcBorders>
              </w:tcPr>
            </w:tcPrChange>
          </w:tcPr>
          <w:p w14:paraId="4279F10B" w14:textId="72D11053" w:rsidR="003D0BDD" w:rsidRDefault="003D0BDD" w:rsidP="00974A4E">
            <w:pPr>
              <w:ind w:firstLine="0"/>
              <w:rPr>
                <w:ins w:id="1945" w:author="Chen Heller" w:date="2023-03-12T10:45:00Z"/>
              </w:rPr>
            </w:pPr>
            <w:ins w:id="1946" w:author="Chen Heller" w:date="2023-03-12T10:45:00Z">
              <w:r>
                <w:rPr>
                  <w:b/>
                  <w:bCs/>
                </w:rPr>
                <w:t>Reaching</w:t>
              </w:r>
            </w:ins>
          </w:p>
        </w:tc>
      </w:tr>
      <w:tr w:rsidR="003D0BDD" w14:paraId="4C908CC3" w14:textId="77777777" w:rsidTr="003D0BDD">
        <w:trPr>
          <w:trHeight w:val="490"/>
          <w:ins w:id="1947" w:author="Chen Heller" w:date="2023-03-12T10:45:00Z"/>
          <w:trPrChange w:id="1948" w:author="Chen Heller" w:date="2023-03-12T10:46:00Z">
            <w:trPr>
              <w:trHeight w:val="490"/>
            </w:trPr>
          </w:trPrChange>
        </w:trPr>
        <w:tc>
          <w:tcPr>
            <w:tcW w:w="284" w:type="dxa"/>
            <w:tcPrChange w:id="1949" w:author="Chen Heller" w:date="2023-03-12T10:46:00Z">
              <w:tcPr>
                <w:tcW w:w="284" w:type="dxa"/>
              </w:tcPr>
            </w:tcPrChange>
          </w:tcPr>
          <w:p w14:paraId="208B61AC" w14:textId="77777777" w:rsidR="003D0BDD" w:rsidRPr="00EA2CED" w:rsidRDefault="003D0BDD" w:rsidP="00974A4E">
            <w:pPr>
              <w:ind w:firstLine="0"/>
              <w:rPr>
                <w:ins w:id="1950" w:author="Chen Heller" w:date="2023-03-12T10:45:00Z"/>
                <w:b/>
                <w:bCs/>
              </w:rPr>
            </w:pPr>
          </w:p>
        </w:tc>
        <w:tc>
          <w:tcPr>
            <w:tcW w:w="2269" w:type="dxa"/>
            <w:tcPrChange w:id="1951" w:author="Chen Heller" w:date="2023-03-12T10:46:00Z">
              <w:tcPr>
                <w:tcW w:w="2269" w:type="dxa"/>
              </w:tcPr>
            </w:tcPrChange>
          </w:tcPr>
          <w:p w14:paraId="1E2EC1C1" w14:textId="77777777" w:rsidR="003D0BDD" w:rsidRDefault="003D0BDD" w:rsidP="00974A4E">
            <w:pPr>
              <w:ind w:firstLine="0"/>
              <w:rPr>
                <w:ins w:id="1952" w:author="Chen Heller" w:date="2023-03-12T10:45:00Z"/>
                <w:b/>
                <w:bCs/>
              </w:rPr>
            </w:pPr>
            <w:ins w:id="1953" w:author="Chen Heller" w:date="2023-03-12T10:45:00Z">
              <w:r w:rsidRPr="00EA2CED">
                <w:rPr>
                  <w:b/>
                  <w:bCs/>
                </w:rPr>
                <w:t>Traveled distance</w:t>
              </w:r>
            </w:ins>
          </w:p>
        </w:tc>
        <w:tc>
          <w:tcPr>
            <w:tcW w:w="1701" w:type="dxa"/>
            <w:tcPrChange w:id="1954" w:author="Chen Heller" w:date="2023-03-12T10:46:00Z">
              <w:tcPr>
                <w:tcW w:w="1701" w:type="dxa"/>
              </w:tcPr>
            </w:tcPrChange>
          </w:tcPr>
          <w:p w14:paraId="02CBBA6C" w14:textId="77777777" w:rsidR="003D0BDD" w:rsidRDefault="003D0BDD" w:rsidP="00974A4E">
            <w:pPr>
              <w:ind w:firstLine="0"/>
              <w:rPr>
                <w:ins w:id="1955" w:author="Chen Heller" w:date="2023-03-12T10:45:00Z"/>
              </w:rPr>
            </w:pPr>
            <w:ins w:id="1956" w:author="Chen Heller" w:date="2023-03-12T10:45:00Z">
              <w:r>
                <w:t>-8.79 (15.55)</w:t>
              </w:r>
            </w:ins>
          </w:p>
        </w:tc>
        <w:tc>
          <w:tcPr>
            <w:tcW w:w="1701" w:type="dxa"/>
            <w:tcPrChange w:id="1957" w:author="Chen Heller" w:date="2023-03-12T10:46:00Z">
              <w:tcPr>
                <w:tcW w:w="1701" w:type="dxa"/>
              </w:tcPr>
            </w:tcPrChange>
          </w:tcPr>
          <w:p w14:paraId="5CBB6247" w14:textId="77777777" w:rsidR="003D0BDD" w:rsidRDefault="003D0BDD" w:rsidP="00974A4E">
            <w:pPr>
              <w:ind w:firstLine="0"/>
              <w:rPr>
                <w:ins w:id="1958" w:author="Chen Heller" w:date="2023-03-12T10:45:00Z"/>
              </w:rPr>
            </w:pPr>
            <w:ins w:id="1959" w:author="Chen Heller" w:date="2023-03-12T10:45:00Z">
              <w:r>
                <w:t>16.13 (17.06)</w:t>
              </w:r>
            </w:ins>
          </w:p>
        </w:tc>
        <w:tc>
          <w:tcPr>
            <w:tcW w:w="708" w:type="dxa"/>
            <w:tcPrChange w:id="1960" w:author="Chen Heller" w:date="2023-03-12T10:46:00Z">
              <w:tcPr>
                <w:tcW w:w="708" w:type="dxa"/>
              </w:tcPr>
            </w:tcPrChange>
          </w:tcPr>
          <w:p w14:paraId="1BB61B9C" w14:textId="77777777" w:rsidR="003D0BDD" w:rsidRDefault="003D0BDD" w:rsidP="00974A4E">
            <w:pPr>
              <w:ind w:firstLine="0"/>
              <w:rPr>
                <w:ins w:id="1961" w:author="Chen Heller" w:date="2023-03-12T10:45:00Z"/>
              </w:rPr>
            </w:pPr>
            <w:ins w:id="1962" w:author="Chen Heller" w:date="2023-03-12T10:45:00Z">
              <w:r>
                <w:t>4.82</w:t>
              </w:r>
            </w:ins>
          </w:p>
        </w:tc>
        <w:tc>
          <w:tcPr>
            <w:tcW w:w="1134" w:type="dxa"/>
            <w:tcPrChange w:id="1963" w:author="Chen Heller" w:date="2023-03-12T10:46:00Z">
              <w:tcPr>
                <w:tcW w:w="1134" w:type="dxa"/>
              </w:tcPr>
            </w:tcPrChange>
          </w:tcPr>
          <w:p w14:paraId="344DE3AC" w14:textId="77777777" w:rsidR="003D0BDD" w:rsidRDefault="003D0BDD" w:rsidP="00974A4E">
            <w:pPr>
              <w:ind w:firstLine="0"/>
              <w:rPr>
                <w:ins w:id="1964" w:author="Chen Heller" w:date="2023-03-12T10:45:00Z"/>
              </w:rPr>
            </w:pPr>
            <w:ins w:id="1965" w:author="Chen Heller" w:date="2023-03-12T10:45:00Z">
              <w:r>
                <w:t>&lt;0.001*</w:t>
              </w:r>
            </w:ins>
          </w:p>
        </w:tc>
        <w:tc>
          <w:tcPr>
            <w:tcW w:w="1701" w:type="dxa"/>
            <w:tcPrChange w:id="1966" w:author="Chen Heller" w:date="2023-03-12T10:46:00Z">
              <w:tcPr>
                <w:tcW w:w="1701" w:type="dxa"/>
              </w:tcPr>
            </w:tcPrChange>
          </w:tcPr>
          <w:p w14:paraId="2B241993" w14:textId="77777777" w:rsidR="003D0BDD" w:rsidRDefault="003D0BDD" w:rsidP="00974A4E">
            <w:pPr>
              <w:ind w:firstLine="0"/>
              <w:rPr>
                <w:ins w:id="1967" w:author="Chen Heller" w:date="2023-03-12T10:45:00Z"/>
              </w:rPr>
            </w:pPr>
            <w:ins w:id="1968" w:author="Chen Heller" w:date="2023-03-12T10:45:00Z">
              <w:r>
                <w:t>-35.49, -14.36</w:t>
              </w:r>
            </w:ins>
          </w:p>
        </w:tc>
        <w:tc>
          <w:tcPr>
            <w:tcW w:w="709" w:type="dxa"/>
            <w:tcPrChange w:id="1969" w:author="Chen Heller" w:date="2023-03-12T10:46:00Z">
              <w:tcPr>
                <w:tcW w:w="709" w:type="dxa"/>
              </w:tcPr>
            </w:tcPrChange>
          </w:tcPr>
          <w:p w14:paraId="22F5D8F2" w14:textId="77777777" w:rsidR="003D0BDD" w:rsidRDefault="003D0BDD" w:rsidP="00974A4E">
            <w:pPr>
              <w:ind w:firstLine="0"/>
              <w:rPr>
                <w:ins w:id="1970" w:author="Chen Heller" w:date="2023-03-12T10:45:00Z"/>
              </w:rPr>
            </w:pPr>
            <w:ins w:id="1971" w:author="Chen Heller" w:date="2023-03-12T10:45:00Z">
              <w:r>
                <w:t>0.88</w:t>
              </w:r>
            </w:ins>
          </w:p>
        </w:tc>
      </w:tr>
      <w:tr w:rsidR="003D0BDD" w14:paraId="49C5EA52" w14:textId="77777777" w:rsidTr="003D0BDD">
        <w:trPr>
          <w:trHeight w:val="490"/>
          <w:ins w:id="1972" w:author="Chen Heller" w:date="2023-03-12T10:45:00Z"/>
          <w:trPrChange w:id="1973" w:author="Chen Heller" w:date="2023-03-12T10:46:00Z">
            <w:trPr>
              <w:trHeight w:val="490"/>
            </w:trPr>
          </w:trPrChange>
        </w:trPr>
        <w:tc>
          <w:tcPr>
            <w:tcW w:w="284" w:type="dxa"/>
            <w:tcPrChange w:id="1974" w:author="Chen Heller" w:date="2023-03-12T10:46:00Z">
              <w:tcPr>
                <w:tcW w:w="284" w:type="dxa"/>
              </w:tcPr>
            </w:tcPrChange>
          </w:tcPr>
          <w:p w14:paraId="6074EE4D" w14:textId="77777777" w:rsidR="003D0BDD" w:rsidRPr="00EA2CED" w:rsidRDefault="003D0BDD" w:rsidP="00974A4E">
            <w:pPr>
              <w:ind w:firstLine="0"/>
              <w:rPr>
                <w:ins w:id="1975" w:author="Chen Heller" w:date="2023-03-12T10:45:00Z"/>
                <w:b/>
                <w:bCs/>
              </w:rPr>
            </w:pPr>
          </w:p>
        </w:tc>
        <w:tc>
          <w:tcPr>
            <w:tcW w:w="2269" w:type="dxa"/>
            <w:tcPrChange w:id="1976" w:author="Chen Heller" w:date="2023-03-12T10:46:00Z">
              <w:tcPr>
                <w:tcW w:w="2269" w:type="dxa"/>
              </w:tcPr>
            </w:tcPrChange>
          </w:tcPr>
          <w:p w14:paraId="00E6FB89" w14:textId="205ACEBE" w:rsidR="003D0BDD" w:rsidRDefault="001A687C" w:rsidP="00974A4E">
            <w:pPr>
              <w:ind w:firstLine="0"/>
              <w:rPr>
                <w:ins w:id="1977" w:author="Chen Heller" w:date="2023-03-12T10:45:00Z"/>
                <w:b/>
                <w:bCs/>
              </w:rPr>
            </w:pPr>
            <w:ins w:id="1978" w:author="Chen Heller" w:date="2023-03-15T14:39:00Z">
              <w:r>
                <w:rPr>
                  <w:b/>
                  <w:bCs/>
                </w:rPr>
                <w:t>Reaching onset</w:t>
              </w:r>
            </w:ins>
          </w:p>
        </w:tc>
        <w:tc>
          <w:tcPr>
            <w:tcW w:w="1701" w:type="dxa"/>
            <w:tcPrChange w:id="1979" w:author="Chen Heller" w:date="2023-03-12T10:46:00Z">
              <w:tcPr>
                <w:tcW w:w="1701" w:type="dxa"/>
              </w:tcPr>
            </w:tcPrChange>
          </w:tcPr>
          <w:p w14:paraId="384C580A" w14:textId="77777777" w:rsidR="003D0BDD" w:rsidRDefault="003D0BDD" w:rsidP="00974A4E">
            <w:pPr>
              <w:ind w:firstLine="0"/>
              <w:rPr>
                <w:ins w:id="1980" w:author="Chen Heller" w:date="2023-03-12T10:45:00Z"/>
              </w:rPr>
            </w:pPr>
            <w:ins w:id="1981" w:author="Chen Heller" w:date="2023-03-12T10:45:00Z">
              <w:r>
                <w:t>-7.23 (96.02)</w:t>
              </w:r>
            </w:ins>
          </w:p>
        </w:tc>
        <w:tc>
          <w:tcPr>
            <w:tcW w:w="1701" w:type="dxa"/>
            <w:tcPrChange w:id="1982" w:author="Chen Heller" w:date="2023-03-12T10:46:00Z">
              <w:tcPr>
                <w:tcW w:w="1701" w:type="dxa"/>
              </w:tcPr>
            </w:tcPrChange>
          </w:tcPr>
          <w:p w14:paraId="63DA43FC" w14:textId="77777777" w:rsidR="003D0BDD" w:rsidRDefault="003D0BDD" w:rsidP="00974A4E">
            <w:pPr>
              <w:ind w:firstLine="0"/>
              <w:rPr>
                <w:ins w:id="1983" w:author="Chen Heller" w:date="2023-03-12T10:45:00Z"/>
              </w:rPr>
            </w:pPr>
            <w:ins w:id="1984" w:author="Chen Heller" w:date="2023-03-12T10:45:00Z">
              <w:r>
                <w:t>43.09 (107.69)</w:t>
              </w:r>
            </w:ins>
          </w:p>
        </w:tc>
        <w:tc>
          <w:tcPr>
            <w:tcW w:w="708" w:type="dxa"/>
            <w:tcPrChange w:id="1985" w:author="Chen Heller" w:date="2023-03-12T10:46:00Z">
              <w:tcPr>
                <w:tcW w:w="708" w:type="dxa"/>
              </w:tcPr>
            </w:tcPrChange>
          </w:tcPr>
          <w:p w14:paraId="476F035F" w14:textId="77777777" w:rsidR="003D0BDD" w:rsidRDefault="003D0BDD" w:rsidP="00974A4E">
            <w:pPr>
              <w:ind w:firstLine="0"/>
              <w:rPr>
                <w:ins w:id="1986" w:author="Chen Heller" w:date="2023-03-12T10:45:00Z"/>
              </w:rPr>
            </w:pPr>
          </w:p>
        </w:tc>
        <w:tc>
          <w:tcPr>
            <w:tcW w:w="1134" w:type="dxa"/>
            <w:tcPrChange w:id="1987" w:author="Chen Heller" w:date="2023-03-12T10:46:00Z">
              <w:tcPr>
                <w:tcW w:w="1134" w:type="dxa"/>
              </w:tcPr>
            </w:tcPrChange>
          </w:tcPr>
          <w:p w14:paraId="08E131C6" w14:textId="504AA130" w:rsidR="003D0BDD" w:rsidRDefault="003D0BDD" w:rsidP="00974A4E">
            <w:pPr>
              <w:ind w:firstLine="0"/>
              <w:rPr>
                <w:ins w:id="1988" w:author="Chen Heller" w:date="2023-03-12T10:45:00Z"/>
              </w:rPr>
            </w:pPr>
            <w:ins w:id="1989" w:author="Chen Heller" w:date="2023-03-12T10:45:00Z">
              <w:r>
                <w:t>0.</w:t>
              </w:r>
            </w:ins>
            <w:ins w:id="1990" w:author="Chen Heller" w:date="2023-03-12T12:49:00Z">
              <w:r w:rsidR="00CC7488">
                <w:t>16</w:t>
              </w:r>
            </w:ins>
            <w:ins w:id="1991" w:author="Chen Heller" w:date="2023-03-12T12:51:00Z">
              <w:r w:rsidR="002876D0">
                <w:t>1</w:t>
              </w:r>
            </w:ins>
          </w:p>
        </w:tc>
        <w:tc>
          <w:tcPr>
            <w:tcW w:w="1701" w:type="dxa"/>
            <w:tcPrChange w:id="1992" w:author="Chen Heller" w:date="2023-03-12T10:46:00Z">
              <w:tcPr>
                <w:tcW w:w="1701" w:type="dxa"/>
              </w:tcPr>
            </w:tcPrChange>
          </w:tcPr>
          <w:p w14:paraId="423F3FBD" w14:textId="1438DE76" w:rsidR="003D0BDD" w:rsidRDefault="005F073D" w:rsidP="00974A4E">
            <w:pPr>
              <w:ind w:firstLine="0"/>
              <w:rPr>
                <w:ins w:id="1993" w:author="Chen Heller" w:date="2023-03-12T10:45:00Z"/>
              </w:rPr>
            </w:pPr>
            <w:ins w:id="1994" w:author="Chen Heller" w:date="2023-03-12T11:19:00Z">
              <w:r>
                <w:t>-</w:t>
              </w:r>
            </w:ins>
            <w:ins w:id="1995" w:author="Chen Heller" w:date="2023-03-12T12:49:00Z">
              <w:r w:rsidR="00CC7488">
                <w:t>119, 17.90</w:t>
              </w:r>
            </w:ins>
          </w:p>
        </w:tc>
        <w:tc>
          <w:tcPr>
            <w:tcW w:w="709" w:type="dxa"/>
            <w:tcPrChange w:id="1996" w:author="Chen Heller" w:date="2023-03-12T10:46:00Z">
              <w:tcPr>
                <w:tcW w:w="709" w:type="dxa"/>
              </w:tcPr>
            </w:tcPrChange>
          </w:tcPr>
          <w:p w14:paraId="0F7D0217" w14:textId="2C226047" w:rsidR="003D0BDD" w:rsidRDefault="003D0BDD" w:rsidP="00974A4E">
            <w:pPr>
              <w:ind w:firstLine="0"/>
              <w:rPr>
                <w:ins w:id="1997" w:author="Chen Heller" w:date="2023-03-12T10:45:00Z"/>
              </w:rPr>
            </w:pPr>
            <w:ins w:id="1998" w:author="Chen Heller" w:date="2023-03-12T10:45:00Z">
              <w:r>
                <w:t>0.</w:t>
              </w:r>
            </w:ins>
            <w:ins w:id="1999" w:author="Chen Heller" w:date="2023-03-12T12:49:00Z">
              <w:r w:rsidR="00CC7488">
                <w:t>26</w:t>
              </w:r>
            </w:ins>
          </w:p>
        </w:tc>
      </w:tr>
      <w:tr w:rsidR="003D0BDD" w14:paraId="3E5C4A62" w14:textId="77777777" w:rsidTr="003D0BDD">
        <w:trPr>
          <w:trHeight w:val="490"/>
          <w:ins w:id="2000" w:author="Chen Heller" w:date="2023-03-12T10:45:00Z"/>
          <w:trPrChange w:id="2001" w:author="Chen Heller" w:date="2023-03-12T10:46:00Z">
            <w:trPr>
              <w:trHeight w:val="490"/>
            </w:trPr>
          </w:trPrChange>
        </w:trPr>
        <w:tc>
          <w:tcPr>
            <w:tcW w:w="284" w:type="dxa"/>
            <w:tcPrChange w:id="2002" w:author="Chen Heller" w:date="2023-03-12T10:46:00Z">
              <w:tcPr>
                <w:tcW w:w="284" w:type="dxa"/>
              </w:tcPr>
            </w:tcPrChange>
          </w:tcPr>
          <w:p w14:paraId="48BB2DF2" w14:textId="77777777" w:rsidR="003D0BDD" w:rsidRPr="00EA2CED" w:rsidRDefault="003D0BDD" w:rsidP="00974A4E">
            <w:pPr>
              <w:ind w:firstLine="0"/>
              <w:rPr>
                <w:ins w:id="2003" w:author="Chen Heller" w:date="2023-03-12T10:45:00Z"/>
                <w:b/>
                <w:bCs/>
              </w:rPr>
            </w:pPr>
          </w:p>
        </w:tc>
        <w:tc>
          <w:tcPr>
            <w:tcW w:w="2269" w:type="dxa"/>
            <w:tcPrChange w:id="2004" w:author="Chen Heller" w:date="2023-03-12T10:46:00Z">
              <w:tcPr>
                <w:tcW w:w="2269" w:type="dxa"/>
              </w:tcPr>
            </w:tcPrChange>
          </w:tcPr>
          <w:p w14:paraId="4FDE74CE" w14:textId="77777777" w:rsidR="003D0BDD" w:rsidRDefault="003D0BDD" w:rsidP="00974A4E">
            <w:pPr>
              <w:ind w:firstLine="0"/>
              <w:rPr>
                <w:ins w:id="2005" w:author="Chen Heller" w:date="2023-03-12T10:45:00Z"/>
                <w:b/>
                <w:bCs/>
              </w:rPr>
            </w:pPr>
            <w:ins w:id="2006" w:author="Chen Heller" w:date="2023-03-12T10:45:00Z">
              <w:r>
                <w:rPr>
                  <w:b/>
                  <w:bCs/>
                </w:rPr>
                <w:t>Reaching</w:t>
              </w:r>
              <w:r w:rsidRPr="00EA2CED">
                <w:rPr>
                  <w:b/>
                  <w:bCs/>
                </w:rPr>
                <w:t xml:space="preserve"> </w:t>
              </w:r>
              <w:r>
                <w:rPr>
                  <w:b/>
                  <w:bCs/>
                </w:rPr>
                <w:t>duration</w:t>
              </w:r>
            </w:ins>
          </w:p>
        </w:tc>
        <w:tc>
          <w:tcPr>
            <w:tcW w:w="1701" w:type="dxa"/>
            <w:tcPrChange w:id="2007" w:author="Chen Heller" w:date="2023-03-12T10:46:00Z">
              <w:tcPr>
                <w:tcW w:w="1701" w:type="dxa"/>
              </w:tcPr>
            </w:tcPrChange>
          </w:tcPr>
          <w:p w14:paraId="2433DF26" w14:textId="77777777" w:rsidR="003D0BDD" w:rsidRDefault="003D0BDD" w:rsidP="00974A4E">
            <w:pPr>
              <w:ind w:firstLine="0"/>
              <w:rPr>
                <w:ins w:id="2008" w:author="Chen Heller" w:date="2023-03-12T10:45:00Z"/>
              </w:rPr>
            </w:pPr>
            <w:ins w:id="2009" w:author="Chen Heller" w:date="2023-03-12T10:45:00Z">
              <w:r>
                <w:t>-76.53 (132.92)</w:t>
              </w:r>
            </w:ins>
          </w:p>
        </w:tc>
        <w:tc>
          <w:tcPr>
            <w:tcW w:w="1701" w:type="dxa"/>
            <w:tcPrChange w:id="2010" w:author="Chen Heller" w:date="2023-03-12T10:46:00Z">
              <w:tcPr>
                <w:tcW w:w="1701" w:type="dxa"/>
              </w:tcPr>
            </w:tcPrChange>
          </w:tcPr>
          <w:p w14:paraId="75048640" w14:textId="77777777" w:rsidR="003D0BDD" w:rsidRDefault="003D0BDD" w:rsidP="00974A4E">
            <w:pPr>
              <w:ind w:firstLine="0"/>
              <w:rPr>
                <w:ins w:id="2011" w:author="Chen Heller" w:date="2023-03-12T10:45:00Z"/>
              </w:rPr>
            </w:pPr>
            <w:ins w:id="2012" w:author="Chen Heller" w:date="2023-03-12T10:45:00Z">
              <w:r>
                <w:t>185.76 (108.72)</w:t>
              </w:r>
            </w:ins>
          </w:p>
        </w:tc>
        <w:tc>
          <w:tcPr>
            <w:tcW w:w="708" w:type="dxa"/>
            <w:tcPrChange w:id="2013" w:author="Chen Heller" w:date="2023-03-12T10:46:00Z">
              <w:tcPr>
                <w:tcW w:w="708" w:type="dxa"/>
              </w:tcPr>
            </w:tcPrChange>
          </w:tcPr>
          <w:p w14:paraId="499F3019" w14:textId="77777777" w:rsidR="003D0BDD" w:rsidRDefault="003D0BDD" w:rsidP="00974A4E">
            <w:pPr>
              <w:ind w:firstLine="0"/>
              <w:rPr>
                <w:ins w:id="2014" w:author="Chen Heller" w:date="2023-03-12T10:45:00Z"/>
              </w:rPr>
            </w:pPr>
          </w:p>
        </w:tc>
        <w:tc>
          <w:tcPr>
            <w:tcW w:w="1134" w:type="dxa"/>
            <w:tcPrChange w:id="2015" w:author="Chen Heller" w:date="2023-03-12T10:46:00Z">
              <w:tcPr>
                <w:tcW w:w="1134" w:type="dxa"/>
              </w:tcPr>
            </w:tcPrChange>
          </w:tcPr>
          <w:p w14:paraId="7B0509D1" w14:textId="77777777" w:rsidR="003D0BDD" w:rsidRDefault="003D0BDD" w:rsidP="00974A4E">
            <w:pPr>
              <w:ind w:firstLine="0"/>
              <w:rPr>
                <w:ins w:id="2016" w:author="Chen Heller" w:date="2023-03-12T10:45:00Z"/>
              </w:rPr>
            </w:pPr>
            <w:ins w:id="2017" w:author="Chen Heller" w:date="2023-03-12T10:45:00Z">
              <w:r>
                <w:t>&lt;0.001*</w:t>
              </w:r>
            </w:ins>
          </w:p>
        </w:tc>
        <w:tc>
          <w:tcPr>
            <w:tcW w:w="1701" w:type="dxa"/>
            <w:tcPrChange w:id="2018" w:author="Chen Heller" w:date="2023-03-12T10:46:00Z">
              <w:tcPr>
                <w:tcW w:w="1701" w:type="dxa"/>
              </w:tcPr>
            </w:tcPrChange>
          </w:tcPr>
          <w:p w14:paraId="0B5695DC" w14:textId="77777777" w:rsidR="003D0BDD" w:rsidRDefault="003D0BDD" w:rsidP="00974A4E">
            <w:pPr>
              <w:ind w:firstLine="0"/>
              <w:rPr>
                <w:ins w:id="2019" w:author="Chen Heller" w:date="2023-03-12T10:45:00Z"/>
              </w:rPr>
            </w:pPr>
            <w:ins w:id="2020" w:author="Chen Heller" w:date="2023-03-12T10:45:00Z">
              <w:r>
                <w:t>-335.79, -188.56</w:t>
              </w:r>
            </w:ins>
          </w:p>
        </w:tc>
        <w:tc>
          <w:tcPr>
            <w:tcW w:w="709" w:type="dxa"/>
            <w:tcPrChange w:id="2021" w:author="Chen Heller" w:date="2023-03-12T10:46:00Z">
              <w:tcPr>
                <w:tcW w:w="709" w:type="dxa"/>
              </w:tcPr>
            </w:tcPrChange>
          </w:tcPr>
          <w:p w14:paraId="13BFC103" w14:textId="77777777" w:rsidR="003D0BDD" w:rsidRDefault="003D0BDD" w:rsidP="00974A4E">
            <w:pPr>
              <w:ind w:firstLine="0"/>
              <w:rPr>
                <w:ins w:id="2022" w:author="Chen Heller" w:date="2023-03-12T10:45:00Z"/>
              </w:rPr>
            </w:pPr>
            <w:ins w:id="2023" w:author="Chen Heller" w:date="2023-03-12T10:45:00Z">
              <w:r>
                <w:t>1.25</w:t>
              </w:r>
            </w:ins>
          </w:p>
        </w:tc>
      </w:tr>
      <w:tr w:rsidR="003D0BDD" w14:paraId="5B2FF22E" w14:textId="77777777" w:rsidTr="003D0BDD">
        <w:trPr>
          <w:trHeight w:val="351"/>
          <w:ins w:id="2024" w:author="Chen Heller" w:date="2023-03-12T10:45:00Z"/>
          <w:trPrChange w:id="2025" w:author="Chen Heller" w:date="2023-03-12T10:46:00Z">
            <w:trPr>
              <w:trHeight w:val="351"/>
            </w:trPr>
          </w:trPrChange>
        </w:trPr>
        <w:tc>
          <w:tcPr>
            <w:tcW w:w="10207" w:type="dxa"/>
            <w:gridSpan w:val="8"/>
            <w:tcBorders>
              <w:top w:val="single" w:sz="12" w:space="0" w:color="000000"/>
            </w:tcBorders>
            <w:tcPrChange w:id="2026" w:author="Chen Heller" w:date="2023-03-12T10:46:00Z">
              <w:tcPr>
                <w:tcW w:w="10207" w:type="dxa"/>
                <w:gridSpan w:val="8"/>
                <w:tcBorders>
                  <w:top w:val="single" w:sz="12" w:space="0" w:color="000000"/>
                </w:tcBorders>
              </w:tcPr>
            </w:tcPrChange>
          </w:tcPr>
          <w:p w14:paraId="38F647DE" w14:textId="06A018E5" w:rsidR="003D0BDD" w:rsidRPr="00974A4E" w:rsidRDefault="003D0BDD" w:rsidP="00974A4E">
            <w:pPr>
              <w:ind w:firstLine="0"/>
              <w:rPr>
                <w:ins w:id="2027" w:author="Chen Heller" w:date="2023-03-12T10:45:00Z"/>
                <w:b/>
                <w:bCs/>
              </w:rPr>
            </w:pPr>
            <w:ins w:id="2028" w:author="Chen Heller" w:date="2023-03-12T10:45:00Z">
              <w:r w:rsidRPr="00974A4E">
                <w:rPr>
                  <w:b/>
                  <w:bCs/>
                </w:rPr>
                <w:t>Keyboard</w:t>
              </w:r>
            </w:ins>
          </w:p>
        </w:tc>
      </w:tr>
      <w:tr w:rsidR="003D0BDD" w14:paraId="16ACA0DE" w14:textId="77777777" w:rsidTr="003D0BDD">
        <w:trPr>
          <w:trHeight w:val="490"/>
          <w:ins w:id="2029" w:author="Chen Heller" w:date="2023-03-12T10:45:00Z"/>
          <w:trPrChange w:id="2030" w:author="Chen Heller" w:date="2023-03-12T10:46:00Z">
            <w:trPr>
              <w:trHeight w:val="490"/>
            </w:trPr>
          </w:trPrChange>
        </w:trPr>
        <w:tc>
          <w:tcPr>
            <w:tcW w:w="284" w:type="dxa"/>
            <w:tcBorders>
              <w:bottom w:val="single" w:sz="12" w:space="0" w:color="auto"/>
            </w:tcBorders>
            <w:tcPrChange w:id="2031" w:author="Chen Heller" w:date="2023-03-12T10:46:00Z">
              <w:tcPr>
                <w:tcW w:w="284" w:type="dxa"/>
                <w:tcBorders>
                  <w:bottom w:val="single" w:sz="12" w:space="0" w:color="auto"/>
                </w:tcBorders>
              </w:tcPr>
            </w:tcPrChange>
          </w:tcPr>
          <w:p w14:paraId="596AA314" w14:textId="77777777" w:rsidR="003D0BDD" w:rsidRPr="00EA2CED" w:rsidRDefault="003D0BDD" w:rsidP="00974A4E">
            <w:pPr>
              <w:ind w:firstLine="0"/>
              <w:rPr>
                <w:ins w:id="2032" w:author="Chen Heller" w:date="2023-03-12T10:45:00Z"/>
                <w:b/>
                <w:bCs/>
              </w:rPr>
            </w:pPr>
          </w:p>
        </w:tc>
        <w:tc>
          <w:tcPr>
            <w:tcW w:w="2269" w:type="dxa"/>
            <w:tcBorders>
              <w:bottom w:val="single" w:sz="12" w:space="0" w:color="auto"/>
            </w:tcBorders>
            <w:tcPrChange w:id="2033" w:author="Chen Heller" w:date="2023-03-12T10:46:00Z">
              <w:tcPr>
                <w:tcW w:w="2269" w:type="dxa"/>
                <w:tcBorders>
                  <w:bottom w:val="single" w:sz="12" w:space="0" w:color="auto"/>
                </w:tcBorders>
              </w:tcPr>
            </w:tcPrChange>
          </w:tcPr>
          <w:p w14:paraId="6AFF2455" w14:textId="77777777" w:rsidR="003D0BDD" w:rsidRDefault="003D0BDD" w:rsidP="00974A4E">
            <w:pPr>
              <w:ind w:firstLine="0"/>
              <w:rPr>
                <w:ins w:id="2034" w:author="Chen Heller" w:date="2023-03-12T10:45:00Z"/>
                <w:b/>
                <w:bCs/>
              </w:rPr>
            </w:pPr>
            <w:ins w:id="2035" w:author="Chen Heller" w:date="2023-03-12T10:45:00Z">
              <w:r>
                <w:rPr>
                  <w:b/>
                  <w:bCs/>
                </w:rPr>
                <w:t>Response Time</w:t>
              </w:r>
            </w:ins>
          </w:p>
        </w:tc>
        <w:tc>
          <w:tcPr>
            <w:tcW w:w="1701" w:type="dxa"/>
            <w:tcBorders>
              <w:bottom w:val="single" w:sz="12" w:space="0" w:color="auto"/>
            </w:tcBorders>
            <w:tcPrChange w:id="2036" w:author="Chen Heller" w:date="2023-03-12T10:46:00Z">
              <w:tcPr>
                <w:tcW w:w="1701" w:type="dxa"/>
                <w:tcBorders>
                  <w:bottom w:val="single" w:sz="12" w:space="0" w:color="auto"/>
                </w:tcBorders>
              </w:tcPr>
            </w:tcPrChange>
          </w:tcPr>
          <w:p w14:paraId="5921CA90" w14:textId="77777777" w:rsidR="003D0BDD" w:rsidRDefault="003D0BDD" w:rsidP="00974A4E">
            <w:pPr>
              <w:ind w:firstLine="0"/>
              <w:rPr>
                <w:ins w:id="2037" w:author="Chen Heller" w:date="2023-03-12T10:45:00Z"/>
              </w:rPr>
            </w:pPr>
            <w:ins w:id="2038" w:author="Chen Heller" w:date="2023-03-12T10:45:00Z">
              <w:r>
                <w:t>-121.72 (115.81)</w:t>
              </w:r>
            </w:ins>
          </w:p>
        </w:tc>
        <w:tc>
          <w:tcPr>
            <w:tcW w:w="1701" w:type="dxa"/>
            <w:tcBorders>
              <w:bottom w:val="single" w:sz="12" w:space="0" w:color="auto"/>
            </w:tcBorders>
            <w:tcPrChange w:id="2039" w:author="Chen Heller" w:date="2023-03-12T10:46:00Z">
              <w:tcPr>
                <w:tcW w:w="1701" w:type="dxa"/>
                <w:tcBorders>
                  <w:bottom w:val="single" w:sz="12" w:space="0" w:color="auto"/>
                </w:tcBorders>
              </w:tcPr>
            </w:tcPrChange>
          </w:tcPr>
          <w:p w14:paraId="0064CF8E" w14:textId="77777777" w:rsidR="003D0BDD" w:rsidRDefault="003D0BDD" w:rsidP="00974A4E">
            <w:pPr>
              <w:ind w:firstLine="0"/>
              <w:rPr>
                <w:ins w:id="2040" w:author="Chen Heller" w:date="2023-03-12T10:45:00Z"/>
              </w:rPr>
            </w:pPr>
            <w:ins w:id="2041" w:author="Chen Heller" w:date="2023-03-12T10:45:00Z">
              <w:r>
                <w:t>151.84 (121.60)</w:t>
              </w:r>
            </w:ins>
          </w:p>
        </w:tc>
        <w:tc>
          <w:tcPr>
            <w:tcW w:w="708" w:type="dxa"/>
            <w:tcBorders>
              <w:bottom w:val="single" w:sz="12" w:space="0" w:color="auto"/>
            </w:tcBorders>
            <w:tcPrChange w:id="2042" w:author="Chen Heller" w:date="2023-03-12T10:46:00Z">
              <w:tcPr>
                <w:tcW w:w="708" w:type="dxa"/>
                <w:tcBorders>
                  <w:bottom w:val="single" w:sz="12" w:space="0" w:color="auto"/>
                </w:tcBorders>
              </w:tcPr>
            </w:tcPrChange>
          </w:tcPr>
          <w:p w14:paraId="367B3AE0" w14:textId="77777777" w:rsidR="003D0BDD" w:rsidRDefault="003D0BDD" w:rsidP="00974A4E">
            <w:pPr>
              <w:ind w:firstLine="0"/>
              <w:rPr>
                <w:ins w:id="2043" w:author="Chen Heller" w:date="2023-03-12T10:45:00Z"/>
              </w:rPr>
            </w:pPr>
            <w:ins w:id="2044" w:author="Chen Heller" w:date="2023-03-12T10:45:00Z">
              <w:r>
                <w:t>6.49</w:t>
              </w:r>
            </w:ins>
          </w:p>
        </w:tc>
        <w:tc>
          <w:tcPr>
            <w:tcW w:w="1134" w:type="dxa"/>
            <w:tcBorders>
              <w:bottom w:val="single" w:sz="12" w:space="0" w:color="auto"/>
            </w:tcBorders>
            <w:tcPrChange w:id="2045" w:author="Chen Heller" w:date="2023-03-12T10:46:00Z">
              <w:tcPr>
                <w:tcW w:w="1134" w:type="dxa"/>
                <w:tcBorders>
                  <w:bottom w:val="single" w:sz="12" w:space="0" w:color="auto"/>
                </w:tcBorders>
              </w:tcPr>
            </w:tcPrChange>
          </w:tcPr>
          <w:p w14:paraId="308E775F" w14:textId="77777777" w:rsidR="003D0BDD" w:rsidRDefault="003D0BDD" w:rsidP="00974A4E">
            <w:pPr>
              <w:ind w:firstLine="0"/>
              <w:rPr>
                <w:ins w:id="2046" w:author="Chen Heller" w:date="2023-03-12T10:45:00Z"/>
              </w:rPr>
            </w:pPr>
            <w:ins w:id="2047" w:author="Chen Heller" w:date="2023-03-12T10:45:00Z">
              <w:r>
                <w:t>&lt;0.001*</w:t>
              </w:r>
            </w:ins>
          </w:p>
        </w:tc>
        <w:tc>
          <w:tcPr>
            <w:tcW w:w="1701" w:type="dxa"/>
            <w:tcBorders>
              <w:bottom w:val="single" w:sz="12" w:space="0" w:color="auto"/>
            </w:tcBorders>
            <w:tcPrChange w:id="2048" w:author="Chen Heller" w:date="2023-03-12T10:46:00Z">
              <w:tcPr>
                <w:tcW w:w="1701" w:type="dxa"/>
                <w:tcBorders>
                  <w:bottom w:val="single" w:sz="12" w:space="0" w:color="auto"/>
                </w:tcBorders>
              </w:tcPr>
            </w:tcPrChange>
          </w:tcPr>
          <w:p w14:paraId="64865120" w14:textId="77777777" w:rsidR="003D0BDD" w:rsidRDefault="003D0BDD" w:rsidP="00974A4E">
            <w:pPr>
              <w:ind w:firstLine="0"/>
              <w:rPr>
                <w:ins w:id="2049" w:author="Chen Heller" w:date="2023-03-12T10:45:00Z"/>
              </w:rPr>
            </w:pPr>
            <w:ins w:id="2050" w:author="Chen Heller" w:date="2023-03-12T10:45:00Z">
              <w:r>
                <w:t>-359.66, -187.48</w:t>
              </w:r>
            </w:ins>
          </w:p>
        </w:tc>
        <w:tc>
          <w:tcPr>
            <w:tcW w:w="709" w:type="dxa"/>
            <w:tcBorders>
              <w:bottom w:val="single" w:sz="12" w:space="0" w:color="auto"/>
            </w:tcBorders>
            <w:tcPrChange w:id="2051" w:author="Chen Heller" w:date="2023-03-12T10:46:00Z">
              <w:tcPr>
                <w:tcW w:w="709" w:type="dxa"/>
                <w:tcBorders>
                  <w:bottom w:val="single" w:sz="12" w:space="0" w:color="auto"/>
                </w:tcBorders>
              </w:tcPr>
            </w:tcPrChange>
          </w:tcPr>
          <w:p w14:paraId="0FE31BC2" w14:textId="77777777" w:rsidR="003D0BDD" w:rsidRDefault="003D0BDD" w:rsidP="00974A4E">
            <w:pPr>
              <w:ind w:firstLine="0"/>
              <w:rPr>
                <w:ins w:id="2052" w:author="Chen Heller" w:date="2023-03-12T10:45:00Z"/>
              </w:rPr>
            </w:pPr>
            <w:ins w:id="2053" w:author="Chen Heller" w:date="2023-03-12T10:45:00Z">
              <w:r>
                <w:t>1.18</w:t>
              </w:r>
            </w:ins>
          </w:p>
        </w:tc>
      </w:tr>
      <w:tr w:rsidR="003D0BDD" w14:paraId="5D6C949B" w14:textId="77777777" w:rsidTr="003D0BDD">
        <w:trPr>
          <w:trHeight w:val="490"/>
          <w:ins w:id="2054" w:author="Chen Heller" w:date="2023-03-12T10:45:00Z"/>
          <w:trPrChange w:id="2055" w:author="Chen Heller" w:date="2023-03-12T10:46:00Z">
            <w:trPr>
              <w:trHeight w:val="490"/>
            </w:trPr>
          </w:trPrChange>
        </w:trPr>
        <w:tc>
          <w:tcPr>
            <w:tcW w:w="10207" w:type="dxa"/>
            <w:gridSpan w:val="8"/>
            <w:tcBorders>
              <w:top w:val="single" w:sz="12" w:space="0" w:color="auto"/>
            </w:tcBorders>
            <w:tcPrChange w:id="2056" w:author="Chen Heller" w:date="2023-03-12T10:46:00Z">
              <w:tcPr>
                <w:tcW w:w="10207" w:type="dxa"/>
                <w:gridSpan w:val="8"/>
                <w:tcBorders>
                  <w:top w:val="single" w:sz="12" w:space="0" w:color="auto"/>
                </w:tcBorders>
              </w:tcPr>
            </w:tcPrChange>
          </w:tcPr>
          <w:p w14:paraId="77A431BF" w14:textId="77777777" w:rsidR="003D0BDD" w:rsidRPr="00EA2CED" w:rsidRDefault="003D0BDD" w:rsidP="00244D8E">
            <w:pPr>
              <w:spacing w:line="480" w:lineRule="auto"/>
              <w:ind w:firstLine="0"/>
              <w:rPr>
                <w:ins w:id="2057" w:author="Chen Heller" w:date="2023-03-12T10:45:00Z"/>
                <w:sz w:val="22"/>
                <w:szCs w:val="22"/>
              </w:rPr>
            </w:pPr>
            <w:ins w:id="2058" w:author="Chen Heller" w:date="2023-03-12T10:45:00Z">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 </w:t>
              </w:r>
              <w:r>
                <w:rPr>
                  <w:sz w:val="22"/>
                  <w:szCs w:val="22"/>
                </w:rPr>
                <w:t>only for variables whose residuals distributed normally. D</w:t>
              </w:r>
              <w:r w:rsidRPr="00EA2CED">
                <w:rPr>
                  <w:sz w:val="22"/>
                  <w:szCs w:val="22"/>
                </w:rPr>
                <w:t xml:space="preserve">egrees of freedom are in parenthesis; p = </w:t>
              </w:r>
              <w:r>
                <w:rPr>
                  <w:sz w:val="22"/>
                  <w:szCs w:val="22"/>
                </w:rPr>
                <w:t xml:space="preserve">Tree-BH p-value corrected for multiple comparisons; </w:t>
              </w:r>
              <w:r w:rsidRPr="00EA2CED">
                <w:rPr>
                  <w:sz w:val="22"/>
                  <w:szCs w:val="22"/>
                </w:rPr>
                <w:t>CI = 95% confidence interval</w:t>
              </w:r>
              <w:r>
                <w:rPr>
                  <w:sz w:val="22"/>
                  <w:szCs w:val="22"/>
                </w:rPr>
                <w:t>s</w:t>
              </w:r>
              <w:r w:rsidRPr="00EA2CED">
                <w:rPr>
                  <w:sz w:val="22"/>
                  <w:szCs w:val="22"/>
                </w:rPr>
                <w:t>; d = Cohen's d.</w:t>
              </w:r>
            </w:ins>
          </w:p>
          <w:p w14:paraId="71156911" w14:textId="77777777" w:rsidR="003D0BDD" w:rsidRDefault="003D0BDD" w:rsidP="00244D8E">
            <w:pPr>
              <w:spacing w:line="480" w:lineRule="auto"/>
              <w:ind w:firstLine="0"/>
              <w:rPr>
                <w:ins w:id="2059" w:author="Chen Heller" w:date="2023-03-12T10:45:00Z"/>
              </w:rPr>
            </w:pPr>
            <w:ins w:id="2060" w:author="Chen Heller" w:date="2023-03-12T10:45:00Z">
              <w:r w:rsidRPr="00EA2CED">
                <w:rPr>
                  <w:sz w:val="22"/>
                  <w:szCs w:val="22"/>
                </w:rPr>
                <w:t xml:space="preserve">* p &lt; </w:t>
              </w:r>
              <w:r>
                <w:rPr>
                  <w:sz w:val="22"/>
                  <w:szCs w:val="22"/>
                </w:rPr>
                <w:t xml:space="preserve">p-value for </w:t>
              </w:r>
            </w:ins>
            <m:oMath>
              <m:r>
                <w:ins w:id="2061" w:author="Chen Heller" w:date="2023-03-12T10:45:00Z">
                  <w:rPr>
                    <w:rFonts w:ascii="Cambria Math" w:hAnsi="Cambria Math"/>
                    <w:sz w:val="22"/>
                    <w:szCs w:val="22"/>
                  </w:rPr>
                  <m:t>α=0.05</m:t>
                </w:ins>
              </m:r>
            </m:oMath>
            <w:ins w:id="2062" w:author="Chen Heller" w:date="2023-03-12T10:45:00Z">
              <w:r>
                <w:rPr>
                  <w:sz w:val="22"/>
                  <w:szCs w:val="22"/>
                </w:rPr>
                <w:t xml:space="preserve"> after adjustment according to the </w:t>
              </w:r>
              <w:r w:rsidRPr="00EA2CED">
                <w:rPr>
                  <w:sz w:val="22"/>
                  <w:szCs w:val="22"/>
                </w:rPr>
                <w:t xml:space="preserve">Tree-BH </w:t>
              </w:r>
              <w:r>
                <w:rPr>
                  <w:sz w:val="22"/>
                  <w:szCs w:val="22"/>
                </w:rPr>
                <w:t>method.</w:t>
              </w:r>
            </w:ins>
          </w:p>
        </w:tc>
      </w:tr>
    </w:tbl>
    <w:p w14:paraId="50FA1A6B" w14:textId="76BF93A9" w:rsidR="00AB541D" w:rsidRDefault="00AB541D" w:rsidP="00E47313">
      <w:pPr>
        <w:ind w:firstLine="0"/>
        <w:rPr>
          <w:ins w:id="2063" w:author="Chen Heller" w:date="2023-03-15T11:32:00Z"/>
        </w:rPr>
      </w:pPr>
    </w:p>
    <w:p w14:paraId="74245F29" w14:textId="77777777" w:rsidR="00AB541D" w:rsidRDefault="00AB541D" w:rsidP="00AB541D">
      <w:pPr>
        <w:pStyle w:val="Caption"/>
        <w:keepNext/>
        <w:rPr>
          <w:ins w:id="2064" w:author="Chen Heller" w:date="2023-03-15T11:32:00Z"/>
        </w:rPr>
      </w:pPr>
    </w:p>
    <w:p w14:paraId="7067EB8C" w14:textId="31AAB107" w:rsidR="00AB541D" w:rsidRPr="0041788E" w:rsidRDefault="00AB541D">
      <w:pPr>
        <w:pStyle w:val="TableFigure"/>
        <w:rPr>
          <w:ins w:id="2065" w:author="Chen Heller" w:date="2023-03-15T11:33:00Z"/>
          <w:b w:val="0"/>
          <w:bCs w:val="0"/>
          <w:i/>
          <w:iCs/>
          <w:rPrChange w:id="2066" w:author="Chen Heller" w:date="2023-03-19T14:20:00Z">
            <w:rPr>
              <w:ins w:id="2067" w:author="Chen Heller" w:date="2023-03-15T11:33:00Z"/>
              <w:b/>
              <w:bCs/>
              <w:i w:val="0"/>
              <w:iCs w:val="0"/>
            </w:rPr>
          </w:rPrChange>
        </w:rPr>
        <w:pPrChange w:id="2068" w:author="Chen Heller" w:date="2023-05-08T11:14:00Z">
          <w:pPr>
            <w:pStyle w:val="Caption"/>
            <w:keepNext/>
          </w:pPr>
        </w:pPrChange>
      </w:pPr>
      <w:bookmarkStart w:id="2069" w:name="_Ref134436820"/>
      <w:ins w:id="2070" w:author="Chen Heller" w:date="2023-03-15T11:33:00Z">
        <w:r w:rsidRPr="00E04DE0">
          <w:t xml:space="preserve">Table </w:t>
        </w:r>
        <w:r w:rsidRPr="00E04DE0">
          <w:fldChar w:fldCharType="begin"/>
        </w:r>
        <w:r w:rsidRPr="00E04DE0">
          <w:instrText xml:space="preserve"> SEQ Table \* ARABIC </w:instrText>
        </w:r>
      </w:ins>
      <w:r w:rsidRPr="00E04DE0">
        <w:fldChar w:fldCharType="separate"/>
      </w:r>
      <w:ins w:id="2071" w:author="Chen Heller" w:date="2023-03-15T11:33:00Z">
        <w:r w:rsidRPr="00E04DE0">
          <w:rPr>
            <w:noProof/>
          </w:rPr>
          <w:t>3</w:t>
        </w:r>
        <w:r w:rsidRPr="00E04DE0">
          <w:fldChar w:fldCharType="end"/>
        </w:r>
        <w:bookmarkEnd w:id="2069"/>
      </w:ins>
    </w:p>
    <w:p w14:paraId="7C56322E" w14:textId="4184EE16" w:rsidR="00AB541D" w:rsidRPr="0041788E" w:rsidRDefault="00AB541D">
      <w:pPr>
        <w:pStyle w:val="Caption"/>
        <w:keepNext/>
        <w:spacing w:line="480" w:lineRule="auto"/>
        <w:rPr>
          <w:ins w:id="2072" w:author="Chen Heller" w:date="2023-03-15T11:33:00Z"/>
          <w:szCs w:val="20"/>
          <w:rPrChange w:id="2073" w:author="Chen Heller" w:date="2023-03-19T14:22:00Z">
            <w:rPr>
              <w:ins w:id="2074" w:author="Chen Heller" w:date="2023-03-15T11:33:00Z"/>
            </w:rPr>
          </w:rPrChange>
        </w:rPr>
        <w:pPrChange w:id="2075" w:author="Chen Heller" w:date="2023-03-15T11:33:00Z">
          <w:pPr/>
        </w:pPrChange>
      </w:pPr>
      <w:ins w:id="2076" w:author="Chen Heller" w:date="2023-03-15T11:33:00Z">
        <w:r w:rsidRPr="0041788E">
          <w:rPr>
            <w:sz w:val="24"/>
            <w:szCs w:val="20"/>
            <w:rPrChange w:id="2077" w:author="Chen Heller" w:date="2023-03-19T14:22:00Z">
              <w:rPr/>
            </w:rPrChange>
          </w:rPr>
          <w:t>Comparison of the Number of Excluded Trials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AB541D" w14:paraId="1A741845" w14:textId="77777777" w:rsidTr="00591FDA">
        <w:trPr>
          <w:trHeight w:val="510"/>
          <w:ins w:id="2078" w:author="Chen Heller" w:date="2023-03-15T11:32:00Z"/>
        </w:trPr>
        <w:tc>
          <w:tcPr>
            <w:tcW w:w="2126" w:type="dxa"/>
            <w:tcBorders>
              <w:top w:val="single" w:sz="12" w:space="0" w:color="auto"/>
            </w:tcBorders>
          </w:tcPr>
          <w:p w14:paraId="56B04682" w14:textId="77777777" w:rsidR="00AB541D" w:rsidRDefault="00AB541D" w:rsidP="00591FDA">
            <w:pPr>
              <w:ind w:firstLine="0"/>
              <w:rPr>
                <w:ins w:id="2079" w:author="Chen Heller" w:date="2023-03-15T11:32:00Z"/>
              </w:rPr>
            </w:pPr>
          </w:p>
        </w:tc>
        <w:tc>
          <w:tcPr>
            <w:tcW w:w="1701" w:type="dxa"/>
            <w:tcBorders>
              <w:top w:val="single" w:sz="12" w:space="0" w:color="auto"/>
              <w:bottom w:val="single" w:sz="12" w:space="0" w:color="auto"/>
            </w:tcBorders>
          </w:tcPr>
          <w:p w14:paraId="438DD9C5" w14:textId="77777777" w:rsidR="00AB541D" w:rsidRPr="00EA2CED" w:rsidRDefault="00AB541D" w:rsidP="00591FDA">
            <w:pPr>
              <w:ind w:firstLine="0"/>
              <w:jc w:val="center"/>
              <w:rPr>
                <w:ins w:id="2080" w:author="Chen Heller" w:date="2023-03-15T11:32:00Z"/>
                <w:b/>
                <w:bCs/>
              </w:rPr>
            </w:pPr>
            <w:ins w:id="2081" w:author="Chen Heller" w:date="2023-03-15T11:32:00Z">
              <w:r>
                <w:rPr>
                  <w:b/>
                  <w:bCs/>
                </w:rPr>
                <w:t>Reaching</w:t>
              </w:r>
            </w:ins>
          </w:p>
        </w:tc>
        <w:tc>
          <w:tcPr>
            <w:tcW w:w="1701" w:type="dxa"/>
            <w:tcBorders>
              <w:top w:val="single" w:sz="12" w:space="0" w:color="auto"/>
              <w:bottom w:val="single" w:sz="12" w:space="0" w:color="auto"/>
            </w:tcBorders>
          </w:tcPr>
          <w:p w14:paraId="33E82DAA" w14:textId="77777777" w:rsidR="00AB541D" w:rsidRPr="00EA2CED" w:rsidRDefault="00AB541D" w:rsidP="00591FDA">
            <w:pPr>
              <w:ind w:firstLine="0"/>
              <w:jc w:val="center"/>
              <w:rPr>
                <w:ins w:id="2082" w:author="Chen Heller" w:date="2023-03-15T11:32:00Z"/>
                <w:b/>
                <w:bCs/>
              </w:rPr>
            </w:pPr>
            <w:ins w:id="2083" w:author="Chen Heller" w:date="2023-03-15T11:32:00Z">
              <w:r>
                <w:rPr>
                  <w:b/>
                  <w:bCs/>
                </w:rPr>
                <w:t>Keyboard</w:t>
              </w:r>
            </w:ins>
          </w:p>
        </w:tc>
        <w:tc>
          <w:tcPr>
            <w:tcW w:w="709" w:type="dxa"/>
            <w:tcBorders>
              <w:top w:val="single" w:sz="12" w:space="0" w:color="auto"/>
            </w:tcBorders>
          </w:tcPr>
          <w:p w14:paraId="6D2C9717" w14:textId="77777777" w:rsidR="00AB541D" w:rsidRPr="00EA2CED" w:rsidRDefault="00AB541D" w:rsidP="00591FDA">
            <w:pPr>
              <w:ind w:firstLine="0"/>
              <w:jc w:val="center"/>
              <w:rPr>
                <w:ins w:id="2084" w:author="Chen Heller" w:date="2023-03-15T11:32:00Z"/>
                <w:b/>
                <w:bCs/>
              </w:rPr>
            </w:pPr>
          </w:p>
        </w:tc>
        <w:tc>
          <w:tcPr>
            <w:tcW w:w="992" w:type="dxa"/>
            <w:tcBorders>
              <w:top w:val="single" w:sz="12" w:space="0" w:color="auto"/>
            </w:tcBorders>
          </w:tcPr>
          <w:p w14:paraId="62AD405E" w14:textId="77777777" w:rsidR="00AB541D" w:rsidRPr="00EA2CED" w:rsidRDefault="00AB541D" w:rsidP="00591FDA">
            <w:pPr>
              <w:ind w:firstLine="0"/>
              <w:jc w:val="center"/>
              <w:rPr>
                <w:ins w:id="2085" w:author="Chen Heller" w:date="2023-03-15T11:32:00Z"/>
                <w:b/>
                <w:bCs/>
              </w:rPr>
            </w:pPr>
          </w:p>
        </w:tc>
        <w:tc>
          <w:tcPr>
            <w:tcW w:w="1702" w:type="dxa"/>
            <w:tcBorders>
              <w:top w:val="single" w:sz="12" w:space="0" w:color="auto"/>
            </w:tcBorders>
          </w:tcPr>
          <w:p w14:paraId="2B8B4F75" w14:textId="77777777" w:rsidR="00AB541D" w:rsidRDefault="00AB541D" w:rsidP="00591FDA">
            <w:pPr>
              <w:ind w:firstLine="0"/>
              <w:rPr>
                <w:ins w:id="2086" w:author="Chen Heller" w:date="2023-03-15T11:32:00Z"/>
              </w:rPr>
            </w:pPr>
          </w:p>
        </w:tc>
      </w:tr>
      <w:tr w:rsidR="00AB541D" w14:paraId="0B6F6DA1" w14:textId="77777777" w:rsidTr="00591FDA">
        <w:trPr>
          <w:trHeight w:val="254"/>
          <w:ins w:id="2087" w:author="Chen Heller" w:date="2023-03-15T11:32:00Z"/>
        </w:trPr>
        <w:tc>
          <w:tcPr>
            <w:tcW w:w="2126" w:type="dxa"/>
            <w:tcBorders>
              <w:bottom w:val="single" w:sz="12" w:space="0" w:color="auto"/>
            </w:tcBorders>
          </w:tcPr>
          <w:p w14:paraId="72D3BD98" w14:textId="77777777" w:rsidR="00AB541D" w:rsidRPr="00EA2CED" w:rsidRDefault="00AB541D" w:rsidP="00591FDA">
            <w:pPr>
              <w:ind w:firstLine="0"/>
              <w:rPr>
                <w:ins w:id="2088" w:author="Chen Heller" w:date="2023-03-15T11:32:00Z"/>
                <w:b/>
                <w:bCs/>
              </w:rPr>
            </w:pPr>
          </w:p>
        </w:tc>
        <w:tc>
          <w:tcPr>
            <w:tcW w:w="1701" w:type="dxa"/>
            <w:tcBorders>
              <w:top w:val="single" w:sz="12" w:space="0" w:color="auto"/>
              <w:bottom w:val="single" w:sz="12" w:space="0" w:color="auto"/>
            </w:tcBorders>
          </w:tcPr>
          <w:p w14:paraId="401D68B4" w14:textId="77777777" w:rsidR="00AB541D" w:rsidRPr="00EA2CED" w:rsidRDefault="00AB541D" w:rsidP="00591FDA">
            <w:pPr>
              <w:ind w:firstLine="0"/>
              <w:rPr>
                <w:ins w:id="2089" w:author="Chen Heller" w:date="2023-03-15T11:32:00Z"/>
                <w:b/>
                <w:bCs/>
              </w:rPr>
            </w:pPr>
            <w:ins w:id="2090" w:author="Chen Heller" w:date="2023-03-15T11:32:00Z">
              <w:r>
                <w:rPr>
                  <w:b/>
                  <w:bCs/>
                </w:rPr>
                <w:t>M (SD)</w:t>
              </w:r>
            </w:ins>
          </w:p>
        </w:tc>
        <w:tc>
          <w:tcPr>
            <w:tcW w:w="1701" w:type="dxa"/>
            <w:tcBorders>
              <w:top w:val="single" w:sz="12" w:space="0" w:color="auto"/>
              <w:bottom w:val="single" w:sz="12" w:space="0" w:color="auto"/>
            </w:tcBorders>
          </w:tcPr>
          <w:p w14:paraId="43469E3A" w14:textId="77777777" w:rsidR="00AB541D" w:rsidRPr="00EA2CED" w:rsidRDefault="00AB541D" w:rsidP="00591FDA">
            <w:pPr>
              <w:ind w:firstLine="0"/>
              <w:rPr>
                <w:ins w:id="2091" w:author="Chen Heller" w:date="2023-03-15T11:32:00Z"/>
                <w:b/>
                <w:bCs/>
              </w:rPr>
            </w:pPr>
            <w:ins w:id="2092" w:author="Chen Heller" w:date="2023-03-15T11:32:00Z">
              <w:r>
                <w:rPr>
                  <w:b/>
                  <w:bCs/>
                </w:rPr>
                <w:t>M (SD)</w:t>
              </w:r>
            </w:ins>
          </w:p>
        </w:tc>
        <w:tc>
          <w:tcPr>
            <w:tcW w:w="709" w:type="dxa"/>
            <w:tcBorders>
              <w:bottom w:val="single" w:sz="12" w:space="0" w:color="auto"/>
            </w:tcBorders>
          </w:tcPr>
          <w:p w14:paraId="0730F2F0" w14:textId="77777777" w:rsidR="00AB541D" w:rsidRPr="00EA2CED" w:rsidRDefault="00AB541D" w:rsidP="00591FDA">
            <w:pPr>
              <w:ind w:firstLine="0"/>
              <w:rPr>
                <w:ins w:id="2093" w:author="Chen Heller" w:date="2023-03-15T11:32:00Z"/>
                <w:b/>
                <w:bCs/>
              </w:rPr>
            </w:pPr>
            <w:proofErr w:type="gramStart"/>
            <w:ins w:id="2094" w:author="Chen Heller" w:date="2023-03-15T11:32:00Z">
              <w:r>
                <w:rPr>
                  <w:b/>
                  <w:bCs/>
                </w:rPr>
                <w:t>t(</w:t>
              </w:r>
              <w:proofErr w:type="gramEnd"/>
              <w:r>
                <w:rPr>
                  <w:b/>
                  <w:bCs/>
                </w:rPr>
                <w:t>29)</w:t>
              </w:r>
            </w:ins>
          </w:p>
        </w:tc>
        <w:tc>
          <w:tcPr>
            <w:tcW w:w="992" w:type="dxa"/>
            <w:tcBorders>
              <w:bottom w:val="single" w:sz="12" w:space="0" w:color="auto"/>
            </w:tcBorders>
          </w:tcPr>
          <w:p w14:paraId="7BE488D2" w14:textId="77777777" w:rsidR="00AB541D" w:rsidRPr="00EA2CED" w:rsidRDefault="00AB541D" w:rsidP="00591FDA">
            <w:pPr>
              <w:ind w:firstLine="0"/>
              <w:rPr>
                <w:ins w:id="2095" w:author="Chen Heller" w:date="2023-03-15T11:32:00Z"/>
                <w:b/>
                <w:bCs/>
              </w:rPr>
            </w:pPr>
            <w:ins w:id="2096" w:author="Chen Heller" w:date="2023-03-15T11:32:00Z">
              <w:r>
                <w:rPr>
                  <w:b/>
                  <w:bCs/>
                </w:rPr>
                <w:t>p</w:t>
              </w:r>
            </w:ins>
          </w:p>
        </w:tc>
        <w:tc>
          <w:tcPr>
            <w:tcW w:w="1702" w:type="dxa"/>
            <w:tcBorders>
              <w:bottom w:val="single" w:sz="12" w:space="0" w:color="auto"/>
            </w:tcBorders>
          </w:tcPr>
          <w:p w14:paraId="0961E3DE" w14:textId="77777777" w:rsidR="00AB541D" w:rsidRPr="00EA2CED" w:rsidRDefault="00AB541D" w:rsidP="00591FDA">
            <w:pPr>
              <w:ind w:firstLine="0"/>
              <w:rPr>
                <w:ins w:id="2097" w:author="Chen Heller" w:date="2023-03-15T11:32:00Z"/>
                <w:b/>
                <w:bCs/>
              </w:rPr>
            </w:pPr>
            <w:ins w:id="2098" w:author="Chen Heller" w:date="2023-03-15T11:32:00Z">
              <w:r>
                <w:rPr>
                  <w:b/>
                  <w:bCs/>
                </w:rPr>
                <w:t>CI</w:t>
              </w:r>
            </w:ins>
          </w:p>
        </w:tc>
      </w:tr>
      <w:tr w:rsidR="00AB541D" w14:paraId="44C7C59F" w14:textId="77777777" w:rsidTr="00591FDA">
        <w:trPr>
          <w:trHeight w:val="490"/>
          <w:ins w:id="2099" w:author="Chen Heller" w:date="2023-03-15T11:32:00Z"/>
        </w:trPr>
        <w:tc>
          <w:tcPr>
            <w:tcW w:w="2126" w:type="dxa"/>
          </w:tcPr>
          <w:p w14:paraId="4CCD72E2" w14:textId="77777777" w:rsidR="00AB541D" w:rsidRPr="00EA2CED" w:rsidRDefault="00AB541D" w:rsidP="00591FDA">
            <w:pPr>
              <w:ind w:firstLine="0"/>
              <w:rPr>
                <w:ins w:id="2100" w:author="Chen Heller" w:date="2023-03-15T11:32:00Z"/>
                <w:b/>
                <w:bCs/>
              </w:rPr>
            </w:pPr>
            <w:ins w:id="2101" w:author="Chen Heller" w:date="2023-03-15T11:32:00Z">
              <w:r>
                <w:rPr>
                  <w:b/>
                  <w:bCs/>
                </w:rPr>
                <w:t>Early responses</w:t>
              </w:r>
            </w:ins>
          </w:p>
        </w:tc>
        <w:tc>
          <w:tcPr>
            <w:tcW w:w="1701" w:type="dxa"/>
          </w:tcPr>
          <w:p w14:paraId="00BD2731" w14:textId="77777777" w:rsidR="00AB541D" w:rsidRDefault="00AB541D" w:rsidP="00591FDA">
            <w:pPr>
              <w:ind w:firstLine="0"/>
              <w:rPr>
                <w:ins w:id="2102" w:author="Chen Heller" w:date="2023-03-15T11:32:00Z"/>
              </w:rPr>
            </w:pPr>
            <w:ins w:id="2103" w:author="Chen Heller" w:date="2023-03-15T11:32:00Z">
              <w:r>
                <w:t>23.26 (19.79)</w:t>
              </w:r>
            </w:ins>
          </w:p>
        </w:tc>
        <w:tc>
          <w:tcPr>
            <w:tcW w:w="1701" w:type="dxa"/>
          </w:tcPr>
          <w:p w14:paraId="7395232B" w14:textId="77777777" w:rsidR="00AB541D" w:rsidRDefault="00AB541D" w:rsidP="00591FDA">
            <w:pPr>
              <w:ind w:firstLine="0"/>
              <w:rPr>
                <w:ins w:id="2104" w:author="Chen Heller" w:date="2023-03-15T11:32:00Z"/>
              </w:rPr>
            </w:pPr>
            <w:ins w:id="2105" w:author="Chen Heller" w:date="2023-03-15T11:32:00Z">
              <w:r>
                <w:t>0 (0)</w:t>
              </w:r>
            </w:ins>
          </w:p>
        </w:tc>
        <w:tc>
          <w:tcPr>
            <w:tcW w:w="709" w:type="dxa"/>
          </w:tcPr>
          <w:p w14:paraId="3B731472" w14:textId="77777777" w:rsidR="00AB541D" w:rsidRDefault="00AB541D" w:rsidP="00591FDA">
            <w:pPr>
              <w:ind w:firstLine="0"/>
              <w:rPr>
                <w:ins w:id="2106" w:author="Chen Heller" w:date="2023-03-15T11:32:00Z"/>
              </w:rPr>
            </w:pPr>
            <w:ins w:id="2107" w:author="Chen Heller" w:date="2023-03-15T11:32:00Z">
              <w:r>
                <w:t>6.43</w:t>
              </w:r>
            </w:ins>
          </w:p>
        </w:tc>
        <w:tc>
          <w:tcPr>
            <w:tcW w:w="992" w:type="dxa"/>
          </w:tcPr>
          <w:p w14:paraId="48E4271D" w14:textId="77777777" w:rsidR="00AB541D" w:rsidRDefault="00AB541D" w:rsidP="00591FDA">
            <w:pPr>
              <w:ind w:firstLine="0"/>
              <w:rPr>
                <w:ins w:id="2108" w:author="Chen Heller" w:date="2023-03-15T11:32:00Z"/>
              </w:rPr>
            </w:pPr>
            <w:ins w:id="2109" w:author="Chen Heller" w:date="2023-03-15T11:32:00Z">
              <w:r>
                <w:t>&lt;0.001</w:t>
              </w:r>
            </w:ins>
          </w:p>
        </w:tc>
        <w:tc>
          <w:tcPr>
            <w:tcW w:w="1702" w:type="dxa"/>
          </w:tcPr>
          <w:p w14:paraId="73BD6B3C" w14:textId="77777777" w:rsidR="00AB541D" w:rsidRDefault="00AB541D" w:rsidP="00591FDA">
            <w:pPr>
              <w:ind w:firstLine="0"/>
              <w:rPr>
                <w:ins w:id="2110" w:author="Chen Heller" w:date="2023-03-15T11:32:00Z"/>
              </w:rPr>
            </w:pPr>
            <w:ins w:id="2111" w:author="Chen Heller" w:date="2023-03-15T11:32:00Z">
              <w:r>
                <w:t>15.87, 30.65</w:t>
              </w:r>
            </w:ins>
          </w:p>
        </w:tc>
      </w:tr>
      <w:tr w:rsidR="00AB541D" w14:paraId="2B824E8E" w14:textId="77777777" w:rsidTr="00591FDA">
        <w:trPr>
          <w:trHeight w:val="490"/>
          <w:ins w:id="2112" w:author="Chen Heller" w:date="2023-03-15T11:32:00Z"/>
        </w:trPr>
        <w:tc>
          <w:tcPr>
            <w:tcW w:w="2126" w:type="dxa"/>
          </w:tcPr>
          <w:p w14:paraId="3EF54319" w14:textId="77777777" w:rsidR="00AB541D" w:rsidRPr="00EA2CED" w:rsidRDefault="00AB541D" w:rsidP="00591FDA">
            <w:pPr>
              <w:ind w:firstLine="0"/>
              <w:rPr>
                <w:ins w:id="2113" w:author="Chen Heller" w:date="2023-03-15T11:32:00Z"/>
                <w:b/>
                <w:bCs/>
              </w:rPr>
            </w:pPr>
            <w:ins w:id="2114" w:author="Chen Heller" w:date="2023-03-15T11:32:00Z">
              <w:r>
                <w:rPr>
                  <w:b/>
                  <w:bCs/>
                </w:rPr>
                <w:t>Late responses</w:t>
              </w:r>
            </w:ins>
          </w:p>
        </w:tc>
        <w:tc>
          <w:tcPr>
            <w:tcW w:w="1701" w:type="dxa"/>
          </w:tcPr>
          <w:p w14:paraId="621BE3DB" w14:textId="77777777" w:rsidR="00AB541D" w:rsidRDefault="00AB541D" w:rsidP="00591FDA">
            <w:pPr>
              <w:ind w:firstLine="0"/>
              <w:rPr>
                <w:ins w:id="2115" w:author="Chen Heller" w:date="2023-03-15T11:32:00Z"/>
              </w:rPr>
            </w:pPr>
            <w:ins w:id="2116" w:author="Chen Heller" w:date="2023-03-15T11:32:00Z">
              <w:r>
                <w:t>32.06 (19.24)</w:t>
              </w:r>
            </w:ins>
          </w:p>
        </w:tc>
        <w:tc>
          <w:tcPr>
            <w:tcW w:w="1701" w:type="dxa"/>
          </w:tcPr>
          <w:p w14:paraId="6301373A" w14:textId="77777777" w:rsidR="00AB541D" w:rsidRDefault="00AB541D" w:rsidP="00591FDA">
            <w:pPr>
              <w:ind w:firstLine="0"/>
              <w:rPr>
                <w:ins w:id="2117" w:author="Chen Heller" w:date="2023-03-15T11:32:00Z"/>
              </w:rPr>
            </w:pPr>
            <w:ins w:id="2118" w:author="Chen Heller" w:date="2023-03-15T11:32:00Z">
              <w:r>
                <w:t>14.06 (10.33)</w:t>
              </w:r>
            </w:ins>
          </w:p>
        </w:tc>
        <w:tc>
          <w:tcPr>
            <w:tcW w:w="709" w:type="dxa"/>
          </w:tcPr>
          <w:p w14:paraId="40B090C6" w14:textId="77777777" w:rsidR="00AB541D" w:rsidRDefault="00AB541D" w:rsidP="00591FDA">
            <w:pPr>
              <w:ind w:firstLine="0"/>
              <w:rPr>
                <w:ins w:id="2119" w:author="Chen Heller" w:date="2023-03-15T11:32:00Z"/>
              </w:rPr>
            </w:pPr>
            <w:ins w:id="2120" w:author="Chen Heller" w:date="2023-03-15T11:32:00Z">
              <w:r>
                <w:t>4.71</w:t>
              </w:r>
            </w:ins>
          </w:p>
        </w:tc>
        <w:tc>
          <w:tcPr>
            <w:tcW w:w="992" w:type="dxa"/>
          </w:tcPr>
          <w:p w14:paraId="50AEDA90" w14:textId="77777777" w:rsidR="00AB541D" w:rsidRDefault="00AB541D" w:rsidP="00591FDA">
            <w:pPr>
              <w:ind w:firstLine="0"/>
              <w:rPr>
                <w:ins w:id="2121" w:author="Chen Heller" w:date="2023-03-15T11:32:00Z"/>
              </w:rPr>
            </w:pPr>
            <w:ins w:id="2122" w:author="Chen Heller" w:date="2023-03-15T11:32:00Z">
              <w:r>
                <w:t>&lt;0.001</w:t>
              </w:r>
            </w:ins>
          </w:p>
        </w:tc>
        <w:tc>
          <w:tcPr>
            <w:tcW w:w="1702" w:type="dxa"/>
          </w:tcPr>
          <w:p w14:paraId="5F03AFF6" w14:textId="77777777" w:rsidR="00AB541D" w:rsidRDefault="00AB541D" w:rsidP="00591FDA">
            <w:pPr>
              <w:ind w:firstLine="0"/>
              <w:rPr>
                <w:ins w:id="2123" w:author="Chen Heller" w:date="2023-03-15T11:32:00Z"/>
              </w:rPr>
            </w:pPr>
            <w:ins w:id="2124" w:author="Chen Heller" w:date="2023-03-15T11:32:00Z">
              <w:r>
                <w:t>10.19, 25.80</w:t>
              </w:r>
            </w:ins>
          </w:p>
        </w:tc>
      </w:tr>
      <w:tr w:rsidR="00AB541D" w14:paraId="3993CC4B" w14:textId="77777777" w:rsidTr="00591FDA">
        <w:trPr>
          <w:trHeight w:val="490"/>
          <w:ins w:id="2125" w:author="Chen Heller" w:date="2023-03-15T11:32:00Z"/>
        </w:trPr>
        <w:tc>
          <w:tcPr>
            <w:tcW w:w="2126" w:type="dxa"/>
            <w:tcBorders>
              <w:bottom w:val="single" w:sz="12" w:space="0" w:color="auto"/>
            </w:tcBorders>
          </w:tcPr>
          <w:p w14:paraId="410C5D6D" w14:textId="77777777" w:rsidR="00AB541D" w:rsidRPr="00EA2CED" w:rsidRDefault="00AB541D" w:rsidP="00591FDA">
            <w:pPr>
              <w:ind w:firstLine="0"/>
              <w:rPr>
                <w:ins w:id="2126" w:author="Chen Heller" w:date="2023-03-15T11:32:00Z"/>
                <w:b/>
                <w:bCs/>
              </w:rPr>
            </w:pPr>
            <w:ins w:id="2127" w:author="Chen Heller" w:date="2023-03-15T11:32:00Z">
              <w:r>
                <w:rPr>
                  <w:b/>
                  <w:bCs/>
                </w:rPr>
                <w:t>Incorrect answers</w:t>
              </w:r>
            </w:ins>
          </w:p>
        </w:tc>
        <w:tc>
          <w:tcPr>
            <w:tcW w:w="1701" w:type="dxa"/>
            <w:tcBorders>
              <w:bottom w:val="single" w:sz="12" w:space="0" w:color="auto"/>
            </w:tcBorders>
          </w:tcPr>
          <w:p w14:paraId="1268EF26" w14:textId="77777777" w:rsidR="00AB541D" w:rsidRDefault="00AB541D" w:rsidP="00591FDA">
            <w:pPr>
              <w:ind w:firstLine="0"/>
              <w:rPr>
                <w:ins w:id="2128" w:author="Chen Heller" w:date="2023-03-15T11:32:00Z"/>
              </w:rPr>
            </w:pPr>
            <w:ins w:id="2129" w:author="Chen Heller" w:date="2023-03-15T11:32:00Z">
              <w:r>
                <w:t>21.90 (12.33)</w:t>
              </w:r>
            </w:ins>
          </w:p>
        </w:tc>
        <w:tc>
          <w:tcPr>
            <w:tcW w:w="1701" w:type="dxa"/>
            <w:tcBorders>
              <w:bottom w:val="single" w:sz="12" w:space="0" w:color="auto"/>
            </w:tcBorders>
          </w:tcPr>
          <w:p w14:paraId="5EAB4265" w14:textId="77777777" w:rsidR="00AB541D" w:rsidRDefault="00AB541D" w:rsidP="00591FDA">
            <w:pPr>
              <w:ind w:firstLine="0"/>
              <w:rPr>
                <w:ins w:id="2130" w:author="Chen Heller" w:date="2023-03-15T11:32:00Z"/>
              </w:rPr>
            </w:pPr>
            <w:ins w:id="2131" w:author="Chen Heller" w:date="2023-03-15T11:32:00Z">
              <w:r>
                <w:t>36.13 (15.29)</w:t>
              </w:r>
            </w:ins>
          </w:p>
        </w:tc>
        <w:tc>
          <w:tcPr>
            <w:tcW w:w="709" w:type="dxa"/>
            <w:tcBorders>
              <w:bottom w:val="single" w:sz="12" w:space="0" w:color="auto"/>
            </w:tcBorders>
          </w:tcPr>
          <w:p w14:paraId="6B1F025E" w14:textId="77777777" w:rsidR="00AB541D" w:rsidRDefault="00AB541D" w:rsidP="00591FDA">
            <w:pPr>
              <w:ind w:firstLine="0"/>
              <w:rPr>
                <w:ins w:id="2132" w:author="Chen Heller" w:date="2023-03-15T11:32:00Z"/>
              </w:rPr>
            </w:pPr>
            <w:ins w:id="2133" w:author="Chen Heller" w:date="2023-03-15T11:32:00Z">
              <w:r>
                <w:t>6.31</w:t>
              </w:r>
            </w:ins>
          </w:p>
        </w:tc>
        <w:tc>
          <w:tcPr>
            <w:tcW w:w="992" w:type="dxa"/>
            <w:tcBorders>
              <w:bottom w:val="single" w:sz="12" w:space="0" w:color="auto"/>
            </w:tcBorders>
          </w:tcPr>
          <w:p w14:paraId="1FAABCA6" w14:textId="77777777" w:rsidR="00AB541D" w:rsidRDefault="00AB541D" w:rsidP="00591FDA">
            <w:pPr>
              <w:ind w:firstLine="0"/>
              <w:rPr>
                <w:ins w:id="2134" w:author="Chen Heller" w:date="2023-03-15T11:32:00Z"/>
              </w:rPr>
            </w:pPr>
            <w:ins w:id="2135" w:author="Chen Heller" w:date="2023-03-15T11:32:00Z">
              <w:r>
                <w:t>&lt;0.001</w:t>
              </w:r>
            </w:ins>
          </w:p>
        </w:tc>
        <w:tc>
          <w:tcPr>
            <w:tcW w:w="1702" w:type="dxa"/>
            <w:tcBorders>
              <w:bottom w:val="single" w:sz="12" w:space="0" w:color="auto"/>
            </w:tcBorders>
          </w:tcPr>
          <w:p w14:paraId="7413E061" w14:textId="77777777" w:rsidR="00AB541D" w:rsidRDefault="00AB541D" w:rsidP="00591FDA">
            <w:pPr>
              <w:ind w:firstLine="0"/>
              <w:rPr>
                <w:ins w:id="2136" w:author="Chen Heller" w:date="2023-03-15T11:32:00Z"/>
              </w:rPr>
            </w:pPr>
            <w:ins w:id="2137" w:author="Chen Heller" w:date="2023-03-15T11:32:00Z">
              <w:r>
                <w:t>-18.84, -9.62</w:t>
              </w:r>
            </w:ins>
          </w:p>
        </w:tc>
      </w:tr>
      <w:tr w:rsidR="00AB541D" w14:paraId="0DA51BE0" w14:textId="77777777" w:rsidTr="00591FDA">
        <w:trPr>
          <w:trHeight w:val="490"/>
          <w:ins w:id="2138" w:author="Chen Heller" w:date="2023-03-15T11:32:00Z"/>
        </w:trPr>
        <w:tc>
          <w:tcPr>
            <w:tcW w:w="8931" w:type="dxa"/>
            <w:gridSpan w:val="6"/>
            <w:tcBorders>
              <w:top w:val="single" w:sz="12" w:space="0" w:color="auto"/>
            </w:tcBorders>
          </w:tcPr>
          <w:p w14:paraId="7611382D" w14:textId="77777777" w:rsidR="00AB541D" w:rsidRDefault="00AB541D" w:rsidP="00591FDA">
            <w:pPr>
              <w:ind w:firstLine="0"/>
              <w:rPr>
                <w:ins w:id="2139" w:author="Chen Heller" w:date="2023-03-15T11:32:00Z"/>
              </w:rPr>
            </w:pPr>
            <w:ins w:id="2140" w:author="Chen Heller" w:date="2023-03-15T11:32:00Z">
              <w:r w:rsidRPr="00F64F57">
                <w:rPr>
                  <w:i/>
                  <w:iCs/>
                  <w:sz w:val="22"/>
                  <w:szCs w:val="22"/>
                </w:rPr>
                <w:t xml:space="preserve">Note. </w:t>
              </w:r>
              <w:r w:rsidRPr="00F64F57">
                <w:rPr>
                  <w:sz w:val="22"/>
                  <w:szCs w:val="22"/>
                </w:rPr>
                <w:t>t</w:t>
              </w:r>
              <w:r>
                <w:rPr>
                  <w:sz w:val="22"/>
                  <w:szCs w:val="22"/>
                </w:rPr>
                <w:t>(</w:t>
              </w:r>
              <w:proofErr w:type="spellStart"/>
              <w:r>
                <w:rPr>
                  <w:sz w:val="22"/>
                  <w:szCs w:val="22"/>
                </w:rPr>
                <w:t>df</w:t>
              </w:r>
              <w:proofErr w:type="spellEnd"/>
              <w:r>
                <w:rPr>
                  <w:sz w:val="22"/>
                  <w:szCs w:val="22"/>
                </w:rPr>
                <w:t>)</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p>
        </w:tc>
      </w:tr>
    </w:tbl>
    <w:p w14:paraId="2E90C011" w14:textId="77777777" w:rsidR="00AB541D" w:rsidRDefault="00AB541D" w:rsidP="00E47313">
      <w:pPr>
        <w:ind w:firstLine="0"/>
      </w:pPr>
    </w:p>
    <w:p w14:paraId="698FF9E6" w14:textId="2F0D6072" w:rsidR="004251C4" w:rsidRDefault="004251C4" w:rsidP="004251C4">
      <w:pPr>
        <w:keepNext/>
        <w:ind w:firstLine="0"/>
      </w:pPr>
      <w:del w:id="2141" w:author="Chen Heller" w:date="2023-03-07T16:10:00Z">
        <w:r w:rsidRPr="004251C4" w:rsidDel="0088646F">
          <w:rPr>
            <w:noProof/>
          </w:rPr>
          <w:lastRenderedPageBreak/>
          <w:drawing>
            <wp:inline distT="0" distB="0" distL="0" distR="0" wp14:anchorId="695C64FD" wp14:editId="2F39B16F">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del>
    </w:p>
    <w:p w14:paraId="3AEEF847" w14:textId="214D7184" w:rsidR="0032528D" w:rsidRPr="00F204EE" w:rsidRDefault="0032528D">
      <w:pPr>
        <w:pStyle w:val="TableFigure"/>
        <w:rPr>
          <w:ins w:id="2142" w:author="Chen Heller" w:date="2023-03-07T16:32:00Z"/>
        </w:rPr>
        <w:pPrChange w:id="2143" w:author="Chen Heller" w:date="2023-05-08T11:15:00Z">
          <w:pPr>
            <w:pStyle w:val="Caption"/>
            <w:keepNext/>
          </w:pPr>
        </w:pPrChange>
      </w:pPr>
      <w:bookmarkStart w:id="2144" w:name="_Ref129683805"/>
      <w:bookmarkStart w:id="2145" w:name="_Ref113906821"/>
      <w:ins w:id="2146" w:author="Chen Heller" w:date="2023-03-07T16:32:00Z">
        <w:r w:rsidRPr="00F204EE">
          <w:t xml:space="preserve">Figure </w:t>
        </w:r>
      </w:ins>
      <w:ins w:id="2147" w:author="Chen Heller" w:date="2023-03-14T10:58:00Z">
        <w:r w:rsidR="00CA2A96" w:rsidRPr="00F204EE">
          <w:fldChar w:fldCharType="begin"/>
        </w:r>
        <w:r w:rsidR="00CA2A96" w:rsidRPr="00F204EE">
          <w:instrText xml:space="preserve"> SEQ Figure \* ARABIC </w:instrText>
        </w:r>
      </w:ins>
      <w:r w:rsidR="00CA2A96" w:rsidRPr="00F204EE">
        <w:fldChar w:fldCharType="separate"/>
      </w:r>
      <w:ins w:id="2148" w:author="Chen Heller" w:date="2023-03-14T10:58:00Z">
        <w:r w:rsidR="00CA2A96" w:rsidRPr="00F204EE">
          <w:rPr>
            <w:noProof/>
          </w:rPr>
          <w:t>3</w:t>
        </w:r>
        <w:r w:rsidR="00CA2A96" w:rsidRPr="00F204EE">
          <w:fldChar w:fldCharType="end"/>
        </w:r>
      </w:ins>
      <w:bookmarkEnd w:id="2144"/>
    </w:p>
    <w:p w14:paraId="16C69F89" w14:textId="1345A237" w:rsidR="001E7631" w:rsidRPr="00DC2E73" w:rsidRDefault="00B61217" w:rsidP="001E7631">
      <w:pPr>
        <w:ind w:firstLine="0"/>
        <w:rPr>
          <w:ins w:id="2149" w:author="Chen Heller" w:date="2023-05-08T09:49:00Z"/>
        </w:rPr>
      </w:pPr>
      <w:ins w:id="2150" w:author="Chen Heller" w:date="2023-05-08T10:05:00Z">
        <w:r>
          <w:rPr>
            <w:i/>
            <w:iCs/>
          </w:rPr>
          <w:t xml:space="preserve">Reaching </w:t>
        </w:r>
      </w:ins>
      <w:ins w:id="2151" w:author="Chen Heller" w:date="2023-05-08T09:49:00Z">
        <w:r w:rsidR="001E7631">
          <w:rPr>
            <w:i/>
            <w:iCs/>
          </w:rPr>
          <w:t xml:space="preserve">Trajectories </w:t>
        </w:r>
      </w:ins>
      <w:ins w:id="2152" w:author="Chen Heller" w:date="2023-05-08T10:05:00Z">
        <w:r>
          <w:rPr>
            <w:i/>
            <w:iCs/>
          </w:rPr>
          <w:t xml:space="preserve">from </w:t>
        </w:r>
      </w:ins>
      <w:ins w:id="2153" w:author="Chen Heller" w:date="2023-05-08T09:49:00Z">
        <w:r w:rsidR="001E7631">
          <w:rPr>
            <w:i/>
            <w:iCs/>
          </w:rPr>
          <w:t xml:space="preserve">Two </w:t>
        </w:r>
      </w:ins>
      <w:ins w:id="2154" w:author="Chen Heller" w:date="2023-05-08T10:06:00Z">
        <w:r w:rsidR="004C5A1F">
          <w:rPr>
            <w:i/>
            <w:iCs/>
          </w:rPr>
          <w:t xml:space="preserve">Random </w:t>
        </w:r>
      </w:ins>
      <w:ins w:id="2155" w:author="Chen Heller" w:date="2023-05-08T09:49:00Z">
        <w:r w:rsidR="001E7631">
          <w:rPr>
            <w:i/>
            <w:iCs/>
          </w:rPr>
          <w:t>Participants</w:t>
        </w:r>
      </w:ins>
    </w:p>
    <w:p w14:paraId="5CE30BCE" w14:textId="77777777" w:rsidR="001E7631" w:rsidRDefault="001E7631" w:rsidP="001E7631">
      <w:pPr>
        <w:ind w:firstLine="0"/>
        <w:rPr>
          <w:ins w:id="2156" w:author="Chen Heller" w:date="2023-05-08T09:49:00Z"/>
        </w:rPr>
      </w:pPr>
      <w:ins w:id="2157" w:author="Chen Heller" w:date="2023-05-08T09:49:00Z">
        <w:r w:rsidRPr="009B002C">
          <w:rPr>
            <w:i/>
            <w:iCs/>
            <w:noProof/>
          </w:rPr>
          <w:lastRenderedPageBreak/>
          <mc:AlternateContent>
            <mc:Choice Requires="wps">
              <w:drawing>
                <wp:anchor distT="45720" distB="45720" distL="114300" distR="114300" simplePos="0" relativeHeight="251660288" behindDoc="0" locked="0" layoutInCell="1" allowOverlap="1" wp14:anchorId="3D8C8D8D" wp14:editId="541F1F88">
                  <wp:simplePos x="0" y="0"/>
                  <wp:positionH relativeFrom="column">
                    <wp:posOffset>3770986</wp:posOffset>
                  </wp:positionH>
                  <wp:positionV relativeFrom="paragraph">
                    <wp:posOffset>47549</wp:posOffset>
                  </wp:positionV>
                  <wp:extent cx="1191895" cy="270510"/>
                  <wp:effectExtent l="0" t="0" r="825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5B575C97"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C8D8D" id="_x0000_t202" coordsize="21600,21600" o:spt="202" path="m,l,21600r21600,l21600,xe">
                  <v:stroke joinstyle="miter"/>
                  <v:path gradientshapeok="t" o:connecttype="rect"/>
                </v:shapetype>
                <v:shape id="Text Box 2" o:spid="_x0000_s1026" type="#_x0000_t202" style="position:absolute;left:0;text-align:left;margin-left:296.95pt;margin-top:3.75pt;width:93.85pt;height:21.3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" stroked="f">
                  <v:textbox>
                    <w:txbxContent>
                      <w:p w14:paraId="5B575C97"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 xml:space="preserve">Participant </w:t>
                        </w:r>
                        <w:r>
                          <w:rPr>
                            <w:rFonts w:asciiTheme="minorHAnsi" w:hAnsiTheme="minorHAnsi" w:cstheme="minorHAnsi"/>
                            <w:b/>
                            <w:bCs/>
                          </w:rPr>
                          <w:t>2</w:t>
                        </w:r>
                      </w:p>
                    </w:txbxContent>
                  </v:textbox>
                </v:shape>
              </w:pict>
            </mc:Fallback>
          </mc:AlternateContent>
        </w:r>
        <w:r w:rsidRPr="009B002C">
          <w:rPr>
            <w:i/>
            <w:iCs/>
            <w:noProof/>
          </w:rPr>
          <mc:AlternateContent>
            <mc:Choice Requires="wps">
              <w:drawing>
                <wp:anchor distT="45720" distB="45720" distL="114300" distR="114300" simplePos="0" relativeHeight="251659264" behindDoc="0" locked="0" layoutInCell="1" allowOverlap="1" wp14:anchorId="49097EEB" wp14:editId="0C56E766">
                  <wp:simplePos x="0" y="0"/>
                  <wp:positionH relativeFrom="column">
                    <wp:posOffset>918058</wp:posOffset>
                  </wp:positionH>
                  <wp:positionV relativeFrom="paragraph">
                    <wp:posOffset>47549</wp:posOffset>
                  </wp:positionV>
                  <wp:extent cx="1191895" cy="270510"/>
                  <wp:effectExtent l="0" t="0" r="825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270510"/>
                          </a:xfrm>
                          <a:prstGeom prst="rect">
                            <a:avLst/>
                          </a:prstGeom>
                          <a:solidFill>
                            <a:srgbClr val="FFFFFF"/>
                          </a:solidFill>
                          <a:ln w="9525">
                            <a:noFill/>
                            <a:miter lim="800000"/>
                            <a:headEnd/>
                            <a:tailEnd/>
                          </a:ln>
                        </wps:spPr>
                        <wps:txbx>
                          <w:txbxContent>
                            <w:p w14:paraId="4187EE1D"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97EEB" id="_x0000_s1027" type="#_x0000_t202" style="position:absolute;left:0;text-align:left;margin-left:72.3pt;margin-top:3.75pt;width:93.85pt;height:21.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" stroked="f">
                  <v:textbox>
                    <w:txbxContent>
                      <w:p w14:paraId="4187EE1D" w14:textId="77777777" w:rsidR="001E7631" w:rsidRPr="005120C7" w:rsidRDefault="001E7631" w:rsidP="001E7631">
                        <w:pPr>
                          <w:ind w:firstLine="0"/>
                          <w:jc w:val="center"/>
                          <w:rPr>
                            <w:rFonts w:asciiTheme="minorHAnsi" w:hAnsiTheme="minorHAnsi" w:cstheme="minorHAnsi"/>
                            <w:b/>
                            <w:bCs/>
                          </w:rPr>
                        </w:pPr>
                        <w:r w:rsidRPr="005120C7">
                          <w:rPr>
                            <w:rFonts w:asciiTheme="minorHAnsi" w:hAnsiTheme="minorHAnsi" w:cstheme="minorHAnsi"/>
                            <w:b/>
                            <w:bCs/>
                          </w:rPr>
                          <w:t>Participant 1</w:t>
                        </w:r>
                      </w:p>
                    </w:txbxContent>
                  </v:textbox>
                </v:shape>
              </w:pict>
            </mc:Fallback>
          </mc:AlternateContent>
        </w:r>
        <w:r w:rsidRPr="000C2C03">
          <w:rPr>
            <w:noProof/>
          </w:rPr>
          <w:drawing>
            <wp:inline distT="0" distB="0" distL="0" distR="0" wp14:anchorId="7CF7E85A" wp14:editId="4D99BCA8">
              <wp:extent cx="5880714" cy="4702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293" t="792" r="33480" b="7034"/>
                      <a:stretch/>
                    </pic:blipFill>
                    <pic:spPr bwMode="auto">
                      <a:xfrm>
                        <a:off x="0" y="0"/>
                        <a:ext cx="5886709" cy="4707054"/>
                      </a:xfrm>
                      <a:prstGeom prst="rect">
                        <a:avLst/>
                      </a:prstGeom>
                      <a:noFill/>
                      <a:ln>
                        <a:noFill/>
                      </a:ln>
                      <a:extLst>
                        <a:ext uri="{53640926-AAD7-44D8-BBD7-CCE9431645EC}">
                          <a14:shadowObscured xmlns:a14="http://schemas.microsoft.com/office/drawing/2010/main"/>
                        </a:ext>
                      </a:extLst>
                    </pic:spPr>
                  </pic:pic>
                </a:graphicData>
              </a:graphic>
            </wp:inline>
          </w:drawing>
        </w:r>
      </w:ins>
    </w:p>
    <w:p w14:paraId="5E18CEEC" w14:textId="0D48D127" w:rsidR="001E7631" w:rsidRDefault="001E7631" w:rsidP="001E7631">
      <w:pPr>
        <w:ind w:firstLine="0"/>
        <w:rPr>
          <w:ins w:id="2158" w:author="Chen Heller" w:date="2023-05-08T09:49:00Z"/>
          <w:i/>
          <w:iCs/>
        </w:rPr>
      </w:pPr>
      <w:ins w:id="2159" w:author="Chen Heller" w:date="2023-05-08T09:49:00Z">
        <w:r w:rsidRPr="00974A4E">
          <w:rPr>
            <w:i/>
            <w:iCs/>
          </w:rPr>
          <w:t>Note.</w:t>
        </w:r>
        <w:r>
          <w:t xml:space="preserve"> Reaching trajectories of valid trials. The trajectories here are not normalized within participant and the thin lines represent single trials while thick lines are the averages. (</w:t>
        </w:r>
        <w:proofErr w:type="spellStart"/>
        <w:proofErr w:type="gramStart"/>
        <w:r>
          <w:t>a,c</w:t>
        </w:r>
        <w:proofErr w:type="spellEnd"/>
        <w:proofErr w:type="gramEnd"/>
        <w:r>
          <w:t>) Belong to participant 53m while (b, d) belong to participant 59.</w:t>
        </w:r>
      </w:ins>
    </w:p>
    <w:p w14:paraId="4D6F6DBF" w14:textId="6F5CDA3A" w:rsidR="001E7631" w:rsidRDefault="001E7631" w:rsidP="00E46BEB">
      <w:pPr>
        <w:pStyle w:val="TableFigure"/>
      </w:pPr>
      <w:bookmarkStart w:id="2160" w:name="_Ref134432967"/>
      <w:ins w:id="2161" w:author="Chen Heller" w:date="2023-05-08T09:50:00Z">
        <w:r w:rsidRPr="007C71AC">
          <w:t>Figure</w:t>
        </w:r>
        <w:r w:rsidRPr="002C7A24">
          <w:t xml:space="preserve"> </w:t>
        </w:r>
        <w:bookmarkStart w:id="2162" w:name="_Ref134432250"/>
        <w:r w:rsidRPr="002C7A24">
          <w:fldChar w:fldCharType="begin"/>
        </w:r>
        <w:r w:rsidRPr="002C7A24">
          <w:instrText xml:space="preserve"> SEQ Figure \* ARABIC </w:instrText>
        </w:r>
      </w:ins>
      <w:r w:rsidRPr="002C7A24">
        <w:fldChar w:fldCharType="separate"/>
      </w:r>
      <w:ins w:id="2163" w:author="Chen Heller" w:date="2023-05-08T09:50:00Z">
        <w:r w:rsidRPr="002C7A24">
          <w:rPr>
            <w:noProof/>
          </w:rPr>
          <w:t>4</w:t>
        </w:r>
        <w:r w:rsidRPr="002C7A24">
          <w:fldChar w:fldCharType="end"/>
        </w:r>
      </w:ins>
      <w:bookmarkEnd w:id="2160"/>
      <w:bookmarkEnd w:id="2162"/>
    </w:p>
    <w:p w14:paraId="505F5538" w14:textId="77777777" w:rsidR="007C71AC" w:rsidRPr="00FE453D" w:rsidRDefault="007C71AC">
      <w:pPr>
        <w:pStyle w:val="Caption"/>
        <w:spacing w:line="480" w:lineRule="auto"/>
        <w:rPr>
          <w:ins w:id="2164" w:author="Chen Heller" w:date="2023-03-07T10:20:00Z"/>
        </w:rPr>
        <w:pPrChange w:id="2165" w:author="Chen Heller" w:date="2023-05-08T09:53:00Z">
          <w:pPr>
            <w:pStyle w:val="Caption"/>
          </w:pPr>
        </w:pPrChange>
      </w:pPr>
      <w:ins w:id="2166" w:author="Chen Heller" w:date="2023-03-07T10:20:00Z">
        <w:r w:rsidRPr="004A16F9">
          <w:rPr>
            <w:color w:val="auto"/>
            <w:sz w:val="24"/>
            <w:szCs w:val="24"/>
            <w:rPrChange w:id="2167" w:author="Chen Heller" w:date="2023-03-07T10:20:00Z">
              <w:rPr/>
            </w:rPrChange>
          </w:rPr>
          <w:t>Time-Dependent Results</w:t>
        </w:r>
      </w:ins>
    </w:p>
    <w:p w14:paraId="74551909" w14:textId="77777777" w:rsidR="007C71AC" w:rsidRDefault="007C71AC" w:rsidP="007C71AC">
      <w:pPr>
        <w:ind w:firstLine="0"/>
        <w:rPr>
          <w:ins w:id="2168" w:author="Chen Heller" w:date="2023-03-07T10:17:00Z"/>
        </w:rPr>
      </w:pPr>
      <w:r w:rsidRPr="009D268E">
        <w:rPr>
          <w:noProof/>
        </w:rPr>
        <w:lastRenderedPageBreak/>
        <w:drawing>
          <wp:inline distT="0" distB="0" distL="0" distR="0" wp14:anchorId="1F3C90AF" wp14:editId="7187533A">
            <wp:extent cx="5871138" cy="5064125"/>
            <wp:effectExtent l="0" t="0" r="0" b="3175"/>
            <wp:docPr id="2095721732"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21732" name="Picture 1" descr="A picture containing diagram&#10;&#10;Description automatically generated"/>
                    <pic:cNvPicPr/>
                  </pic:nvPicPr>
                  <pic:blipFill rotWithShape="1">
                    <a:blip r:embed="rId21"/>
                    <a:srcRect l="1219"/>
                    <a:stretch/>
                  </pic:blipFill>
                  <pic:spPr bwMode="auto">
                    <a:xfrm>
                      <a:off x="0" y="0"/>
                      <a:ext cx="5871138" cy="5064125"/>
                    </a:xfrm>
                    <a:prstGeom prst="rect">
                      <a:avLst/>
                    </a:prstGeom>
                    <a:ln>
                      <a:noFill/>
                    </a:ln>
                    <a:extLst>
                      <a:ext uri="{53640926-AAD7-44D8-BBD7-CCE9431645EC}">
                        <a14:shadowObscured xmlns:a14="http://schemas.microsoft.com/office/drawing/2010/main"/>
                      </a:ext>
                    </a:extLst>
                  </pic:spPr>
                </pic:pic>
              </a:graphicData>
            </a:graphic>
          </wp:inline>
        </w:drawing>
      </w:r>
    </w:p>
    <w:p w14:paraId="7FAE6A59" w14:textId="77777777" w:rsidR="007C71AC" w:rsidRPr="003974BC" w:rsidRDefault="007C71AC" w:rsidP="007C71AC">
      <w:pPr>
        <w:pStyle w:val="Caption"/>
        <w:rPr>
          <w:ins w:id="2169" w:author="Chen Heller" w:date="2023-01-16T15:39:00Z"/>
        </w:rPr>
      </w:pPr>
    </w:p>
    <w:p w14:paraId="6132D0BD" w14:textId="77777777" w:rsidR="007C71AC" w:rsidDel="002F71CB" w:rsidRDefault="007C71AC" w:rsidP="007C71AC">
      <w:pPr>
        <w:ind w:firstLine="0"/>
        <w:rPr>
          <w:del w:id="2170" w:author="Chen Heller" w:date="2023-01-16T15:39:00Z"/>
        </w:rPr>
      </w:pPr>
      <w:ins w:id="2171" w:author="Chen Heller" w:date="2023-03-07T10:24:00Z">
        <w:r w:rsidRPr="00A5336B">
          <w:rPr>
            <w:i/>
            <w:iCs/>
            <w:rPrChange w:id="2172" w:author="Chen Heller" w:date="2023-03-07T10:24:00Z">
              <w:rPr/>
            </w:rPrChange>
          </w:rPr>
          <w:t>Note.</w:t>
        </w:r>
        <w:r w:rsidRPr="005C2BDD">
          <w:t xml:space="preserve"> </w:t>
        </w:r>
      </w:ins>
      <w:ins w:id="2173" w:author="Chen Heller" w:date="2023-03-07T10:54:00Z">
        <w:r>
          <w:t xml:space="preserve">Time-dependent </w:t>
        </w:r>
      </w:ins>
      <w:ins w:id="2174" w:author="Chen Heller" w:date="2023-03-07T10:50:00Z">
        <w:r>
          <w:t>t</w:t>
        </w:r>
      </w:ins>
      <w:ins w:id="2175" w:author="Chen Heller" w:date="2023-03-07T10:49:00Z">
        <w:r>
          <w:t xml:space="preserve">rajectory, </w:t>
        </w:r>
      </w:ins>
      <w:ins w:id="2176" w:author="Chen Heller" w:date="2023-05-08T09:37:00Z">
        <w:r>
          <w:t xml:space="preserve">horizontal </w:t>
        </w:r>
      </w:ins>
      <w:ins w:id="2177" w:author="Chen Heller" w:date="2023-03-07T10:51:00Z">
        <w:r>
          <w:t>velocity,</w:t>
        </w:r>
      </w:ins>
      <w:ins w:id="2178" w:author="Chen Heller" w:date="2023-03-07T10:49:00Z">
        <w:r>
          <w:t xml:space="preserve"> and implied endpoint</w:t>
        </w:r>
      </w:ins>
      <w:ins w:id="2179" w:author="Chen Heller" w:date="2023-03-07T10:50:00Z">
        <w:r>
          <w:t xml:space="preserve">. </w:t>
        </w:r>
      </w:ins>
      <w:ins w:id="2180" w:author="Chen Heller" w:date="2023-03-07T11:25:00Z">
        <w:r>
          <w:t>Instead of normalizing the trajectories to the Z-axis, v</w:t>
        </w:r>
      </w:ins>
      <w:ins w:id="2181" w:author="Chen Heller" w:date="2023-03-07T11:24:00Z">
        <w:r>
          <w:t xml:space="preserve">alid trials were trimmed to 340ms and then </w:t>
        </w:r>
      </w:ins>
      <w:ins w:id="2182" w:author="Chen Heller" w:date="2023-03-07T11:00:00Z">
        <w:r>
          <w:t>average</w:t>
        </w:r>
      </w:ins>
      <w:ins w:id="2183" w:author="Chen Heller" w:date="2023-03-07T11:24:00Z">
        <w:r>
          <w:t>d</w:t>
        </w:r>
      </w:ins>
      <w:ins w:id="2184" w:author="Chen Heller" w:date="2023-03-07T11:00:00Z">
        <w:r>
          <w:t xml:space="preserve"> across participants</w:t>
        </w:r>
      </w:ins>
      <w:ins w:id="2185" w:author="Chen Heller" w:date="2023-03-07T11:24:00Z">
        <w:r>
          <w:t>.</w:t>
        </w:r>
      </w:ins>
      <w:ins w:id="2186" w:author="Chen Heller" w:date="2023-03-07T10:53:00Z">
        <w:r>
          <w:t xml:space="preserve"> </w:t>
        </w:r>
      </w:ins>
      <w:ins w:id="2187" w:author="Chen Heller" w:date="2023-03-07T10:55:00Z">
        <w:r>
          <w:t xml:space="preserve">The shaded areas mark the SE while grey rectangles </w:t>
        </w:r>
      </w:ins>
      <w:ins w:id="2188" w:author="Chen Heller" w:date="2023-03-07T12:19:00Z">
        <w:r>
          <w:t>highlight</w:t>
        </w:r>
      </w:ins>
      <w:ins w:id="2189" w:author="Chen Heller" w:date="2023-03-07T10:55:00Z">
        <w:r>
          <w:t xml:space="preserve"> the </w:t>
        </w:r>
      </w:ins>
      <w:ins w:id="2190" w:author="Chen Heller" w:date="2023-03-07T11:25:00Z">
        <w:r>
          <w:t>time range</w:t>
        </w:r>
      </w:ins>
      <w:ins w:id="2191" w:author="Chen Heller" w:date="2023-03-07T10:56:00Z">
        <w:r>
          <w:t xml:space="preserve"> </w:t>
        </w:r>
      </w:ins>
      <w:ins w:id="2192" w:author="Chen Heller" w:date="2023-03-07T10:31:00Z">
        <w:r>
          <w:t xml:space="preserve">where </w:t>
        </w:r>
      </w:ins>
      <w:ins w:id="2193" w:author="Chen Heller" w:date="2023-03-07T12:15:00Z">
        <w:r>
          <w:t>a significant difference between the conditions was detected using the</w:t>
        </w:r>
      </w:ins>
      <w:ins w:id="2194" w:author="Chen Heller" w:date="2023-03-07T10:31:00Z">
        <w:r>
          <w:t xml:space="preserve"> </w:t>
        </w:r>
      </w:ins>
      <w:ins w:id="2195" w:author="Chen Heller" w:date="2023-03-07T10:56:00Z">
        <w:r>
          <w:t>permutation and clustering procedure</w:t>
        </w:r>
      </w:ins>
      <w:ins w:id="2196" w:author="Chen Heller" w:date="2023-03-07T10:31:00Z">
        <w:r>
          <w:t>.</w:t>
        </w:r>
      </w:ins>
    </w:p>
    <w:p w14:paraId="04D356A0" w14:textId="757EDEF7" w:rsidR="007C71AC" w:rsidRPr="002C7A24" w:rsidRDefault="007C71AC" w:rsidP="00E46BEB">
      <w:pPr>
        <w:ind w:firstLine="0"/>
        <w:rPr>
          <w:ins w:id="2197" w:author="Chen Heller" w:date="2023-05-08T09:50:00Z"/>
          <w:b/>
          <w:bCs/>
          <w:i/>
          <w:iCs/>
        </w:rPr>
      </w:pPr>
      <w:ins w:id="2198" w:author="Chen Heller" w:date="2023-03-07T11:04:00Z">
        <w:r>
          <w:t>*</w:t>
        </w:r>
      </w:ins>
      <w:ins w:id="2199" w:author="Chen Heller" w:date="2023-03-07T11:02:00Z">
        <w:r>
          <w:t xml:space="preserve"> </w:t>
        </w:r>
      </w:ins>
      <w:ins w:id="2200" w:author="Chen Heller" w:date="2023-03-07T12:17:00Z">
        <w:r>
          <w:t xml:space="preserve">The first 100ms of the </w:t>
        </w:r>
      </w:ins>
      <w:ins w:id="2201" w:author="Chen Heller" w:date="2023-03-07T12:09:00Z">
        <w:r>
          <w:t xml:space="preserve">implied endpoint </w:t>
        </w:r>
      </w:ins>
      <w:ins w:id="2202" w:author="Chen Heller" w:date="2023-03-07T12:18:00Z">
        <w:r>
          <w:t>figure</w:t>
        </w:r>
      </w:ins>
      <w:ins w:id="2203" w:author="Chen Heller" w:date="2023-03-07T12:09:00Z">
        <w:r>
          <w:t xml:space="preserve"> </w:t>
        </w:r>
      </w:ins>
      <w:ins w:id="2204" w:author="Chen Heller" w:date="2023-03-07T12:17:00Z">
        <w:r>
          <w:t>indicate</w:t>
        </w:r>
      </w:ins>
      <w:ins w:id="2205" w:author="Chen Heller" w:date="2023-03-07T12:10:00Z">
        <w:r>
          <w:t xml:space="preserve"> participants </w:t>
        </w:r>
      </w:ins>
      <w:ins w:id="2206" w:author="Chen Heller" w:date="2023-03-07T12:17:00Z">
        <w:r>
          <w:t xml:space="preserve">tended to </w:t>
        </w:r>
      </w:ins>
      <w:ins w:id="2207" w:author="Chen Heller" w:date="2023-03-07T12:10:00Z">
        <w:r>
          <w:t>initiate</w:t>
        </w:r>
      </w:ins>
      <w:ins w:id="2208" w:author="Chen Heller" w:date="2023-03-07T12:17:00Z">
        <w:r>
          <w:t xml:space="preserve"> </w:t>
        </w:r>
      </w:ins>
      <w:ins w:id="2209" w:author="Chen Heller" w:date="2023-03-07T12:10:00Z">
        <w:r>
          <w:t xml:space="preserve">their movement towards the left. This </w:t>
        </w:r>
      </w:ins>
      <w:ins w:id="2210" w:author="Chen Heller" w:date="2023-03-07T12:16:00Z">
        <w:r>
          <w:t xml:space="preserve">outcome may be attributed to </w:t>
        </w:r>
      </w:ins>
      <w:ins w:id="2211" w:author="Chen Heller" w:date="2023-03-07T12:09:00Z">
        <w:r>
          <w:t xml:space="preserve">a motor artifact </w:t>
        </w:r>
      </w:ins>
      <w:ins w:id="2212" w:author="Chen Heller" w:date="2023-03-07T12:16:00Z">
        <w:r>
          <w:t xml:space="preserve">caused by </w:t>
        </w:r>
      </w:ins>
      <w:ins w:id="2213" w:author="Chen Heller" w:date="2023-03-07T12:17:00Z">
        <w:r>
          <w:t xml:space="preserve">positioning </w:t>
        </w:r>
      </w:ins>
      <w:ins w:id="2214" w:author="Chen Heller" w:date="2023-03-07T12:11:00Z">
        <w:r>
          <w:t xml:space="preserve">the </w:t>
        </w:r>
      </w:ins>
      <w:ins w:id="2215" w:author="Chen Heller" w:date="2023-03-07T12:09:00Z">
        <w:r>
          <w:t xml:space="preserve">right </w:t>
        </w:r>
      </w:ins>
      <w:ins w:id="2216" w:author="Chen Heller" w:date="2023-03-07T12:11:00Z">
        <w:r>
          <w:t xml:space="preserve">reaching arm </w:t>
        </w:r>
      </w:ins>
      <w:ins w:id="2217" w:author="Chen Heller" w:date="2023-03-07T12:09:00Z">
        <w:r>
          <w:t>near the center of the body</w:t>
        </w:r>
      </w:ins>
      <w:ins w:id="2218" w:author="Chen Heller" w:date="2023-03-07T12:11:00Z">
        <w:r>
          <w:t>.</w:t>
        </w:r>
      </w:ins>
    </w:p>
    <w:p w14:paraId="55FBFF55" w14:textId="77777777" w:rsidR="002C7A24" w:rsidRPr="002C7A24" w:rsidRDefault="002C7A24">
      <w:pPr>
        <w:pStyle w:val="TableFigure"/>
        <w:rPr>
          <w:ins w:id="2219" w:author="Chen Heller" w:date="2023-05-08T09:52:00Z"/>
        </w:rPr>
        <w:pPrChange w:id="2220" w:author="Chen Heller" w:date="2023-05-08T09:53:00Z">
          <w:pPr>
            <w:pStyle w:val="Caption"/>
          </w:pPr>
        </w:pPrChange>
      </w:pPr>
      <w:bookmarkStart w:id="2221" w:name="_Ref134432975"/>
      <w:bookmarkEnd w:id="2145"/>
      <w:ins w:id="2222" w:author="Chen Heller" w:date="2023-05-08T09:52:00Z">
        <w:r w:rsidRPr="00E46BEB">
          <w:lastRenderedPageBreak/>
          <w:t>Figure</w:t>
        </w:r>
        <w:r w:rsidRPr="002C7A24">
          <w:t xml:space="preserve"> </w:t>
        </w:r>
        <w:r w:rsidRPr="002C7A24">
          <w:fldChar w:fldCharType="begin"/>
        </w:r>
        <w:r w:rsidRPr="002C7A24">
          <w:instrText xml:space="preserve"> SEQ Figure \* ARABIC </w:instrText>
        </w:r>
      </w:ins>
      <w:r w:rsidRPr="002C7A24">
        <w:fldChar w:fldCharType="separate"/>
      </w:r>
      <w:ins w:id="2223" w:author="Chen Heller" w:date="2023-05-08T09:52:00Z">
        <w:r w:rsidRPr="002C7A24">
          <w:rPr>
            <w:rPrChange w:id="2224" w:author="Chen Heller" w:date="2023-05-08T09:53:00Z">
              <w:rPr>
                <w:b/>
                <w:bCs/>
                <w:i w:val="0"/>
                <w:iCs w:val="0"/>
                <w:noProof/>
              </w:rPr>
            </w:rPrChange>
          </w:rPr>
          <w:t>5</w:t>
        </w:r>
        <w:r w:rsidRPr="002C7A24">
          <w:fldChar w:fldCharType="end"/>
        </w:r>
        <w:bookmarkEnd w:id="2221"/>
      </w:ins>
    </w:p>
    <w:p w14:paraId="45F82470" w14:textId="77777777" w:rsidR="007C71AC" w:rsidRPr="00FE453D" w:rsidRDefault="007C71AC">
      <w:pPr>
        <w:ind w:firstLine="0"/>
        <w:rPr>
          <w:ins w:id="2225" w:author="Chen Heller" w:date="2023-03-07T16:32:00Z"/>
        </w:rPr>
        <w:pPrChange w:id="2226" w:author="Chen Heller" w:date="2023-03-07T16:39:00Z">
          <w:pPr>
            <w:pStyle w:val="Caption"/>
          </w:pPr>
        </w:pPrChange>
      </w:pPr>
      <w:ins w:id="2227" w:author="Chen Heller" w:date="2023-03-07T16:32:00Z">
        <w:r w:rsidRPr="00CF56A5">
          <w:rPr>
            <w:i/>
            <w:iCs/>
            <w:rPrChange w:id="2228" w:author="Chen Heller" w:date="2023-03-07T16:39:00Z">
              <w:rPr>
                <w:i w:val="0"/>
                <w:iCs w:val="0"/>
              </w:rPr>
            </w:rPrChange>
          </w:rPr>
          <w:t>Result</w:t>
        </w:r>
      </w:ins>
      <w:ins w:id="2229" w:author="Chen Heller" w:date="2023-03-07T16:33:00Z">
        <w:r w:rsidRPr="00CF56A5">
          <w:rPr>
            <w:i/>
            <w:iCs/>
            <w:rPrChange w:id="2230" w:author="Chen Heller" w:date="2023-03-07T16:39:00Z">
              <w:rPr>
                <w:i w:val="0"/>
                <w:iCs w:val="0"/>
              </w:rPr>
            </w:rPrChange>
          </w:rPr>
          <w:t>s for the Space-Normalized Trajectories</w:t>
        </w:r>
      </w:ins>
    </w:p>
    <w:p w14:paraId="5B9AB780" w14:textId="77777777" w:rsidR="007C71AC" w:rsidRDefault="007C71AC" w:rsidP="007C71AC">
      <w:pPr>
        <w:pStyle w:val="Caption"/>
        <w:rPr>
          <w:ins w:id="2231" w:author="Chen Heller" w:date="2023-03-07T16:10:00Z"/>
        </w:rPr>
      </w:pPr>
      <w:ins w:id="2232" w:author="Chen Heller" w:date="2023-03-07T17:00:00Z">
        <w:r w:rsidRPr="00821BDB">
          <w:rPr>
            <w:i w:val="0"/>
            <w:iCs w:val="0"/>
            <w:noProof/>
          </w:rPr>
          <w:t xml:space="preserve"> </w:t>
        </w:r>
      </w:ins>
      <w:ins w:id="2233" w:author="Chen Heller" w:date="2023-03-07T17:05:00Z">
        <w:r w:rsidRPr="006E380F">
          <w:rPr>
            <w:i w:val="0"/>
            <w:iCs w:val="0"/>
            <w:noProof/>
          </w:rPr>
          <w:drawing>
            <wp:inline distT="0" distB="0" distL="0" distR="0" wp14:anchorId="665BE872" wp14:editId="6EF156DF">
              <wp:extent cx="5885078" cy="39705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616" t="1218" r="24794" b="9840"/>
                      <a:stretch/>
                    </pic:blipFill>
                    <pic:spPr bwMode="auto">
                      <a:xfrm>
                        <a:off x="0" y="0"/>
                        <a:ext cx="5896755" cy="3978403"/>
                      </a:xfrm>
                      <a:prstGeom prst="rect">
                        <a:avLst/>
                      </a:prstGeom>
                      <a:noFill/>
                      <a:ln>
                        <a:noFill/>
                      </a:ln>
                      <a:extLst>
                        <a:ext uri="{53640926-AAD7-44D8-BBD7-CCE9431645EC}">
                          <a14:shadowObscured xmlns:a14="http://schemas.microsoft.com/office/drawing/2010/main"/>
                        </a:ext>
                      </a:extLst>
                    </pic:spPr>
                  </pic:pic>
                </a:graphicData>
              </a:graphic>
            </wp:inline>
          </w:drawing>
        </w:r>
      </w:ins>
    </w:p>
    <w:p w14:paraId="1C135DF6" w14:textId="61A3A95B" w:rsidR="00B14F9D" w:rsidRPr="001C0104" w:rsidRDefault="007C71AC">
      <w:pPr>
        <w:ind w:firstLine="0"/>
        <w:pPrChange w:id="2234" w:author="Chen Heller" w:date="2023-05-08T09:54:00Z">
          <w:pPr/>
        </w:pPrChange>
      </w:pPr>
      <w:del w:id="2235" w:author="Chen Heller" w:date="2023-03-07T16:40:00Z">
        <w:r w:rsidDel="00B63DDE">
          <w:delText xml:space="preserve">Figure </w:delText>
        </w:r>
      </w:del>
      <w:del w:id="2236" w:author="Chen Heller" w:date="2023-03-07T10:20:00Z">
        <w:r w:rsidDel="0044043A">
          <w:fldChar w:fldCharType="begin"/>
        </w:r>
        <w:r w:rsidDel="0044043A">
          <w:delInstrText xml:space="preserve"> SEQ Figure \* ARABIC </w:delInstrText>
        </w:r>
        <w:r w:rsidDel="0044043A">
          <w:fldChar w:fldCharType="separate"/>
        </w:r>
      </w:del>
      <w:del w:id="2237" w:author="Chen Heller" w:date="2023-01-04T14:57:00Z">
        <w:r w:rsidDel="00C56E28">
          <w:rPr>
            <w:noProof/>
          </w:rPr>
          <w:delText>6</w:delText>
        </w:r>
      </w:del>
      <w:del w:id="2238" w:author="Chen Heller" w:date="2023-03-07T10:20:00Z">
        <w:r w:rsidDel="0044043A">
          <w:rPr>
            <w:noProof/>
          </w:rPr>
          <w:fldChar w:fldCharType="end"/>
        </w:r>
      </w:del>
      <w:del w:id="2239" w:author="Chen Heller" w:date="2023-03-07T16:40:00Z">
        <w:r w:rsidDel="00B63DDE">
          <w:delText xml:space="preserve">. </w:delText>
        </w:r>
      </w:del>
      <w:del w:id="2240" w:author="Chen Heller" w:date="2023-03-07T10:25:00Z">
        <w:r w:rsidRPr="00F3771A" w:rsidDel="001B5A5C">
          <w:delText>Results</w:delText>
        </w:r>
      </w:del>
      <w:del w:id="2241" w:author="Chen Heller" w:date="2023-03-06T09:14:00Z">
        <w:r w:rsidRPr="00F3771A" w:rsidDel="00A44CF7">
          <w:delText xml:space="preserve"> of Experiment </w:delText>
        </w:r>
        <w:r w:rsidDel="00A44CF7">
          <w:delText>4</w:delText>
        </w:r>
      </w:del>
      <w:del w:id="2242" w:author="Chen Heller" w:date="2023-03-07T10:25:00Z">
        <w:r w:rsidRPr="00F3771A" w:rsidDel="001B5A5C">
          <w:delText>.</w:delText>
        </w:r>
      </w:del>
      <w:ins w:id="2243" w:author="Chen Heller" w:date="2023-03-07T16:40:00Z">
        <w:r w:rsidRPr="00B63DDE">
          <w:rPr>
            <w:i/>
            <w:iCs/>
            <w:rPrChange w:id="2244" w:author="Chen Heller" w:date="2023-03-07T16:40:00Z">
              <w:rPr>
                <w:color w:val="44546A" w:themeColor="text2"/>
                <w:sz w:val="22"/>
                <w:szCs w:val="18"/>
              </w:rPr>
            </w:rPrChange>
          </w:rPr>
          <w:t>Note.</w:t>
        </w:r>
        <w:r>
          <w:t xml:space="preserve"> </w:t>
        </w:r>
      </w:ins>
      <w:ins w:id="2245" w:author="Chen Heller" w:date="2023-03-07T17:06:00Z">
        <w:r>
          <w:t xml:space="preserve">Measures in </w:t>
        </w:r>
      </w:ins>
      <w:ins w:id="2246" w:author="Chen Heller" w:date="2023-03-07T17:07:00Z">
        <w:r>
          <w:t xml:space="preserve">the figure </w:t>
        </w:r>
      </w:ins>
      <w:ins w:id="2247" w:author="Chen Heller" w:date="2023-03-12T11:38:00Z">
        <w:r>
          <w:t>were</w:t>
        </w:r>
      </w:ins>
      <w:ins w:id="2248" w:author="Chen Heller" w:date="2023-03-07T17:07:00Z">
        <w:r>
          <w:t xml:space="preserve"> not normalized within participant</w:t>
        </w:r>
      </w:ins>
      <w:ins w:id="2249" w:author="Chen Heller" w:date="2023-03-07T16:42:00Z">
        <w:r>
          <w:t>.</w:t>
        </w:r>
      </w:ins>
      <w:del w:id="2250" w:author="Chen Heller" w:date="2023-03-07T16:40:00Z">
        <w:r w:rsidRPr="00F3771A" w:rsidDel="00B63DDE">
          <w:delText xml:space="preserve"> </w:delText>
        </w:r>
      </w:del>
      <w:r>
        <w:t>(a) Reaching trajectories in</w:t>
      </w:r>
      <w:ins w:id="2251" w:author="Chen Heller" w:date="2023-03-07T16:43:00Z">
        <w:r>
          <w:t xml:space="preserve"> valid</w:t>
        </w:r>
      </w:ins>
      <w:r>
        <w:t xml:space="preserve"> trials </w:t>
      </w:r>
      <w:del w:id="2252" w:author="Chen Heller" w:date="2023-03-07T16:43:00Z">
        <w:r w:rsidDel="00F36DA1">
          <w:delText>where a correct answer was given</w:delText>
        </w:r>
      </w:del>
      <w:del w:id="2253" w:author="Chen Heller" w:date="2023-02-26T15:47:00Z">
        <w:r w:rsidDel="002900CD">
          <w:delText xml:space="preserve"> by choosing the left and right targets</w:delText>
        </w:r>
      </w:del>
      <w:r>
        <w:t xml:space="preserve">, averaged across </w:t>
      </w:r>
      <w:del w:id="2254" w:author="Chen Heller" w:date="2023-03-07T10:51:00Z">
        <w:r w:rsidDel="00E85257">
          <w:delText xml:space="preserve">all </w:delText>
        </w:r>
      </w:del>
      <w:r>
        <w:t>participants. Shaded areas are the</w:t>
      </w:r>
      <w:ins w:id="2255" w:author="Chen Heller" w:date="2023-03-15T11:39:00Z">
        <w:r>
          <w:t xml:space="preserve"> standard error </w:t>
        </w:r>
      </w:ins>
      <w:del w:id="2256" w:author="Chen Heller" w:date="2023-03-15T11:39:00Z">
        <w:r w:rsidDel="00F450C3">
          <w:delText xml:space="preserve"> </w:delText>
        </w:r>
      </w:del>
      <w:ins w:id="2257" w:author="Chen Heller" w:date="2023-03-15T11:39:00Z">
        <w:r>
          <w:t>(</w:t>
        </w:r>
      </w:ins>
      <w:r>
        <w:t>SE</w:t>
      </w:r>
      <w:ins w:id="2258" w:author="Chen Heller" w:date="2023-03-15T11:39:00Z">
        <w:r>
          <w:t>)</w:t>
        </w:r>
      </w:ins>
      <w:r>
        <w:t xml:space="preserve">. </w:t>
      </w:r>
      <w:del w:id="2259" w:author="Chen Heller" w:date="2023-03-07T16:42:00Z">
        <w:r w:rsidDel="00A370F0">
          <w:delText xml:space="preserve">Grey </w:delText>
        </w:r>
      </w:del>
      <w:del w:id="2260" w:author="Chen Heller" w:date="2023-03-07T10:46:00Z">
        <w:r w:rsidDel="004A24BE">
          <w:delText xml:space="preserve">shade </w:delText>
        </w:r>
      </w:del>
      <w:del w:id="2261" w:author="Chen Heller" w:date="2023-03-07T16:42:00Z">
        <w:r w:rsidDel="00A370F0">
          <w:delText xml:space="preserve">marks where the difference between the trajectories was found to be significant according to a permutation and clustering procedure. </w:delText>
        </w:r>
      </w:del>
      <w:r>
        <w:t xml:space="preserve">(b-f) Dots are </w:t>
      </w:r>
      <w:del w:id="2262" w:author="Chen Heller" w:date="2023-03-02T15:11:00Z">
        <w:r w:rsidDel="00563B4D">
          <w:delText xml:space="preserve">single </w:delText>
        </w:r>
      </w:del>
      <w:ins w:id="2263" w:author="Chen Heller" w:date="2023-03-02T15:11:00Z">
        <w:r>
          <w:t>single-</w:t>
        </w:r>
      </w:ins>
      <w:r>
        <w:t xml:space="preserve">participant averages </w:t>
      </w:r>
      <w:ins w:id="2264" w:author="Chen Heller" w:date="2023-03-07T16:43:00Z">
        <w:r>
          <w:t xml:space="preserve">across valid trials, </w:t>
        </w:r>
      </w:ins>
      <w:r>
        <w:t>while the red/blue horizontal lines are the average of all participants. Black error bars symbol</w:t>
      </w:r>
      <w:ins w:id="2265" w:author="Chen Heller" w:date="2023-03-02T15:11:00Z">
        <w:r>
          <w:t>ize</w:t>
        </w:r>
      </w:ins>
      <w:r>
        <w:t xml:space="preserve"> the </w:t>
      </w:r>
      <w:commentRangeStart w:id="2266"/>
      <w:r>
        <w:t>SE</w:t>
      </w:r>
      <w:commentRangeEnd w:id="2266"/>
      <w:r w:rsidR="002108CA">
        <w:rPr>
          <w:rStyle w:val="CommentReference"/>
        </w:rPr>
        <w:commentReference w:id="2266"/>
      </w:r>
      <w:r>
        <w:t>. Full/dashed grey lines represent a numerical incline/decline (respectively) between the congruent and incongruent conditions</w:t>
      </w:r>
      <w:r w:rsidRPr="00F3771A">
        <w:t>.</w:t>
      </w:r>
    </w:p>
    <w:p w14:paraId="35CAFCBB" w14:textId="3501B28E" w:rsidR="006A7738" w:rsidDel="000434D9" w:rsidRDefault="00D826D9" w:rsidP="006238E0">
      <w:pPr>
        <w:pStyle w:val="Heading3"/>
        <w:rPr>
          <w:del w:id="2267" w:author="Chen Heller" w:date="2023-01-09T13:29:00Z"/>
        </w:rPr>
      </w:pPr>
      <w:bookmarkStart w:id="2268" w:name="_Toc114485394"/>
      <w:del w:id="2269" w:author="Chen Heller" w:date="2023-01-09T13:29:00Z">
        <w:r w:rsidDel="000434D9">
          <w:delText>Discussion</w:delText>
        </w:r>
        <w:bookmarkEnd w:id="2268"/>
      </w:del>
    </w:p>
    <w:p w14:paraId="0B7BE30B" w14:textId="0739F776" w:rsidR="00BA6169" w:rsidRDefault="00F01249" w:rsidP="005856CE">
      <w:pPr>
        <w:ind w:firstLine="0"/>
      </w:pPr>
      <w:del w:id="2270" w:author="Chen Heller" w:date="2023-01-09T13:29:00Z">
        <w:r w:rsidDel="000434D9">
          <w:lastRenderedPageBreak/>
          <w:delText xml:space="preserve">Experiment </w:delText>
        </w:r>
        <w:r w:rsidR="00F54903" w:rsidDel="000434D9">
          <w:delText xml:space="preserve">4 </w:delText>
        </w:r>
        <w:r w:rsidR="00553F6D" w:rsidDel="000434D9">
          <w:delText xml:space="preserve">compared the effect of unconscious processing as measured by </w:delText>
        </w:r>
        <w:r w:rsidDel="000434D9">
          <w:delText xml:space="preserve">motion tracking and keyboard </w:delText>
        </w:r>
        <w:r w:rsidR="00553F6D" w:rsidDel="000434D9">
          <w:delText>presses</w:delText>
        </w:r>
        <w:r w:rsidDel="000434D9">
          <w:delText xml:space="preserve">. Despite previous criticisms about the robustness and reliability of evidence </w:delText>
        </w:r>
        <w:r w:rsidR="0008250B" w:rsidDel="000434D9">
          <w:fldChar w:fldCharType="begin"/>
        </w:r>
        <w:r w:rsidR="00364024" w:rsidDel="000434D9">
          <w:del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delInstrText>
        </w:r>
        <w:r w:rsidR="0008250B" w:rsidDel="000434D9">
          <w:fldChar w:fldCharType="separate"/>
        </w:r>
        <w:r w:rsidR="0008250B" w:rsidRPr="0008250B" w:rsidDel="000434D9">
          <w:rPr>
            <w:rFonts w:ascii="Times New Roman" w:hAnsi="Times New Roman" w:cs="Times New Roman"/>
          </w:rPr>
          <w:delText>(</w:delText>
        </w:r>
        <w:r w:rsidR="00676ED5" w:rsidDel="000434D9">
          <w:rPr>
            <w:rFonts w:ascii="Times New Roman" w:hAnsi="Times New Roman" w:cs="Times New Roman"/>
          </w:rPr>
          <w:delText xml:space="preserve">e.g., </w:delText>
        </w:r>
        <w:r w:rsidR="0008250B" w:rsidRPr="0008250B" w:rsidDel="000434D9">
          <w:rPr>
            <w:rFonts w:ascii="Times New Roman" w:hAnsi="Times New Roman" w:cs="Times New Roman"/>
          </w:rPr>
          <w:delText>Damian, 2001; Peters &amp; Lau, 2015)</w:delText>
        </w:r>
        <w:r w:rsidR="0008250B" w:rsidDel="000434D9">
          <w:fldChar w:fldCharType="end"/>
        </w:r>
        <w:r w:rsidDel="000434D9">
          <w:delText xml:space="preserve"> a large congruency effect was found using </w:delText>
        </w:r>
        <w:r w:rsidR="00676ED5" w:rsidDel="000434D9">
          <w:delText xml:space="preserve">both </w:delText>
        </w:r>
        <w:r w:rsidDel="000434D9">
          <w:delText>measure</w:delText>
        </w:r>
        <w:r w:rsidR="00676ED5" w:rsidDel="000434D9">
          <w:delText>s</w:delText>
        </w:r>
        <w:r w:rsidDel="000434D9">
          <w:delText>. In the reaching session, movements were clearly biased towards the incorrect answer when primed by an incongruent word, as was evident by the centrally oriented reaching trajectories</w:delText>
        </w:r>
        <w:r w:rsidR="008B65A5" w:rsidDel="000434D9">
          <w:delText xml:space="preserve"> which produced a</w:delText>
        </w:r>
        <w:r w:rsidDel="000434D9">
          <w:delText xml:space="preserve"> smaller reach area</w:delText>
        </w:r>
        <w:r w:rsidR="00C73F3D" w:rsidDel="000434D9">
          <w:delText>,</w:delText>
        </w:r>
        <w:r w:rsidDel="000434D9">
          <w:delText xml:space="preserve"> longer traveled distance and </w:delText>
        </w:r>
        <w:r w:rsidR="008B65A5" w:rsidDel="000434D9">
          <w:delText xml:space="preserve">longer </w:delText>
        </w:r>
      </w:del>
      <w:del w:id="2271" w:author="Chen Heller" w:date="2023-01-04T13:29:00Z">
        <w:r w:rsidDel="000128A2">
          <w:delText xml:space="preserve">movement </w:delText>
        </w:r>
      </w:del>
      <w:del w:id="2272" w:author="Chen Heller" w:date="2023-01-09T13:29:00Z">
        <w:r w:rsidDel="000434D9">
          <w:delText xml:space="preserve">duration. The difference between congruent and incongruent trajectories was significant </w:delText>
        </w:r>
      </w:del>
      <w:del w:id="2273" w:author="Chen Heller" w:date="2023-01-09T13:26:00Z">
        <w:r w:rsidDel="00B74112">
          <w:delText xml:space="preserve">approximately </w:delText>
        </w:r>
      </w:del>
      <w:del w:id="2274" w:author="Chen Heller" w:date="2023-01-09T13:29:00Z">
        <w:r w:rsidDel="000434D9">
          <w:delText xml:space="preserve">around </w:delText>
        </w:r>
      </w:del>
      <w:del w:id="2275" w:author="Chen Heller" w:date="2023-01-09T13:26:00Z">
        <w:r w:rsidR="000B4137" w:rsidDel="00B74112">
          <w:delText xml:space="preserve">175.66ms </w:delText>
        </w:r>
        <w:r w:rsidDel="00B74112">
          <w:delText xml:space="preserve">to </w:delText>
        </w:r>
        <w:r w:rsidR="000B4137" w:rsidDel="00B74112">
          <w:delText xml:space="preserve">390.88ms </w:delText>
        </w:r>
        <w:r w:rsidDel="00B74112">
          <w:delText>(</w:delText>
        </w:r>
      </w:del>
      <w:del w:id="2276" w:author="Chen Heller" w:date="2023-01-09T13:29:00Z">
        <w:r w:rsidR="000B4137" w:rsidDel="000434D9">
          <w:delText>24</w:delText>
        </w:r>
        <w:r w:rsidDel="000434D9">
          <w:delText>-</w:delText>
        </w:r>
        <w:r w:rsidR="000B4137" w:rsidDel="000434D9">
          <w:delText>94</w:delText>
        </w:r>
        <w:r w:rsidR="00886EF1" w:rsidDel="000434D9">
          <w:delText>% of the path</w:delText>
        </w:r>
      </w:del>
      <w:del w:id="2277" w:author="Chen Heller" w:date="2023-01-09T13:26:00Z">
        <w:r w:rsidDel="00B74112">
          <w:delText>) post target onset</w:delText>
        </w:r>
      </w:del>
      <w:del w:id="2278" w:author="Chen Heller" w:date="2023-01-09T13:29:00Z">
        <w:r w:rsidR="00CB60D0" w:rsidRPr="00225E22" w:rsidDel="000434D9">
          <w:delText xml:space="preserve"> </w:delText>
        </w:r>
        <w:r w:rsidR="00CB60D0" w:rsidDel="000434D9">
          <w:delText>showing that the prime exerts its effect almost through</w:delText>
        </w:r>
        <w:r w:rsidR="00BB2A79" w:rsidDel="000434D9">
          <w:delText>ou</w:delText>
        </w:r>
        <w:r w:rsidR="00CB60D0" w:rsidDel="000434D9">
          <w:delText>t the entire movement</w:delText>
        </w:r>
        <w:r w:rsidR="00ED7FF8" w:rsidDel="000434D9">
          <w:delText xml:space="preserve"> (note however that this analysis should not be taken as evidence for the exact latency/offset of the effect; see</w:delText>
        </w:r>
        <w:r w:rsidR="005856CE" w:rsidDel="000434D9">
          <w:delText xml:space="preserve"> </w:delText>
        </w:r>
        <w:r w:rsidR="005856CE" w:rsidDel="000434D9">
          <w:fldChar w:fldCharType="begin"/>
        </w:r>
        <w:r w:rsidR="00A56B2E" w:rsidDel="000434D9">
          <w:del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delInstrText>
        </w:r>
        <w:r w:rsidR="005856CE" w:rsidDel="000434D9">
          <w:fldChar w:fldCharType="separate"/>
        </w:r>
        <w:r w:rsidR="005856CE" w:rsidRPr="005856CE" w:rsidDel="000434D9">
          <w:rPr>
            <w:rFonts w:ascii="Times New Roman" w:hAnsi="Times New Roman" w:cs="Times New Roman"/>
          </w:rPr>
          <w:delText>Sassenhagen &amp; Draschkow</w:delText>
        </w:r>
        <w:r w:rsidR="005B4C51" w:rsidDel="000434D9">
          <w:rPr>
            <w:rFonts w:ascii="Times New Roman" w:hAnsi="Times New Roman" w:cs="Times New Roman"/>
          </w:rPr>
          <w:delText>,</w:delText>
        </w:r>
        <w:r w:rsidR="005856CE" w:rsidRPr="005856CE" w:rsidDel="000434D9">
          <w:rPr>
            <w:rFonts w:ascii="Times New Roman" w:hAnsi="Times New Roman" w:cs="Times New Roman"/>
          </w:rPr>
          <w:delText xml:space="preserve"> 2019</w:delText>
        </w:r>
        <w:r w:rsidR="005856CE" w:rsidDel="000434D9">
          <w:fldChar w:fldCharType="end"/>
        </w:r>
        <w:r w:rsidR="00ED7FF8" w:rsidDel="000434D9">
          <w:delText>)</w:delText>
        </w:r>
        <w:r w:rsidDel="000434D9">
          <w:delText xml:space="preserve">. </w:delText>
        </w:r>
        <w:r w:rsidR="00E8719D" w:rsidDel="000434D9">
          <w:delText>However</w:delText>
        </w:r>
        <w:r w:rsidDel="000434D9">
          <w:delText xml:space="preserve">, </w:delText>
        </w:r>
        <w:r w:rsidR="00E8719D" w:rsidDel="000434D9">
          <w:delText xml:space="preserve">contrary to my hypothesis, </w:delText>
        </w:r>
        <w:r w:rsidDel="000434D9">
          <w:delText xml:space="preserve">the effect </w:delText>
        </w:r>
        <w:r w:rsidR="00572DFD" w:rsidDel="000434D9">
          <w:delText xml:space="preserve">size </w:delText>
        </w:r>
        <w:r w:rsidDel="000434D9">
          <w:delText xml:space="preserve">found </w:delText>
        </w:r>
        <w:r w:rsidR="009A0548" w:rsidDel="000434D9">
          <w:delText xml:space="preserve">for </w:delText>
        </w:r>
        <w:r w:rsidR="006A52EC" w:rsidDel="000434D9">
          <w:delText xml:space="preserve">the reach area </w:delText>
        </w:r>
        <w:r w:rsidR="005217F0" w:rsidDel="000434D9">
          <w:delText xml:space="preserve">variable </w:delText>
        </w:r>
        <w:r w:rsidDel="000434D9">
          <w:delText xml:space="preserve">was smaller than </w:delText>
        </w:r>
        <w:r w:rsidR="00225E22" w:rsidDel="000434D9">
          <w:delText>that</w:delText>
        </w:r>
        <w:r w:rsidR="00CF0A33" w:rsidDel="000434D9">
          <w:delText xml:space="preserve"> </w:delText>
        </w:r>
        <w:r w:rsidR="005217F0" w:rsidDel="000434D9">
          <w:delText xml:space="preserve">found with the keyboard-RT, although the reaching </w:delText>
        </w:r>
      </w:del>
      <w:del w:id="2279" w:author="Chen Heller" w:date="2023-01-04T13:29:00Z">
        <w:r w:rsidR="005217F0" w:rsidDel="00977059">
          <w:delText xml:space="preserve">movement </w:delText>
        </w:r>
      </w:del>
      <w:del w:id="2280" w:author="Chen Heller" w:date="2023-01-09T13:29:00Z">
        <w:r w:rsidR="006B03CC" w:rsidDel="000434D9">
          <w:delText>duration</w:delText>
        </w:r>
        <w:r w:rsidR="005217F0" w:rsidDel="000434D9">
          <w:delText xml:space="preserve"> </w:delText>
        </w:r>
        <w:r w:rsidR="00FC5A63" w:rsidDel="000434D9">
          <w:delText xml:space="preserve">measure yielded comparable effects </w:delText>
        </w:r>
        <w:r w:rsidR="00225E22" w:rsidDel="000434D9">
          <w:delText>to</w:delText>
        </w:r>
        <w:r w:rsidR="00FC5A63" w:rsidDel="000434D9">
          <w:delText xml:space="preserve"> </w:delText>
        </w:r>
        <w:r w:rsidR="005217F0" w:rsidDel="000434D9">
          <w:delText>the keyboard</w:delText>
        </w:r>
        <w:r w:rsidR="00BF4E2E" w:rsidDel="000434D9">
          <w:delText>-RT</w:delText>
        </w:r>
        <w:r w:rsidR="005217F0" w:rsidDel="000434D9">
          <w:delText>. P</w:delText>
        </w:r>
        <w:r w:rsidDel="000434D9">
          <w:delText xml:space="preserve">ossible explanations are discussed </w:delText>
        </w:r>
        <w:r w:rsidR="007107F9" w:rsidDel="000434D9">
          <w:delText xml:space="preserve">in the general discussion </w:delText>
        </w:r>
        <w:r w:rsidDel="000434D9">
          <w:delText>below.</w:delText>
        </w:r>
      </w:del>
    </w:p>
    <w:p w14:paraId="0950B412" w14:textId="01922995" w:rsidR="00E668B7" w:rsidRDefault="0001046E" w:rsidP="006238E0">
      <w:pPr>
        <w:pStyle w:val="Heading2"/>
      </w:pPr>
      <w:bookmarkStart w:id="2281" w:name="_Toc114485395"/>
      <w:del w:id="2282" w:author="Chen Heller" w:date="2023-01-16T16:59:00Z">
        <w:r w:rsidDel="008922B7">
          <w:delText xml:space="preserve">General </w:delText>
        </w:r>
      </w:del>
      <w:r w:rsidR="00E668B7">
        <w:t>Discussion</w:t>
      </w:r>
      <w:bookmarkEnd w:id="2281"/>
    </w:p>
    <w:p w14:paraId="0EAC151E" w14:textId="5CBBB23A" w:rsidR="002D0222" w:rsidRDefault="00776072" w:rsidP="00D518F5">
      <w:pPr>
        <w:ind w:firstLine="0"/>
      </w:pPr>
      <w:r>
        <w:t>One of the key driving forces behind t</w:t>
      </w:r>
      <w:r w:rsidR="00595024">
        <w:t xml:space="preserve">he long-lasting debate about the extent of unconscious processing </w:t>
      </w:r>
      <w:r w:rsidR="009706FD">
        <w:fldChar w:fldCharType="begin"/>
      </w:r>
      <w:r w:rsidR="00D518F5">
        <w:instrText xml:space="preserve"> ADDIN ZOTERO_ITEM CSL_CITATION {"citationID":"dnWige88","properties":{"formattedCitation":"(Hassin,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D518F5" w:rsidRPr="00D518F5">
        <w:rPr>
          <w:rFonts w:ascii="Times New Roman" w:hAnsi="Times New Roman" w:cs="Times New Roman"/>
        </w:rPr>
        <w:t>(Hassin, 2013; Hesselmann &amp; Moors, 2015; Michel, 2019; Peters et al., 2017)</w:t>
      </w:r>
      <w:r w:rsidR="009706FD">
        <w:fldChar w:fldCharType="end"/>
      </w:r>
      <w:r>
        <w:t xml:space="preserve"> </w:t>
      </w:r>
      <w:r w:rsidR="007D0270">
        <w:t>pertains to the weak</w:t>
      </w:r>
      <w:del w:id="2283" w:author="Chen Heller" w:date="2023-02-12T13:03:00Z">
        <w:r w:rsidR="007D0270" w:rsidDel="008149AA">
          <w:delText>, and often</w:delText>
        </w:r>
        <w:r w:rsidR="00FF06FA" w:rsidDel="008149AA">
          <w:delText xml:space="preserve"> small</w:delText>
        </w:r>
      </w:del>
      <w:r w:rsidR="00FF06FA">
        <w:t xml:space="preserve">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del w:id="2284" w:author="Chen Heller" w:date="2023-01-04T16:28:00Z">
        <w:r w:rsidR="00883733" w:rsidDel="002627AD">
          <w:delText>In t</w:delText>
        </w:r>
      </w:del>
      <w:del w:id="2285" w:author="Chen Heller" w:date="2023-01-16T12:19:00Z">
        <w:r w:rsidR="00883733" w:rsidDel="00A34CE5">
          <w:delText>his</w:delText>
        </w:r>
      </w:del>
      <w:ins w:id="2286" w:author="Chen Heller" w:date="2023-01-16T16:59:00Z">
        <w:r w:rsidR="008922B7">
          <w:t>T</w:t>
        </w:r>
      </w:ins>
      <w:ins w:id="2287" w:author="Chen Heller" w:date="2023-01-16T12:19:00Z">
        <w:r w:rsidR="00A34CE5">
          <w:t>his</w:t>
        </w:r>
      </w:ins>
      <w:r w:rsidR="00883733">
        <w:t xml:space="preserve"> </w:t>
      </w:r>
      <w:del w:id="2288" w:author="Chen Heller" w:date="2023-01-04T16:28:00Z">
        <w:r w:rsidR="00883733" w:rsidDel="002627AD">
          <w:delText xml:space="preserve">thesis, I </w:delText>
        </w:r>
      </w:del>
      <w:ins w:id="2289" w:author="Chen Heller" w:date="2023-01-04T16:28:00Z">
        <w:r w:rsidR="002627AD">
          <w:t xml:space="preserve">study </w:t>
        </w:r>
      </w:ins>
      <w:r w:rsidR="00883733">
        <w:t>set out to examine if motion tracking could solve this problem</w:t>
      </w:r>
      <w:del w:id="2290" w:author="Chen Heller" w:date="2023-03-02T15:11:00Z">
        <w:r w:rsidR="00883733" w:rsidDel="00031717">
          <w:delText>,</w:delText>
        </w:r>
      </w:del>
      <w:r w:rsidR="00883733">
        <w:t xml:space="preserve">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r w:rsidR="00883733">
        <w:t xml:space="preserve">. </w:t>
      </w:r>
      <w:r w:rsidR="00FF06FA">
        <w:t>To do so</w:t>
      </w:r>
      <w:r w:rsidR="00883733">
        <w:t>,</w:t>
      </w:r>
      <w:r w:rsidR="00FF06FA">
        <w:t xml:space="preserve"> </w:t>
      </w:r>
      <w:del w:id="2291" w:author="Chen Heller" w:date="2023-01-04T16:52:00Z">
        <w:r w:rsidR="00C46CA3" w:rsidDel="00D12EAE">
          <w:delText>I</w:delText>
        </w:r>
        <w:r w:rsidR="00FF06FA" w:rsidDel="00D12EAE">
          <w:delText xml:space="preserve"> </w:delText>
        </w:r>
      </w:del>
      <w:del w:id="2292" w:author="Chen Heller" w:date="2023-01-04T17:01:00Z">
        <w:r w:rsidR="006F7BC9" w:rsidDel="0028261D">
          <w:delText>used a</w:delText>
        </w:r>
      </w:del>
      <w:ins w:id="2293" w:author="Chen Heller" w:date="2023-01-04T17:01:00Z">
        <w:r w:rsidR="0028261D">
          <w:t>motion t</w:t>
        </w:r>
      </w:ins>
      <w:ins w:id="2294" w:author="Chen Heller" w:date="2023-03-02T15:11:00Z">
        <w:r w:rsidR="00031717">
          <w:t>r</w:t>
        </w:r>
      </w:ins>
      <w:ins w:id="2295" w:author="Chen Heller" w:date="2023-01-04T17:01:00Z">
        <w:r w:rsidR="0028261D">
          <w:t>acking was introduced to a</w:t>
        </w:r>
      </w:ins>
      <w:r w:rsidR="006F7BC9">
        <w:t xml:space="preserve">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del w:id="2296" w:author="Chen Heller" w:date="2023-02-12T13:04:00Z">
        <w:r w:rsidR="002D0222" w:rsidDel="008149AA">
          <w:delText xml:space="preserve">, </w:delText>
        </w:r>
      </w:del>
      <w:ins w:id="2297" w:author="Chen Heller" w:date="2023-01-04T17:01:00Z">
        <w:r w:rsidR="0028261D">
          <w:t xml:space="preserve">. This allowed </w:t>
        </w:r>
      </w:ins>
      <w:ins w:id="2298" w:author="Chen Heller" w:date="2023-03-02T15:12:00Z">
        <w:r w:rsidR="00031717">
          <w:t>tracking</w:t>
        </w:r>
      </w:ins>
      <w:ins w:id="2299" w:author="Chen Heller" w:date="2023-01-04T17:01:00Z">
        <w:r w:rsidR="0028261D">
          <w:t xml:space="preserve"> participants' </w:t>
        </w:r>
      </w:ins>
      <w:ins w:id="2300" w:author="Chen Heller" w:date="2023-01-04T17:02:00Z">
        <w:r w:rsidR="0028261D">
          <w:t xml:space="preserve">reaching responses as they </w:t>
        </w:r>
      </w:ins>
      <w:del w:id="2301" w:author="Chen Heller" w:date="2023-01-04T17:02:00Z">
        <w:r w:rsidR="002D0222" w:rsidDel="0028261D">
          <w:delText xml:space="preserve">which </w:delText>
        </w:r>
      </w:del>
      <w:ins w:id="2302" w:author="Chen Heller" w:date="2023-01-04T16:51:00Z">
        <w:r w:rsidR="00D12EAE">
          <w:t>perform</w:t>
        </w:r>
      </w:ins>
      <w:ins w:id="2303" w:author="Chen Heller" w:date="2023-01-04T17:02:00Z">
        <w:r w:rsidR="0028261D">
          <w:t>ed</w:t>
        </w:r>
      </w:ins>
      <w:ins w:id="2304" w:author="Chen Heller" w:date="2023-01-04T16:51:00Z">
        <w:r w:rsidR="00D12EAE">
          <w:t xml:space="preserve"> a semantic judgment </w:t>
        </w:r>
        <w:r w:rsidR="00D12EAE">
          <w:lastRenderedPageBreak/>
          <w:t xml:space="preserve">(i.e., determine whether the word described a natural item or a man-made artifact) on a visible target word that </w:t>
        </w:r>
      </w:ins>
      <w:ins w:id="2305" w:author="Chen Heller" w:date="2023-01-04T17:02:00Z">
        <w:r w:rsidR="002A70C0">
          <w:t>was</w:t>
        </w:r>
      </w:ins>
      <w:ins w:id="2306" w:author="Chen Heller" w:date="2023-01-04T16:51:00Z">
        <w:r w:rsidR="00D12EAE">
          <w:t xml:space="preserve"> preceded by an invisible prime. </w:t>
        </w:r>
      </w:ins>
      <w:ins w:id="2307" w:author="Chen Heller" w:date="2023-01-31T13:41:00Z">
        <w:r w:rsidR="00297149">
          <w:t xml:space="preserve">To </w:t>
        </w:r>
      </w:ins>
      <w:ins w:id="2308" w:author="Chen Heller" w:date="2023-02-12T13:12:00Z">
        <w:r w:rsidR="00EB6DDD">
          <w:t xml:space="preserve">compare </w:t>
        </w:r>
      </w:ins>
      <w:ins w:id="2309" w:author="Chen Heller" w:date="2023-02-12T13:08:00Z">
        <w:r w:rsidR="002F0C9A">
          <w:t>rea</w:t>
        </w:r>
      </w:ins>
      <w:ins w:id="2310" w:author="Chen Heller" w:date="2023-02-12T13:09:00Z">
        <w:r w:rsidR="002F0C9A">
          <w:t>ching</w:t>
        </w:r>
      </w:ins>
      <w:ins w:id="2311" w:author="Chen Heller" w:date="2023-02-12T13:12:00Z">
        <w:r w:rsidR="00EB6DDD">
          <w:t>'s sensitivity to more prominent measures,</w:t>
        </w:r>
      </w:ins>
      <w:ins w:id="2312" w:author="Chen Heller" w:date="2023-02-12T13:09:00Z">
        <w:r w:rsidR="002F0C9A">
          <w:t xml:space="preserve"> </w:t>
        </w:r>
      </w:ins>
      <w:ins w:id="2313" w:author="Chen Heller" w:date="2023-02-26T16:04:00Z">
        <w:r w:rsidR="00753D28">
          <w:t xml:space="preserve">each participant completed </w:t>
        </w:r>
      </w:ins>
      <w:ins w:id="2314" w:author="Chen Heller" w:date="2023-02-12T13:09:00Z">
        <w:r w:rsidR="00EA11B7">
          <w:t>an addit</w:t>
        </w:r>
      </w:ins>
      <w:ins w:id="2315" w:author="Chen Heller" w:date="2023-02-12T13:10:00Z">
        <w:r w:rsidR="007F2D8B">
          <w:t>i</w:t>
        </w:r>
      </w:ins>
      <w:ins w:id="2316" w:author="Chen Heller" w:date="2023-02-12T13:09:00Z">
        <w:r w:rsidR="00EA11B7">
          <w:t xml:space="preserve">onal session </w:t>
        </w:r>
      </w:ins>
      <w:ins w:id="2317" w:author="Chen Heller" w:date="2023-02-26T16:05:00Z">
        <w:r w:rsidR="00753D28">
          <w:t xml:space="preserve">using </w:t>
        </w:r>
      </w:ins>
      <w:ins w:id="2318" w:author="Chen Heller" w:date="2023-01-31T13:38:00Z">
        <w:r w:rsidR="002B7D01">
          <w:t>keyboard</w:t>
        </w:r>
      </w:ins>
      <w:ins w:id="2319" w:author="Chen Heller" w:date="2023-02-12T13:09:00Z">
        <w:r w:rsidR="002F0C9A">
          <w:t xml:space="preserve"> responses</w:t>
        </w:r>
      </w:ins>
      <w:ins w:id="2320" w:author="Chen Heller" w:date="2023-01-18T12:10:00Z">
        <w:r w:rsidR="00E3118B">
          <w:t>.</w:t>
        </w:r>
      </w:ins>
      <w:del w:id="2321" w:author="Chen Heller" w:date="2023-01-04T17:02:00Z">
        <w:r w:rsidR="002D0222" w:rsidDel="002A70C0">
          <w:delText xml:space="preserve">allowed for continuous motion tracking while participants make reaching responses to </w:delText>
        </w:r>
      </w:del>
      <w:del w:id="2322" w:author="Chen Heller" w:date="2023-01-04T16:45:00Z">
        <w:r w:rsidR="002D0222" w:rsidDel="00966B33">
          <w:delText xml:space="preserve">classify </w:delText>
        </w:r>
      </w:del>
      <w:del w:id="2323" w:author="Chen Heller" w:date="2023-01-04T16:51:00Z">
        <w:r w:rsidR="002D0222" w:rsidDel="00D12EAE">
          <w:delText>a visible target word</w:delText>
        </w:r>
        <w:r w:rsidR="00FF06FA" w:rsidDel="00D12EAE">
          <w:delText xml:space="preserve"> </w:delText>
        </w:r>
        <w:r w:rsidR="002D0222" w:rsidDel="00D12EAE">
          <w:delText>preceded by an invisible prime</w:delText>
        </w:r>
        <w:r w:rsidR="00FF06FA" w:rsidDel="00D12EAE">
          <w:delText xml:space="preserve">. </w:delText>
        </w:r>
      </w:del>
    </w:p>
    <w:p w14:paraId="60F8E191" w14:textId="02A4C391" w:rsidR="00463A29" w:rsidRDefault="002D0222" w:rsidP="00B74D9D">
      <w:del w:id="2324" w:author="Chen Heller" w:date="2023-01-04T16:42:00Z">
        <w:r w:rsidDel="00D567F2">
          <w:delText xml:space="preserve">In </w:delText>
        </w:r>
        <w:r w:rsidR="00AA5AC7" w:rsidDel="00D567F2">
          <w:delText>E</w:delText>
        </w:r>
        <w:r w:rsidR="00FF06FA" w:rsidDel="00D567F2">
          <w:delText>xperiment</w:delText>
        </w:r>
        <w:r w:rsidR="00AA5AC7" w:rsidDel="00D567F2">
          <w:delText xml:space="preserve"> 1</w:delText>
        </w:r>
        <w:r w:rsidR="009B62EE" w:rsidDel="00D567F2">
          <w:delText>,</w:delText>
        </w:r>
        <w:r w:rsidR="00FF06FA" w:rsidDel="00D567F2">
          <w:delText xml:space="preserve"> p</w:delText>
        </w:r>
      </w:del>
      <w:del w:id="2325" w:author="Chen Heller" w:date="2023-01-04T16:46:00Z">
        <w:r w:rsidR="00FF06FA" w:rsidDel="00966B33">
          <w:delText xml:space="preserve">articipants </w:delText>
        </w:r>
        <w:r w:rsidR="009B62EE" w:rsidDel="00966B33">
          <w:delText xml:space="preserve">were </w:delText>
        </w:r>
        <w:r w:rsidR="00802D1E" w:rsidDel="00966B33">
          <w:delText>presented with a subliminal prime, which was followed by a supraliminal target word, on which they performed</w:delText>
        </w:r>
        <w:r w:rsidR="00FF06FA" w:rsidDel="00966B33">
          <w:delText xml:space="preserve"> a semantic judgment</w:delText>
        </w:r>
      </w:del>
      <w:del w:id="2326" w:author="Chen Heller" w:date="2023-01-04T16:45:00Z">
        <w:r w:rsidR="00FF06FA" w:rsidDel="00966B33">
          <w:delText xml:space="preserve"> </w:delText>
        </w:r>
        <w:r w:rsidR="00802D1E" w:rsidDel="00966B33">
          <w:delText>(i.e., determine whether the word described a natural item or a man-made artifact)</w:delText>
        </w:r>
      </w:del>
      <w:r w:rsidR="00FF06FA">
        <w:t>.</w:t>
      </w:r>
      <w:del w:id="2327" w:author="Chen Heller" w:date="2023-01-04T16:43:00Z">
        <w:r w:rsidR="00FF06FA" w:rsidDel="00D567F2">
          <w:delText xml:space="preserve"> Analysis of the results revealed a hint </w:delText>
        </w:r>
        <w:r w:rsidR="001318E5" w:rsidDel="00D567F2">
          <w:delText xml:space="preserve">for </w:delText>
        </w:r>
        <w:r w:rsidR="00FF06FA" w:rsidDel="00D567F2">
          <w:delText>unconscious processing in the reach area variable</w:delText>
        </w:r>
        <w:r w:rsidR="002A41F8" w:rsidDel="00D567F2">
          <w:delText>,</w:delText>
        </w:r>
        <w:r w:rsidR="00FF06FA" w:rsidDel="00D567F2">
          <w:delText xml:space="preserve"> which was </w:delText>
        </w:r>
        <w:r w:rsidR="002A41F8" w:rsidDel="00D567F2">
          <w:delText xml:space="preserve">numerically </w:delText>
        </w:r>
        <w:r w:rsidR="00FF06FA" w:rsidDel="00D567F2">
          <w:delText xml:space="preserve">smaller for incongruent trials. </w:delText>
        </w:r>
        <w:r w:rsidR="00B368DC" w:rsidDel="00D567F2">
          <w:delText xml:space="preserve">Yet this trend was not significant, </w:delText>
        </w:r>
        <w:r w:rsidR="00572879" w:rsidDel="00D567F2">
          <w:delText xml:space="preserve">possibly since </w:delText>
        </w:r>
        <w:r w:rsidR="00FF06FA" w:rsidDel="00D567F2">
          <w:delText>this experiment allowed for relatively slow responses</w:delText>
        </w:r>
        <w:r w:rsidR="006A7AFF" w:rsidDel="00D567F2">
          <w:delText xml:space="preserve">. </w:delText>
        </w:r>
        <w:r w:rsidR="000E599E" w:rsidDel="00D567F2">
          <w:delText xml:space="preserve">With such a long response window, subjects could have finalized the </w:delText>
        </w:r>
        <w:r w:rsidR="00C54EA9" w:rsidDel="00D567F2">
          <w:delText xml:space="preserve">evidence accumulation processes </w:delText>
        </w:r>
        <w:r w:rsidR="002417C7" w:rsidDel="00D567F2">
          <w:delText>and reach</w:delText>
        </w:r>
        <w:r w:rsidR="00524638" w:rsidDel="00D567F2">
          <w:delText>ed</w:delText>
        </w:r>
        <w:r w:rsidR="002417C7" w:rsidDel="00D567F2">
          <w:delText xml:space="preserve"> a</w:delText>
        </w:r>
        <w:r w:rsidR="00C54EA9" w:rsidDel="00D567F2">
          <w:delText xml:space="preserve"> decision </w:delText>
        </w:r>
        <w:r w:rsidR="000C2464" w:rsidDel="00D567F2">
          <w:fldChar w:fldCharType="begin"/>
        </w:r>
        <w:r w:rsidR="000C2464" w:rsidDel="00D567F2">
          <w:del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delInstrText>
        </w:r>
        <w:r w:rsidR="000C2464" w:rsidDel="00D567F2">
          <w:fldChar w:fldCharType="separate"/>
        </w:r>
        <w:r w:rsidR="000C2464" w:rsidRPr="000C2464" w:rsidDel="00D567F2">
          <w:rPr>
            <w:rFonts w:ascii="Times New Roman" w:hAnsi="Times New Roman" w:cs="Times New Roman"/>
          </w:rPr>
          <w:delText>(Mattler &amp; Palmer, 2012)</w:delText>
        </w:r>
        <w:r w:rsidR="000C2464" w:rsidDel="00D567F2">
          <w:fldChar w:fldCharType="end"/>
        </w:r>
        <w:r w:rsidR="00C54EA9" w:rsidDel="00D567F2">
          <w:delText xml:space="preserve"> </w:delText>
        </w:r>
        <w:r w:rsidR="00C019CF" w:rsidDel="00D567F2">
          <w:delText xml:space="preserve">even </w:delText>
        </w:r>
        <w:r w:rsidR="00FF06FA" w:rsidDel="00D567F2">
          <w:delText xml:space="preserve">before the movement </w:delText>
        </w:r>
        <w:r w:rsidR="005D09A7" w:rsidDel="00D567F2">
          <w:delText xml:space="preserve">was </w:delText>
        </w:r>
        <w:r w:rsidR="00FF06FA" w:rsidDel="00D567F2">
          <w:delText>initiated</w:delText>
        </w:r>
        <w:r w:rsidR="00C019CF" w:rsidDel="00D567F2">
          <w:delText>. In this case</w:delText>
        </w:r>
        <w:r w:rsidR="00FF06FA" w:rsidDel="00D567F2">
          <w:delText>, congruency effect</w:delText>
        </w:r>
        <w:r w:rsidR="00C019CF" w:rsidDel="00D567F2">
          <w:delText>s are less likely to be revealed when</w:delText>
        </w:r>
        <w:r w:rsidR="005D09A7" w:rsidDel="00D567F2">
          <w:delText xml:space="preserve"> movement</w:delText>
        </w:r>
        <w:r w:rsidR="00C019CF" w:rsidDel="00D567F2">
          <w:delText xml:space="preserve"> is </w:delText>
        </w:r>
        <w:r w:rsidR="00D2171B" w:rsidDel="00D567F2">
          <w:delText>track</w:delText>
        </w:r>
        <w:r w:rsidR="00A528D0" w:rsidDel="00D567F2">
          <w:delText>ed</w:delText>
        </w:r>
        <w:r w:rsidR="00FF06FA" w:rsidRPr="00B61294" w:rsidDel="00D567F2">
          <w:delText xml:space="preserve">. Supportive evidence for this </w:delText>
        </w:r>
        <w:r w:rsidR="00242ECA" w:rsidDel="00D567F2">
          <w:delText>interpretation</w:delText>
        </w:r>
        <w:r w:rsidR="00242ECA" w:rsidRPr="00B61294" w:rsidDel="00D567F2">
          <w:delText xml:space="preserve"> </w:delText>
        </w:r>
        <w:r w:rsidR="00360AD4" w:rsidDel="00D567F2">
          <w:delText>can be found in the relatively</w:delText>
        </w:r>
        <w:r w:rsidR="00472D1F" w:rsidDel="00D567F2">
          <w:delText xml:space="preserve"> </w:delText>
        </w:r>
        <w:r w:rsidR="00FF06FA" w:rsidRPr="00B61294" w:rsidDel="00D567F2">
          <w:delText xml:space="preserve">long </w:delText>
        </w:r>
        <w:r w:rsidR="00E314F6" w:rsidDel="00D567F2">
          <w:delText>reaction</w:delText>
        </w:r>
        <w:r w:rsidR="00FF06FA" w:rsidRPr="00B61294" w:rsidDel="00D567F2">
          <w:delText xml:space="preserve"> times</w:delText>
        </w:r>
        <w:r w:rsidR="00C1383D" w:rsidDel="00D567F2">
          <w:delText xml:space="preserve">, </w:delText>
        </w:r>
        <w:r w:rsidR="00C1383D" w:rsidRPr="00B61294" w:rsidDel="00D567F2">
          <w:delText xml:space="preserve">but not </w:delText>
        </w:r>
      </w:del>
      <w:del w:id="2328" w:author="Chen Heller" w:date="2023-01-04T13:29:00Z">
        <w:r w:rsidR="00C1383D" w:rsidRPr="00B61294" w:rsidDel="00977059">
          <w:delText xml:space="preserve">movement </w:delText>
        </w:r>
      </w:del>
      <w:del w:id="2329" w:author="Chen Heller" w:date="2023-01-04T16:43:00Z">
        <w:r w:rsidR="00C1383D" w:rsidRPr="00B61294" w:rsidDel="00D567F2">
          <w:delText>durations</w:delText>
        </w:r>
        <w:r w:rsidR="00C1383D" w:rsidDel="00D567F2">
          <w:delText>,</w:delText>
        </w:r>
        <w:r w:rsidR="00FF06FA" w:rsidRPr="00B61294" w:rsidDel="00D567F2">
          <w:delText xml:space="preserve"> in incongruent trials</w:delText>
        </w:r>
        <w:r w:rsidR="007421ED" w:rsidDel="00D567F2">
          <w:delText xml:space="preserve"> (though again, no effects were significant in this experiment)</w:delText>
        </w:r>
        <w:r w:rsidR="00FF06FA" w:rsidDel="00D567F2">
          <w:delText xml:space="preserve">. </w:delText>
        </w:r>
      </w:del>
    </w:p>
    <w:p w14:paraId="103C0C28" w14:textId="5040FE5B" w:rsidR="00760C21" w:rsidDel="00C646FB" w:rsidRDefault="0039299B" w:rsidP="00B74D9D">
      <w:pPr>
        <w:rPr>
          <w:del w:id="2330" w:author="Chen Heller" w:date="2023-01-04T16:43:00Z"/>
        </w:rPr>
      </w:pPr>
      <w:del w:id="2331" w:author="Chen Heller" w:date="2023-01-04T16:43:00Z">
        <w:r w:rsidDel="00C646FB">
          <w:delText>To circumvent this problem</w:delText>
        </w:r>
        <w:r w:rsidR="00FF06FA" w:rsidDel="00C646FB">
          <w:delText xml:space="preserve">, the response window in </w:delText>
        </w:r>
        <w:r w:rsidDel="00C646FB">
          <w:delText>E</w:delText>
        </w:r>
        <w:r w:rsidR="00FF06FA" w:rsidDel="00C646FB">
          <w:delText xml:space="preserve">xperiment </w:delText>
        </w:r>
        <w:r w:rsidDel="00C646FB">
          <w:delText xml:space="preserve">2 </w:delText>
        </w:r>
        <w:r w:rsidR="00FF06FA" w:rsidDel="00C646FB">
          <w:delText xml:space="preserve">was </w:delText>
        </w:r>
        <w:r w:rsidR="006528C3" w:rsidDel="00C646FB">
          <w:delText xml:space="preserve">reduced </w:delText>
        </w:r>
        <w:r w:rsidR="00FF06FA" w:rsidDel="00C646FB">
          <w:delText xml:space="preserve">and limitations were placed on movement onset time and </w:delText>
        </w:r>
      </w:del>
      <w:del w:id="2332" w:author="Chen Heller" w:date="2023-01-04T13:29:00Z">
        <w:r w:rsidR="00FF06FA" w:rsidDel="00977059">
          <w:delText xml:space="preserve">movement </w:delText>
        </w:r>
      </w:del>
      <w:del w:id="2333" w:author="Chen Heller" w:date="2023-01-04T16:43:00Z">
        <w:r w:rsidR="00FF06FA" w:rsidDel="00C646FB">
          <w:delText xml:space="preserve">duration. Unfortunately, the strict timing constraints resulted in many excluded trials </w:delText>
        </w:r>
        <w:r w:rsidR="00136091" w:rsidDel="00C646FB">
          <w:delText xml:space="preserve">which </w:delText>
        </w:r>
        <w:r w:rsidR="00EC097D" w:rsidDel="00C646FB">
          <w:delText>increased the measured noise</w:delText>
        </w:r>
        <w:r w:rsidR="00136091" w:rsidDel="00C646FB">
          <w:delText xml:space="preserve">. </w:delText>
        </w:r>
        <w:r w:rsidR="00EC097D" w:rsidDel="00C646FB">
          <w:delText>A lower signal to noise ratio</w:delText>
        </w:r>
        <w:r w:rsidR="0019030C" w:rsidDel="00C646FB">
          <w:delText xml:space="preserve"> (SNR)</w:delText>
        </w:r>
        <w:r w:rsidR="00EC097D" w:rsidDel="00C646FB">
          <w:delText xml:space="preserve"> together with a </w:delText>
        </w:r>
        <w:r w:rsidR="00276F6F" w:rsidDel="00C646FB">
          <w:delText xml:space="preserve">single participant with an extreme opposite effect to the rest of the sample, </w:delText>
        </w:r>
        <w:r w:rsidR="006C45B5" w:rsidDel="00C646FB">
          <w:delText xml:space="preserve">seemed to interfere with </w:delText>
        </w:r>
        <w:r w:rsidR="00E72C37" w:rsidDel="00C646FB">
          <w:delText>the congruency effect</w:delText>
        </w:r>
        <w:r w:rsidR="00FF06FA" w:rsidDel="00C646FB">
          <w:delText>.</w:delText>
        </w:r>
      </w:del>
    </w:p>
    <w:p w14:paraId="1C838A5E" w14:textId="7BB3B562" w:rsidR="007943B2" w:rsidDel="00C646FB" w:rsidRDefault="0054526A" w:rsidP="00B74D9D">
      <w:pPr>
        <w:rPr>
          <w:del w:id="2334" w:author="Chen Heller" w:date="2023-01-04T16:44:00Z"/>
        </w:rPr>
      </w:pPr>
      <w:del w:id="2335" w:author="Chen Heller" w:date="2023-01-04T16:44:00Z">
        <w:r w:rsidDel="00C646FB">
          <w:delText xml:space="preserve">Experiment 3 was then conducted with </w:delText>
        </w:r>
        <w:r w:rsidR="00FF06FA" w:rsidDel="00C646FB">
          <w:delText xml:space="preserve">an additional training day, to improve the participants' response speed and increase the </w:delText>
        </w:r>
        <w:r w:rsidR="0038647F" w:rsidDel="00C646FB">
          <w:delText xml:space="preserve">number </w:delText>
        </w:r>
        <w:r w:rsidR="00FF06FA" w:rsidDel="00C646FB">
          <w:delText xml:space="preserve">of valid trials. </w:delText>
        </w:r>
        <w:r w:rsidR="004E2486" w:rsidDel="00C646FB">
          <w:delText xml:space="preserve">The </w:delText>
        </w:r>
        <w:r w:rsidR="00046913" w:rsidDel="00C646FB">
          <w:delText xml:space="preserve">expected </w:delText>
        </w:r>
        <w:r w:rsidR="007F6E99" w:rsidDel="00C646FB">
          <w:delText xml:space="preserve">congruency </w:delText>
        </w:r>
        <w:r w:rsidR="007F6E99" w:rsidDel="00C646FB">
          <w:lastRenderedPageBreak/>
          <w:delText xml:space="preserve">effect was </w:delText>
        </w:r>
        <w:r w:rsidR="00AC6A89" w:rsidDel="00C646FB">
          <w:delText xml:space="preserve">now </w:delText>
        </w:r>
        <w:r w:rsidR="00DF0648" w:rsidDel="00C646FB">
          <w:delText xml:space="preserve">marginally </w:delText>
        </w:r>
        <w:r w:rsidR="00422967" w:rsidDel="00C646FB">
          <w:delText xml:space="preserve">found </w:delText>
        </w:r>
        <w:r w:rsidR="00622C8F" w:rsidDel="00C646FB">
          <w:delText xml:space="preserve">for </w:delText>
        </w:r>
        <w:r w:rsidR="007F6E99" w:rsidDel="00C646FB">
          <w:delText xml:space="preserve">the reach area variable. </w:delText>
        </w:r>
        <w:r w:rsidR="009B2D65" w:rsidDel="00C646FB">
          <w:delText>However</w:delText>
        </w:r>
        <w:r w:rsidR="007F6E99" w:rsidDel="00C646FB">
          <w:delText>, the additional training day did not increase the number of valid tri</w:delText>
        </w:r>
        <w:r w:rsidR="0017224B" w:rsidDel="00C646FB">
          <w:delText>a</w:delText>
        </w:r>
        <w:r w:rsidR="007F6E99" w:rsidDel="00C646FB">
          <w:delText>ls</w:delText>
        </w:r>
        <w:r w:rsidR="00EA53CE" w:rsidDel="00C646FB">
          <w:delText>,</w:delText>
        </w:r>
        <w:r w:rsidR="007F6E99" w:rsidDel="00C646FB">
          <w:delText xml:space="preserve"> and was </w:delText>
        </w:r>
        <w:r w:rsidR="00A53F64" w:rsidDel="00C646FB">
          <w:delText>therefore</w:delText>
        </w:r>
        <w:r w:rsidR="007F6E99" w:rsidDel="00C646FB">
          <w:delText xml:space="preserve"> omitted in </w:delText>
        </w:r>
        <w:r w:rsidR="00FB05DB" w:rsidDel="00C646FB">
          <w:delText>Exp</w:delText>
        </w:r>
        <w:r w:rsidR="00F761C9" w:rsidDel="00C646FB">
          <w:delText>eriment</w:delText>
        </w:r>
        <w:r w:rsidR="00FB05DB" w:rsidDel="00C646FB">
          <w:delText xml:space="preserve"> 4. </w:delText>
        </w:r>
      </w:del>
    </w:p>
    <w:p w14:paraId="4C2B4096" w14:textId="03DBBC30" w:rsidR="00B00AED" w:rsidRDefault="004C7623" w:rsidP="005D6A2B">
      <w:del w:id="2336" w:author="Chen Heller" w:date="2023-01-04T17:05:00Z">
        <w:r w:rsidDel="00F12D4E">
          <w:delText>Finally, the preregistered E</w:delText>
        </w:r>
        <w:r w:rsidR="00FF06FA" w:rsidDel="00F12D4E">
          <w:delText xml:space="preserve">xperiment </w:delText>
        </w:r>
        <w:r w:rsidDel="00F12D4E">
          <w:delText xml:space="preserve">4 </w:delText>
        </w:r>
        <w:r w:rsidR="00FF06FA" w:rsidDel="00F12D4E">
          <w:delText>examine</w:delText>
        </w:r>
        <w:r w:rsidR="00324863" w:rsidDel="00F12D4E">
          <w:delText>d</w:delText>
        </w:r>
        <w:r w:rsidR="00FF06FA" w:rsidDel="00F12D4E">
          <w:delText xml:space="preserve"> if motion </w:delText>
        </w:r>
        <w:r w:rsidR="0038647F" w:rsidDel="00F12D4E">
          <w:delText xml:space="preserve">tracking </w:delText>
        </w:r>
        <w:r w:rsidR="00FF06FA" w:rsidDel="00F12D4E">
          <w:delText>is superior to keyboard-RT when probing unconscious processing</w:delText>
        </w:r>
        <w:r w:rsidR="002E3E1A" w:rsidDel="00F12D4E">
          <w:delText xml:space="preserve">. </w:delText>
        </w:r>
      </w:del>
      <w:ins w:id="2337" w:author="Chen Heller" w:date="2023-01-09T13:29:00Z">
        <w:r w:rsidR="000434D9">
          <w:t xml:space="preserve">Despite previous criticisms about the robustness and reliability of evidence </w:t>
        </w:r>
        <w:r w:rsidR="000434D9">
          <w:fldChar w:fldCharType="begin"/>
        </w:r>
        <w:r w:rsidR="000434D9">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434D9">
          <w:fldChar w:fldCharType="separate"/>
        </w:r>
        <w:r w:rsidR="000434D9" w:rsidRPr="0008250B">
          <w:rPr>
            <w:rFonts w:ascii="Times New Roman" w:hAnsi="Times New Roman" w:cs="Times New Roman"/>
          </w:rPr>
          <w:t>(</w:t>
        </w:r>
        <w:r w:rsidR="000434D9">
          <w:rPr>
            <w:rFonts w:ascii="Times New Roman" w:hAnsi="Times New Roman" w:cs="Times New Roman"/>
          </w:rPr>
          <w:t xml:space="preserve">e.g., </w:t>
        </w:r>
        <w:r w:rsidR="000434D9" w:rsidRPr="0008250B">
          <w:rPr>
            <w:rFonts w:ascii="Times New Roman" w:hAnsi="Times New Roman" w:cs="Times New Roman"/>
          </w:rPr>
          <w:t>Damian, 2001; Peters &amp; Lau, 2015)</w:t>
        </w:r>
        <w:r w:rsidR="000434D9">
          <w:fldChar w:fldCharType="end"/>
        </w:r>
      </w:ins>
      <w:ins w:id="2338" w:author="Chen Heller" w:date="2023-03-02T15:12:00Z">
        <w:r w:rsidR="00367808">
          <w:t>,</w:t>
        </w:r>
      </w:ins>
      <w:ins w:id="2339" w:author="Chen Heller" w:date="2023-01-09T13:29:00Z">
        <w:r w:rsidR="000434D9">
          <w:t xml:space="preserve"> a large congruency effect was found using both measures.</w:t>
        </w:r>
      </w:ins>
      <w:ins w:id="2340" w:author="Chen Heller" w:date="2023-01-16T17:34:00Z">
        <w:r w:rsidR="00956589">
          <w:t xml:space="preserve"> In the reaching session, presenting an incongruent prime biased the participant's response</w:t>
        </w:r>
      </w:ins>
      <w:ins w:id="2341" w:author="Chen Heller" w:date="2023-01-18T09:26:00Z">
        <w:r w:rsidR="004D1478">
          <w:t>s</w:t>
        </w:r>
      </w:ins>
      <w:ins w:id="2342" w:author="Chen Heller" w:date="2023-01-16T17:34:00Z">
        <w:r w:rsidR="00956589">
          <w:t xml:space="preserve"> towards the incorrect answer</w:t>
        </w:r>
      </w:ins>
      <w:ins w:id="2343" w:author="Chen Heller" w:date="2023-01-16T17:36:00Z">
        <w:r w:rsidR="00EC597B">
          <w:t xml:space="preserve">, resulting in </w:t>
        </w:r>
      </w:ins>
      <w:ins w:id="2344" w:author="Chen Heller" w:date="2023-01-16T17:38:00Z">
        <w:r w:rsidR="008F6F85">
          <w:t>average trajectories that c</w:t>
        </w:r>
      </w:ins>
      <w:ins w:id="2345" w:author="Chen Heller" w:date="2023-01-16T17:39:00Z">
        <w:r w:rsidR="008F6F85">
          <w:t>urve towards the center of the screen.</w:t>
        </w:r>
      </w:ins>
      <w:ins w:id="2346" w:author="Chen Heller" w:date="2023-01-16T17:36:00Z">
        <w:r w:rsidR="00EC597B">
          <w:t xml:space="preserve"> </w:t>
        </w:r>
      </w:ins>
      <w:ins w:id="2347" w:author="Chen Heller" w:date="2023-01-18T09:24:00Z">
        <w:r w:rsidR="0000314A">
          <w:t xml:space="preserve">The area between these trajectories was smaller than </w:t>
        </w:r>
      </w:ins>
      <w:ins w:id="2348" w:author="Chen Heller" w:date="2023-01-18T09:26:00Z">
        <w:r w:rsidR="004D1478">
          <w:t xml:space="preserve">between the </w:t>
        </w:r>
      </w:ins>
      <w:ins w:id="2349" w:author="Chen Heller" w:date="2023-01-18T09:25:00Z">
        <w:r w:rsidR="00BE5A40">
          <w:t>congruent o</w:t>
        </w:r>
      </w:ins>
      <w:ins w:id="2350" w:author="Chen Heller" w:date="2023-01-18T09:26:00Z">
        <w:r w:rsidR="00BE5A40">
          <w:t>ne</w:t>
        </w:r>
        <w:r w:rsidR="004D1478">
          <w:t>s</w:t>
        </w:r>
        <w:r w:rsidR="00BE5A40">
          <w:t xml:space="preserve">, </w:t>
        </w:r>
      </w:ins>
      <w:ins w:id="2351" w:author="Chen Heller" w:date="2023-01-18T09:27:00Z">
        <w:r w:rsidR="004D1478">
          <w:t>providing quantifiable evidence for the invisible prime's effect on movement.</w:t>
        </w:r>
      </w:ins>
      <w:ins w:id="2352" w:author="Chen Heller" w:date="2023-01-18T09:29:00Z">
        <w:r w:rsidR="00B7402F">
          <w:t xml:space="preserve"> </w:t>
        </w:r>
      </w:ins>
      <w:ins w:id="2353" w:author="Chen Heller" w:date="2023-01-18T09:33:00Z">
        <w:r w:rsidR="00793BE0">
          <w:t xml:space="preserve">Temporally, this effect can be placed approximately between 160-300ms post target presentation, as </w:t>
        </w:r>
      </w:ins>
      <w:ins w:id="2354" w:author="Chen Heller" w:date="2023-02-26T16:10:00Z">
        <w:r w:rsidR="00760775">
          <w:t xml:space="preserve">depicted </w:t>
        </w:r>
        <w:r w:rsidR="007E296B">
          <w:t>by</w:t>
        </w:r>
      </w:ins>
      <w:ins w:id="2355" w:author="Chen Heller" w:date="2023-01-18T09:33:00Z">
        <w:r w:rsidR="00793BE0">
          <w:t xml:space="preserve"> the </w:t>
        </w:r>
      </w:ins>
      <w:ins w:id="2356" w:author="Chen Heller" w:date="2023-01-18T09:34:00Z">
        <w:r w:rsidR="002019E3">
          <w:t xml:space="preserve">velocity and </w:t>
        </w:r>
      </w:ins>
      <w:ins w:id="2357" w:author="Chen Heller" w:date="2023-01-18T09:33:00Z">
        <w:r w:rsidR="00793BE0">
          <w:t xml:space="preserve">implied endpoint </w:t>
        </w:r>
      </w:ins>
      <w:ins w:id="2358" w:author="Chen Heller" w:date="2023-02-26T16:09:00Z">
        <w:r w:rsidR="00760775">
          <w:t>measurements</w:t>
        </w:r>
      </w:ins>
      <w:ins w:id="2359" w:author="Chen Heller" w:date="2023-01-18T09:33:00Z">
        <w:r w:rsidR="00793BE0">
          <w:t xml:space="preserve"> (note however that this analysis should not be taken as evidence for the exact latency/offset of the effect; see </w:t>
        </w:r>
        <w:r w:rsidR="00793BE0">
          <w:fldChar w:fldCharType="begin"/>
        </w:r>
        <w:r w:rsidR="00793BE0">
          <w:instrText xml:space="preserve"> ADDIN ZOTERO_ITEM CSL_CITATION {"citationID":"hHsK9ZWY","properties":{"formattedCitation":"(Sassenhagen &amp; Draschkow, 2019)","plainCitation":"(Sassenhagen &amp; Draschkow, 2019)","dontUpdate":true,"noteIndex":0},"citationItems":[{"id":817,"uris":["http://zotero.org/users/8275165/items/CBNPHHKB"],"itemData":{"id":817,"type":"article-journal","abstract":"Cluster-based permutation tests are gaining an almost universal acceptance as inferential procedures in cognitive neuroscience. They elegantly handle the multiple comparisons problem in high-dimensional magnetoencephalographic and EEG data. Unfortunately, the power of this procedure comes hand in hand with the allure for unwarranted interpretations of the inferential output, the most prominent of which is the overestimation of the temporal, spatial, and frequency precision of statistical claims. This leads researchers to statements about the onset or offset of a certain effect that is not supported by the permutation test. In this article, we outline problems and common pitfalls of using and interpreting cluster-based permutation tests. We illustrate these with simulated data in order to promote a more intuitive understanding of the method. We hope that raising awareness about these issues will be beneficial to common scientific practices, while at the same time increasing the popularity of cluster-based permutation procedures.","container-title":"Psychophysiology","DOI":"10.1111/psyp.13335","ISSN":"1469-8986","issue":"6","language":"en","note":"_eprint: https://onlinelibrary.wiley.com/doi/pdf/10.1111/psyp.13335","page":"e13335","source":"Wiley Online Library","title":"Cluster-based permutation tests of MEG/EEG data do not establish significance of effect latency or location","volume":"56","author":[{"family":"Sassenhagen","given":"Jona"},{"family":"Draschkow","given":"Dejan"}],"issued":{"date-parts":[["2019"]]}}}],"schema":"https://github.com/citation-style-language/schema/raw/master/csl-citation.json"} </w:instrText>
        </w:r>
        <w:r w:rsidR="00793BE0">
          <w:fldChar w:fldCharType="separate"/>
        </w:r>
        <w:r w:rsidR="00793BE0" w:rsidRPr="005856CE">
          <w:rPr>
            <w:rFonts w:ascii="Times New Roman" w:hAnsi="Times New Roman" w:cs="Times New Roman"/>
          </w:rPr>
          <w:t>Sassenhagen &amp; Draschkow</w:t>
        </w:r>
        <w:r w:rsidR="00793BE0">
          <w:rPr>
            <w:rFonts w:ascii="Times New Roman" w:hAnsi="Times New Roman" w:cs="Times New Roman"/>
          </w:rPr>
          <w:t>,</w:t>
        </w:r>
        <w:r w:rsidR="00793BE0" w:rsidRPr="005856CE">
          <w:rPr>
            <w:rFonts w:ascii="Times New Roman" w:hAnsi="Times New Roman" w:cs="Times New Roman"/>
          </w:rPr>
          <w:t xml:space="preserve"> 2019</w:t>
        </w:r>
        <w:r w:rsidR="00793BE0">
          <w:fldChar w:fldCharType="end"/>
        </w:r>
        <w:r w:rsidR="00793BE0">
          <w:t xml:space="preserve">). </w:t>
        </w:r>
      </w:ins>
      <w:ins w:id="2360" w:author="Chen Heller" w:date="2023-02-27T08:54:00Z">
        <w:r w:rsidR="002F56E3">
          <w:t xml:space="preserve">The curved trajectories </w:t>
        </w:r>
      </w:ins>
      <w:ins w:id="2361" w:author="Chen Heller" w:date="2023-02-27T08:55:00Z">
        <w:r w:rsidR="002F56E3">
          <w:t xml:space="preserve">of </w:t>
        </w:r>
      </w:ins>
      <w:ins w:id="2362" w:author="Chen Heller" w:date="2023-02-27T08:54:00Z">
        <w:r w:rsidR="002F56E3">
          <w:t xml:space="preserve">the incongruent </w:t>
        </w:r>
      </w:ins>
      <w:ins w:id="2363" w:author="Chen Heller" w:date="2023-02-27T08:55:00Z">
        <w:r w:rsidR="002F56E3">
          <w:t xml:space="preserve">trials were longer than the congruent </w:t>
        </w:r>
        <w:r w:rsidR="00D50724">
          <w:t xml:space="preserve">trajectories and took longer to complete, </w:t>
        </w:r>
      </w:ins>
      <w:ins w:id="2364" w:author="Chen Heller" w:date="2023-02-27T08:56:00Z">
        <w:r w:rsidR="00BA028F">
          <w:t>reflecting the prime's interference with the participant's decision</w:t>
        </w:r>
      </w:ins>
      <w:ins w:id="2365" w:author="Chen Heller" w:date="2023-03-02T15:12:00Z">
        <w:r w:rsidR="00367808">
          <w:t>-</w:t>
        </w:r>
      </w:ins>
      <w:ins w:id="2366" w:author="Chen Heller" w:date="2023-02-27T08:56:00Z">
        <w:r w:rsidR="00BA028F">
          <w:t>making.</w:t>
        </w:r>
      </w:ins>
      <w:ins w:id="2367" w:author="Chen Heller" w:date="2023-01-18T12:16:00Z">
        <w:r w:rsidR="00B14D1C">
          <w:t xml:space="preserve"> </w:t>
        </w:r>
      </w:ins>
      <w:ins w:id="2368" w:author="Chen Heller" w:date="2023-01-16T17:51:00Z">
        <w:r w:rsidR="00A00E18">
          <w:t xml:space="preserve">The </w:t>
        </w:r>
      </w:ins>
      <w:ins w:id="2369" w:author="Chen Heller" w:date="2023-01-09T13:31:00Z">
        <w:r w:rsidR="00F17027">
          <w:t>result</w:t>
        </w:r>
      </w:ins>
      <w:ins w:id="2370" w:author="Chen Heller" w:date="2023-01-16T17:51:00Z">
        <w:r w:rsidR="00A00E18">
          <w:t>s</w:t>
        </w:r>
      </w:ins>
      <w:ins w:id="2371" w:author="Chen Heller" w:date="2023-01-09T13:31:00Z">
        <w:r w:rsidR="00F17027">
          <w:t xml:space="preserve"> go beyond previous studies, as the current design included stringent awareness measures, with trial</w:t>
        </w:r>
      </w:ins>
      <w:ins w:id="2372" w:author="Chen Heller" w:date="2023-03-02T15:13:00Z">
        <w:r w:rsidR="00367808">
          <w:t>-</w:t>
        </w:r>
      </w:ins>
      <w:ins w:id="2373" w:author="Chen Heller" w:date="2023-01-09T13:31:00Z">
        <w:r w:rsidR="00F17027">
          <w:t>by</w:t>
        </w:r>
      </w:ins>
      <w:ins w:id="2374" w:author="Chen Heller" w:date="2023-03-02T15:13:00Z">
        <w:r w:rsidR="00367808">
          <w:t>-</w:t>
        </w:r>
      </w:ins>
      <w:ins w:id="2375" w:author="Chen Heller" w:date="2023-01-09T13:31:00Z">
        <w:r w:rsidR="00F17027">
          <w:t>trial subjective and objective measures</w:t>
        </w:r>
      </w:ins>
      <w:ins w:id="2376" w:author="Chen Heller" w:date="2023-02-27T09:01:00Z">
        <w:r w:rsidR="0058425C">
          <w:t>, therefor</w:t>
        </w:r>
      </w:ins>
      <w:ins w:id="2377" w:author="Chen Heller" w:date="2023-03-02T15:13:00Z">
        <w:r w:rsidR="00367808">
          <w:t>e</w:t>
        </w:r>
      </w:ins>
      <w:ins w:id="2378" w:author="Chen Heller" w:date="2023-02-27T09:01:00Z">
        <w:r w:rsidR="0058425C">
          <w:t xml:space="preserve"> </w:t>
        </w:r>
        <w:r w:rsidR="00145D62">
          <w:t>addressing</w:t>
        </w:r>
      </w:ins>
      <w:ins w:id="2379" w:author="Chen Heller" w:date="2023-01-09T13:31:00Z">
        <w:r w:rsidR="00F17027">
          <w:t xml:space="preserve"> previous criticisms that attribute unconscious effects to residual undetected </w:t>
        </w:r>
        <w:r w:rsidR="00F17027" w:rsidRPr="00C57DC5">
          <w:t>awareness</w:t>
        </w:r>
      </w:ins>
      <w:ins w:id="2380" w:author="Chen Heller" w:date="2023-05-03T12:29:00Z">
        <w:r w:rsidR="002E516B" w:rsidRPr="00C57DC5">
          <w:rPr>
            <w:rPrChange w:id="2381" w:author="Chen Heller" w:date="2023-05-03T16:08:00Z">
              <w:rPr>
                <w:highlight w:val="yellow"/>
              </w:rPr>
            </w:rPrChange>
          </w:rPr>
          <w:t xml:space="preserve"> </w:t>
        </w:r>
      </w:ins>
      <w:ins w:id="2382" w:author="Chen Heller" w:date="2023-01-09T13:31:00Z">
        <w:r w:rsidR="00F17027" w:rsidRPr="00C57DC5">
          <w:fldChar w:fldCharType="begin"/>
        </w:r>
      </w:ins>
      <w:r w:rsidR="00F5646C" w:rsidRPr="00C57DC5">
        <w:rPr>
          <w:rPrChange w:id="2383" w:author="Chen Heller" w:date="2023-05-03T16:08:00Z">
            <w:rPr>
              <w:highlight w:val="yellow"/>
            </w:rPr>
          </w:rPrChange>
        </w:rPr>
        <w:instrText xml:space="preserve"> ADDIN ZOTERO_ITEM CSL_CITATION {"citationID":"VkZpJfvX","properties":{"formattedCitation":"(Lloyd et al., 2013; Merikle, 1992; Zerweck et al., 2021)","plainCitation":"(Lloyd et al., 2013; Merikle, 1992; Zerweck et al., 2021)","noteIndex":0},"citationItems":[{"id":910,"uris":["http://zotero.org/users/8275165/items/Z64FBDBR"],"itemData":{"id":910,"type":"article-journal","abstract":"A dissociation between visual awareness and visual discrimination is referred to as “blindsight”. Blindsight results from loss of function of the primary visual cortex (V1) which can occur due to cerebrovascular accidents (i.e. stroke-related lesions). There are also numerous reports of similar, though reversible, effects on vision induced by transcranial Magnetic Stimulation (TMS) to early visual cortex. These effects point to V1 as the “gate” of visual awareness and have strong implications for understanding the neurological underpinnings of consciousness. It has been argued that evidence for the dissociation between awareness of, and responses to, visual stimuli can be a measurement artifact of the use of a high response criterion under yes-no measures of visual awareness when compared with the criterion free forced-choice responses. This difference between yes-no and forced-choice measures suggests that evidence for a dissociation may actually be normal near-threshold conscious vision. Here we describe three experiments that tested visual performance in normal subjects when their visual awareness was suppressed by applying TMS to the occipital pole. The nature of subjects’ performance whilst undergoing occipital TMS was then verified by use of a psychophysical measure (d') that is independent of response criteria. This showed that there was no genuine dissociation in visual sensitivity measured by yes-no and forced-choice responses. These results highlight that evidence for visual sensitivity in the absence of awareness must be analysed using a bias-free psychophysical measure, such as d', In order to confirm whether or not visual performance is truly unconscious.","DOI":"10.1371/journal.pone.0082828","language":"English","license":"© 2013 Harris et al. This is an open-access article distributed under the terms of the Creative Commons Attribution License: http://creativecommons.org/licenses/by/4.0/ (the “License”), which permits unrestricted use, distribution, and reproduction in any medium, provided the original author and source are credited. Notwithstanding the ProQuest Terms and Conditions, you may use this content in accordance with the terms of the License.","note":"number-of-pages: e82828\npublisher: Public Library of Science\nsection: Research Article","page":"e82828","source":"ProQuest","title":"Brain-Stimulation Induced Blindsight: Unconscious Vision or Response Bias?","title-short":"Brain-Stimulation Induced Blindsight","author":[{"family":"Lloyd","given":"David A."},{"family":"Abrahamyan","given":"Arman"},{"family":"Harris","given":"Justin A."}],"issued":{"date-parts":[["2013",12]]}}},{"id":725,"uris":["http://zotero.org/users/8275165/items/D25ESJHX"],"itemData":{"id":725,"type":"article-journal","abstract":"Discusses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ins w:id="2384" w:author="Chen Heller" w:date="2023-01-09T13:31:00Z">
        <w:r w:rsidR="00F17027" w:rsidRPr="00C57DC5">
          <w:fldChar w:fldCharType="separate"/>
        </w:r>
      </w:ins>
      <w:r w:rsidR="00F5646C" w:rsidRPr="00C57DC5">
        <w:rPr>
          <w:rFonts w:ascii="Times New Roman" w:hAnsi="Times New Roman" w:cs="Times New Roman"/>
          <w:rPrChange w:id="2385" w:author="Chen Heller" w:date="2023-05-03T16:08:00Z">
            <w:rPr>
              <w:rFonts w:ascii="Times New Roman" w:hAnsi="Times New Roman" w:cs="Times New Roman"/>
              <w:highlight w:val="yellow"/>
            </w:rPr>
          </w:rPrChange>
        </w:rPr>
        <w:t>(Lloyd et al., 2013; Merikle, 1992; Zerweck et al., 2021)</w:t>
      </w:r>
      <w:ins w:id="2386" w:author="Chen Heller" w:date="2023-01-09T13:31:00Z">
        <w:r w:rsidR="00F17027" w:rsidRPr="00C57DC5">
          <w:fldChar w:fldCharType="end"/>
        </w:r>
        <w:r w:rsidR="00F17027" w:rsidRPr="00C57DC5">
          <w:t xml:space="preserve">. </w:t>
        </w:r>
      </w:ins>
      <w:ins w:id="2387" w:author="Chen Heller" w:date="2023-02-27T09:02:00Z">
        <w:r w:rsidR="00ED0CD8" w:rsidRPr="00C57DC5">
          <w:t>Additionally</w:t>
        </w:r>
      </w:ins>
      <w:ins w:id="2388" w:author="Chen Heller" w:date="2023-01-09T13:31:00Z">
        <w:r w:rsidR="00F17027" w:rsidRPr="00C57DC5">
          <w:t>, the</w:t>
        </w:r>
        <w:r w:rsidR="00F17027">
          <w:t xml:space="preserve"> unconscious effect could not result from regression to the mean of the </w:t>
        </w:r>
        <w:r w:rsidR="00F17027" w:rsidRPr="0083707E">
          <w:t>awareness measurement</w:t>
        </w:r>
        <w:r w:rsidR="00F17027">
          <w:t xml:space="preserve"> </w:t>
        </w:r>
        <w:r w:rsidR="00F17027">
          <w:fldChar w:fldCharType="begin"/>
        </w:r>
        <w:r w:rsidR="00F17027">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F17027">
          <w:fldChar w:fldCharType="separate"/>
        </w:r>
        <w:r w:rsidR="00F17027" w:rsidRPr="00504374">
          <w:rPr>
            <w:rFonts w:ascii="Times New Roman" w:hAnsi="Times New Roman" w:cs="Times New Roman"/>
          </w:rPr>
          <w:t>(Shanks, 2017)</w:t>
        </w:r>
        <w:r w:rsidR="00F17027">
          <w:fldChar w:fldCharType="end"/>
        </w:r>
        <w:r w:rsidR="00F17027">
          <w:t xml:space="preserve"> since no participants were excluded for seeing the prime. To conclude, this experiment provides strong evidence for an unconscious word repetition effect, in line with previous studies reporting </w:t>
        </w:r>
        <w:r w:rsidR="00F17027" w:rsidRPr="00B448BB">
          <w:t>similar</w:t>
        </w:r>
        <w:r w:rsidR="00F17027">
          <w:t xml:space="preserve"> effects (yet with somewhat less strict awareness measures; </w:t>
        </w:r>
        <w:r w:rsidR="00F17027">
          <w:fldChar w:fldCharType="begin"/>
        </w:r>
      </w:ins>
      <w:r w:rsidR="005D6A2B">
        <w:instrText xml:space="preserve"> ADDIN ZOTERO_ITEM CSL_CITATION {"citationID":"5nprJGHm","properties":{"formattedCitation":"(Bodner &amp; Masson, 1997, 2003; Dehaene et al., 2001; Forster &amp; Davis, 1984)","plainCitation":"(Bodner &amp; Masson, 1997, 2003; Dehaene et al., 2001; Forster &amp; Davis, 1984)","noteIndex":0},"citationItems":[{"id":912,"uris":["http://zotero.org/users/8275165/items/XKTHHDLW"],"itemData":{"id":912,"type":"article-journal","abstract":"Lexical decisions for low- and high-frequency words are equally facilitated by masked repetition priming, whereas nonwords typically show no effect of such priming. This pattern of results has been used to argue against an episodic account of masked priming and in favor of a lexical account in which the prime opens the lexical entry of the upcoming target. We propose that an episodic account can be compatible with additive effects of masked priming and word frequency. We also demonstrate that masked priming of nonwords can be reliably produced, indicating that primes operate at a nonlexical level, primarily to facilitate orthographic encoding. The processing fluency created by a masked prime can work against correct classification of nonwords in a lexical decision task, leading either to no effect of priming or to an interference effect when subjects depend heavily on familiarity as a basis for lexical decisions.","container-title":"Journal of Memory and Language","DOI":"10.1006/jmla.1996.2507","ISSN":"0749-596X","issue":"2","journalAbbreviation":"Journal of Memory and Language","language":"en","page":"268-293","source":"ScienceDirect","title":"Masked Repetition Priming of Words and Nonwords: Evidence for a Nonlexical Basis for Priming","title-short":"Masked Repetition Priming of Words and Nonwords","volume":"37","author":[{"family":"Bodner","given":"Glen E."},{"family":"Masson","given":"Michael E. J."}],"issued":{"date-parts":[["1997",8,1]]}}},{"id":923,"uris":["http://zotero.org/users/8275165/items/AAGS4KW9"],"itemData":{"id":923,"type":"article-journal","abstract":"Semantic priming in the lexical decision task has been shown to increase when the proportion of related-prime trials is increased. This finding typically is taken as evidence for a conscious, strategic use of primes. Three experiments are reported in which masked semantic primes displayed for only 45 msec were tested in high- versus low-relatedness proportion conditions. Relatedness proportion was increased either by using a high proportion of semantically related primes or a large set of repetitionprimed filler trials. Semantic priming was consistently enhanced relative to a low-relatedness proportion condition. These relatedness proportion effects were not due to conscious, strategic use of primes: Exclusion of prime-aware subjects did not attenuate the effects, and better performance in a prime classification task was not associated with larger semantic priming effects. These results are interpreted within a retrospective account of semantic priming in which recruitment of a prime event is modulated by prime validity.","container-title":"Psychonomic Bulletin &amp; Review","DOI":"10.3758/BF03196527","ISSN":"1531-5320","issue":"3","journalAbbreviation":"Psychonomic Bulletin &amp; Review","language":"en","page":"645-652","source":"Springer Link","title":"Beyond spreading activation: An influence of relatedness proportion on masked semantic priming","title-short":"Beyond spreading activation","volume":"10","author":[{"family":"Bodner","given":"Glen E."},{"family":"Masson","given":"Michael E. J."}],"issued":{"date-parts":[["2003",9,1]]}}},{"id":284,"uris":["http://zotero.org/users/8275165/items/MT9DRVPW"],"itemData":{"id":284,"type":"article-journal","container-title":"Nature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920,"uris":["http://zotero.org/users/8275165/items/MXBQI9PP"],"itemData":{"id":920,"type":"article-journal","abstract":"Six experiments investigated repetition priming and frequency attenuation in lexical access with 164 college students. Repetition priming effects in lexical decision tasks are stronger for low-frequency words than for high-frequency words. This frequency attenuation effect creates problems for frequency-ordered search models that assume a relatively stable frequency effect. It was posited that frequency attenuation is a product of the involvement of the episodic memory system in the lexical decision process. This hypothesis was supported by the demonstration of constant repetition effects for high- and low-frequency words when the priming stimulus was masked; the masking was assumed to minimize the influence of any possible episodic trace of the prime. It was further shown that long-term repetition effects were much less reliable when the S was not required to make a lexical decision response to the prime. When a response was required, the expected frequency attenuation effect was restored. It is concluded that normal repetition effects consist of 2 components: a very brief lexical effect that is independent of frequency and a long-term episodic effect that is sensitive to frequency. (32 ref) (PsycINFO Database Record (c) 2016 APA, all rights reserved)","container-title":"Journal of Experimental Psychology: Learning, Memory, and Cognition","DOI":"10.1037/0278-7393.10.4.680","ISSN":"1939-1285","note":"publisher-place: US\npublisher: American Psychological Association","page":"680-698","source":"APA PsycNet","title":"Repetition priming and frequency attenuation in lexical access","volume":"10","author":[{"family":"Forster","given":"Kenneth I."},{"family":"Davis","given":"Chris"}],"issued":{"date-parts":[["1984"]]}}}],"schema":"https://github.com/citation-style-language/schema/raw/master/csl-citation.json"} </w:instrText>
      </w:r>
      <w:ins w:id="2389" w:author="Chen Heller" w:date="2023-01-09T13:31:00Z">
        <w:r w:rsidR="00F17027">
          <w:fldChar w:fldCharType="separate"/>
        </w:r>
      </w:ins>
      <w:del w:id="2390" w:author="Chen Heller" w:date="2023-05-09T11:19:00Z">
        <w:r w:rsidR="005D6A2B" w:rsidRPr="005D6A2B" w:rsidDel="005D6A2B">
          <w:rPr>
            <w:rFonts w:ascii="Times New Roman" w:hAnsi="Times New Roman" w:cs="Times New Roman"/>
          </w:rPr>
          <w:delText>(</w:delText>
        </w:r>
      </w:del>
      <w:r w:rsidR="005D6A2B" w:rsidRPr="005D6A2B">
        <w:rPr>
          <w:rFonts w:ascii="Times New Roman" w:hAnsi="Times New Roman" w:cs="Times New Roman"/>
        </w:rPr>
        <w:t xml:space="preserve">Bodner &amp; Masson, 1997, 2003; </w:t>
      </w:r>
      <w:proofErr w:type="spellStart"/>
      <w:r w:rsidR="005D6A2B" w:rsidRPr="005D6A2B">
        <w:rPr>
          <w:rFonts w:ascii="Times New Roman" w:hAnsi="Times New Roman" w:cs="Times New Roman"/>
        </w:rPr>
        <w:t>Dehaene</w:t>
      </w:r>
      <w:proofErr w:type="spellEnd"/>
      <w:r w:rsidR="005D6A2B" w:rsidRPr="005D6A2B">
        <w:rPr>
          <w:rFonts w:ascii="Times New Roman" w:hAnsi="Times New Roman" w:cs="Times New Roman"/>
        </w:rPr>
        <w:t xml:space="preserve"> et al., 2001; Forster &amp; Davis, 1984</w:t>
      </w:r>
      <w:ins w:id="2391" w:author="Chen Heller" w:date="2023-01-09T13:31:00Z">
        <w:r w:rsidR="00F17027">
          <w:fldChar w:fldCharType="end"/>
        </w:r>
      </w:ins>
      <w:r w:rsidR="00E2612D">
        <w:t>).</w:t>
      </w:r>
      <w:ins w:id="2392" w:author="Chen Heller" w:date="2023-01-09T13:31:00Z">
        <w:r w:rsidR="00F17027">
          <w:t xml:space="preserve"> </w:t>
        </w:r>
      </w:ins>
      <w:del w:id="2393" w:author="Chen Heller" w:date="2023-01-09T13:31:00Z">
        <w:r w:rsidR="002E3E1A" w:rsidDel="00F17027">
          <w:delText xml:space="preserve">In line with </w:delText>
        </w:r>
      </w:del>
      <w:del w:id="2394" w:author="Chen Heller" w:date="2023-01-04T17:05:00Z">
        <w:r w:rsidR="002E3E1A" w:rsidDel="00F12D4E">
          <w:delText xml:space="preserve">my </w:delText>
        </w:r>
      </w:del>
      <w:del w:id="2395" w:author="Chen Heller" w:date="2023-01-09T13:31:00Z">
        <w:r w:rsidR="002E3E1A" w:rsidDel="00F17027">
          <w:lastRenderedPageBreak/>
          <w:delText>predictions</w:delText>
        </w:r>
        <w:r w:rsidR="00B00AED" w:rsidDel="00F17027">
          <w:delText xml:space="preserve">, both </w:delText>
        </w:r>
      </w:del>
      <w:del w:id="2396" w:author="Chen Heller" w:date="2023-01-04T17:05:00Z">
        <w:r w:rsidR="00B00AED" w:rsidDel="00F12D4E">
          <w:delText xml:space="preserve">of which </w:delText>
        </w:r>
      </w:del>
      <w:del w:id="2397" w:author="Chen Heller" w:date="2023-01-09T13:31:00Z">
        <w:r w:rsidR="00B00AED" w:rsidDel="00F17027">
          <w:delText>yielded robust effects.</w:delText>
        </w:r>
      </w:del>
      <w:r w:rsidR="00463A29">
        <w:t xml:space="preserve"> </w:t>
      </w:r>
      <w:del w:id="2398" w:author="Chen Heller" w:date="2023-01-09T13:30:00Z">
        <w:r w:rsidR="00801B66" w:rsidDel="00F17027">
          <w:delText xml:space="preserve">This result goes beyond previous studies, as the current design </w:delText>
        </w:r>
        <w:r w:rsidR="00B00AED" w:rsidDel="00F17027">
          <w:delText xml:space="preserve">included stringent awareness measures, </w:delText>
        </w:r>
        <w:r w:rsidR="00CA6888" w:rsidDel="00F17027">
          <w:delText xml:space="preserve">with trial by trial subjective and objective measures, </w:delText>
        </w:r>
        <w:r w:rsidR="00F45643" w:rsidDel="00F17027">
          <w:delText xml:space="preserve">mitigating previous </w:delText>
        </w:r>
        <w:r w:rsidR="00B00AED" w:rsidDel="00F17027">
          <w:delText xml:space="preserve">criticisms </w:delText>
        </w:r>
      </w:del>
      <w:del w:id="2399" w:author="Chen Heller" w:date="2023-01-04T17:08:00Z">
        <w:r w:rsidR="00B00AED" w:rsidDel="00E9122A">
          <w:delText xml:space="preserve">attributing </w:delText>
        </w:r>
      </w:del>
      <w:del w:id="2400" w:author="Chen Heller" w:date="2023-01-09T13:30:00Z">
        <w:r w:rsidR="00B00AED" w:rsidDel="00F17027">
          <w:delText xml:space="preserve">unconscious effects to residual undetected awareness </w:delText>
        </w:r>
        <w:r w:rsidR="00B621A3" w:rsidDel="00F17027">
          <w:fldChar w:fldCharType="begin"/>
        </w:r>
        <w:r w:rsidR="00915CA3" w:rsidDel="00F17027">
          <w:del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delInstrText>
        </w:r>
        <w:r w:rsidR="00B621A3" w:rsidDel="00F17027">
          <w:fldChar w:fldCharType="separate"/>
        </w:r>
        <w:r w:rsidR="00915CA3" w:rsidRPr="00915CA3" w:rsidDel="00F17027">
          <w:rPr>
            <w:rFonts w:ascii="Times New Roman" w:hAnsi="Times New Roman" w:cs="Times New Roman"/>
          </w:rPr>
          <w:delText>(Merikle, 1992; Peters &amp; Lau, 2015; Zerweck et al., 2021)</w:delText>
        </w:r>
        <w:r w:rsidR="00B621A3" w:rsidDel="00F17027">
          <w:fldChar w:fldCharType="end"/>
        </w:r>
        <w:r w:rsidR="00B00AED" w:rsidDel="00F17027">
          <w:delText xml:space="preserve">. Similarly, </w:delText>
        </w:r>
        <w:r w:rsidR="00A0070E" w:rsidDel="00F17027">
          <w:delText xml:space="preserve">the unconscious effect </w:delText>
        </w:r>
        <w:r w:rsidR="00504374" w:rsidDel="00F17027">
          <w:delText xml:space="preserve">could not result </w:delText>
        </w:r>
        <w:r w:rsidR="00A0070E" w:rsidDel="00F17027">
          <w:delText xml:space="preserve">from regression to the mean of the awareness measurement </w:delText>
        </w:r>
        <w:r w:rsidR="00504374" w:rsidDel="00F17027">
          <w:fldChar w:fldCharType="begin"/>
        </w:r>
        <w:r w:rsidR="00504374" w:rsidDel="00F17027">
          <w:del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delInstrText>
        </w:r>
        <w:r w:rsidR="00504374" w:rsidDel="00F17027">
          <w:fldChar w:fldCharType="separate"/>
        </w:r>
        <w:r w:rsidR="00504374" w:rsidRPr="00504374" w:rsidDel="00F17027">
          <w:rPr>
            <w:rFonts w:ascii="Times New Roman" w:hAnsi="Times New Roman" w:cs="Times New Roman"/>
          </w:rPr>
          <w:delText>(Shanks, 2017)</w:delText>
        </w:r>
        <w:r w:rsidR="00504374" w:rsidDel="00F17027">
          <w:fldChar w:fldCharType="end"/>
        </w:r>
        <w:r w:rsidR="00C060D1" w:rsidDel="00F17027">
          <w:delText>,</w:delText>
        </w:r>
        <w:r w:rsidR="00A26212" w:rsidDel="00F17027">
          <w:delText xml:space="preserve"> </w:delText>
        </w:r>
        <w:r w:rsidR="00A0070E" w:rsidDel="00F17027">
          <w:delText xml:space="preserve">since </w:delText>
        </w:r>
        <w:r w:rsidR="00A26212" w:rsidDel="00F17027">
          <w:delText xml:space="preserve">no </w:delText>
        </w:r>
        <w:r w:rsidR="00B00AED" w:rsidDel="00F17027">
          <w:delText xml:space="preserve">participants </w:delText>
        </w:r>
        <w:r w:rsidR="00A26212" w:rsidDel="00F17027">
          <w:delText xml:space="preserve">were excluded </w:delText>
        </w:r>
        <w:r w:rsidR="007B078A" w:rsidDel="00F17027">
          <w:delText xml:space="preserve">for seeing </w:delText>
        </w:r>
        <w:r w:rsidR="00A26212" w:rsidDel="00F17027">
          <w:delText>the prime</w:delText>
        </w:r>
        <w:r w:rsidR="00B00AED" w:rsidDel="00F17027">
          <w:delText xml:space="preserve">. To conclude, </w:delText>
        </w:r>
        <w:r w:rsidR="00C060D1" w:rsidDel="00F17027">
          <w:delText xml:space="preserve">this experiment provides strong evidence for an </w:delText>
        </w:r>
        <w:r w:rsidR="00B00AED" w:rsidDel="00F17027">
          <w:delText xml:space="preserve">unconscious </w:delText>
        </w:r>
        <w:r w:rsidR="00C060D1" w:rsidDel="00F17027">
          <w:delText xml:space="preserve">word </w:delText>
        </w:r>
        <w:r w:rsidR="00260B74" w:rsidDel="00F17027">
          <w:delText>repetition</w:delText>
        </w:r>
        <w:r w:rsidR="00C060D1" w:rsidDel="00F17027">
          <w:delText xml:space="preserve"> </w:delText>
        </w:r>
        <w:r w:rsidR="00B00AED" w:rsidDel="00F17027">
          <w:delText>effect</w:delText>
        </w:r>
        <w:r w:rsidR="00260B74" w:rsidDel="00F17027">
          <w:delText>, in line with previous studies reporting similar effects (yet with somewhat less strict awareness measures;</w:delText>
        </w:r>
        <w:r w:rsidR="00B36FEC" w:rsidDel="00F17027">
          <w:delText xml:space="preserve"> </w:delText>
        </w:r>
        <w:r w:rsidR="00B36FEC" w:rsidDel="00F17027">
          <w:fldChar w:fldCharType="begin"/>
        </w:r>
        <w:r w:rsidR="00962917" w:rsidDel="00F17027">
          <w:del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delInstrText>
        </w:r>
        <w:r w:rsidR="00B36FEC" w:rsidDel="00F17027">
          <w:fldChar w:fldCharType="separate"/>
        </w:r>
        <w:r w:rsidR="00B36FEC" w:rsidRPr="00B36FEC" w:rsidDel="00F17027">
          <w:rPr>
            <w:rFonts w:ascii="Times New Roman" w:hAnsi="Times New Roman" w:cs="Times New Roman"/>
          </w:rPr>
          <w:delText>Dehaene et al., 2001; Luo et al., 2004</w:delText>
        </w:r>
        <w:r w:rsidR="00B36FEC" w:rsidDel="00F17027">
          <w:fldChar w:fldCharType="end"/>
        </w:r>
        <w:r w:rsidR="00260B74" w:rsidDel="00F17027">
          <w:delText>).</w:delText>
        </w:r>
      </w:del>
    </w:p>
    <w:p w14:paraId="451352B2" w14:textId="3A178D1A" w:rsidR="005F0446" w:rsidRDefault="00973F2D" w:rsidP="00EE4147">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 xml:space="preserve">are </w:t>
      </w:r>
      <w:del w:id="2401" w:author="Chen Heller" w:date="2023-03-02T15:13:00Z">
        <w:r w:rsidR="00BF6789" w:rsidDel="0037558E">
          <w:delText xml:space="preserve">one </w:delText>
        </w:r>
      </w:del>
      <w:ins w:id="2402" w:author="Chen Heller" w:date="2023-03-02T15:13:00Z">
        <w:r w:rsidR="0037558E">
          <w:t>one-</w:t>
        </w:r>
      </w:ins>
      <w:r w:rsidR="00BF6789">
        <w:t>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del w:id="2403" w:author="Chen Heller" w:date="2023-01-16T17:09:00Z">
        <w:r w:rsidR="00B5000E" w:rsidDel="00D4446F">
          <w:fldChar w:fldCharType="begin"/>
        </w:r>
        <w:r w:rsidR="000447E3" w:rsidDel="00D4446F">
          <w:del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delInstrText>
        </w:r>
        <w:r w:rsidR="00B5000E" w:rsidDel="00D4446F">
          <w:fldChar w:fldCharType="separate"/>
        </w:r>
        <w:r w:rsidR="000447E3" w:rsidRPr="000447E3" w:rsidDel="00D4446F">
          <w:rPr>
            <w:rFonts w:ascii="Times New Roman" w:hAnsi="Times New Roman" w:cs="Times New Roman"/>
          </w:rPr>
          <w:delText>(Dotan et al., 2019; Freeman et al., 2011)</w:delText>
        </w:r>
        <w:r w:rsidR="00B5000E" w:rsidDel="00D4446F">
          <w:fldChar w:fldCharType="end"/>
        </w:r>
        <w:r w:rsidR="00CA3047" w:rsidDel="00D4446F">
          <w:delText xml:space="preserve">, </w:delText>
        </w:r>
      </w:del>
      <w:ins w:id="2404" w:author="Chen Heller" w:date="2023-01-16T17:09:00Z">
        <w:r w:rsidR="00D4446F">
          <w:fldChar w:fldCharType="begin"/>
        </w:r>
        <w:r w:rsidR="00D4446F">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D4446F">
          <w:fldChar w:fldCharType="separate"/>
        </w:r>
        <w:r w:rsidR="00D4446F" w:rsidRPr="000447E3">
          <w:rPr>
            <w:rFonts w:ascii="Times New Roman" w:hAnsi="Times New Roman" w:cs="Times New Roman"/>
          </w:rPr>
          <w:t>(Dotan et al., 2019; Freeman et al., 2011)</w:t>
        </w:r>
        <w:r w:rsidR="00D4446F">
          <w:fldChar w:fldCharType="end"/>
        </w:r>
        <w:r w:rsidR="00D4446F">
          <w:t xml:space="preserve">. </w:t>
        </w:r>
      </w:ins>
      <w:ins w:id="2405" w:author="Chen Heller" w:date="2023-02-27T09:10:00Z">
        <w:r w:rsidR="00F654BF">
          <w:t xml:space="preserve">Evidence that the </w:t>
        </w:r>
      </w:ins>
      <w:ins w:id="2406" w:author="Chen Heller" w:date="2023-03-02T17:28:00Z">
        <w:r w:rsidR="00095F00">
          <w:t>de</w:t>
        </w:r>
      </w:ins>
      <w:ins w:id="2407" w:author="Chen Heller" w:date="2023-02-27T09:10:00Z">
        <w:r w:rsidR="00F654BF">
          <w:t xml:space="preserve">cision </w:t>
        </w:r>
      </w:ins>
      <w:ins w:id="2408" w:author="Chen Heller" w:date="2023-03-02T17:30:00Z">
        <w:r w:rsidR="009B084A">
          <w:t>occurs</w:t>
        </w:r>
      </w:ins>
      <w:ins w:id="2409" w:author="Chen Heller" w:date="2023-03-02T17:28:00Z">
        <w:r w:rsidR="009819A0">
          <w:t xml:space="preserve"> </w:t>
        </w:r>
      </w:ins>
      <w:ins w:id="2410" w:author="Chen Heller" w:date="2023-02-27T09:10:00Z">
        <w:r w:rsidR="00F654BF">
          <w:t xml:space="preserve">during the movement and not before is provided by the </w:t>
        </w:r>
      </w:ins>
      <w:ins w:id="2411" w:author="Chen Heller" w:date="2023-02-27T09:17:00Z">
        <w:r w:rsidR="00E45FC6">
          <w:t xml:space="preserve">reaching onset </w:t>
        </w:r>
      </w:ins>
      <w:ins w:id="2412" w:author="Chen Heller" w:date="2023-02-27T09:16:00Z">
        <w:r w:rsidR="00E45FC6">
          <w:t xml:space="preserve">and </w:t>
        </w:r>
      </w:ins>
      <w:ins w:id="2413" w:author="Chen Heller" w:date="2023-02-27T09:17:00Z">
        <w:r w:rsidR="00E45FC6">
          <w:t>reaching</w:t>
        </w:r>
      </w:ins>
      <w:ins w:id="2414" w:author="Chen Heller" w:date="2023-02-27T09:16:00Z">
        <w:r w:rsidR="00E45FC6">
          <w:t xml:space="preserve"> duration measurem</w:t>
        </w:r>
      </w:ins>
      <w:ins w:id="2415" w:author="Chen Heller" w:date="2023-02-27T09:17:00Z">
        <w:r w:rsidR="00E45FC6">
          <w:t>ent</w:t>
        </w:r>
      </w:ins>
      <w:ins w:id="2416" w:author="Chen Heller" w:date="2023-02-27T09:16:00Z">
        <w:r w:rsidR="00E45FC6">
          <w:t>s.</w:t>
        </w:r>
      </w:ins>
      <w:ins w:id="2417" w:author="Chen Heller" w:date="2023-02-27T09:10:00Z">
        <w:r w:rsidR="00F654BF">
          <w:t xml:space="preserve"> </w:t>
        </w:r>
      </w:ins>
      <w:ins w:id="2418" w:author="Chen Heller" w:date="2023-02-02T12:30:00Z">
        <w:r w:rsidR="00432208">
          <w:t xml:space="preserve">Had the decision been made before the reaching </w:t>
        </w:r>
      </w:ins>
      <w:ins w:id="2419" w:author="Chen Heller" w:date="2023-02-02T12:31:00Z">
        <w:r w:rsidR="00432208">
          <w:t xml:space="preserve">was initiated, </w:t>
        </w:r>
      </w:ins>
      <w:ins w:id="2420" w:author="Chen Heller" w:date="2023-03-02T17:36:00Z">
        <w:r w:rsidR="00BE4BFF">
          <w:t xml:space="preserve">the prime-target congruency would have been expected </w:t>
        </w:r>
      </w:ins>
      <w:ins w:id="2421" w:author="Chen Heller" w:date="2023-03-02T17:37:00Z">
        <w:r w:rsidR="00BE4BFF">
          <w:t xml:space="preserve">to influence the </w:t>
        </w:r>
      </w:ins>
      <w:ins w:id="2422" w:author="Chen Heller" w:date="2023-02-02T12:31:00Z">
        <w:r w:rsidR="00432208">
          <w:t>onset</w:t>
        </w:r>
      </w:ins>
      <w:ins w:id="2423" w:author="Chen Heller" w:date="2023-03-02T17:37:00Z">
        <w:r w:rsidR="00BE4BFF">
          <w:t>s</w:t>
        </w:r>
      </w:ins>
      <w:ins w:id="2424" w:author="Chen Heller" w:date="2023-02-02T12:35:00Z">
        <w:r w:rsidR="005402EB">
          <w:t xml:space="preserve">, </w:t>
        </w:r>
      </w:ins>
      <w:ins w:id="2425" w:author="Chen Heller" w:date="2023-02-02T12:36:00Z">
        <w:r w:rsidR="00BF5F9A">
          <w:t>however</w:t>
        </w:r>
      </w:ins>
      <w:ins w:id="2426" w:author="Chen Heller" w:date="2023-02-02T12:31:00Z">
        <w:r w:rsidR="00432208">
          <w:t xml:space="preserve"> </w:t>
        </w:r>
      </w:ins>
      <w:ins w:id="2427" w:author="Chen Heller" w:date="2023-02-02T12:35:00Z">
        <w:r w:rsidR="005402EB">
          <w:t xml:space="preserve">this is not the case. Instead, </w:t>
        </w:r>
      </w:ins>
      <w:ins w:id="2428" w:author="Chen Heller" w:date="2023-02-02T12:37:00Z">
        <w:r w:rsidR="00BF5F9A">
          <w:t xml:space="preserve">a difference is found between the </w:t>
        </w:r>
      </w:ins>
      <w:ins w:id="2429" w:author="Chen Heller" w:date="2023-02-02T12:32:00Z">
        <w:r w:rsidR="00DF4574">
          <w:t xml:space="preserve">durations, </w:t>
        </w:r>
      </w:ins>
      <w:ins w:id="2430" w:author="Chen Heller" w:date="2023-02-02T12:33:00Z">
        <w:r w:rsidR="002A51A0">
          <w:t xml:space="preserve">testifying that the decision </w:t>
        </w:r>
      </w:ins>
      <w:ins w:id="2431" w:author="Chen Heller" w:date="2023-02-27T09:18:00Z">
        <w:r w:rsidR="002B5497">
          <w:t>process</w:t>
        </w:r>
      </w:ins>
      <w:ins w:id="2432" w:author="Chen Heller" w:date="2023-02-02T12:33:00Z">
        <w:r w:rsidR="002A51A0">
          <w:t xml:space="preserve"> </w:t>
        </w:r>
      </w:ins>
      <w:ins w:id="2433" w:author="Chen Heller" w:date="2023-02-27T09:18:00Z">
        <w:r w:rsidR="00FF07DF">
          <w:t xml:space="preserve">coincides </w:t>
        </w:r>
      </w:ins>
      <w:ins w:id="2434" w:author="Chen Heller" w:date="2023-02-02T12:36:00Z">
        <w:r w:rsidR="00EF7C05">
          <w:t xml:space="preserve">with the </w:t>
        </w:r>
      </w:ins>
      <w:ins w:id="2435" w:author="Chen Heller" w:date="2023-02-02T12:33:00Z">
        <w:r w:rsidR="002A51A0">
          <w:t>movement</w:t>
        </w:r>
      </w:ins>
      <w:ins w:id="2436" w:author="Chen Heller" w:date="2023-01-18T13:07:00Z">
        <w:r w:rsidR="00EE4147">
          <w:t xml:space="preserve">. </w:t>
        </w:r>
      </w:ins>
      <w:ins w:id="2437" w:author="Chen Heller" w:date="2023-02-27T09:56:00Z">
        <w:r w:rsidR="00AD29A9">
          <w:t>Although m</w:t>
        </w:r>
      </w:ins>
      <w:ins w:id="2438" w:author="Chen Heller" w:date="2023-02-27T09:50:00Z">
        <w:r w:rsidR="00E60A40">
          <w:t xml:space="preserve">onitoring the decision </w:t>
        </w:r>
      </w:ins>
      <w:ins w:id="2439" w:author="Chen Heller" w:date="2023-02-27T09:51:00Z">
        <w:r w:rsidR="00E60A40">
          <w:t xml:space="preserve">process </w:t>
        </w:r>
      </w:ins>
      <w:ins w:id="2440" w:author="Chen Heller" w:date="2023-02-02T12:43:00Z">
        <w:r w:rsidR="00314ED6">
          <w:t xml:space="preserve">allowed </w:t>
        </w:r>
      </w:ins>
      <w:ins w:id="2441" w:author="Chen Heller" w:date="2023-01-18T13:07:00Z">
        <w:r w:rsidR="00EE4147">
          <w:t>captur</w:t>
        </w:r>
      </w:ins>
      <w:ins w:id="2442" w:author="Chen Heller" w:date="2023-02-02T11:43:00Z">
        <w:r w:rsidR="000B0581">
          <w:t>ing</w:t>
        </w:r>
      </w:ins>
      <w:ins w:id="2443" w:author="Chen Heller" w:date="2023-01-18T13:07:00Z">
        <w:r w:rsidR="00EE4147">
          <w:t xml:space="preserve"> </w:t>
        </w:r>
      </w:ins>
      <w:ins w:id="2444" w:author="Chen Heller" w:date="2023-01-16T17:11:00Z">
        <w:r w:rsidR="00B14A91">
          <w:t xml:space="preserve">interesting </w:t>
        </w:r>
        <w:r w:rsidR="001F5A3B">
          <w:t xml:space="preserve">events </w:t>
        </w:r>
      </w:ins>
      <w:del w:id="2445" w:author="Chen Heller" w:date="2023-02-27T09:56:00Z">
        <w:r w:rsidR="00CA3047" w:rsidDel="00AD29A9">
          <w:delText xml:space="preserve">including </w:delText>
        </w:r>
      </w:del>
      <w:ins w:id="2446" w:author="Chen Heller" w:date="2023-02-27T09:56:00Z">
        <w:r w:rsidR="00AD29A9">
          <w:t xml:space="preserve">such as </w:t>
        </w:r>
      </w:ins>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del w:id="2447" w:author="Chen Heller" w:date="2023-02-27T09:55:00Z">
        <w:r w:rsidR="0072187B" w:rsidDel="00AD29A9">
          <w:delText xml:space="preserve"> </w:delText>
        </w:r>
        <w:r w:rsidR="00B46B54" w:rsidDel="00AD29A9">
          <w:fldChar w:fldCharType="begin"/>
        </w:r>
        <w:r w:rsidR="00B46B54" w:rsidDel="00AD29A9">
          <w:del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delInstrText>
        </w:r>
        <w:r w:rsidR="00B46B54" w:rsidDel="00AD29A9">
          <w:fldChar w:fldCharType="separate"/>
        </w:r>
        <w:r w:rsidR="00B46B54" w:rsidRPr="00B46B54" w:rsidDel="00AD29A9">
          <w:rPr>
            <w:rFonts w:ascii="Times New Roman" w:hAnsi="Times New Roman" w:cs="Times New Roman"/>
          </w:rPr>
          <w:delText>(Resulaj et al., 2009; Song &amp; Nakayama, 2009)</w:delText>
        </w:r>
        <w:r w:rsidR="00B46B54" w:rsidDel="00AD29A9">
          <w:fldChar w:fldCharType="end"/>
        </w:r>
      </w:del>
      <w:ins w:id="2448" w:author="Chen Heller" w:date="2023-02-27T09:57:00Z">
        <w:r w:rsidR="00AD29A9">
          <w:t xml:space="preserve">, </w:t>
        </w:r>
      </w:ins>
      <w:ins w:id="2449" w:author="Chen Heller" w:date="2023-02-27T10:06:00Z">
        <w:r w:rsidR="00825236">
          <w:t>the</w:t>
        </w:r>
      </w:ins>
      <w:ins w:id="2450" w:author="Chen Heller" w:date="2023-03-02T17:38:00Z">
        <w:r w:rsidR="00173B3A">
          <w:t>y</w:t>
        </w:r>
      </w:ins>
      <w:ins w:id="2451" w:author="Chen Heller" w:date="2023-02-27T10:06:00Z">
        <w:r w:rsidR="00825236">
          <w:t xml:space="preserve"> </w:t>
        </w:r>
      </w:ins>
      <w:ins w:id="2452" w:author="Chen Heller" w:date="2023-02-27T09:57:00Z">
        <w:r w:rsidR="00AD29A9">
          <w:t xml:space="preserve">were not </w:t>
        </w:r>
      </w:ins>
      <w:ins w:id="2453" w:author="Chen Heller" w:date="2023-02-27T10:06:00Z">
        <w:r w:rsidR="00825236">
          <w:t xml:space="preserve">expressed </w:t>
        </w:r>
      </w:ins>
      <w:ins w:id="2454" w:author="Chen Heller" w:date="2023-02-27T09:57:00Z">
        <w:r w:rsidR="00F62ADA">
          <w:t>in the averaged trajectories</w:t>
        </w:r>
      </w:ins>
      <w:ins w:id="2455" w:author="Chen Heller" w:date="2023-02-27T09:52:00Z">
        <w:r w:rsidR="00B13A08">
          <w:t>.</w:t>
        </w:r>
      </w:ins>
      <w:ins w:id="2456" w:author="Chen Heller" w:date="2023-02-27T09:57:00Z">
        <w:r w:rsidR="00F62ADA">
          <w:t xml:space="preserve"> Therefor</w:t>
        </w:r>
      </w:ins>
      <w:ins w:id="2457" w:author="Chen Heller" w:date="2023-03-02T15:14:00Z">
        <w:r w:rsidR="0037558E">
          <w:t>e</w:t>
        </w:r>
      </w:ins>
      <w:ins w:id="2458" w:author="Chen Heller" w:date="2023-02-27T09:57:00Z">
        <w:r w:rsidR="00F62ADA">
          <w:t xml:space="preserve"> </w:t>
        </w:r>
      </w:ins>
      <w:ins w:id="2459" w:author="Chen Heller" w:date="2023-05-08T10:07:00Z">
        <w:r w:rsidR="00D05E91" w:rsidRPr="00D05E91">
          <w:fldChar w:fldCharType="begin"/>
        </w:r>
        <w:r w:rsidR="00D05E91" w:rsidRPr="00D05E91">
          <w:instrText xml:space="preserve"> REF _Ref129683805 \h </w:instrText>
        </w:r>
      </w:ins>
      <w:r w:rsidR="00D05E91">
        <w:instrText xml:space="preserve"> \* MERGEFORMAT </w:instrText>
      </w:r>
      <w:r w:rsidR="00D05E91" w:rsidRPr="00D05E91">
        <w:fldChar w:fldCharType="separate"/>
      </w:r>
      <w:ins w:id="2460" w:author="Chen Heller" w:date="2023-05-08T10:07:00Z">
        <w:r w:rsidR="00D05E91" w:rsidRPr="00D05E91">
          <w:t xml:space="preserve">Figure </w:t>
        </w:r>
        <w:r w:rsidR="00D05E91" w:rsidRPr="00D05E91">
          <w:rPr>
            <w:rPrChange w:id="2461" w:author="Chen Heller" w:date="2023-05-08T10:07:00Z">
              <w:rPr>
                <w:b/>
                <w:bCs/>
                <w:i/>
                <w:iCs/>
                <w:noProof/>
              </w:rPr>
            </w:rPrChange>
          </w:rPr>
          <w:t>3</w:t>
        </w:r>
        <w:r w:rsidR="00D05E91" w:rsidRPr="00D05E91">
          <w:fldChar w:fldCharType="end"/>
        </w:r>
        <w:r w:rsidR="00D05E91">
          <w:t xml:space="preserve"> </w:t>
        </w:r>
      </w:ins>
      <w:ins w:id="2462" w:author="Chen Heller" w:date="2023-02-27T10:26:00Z">
        <w:r w:rsidR="00387D82">
          <w:t xml:space="preserve">provides </w:t>
        </w:r>
      </w:ins>
      <w:ins w:id="2463" w:author="Chen Heller" w:date="2023-02-27T09:57:00Z">
        <w:r w:rsidR="00F62ADA">
          <w:t>a sample of trial</w:t>
        </w:r>
      </w:ins>
      <w:ins w:id="2464" w:author="Chen Heller" w:date="2023-02-27T10:07:00Z">
        <w:r w:rsidR="007F4285">
          <w:t>s</w:t>
        </w:r>
      </w:ins>
      <w:ins w:id="2465" w:author="Chen Heller" w:date="2023-02-27T09:57:00Z">
        <w:r w:rsidR="00F62ADA">
          <w:t xml:space="preserve"> </w:t>
        </w:r>
      </w:ins>
      <w:ins w:id="2466" w:author="Chen Heller" w:date="2023-02-27T10:08:00Z">
        <w:r w:rsidR="007F4285">
          <w:t>depicting</w:t>
        </w:r>
      </w:ins>
      <w:ins w:id="2467" w:author="Chen Heller" w:date="2023-02-27T10:07:00Z">
        <w:r w:rsidR="007F4285">
          <w:t xml:space="preserve"> </w:t>
        </w:r>
      </w:ins>
      <w:ins w:id="2468" w:author="Chen Heller" w:date="2023-02-27T10:08:00Z">
        <w:r w:rsidR="007F4285">
          <w:t xml:space="preserve">this </w:t>
        </w:r>
      </w:ins>
      <w:ins w:id="2469" w:author="Chen Heller" w:date="2023-02-27T09:58:00Z">
        <w:r w:rsidR="004B6A7E">
          <w:t xml:space="preserve">indecisive </w:t>
        </w:r>
      </w:ins>
      <w:ins w:id="2470" w:author="Chen Heller" w:date="2023-02-27T10:31:00Z">
        <w:r w:rsidR="004F4301">
          <w:t>behavior, which</w:t>
        </w:r>
      </w:ins>
      <w:ins w:id="2471" w:author="Chen Heller" w:date="2023-02-27T10:26:00Z">
        <w:r w:rsidR="00387D82">
          <w:t xml:space="preserve"> was more common </w:t>
        </w:r>
      </w:ins>
      <w:ins w:id="2472" w:author="Chen Heller" w:date="2023-02-27T10:31:00Z">
        <w:r w:rsidR="004F4301">
          <w:t>in</w:t>
        </w:r>
      </w:ins>
      <w:ins w:id="2473" w:author="Chen Heller" w:date="2023-02-27T10:26:00Z">
        <w:r w:rsidR="00387D82">
          <w:t xml:space="preserve"> the incongruent condition</w:t>
        </w:r>
      </w:ins>
      <w:r w:rsidR="005F0446">
        <w:t>.</w:t>
      </w:r>
      <w:del w:id="2474" w:author="Chen Heller" w:date="2023-02-02T13:01:00Z">
        <w:r w:rsidR="005F0446" w:rsidDel="003774E0">
          <w:delText xml:space="preserve"> </w:delText>
        </w:r>
      </w:del>
      <w:ins w:id="2475" w:author="Chen Heller" w:date="2023-01-16T17:14:00Z">
        <w:r w:rsidR="00BF4FCB">
          <w:t xml:space="preserve"> </w:t>
        </w:r>
      </w:ins>
      <w:ins w:id="2476" w:author="Chen Heller" w:date="2023-01-16T17:54:00Z">
        <w:r w:rsidR="000C368B">
          <w:t xml:space="preserve">COM behavior </w:t>
        </w:r>
      </w:ins>
      <w:del w:id="2477" w:author="Chen Heller" w:date="2023-01-16T17:54:00Z">
        <w:r w:rsidR="005F0446" w:rsidDel="000C368B">
          <w:delText xml:space="preserve">This type of </w:delText>
        </w:r>
        <w:r w:rsidR="00E8307D" w:rsidDel="000C368B">
          <w:delText xml:space="preserve">behavior </w:delText>
        </w:r>
      </w:del>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lastRenderedPageBreak/>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t>
      </w:r>
      <w:del w:id="2478" w:author="Chen Heller" w:date="2023-01-04T17:10:00Z">
        <w:r w:rsidR="00AF738E" w:rsidDel="00D700F7">
          <w:delText xml:space="preserve">(which are excluded from analysis) </w:delText>
        </w:r>
      </w:del>
      <w:r w:rsidR="00AF738E">
        <w:t xml:space="preserve">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w:t>
      </w:r>
      <w:del w:id="2479" w:author="Chen Heller" w:date="2023-01-04T17:07:00Z">
        <w:r w:rsidR="00207923" w:rsidDel="00A77C13">
          <w:delText xml:space="preserve"> in </w:delText>
        </w:r>
        <w:r w:rsidR="00A96FFC" w:rsidDel="00A77C13">
          <w:delText>Exp</w:delText>
        </w:r>
        <w:r w:rsidR="00AF738E" w:rsidDel="00A77C13">
          <w:delText>eriment</w:delText>
        </w:r>
        <w:r w:rsidR="00A96FFC" w:rsidDel="00A77C13">
          <w:delText xml:space="preserve"> 4</w:delText>
        </w:r>
      </w:del>
      <w:r w:rsidR="00691DE5">
        <w:t xml:space="preserve"> (though notably, there more trials were excluded due to </w:t>
      </w:r>
      <w:r w:rsidR="003723A9">
        <w:t xml:space="preserve">early or late </w:t>
      </w:r>
      <w:r w:rsidR="00691DE5">
        <w:t>responses)</w:t>
      </w:r>
      <w:r w:rsidR="005F0446">
        <w:t>.</w:t>
      </w:r>
      <w:ins w:id="2480" w:author="Chen Heller" w:date="2023-01-16T17:12:00Z">
        <w:r w:rsidR="00D02C7F">
          <w:t xml:space="preserve"> </w:t>
        </w:r>
      </w:ins>
    </w:p>
    <w:p w14:paraId="26216D45" w14:textId="1DD8B2D8" w:rsidR="00C07D7A" w:rsidRDefault="007A6540" w:rsidP="00C07D7A">
      <w:r>
        <w:t xml:space="preserve">Contrary to </w:t>
      </w:r>
      <w:del w:id="2481" w:author="Chen Heller" w:date="2023-01-18T13:12:00Z">
        <w:r w:rsidDel="00E76A1D">
          <w:delText xml:space="preserve">my </w:delText>
        </w:r>
      </w:del>
      <w:ins w:id="2482" w:author="Chen Heller" w:date="2023-01-18T13:12:00Z">
        <w:r w:rsidR="00E76A1D">
          <w:t xml:space="preserve">the </w:t>
        </w:r>
      </w:ins>
      <w:del w:id="2483" w:author="Chen Heller" w:date="2023-01-18T13:12:00Z">
        <w:r w:rsidDel="00E76A1D">
          <w:delText>hypothesis</w:delText>
        </w:r>
      </w:del>
      <w:ins w:id="2484" w:author="Chen Heller" w:date="2023-02-02T13:05:00Z">
        <w:r w:rsidR="004D5FA1">
          <w:t>predictions</w:t>
        </w:r>
      </w:ins>
      <w:r>
        <w:t xml:space="preserve">, the effect size in the keyboard condition </w:t>
      </w:r>
      <w:r w:rsidR="003B1BD0">
        <w:t xml:space="preserve">was </w:t>
      </w:r>
      <w:del w:id="2485" w:author="Chen Heller" w:date="2023-01-30T13:20:00Z">
        <w:r w:rsidR="002B6B6F" w:rsidDel="00D825AF">
          <w:delText xml:space="preserve">comparable </w:delText>
        </w:r>
      </w:del>
      <w:ins w:id="2486" w:author="Chen Heller" w:date="2023-01-30T13:20:00Z">
        <w:r w:rsidR="00D825AF">
          <w:t xml:space="preserve">only slightly smaller </w:t>
        </w:r>
      </w:ins>
      <w:del w:id="2487" w:author="Chen Heller" w:date="2023-01-30T13:20:00Z">
        <w:r w:rsidR="003B1BD0" w:rsidDel="00D825AF">
          <w:delText xml:space="preserve">to </w:delText>
        </w:r>
      </w:del>
      <w:ins w:id="2488" w:author="Chen Heller" w:date="2023-01-30T13:20:00Z">
        <w:r w:rsidR="00D825AF">
          <w:t xml:space="preserve">than </w:t>
        </w:r>
      </w:ins>
      <w:r w:rsidR="003B1BD0">
        <w:t xml:space="preserve">that </w:t>
      </w:r>
      <w:r w:rsidR="009245E5">
        <w:t xml:space="preserve">found </w:t>
      </w:r>
      <w:r w:rsidR="008857EF">
        <w:t xml:space="preserve">for </w:t>
      </w:r>
      <w:r w:rsidR="009245E5">
        <w:t xml:space="preserve">the </w:t>
      </w:r>
      <w:del w:id="2489" w:author="Chen Heller" w:date="2023-01-04T13:29:00Z">
        <w:r w:rsidR="003B1BD0" w:rsidDel="00977059">
          <w:delText xml:space="preserve">movement </w:delText>
        </w:r>
      </w:del>
      <w:ins w:id="2490" w:author="Chen Heller" w:date="2023-01-04T13:29:00Z">
        <w:r w:rsidR="00977059">
          <w:t xml:space="preserve">reaching </w:t>
        </w:r>
      </w:ins>
      <w:r w:rsidR="003B1BD0">
        <w:t xml:space="preserve">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w:t>
      </w:r>
      <w:del w:id="2491" w:author="Chen Heller" w:date="2023-01-30T13:21:00Z">
        <w:r w:rsidR="00C07D7A" w:rsidDel="00D825AF">
          <w:delText xml:space="preserve">contrasts </w:delText>
        </w:r>
      </w:del>
      <w:ins w:id="2492" w:author="Chen Heller" w:date="2023-01-30T13:21:00Z">
        <w:r w:rsidR="00D825AF">
          <w:t xml:space="preserve">does not align </w:t>
        </w:r>
      </w:ins>
      <w:r w:rsidR="00C07D7A">
        <w:t xml:space="preserve">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w:t>
      </w:r>
      <w:del w:id="2493" w:author="Chen Heller" w:date="2023-01-18T13:13:00Z">
        <w:r w:rsidR="00C07D7A" w:rsidDel="00E76A1D">
          <w:delText xml:space="preserve">an </w:delText>
        </w:r>
      </w:del>
      <w:ins w:id="2494" w:author="Chen Heller" w:date="2023-01-18T13:13:00Z">
        <w:r w:rsidR="00E76A1D">
          <w:t xml:space="preserve">a dramatic </w:t>
        </w:r>
      </w:ins>
      <w:r w:rsidR="00C07D7A">
        <w:t xml:space="preserve">advantage for mouse tracking over keyboard responses. </w:t>
      </w:r>
      <w:del w:id="2495" w:author="Chen Heller" w:date="2023-02-27T10:38:00Z">
        <w:r w:rsidR="001F5C20" w:rsidDel="00D668C1">
          <w:delText>One possible explanation for t</w:delText>
        </w:r>
      </w:del>
      <w:ins w:id="2496" w:author="Chen Heller" w:date="2023-05-07T14:49:00Z">
        <w:r w:rsidR="00522333">
          <w:t>This</w:t>
        </w:r>
      </w:ins>
      <w:del w:id="2497" w:author="Chen Heller" w:date="2023-05-07T14:49:00Z">
        <w:r w:rsidR="001F5C20" w:rsidDel="00522333">
          <w:delText>his</w:delText>
        </w:r>
      </w:del>
      <w:r w:rsidR="001F5C20">
        <w:t xml:space="preserve"> discrepancy might stem from the different form</w:t>
      </w:r>
      <w:ins w:id="2498" w:author="Chen Heller" w:date="2023-03-02T15:14:00Z">
        <w:r w:rsidR="0037558E">
          <w:t>s</w:t>
        </w:r>
      </w:ins>
      <w:r w:rsidR="001F5C20">
        <w:t xml:space="preserve"> of movement tracking</w:t>
      </w:r>
      <w:ins w:id="2499" w:author="Chen Heller" w:date="2023-02-27T10:41:00Z">
        <w:r w:rsidR="009247E9">
          <w:t xml:space="preserve"> used in each study</w:t>
        </w:r>
      </w:ins>
      <w:r w:rsidR="001F5C20">
        <w:t xml:space="preserve">; while </w:t>
      </w:r>
      <w:del w:id="2500" w:author="Chen Heller" w:date="2023-01-18T15:08:00Z">
        <w:r w:rsidR="001F5C20" w:rsidDel="00E6618F">
          <w:delText xml:space="preserve">I </w:delText>
        </w:r>
      </w:del>
      <w:ins w:id="2501" w:author="Chen Heller" w:date="2023-01-18T15:08:00Z">
        <w:r w:rsidR="00E6618F">
          <w:t xml:space="preserve">the current experiment </w:t>
        </w:r>
      </w:ins>
      <w:r w:rsidR="001F5C20">
        <w:t xml:space="preserve">used </w:t>
      </w:r>
      <w:del w:id="2502" w:author="Chen Heller" w:date="2023-02-27T10:41:00Z">
        <w:r w:rsidR="001F5C20" w:rsidDel="009247E9">
          <w:delText xml:space="preserve">a </w:delText>
        </w:r>
      </w:del>
      <w:r w:rsidR="001F5C20">
        <w:t xml:space="preserve">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w:t>
      </w:r>
      <w:del w:id="2503" w:author="Chen Heller" w:date="2023-03-02T15:14:00Z">
        <w:r w:rsidR="00C07D7A" w:rsidDel="009B06B1">
          <w:delText>,</w:delText>
        </w:r>
      </w:del>
      <w:r w:rsidR="00C07D7A">
        <w:t xml:space="preserve"> </w:t>
      </w:r>
      <w:del w:id="2504" w:author="Chen Heller" w:date="2023-01-18T13:14:00Z">
        <w:r w:rsidR="00C07D7A" w:rsidDel="00EE6BFF">
          <w:delText xml:space="preserve">which </w:delText>
        </w:r>
      </w:del>
      <w:ins w:id="2505" w:author="Chen Heller" w:date="2023-01-18T13:14:00Z">
        <w:r w:rsidR="00EE6BFF">
          <w:t xml:space="preserve">since </w:t>
        </w:r>
        <w:r w:rsidR="006C1CC8">
          <w:t>it</w:t>
        </w:r>
        <w:r w:rsidR="00EE6BFF">
          <w:t xml:space="preserve"> </w:t>
        </w:r>
      </w:ins>
      <w:r w:rsidR="00C07D7A">
        <w:t xml:space="preserve">places </w:t>
      </w:r>
      <w:del w:id="2506" w:author="Chen Heller" w:date="2023-03-02T15:14:00Z">
        <w:r w:rsidR="00C07D7A" w:rsidDel="009B06B1">
          <w:delText xml:space="preserve">less </w:delText>
        </w:r>
      </w:del>
      <w:ins w:id="2507" w:author="Chen Heller" w:date="2023-03-02T15:14:00Z">
        <w:r w:rsidR="009B06B1">
          <w:t xml:space="preserve">fewer </w:t>
        </w:r>
      </w:ins>
      <w:r w:rsidR="00C07D7A">
        <w:t>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r w:rsidR="00F7664B">
        <w:t xml:space="preserve">expected </w:t>
      </w:r>
      <w:r w:rsidR="006316CA">
        <w:t xml:space="preserve">to </w:t>
      </w:r>
      <w:del w:id="2508" w:author="Chen Heller" w:date="2023-05-07T14:55:00Z">
        <w:r w:rsidR="006316CA" w:rsidDel="00570C94">
          <w:delText>be more sensitive to subtle effects</w:delText>
        </w:r>
      </w:del>
      <w:ins w:id="2509" w:author="Chen Heller" w:date="2023-05-07T14:55:00Z">
        <w:r w:rsidR="00570C94">
          <w:t>express</w:t>
        </w:r>
      </w:ins>
      <w:ins w:id="2510" w:author="Chen Heller" w:date="2023-05-07T14:56:00Z">
        <w:r w:rsidR="00B85270">
          <w:t xml:space="preserve"> more </w:t>
        </w:r>
        <w:r w:rsidR="00160F42">
          <w:t>variability</w:t>
        </w:r>
      </w:ins>
      <w:ins w:id="2511" w:author="Chen Heller" w:date="2023-05-07T14:57:00Z">
        <w:r w:rsidR="00E55F0D">
          <w:t xml:space="preserve"> </w:t>
        </w:r>
      </w:ins>
      <w:ins w:id="2512" w:author="Chen Heller" w:date="2023-05-07T15:02:00Z">
        <w:r w:rsidR="00CD022A">
          <w:t>between conditions</w:t>
        </w:r>
      </w:ins>
      <w:r w:rsidR="00C07D7A">
        <w:t xml:space="preserve">. </w:t>
      </w:r>
      <w:del w:id="2513" w:author="Chen Heller" w:date="2023-05-07T15:02:00Z">
        <w:r w:rsidR="00B63590" w:rsidDel="00CD022A">
          <w:delText>Indeed</w:delText>
        </w:r>
      </w:del>
      <w:ins w:id="2514" w:author="Chen Heller" w:date="2023-05-07T15:02:00Z">
        <w:r w:rsidR="00CD022A">
          <w:t>Additionally</w:t>
        </w:r>
      </w:ins>
      <w:r w:rsidR="00B63590">
        <w:t xml:space="preserve">,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65160AEB"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w:t>
      </w:r>
      <w:del w:id="2515" w:author="Chen Heller" w:date="2023-01-18T13:16:00Z">
        <w:r w:rsidR="00C07D7A" w:rsidDel="00A70478">
          <w:delText xml:space="preserve">I </w:delText>
        </w:r>
      </w:del>
      <w:ins w:id="2516" w:author="Chen Heller" w:date="2023-01-18T13:16:00Z">
        <w:r w:rsidR="00A70478">
          <w:t xml:space="preserve">the current study </w:t>
        </w:r>
      </w:ins>
      <w:r w:rsidR="00C07D7A">
        <w:t xml:space="preserve">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w:t>
      </w:r>
      <w:ins w:id="2517" w:author="Chen Heller" w:date="2023-03-02T15:15:00Z">
        <w:r w:rsidR="00767BD2">
          <w:t>,</w:t>
        </w:r>
      </w:ins>
      <w:r w:rsidR="00C07D7A">
        <w:t xml:space="preserve"> which is computed separately for each trial. </w:t>
      </w:r>
      <w:r w:rsidR="00904BDE">
        <w:t>The latter accordingly includes more information on</w:t>
      </w:r>
      <w:r w:rsidR="00C07D7A">
        <w:t xml:space="preserve"> the variance that is lost when averaging trajectories over trials. However, a post hoc analysis </w:t>
      </w:r>
      <w:ins w:id="2518" w:author="Chen Heller" w:date="2023-02-27T10:43:00Z">
        <w:r w:rsidR="00FB377D">
          <w:t xml:space="preserve">that estimated </w:t>
        </w:r>
      </w:ins>
      <w:del w:id="2519" w:author="Chen Heller" w:date="2023-02-27T10:43:00Z">
        <w:r w:rsidR="001624DE" w:rsidDel="00FB377D">
          <w:delText>using</w:delText>
        </w:r>
        <w:r w:rsidR="00C07D7A" w:rsidDel="00FB377D">
          <w:delText xml:space="preserve"> </w:delText>
        </w:r>
      </w:del>
      <w:r w:rsidR="00C07D7A">
        <w:t xml:space="preserve">the AUC measure </w:t>
      </w:r>
      <w:del w:id="2520" w:author="Chen Heller" w:date="2023-02-27T10:43:00Z">
        <w:r w:rsidR="00C07D7A" w:rsidDel="00FB377D">
          <w:delText xml:space="preserve">on </w:delText>
        </w:r>
      </w:del>
      <w:ins w:id="2521" w:author="Chen Heller" w:date="2023-02-27T10:43:00Z">
        <w:r w:rsidR="00FB377D">
          <w:t xml:space="preserve">for </w:t>
        </w:r>
      </w:ins>
      <w:ins w:id="2522" w:author="Chen Heller" w:date="2023-01-18T13:17:00Z">
        <w:r w:rsidR="00A76FF7">
          <w:t xml:space="preserve">the current </w:t>
        </w:r>
      </w:ins>
      <w:del w:id="2523" w:author="Chen Heller" w:date="2023-01-18T13:17:00Z">
        <w:r w:rsidR="00C07D7A" w:rsidDel="00A76FF7">
          <w:delText xml:space="preserve">my </w:delText>
        </w:r>
      </w:del>
      <w:r w:rsidR="00C07D7A">
        <w:t>data reve</w:t>
      </w:r>
      <w:ins w:id="2524" w:author="Chen Heller" w:date="2023-01-09T13:33:00Z">
        <w:r w:rsidR="0018530D">
          <w:t>a</w:t>
        </w:r>
      </w:ins>
      <w:r w:rsidR="00C07D7A">
        <w:t xml:space="preserve">led similar effect size to that </w:t>
      </w:r>
      <w:r w:rsidR="00C07D7A">
        <w:lastRenderedPageBreak/>
        <w:t>produced by the reach area measure</w:t>
      </w:r>
      <w:ins w:id="2525" w:author="Chen Heller" w:date="2023-01-09T13:33:00Z">
        <w:r w:rsidR="0018530D">
          <w:t xml:space="preserve"> (see</w:t>
        </w:r>
      </w:ins>
      <w:ins w:id="2526" w:author="Chen Heller" w:date="2023-05-08T12:25:00Z">
        <w:r w:rsidR="00A7285B">
          <w:t xml:space="preserve"> </w:t>
        </w:r>
        <w:r w:rsidR="00A7285B">
          <w:fldChar w:fldCharType="begin"/>
        </w:r>
        <w:r w:rsidR="00A7285B">
          <w:instrText xml:space="preserve"> REF _Ref134441131 \h </w:instrText>
        </w:r>
      </w:ins>
      <w:r w:rsidR="00A7285B">
        <w:fldChar w:fldCharType="separate"/>
      </w:r>
      <w:ins w:id="2527" w:author="Chen Heller" w:date="2023-05-08T12:25:00Z">
        <w:r w:rsidR="00A7285B">
          <w:t xml:space="preserve">Supplementary Table </w:t>
        </w:r>
        <w:r w:rsidR="00A7285B">
          <w:rPr>
            <w:noProof/>
          </w:rPr>
          <w:t>1</w:t>
        </w:r>
        <w:r w:rsidR="00A7285B">
          <w:fldChar w:fldCharType="end"/>
        </w:r>
      </w:ins>
      <w:ins w:id="2528" w:author="Chen Heller" w:date="2023-01-09T13:33:00Z">
        <w:r w:rsidR="0018530D">
          <w:t>)</w:t>
        </w:r>
      </w:ins>
      <w:r w:rsidR="00C07D7A">
        <w:t>.</w:t>
      </w:r>
      <w:r w:rsidR="006E765D">
        <w:t xml:space="preserve"> Thus, this difference </w:t>
      </w:r>
      <w:r w:rsidR="00950DF9">
        <w:t>in analysis approaches cannot explain the differential results.</w:t>
      </w:r>
    </w:p>
    <w:p w14:paraId="51969BEE" w14:textId="114C4B09" w:rsidR="00C07D7A" w:rsidRPr="002E61A9" w:rsidRDefault="005C2B8A" w:rsidP="00671861">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del w:id="2529" w:author="Chen Heller" w:date="2023-03-02T15:15:00Z">
        <w:r w:rsidR="00C82D1B" w:rsidDel="001A3FBE">
          <w:delText>,</w:delText>
        </w:r>
      </w:del>
      <w:r w:rsidR="00C07D7A">
        <w:t xml:space="preserve"> since the correlation measurement is limited by the reliability of either of the variables </w:t>
      </w:r>
      <w:r w:rsidR="00C07D7A">
        <w:fldChar w:fldCharType="begin"/>
      </w:r>
      <w:r w:rsidR="00671861">
        <w:instrText xml:space="preserve"> ADDIN ZOTERO_ITEM CSL_CITATION {"citationID":"W348Ra8G","properties":{"formattedCitation":"(Vadillo et al., 2022)","plainCitation":"(Vadillo et al., 2022)","noteIndex":0},"citationItems":[{"id":939,"uris":["http://zotero.org/users/8275165/items/QD2JJN4P"],"itemData":{"id":939,"type":"article-journal","abstract":"Experimental psychologists often neglect the poor psychometric properties of the dependent measures collected in their studies. In particular, a low reliability of measures can have dramatic consequences for the interpretation of key findings in some of the most popular experimental paradigms, especially when strong inferences are drawn from the absence of statistically significant correlations. In research on unconscious cognition, for instance, it is commonly argued that the lack of a correlation between task performance and measures of awareness or explicit recollection of the target stimuli provides strong support for the conclusion that the cognitive processes underlying performance must be unconscious. Using contextual cuing of visual search as a case study, we show that given the low reliability of the dependent measures collected in these studies, it is usually impossible to draw any firm conclusion about the unconscious character of this effect from correlational analyses. Furthermore, both a psychometric meta-analysis of the available evidence and a cognitive-modeling approach suggest that, in fact, we should expect to see very low correlations between performance and awareness at the empirical level, even if both constructs are perfectly related at the latent level. Convincing evidence for the unconscious character of contextual cuing and other effects will most likely demand richer and larger data sets, coupled with more powerful analytic approaches.","container-title":"Psychonomic Bulletin &amp; Review","DOI":"10.3758/s13423-021-01923-y","ISSN":"1531-5320","issue":"1","journalAbbreviation":"Psychon Bull Rev","language":"en","page":"21-43","source":"Springer Link","title":"Raising awareness about measurement error in research on unconscious mental processes","volume":"29","author":[{"family":"Vadillo","given":"Miguel A."},{"family":"Malejka","given":"Simone"},{"family":"Lee","given":"Daryl Y. H."},{"family":"Dienes","given":"Zoltan"},{"family":"Shanks","given":"David R."}],"issued":{"date-parts":[["2022",2,1]]}}}],"schema":"https://github.com/citation-style-language/schema/raw/master/csl-citation.json"} </w:instrText>
      </w:r>
      <w:r w:rsidR="00C07D7A">
        <w:fldChar w:fldCharType="separate"/>
      </w:r>
      <w:r w:rsidR="00671861" w:rsidRPr="00671861">
        <w:rPr>
          <w:rFonts w:ascii="Times New Roman" w:hAnsi="Times New Roman" w:cs="Times New Roman"/>
        </w:rPr>
        <w:t>(Vadillo et al., 2022)</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proofErr w:type="gramStart"/>
      <w:r w:rsidR="00223E68">
        <w:t>actually ineffective</w:t>
      </w:r>
      <w:proofErr w:type="gramEnd"/>
      <w:r w:rsidR="00223E68">
        <w:t xml:space="preserve"> in </w:t>
      </w:r>
      <w:r w:rsidR="00C07D7A">
        <w:t>render</w:t>
      </w:r>
      <w:r w:rsidR="00223E68">
        <w:t>ing</w:t>
      </w:r>
      <w:r w:rsidR="00C07D7A">
        <w:t xml:space="preserve"> the prime completely invisible</w:t>
      </w:r>
      <w:r w:rsidR="00223E68">
        <w:t xml:space="preserve"> (as for most participants, d’ was higher than </w:t>
      </w:r>
      <w:r w:rsidR="00903FAC">
        <w:t xml:space="preserve">0), </w:t>
      </w:r>
      <w:r w:rsidR="00C07D7A">
        <w:t xml:space="preserve">allowing it to be consciously </w:t>
      </w:r>
      <w:del w:id="2530" w:author="Chen Heller" w:date="2023-02-27T10:45:00Z">
        <w:r w:rsidR="00C07D7A" w:rsidDel="00D25DBC">
          <w:delText>processed</w:delText>
        </w:r>
      </w:del>
      <w:ins w:id="2531" w:author="Chen Heller" w:date="2023-02-27T10:45:00Z">
        <w:r w:rsidR="00D25DBC">
          <w:t>perceived</w:t>
        </w:r>
      </w:ins>
      <w:r w:rsidR="00C07D7A">
        <w:t xml:space="preserve">. </w:t>
      </w:r>
      <w:r w:rsidR="008B125E">
        <w:t>T</w:t>
      </w:r>
      <w:r w:rsidR="007D198C">
        <w:t>hus, i</w:t>
      </w:r>
      <w:r w:rsidR="00C07D7A">
        <w:t xml:space="preserve">t </w:t>
      </w:r>
      <w:r w:rsidR="007D198C">
        <w:t>seems</w:t>
      </w:r>
      <w:r w:rsidR="00C07D7A">
        <w:t xml:space="preserve"> plausible that </w:t>
      </w:r>
      <w:r w:rsidR="007D198C">
        <w:t xml:space="preserve">the reported effect is </w:t>
      </w:r>
      <w:del w:id="2532" w:author="Chen Heller" w:date="2023-02-27T10:45:00Z">
        <w:r w:rsidR="007D198C" w:rsidDel="00D25DBC">
          <w:delText xml:space="preserve">more </w:delText>
        </w:r>
      </w:del>
      <w:ins w:id="2533" w:author="Chen Heller" w:date="2023-02-27T10:45:00Z">
        <w:r w:rsidR="00D25DBC">
          <w:t xml:space="preserve">mainly </w:t>
        </w:r>
      </w:ins>
      <w:r w:rsidR="007D198C">
        <w:t xml:space="preserve">driven by </w:t>
      </w:r>
      <w:r w:rsidR="00C07D7A">
        <w:t>consciously processed primes</w:t>
      </w:r>
      <w:r w:rsidR="007D198C">
        <w:t>, which might</w:t>
      </w:r>
      <w:r w:rsidR="00C07D7A">
        <w:t xml:space="preserve"> affect movements to a larger extent than unconscious ones</w:t>
      </w:r>
      <w:del w:id="2534" w:author="Chen Heller" w:date="2023-03-02T15:15:00Z">
        <w:r w:rsidR="00C07D7A" w:rsidDel="001A3FBE">
          <w:delText>,</w:delText>
        </w:r>
      </w:del>
      <w:r w:rsidR="00C07D7A">
        <w:t xml:space="preserve"> </w:t>
      </w:r>
      <w:r w:rsidR="00877280">
        <w:t xml:space="preserve">and </w:t>
      </w:r>
      <w:del w:id="2535" w:author="Chen Heller" w:date="2023-02-27T10:46:00Z">
        <w:r w:rsidR="00877280" w:rsidDel="00086854">
          <w:delText xml:space="preserve">that </w:delText>
        </w:r>
      </w:del>
      <w:r w:rsidR="00C07D7A">
        <w:t>could account for the large effect found by Xiao and colleagues.</w:t>
      </w:r>
    </w:p>
    <w:p w14:paraId="74E5FA86" w14:textId="4C94951A" w:rsidR="00C07D7A" w:rsidRDefault="00C07D7A" w:rsidP="00BF3E1B">
      <w:r>
        <w:t>Finally, the discrepancy</w:t>
      </w:r>
      <w:r w:rsidR="009D6C03">
        <w:t xml:space="preserve"> between the studies</w:t>
      </w:r>
      <w:r>
        <w:t xml:space="preserve"> could also </w:t>
      </w:r>
      <w:r w:rsidR="00533882">
        <w:t xml:space="preserve">be </w:t>
      </w:r>
      <w:r>
        <w:t xml:space="preserve">accidental. It is </w:t>
      </w:r>
      <w:del w:id="2536" w:author="Chen Heller" w:date="2023-02-27T10:49:00Z">
        <w:r w:rsidDel="009E072D">
          <w:delText xml:space="preserve">possible </w:delText>
        </w:r>
      </w:del>
      <w:ins w:id="2537" w:author="Chen Heller" w:date="2023-02-27T10:49:00Z">
        <w:r w:rsidR="009E072D">
          <w:t xml:space="preserve">plausible </w:t>
        </w:r>
      </w:ins>
      <w:r>
        <w:t xml:space="preserve">that </w:t>
      </w:r>
      <w:del w:id="2538" w:author="Chen Heller" w:date="2023-01-18T13:18:00Z">
        <w:r w:rsidDel="005B5892">
          <w:delText xml:space="preserve">the </w:delText>
        </w:r>
      </w:del>
      <w:r w:rsidR="00E5732E">
        <w:t xml:space="preserve">one set of reported </w:t>
      </w:r>
      <w:r>
        <w:t xml:space="preserve">results </w:t>
      </w:r>
      <w:r w:rsidR="00EF4F7C">
        <w:t>is</w:t>
      </w:r>
      <w:r>
        <w:t xml:space="preserve"> erroneous, </w:t>
      </w:r>
      <w:del w:id="2539" w:author="Chen Heller" w:date="2023-02-27T10:50:00Z">
        <w:r w:rsidR="00EF4F7C" w:rsidDel="009E072D">
          <w:delText xml:space="preserve">which </w:delText>
        </w:r>
      </w:del>
      <w:ins w:id="2540" w:author="Chen Heller" w:date="2023-02-27T10:50:00Z">
        <w:r w:rsidR="009E072D">
          <w:t xml:space="preserve">thereby </w:t>
        </w:r>
      </w:ins>
      <w:del w:id="2541" w:author="Chen Heller" w:date="2023-02-27T10:50:00Z">
        <w:r w:rsidR="00EF4F7C" w:rsidDel="009E072D">
          <w:delText xml:space="preserve">calls </w:delText>
        </w:r>
      </w:del>
      <w:ins w:id="2542" w:author="Chen Heller" w:date="2023-02-27T10:50:00Z">
        <w:r w:rsidR="009E072D">
          <w:t xml:space="preserve">calling </w:t>
        </w:r>
      </w:ins>
      <w:r w:rsidR="00EF4F7C">
        <w:t xml:space="preserve">for </w:t>
      </w:r>
      <w:r>
        <w:t xml:space="preserve">further </w:t>
      </w:r>
      <w:del w:id="2543" w:author="Chen Heller" w:date="2023-02-27T10:51:00Z">
        <w:r w:rsidDel="002951B2">
          <w:delText xml:space="preserve">studies to examine </w:delText>
        </w:r>
      </w:del>
      <w:ins w:id="2544" w:author="Chen Heller" w:date="2023-02-27T10:51:00Z">
        <w:r w:rsidR="002951B2">
          <w:t xml:space="preserve">investigations of </w:t>
        </w:r>
      </w:ins>
      <w:r>
        <w:t xml:space="preserve">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w:t>
      </w:r>
      <w:del w:id="2545" w:author="Chen Heller" w:date="2023-03-02T15:16:00Z">
        <w:r w:rsidDel="001A3FBE">
          <w:delText xml:space="preserve">the </w:delText>
        </w:r>
      </w:del>
      <w:r>
        <w:t xml:space="preserve">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w:t>
      </w:r>
      <w:ins w:id="2546" w:author="Chen Heller" w:date="2023-03-02T15:16:00Z">
        <w:r w:rsidR="001A3FBE">
          <w:t>-</w:t>
        </w:r>
      </w:ins>
      <w:del w:id="2547" w:author="Chen Heller" w:date="2023-03-02T15:16:00Z">
        <w:r w:rsidDel="001A3FBE">
          <w:delText xml:space="preserve"> </w:delText>
        </w:r>
      </w:del>
      <w:r>
        <w:t>to</w:t>
      </w:r>
      <w:ins w:id="2548" w:author="Chen Heller" w:date="2023-03-02T15:16:00Z">
        <w:r w:rsidR="001A3FBE">
          <w:t>-</w:t>
        </w:r>
      </w:ins>
      <w:del w:id="2549" w:author="Chen Heller" w:date="2023-03-02T15:16:00Z">
        <w:r w:rsidDel="001A3FBE">
          <w:delText xml:space="preserve"> </w:delText>
        </w:r>
      </w:del>
      <w:r>
        <w:t>noise ratio in the reaching task and allow reaching to unravel a larger congruency effect.</w:t>
      </w:r>
    </w:p>
    <w:p w14:paraId="12FC8C8D" w14:textId="41615D6B" w:rsidR="00DC11F3" w:rsidRDefault="00BF3E1B" w:rsidP="00884885">
      <w:r>
        <w:lastRenderedPageBreak/>
        <w:t xml:space="preserve">Assuming the results obtained here are genuine, one could go beyond the discrepancy between </w:t>
      </w:r>
      <w:r w:rsidR="00502F15">
        <w:t>them</w:t>
      </w:r>
      <w:r>
        <w:t xml:space="preserve"> and those </w:t>
      </w:r>
      <w:r w:rsidR="00725A51">
        <w:t xml:space="preserve">reported </w:t>
      </w:r>
      <w:r>
        <w:t>by Xiao et al. (2015)</w:t>
      </w:r>
      <w:del w:id="2550" w:author="Chen Heller" w:date="2023-03-15T12:34:00Z">
        <w:r w:rsidDel="00287246">
          <w:delText>,</w:delText>
        </w:r>
      </w:del>
      <w:r>
        <w:t xml:space="preserve"> </w:t>
      </w:r>
      <w:r w:rsidR="00725A51">
        <w:t>and</w:t>
      </w:r>
      <w:r>
        <w:t xml:space="preserve"> ask </w:t>
      </w:r>
      <w:r w:rsidR="00725A51">
        <w:t xml:space="preserve">how can </w:t>
      </w:r>
      <w:del w:id="2551" w:author="Chen Heller" w:date="2023-03-02T15:17:00Z">
        <w:r w:rsidR="00725A51" w:rsidDel="008152C5">
          <w:delText xml:space="preserve">we </w:delText>
        </w:r>
      </w:del>
      <w:ins w:id="2552" w:author="Chen Heller" w:date="2023-03-02T15:17:00Z">
        <w:r w:rsidR="008152C5">
          <w:t xml:space="preserve">they be </w:t>
        </w:r>
      </w:ins>
      <w:r w:rsidR="00725A51">
        <w:t>explain</w:t>
      </w:r>
      <w:ins w:id="2553" w:author="Chen Heller" w:date="2023-03-02T15:17:00Z">
        <w:r w:rsidR="008152C5">
          <w:t>ed</w:t>
        </w:r>
      </w:ins>
      <w:del w:id="2554" w:author="Chen Heller" w:date="2023-03-02T15:17:00Z">
        <w:r w:rsidR="00725A51" w:rsidDel="008152C5">
          <w:delText xml:space="preserve"> the</w:delText>
        </w:r>
      </w:del>
      <w:del w:id="2555" w:author="Chen Heller" w:date="2023-02-27T10:53:00Z">
        <w:r w:rsidR="00725A51" w:rsidDel="00733404">
          <w:delText xml:space="preserve"> current findings</w:delText>
        </w:r>
      </w:del>
      <w:r w:rsidR="00725A51">
        <w:t xml:space="preserve">. That is, why </w:t>
      </w:r>
      <w:r w:rsidR="00D0539B">
        <w:t>was</w:t>
      </w:r>
      <w:ins w:id="2556" w:author="Chen Heller" w:date="2023-03-22T11:54:00Z">
        <w:r w:rsidR="00854EA5">
          <w:t xml:space="preserve"> the</w:t>
        </w:r>
      </w:ins>
      <w:r w:rsidR="00D0539B">
        <w:t xml:space="preserve"> </w:t>
      </w:r>
      <w:del w:id="2557" w:author="Chen Heller" w:date="2023-01-18T14:35:00Z">
        <w:r w:rsidR="00D0539B" w:rsidDel="00D338ED">
          <w:delText xml:space="preserve">the </w:delText>
        </w:r>
        <w:r w:rsidR="00725A51" w:rsidDel="00D338ED">
          <w:delText xml:space="preserve">expected pattern of a stronger effect for </w:delText>
        </w:r>
      </w:del>
      <w:r w:rsidR="00725A51">
        <w:t>movement tracking</w:t>
      </w:r>
      <w:ins w:id="2558" w:author="Chen Heller" w:date="2023-01-18T14:35:00Z">
        <w:r w:rsidR="00D338ED">
          <w:t>'s effect only slightly larger than that of the keyboard response</w:t>
        </w:r>
      </w:ins>
      <w:ins w:id="2559" w:author="Chen Heller" w:date="2023-03-02T15:17:00Z">
        <w:r w:rsidR="008152C5">
          <w:t>?</w:t>
        </w:r>
      </w:ins>
      <w:del w:id="2560" w:author="Chen Heller" w:date="2023-01-18T14:35:00Z">
        <w:r w:rsidR="00725A51" w:rsidDel="00D338ED">
          <w:delText xml:space="preserve"> not found.</w:delText>
        </w:r>
      </w:del>
      <w:r>
        <w:t xml:space="preserve"> </w:t>
      </w:r>
      <w:r w:rsidR="00725A51">
        <w:t xml:space="preserve">One </w:t>
      </w:r>
      <w:r w:rsidR="00C13750">
        <w:t xml:space="preserve">possible explanation </w:t>
      </w:r>
      <w:del w:id="2561" w:author="Chen Heller" w:date="2023-02-02T13:12:00Z">
        <w:r w:rsidR="009144E2" w:rsidDel="00416240">
          <w:delText>might stem from</w:delText>
        </w:r>
      </w:del>
      <w:ins w:id="2562" w:author="Chen Heller" w:date="2023-02-02T13:13:00Z">
        <w:r w:rsidR="00512CDD">
          <w:t>concerns</w:t>
        </w:r>
      </w:ins>
      <w:r w:rsidR="009144E2">
        <w:t xml:space="preserve"> </w:t>
      </w:r>
      <w:r w:rsidR="00B300C4">
        <w:t>the</w:t>
      </w:r>
      <w:r w:rsidR="005500AD">
        <w:t xml:space="preserve"> </w:t>
      </w:r>
      <w:r w:rsidR="007F0B60">
        <w:t xml:space="preserve">larger amount of noise </w:t>
      </w:r>
      <w:r w:rsidR="009327F0">
        <w:t xml:space="preserve">that was </w:t>
      </w:r>
      <w:r w:rsidR="00EA261B">
        <w:t xml:space="preserve">observed </w:t>
      </w:r>
      <w:r w:rsidR="007F0B60">
        <w:t xml:space="preserve">in the reaching measure. </w:t>
      </w:r>
      <w:r w:rsidR="00C0281E">
        <w:t xml:space="preserve">Specifically, </w:t>
      </w:r>
      <w:r w:rsidR="007F0B60">
        <w:t xml:space="preserve">reaching </w:t>
      </w:r>
      <w:ins w:id="2563" w:author="Chen Heller" w:date="2023-02-12T13:59:00Z">
        <w:r w:rsidR="006D472D">
          <w:t xml:space="preserve">movements are </w:t>
        </w:r>
      </w:ins>
      <w:del w:id="2564" w:author="Chen Heller" w:date="2023-02-12T14:04:00Z">
        <w:r w:rsidR="00B160A8" w:rsidDel="0093001E">
          <w:delText>require</w:delText>
        </w:r>
        <w:r w:rsidR="00181385" w:rsidDel="0093001E">
          <w:delText>s</w:delText>
        </w:r>
        <w:r w:rsidR="00B160A8" w:rsidDel="0093001E">
          <w:delText xml:space="preserve"> planning a trajectory towards a target</w:delText>
        </w:r>
        <w:r w:rsidR="00AC79D4" w:rsidDel="0093001E">
          <w:delText>,</w:delText>
        </w:r>
        <w:r w:rsidR="00B160A8" w:rsidDel="0093001E">
          <w:delText xml:space="preserve"> which makes </w:delText>
        </w:r>
        <w:r w:rsidR="00181385" w:rsidDel="0093001E">
          <w:delText xml:space="preserve">it </w:delText>
        </w:r>
      </w:del>
      <w:r w:rsidR="00B160A8">
        <w:t>more comple</w:t>
      </w:r>
      <w:r w:rsidR="00ED1528">
        <w:t>x</w:t>
      </w:r>
      <w:r w:rsidR="00181385">
        <w:t xml:space="preserve"> than a simple keypress</w:t>
      </w:r>
      <w:ins w:id="2565" w:author="Chen Heller" w:date="2023-02-12T14:04:00Z">
        <w:r w:rsidR="0093001E">
          <w:t xml:space="preserve"> as they </w:t>
        </w:r>
      </w:ins>
      <w:ins w:id="2566" w:author="Chen Heller" w:date="2023-03-02T17:44:00Z">
        <w:r w:rsidR="00672398">
          <w:t xml:space="preserve">could potentially be </w:t>
        </w:r>
      </w:ins>
      <w:ins w:id="2567" w:author="Chen Heller" w:date="2023-02-12T14:04:00Z">
        <w:r w:rsidR="0093001E">
          <w:t xml:space="preserve">affected by a multitude of parameters that </w:t>
        </w:r>
      </w:ins>
      <w:ins w:id="2568" w:author="Chen Heller" w:date="2023-02-12T14:05:00Z">
        <w:r w:rsidR="0006492A">
          <w:t>do not influence keypresses</w:t>
        </w:r>
      </w:ins>
      <w:ins w:id="2569" w:author="Chen Heller" w:date="2023-02-27T10:55:00Z">
        <w:r w:rsidR="0099179F">
          <w:t xml:space="preserve"> (e.g., </w:t>
        </w:r>
      </w:ins>
      <w:ins w:id="2570" w:author="Chen Heller" w:date="2023-02-12T14:04:00Z">
        <w:r w:rsidR="0093001E">
          <w:t xml:space="preserve">trajectory planning, </w:t>
        </w:r>
      </w:ins>
      <w:ins w:id="2571" w:author="Chen Heller" w:date="2023-02-27T10:56:00Z">
        <w:r w:rsidR="00DB4AFD">
          <w:t xml:space="preserve">muscle exhaustion, </w:t>
        </w:r>
      </w:ins>
      <w:ins w:id="2572" w:author="Chen Heller" w:date="2023-02-12T14:04:00Z">
        <w:r w:rsidR="0093001E">
          <w:t xml:space="preserve">arm length and posture, </w:t>
        </w:r>
      </w:ins>
      <w:ins w:id="2573" w:author="Chen Heller" w:date="2023-03-02T17:45:00Z">
        <w:r w:rsidR="00672398">
          <w:t xml:space="preserve">and </w:t>
        </w:r>
      </w:ins>
      <w:ins w:id="2574" w:author="Chen Heller" w:date="2023-02-12T14:04:00Z">
        <w:r w:rsidR="0093001E">
          <w:t>so forth</w:t>
        </w:r>
      </w:ins>
      <w:ins w:id="2575" w:author="Chen Heller" w:date="2023-02-27T10:56:00Z">
        <w:r w:rsidR="00DB4AFD">
          <w:t>)</w:t>
        </w:r>
      </w:ins>
      <w:r w:rsidR="00181385">
        <w:t>.</w:t>
      </w:r>
      <w:r w:rsidR="00B160A8">
        <w:t xml:space="preserve"> </w:t>
      </w:r>
      <w:ins w:id="2576" w:author="Chen Heller" w:date="2023-02-27T10:56:00Z">
        <w:r w:rsidR="00D53D6D">
          <w:t xml:space="preserve">A larger </w:t>
        </w:r>
      </w:ins>
      <w:ins w:id="2577" w:author="Chen Heller" w:date="2023-02-27T10:57:00Z">
        <w:r w:rsidR="00623686">
          <w:t xml:space="preserve">amount of free parameters </w:t>
        </w:r>
      </w:ins>
      <w:del w:id="2578" w:author="Chen Heller" w:date="2023-02-12T14:05:00Z">
        <w:r w:rsidR="00181385" w:rsidDel="001F085D">
          <w:delText>T</w:delText>
        </w:r>
        <w:r w:rsidR="00EE0803" w:rsidDel="001F085D">
          <w:delText xml:space="preserve">he </w:delText>
        </w:r>
      </w:del>
      <w:del w:id="2579" w:author="Chen Heller" w:date="2023-02-27T10:57:00Z">
        <w:r w:rsidR="00EE0803" w:rsidDel="00623686">
          <w:delText xml:space="preserve">more </w:delText>
        </w:r>
      </w:del>
      <w:del w:id="2580" w:author="Chen Heller" w:date="2023-02-12T14:05:00Z">
        <w:r w:rsidR="00EE0803" w:rsidDel="001F085D">
          <w:delText xml:space="preserve">complex a process is, the more </w:delText>
        </w:r>
      </w:del>
      <w:ins w:id="2581" w:author="Chen Heller" w:date="2023-02-12T13:57:00Z">
        <w:r w:rsidR="00745CB4">
          <w:t xml:space="preserve">leaves more </w:t>
        </w:r>
      </w:ins>
      <w:r w:rsidR="00EE0803">
        <w:t xml:space="preserve">room </w:t>
      </w:r>
      <w:del w:id="2582" w:author="Chen Heller" w:date="2023-02-12T13:57:00Z">
        <w:r w:rsidR="00EE0803" w:rsidDel="00745CB4">
          <w:delText xml:space="preserve">there is </w:delText>
        </w:r>
      </w:del>
      <w:r w:rsidR="00EE0803">
        <w:t xml:space="preserve">for </w:t>
      </w:r>
      <w:del w:id="2583" w:author="Chen Heller" w:date="2023-02-27T10:56:00Z">
        <w:r w:rsidR="00EE0803" w:rsidDel="00D53D6D">
          <w:delText xml:space="preserve">error and </w:delText>
        </w:r>
      </w:del>
      <w:r w:rsidR="00EE0803">
        <w:t xml:space="preserve">variability when executing </w:t>
      </w:r>
      <w:del w:id="2584" w:author="Chen Heller" w:date="2023-02-12T13:57:00Z">
        <w:r w:rsidR="00EE0803" w:rsidDel="00745CB4">
          <w:delText>it</w:delText>
        </w:r>
        <w:r w:rsidR="00746BAC" w:rsidDel="00745CB4">
          <w:delText xml:space="preserve"> </w:delText>
        </w:r>
      </w:del>
      <w:ins w:id="2585" w:author="Chen Heller" w:date="2023-02-12T13:57:00Z">
        <w:r w:rsidR="00745CB4">
          <w:t xml:space="preserve">the </w:t>
        </w:r>
      </w:ins>
      <w:ins w:id="2586" w:author="Chen Heller" w:date="2023-02-12T14:05:00Z">
        <w:r w:rsidR="001F085D">
          <w:t>response</w:t>
        </w:r>
      </w:ins>
      <w:ins w:id="2587" w:author="Chen Heller" w:date="2023-03-02T15:17:00Z">
        <w:r w:rsidR="00A139BB">
          <w:t>,</w:t>
        </w:r>
      </w:ins>
      <w:del w:id="2588" w:author="Chen Heller" w:date="2023-02-12T14:06:00Z">
        <w:r w:rsidR="00884885" w:rsidDel="00214256">
          <w:fldChar w:fldCharType="begin"/>
        </w:r>
        <w:r w:rsidR="00884885" w:rsidDel="00214256">
          <w:del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delInstrText>
        </w:r>
        <w:r w:rsidR="00884885" w:rsidDel="00214256">
          <w:fldChar w:fldCharType="separate"/>
        </w:r>
        <w:r w:rsidR="00884885" w:rsidRPr="00884885" w:rsidDel="00214256">
          <w:rPr>
            <w:rFonts w:ascii="Times New Roman" w:hAnsi="Times New Roman" w:cs="Times New Roman"/>
          </w:rPr>
          <w:delText>(Nembhard &amp; Osothsilp, 2002)</w:delText>
        </w:r>
        <w:r w:rsidR="00884885" w:rsidDel="00214256">
          <w:fldChar w:fldCharType="end"/>
        </w:r>
      </w:del>
      <w:ins w:id="2589" w:author="Chen Heller" w:date="2023-02-27T11:00:00Z">
        <w:r w:rsidR="008A65D3">
          <w:t xml:space="preserve"> </w:t>
        </w:r>
      </w:ins>
      <w:ins w:id="2590" w:author="Chen Heller" w:date="2023-02-27T11:01:00Z">
        <w:r w:rsidR="000A2C2C">
          <w:t>which</w:t>
        </w:r>
      </w:ins>
      <w:ins w:id="2591" w:author="Chen Heller" w:date="2023-03-15T11:47:00Z">
        <w:r w:rsidR="008535CC">
          <w:t>, in turn,</w:t>
        </w:r>
      </w:ins>
      <w:del w:id="2592" w:author="Chen Heller" w:date="2023-02-27T11:00:00Z">
        <w:r w:rsidR="00F77750" w:rsidDel="008A65D3">
          <w:delText>.</w:delText>
        </w:r>
      </w:del>
      <w:r w:rsidR="00F77750">
        <w:t xml:space="preserve"> </w:t>
      </w:r>
      <w:del w:id="2593" w:author="Chen Heller" w:date="2023-02-27T11:00:00Z">
        <w:r w:rsidR="00115003" w:rsidDel="008A65D3">
          <w:delText xml:space="preserve">This </w:delText>
        </w:r>
      </w:del>
      <w:r w:rsidR="00115003">
        <w:t>might obscure</w:t>
      </w:r>
      <w:r w:rsidR="005541B0">
        <w:t xml:space="preserve"> the</w:t>
      </w:r>
      <w:r w:rsidR="00115003">
        <w:t xml:space="preserve"> </w:t>
      </w:r>
      <w:r w:rsidR="007B612C">
        <w:t>congruency effect</w:t>
      </w:r>
      <w:del w:id="2594" w:author="Chen Heller" w:date="2023-02-27T11:08:00Z">
        <w:r w:rsidR="007B612C" w:rsidDel="00BE4794">
          <w:delText xml:space="preserve"> </w:delText>
        </w:r>
        <w:r w:rsidR="000E6656" w:rsidDel="00BE4794">
          <w:delText>and make it harder to find</w:delText>
        </w:r>
      </w:del>
      <w:del w:id="2595" w:author="Chen Heller" w:date="2023-02-27T11:01:00Z">
        <w:r w:rsidR="000E6656" w:rsidDel="000A2C2C">
          <w:delText xml:space="preserve"> </w:delText>
        </w:r>
        <w:r w:rsidR="001841B2" w:rsidDel="000A2C2C">
          <w:delText xml:space="preserve">in </w:delText>
        </w:r>
        <w:r w:rsidR="00D544FE" w:rsidDel="000A2C2C">
          <w:delText>a</w:delText>
        </w:r>
        <w:r w:rsidR="005E3892" w:rsidDel="000A2C2C">
          <w:delText xml:space="preserve"> complex </w:delText>
        </w:r>
        <w:r w:rsidR="007B612C" w:rsidDel="000A2C2C">
          <w:delText xml:space="preserve">reaching </w:delText>
        </w:r>
        <w:r w:rsidR="005E3892" w:rsidDel="000A2C2C">
          <w:delText xml:space="preserve">movement </w:delText>
        </w:r>
        <w:r w:rsidR="00D544FE" w:rsidDel="000A2C2C">
          <w:delText xml:space="preserve">compared to a </w:delText>
        </w:r>
        <w:r w:rsidR="001841B2" w:rsidDel="000A2C2C">
          <w:delText>keypress</w:delText>
        </w:r>
      </w:del>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2596"/>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commentRangeEnd w:id="2596"/>
      <w:r w:rsidR="003B522E">
        <w:rPr>
          <w:rStyle w:val="CommentReference"/>
        </w:rPr>
        <w:commentReference w:id="2596"/>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97FF256" w14:textId="73A06574" w:rsidR="00C42604" w:rsidRDefault="003F6AD7" w:rsidP="005D6A2B">
      <w:pPr>
        <w:rPr>
          <w:ins w:id="2597" w:author="Chen Heller" w:date="2023-03-22T10:51:00Z"/>
        </w:rPr>
      </w:pPr>
      <w:del w:id="2598" w:author="Chen Heller" w:date="2023-02-27T11:09:00Z">
        <w:r w:rsidDel="00BE4794">
          <w:delText>An</w:delText>
        </w:r>
        <w:r w:rsidR="00B47C3E" w:rsidDel="00BE4794">
          <w:delText>other</w:delText>
        </w:r>
        <w:r w:rsidDel="00BE4794">
          <w:delText xml:space="preserve"> </w:delText>
        </w:r>
      </w:del>
      <w:ins w:id="2599" w:author="Chen Heller" w:date="2023-02-27T11:09:00Z">
        <w:r w:rsidR="00BE4794">
          <w:t xml:space="preserve">An </w:t>
        </w:r>
      </w:ins>
      <w:r>
        <w:t xml:space="preserve">alternative explanation </w:t>
      </w:r>
      <w:r w:rsidR="00B47C3E">
        <w:t xml:space="preserve">for </w:t>
      </w:r>
      <w:r>
        <w:t xml:space="preserve">the results </w:t>
      </w:r>
      <w:del w:id="2600" w:author="Chen Heller" w:date="2023-03-22T10:39:00Z">
        <w:r w:rsidR="00B47C3E" w:rsidDel="00E7205D">
          <w:delText xml:space="preserve">relies </w:delText>
        </w:r>
      </w:del>
      <w:ins w:id="2601" w:author="Chen Heller" w:date="2023-03-22T10:39:00Z">
        <w:r w:rsidR="00E7205D">
          <w:t>proceeds from</w:t>
        </w:r>
      </w:ins>
      <w:del w:id="2602" w:author="Chen Heller" w:date="2023-03-22T10:39:00Z">
        <w:r w:rsidR="00B47C3E" w:rsidDel="00E7205D">
          <w:delText>on</w:delText>
        </w:r>
      </w:del>
      <w:r w:rsidR="00B47C3E">
        <w:t xml:space="preserve">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 xml:space="preserve">reaching responses are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w:t>
      </w:r>
      <w:ins w:id="2603" w:author="Chen Heller" w:date="2023-01-16T14:44:00Z">
        <w:r w:rsidR="005C5A39">
          <w:t xml:space="preserve">approximately </w:t>
        </w:r>
      </w:ins>
      <w:ins w:id="2604" w:author="Chen Heller" w:date="2023-03-22T10:39:00Z">
        <w:r w:rsidR="0056778C">
          <w:t xml:space="preserve">until </w:t>
        </w:r>
      </w:ins>
      <w:ins w:id="2605" w:author="Chen Heller" w:date="2023-01-30T14:01:00Z">
        <w:r w:rsidR="00E558A1">
          <w:t>3</w:t>
        </w:r>
      </w:ins>
      <w:ins w:id="2606" w:author="Chen Heller" w:date="2023-03-08T15:43:00Z">
        <w:r w:rsidR="00A6242D">
          <w:t>4</w:t>
        </w:r>
      </w:ins>
      <w:ins w:id="2607" w:author="Chen Heller" w:date="2023-01-30T14:01:00Z">
        <w:r w:rsidR="00E558A1">
          <w:t>0</w:t>
        </w:r>
      </w:ins>
      <w:ins w:id="2608" w:author="Chen Heller" w:date="2023-01-16T14:44:00Z">
        <w:r w:rsidR="005C5A39">
          <w:t>ms</w:t>
        </w:r>
      </w:ins>
      <w:ins w:id="2609" w:author="Chen Heller" w:date="2023-02-27T11:14:00Z">
        <w:r w:rsidR="00B52F48">
          <w:t xml:space="preserve"> post reaching onset</w:t>
        </w:r>
      </w:ins>
      <w:ins w:id="2610" w:author="Chen Heller" w:date="2023-02-27T11:15:00Z">
        <w:r w:rsidR="0097325B">
          <w:t xml:space="preserve">, which </w:t>
        </w:r>
      </w:ins>
      <w:ins w:id="2611" w:author="Chen Heller" w:date="2023-02-27T12:18:00Z">
        <w:r w:rsidR="004A0C1A">
          <w:t xml:space="preserve">extends over </w:t>
        </w:r>
      </w:ins>
      <w:ins w:id="2612" w:author="Chen Heller" w:date="2023-03-22T10:39:00Z">
        <w:r w:rsidR="0056778C">
          <w:t>80</w:t>
        </w:r>
      </w:ins>
      <w:ins w:id="2613" w:author="Chen Heller" w:date="2023-03-08T15:44:00Z">
        <w:r w:rsidR="008A6365">
          <w:t>%</w:t>
        </w:r>
      </w:ins>
      <w:ins w:id="2614" w:author="Chen Heller" w:date="2023-02-27T11:15:00Z">
        <w:r w:rsidR="00C1270E">
          <w:t xml:space="preserve"> </w:t>
        </w:r>
        <w:r w:rsidR="0097325B">
          <w:t xml:space="preserve">of the </w:t>
        </w:r>
      </w:ins>
      <w:ins w:id="2615" w:author="Chen Heller" w:date="2023-02-27T11:16:00Z">
        <w:r w:rsidR="00C1270E">
          <w:t xml:space="preserve">average </w:t>
        </w:r>
      </w:ins>
      <w:ins w:id="2616" w:author="Chen Heller" w:date="2023-02-27T11:17:00Z">
        <w:r w:rsidR="00D07BF4">
          <w:t>reaching duration (</w:t>
        </w:r>
      </w:ins>
      <w:ins w:id="2617" w:author="Chen Heller" w:date="2023-02-27T11:15:00Z">
        <w:r w:rsidR="00C1270E">
          <w:t>422ms</w:t>
        </w:r>
      </w:ins>
      <w:ins w:id="2618" w:author="Chen Heller" w:date="2023-02-27T11:17:00Z">
        <w:r w:rsidR="00D07BF4">
          <w:t>)</w:t>
        </w:r>
      </w:ins>
      <w:del w:id="2619" w:author="Chen Heller" w:date="2023-01-16T14:44:00Z">
        <w:r w:rsidR="00FC7606" w:rsidDel="005C5A39">
          <w:delText>almost throughout the entire movement</w:delText>
        </w:r>
      </w:del>
      <w:r w:rsidR="00FC7606">
        <w:t>.</w:t>
      </w:r>
      <w:ins w:id="2620" w:author="Chen Heller" w:date="2023-03-22T10:46:00Z">
        <w:r w:rsidR="00294E55">
          <w:t xml:space="preserve"> On the con</w:t>
        </w:r>
      </w:ins>
      <w:ins w:id="2621" w:author="Chen Heller" w:date="2023-03-22T10:47:00Z">
        <w:r w:rsidR="00294E55">
          <w:t xml:space="preserve">trary, the length of the response window used in the current experiment </w:t>
        </w:r>
      </w:ins>
      <w:ins w:id="2622" w:author="Chen Heller" w:date="2023-03-22T16:59:00Z">
        <w:r w:rsidR="005D209B">
          <w:t xml:space="preserve">was relatively short and </w:t>
        </w:r>
      </w:ins>
      <w:ins w:id="2623" w:author="Chen Heller" w:date="2023-03-22T10:47:00Z">
        <w:r w:rsidR="00294E55">
          <w:t xml:space="preserve">could potentially account for the outstanding effects that </w:t>
        </w:r>
      </w:ins>
      <w:ins w:id="2624" w:author="Chen Heller" w:date="2023-03-22T10:48:00Z">
        <w:r w:rsidR="00294E55">
          <w:t>were found here.</w:t>
        </w:r>
        <w:r w:rsidR="00294E55" w:rsidRPr="00294E55">
          <w:t xml:space="preserve"> </w:t>
        </w:r>
        <w:r w:rsidR="00294E55">
          <w:t xml:space="preserve">Unconscious effects have been shown to </w:t>
        </w:r>
        <w:r w:rsidR="00294E55">
          <w:lastRenderedPageBreak/>
          <w:t>diminish over time and therefore be largest for short RTs</w:t>
        </w:r>
      </w:ins>
      <w:ins w:id="2625" w:author="Chen Heller" w:date="2023-05-07T15:28:00Z">
        <w:r w:rsidR="00E70D5D">
          <w:t xml:space="preserve"> </w:t>
        </w:r>
      </w:ins>
      <w:r w:rsidR="00E70D5D">
        <w:fldChar w:fldCharType="begin"/>
      </w:r>
      <w:r w:rsidR="00E70D5D">
        <w:instrText xml:space="preserve"> ADDIN ZOTERO_ITEM CSL_CITATION {"citationID":"Jlxhcg6l","properties":{"formattedCitation":"(Avneon &amp; Lamy, 2019)","plainCitation":"(Avneon &amp; Lamy, 2019)","noteIndex":0},"citationItems":[{"id":552,"uris":["http://zotero.org/users/8275165/items/GMX2DHPY"],"itemData":{"id":552,"type":"article-journal","abstract":"What function does conscious perception serve in human behavior? Many studies relied on unconscious priming to demonstrate that unseen stimuli can be extensively processed. However, showing a small unconscious priming eﬀect falls short of showing that the process underlying such priming is independent of conscious perception. Here, we investigated to what extent the retrieval of learned stimulus-response associations and semantic priming depend on conscious perception by using a liminal-prime paradigm that allows comparing conscious and unconscious processing under the same stimulus conditions. The results revealed two striking dissociations. First, S-R priming was entirely independent of conscious perception, whereas semantic processing was strongly enhanced by it. Second, while priming emerged on fast trials for all conditions, only conscious semantic priming was observed on slow trials. The implications of these ﬁndings for the time course of response priming and for the contribution of unconscious processes to fast vs. slow responses are discussed.","container-title":"Consciousness and Cognition","DOI":"10.1016/j.concog.2019.01.010","ISSN":"10538100","journalAbbreviation":"Consciousness and Cognition","language":"en","page":"36-51","source":"DOI.org (Crossref)","title":"Do semantic priming and retrieval of stimulus-response associations depend on conscious perception?","volume":"69","author":[{"family":"Avneon","given":"Maayan"},{"family":"Lamy","given":"Dominique"}],"issued":{"date-parts":[["2019",3]]}}}],"schema":"https://github.com/citation-style-language/schema/raw/master/csl-citation.json"} </w:instrText>
      </w:r>
      <w:r w:rsidR="00E70D5D">
        <w:fldChar w:fldCharType="separate"/>
      </w:r>
      <w:r w:rsidR="00E70D5D" w:rsidRPr="00E70D5D">
        <w:rPr>
          <w:rFonts w:ascii="Times New Roman" w:hAnsi="Times New Roman" w:cs="Times New Roman"/>
        </w:rPr>
        <w:t>(Avneon &amp; Lamy, 2019)</w:t>
      </w:r>
      <w:r w:rsidR="00E70D5D">
        <w:fldChar w:fldCharType="end"/>
      </w:r>
      <w:ins w:id="2626" w:author="Chen Heller" w:date="2023-05-07T15:29:00Z">
        <w:r w:rsidR="00E70D5D">
          <w:t xml:space="preserve">. </w:t>
        </w:r>
      </w:ins>
      <w:ins w:id="2627" w:author="Chen Heller" w:date="2023-03-22T10:48:00Z">
        <w:r w:rsidR="00294E55">
          <w:t xml:space="preserve">Indeed, a comparison of the current study's keyboard session with the original study by </w:t>
        </w:r>
        <w:proofErr w:type="spellStart"/>
        <w:r w:rsidR="00294E55">
          <w:t>Dehaene</w:t>
        </w:r>
      </w:ins>
      <w:proofErr w:type="spellEnd"/>
      <w:ins w:id="2628" w:author="Chen Heller" w:date="2023-05-07T15:31:00Z">
        <w:r w:rsidR="00A13ABC">
          <w:t xml:space="preserve"> et al.</w:t>
        </w:r>
      </w:ins>
      <w:ins w:id="2629" w:author="Chen Heller" w:date="2023-03-22T10:48:00Z">
        <w:r w:rsidR="00294E55">
          <w:t xml:space="preserve"> </w:t>
        </w:r>
      </w:ins>
      <w:r w:rsidR="00A13ABC">
        <w:fldChar w:fldCharType="begin"/>
      </w:r>
      <w:r w:rsidR="00A13ABC">
        <w:instrText xml:space="preserve"> ADDIN ZOTERO_ITEM CSL_CITATION {"citationID":"TBp1pyIZ","properties":{"formattedCitation":"(Dehaene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A13ABC">
        <w:fldChar w:fldCharType="separate"/>
      </w:r>
      <w:r w:rsidR="005D6A2B" w:rsidRPr="005D6A2B">
        <w:rPr>
          <w:rFonts w:ascii="Times New Roman" w:hAnsi="Times New Roman" w:cs="Times New Roman"/>
        </w:rPr>
        <w:t>(</w:t>
      </w:r>
      <w:proofErr w:type="spellStart"/>
      <w:r w:rsidR="005D6A2B" w:rsidRPr="005D6A2B">
        <w:rPr>
          <w:rFonts w:ascii="Times New Roman" w:hAnsi="Times New Roman" w:cs="Times New Roman"/>
        </w:rPr>
        <w:t>Dehaene</w:t>
      </w:r>
      <w:proofErr w:type="spellEnd"/>
      <w:r w:rsidR="005D6A2B" w:rsidRPr="005D6A2B">
        <w:rPr>
          <w:rFonts w:ascii="Times New Roman" w:hAnsi="Times New Roman" w:cs="Times New Roman"/>
        </w:rPr>
        <w:t xml:space="preserve"> et al., 2001)</w:t>
      </w:r>
      <w:r w:rsidR="00A13ABC">
        <w:fldChar w:fldCharType="end"/>
      </w:r>
      <w:ins w:id="2630" w:author="Chen Heller" w:date="2023-03-22T10:48:00Z">
        <w:r w:rsidR="00294E55">
          <w:t xml:space="preserve"> reveals that although a similar experimental procedure was used, </w:t>
        </w:r>
      </w:ins>
      <w:ins w:id="2631" w:author="Chen Heller" w:date="2023-03-22T10:49:00Z">
        <w:r w:rsidR="001F54D6">
          <w:t xml:space="preserve">here </w:t>
        </w:r>
      </w:ins>
      <w:ins w:id="2632" w:author="Chen Heller" w:date="2023-03-22T10:48:00Z">
        <w:r w:rsidR="00294E55">
          <w:t xml:space="preserve">the </w:t>
        </w:r>
      </w:ins>
      <w:ins w:id="2633" w:author="Chen Heller" w:date="2023-03-22T10:49:00Z">
        <w:r w:rsidR="001F54D6">
          <w:t xml:space="preserve">observed </w:t>
        </w:r>
      </w:ins>
      <w:ins w:id="2634" w:author="Chen Heller" w:date="2023-03-22T10:48:00Z">
        <w:r w:rsidR="00294E55">
          <w:t xml:space="preserve">RT was approximately 80ms shorter and </w:t>
        </w:r>
      </w:ins>
      <w:ins w:id="2635" w:author="Chen Heller" w:date="2023-03-22T10:49:00Z">
        <w:r w:rsidR="001F54D6">
          <w:t xml:space="preserve">the </w:t>
        </w:r>
      </w:ins>
      <w:ins w:id="2636" w:author="Chen Heller" w:date="2023-03-22T10:48:00Z">
        <w:r w:rsidR="00294E55">
          <w:t>effect</w:t>
        </w:r>
      </w:ins>
      <w:ins w:id="2637" w:author="Chen Heller" w:date="2023-03-22T10:49:00Z">
        <w:r w:rsidR="001F54D6">
          <w:t xml:space="preserve"> size was larger</w:t>
        </w:r>
      </w:ins>
      <w:ins w:id="2638" w:author="Chen Heller" w:date="2023-03-22T10:48:00Z">
        <w:r w:rsidR="00294E55">
          <w:t xml:space="preserve">. Taken together, these results stress the </w:t>
        </w:r>
      </w:ins>
      <w:ins w:id="2639" w:author="Chen Heller" w:date="2023-03-22T10:50:00Z">
        <w:r w:rsidR="0084762D">
          <w:t xml:space="preserve">importance </w:t>
        </w:r>
      </w:ins>
      <w:ins w:id="2640" w:author="Chen Heller" w:date="2023-03-22T10:48:00Z">
        <w:r w:rsidR="00294E55">
          <w:t xml:space="preserve">of short response windows in experiments that probe unconscious processes. </w:t>
        </w:r>
      </w:ins>
    </w:p>
    <w:p w14:paraId="29CDF939" w14:textId="26ACEF24" w:rsidR="005C5A39" w:rsidRDefault="0050667F" w:rsidP="001340FA">
      <w:pPr>
        <w:rPr>
          <w:ins w:id="2641" w:author="Chen Heller" w:date="2023-01-16T14:44:00Z"/>
        </w:rPr>
      </w:pPr>
      <w:ins w:id="2642" w:author="Chen Heller" w:date="2023-03-22T10:59:00Z">
        <w:r>
          <w:t>Large effect</w:t>
        </w:r>
      </w:ins>
      <w:ins w:id="2643" w:author="Chen Heller" w:date="2023-03-22T17:02:00Z">
        <w:r w:rsidR="00BC1F33">
          <w:t>s</w:t>
        </w:r>
      </w:ins>
      <w:ins w:id="2644" w:author="Chen Heller" w:date="2023-03-22T10:59:00Z">
        <w:r>
          <w:t xml:space="preserve"> such as those </w:t>
        </w:r>
        <w:r w:rsidR="006306AF">
          <w:t xml:space="preserve">exhibited </w:t>
        </w:r>
        <w:r>
          <w:t xml:space="preserve">here are uncommon to unconscious priming experiments </w:t>
        </w:r>
      </w:ins>
      <w:r w:rsidR="00EE4F17">
        <w:fldChar w:fldCharType="begin"/>
      </w:r>
      <w:r w:rsidR="00EE4F17">
        <w:instrText xml:space="preserve"> ADDIN ZOTERO_ITEM CSL_CITATION {"citationID":"efgwpOq7","properties":{"formattedCitation":"(Van den Bussche et al., 2009)","plainCitation":"(Van den Bussche et al., 2009)","noteIndex":0},"citationItems":[{"id":478,"uris":["http://zotero.org/users/8275165/items/SMVEHJB7"],"itemData":{"id":478,"type":"article-journal","abstract":"The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EE4F17">
        <w:fldChar w:fldCharType="separate"/>
      </w:r>
      <w:r w:rsidR="00EE4F17" w:rsidRPr="00EE4F17">
        <w:rPr>
          <w:rFonts w:ascii="Times New Roman" w:hAnsi="Times New Roman" w:cs="Times New Roman"/>
        </w:rPr>
        <w:t>(Van den Bussche et al., 2009)</w:t>
      </w:r>
      <w:r w:rsidR="00EE4F17">
        <w:fldChar w:fldCharType="end"/>
      </w:r>
      <w:ins w:id="2645" w:author="Chen Heller" w:date="2023-05-07T17:20:00Z">
        <w:r w:rsidR="00351DA0">
          <w:t xml:space="preserve">. </w:t>
        </w:r>
      </w:ins>
      <w:ins w:id="2646" w:author="Chen Heller" w:date="2023-05-07T17:22:00Z">
        <w:r w:rsidR="00B77D2C">
          <w:t xml:space="preserve">Implementing a more </w:t>
        </w:r>
      </w:ins>
      <w:ins w:id="2647" w:author="Chen Heller" w:date="2023-05-07T17:20:00Z">
        <w:r w:rsidR="00351DA0">
          <w:t>difficult</w:t>
        </w:r>
      </w:ins>
      <w:ins w:id="2648" w:author="Chen Heller" w:date="2023-03-22T10:59:00Z">
        <w:r>
          <w:t xml:space="preserve"> </w:t>
        </w:r>
      </w:ins>
      <w:ins w:id="2649" w:author="Chen Heller" w:date="2023-05-07T17:22:00Z">
        <w:r w:rsidR="00B77D2C">
          <w:t xml:space="preserve">task </w:t>
        </w:r>
      </w:ins>
      <w:ins w:id="2650" w:author="Chen Heller" w:date="2023-05-07T17:23:00Z">
        <w:r w:rsidR="00996DFF">
          <w:t>to the keyboard condition is expected to reduce the effect size</w:t>
        </w:r>
      </w:ins>
      <w:ins w:id="2651" w:author="Chen Heller" w:date="2023-05-07T17:25:00Z">
        <w:r w:rsidR="001340FA">
          <w:t xml:space="preserve"> </w:t>
        </w:r>
      </w:ins>
      <w:r w:rsidR="001340FA">
        <w:fldChar w:fldCharType="begin"/>
      </w:r>
      <w:r w:rsidR="001340FA">
        <w:instrText xml:space="preserve"> ADDIN ZOTERO_ITEM CSL_CITATION {"citationID":"b24hkiED","properties":{"formattedCitation":"(Pratte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1340FA">
        <w:fldChar w:fldCharType="separate"/>
      </w:r>
      <w:r w:rsidR="001340FA" w:rsidRPr="001340FA">
        <w:rPr>
          <w:rFonts w:ascii="Times New Roman" w:hAnsi="Times New Roman" w:cs="Times New Roman"/>
        </w:rPr>
        <w:t>(Pratte &amp; Rouder, 2009)</w:t>
      </w:r>
      <w:r w:rsidR="001340FA">
        <w:fldChar w:fldCharType="end"/>
      </w:r>
      <w:ins w:id="2652" w:author="Chen Heller" w:date="2023-05-07T17:23:00Z">
        <w:r w:rsidR="00996DFF">
          <w:t xml:space="preserve">, however its effect on the </w:t>
        </w:r>
        <w:r w:rsidR="00823C00">
          <w:t xml:space="preserve">reaching condition is yet to be discovered. </w:t>
        </w:r>
      </w:ins>
      <w:ins w:id="2653" w:author="Chen Heller" w:date="2023-05-07T17:30:00Z">
        <w:r w:rsidR="00995283" w:rsidRPr="00995283">
          <w:t>If the reaching task proves to be less susceptible to the effect of task difficulty, it would provide further evidence of its superiority over the keyboard measure</w:t>
        </w:r>
      </w:ins>
      <w:ins w:id="2654" w:author="Chen Heller" w:date="2023-05-07T17:27:00Z">
        <w:r w:rsidR="000945BB">
          <w:t>.</w:t>
        </w:r>
      </w:ins>
    </w:p>
    <w:p w14:paraId="1ADC2992" w14:textId="2421CBD9" w:rsidR="00CD3847" w:rsidRPr="008B22C0" w:rsidRDefault="00FC7606" w:rsidP="00E118B7">
      <w:pPr>
        <w:rPr>
          <w:rtl/>
        </w:rPr>
      </w:pPr>
      <w:del w:id="2655" w:author="Chen Heller" w:date="2023-01-16T14:52:00Z">
        <w:r w:rsidDel="00BA5193">
          <w:delText xml:space="preserve"> </w:delText>
        </w:r>
        <w:r w:rsidR="00D210E4" w:rsidDel="00BA5193">
          <w:delText>Thus, it seems like the lower SNR is a more plausible explanation for the results.</w:delText>
        </w:r>
      </w:del>
    </w:p>
    <w:p w14:paraId="0CADF9B0" w14:textId="14F6FCC6" w:rsidR="00621E6D" w:rsidRDefault="00621E6D" w:rsidP="001617E7">
      <w:r>
        <w:t xml:space="preserve">To conclude, </w:t>
      </w:r>
      <w:r w:rsidR="00226148">
        <w:t xml:space="preserve">although </w:t>
      </w:r>
      <w:del w:id="2656" w:author="Chen Heller" w:date="2023-01-18T15:26:00Z">
        <w:r w:rsidR="00226148" w:rsidDel="006D58BA">
          <w:delText xml:space="preserve">no </w:delText>
        </w:r>
      </w:del>
      <w:ins w:id="2657" w:author="Chen Heller" w:date="2023-01-18T15:26:00Z">
        <w:r w:rsidR="006D58BA">
          <w:t xml:space="preserve">only a small </w:t>
        </w:r>
      </w:ins>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w:t>
      </w:r>
      <w:del w:id="2658" w:author="Chen Heller" w:date="2023-02-27T13:09:00Z">
        <w:r w:rsidR="006617C2" w:rsidDel="00C418C2">
          <w:delText xml:space="preserve">to </w:delText>
        </w:r>
      </w:del>
      <w:ins w:id="2659" w:author="Chen Heller" w:date="2023-02-27T13:09:00Z">
        <w:r w:rsidR="00C418C2">
          <w:t xml:space="preserve">for </w:t>
        </w:r>
      </w:ins>
      <w:r w:rsidR="00DD538C">
        <w:t>delv</w:t>
      </w:r>
      <w:r w:rsidR="004D2932">
        <w:t>ing</w:t>
      </w:r>
      <w:r w:rsidR="00DD538C">
        <w:t xml:space="preserve"> into </w:t>
      </w:r>
      <w:r w:rsidR="006617C2">
        <w:t xml:space="preserve">the temporal aspects of unconscious effects on behavior. </w:t>
      </w:r>
      <w:del w:id="2660" w:author="Chen Heller" w:date="2023-02-27T13:10:00Z">
        <w:r w:rsidR="006617C2" w:rsidDel="003A3ABE">
          <w:delText>Thus</w:delText>
        </w:r>
        <w:r w:rsidR="00AC06B8" w:rsidDel="003A3ABE">
          <w:delText xml:space="preserve">, </w:delText>
        </w:r>
        <w:r w:rsidR="006617C2" w:rsidDel="003A3ABE">
          <w:delText>w</w:delText>
        </w:r>
      </w:del>
      <w:ins w:id="2661" w:author="Chen Heller" w:date="2023-02-27T13:10:00Z">
        <w:r w:rsidR="003A3ABE">
          <w:t>W</w:t>
        </w:r>
      </w:ins>
      <w:r w:rsidR="006617C2">
        <w:t xml:space="preserve">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 xml:space="preserve">and potential </w:t>
      </w:r>
      <w:del w:id="2662" w:author="Chen Heller" w:date="2023-03-02T15:19:00Z">
        <w:r w:rsidR="00957AE0" w:rsidDel="00C22586">
          <w:delText xml:space="preserve">in </w:delText>
        </w:r>
      </w:del>
      <w:ins w:id="2663" w:author="Chen Heller" w:date="2023-03-02T15:19:00Z">
        <w:r w:rsidR="00C22586">
          <w:t xml:space="preserve">of </w:t>
        </w:r>
      </w:ins>
      <w:r w:rsidR="00957AE0">
        <w:t>movement tracking as a tool for studying unconscious processes</w:t>
      </w:r>
      <w:r w:rsidR="005873B9">
        <w:t>. N</w:t>
      </w:r>
      <w:r w:rsidR="00AC06B8">
        <w:t xml:space="preserve">ew </w:t>
      </w:r>
      <w:r w:rsidR="00711B02">
        <w:t>analys</w:t>
      </w:r>
      <w:r w:rsidR="00493A2B">
        <w:t>e</w:t>
      </w:r>
      <w:r w:rsidR="00711B02">
        <w:t xml:space="preserve">s and </w:t>
      </w:r>
      <w:r w:rsidR="00890657">
        <w:t xml:space="preserve">parameters </w:t>
      </w:r>
      <w:r w:rsidR="00AF15C8">
        <w:t xml:space="preserve">should </w:t>
      </w:r>
      <w:r w:rsidR="005873B9">
        <w:t xml:space="preserve">be devised </w:t>
      </w:r>
      <w:r w:rsidR="009B23A5">
        <w:t xml:space="preserve">and </w:t>
      </w:r>
      <w:r w:rsidR="00890657">
        <w:t xml:space="preserve">extracted from </w:t>
      </w:r>
      <w:r w:rsidR="009B23A5">
        <w:t xml:space="preserve">the trajectory data </w:t>
      </w:r>
      <w:del w:id="2664" w:author="Chen Heller" w:date="2023-02-27T13:10:00Z">
        <w:r w:rsidR="00410BEE" w:rsidDel="003A3ABE">
          <w:delText xml:space="preserve">and </w:delText>
        </w:r>
        <w:r w:rsidR="009B23A5" w:rsidDel="003A3ABE">
          <w:delText xml:space="preserve">could </w:delText>
        </w:r>
      </w:del>
      <w:ins w:id="2665" w:author="Chen Heller" w:date="2023-02-27T13:10:00Z">
        <w:r w:rsidR="003A3ABE">
          <w:t xml:space="preserve">to </w:t>
        </w:r>
      </w:ins>
      <w:r w:rsidR="009B23A5">
        <w:t xml:space="preserve">potentially </w:t>
      </w:r>
      <w:r w:rsidR="00E2517D">
        <w:t>expand our knowledge of processes</w:t>
      </w:r>
      <w:r w:rsidR="00493A2B">
        <w:t xml:space="preserve"> taking place without consciousness</w:t>
      </w:r>
      <w:r w:rsidR="00E2517D">
        <w:t>.</w:t>
      </w:r>
    </w:p>
    <w:p w14:paraId="436B7887" w14:textId="3C768B23" w:rsidR="00972A60" w:rsidRDefault="00972A60">
      <w:pPr>
        <w:pStyle w:val="Heading2"/>
        <w:rPr>
          <w:ins w:id="2666" w:author="Chen Heller" w:date="2023-01-03T10:14:00Z"/>
        </w:rPr>
        <w:pPrChange w:id="2667" w:author="Chen Heller" w:date="2023-01-03T10:14:00Z">
          <w:pPr>
            <w:pStyle w:val="Heading3"/>
          </w:pPr>
        </w:pPrChange>
      </w:pPr>
      <w:ins w:id="2668" w:author="Chen Heller" w:date="2023-01-03T10:15:00Z">
        <w:r>
          <w:lastRenderedPageBreak/>
          <w:t>Declarations</w:t>
        </w:r>
      </w:ins>
    </w:p>
    <w:p w14:paraId="7AD43A12" w14:textId="55CE338B" w:rsidR="00D0536B" w:rsidRDefault="00D0536B" w:rsidP="00D0536B">
      <w:pPr>
        <w:pStyle w:val="Heading3"/>
        <w:rPr>
          <w:ins w:id="2669" w:author="Chen Heller" w:date="2023-01-02T16:30:00Z"/>
        </w:rPr>
      </w:pPr>
      <w:ins w:id="2670" w:author="Chen Heller" w:date="2023-01-02T16:22:00Z">
        <w:r w:rsidRPr="00D0536B">
          <w:t>Funding</w:t>
        </w:r>
      </w:ins>
    </w:p>
    <w:p w14:paraId="56F2E564" w14:textId="369E39C2" w:rsidR="00C737D1" w:rsidRPr="009C5EBA" w:rsidRDefault="002B75E7">
      <w:pPr>
        <w:ind w:firstLine="0"/>
        <w:rPr>
          <w:ins w:id="2671" w:author="Chen Heller" w:date="2023-01-02T16:22:00Z"/>
          <w:lang w:eastAsia="ja-JP"/>
          <w:rPrChange w:id="2672" w:author="Chen Heller" w:date="2023-01-02T16:30:00Z">
            <w:rPr>
              <w:ins w:id="2673" w:author="Chen Heller" w:date="2023-01-02T16:22:00Z"/>
            </w:rPr>
          </w:rPrChange>
        </w:rPr>
        <w:pPrChange w:id="2674" w:author="Chen Heller" w:date="2023-02-12T11:53:00Z">
          <w:pPr>
            <w:numPr>
              <w:numId w:val="21"/>
            </w:numPr>
            <w:tabs>
              <w:tab w:val="num" w:pos="720"/>
            </w:tabs>
            <w:ind w:left="720" w:hanging="360"/>
          </w:pPr>
        </w:pPrChange>
      </w:pPr>
      <w:ins w:id="2675" w:author="Chen Heller" w:date="2023-02-12T11:44:00Z">
        <w:r>
          <w:rPr>
            <w:lang w:eastAsia="ja-JP" w:bidi="ar-SA"/>
          </w:rPr>
          <w:t xml:space="preserve">This study was funded by the </w:t>
        </w:r>
        <w:r w:rsidRPr="002B75E7">
          <w:rPr>
            <w:lang w:eastAsia="ja-JP" w:bidi="ar-SA"/>
          </w:rPr>
          <w:t>CIFAR, Brain, Mind, and Consciousness program</w:t>
        </w:r>
        <w:r w:rsidR="007C1758">
          <w:rPr>
            <w:lang w:eastAsia="ja-JP" w:bidi="ar-SA"/>
          </w:rPr>
          <w:t>.</w:t>
        </w:r>
      </w:ins>
    </w:p>
    <w:p w14:paraId="3AC4CD82" w14:textId="0716A101" w:rsidR="00D0536B" w:rsidRDefault="00D0536B">
      <w:pPr>
        <w:pStyle w:val="Heading3"/>
        <w:rPr>
          <w:ins w:id="2676" w:author="Chen Heller" w:date="2023-02-12T11:44:00Z"/>
        </w:rPr>
      </w:pPr>
      <w:ins w:id="2677" w:author="Chen Heller" w:date="2023-01-02T16:22:00Z">
        <w:r w:rsidRPr="00D0536B">
          <w:t>Conflicts of interest</w:t>
        </w:r>
      </w:ins>
    </w:p>
    <w:p w14:paraId="0A2B5D5D" w14:textId="2AA2DBD8" w:rsidR="008267F4" w:rsidRPr="008267F4" w:rsidRDefault="00894F0C">
      <w:pPr>
        <w:ind w:firstLine="0"/>
        <w:rPr>
          <w:ins w:id="2678" w:author="Chen Heller" w:date="2023-01-02T16:22:00Z"/>
          <w:lang w:eastAsia="ja-JP" w:bidi="ar-SA"/>
          <w:rPrChange w:id="2679" w:author="Chen Heller" w:date="2023-02-12T11:44:00Z">
            <w:rPr>
              <w:ins w:id="2680" w:author="Chen Heller" w:date="2023-01-02T16:22:00Z"/>
            </w:rPr>
          </w:rPrChange>
        </w:rPr>
        <w:pPrChange w:id="2681" w:author="Chen Heller" w:date="2023-02-12T11:53:00Z">
          <w:pPr>
            <w:numPr>
              <w:numId w:val="21"/>
            </w:numPr>
            <w:tabs>
              <w:tab w:val="num" w:pos="720"/>
            </w:tabs>
            <w:ind w:left="720" w:hanging="360"/>
          </w:pPr>
        </w:pPrChange>
      </w:pPr>
      <w:ins w:id="2682" w:author="Chen Heller" w:date="2023-02-12T11:46:00Z">
        <w:r>
          <w:rPr>
            <w:lang w:eastAsia="ja-JP" w:bidi="ar-SA"/>
          </w:rPr>
          <w:t>All authors declare that they have no conflicts of interest.</w:t>
        </w:r>
      </w:ins>
    </w:p>
    <w:p w14:paraId="2B0CCF91" w14:textId="213C58DF" w:rsidR="00D0536B" w:rsidRDefault="00D0536B">
      <w:pPr>
        <w:pStyle w:val="Heading3"/>
        <w:rPr>
          <w:ins w:id="2683" w:author="Chen Heller" w:date="2023-01-03T10:18:00Z"/>
        </w:rPr>
      </w:pPr>
      <w:ins w:id="2684" w:author="Chen Heller" w:date="2023-01-02T16:22:00Z">
        <w:r w:rsidRPr="00D0536B">
          <w:t>Ethics approval</w:t>
        </w:r>
      </w:ins>
    </w:p>
    <w:p w14:paraId="1FDAE914" w14:textId="6681CCD0" w:rsidR="00A00866" w:rsidRPr="00A00866" w:rsidRDefault="00D03020">
      <w:pPr>
        <w:ind w:firstLine="0"/>
        <w:rPr>
          <w:ins w:id="2685" w:author="Chen Heller" w:date="2023-01-02T16:22:00Z"/>
          <w:lang w:eastAsia="ja-JP" w:bidi="ar-SA"/>
          <w:rPrChange w:id="2686" w:author="Chen Heller" w:date="2023-01-03T10:18:00Z">
            <w:rPr>
              <w:ins w:id="2687" w:author="Chen Heller" w:date="2023-01-02T16:22:00Z"/>
            </w:rPr>
          </w:rPrChange>
        </w:rPr>
        <w:pPrChange w:id="2688" w:author="Chen Heller" w:date="2023-02-05T11:24:00Z">
          <w:pPr>
            <w:numPr>
              <w:numId w:val="21"/>
            </w:numPr>
            <w:tabs>
              <w:tab w:val="num" w:pos="720"/>
            </w:tabs>
            <w:ind w:left="720" w:hanging="360"/>
          </w:pPr>
        </w:pPrChange>
      </w:pPr>
      <w:ins w:id="2689" w:author="Chen Heller" w:date="2023-02-05T11:31:00Z">
        <w:r w:rsidRPr="00D03020">
          <w:rPr>
            <w:lang w:eastAsia="ja-JP" w:bidi="ar-SA"/>
          </w:rPr>
          <w:t xml:space="preserve">This study was </w:t>
        </w:r>
      </w:ins>
      <w:ins w:id="2690" w:author="Chen Heller" w:date="2023-02-05T11:37:00Z">
        <w:r w:rsidR="009D1872">
          <w:rPr>
            <w:lang w:eastAsia="ja-JP" w:bidi="ar-SA"/>
          </w:rPr>
          <w:t>conducted</w:t>
        </w:r>
      </w:ins>
      <w:ins w:id="2691" w:author="Chen Heller" w:date="2023-02-05T11:31:00Z">
        <w:r w:rsidRPr="00D03020">
          <w:rPr>
            <w:lang w:eastAsia="ja-JP" w:bidi="ar-SA"/>
          </w:rPr>
          <w:t xml:space="preserve"> in </w:t>
        </w:r>
      </w:ins>
      <w:ins w:id="2692" w:author="Chen Heller" w:date="2023-02-05T11:32:00Z">
        <w:r>
          <w:rPr>
            <w:lang w:eastAsia="ja-JP" w:bidi="ar-SA"/>
          </w:rPr>
          <w:t xml:space="preserve">accordance </w:t>
        </w:r>
      </w:ins>
      <w:ins w:id="2693" w:author="Chen Heller" w:date="2023-02-05T11:31:00Z">
        <w:r w:rsidRPr="00D03020">
          <w:rPr>
            <w:lang w:eastAsia="ja-JP" w:bidi="ar-SA"/>
          </w:rPr>
          <w:t xml:space="preserve">with the principles of the Declaration of Helsinki. Approval was granted by the Ethics Committee of </w:t>
        </w:r>
      </w:ins>
      <w:ins w:id="2694" w:author="Chen Heller" w:date="2023-02-05T11:32:00Z">
        <w:r>
          <w:rPr>
            <w:lang w:eastAsia="ja-JP" w:bidi="ar-SA"/>
          </w:rPr>
          <w:t>Tel Aviv University (</w:t>
        </w:r>
      </w:ins>
      <w:ins w:id="2695" w:author="Chen Heller" w:date="2023-02-05T11:36:00Z">
        <w:r w:rsidR="009D1872">
          <w:rPr>
            <w:lang w:eastAsia="ja-JP" w:bidi="ar-SA"/>
          </w:rPr>
          <w:t xml:space="preserve">02/01/2022, </w:t>
        </w:r>
      </w:ins>
      <w:ins w:id="2696" w:author="Chen Heller" w:date="2023-02-05T11:37:00Z">
        <w:r w:rsidR="009D1872">
          <w:rPr>
            <w:lang w:eastAsia="ja-JP" w:bidi="ar-SA"/>
          </w:rPr>
          <w:t xml:space="preserve">Ethics approval No. </w:t>
        </w:r>
        <w:r w:rsidR="009D1872" w:rsidRPr="009D1872">
          <w:rPr>
            <w:lang w:eastAsia="ja-JP" w:bidi="ar-SA"/>
          </w:rPr>
          <w:t>1-0004328</w:t>
        </w:r>
        <w:r w:rsidR="009D1872">
          <w:rPr>
            <w:lang w:eastAsia="ja-JP" w:bidi="ar-SA"/>
          </w:rPr>
          <w:t>).</w:t>
        </w:r>
      </w:ins>
    </w:p>
    <w:p w14:paraId="2583B143" w14:textId="0C9B90F5" w:rsidR="00D0536B" w:rsidRDefault="00D0536B">
      <w:pPr>
        <w:pStyle w:val="Heading3"/>
        <w:rPr>
          <w:ins w:id="2697" w:author="Chen Heller" w:date="2023-01-03T10:37:00Z"/>
        </w:rPr>
      </w:pPr>
      <w:ins w:id="2698" w:author="Chen Heller" w:date="2023-01-02T16:22:00Z">
        <w:r w:rsidRPr="00D0536B">
          <w:t xml:space="preserve">Consent to </w:t>
        </w:r>
        <w:proofErr w:type="gramStart"/>
        <w:r w:rsidRPr="00D0536B">
          <w:t>participate</w:t>
        </w:r>
      </w:ins>
      <w:proofErr w:type="gramEnd"/>
    </w:p>
    <w:p w14:paraId="58CB061D" w14:textId="4F69637F" w:rsidR="00D6696D" w:rsidRPr="00D6696D" w:rsidRDefault="00455856">
      <w:pPr>
        <w:ind w:firstLine="0"/>
        <w:rPr>
          <w:ins w:id="2699" w:author="Chen Heller" w:date="2023-01-02T16:22:00Z"/>
          <w:lang w:eastAsia="ja-JP" w:bidi="ar-SA"/>
          <w:rPrChange w:id="2700" w:author="Chen Heller" w:date="2023-01-03T10:37:00Z">
            <w:rPr>
              <w:ins w:id="2701" w:author="Chen Heller" w:date="2023-01-02T16:22:00Z"/>
            </w:rPr>
          </w:rPrChange>
        </w:rPr>
        <w:pPrChange w:id="2702" w:author="Chen Heller" w:date="2023-02-05T11:24:00Z">
          <w:pPr>
            <w:numPr>
              <w:numId w:val="21"/>
            </w:numPr>
            <w:tabs>
              <w:tab w:val="num" w:pos="720"/>
            </w:tabs>
            <w:ind w:left="720" w:hanging="360"/>
          </w:pPr>
        </w:pPrChange>
      </w:pPr>
      <w:ins w:id="2703" w:author="Chen Heller" w:date="2023-02-05T11:47:00Z">
        <w:r>
          <w:rPr>
            <w:lang w:eastAsia="ja-JP" w:bidi="ar-SA"/>
          </w:rPr>
          <w:t>All participants signed an i</w:t>
        </w:r>
        <w:r w:rsidRPr="00455856">
          <w:rPr>
            <w:lang w:eastAsia="ja-JP" w:bidi="ar-SA"/>
          </w:rPr>
          <w:t xml:space="preserve">nformed consent </w:t>
        </w:r>
        <w:r>
          <w:rPr>
            <w:lang w:eastAsia="ja-JP" w:bidi="ar-SA"/>
          </w:rPr>
          <w:t>to participate in the study.</w:t>
        </w:r>
      </w:ins>
    </w:p>
    <w:p w14:paraId="48342B09" w14:textId="46899FFE" w:rsidR="00D0536B" w:rsidRDefault="00D0536B" w:rsidP="00455856">
      <w:pPr>
        <w:pStyle w:val="Heading3"/>
        <w:rPr>
          <w:ins w:id="2704" w:author="Chen Heller" w:date="2023-02-05T11:47:00Z"/>
        </w:rPr>
      </w:pPr>
      <w:ins w:id="2705" w:author="Chen Heller" w:date="2023-01-02T16:22:00Z">
        <w:r w:rsidRPr="00D0536B">
          <w:t>Consent for publication </w:t>
        </w:r>
      </w:ins>
    </w:p>
    <w:p w14:paraId="5FBA272B" w14:textId="58E7D28F" w:rsidR="00455856" w:rsidRPr="00455856" w:rsidRDefault="006B1D99">
      <w:pPr>
        <w:ind w:firstLine="0"/>
        <w:rPr>
          <w:ins w:id="2706" w:author="Chen Heller" w:date="2023-01-02T16:22:00Z"/>
          <w:lang w:eastAsia="ja-JP" w:bidi="ar-SA"/>
          <w:rPrChange w:id="2707" w:author="Chen Heller" w:date="2023-02-05T11:47:00Z">
            <w:rPr>
              <w:ins w:id="2708" w:author="Chen Heller" w:date="2023-01-02T16:22:00Z"/>
            </w:rPr>
          </w:rPrChange>
        </w:rPr>
        <w:pPrChange w:id="2709" w:author="Chen Heller" w:date="2023-02-05T11:47:00Z">
          <w:pPr>
            <w:numPr>
              <w:numId w:val="21"/>
            </w:numPr>
            <w:tabs>
              <w:tab w:val="num" w:pos="720"/>
            </w:tabs>
            <w:ind w:left="720" w:hanging="360"/>
          </w:pPr>
        </w:pPrChange>
      </w:pPr>
      <w:ins w:id="2710" w:author="Chen Heller" w:date="2023-02-05T11:48:00Z">
        <w:r>
          <w:rPr>
            <w:lang w:eastAsia="ja-JP" w:bidi="ar-SA"/>
          </w:rPr>
          <w:t>Informed consent to publish their data was received from each of the participants.</w:t>
        </w:r>
      </w:ins>
    </w:p>
    <w:p w14:paraId="1463CDFE" w14:textId="1635ED7F" w:rsidR="00D0536B" w:rsidRDefault="00D0536B" w:rsidP="00D0536B">
      <w:pPr>
        <w:pStyle w:val="Heading3"/>
        <w:rPr>
          <w:ins w:id="2711" w:author="Chen Heller" w:date="2023-01-02T17:51:00Z"/>
        </w:rPr>
      </w:pPr>
      <w:ins w:id="2712" w:author="Chen Heller" w:date="2023-01-02T16:22:00Z">
        <w:r w:rsidRPr="00D0536B">
          <w:t>Availability of data and materials</w:t>
        </w:r>
      </w:ins>
    </w:p>
    <w:p w14:paraId="3E7D2198" w14:textId="68E00A75" w:rsidR="00C14F71" w:rsidRDefault="001D27FA" w:rsidP="00903A61">
      <w:pPr>
        <w:ind w:firstLine="0"/>
        <w:rPr>
          <w:ins w:id="2713" w:author="Chen Heller" w:date="2023-02-05T12:31:00Z"/>
          <w:lang w:eastAsia="ja-JP" w:bidi="ar-SA"/>
        </w:rPr>
      </w:pPr>
      <w:ins w:id="2714" w:author="Chen Heller" w:date="2023-02-12T11:51:00Z">
        <w:r>
          <w:rPr>
            <w:lang w:eastAsia="ja-JP" w:bidi="ar-SA"/>
          </w:rPr>
          <w:t>This study was preregistered</w:t>
        </w:r>
      </w:ins>
      <w:ins w:id="2715" w:author="Chen Heller" w:date="2023-02-12T11:52:00Z">
        <w:r w:rsidR="00903A61">
          <w:rPr>
            <w:lang w:eastAsia="ja-JP" w:bidi="ar-SA"/>
          </w:rPr>
          <w:t xml:space="preserve"> (</w:t>
        </w:r>
        <w:r w:rsidR="00903A61">
          <w:fldChar w:fldCharType="begin"/>
        </w:r>
        <w:r w:rsidR="00903A61">
          <w:instrText>HYPERLINK "https://osf.io/8dsvp"</w:instrText>
        </w:r>
        <w:r w:rsidR="00903A61">
          <w:fldChar w:fldCharType="separate"/>
        </w:r>
        <w:r w:rsidR="00903A61" w:rsidRPr="00E53F62">
          <w:rPr>
            <w:rStyle w:val="Hyperlink"/>
          </w:rPr>
          <w:t>https://osf.io/8dsvp</w:t>
        </w:r>
        <w:r w:rsidR="00903A61">
          <w:rPr>
            <w:rStyle w:val="Hyperlink"/>
          </w:rPr>
          <w:fldChar w:fldCharType="end"/>
        </w:r>
        <w:r w:rsidR="00903A61">
          <w:rPr>
            <w:lang w:eastAsia="ja-JP" w:bidi="ar-SA"/>
          </w:rPr>
          <w:t xml:space="preserve">), its </w:t>
        </w:r>
      </w:ins>
      <w:ins w:id="2716" w:author="Chen Heller" w:date="2023-02-12T11:50:00Z">
        <w:r>
          <w:rPr>
            <w:lang w:eastAsia="ja-JP" w:bidi="ar-SA"/>
          </w:rPr>
          <w:t xml:space="preserve">materials </w:t>
        </w:r>
      </w:ins>
      <w:ins w:id="2717" w:author="Chen Heller" w:date="2023-02-12T11:52:00Z">
        <w:r w:rsidR="00903A61">
          <w:rPr>
            <w:lang w:eastAsia="ja-JP" w:bidi="ar-SA"/>
          </w:rPr>
          <w:t xml:space="preserve">and </w:t>
        </w:r>
      </w:ins>
      <w:ins w:id="2718" w:author="Chen Heller" w:date="2023-02-12T11:50:00Z">
        <w:r>
          <w:rPr>
            <w:lang w:eastAsia="ja-JP" w:bidi="ar-SA"/>
          </w:rPr>
          <w:t xml:space="preserve">data </w:t>
        </w:r>
      </w:ins>
      <w:ins w:id="2719" w:author="Chen Heller" w:date="2023-02-12T11:51:00Z">
        <w:r>
          <w:rPr>
            <w:lang w:eastAsia="ja-JP" w:bidi="ar-SA"/>
          </w:rPr>
          <w:t>are available</w:t>
        </w:r>
      </w:ins>
      <w:ins w:id="2720" w:author="Chen Heller" w:date="2023-01-02T17:51:00Z">
        <w:r w:rsidR="003660D1">
          <w:rPr>
            <w:lang w:eastAsia="ja-JP" w:bidi="ar-SA"/>
          </w:rPr>
          <w:t xml:space="preserve"> in the </w:t>
        </w:r>
      </w:ins>
      <w:ins w:id="2721" w:author="Chen Heller" w:date="2023-02-05T12:20:00Z">
        <w:r w:rsidR="00FD5493">
          <w:rPr>
            <w:rFonts w:hint="cs"/>
            <w:lang w:eastAsia="ja-JP" w:bidi="ar-SA"/>
          </w:rPr>
          <w:t>G</w:t>
        </w:r>
        <w:r w:rsidR="00FD5493">
          <w:rPr>
            <w:lang w:eastAsia="ja-JP"/>
          </w:rPr>
          <w:t>itHub</w:t>
        </w:r>
      </w:ins>
      <w:ins w:id="2722" w:author="Chen Heller" w:date="2023-01-02T17:51:00Z">
        <w:r w:rsidR="003660D1">
          <w:rPr>
            <w:lang w:eastAsia="ja-JP" w:bidi="ar-SA"/>
          </w:rPr>
          <w:t xml:space="preserve"> repository, [</w:t>
        </w:r>
      </w:ins>
      <w:commentRangeStart w:id="2723"/>
      <w:ins w:id="2724" w:author="Chen Heller" w:date="2023-02-12T11:48:00Z">
        <w:r w:rsidR="00386720">
          <w:rPr>
            <w:lang w:eastAsia="ja-JP" w:bidi="ar-SA"/>
          </w:rPr>
          <w:t>ref</w:t>
        </w:r>
        <w:commentRangeEnd w:id="2723"/>
        <w:r w:rsidR="00386720">
          <w:rPr>
            <w:rStyle w:val="CommentReference"/>
          </w:rPr>
          <w:commentReference w:id="2723"/>
        </w:r>
      </w:ins>
      <w:ins w:id="2725" w:author="Chen Heller" w:date="2023-01-02T17:51:00Z">
        <w:r w:rsidR="003660D1">
          <w:rPr>
            <w:lang w:eastAsia="ja-JP" w:bidi="ar-SA"/>
          </w:rPr>
          <w:t>]</w:t>
        </w:r>
      </w:ins>
      <w:ins w:id="2726" w:author="Chen Heller" w:date="2023-02-12T11:51:00Z">
        <w:r>
          <w:rPr>
            <w:lang w:eastAsia="ja-JP" w:bidi="ar-SA"/>
          </w:rPr>
          <w:t>.</w:t>
        </w:r>
      </w:ins>
    </w:p>
    <w:p w14:paraId="53E234F5" w14:textId="19E3346E" w:rsidR="00D0536B" w:rsidRDefault="00D0536B" w:rsidP="006E10C7">
      <w:pPr>
        <w:pStyle w:val="Heading3"/>
        <w:rPr>
          <w:ins w:id="2727" w:author="Chen Heller" w:date="2023-02-05T12:34:00Z"/>
        </w:rPr>
      </w:pPr>
      <w:ins w:id="2728" w:author="Chen Heller" w:date="2023-01-02T16:22:00Z">
        <w:r w:rsidRPr="00D0536B">
          <w:t>Code availability</w:t>
        </w:r>
      </w:ins>
    </w:p>
    <w:p w14:paraId="281670E0" w14:textId="445D88B1" w:rsidR="00D0536B" w:rsidRDefault="006E10C7">
      <w:pPr>
        <w:ind w:firstLine="0"/>
        <w:rPr>
          <w:ins w:id="2729" w:author="Chen Heller" w:date="2023-01-02T17:34:00Z"/>
        </w:rPr>
        <w:pPrChange w:id="2730" w:author="Chen Heller" w:date="2023-02-12T11:40:00Z">
          <w:pPr>
            <w:pStyle w:val="Heading3"/>
          </w:pPr>
        </w:pPrChange>
      </w:pPr>
      <w:ins w:id="2731" w:author="Chen Heller" w:date="2023-02-05T12:34:00Z">
        <w:r>
          <w:rPr>
            <w:lang w:eastAsia="ja-JP" w:bidi="ar-SA"/>
          </w:rPr>
          <w:t xml:space="preserve">All </w:t>
        </w:r>
      </w:ins>
      <w:ins w:id="2732" w:author="Chen Heller" w:date="2023-02-05T12:35:00Z">
        <w:r>
          <w:rPr>
            <w:lang w:eastAsia="ja-JP" w:bidi="ar-SA"/>
          </w:rPr>
          <w:t>the scripts used to produce this experiment and analyze its results are available at [ref to GitHub].</w:t>
        </w:r>
      </w:ins>
    </w:p>
    <w:p w14:paraId="2F9BA0AA" w14:textId="342A8975" w:rsidR="001A0D6C" w:rsidRDefault="00CF07E0">
      <w:pPr>
        <w:pStyle w:val="Heading3"/>
        <w:rPr>
          <w:ins w:id="2733" w:author="Chen Heller" w:date="2023-01-02T17:34:00Z"/>
        </w:rPr>
        <w:pPrChange w:id="2734" w:author="Chen Heller" w:date="2023-01-02T17:34:00Z">
          <w:pPr/>
        </w:pPrChange>
      </w:pPr>
      <w:ins w:id="2735" w:author="Chen Heller" w:date="2023-01-02T17:34:00Z">
        <w:r w:rsidRPr="001A0D6C">
          <w:t>Acknowledgments</w:t>
        </w:r>
      </w:ins>
    </w:p>
    <w:p w14:paraId="7D6E2859" w14:textId="352F4CE3" w:rsidR="00D802FC" w:rsidRDefault="00CC0BF4">
      <w:pPr>
        <w:ind w:firstLine="0"/>
        <w:rPr>
          <w:ins w:id="2736" w:author="Chen Heller" w:date="2023-03-14T09:29:00Z"/>
        </w:rPr>
      </w:pPr>
      <w:ins w:id="2737" w:author="Chen Heller" w:date="2023-03-14T09:32:00Z">
        <w:r>
          <w:lastRenderedPageBreak/>
          <w:t xml:space="preserve">We note that </w:t>
        </w:r>
      </w:ins>
      <w:ins w:id="2738" w:author="Chen Heller" w:date="2023-02-12T11:03:00Z">
        <w:r w:rsidR="00050B7D" w:rsidRPr="00050B7D">
          <w:t>L.M. is CIFAR Tanenbaum Fellow in the Brain, Mind, and Consciousness program</w:t>
        </w:r>
      </w:ins>
      <w:ins w:id="2739" w:author="Chen Heller" w:date="2023-02-12T11:04:00Z">
        <w:r w:rsidR="00050B7D">
          <w:t>.</w:t>
        </w:r>
      </w:ins>
      <w:ins w:id="2740" w:author="Chen Heller" w:date="2023-03-14T09:31:00Z">
        <w:r w:rsidR="008C60DA">
          <w:t xml:space="preserve"> </w:t>
        </w:r>
      </w:ins>
      <w:ins w:id="2741" w:author="Chen Heller" w:date="2023-03-14T09:41:00Z">
        <w:r w:rsidR="001D0F0B">
          <w:t>Additionally, w</w:t>
        </w:r>
      </w:ins>
      <w:ins w:id="2742" w:author="Chen Heller" w:date="2023-02-12T11:04:00Z">
        <w:r w:rsidR="00050B7D">
          <w:t>e would like to thank</w:t>
        </w:r>
      </w:ins>
      <w:ins w:id="2743" w:author="Chen Heller" w:date="2023-02-12T11:05:00Z">
        <w:r w:rsidR="00F81E80">
          <w:t xml:space="preserve"> Prof.</w:t>
        </w:r>
      </w:ins>
      <w:ins w:id="2744" w:author="Chen Heller" w:date="2023-02-12T11:04:00Z">
        <w:r w:rsidR="00050B7D">
          <w:t xml:space="preserve"> </w:t>
        </w:r>
        <w:r w:rsidR="00F81E80">
          <w:t xml:space="preserve">Jason </w:t>
        </w:r>
      </w:ins>
      <w:ins w:id="2745" w:author="Chen Heller" w:date="2023-02-12T11:05:00Z">
        <w:r w:rsidR="00F81E80">
          <w:t xml:space="preserve">Friedman and Dr. </w:t>
        </w:r>
        <w:proofErr w:type="spellStart"/>
        <w:r w:rsidR="00F81E80">
          <w:t>Dror</w:t>
        </w:r>
        <w:proofErr w:type="spellEnd"/>
        <w:r w:rsidR="00F81E80">
          <w:t xml:space="preserve"> </w:t>
        </w:r>
        <w:proofErr w:type="spellStart"/>
        <w:r w:rsidR="00F81E80">
          <w:t>Dotan</w:t>
        </w:r>
        <w:proofErr w:type="spellEnd"/>
        <w:r w:rsidR="00F81E80">
          <w:t xml:space="preserve"> for their </w:t>
        </w:r>
      </w:ins>
      <w:ins w:id="2746" w:author="Chen Heller" w:date="2023-02-12T11:39:00Z">
        <w:r w:rsidR="00707AB2">
          <w:t xml:space="preserve">valuable </w:t>
        </w:r>
      </w:ins>
      <w:ins w:id="2747" w:author="Chen Heller" w:date="2023-02-12T11:05:00Z">
        <w:r w:rsidR="005D2C62">
          <w:t xml:space="preserve">insights </w:t>
        </w:r>
      </w:ins>
      <w:ins w:id="2748" w:author="Chen Heller" w:date="2023-02-12T11:06:00Z">
        <w:r w:rsidR="005D2C62">
          <w:t xml:space="preserve">and professional </w:t>
        </w:r>
      </w:ins>
      <w:ins w:id="2749" w:author="Chen Heller" w:date="2023-03-02T15:19:00Z">
        <w:r w:rsidR="00C22586">
          <w:t>advice</w:t>
        </w:r>
      </w:ins>
      <w:ins w:id="2750" w:author="Chen Heller" w:date="2023-02-12T11:06:00Z">
        <w:r w:rsidR="005D2C62">
          <w:t xml:space="preserve"> </w:t>
        </w:r>
      </w:ins>
      <w:ins w:id="2751" w:author="Chen Heller" w:date="2023-02-12T11:39:00Z">
        <w:r w:rsidR="00707AB2">
          <w:t>in</w:t>
        </w:r>
      </w:ins>
      <w:ins w:id="2752" w:author="Chen Heller" w:date="2023-02-12T11:12:00Z">
        <w:r w:rsidR="00870E4E">
          <w:t xml:space="preserve"> analyzing the acquired data</w:t>
        </w:r>
      </w:ins>
      <w:ins w:id="2753" w:author="Chen Heller" w:date="2023-02-12T11:35:00Z">
        <w:r w:rsidR="006A4212">
          <w:t xml:space="preserve">. </w:t>
        </w:r>
      </w:ins>
      <w:ins w:id="2754" w:author="Chen Heller" w:date="2023-02-12T11:38:00Z">
        <w:r w:rsidR="00A10B90">
          <w:t>Additionally</w:t>
        </w:r>
      </w:ins>
      <w:ins w:id="2755" w:author="Chen Heller" w:date="2023-02-12T11:39:00Z">
        <w:r w:rsidR="00707AB2">
          <w:t>,</w:t>
        </w:r>
      </w:ins>
      <w:ins w:id="2756" w:author="Chen Heller" w:date="2023-02-12T11:38:00Z">
        <w:r w:rsidR="00A10B90">
          <w:t xml:space="preserve"> we express our appreciation to </w:t>
        </w:r>
      </w:ins>
      <w:ins w:id="2757" w:author="Chen Heller" w:date="2023-02-12T11:06:00Z">
        <w:r w:rsidR="005D2C62">
          <w:t xml:space="preserve">Uri </w:t>
        </w:r>
      </w:ins>
      <w:proofErr w:type="spellStart"/>
      <w:ins w:id="2758" w:author="Chen Heller" w:date="2023-02-12T11:07:00Z">
        <w:r w:rsidR="005D2C62">
          <w:t>Kor</w:t>
        </w:r>
        <w:r w:rsidR="00D63322">
          <w:t>isky</w:t>
        </w:r>
        <w:proofErr w:type="spellEnd"/>
        <w:r w:rsidR="00D63322">
          <w:t xml:space="preserve"> </w:t>
        </w:r>
      </w:ins>
      <w:ins w:id="2759" w:author="Chen Heller" w:date="2023-02-12T11:10:00Z">
        <w:r w:rsidR="00306C0B">
          <w:t>for</w:t>
        </w:r>
      </w:ins>
      <w:ins w:id="2760" w:author="Chen Heller" w:date="2023-02-12T11:07:00Z">
        <w:r w:rsidR="00D63322">
          <w:t xml:space="preserve"> </w:t>
        </w:r>
      </w:ins>
      <w:ins w:id="2761" w:author="Chen Heller" w:date="2023-02-12T11:08:00Z">
        <w:r w:rsidR="00D63322">
          <w:t>guidance</w:t>
        </w:r>
      </w:ins>
      <w:ins w:id="2762" w:author="Chen Heller" w:date="2023-02-12T11:13:00Z">
        <w:r w:rsidR="00091DD4">
          <w:t xml:space="preserve"> and troubleshooting</w:t>
        </w:r>
        <w:r w:rsidR="00707007">
          <w:t xml:space="preserve"> when implementing</w:t>
        </w:r>
      </w:ins>
      <w:ins w:id="2763" w:author="Chen Heller" w:date="2023-02-12T11:10:00Z">
        <w:r w:rsidR="00306C0B">
          <w:t xml:space="preserve"> the </w:t>
        </w:r>
      </w:ins>
      <w:proofErr w:type="spellStart"/>
      <w:ins w:id="2764" w:author="Chen Heller" w:date="2023-02-12T11:11:00Z">
        <w:r w:rsidR="00306C0B" w:rsidRPr="007846C7">
          <w:t>OptiTrack</w:t>
        </w:r>
        <w:proofErr w:type="spellEnd"/>
        <w:r w:rsidR="00306C0B">
          <w:t xml:space="preserve"> </w:t>
        </w:r>
      </w:ins>
      <w:ins w:id="2765" w:author="Chen Heller" w:date="2023-02-12T11:08:00Z">
        <w:r w:rsidR="00D63322">
          <w:t>motion tracking system</w:t>
        </w:r>
      </w:ins>
      <w:ins w:id="2766" w:author="Chen Heller" w:date="2023-02-12T11:36:00Z">
        <w:r w:rsidR="006A4212">
          <w:t xml:space="preserve"> and </w:t>
        </w:r>
      </w:ins>
      <w:ins w:id="2767" w:author="Chen Heller" w:date="2023-02-12T11:15:00Z">
        <w:r w:rsidR="00A64431">
          <w:t xml:space="preserve">Dr. </w:t>
        </w:r>
        <w:proofErr w:type="spellStart"/>
        <w:r w:rsidR="00A64431" w:rsidRPr="00A64431">
          <w:t>Mattan</w:t>
        </w:r>
        <w:proofErr w:type="spellEnd"/>
        <w:r w:rsidR="00A64431" w:rsidRPr="00A64431">
          <w:t xml:space="preserve"> S. Ben-</w:t>
        </w:r>
        <w:proofErr w:type="spellStart"/>
        <w:r w:rsidR="00A64431" w:rsidRPr="00A64431">
          <w:t>Shachar</w:t>
        </w:r>
        <w:proofErr w:type="spellEnd"/>
        <w:r w:rsidR="00A64431">
          <w:t xml:space="preserve"> for </w:t>
        </w:r>
      </w:ins>
      <w:ins w:id="2768" w:author="Chen Heller" w:date="2023-03-14T09:29:00Z">
        <w:r w:rsidR="00711CFE">
          <w:t xml:space="preserve">the </w:t>
        </w:r>
      </w:ins>
      <w:ins w:id="2769" w:author="Chen Heller" w:date="2023-02-12T11:16:00Z">
        <w:r w:rsidR="002C4F93">
          <w:t>statistical consultation.</w:t>
        </w:r>
      </w:ins>
    </w:p>
    <w:p w14:paraId="3E00D6F3" w14:textId="7D6B6056" w:rsidR="00711CFE" w:rsidRPr="006859A6" w:rsidRDefault="00711CFE">
      <w:pPr>
        <w:ind w:firstLine="0"/>
        <w:rPr>
          <w:ins w:id="2770" w:author="Chen Heller" w:date="2023-01-02T16:22:00Z"/>
        </w:rPr>
        <w:pPrChange w:id="2771" w:author="Chen Heller" w:date="2023-02-12T11:52:00Z">
          <w:pPr>
            <w:numPr>
              <w:numId w:val="21"/>
            </w:numPr>
            <w:tabs>
              <w:tab w:val="num" w:pos="720"/>
            </w:tabs>
            <w:ind w:left="720" w:hanging="360"/>
          </w:pPr>
        </w:pPrChange>
      </w:pPr>
      <w:ins w:id="2772" w:author="Chen Heller" w:date="2023-03-14T09:29:00Z">
        <w:r>
          <w:t>F</w:t>
        </w:r>
      </w:ins>
      <w:ins w:id="2773" w:author="Chen Heller" w:date="2023-03-14T09:30:00Z">
        <w:r>
          <w:t>inally</w:t>
        </w:r>
      </w:ins>
      <w:ins w:id="2774" w:author="Chen Heller" w:date="2023-03-14T09:32:00Z">
        <w:r w:rsidR="00CC0BF4">
          <w:t xml:space="preserve">, we </w:t>
        </w:r>
      </w:ins>
      <w:ins w:id="2775" w:author="Chen Heller" w:date="2023-03-14T09:33:00Z">
        <w:r w:rsidR="00CC0BF4">
          <w:t xml:space="preserve">would like to acknowledge the </w:t>
        </w:r>
      </w:ins>
      <w:ins w:id="2776" w:author="Chen Heller" w:date="2023-03-14T09:43:00Z">
        <w:r w:rsidR="0031542F">
          <w:t>codes we used to produce our graphs</w:t>
        </w:r>
      </w:ins>
      <w:ins w:id="2777" w:author="Chen Heller" w:date="2023-03-14T09:48:00Z">
        <w:r w:rsidR="00674981">
          <w:t xml:space="preserve"> and perform certain computations</w:t>
        </w:r>
      </w:ins>
      <w:ins w:id="2778" w:author="Chen Heller" w:date="2023-03-14T09:43:00Z">
        <w:r w:rsidR="0031542F">
          <w:t xml:space="preserve">; We </w:t>
        </w:r>
      </w:ins>
      <w:ins w:id="2779" w:author="Chen Heller" w:date="2023-03-14T11:03:00Z">
        <w:r w:rsidR="0061196C">
          <w:t>applied</w:t>
        </w:r>
      </w:ins>
      <w:ins w:id="2780" w:author="Chen Heller" w:date="2023-03-14T09:43:00Z">
        <w:r w:rsidR="0031542F">
          <w:t xml:space="preserve"> </w:t>
        </w:r>
      </w:ins>
      <w:ins w:id="2781" w:author="Chen Heller" w:date="2023-03-14T10:02:00Z">
        <w:r w:rsidR="002A3285">
          <w:t>"</w:t>
        </w:r>
      </w:ins>
      <w:proofErr w:type="spellStart"/>
      <w:ins w:id="2782" w:author="Chen Heller" w:date="2023-03-14T09:43:00Z">
        <w:r w:rsidR="0031542F">
          <w:t>stdshade</w:t>
        </w:r>
      </w:ins>
      <w:proofErr w:type="spellEnd"/>
      <w:ins w:id="2783" w:author="Chen Heller" w:date="2023-03-14T10:02:00Z">
        <w:r w:rsidR="002A3285">
          <w:t>"</w:t>
        </w:r>
      </w:ins>
      <w:ins w:id="2784" w:author="Chen Heller" w:date="2023-03-14T10:03:00Z">
        <w:r w:rsidR="002A3285">
          <w:t xml:space="preserve"> </w:t>
        </w:r>
      </w:ins>
      <w:r w:rsidR="00723368">
        <w:fldChar w:fldCharType="begin"/>
      </w:r>
      <w:r w:rsidR="00CF599D">
        <w:instrText xml:space="preserve"> ADDIN ZOTERO_ITEM CSL_CITATION {"citationID":"Cy3g23zH","properties":{"formattedCitation":"(Musall, 2022)","plainCitation":"(Musall, 2022)","noteIndex":0},"citationItems":[{"id":859,"uris":["http://zotero.org/users/8275165/items/YTJGDACT"],"itemData":{"id":859,"type":"software","medium":"Source code","title":"stdshade","URL":"https://www.mathworks.com/matlabcentral/fileexchange/29534-stdshade","version":"Version 1.40.0.1","author":[{"family":"Musall","given":"Simon"}],"accessed":{"date-parts":[["2022",9,7]]},"issued":{"date-parts":[["2022"]]}}}],"schema":"https://github.com/citation-style-language/schema/raw/master/csl-citation.json"} </w:instrText>
      </w:r>
      <w:r w:rsidR="00723368">
        <w:fldChar w:fldCharType="separate"/>
      </w:r>
      <w:r w:rsidR="00723368" w:rsidRPr="00723368">
        <w:rPr>
          <w:rFonts w:ascii="Times New Roman" w:hAnsi="Times New Roman" w:cs="Times New Roman"/>
        </w:rPr>
        <w:t>(Musall, 2022)</w:t>
      </w:r>
      <w:r w:rsidR="00723368">
        <w:fldChar w:fldCharType="end"/>
      </w:r>
      <w:ins w:id="2785" w:author="Chen Heller" w:date="2023-03-14T10:11:00Z">
        <w:r w:rsidR="00723368">
          <w:t xml:space="preserve"> </w:t>
        </w:r>
      </w:ins>
      <w:ins w:id="2786" w:author="Chen Heller" w:date="2023-03-14T09:46:00Z">
        <w:r w:rsidR="002E39FB">
          <w:t>to plot</w:t>
        </w:r>
      </w:ins>
      <w:ins w:id="2787" w:author="Chen Heller" w:date="2023-03-14T09:47:00Z">
        <w:r w:rsidR="002E39FB">
          <w:t xml:space="preserve"> the SE around our trajectories in</w:t>
        </w:r>
      </w:ins>
      <w:ins w:id="2788" w:author="Chen Heller" w:date="2023-05-08T10:09:00Z">
        <w:r w:rsidR="00E7371F">
          <w:t xml:space="preserve"> </w:t>
        </w:r>
        <w:r w:rsidR="00E7371F">
          <w:fldChar w:fldCharType="begin"/>
        </w:r>
        <w:r w:rsidR="00E7371F">
          <w:instrText xml:space="preserve"> REF _Ref134432967 \h </w:instrText>
        </w:r>
      </w:ins>
      <w:r w:rsidR="00E7371F">
        <w:fldChar w:fldCharType="separate"/>
      </w:r>
      <w:ins w:id="2789" w:author="Chen Heller" w:date="2023-05-08T10:09:00Z">
        <w:r w:rsidR="00E7371F" w:rsidRPr="007C71AC">
          <w:t>Figure</w:t>
        </w:r>
        <w:r w:rsidR="00E7371F" w:rsidRPr="002C7A24">
          <w:t xml:space="preserve"> </w:t>
        </w:r>
        <w:r w:rsidR="00E7371F" w:rsidRPr="002C7A24">
          <w:rPr>
            <w:noProof/>
          </w:rPr>
          <w:t>4</w:t>
        </w:r>
        <w:r w:rsidR="00E7371F">
          <w:fldChar w:fldCharType="end"/>
        </w:r>
      </w:ins>
      <w:ins w:id="2790" w:author="Chen Heller" w:date="2023-03-14T09:47:00Z">
        <w:r w:rsidR="002E39FB">
          <w:t xml:space="preserve"> and</w:t>
        </w:r>
      </w:ins>
      <w:ins w:id="2791" w:author="Chen Heller" w:date="2023-05-08T10:09:00Z">
        <w:r w:rsidR="00E7371F">
          <w:t xml:space="preserve"> </w:t>
        </w:r>
        <w:r w:rsidR="00E7371F">
          <w:fldChar w:fldCharType="begin"/>
        </w:r>
        <w:r w:rsidR="00E7371F">
          <w:instrText xml:space="preserve"> REF _Ref134432975 \h </w:instrText>
        </w:r>
      </w:ins>
      <w:r w:rsidR="00E7371F">
        <w:fldChar w:fldCharType="separate"/>
      </w:r>
      <w:ins w:id="2792" w:author="Chen Heller" w:date="2023-05-08T10:09:00Z">
        <w:r w:rsidR="00E7371F" w:rsidRPr="00E46BEB">
          <w:t>Figure</w:t>
        </w:r>
        <w:r w:rsidR="00E7371F" w:rsidRPr="002C7A24">
          <w:t xml:space="preserve"> </w:t>
        </w:r>
        <w:r w:rsidR="00E7371F" w:rsidRPr="002C7A24">
          <w:rPr>
            <w:rPrChange w:id="2793" w:author="Chen Heller" w:date="2023-05-08T09:53:00Z">
              <w:rPr>
                <w:noProof/>
              </w:rPr>
            </w:rPrChange>
          </w:rPr>
          <w:t>5</w:t>
        </w:r>
        <w:r w:rsidR="00E7371F">
          <w:fldChar w:fldCharType="end"/>
        </w:r>
      </w:ins>
      <w:ins w:id="2794" w:author="Chen Heller" w:date="2023-03-14T09:47:00Z">
        <w:r w:rsidR="002E39FB">
          <w:t xml:space="preserve"> and </w:t>
        </w:r>
      </w:ins>
      <w:ins w:id="2795" w:author="Chen Heller" w:date="2023-03-14T10:02:00Z">
        <w:r w:rsidR="002A3285">
          <w:t>"</w:t>
        </w:r>
      </w:ins>
      <w:proofErr w:type="spellStart"/>
      <w:ins w:id="2796" w:author="Chen Heller" w:date="2023-03-14T09:43:00Z">
        <w:r w:rsidR="001123EE">
          <w:t>plotSpread</w:t>
        </w:r>
      </w:ins>
      <w:proofErr w:type="spellEnd"/>
      <w:ins w:id="2797" w:author="Chen Heller" w:date="2023-03-14T10:02:00Z">
        <w:r w:rsidR="002A3285">
          <w:t>"</w:t>
        </w:r>
      </w:ins>
      <w:ins w:id="2798" w:author="Chen Heller" w:date="2023-03-14T10:45:00Z">
        <w:r w:rsidR="00736523">
          <w:t xml:space="preserve"> </w:t>
        </w:r>
      </w:ins>
      <w:r w:rsidR="00736523">
        <w:fldChar w:fldCharType="begin"/>
      </w:r>
      <w:r w:rsidR="00736523">
        <w:instrText xml:space="preserve"> ADDIN ZOTERO_ITEM CSL_CITATION {"citationID":"ij3AtsgT","properties":{"formattedCitation":"(Jonas, 2020)","plainCitation":"(Jonas, 2020)","noteIndex":0},"citationItems":[{"id":865,"uris":["http://zotero.org/users/8275165/items/G5KDFCAK"],"itemData":{"id":865,"type":"software","medium":"Source code","title":"plotSpread","URL":"https://www.mathworks.com/matlabcentral/fileexchange/37105-plot-spread-points-beeswarm-plot","version":"Version 1.2.0.0","author":[{"family":"Jonas","given":""}],"issued":{"date-parts":[["2020"]]}}}],"schema":"https://github.com/citation-style-language/schema/raw/master/csl-citation.json"} </w:instrText>
      </w:r>
      <w:r w:rsidR="00736523">
        <w:fldChar w:fldCharType="separate"/>
      </w:r>
      <w:r w:rsidR="00736523" w:rsidRPr="00736523">
        <w:rPr>
          <w:rFonts w:ascii="Times New Roman" w:hAnsi="Times New Roman" w:cs="Times New Roman"/>
        </w:rPr>
        <w:t>(Jonas, 2020)</w:t>
      </w:r>
      <w:r w:rsidR="00736523">
        <w:fldChar w:fldCharType="end"/>
      </w:r>
      <w:ins w:id="2799" w:author="Chen Heller" w:date="2023-03-14T09:44:00Z">
        <w:r w:rsidR="001123EE">
          <w:t xml:space="preserve"> to produce </w:t>
        </w:r>
      </w:ins>
      <w:ins w:id="2800" w:author="Chen Heller" w:date="2023-03-14T09:47:00Z">
        <w:r w:rsidR="002E39FB">
          <w:t>the averages distribution in</w:t>
        </w:r>
      </w:ins>
      <w:ins w:id="2801" w:author="Chen Heller" w:date="2023-05-08T10:09:00Z">
        <w:r w:rsidR="00204ACA">
          <w:t xml:space="preserve"> </w:t>
        </w:r>
        <w:r w:rsidR="00204ACA">
          <w:fldChar w:fldCharType="begin"/>
        </w:r>
        <w:r w:rsidR="00204ACA">
          <w:instrText xml:space="preserve"> REF _Ref134432975 \h </w:instrText>
        </w:r>
      </w:ins>
      <w:r w:rsidR="00204ACA">
        <w:fldChar w:fldCharType="separate"/>
      </w:r>
      <w:ins w:id="2802" w:author="Chen Heller" w:date="2023-05-08T10:09:00Z">
        <w:r w:rsidR="00204ACA" w:rsidRPr="00E46BEB">
          <w:t>Figure</w:t>
        </w:r>
        <w:r w:rsidR="00204ACA" w:rsidRPr="002C7A24">
          <w:t xml:space="preserve"> </w:t>
        </w:r>
        <w:r w:rsidR="00204ACA" w:rsidRPr="002C7A24">
          <w:rPr>
            <w:rPrChange w:id="2803" w:author="Chen Heller" w:date="2023-05-08T09:53:00Z">
              <w:rPr>
                <w:noProof/>
              </w:rPr>
            </w:rPrChange>
          </w:rPr>
          <w:t>5</w:t>
        </w:r>
        <w:r w:rsidR="00204ACA">
          <w:fldChar w:fldCharType="end"/>
        </w:r>
      </w:ins>
      <w:ins w:id="2804" w:author="Chen Heller" w:date="2023-03-14T09:45:00Z">
        <w:r w:rsidR="0096520E" w:rsidRPr="00BA4EED">
          <w:t>.</w:t>
        </w:r>
      </w:ins>
      <w:ins w:id="2805" w:author="Chen Heller" w:date="2023-03-14T09:48:00Z">
        <w:r w:rsidR="00674981" w:rsidRPr="00BA4EED">
          <w:t xml:space="preserve"> </w:t>
        </w:r>
      </w:ins>
      <w:ins w:id="2806" w:author="Chen Heller" w:date="2023-03-14T09:51:00Z">
        <w:r w:rsidR="00C266D9" w:rsidRPr="00BA4EED">
          <w:t>"</w:t>
        </w:r>
        <w:proofErr w:type="spellStart"/>
        <w:r w:rsidR="00C266D9" w:rsidRPr="00BA4EED">
          <w:t>invprctile</w:t>
        </w:r>
        <w:proofErr w:type="spellEnd"/>
        <w:r w:rsidR="00C266D9" w:rsidRPr="00BA4EED">
          <w:t>"</w:t>
        </w:r>
      </w:ins>
      <w:ins w:id="2807" w:author="Chen Heller" w:date="2023-03-14T10:46:00Z">
        <w:r w:rsidR="0013653F" w:rsidRPr="00BA4EED">
          <w:t xml:space="preserve"> </w:t>
        </w:r>
      </w:ins>
      <w:r w:rsidR="0013653F" w:rsidRPr="00BA4EED">
        <w:fldChar w:fldCharType="begin"/>
      </w:r>
      <w:r w:rsidR="0013653F" w:rsidRPr="00BA4EED">
        <w:instrText xml:space="preserve"> ADDIN ZOTERO_ITEM CSL_CITATION {"citationID":"30TdHaZn","properties":{"formattedCitation":"(Shrestha, 2014)","plainCitation":"(Shrestha, 2014)","noteIndex":0},"citationItems":[{"id":866,"uris":["http://zotero.org/users/8275165/items/IA3UYSTX"],"itemData":{"id":866,"type":"software","medium":"Source code","title":"invprctile","URL":"https://www.mathworks.com/matlabcentral/fileexchange/41131-inverse-percentiles-of-a-sample","version":"Version 1.2.0.0","author":[{"family":"Shrestha","given":"Durga Lal"}],"issued":{"date-parts":[["2014"]]}}}],"schema":"https://github.com/citation-style-language/schema/raw/master/csl-citation.json"} </w:instrText>
      </w:r>
      <w:r w:rsidR="0013653F" w:rsidRPr="00BA4EED">
        <w:fldChar w:fldCharType="separate"/>
      </w:r>
      <w:r w:rsidR="0013653F" w:rsidRPr="00BA4EED">
        <w:rPr>
          <w:rFonts w:ascii="Times New Roman" w:hAnsi="Times New Roman" w:cs="Times New Roman"/>
        </w:rPr>
        <w:t>(Shrestha, 2014)</w:t>
      </w:r>
      <w:r w:rsidR="0013653F" w:rsidRPr="00BA4EED">
        <w:fldChar w:fldCharType="end"/>
      </w:r>
      <w:ins w:id="2808" w:author="Chen Heller" w:date="2023-03-14T09:49:00Z">
        <w:r w:rsidR="00674981" w:rsidRPr="00BA4EED">
          <w:t xml:space="preserve"> was used </w:t>
        </w:r>
      </w:ins>
      <w:ins w:id="2809" w:author="Chen Heller" w:date="2023-03-14T09:52:00Z">
        <w:r w:rsidR="00C266D9" w:rsidRPr="00BA4EED">
          <w:t>to estimate the clusters' p-value</w:t>
        </w:r>
      </w:ins>
      <w:ins w:id="2810" w:author="Chen Heller" w:date="2023-03-14T10:58:00Z">
        <w:r w:rsidR="00185620">
          <w:t>, while</w:t>
        </w:r>
      </w:ins>
      <w:ins w:id="2811" w:author="Chen Heller" w:date="2023-03-14T09:59:00Z">
        <w:r w:rsidR="00E9043E" w:rsidRPr="00BA4EED">
          <w:t xml:space="preserve"> "</w:t>
        </w:r>
        <w:proofErr w:type="spellStart"/>
        <w:r w:rsidR="00E9043E" w:rsidRPr="00BA4EED">
          <w:t>myBinomTest</w:t>
        </w:r>
        <w:proofErr w:type="spellEnd"/>
        <w:r w:rsidR="00E9043E" w:rsidRPr="00BA4EED">
          <w:t>"</w:t>
        </w:r>
      </w:ins>
      <w:ins w:id="2812" w:author="Chen Heller" w:date="2023-03-14T10:47:00Z">
        <w:r w:rsidR="003D1665" w:rsidRPr="00BA4EED">
          <w:t xml:space="preserve"> </w:t>
        </w:r>
      </w:ins>
      <w:r w:rsidR="003D1665">
        <w:fldChar w:fldCharType="begin"/>
      </w:r>
      <w:r w:rsidR="003D1665">
        <w:instrText xml:space="preserve"> ADDIN ZOTERO_ITEM CSL_CITATION {"citationID":"t2VTQcFZ","properties":{"formattedCitation":"(Nelson, 2015)","plainCitation":"(Nelson, 2015)","noteIndex":0},"citationItems":[{"id":864,"uris":["http://zotero.org/users/8275165/items/3W29EI2F"],"itemData":{"id":864,"type":"software","medium":"Source code","title":"myBinomTest","URL":"https://www.mathworks.com/matlabcentral/fileexchange/24813-mybinomtest-s-n-p-sided","version":"Version 2.0.0.0","author":[{"family":"Nelson","given":"Matthew"}],"issued":{"date-parts":[["2015"]]}}}],"schema":"https://github.com/citation-style-language/schema/raw/master/csl-citation.json"} </w:instrText>
      </w:r>
      <w:r w:rsidR="003D1665">
        <w:fldChar w:fldCharType="separate"/>
      </w:r>
      <w:r w:rsidR="003D1665" w:rsidRPr="003D1665">
        <w:rPr>
          <w:rFonts w:ascii="Times New Roman" w:hAnsi="Times New Roman" w:cs="Times New Roman"/>
        </w:rPr>
        <w:t>(Nelson, 2015)</w:t>
      </w:r>
      <w:r w:rsidR="003D1665">
        <w:fldChar w:fldCharType="end"/>
      </w:r>
      <w:ins w:id="2813" w:author="Chen Heller" w:date="2023-03-14T09:59:00Z">
        <w:r w:rsidR="00E9043E">
          <w:t xml:space="preserve"> was used to </w:t>
        </w:r>
      </w:ins>
      <w:ins w:id="2814" w:author="Chen Heller" w:date="2023-03-14T10:00:00Z">
        <w:r w:rsidR="00E9043E">
          <w:t xml:space="preserve">test participant's </w:t>
        </w:r>
      </w:ins>
      <w:ins w:id="2815" w:author="Chen Heller" w:date="2023-03-14T10:02:00Z">
        <w:r w:rsidR="00017FCA">
          <w:t xml:space="preserve">performance in the main task and the </w:t>
        </w:r>
      </w:ins>
      <w:ins w:id="2816" w:author="Chen Heller" w:date="2023-03-14T10:00:00Z">
        <w:r w:rsidR="00E9043E">
          <w:t xml:space="preserve">objective awareness </w:t>
        </w:r>
      </w:ins>
      <w:ins w:id="2817" w:author="Chen Heller" w:date="2023-03-14T10:02:00Z">
        <w:r w:rsidR="00017FCA">
          <w:t>task.</w:t>
        </w:r>
      </w:ins>
    </w:p>
    <w:p w14:paraId="1DEEA6AC" w14:textId="77777777" w:rsidR="00B82B6C" w:rsidRDefault="00B82B6C" w:rsidP="001617E7"/>
    <w:p w14:paraId="47A82634" w14:textId="6AEF72D7" w:rsidR="004933F1" w:rsidRDefault="004933F1">
      <w:pPr>
        <w:jc w:val="left"/>
      </w:pPr>
      <w:r>
        <w:br w:type="page"/>
      </w:r>
    </w:p>
    <w:p w14:paraId="12DA2B37" w14:textId="3697BBD0" w:rsidR="00BB4D09" w:rsidRDefault="005B74BC" w:rsidP="005B74BC">
      <w:pPr>
        <w:pStyle w:val="Heading2"/>
      </w:pPr>
      <w:bookmarkStart w:id="2818" w:name="_Toc114485396"/>
      <w:r>
        <w:lastRenderedPageBreak/>
        <w:t>Supplementary materials</w:t>
      </w:r>
      <w:bookmarkEnd w:id="2818"/>
    </w:p>
    <w:p w14:paraId="760CDEBF" w14:textId="77777777" w:rsidR="00C95E59" w:rsidRPr="00C95E59" w:rsidRDefault="00C95E59" w:rsidP="00C95E59">
      <w:pPr>
        <w:rPr>
          <w:lang w:eastAsia="ja-JP" w:bidi="ar-SA"/>
        </w:rPr>
      </w:pPr>
    </w:p>
    <w:p w14:paraId="74ACD8D2" w14:textId="653A01E5" w:rsidR="001F40FA" w:rsidRDefault="002B2C37" w:rsidP="001F40FA">
      <w:pPr>
        <w:pStyle w:val="TableFigure"/>
        <w:rPr>
          <w:ins w:id="2819" w:author="Chen Heller" w:date="2023-05-08T11:21:00Z"/>
        </w:rPr>
      </w:pPr>
      <w:bookmarkStart w:id="2820" w:name="_Ref134441131"/>
      <w:ins w:id="2821" w:author="Chen Heller" w:date="2023-05-08T11:21:00Z">
        <w:r>
          <w:t xml:space="preserve">Supplementary Table </w:t>
        </w:r>
        <w:r>
          <w:fldChar w:fldCharType="begin"/>
        </w:r>
        <w:r>
          <w:instrText xml:space="preserve"> SEQ Supplementary_Table \* ARABIC </w:instrText>
        </w:r>
      </w:ins>
      <w:r>
        <w:fldChar w:fldCharType="separate"/>
      </w:r>
      <w:ins w:id="2822" w:author="Chen Heller" w:date="2023-05-08T11:21:00Z">
        <w:r>
          <w:rPr>
            <w:noProof/>
          </w:rPr>
          <w:t>1</w:t>
        </w:r>
        <w:r>
          <w:fldChar w:fldCharType="end"/>
        </w:r>
        <w:bookmarkEnd w:id="2820"/>
      </w:ins>
    </w:p>
    <w:p w14:paraId="50F6DACF" w14:textId="15DD5F7C" w:rsidR="002B2C37" w:rsidRDefault="00130C74" w:rsidP="002B2C37">
      <w:pPr>
        <w:ind w:firstLine="0"/>
        <w:rPr>
          <w:ins w:id="2823" w:author="Chen Heller" w:date="2023-05-08T11:22:00Z"/>
          <w:i/>
          <w:iCs/>
          <w:rtl/>
        </w:rPr>
      </w:pPr>
      <w:ins w:id="2824" w:author="Chen Heller" w:date="2023-05-08T12:23:00Z">
        <w:r>
          <w:rPr>
            <w:i/>
            <w:iCs/>
          </w:rPr>
          <w:t>Congruency</w:t>
        </w:r>
        <w:r w:rsidR="007F1411">
          <w:rPr>
            <w:i/>
            <w:iCs/>
          </w:rPr>
          <w:t xml:space="preserve"> E</w:t>
        </w:r>
        <w:r>
          <w:rPr>
            <w:i/>
            <w:iCs/>
          </w:rPr>
          <w:t xml:space="preserve">ffect </w:t>
        </w:r>
      </w:ins>
      <w:ins w:id="2825" w:author="Chen Heller" w:date="2023-05-08T12:24:00Z">
        <w:r w:rsidR="004F7654">
          <w:rPr>
            <w:i/>
            <w:iCs/>
          </w:rPr>
          <w:t xml:space="preserve">in the Reaching Session, </w:t>
        </w:r>
      </w:ins>
      <w:ins w:id="2826" w:author="Chen Heller" w:date="2023-05-08T12:23:00Z">
        <w:r w:rsidR="007F1411">
          <w:rPr>
            <w:i/>
            <w:iCs/>
          </w:rPr>
          <w:t>M</w:t>
        </w:r>
        <w:r>
          <w:rPr>
            <w:i/>
            <w:iCs/>
          </w:rPr>
          <w:t xml:space="preserve">easured with </w:t>
        </w:r>
      </w:ins>
      <w:ins w:id="2827" w:author="Chen Heller" w:date="2023-05-08T11:21:00Z">
        <w:r w:rsidR="001F40FA">
          <w:rPr>
            <w:i/>
            <w:iCs/>
          </w:rPr>
          <w:t>AUC</w:t>
        </w:r>
      </w:ins>
    </w:p>
    <w:tbl>
      <w:tblPr>
        <w:tblStyle w:val="TableGrid"/>
        <w:tblW w:w="10207"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9"/>
        <w:gridCol w:w="1701"/>
        <w:gridCol w:w="1701"/>
        <w:gridCol w:w="708"/>
        <w:gridCol w:w="1134"/>
        <w:gridCol w:w="1701"/>
        <w:gridCol w:w="709"/>
        <w:gridCol w:w="284"/>
      </w:tblGrid>
      <w:tr w:rsidR="001F40FA" w14:paraId="70F67481" w14:textId="77777777" w:rsidTr="001F40FA">
        <w:trPr>
          <w:gridAfter w:val="1"/>
          <w:wAfter w:w="284" w:type="dxa"/>
          <w:trHeight w:val="510"/>
          <w:ins w:id="2828" w:author="Chen Heller" w:date="2023-05-08T11:22:00Z"/>
        </w:trPr>
        <w:tc>
          <w:tcPr>
            <w:tcW w:w="2269" w:type="dxa"/>
            <w:tcBorders>
              <w:top w:val="single" w:sz="12" w:space="0" w:color="auto"/>
            </w:tcBorders>
          </w:tcPr>
          <w:p w14:paraId="2F980A48" w14:textId="77777777" w:rsidR="001F40FA" w:rsidRDefault="001F40FA" w:rsidP="005120C7">
            <w:pPr>
              <w:ind w:firstLine="0"/>
              <w:rPr>
                <w:ins w:id="2829" w:author="Chen Heller" w:date="2023-05-08T11:22:00Z"/>
              </w:rPr>
            </w:pPr>
          </w:p>
        </w:tc>
        <w:tc>
          <w:tcPr>
            <w:tcW w:w="1701" w:type="dxa"/>
            <w:tcBorders>
              <w:top w:val="single" w:sz="12" w:space="0" w:color="auto"/>
              <w:bottom w:val="single" w:sz="12" w:space="0" w:color="auto"/>
            </w:tcBorders>
          </w:tcPr>
          <w:p w14:paraId="76CF398E" w14:textId="77777777" w:rsidR="001F40FA" w:rsidRPr="00EA2CED" w:rsidRDefault="001F40FA" w:rsidP="005120C7">
            <w:pPr>
              <w:ind w:firstLine="0"/>
              <w:jc w:val="center"/>
              <w:rPr>
                <w:ins w:id="2830" w:author="Chen Heller" w:date="2023-05-08T11:22:00Z"/>
                <w:b/>
                <w:bCs/>
              </w:rPr>
            </w:pPr>
            <w:ins w:id="2831" w:author="Chen Heller" w:date="2023-05-08T11:22:00Z">
              <w:r w:rsidRPr="00EA2CED">
                <w:rPr>
                  <w:b/>
                  <w:bCs/>
                </w:rPr>
                <w:t>Congruent</w:t>
              </w:r>
            </w:ins>
          </w:p>
        </w:tc>
        <w:tc>
          <w:tcPr>
            <w:tcW w:w="1701" w:type="dxa"/>
            <w:tcBorders>
              <w:top w:val="single" w:sz="12" w:space="0" w:color="auto"/>
              <w:bottom w:val="single" w:sz="12" w:space="0" w:color="auto"/>
            </w:tcBorders>
          </w:tcPr>
          <w:p w14:paraId="06DFEEC8" w14:textId="77777777" w:rsidR="001F40FA" w:rsidRPr="00EA2CED" w:rsidRDefault="001F40FA" w:rsidP="005120C7">
            <w:pPr>
              <w:ind w:firstLine="0"/>
              <w:jc w:val="center"/>
              <w:rPr>
                <w:ins w:id="2832" w:author="Chen Heller" w:date="2023-05-08T11:22:00Z"/>
                <w:b/>
                <w:bCs/>
              </w:rPr>
            </w:pPr>
            <w:ins w:id="2833" w:author="Chen Heller" w:date="2023-05-08T11:22:00Z">
              <w:r w:rsidRPr="00EA2CED">
                <w:rPr>
                  <w:b/>
                  <w:bCs/>
                </w:rPr>
                <w:t>Incongruent</w:t>
              </w:r>
            </w:ins>
          </w:p>
        </w:tc>
        <w:tc>
          <w:tcPr>
            <w:tcW w:w="708" w:type="dxa"/>
            <w:tcBorders>
              <w:top w:val="single" w:sz="12" w:space="0" w:color="auto"/>
            </w:tcBorders>
          </w:tcPr>
          <w:p w14:paraId="57D81B3D" w14:textId="77777777" w:rsidR="001F40FA" w:rsidRPr="00EA2CED" w:rsidRDefault="001F40FA" w:rsidP="005120C7">
            <w:pPr>
              <w:ind w:firstLine="0"/>
              <w:jc w:val="center"/>
              <w:rPr>
                <w:ins w:id="2834" w:author="Chen Heller" w:date="2023-05-08T11:22:00Z"/>
                <w:b/>
                <w:bCs/>
              </w:rPr>
            </w:pPr>
          </w:p>
        </w:tc>
        <w:tc>
          <w:tcPr>
            <w:tcW w:w="1134" w:type="dxa"/>
            <w:tcBorders>
              <w:top w:val="single" w:sz="12" w:space="0" w:color="auto"/>
            </w:tcBorders>
          </w:tcPr>
          <w:p w14:paraId="1899CFED" w14:textId="77777777" w:rsidR="001F40FA" w:rsidRPr="00EA2CED" w:rsidRDefault="001F40FA" w:rsidP="005120C7">
            <w:pPr>
              <w:ind w:firstLine="0"/>
              <w:jc w:val="center"/>
              <w:rPr>
                <w:ins w:id="2835" w:author="Chen Heller" w:date="2023-05-08T11:22:00Z"/>
                <w:b/>
                <w:bCs/>
              </w:rPr>
            </w:pPr>
          </w:p>
        </w:tc>
        <w:tc>
          <w:tcPr>
            <w:tcW w:w="1701" w:type="dxa"/>
            <w:tcBorders>
              <w:top w:val="single" w:sz="12" w:space="0" w:color="auto"/>
            </w:tcBorders>
          </w:tcPr>
          <w:p w14:paraId="5FCA65A0" w14:textId="77777777" w:rsidR="001F40FA" w:rsidRDefault="001F40FA" w:rsidP="005120C7">
            <w:pPr>
              <w:ind w:firstLine="0"/>
              <w:rPr>
                <w:ins w:id="2836" w:author="Chen Heller" w:date="2023-05-08T11:22:00Z"/>
              </w:rPr>
            </w:pPr>
          </w:p>
        </w:tc>
        <w:tc>
          <w:tcPr>
            <w:tcW w:w="709" w:type="dxa"/>
            <w:tcBorders>
              <w:top w:val="single" w:sz="12" w:space="0" w:color="auto"/>
            </w:tcBorders>
          </w:tcPr>
          <w:p w14:paraId="72A9A39B" w14:textId="77777777" w:rsidR="001F40FA" w:rsidRDefault="001F40FA" w:rsidP="005120C7">
            <w:pPr>
              <w:ind w:firstLine="0"/>
              <w:rPr>
                <w:ins w:id="2837" w:author="Chen Heller" w:date="2023-05-08T11:22:00Z"/>
              </w:rPr>
            </w:pPr>
          </w:p>
        </w:tc>
      </w:tr>
      <w:tr w:rsidR="001F40FA" w14:paraId="664B9544" w14:textId="77777777" w:rsidTr="001F40FA">
        <w:trPr>
          <w:gridAfter w:val="1"/>
          <w:wAfter w:w="284" w:type="dxa"/>
          <w:trHeight w:val="254"/>
          <w:ins w:id="2838" w:author="Chen Heller" w:date="2023-05-08T11:22:00Z"/>
        </w:trPr>
        <w:tc>
          <w:tcPr>
            <w:tcW w:w="2269" w:type="dxa"/>
            <w:tcBorders>
              <w:bottom w:val="single" w:sz="12" w:space="0" w:color="auto"/>
            </w:tcBorders>
          </w:tcPr>
          <w:p w14:paraId="73E1CF4C" w14:textId="77777777" w:rsidR="001F40FA" w:rsidRPr="00EA2CED" w:rsidRDefault="001F40FA" w:rsidP="005120C7">
            <w:pPr>
              <w:ind w:firstLine="0"/>
              <w:rPr>
                <w:ins w:id="2839" w:author="Chen Heller" w:date="2023-05-08T11:22:00Z"/>
                <w:b/>
                <w:bCs/>
              </w:rPr>
            </w:pPr>
          </w:p>
        </w:tc>
        <w:tc>
          <w:tcPr>
            <w:tcW w:w="1701" w:type="dxa"/>
            <w:tcBorders>
              <w:top w:val="single" w:sz="12" w:space="0" w:color="auto"/>
              <w:bottom w:val="single" w:sz="12" w:space="0" w:color="auto"/>
            </w:tcBorders>
          </w:tcPr>
          <w:p w14:paraId="38DA9D08" w14:textId="77777777" w:rsidR="001F40FA" w:rsidRPr="00EA2CED" w:rsidRDefault="001F40FA" w:rsidP="005120C7">
            <w:pPr>
              <w:ind w:firstLine="0"/>
              <w:rPr>
                <w:ins w:id="2840" w:author="Chen Heller" w:date="2023-05-08T11:22:00Z"/>
                <w:b/>
                <w:bCs/>
              </w:rPr>
            </w:pPr>
            <w:ins w:id="2841" w:author="Chen Heller" w:date="2023-05-08T11:22:00Z">
              <w:r>
                <w:rPr>
                  <w:b/>
                  <w:bCs/>
                </w:rPr>
                <w:t>M (SD)</w:t>
              </w:r>
            </w:ins>
          </w:p>
        </w:tc>
        <w:tc>
          <w:tcPr>
            <w:tcW w:w="1701" w:type="dxa"/>
            <w:tcBorders>
              <w:top w:val="single" w:sz="12" w:space="0" w:color="auto"/>
              <w:bottom w:val="single" w:sz="12" w:space="0" w:color="auto"/>
            </w:tcBorders>
          </w:tcPr>
          <w:p w14:paraId="35C710A7" w14:textId="77777777" w:rsidR="001F40FA" w:rsidRPr="00EA2CED" w:rsidRDefault="001F40FA" w:rsidP="005120C7">
            <w:pPr>
              <w:ind w:firstLine="0"/>
              <w:rPr>
                <w:ins w:id="2842" w:author="Chen Heller" w:date="2023-05-08T11:22:00Z"/>
                <w:b/>
                <w:bCs/>
              </w:rPr>
            </w:pPr>
            <w:ins w:id="2843" w:author="Chen Heller" w:date="2023-05-08T11:22:00Z">
              <w:r>
                <w:rPr>
                  <w:b/>
                  <w:bCs/>
                </w:rPr>
                <w:t>M (SD)</w:t>
              </w:r>
            </w:ins>
          </w:p>
        </w:tc>
        <w:tc>
          <w:tcPr>
            <w:tcW w:w="708" w:type="dxa"/>
            <w:tcBorders>
              <w:bottom w:val="single" w:sz="12" w:space="0" w:color="auto"/>
            </w:tcBorders>
          </w:tcPr>
          <w:p w14:paraId="30D69ADB" w14:textId="77777777" w:rsidR="001F40FA" w:rsidRPr="00EA2CED" w:rsidRDefault="001F40FA" w:rsidP="005120C7">
            <w:pPr>
              <w:ind w:firstLine="0"/>
              <w:rPr>
                <w:ins w:id="2844" w:author="Chen Heller" w:date="2023-05-08T11:22:00Z"/>
                <w:b/>
                <w:bCs/>
              </w:rPr>
            </w:pPr>
            <w:proofErr w:type="gramStart"/>
            <w:ins w:id="2845" w:author="Chen Heller" w:date="2023-05-08T11:22:00Z">
              <w:r>
                <w:rPr>
                  <w:b/>
                  <w:bCs/>
                </w:rPr>
                <w:t>t(</w:t>
              </w:r>
              <w:proofErr w:type="gramEnd"/>
              <w:r>
                <w:rPr>
                  <w:b/>
                  <w:bCs/>
                </w:rPr>
                <w:t>29)</w:t>
              </w:r>
            </w:ins>
          </w:p>
        </w:tc>
        <w:tc>
          <w:tcPr>
            <w:tcW w:w="1134" w:type="dxa"/>
            <w:tcBorders>
              <w:bottom w:val="single" w:sz="12" w:space="0" w:color="auto"/>
            </w:tcBorders>
          </w:tcPr>
          <w:p w14:paraId="33FF8246" w14:textId="14AA3DD7" w:rsidR="001F40FA" w:rsidRPr="00EA2CED" w:rsidRDefault="001F40FA" w:rsidP="005120C7">
            <w:pPr>
              <w:ind w:firstLine="0"/>
              <w:rPr>
                <w:ins w:id="2846" w:author="Chen Heller" w:date="2023-05-08T11:22:00Z"/>
                <w:b/>
                <w:bCs/>
              </w:rPr>
            </w:pPr>
            <w:ins w:id="2847" w:author="Chen Heller" w:date="2023-05-08T11:22:00Z">
              <w:r>
                <w:rPr>
                  <w:b/>
                  <w:bCs/>
                </w:rPr>
                <w:t>p</w:t>
              </w:r>
            </w:ins>
            <w:ins w:id="2848" w:author="Chen Heller" w:date="2023-05-08T12:21:00Z">
              <w:r w:rsidR="0076200C">
                <w:rPr>
                  <w:b/>
                  <w:bCs/>
                </w:rPr>
                <w:t>-value</w:t>
              </w:r>
            </w:ins>
          </w:p>
        </w:tc>
        <w:tc>
          <w:tcPr>
            <w:tcW w:w="1701" w:type="dxa"/>
            <w:tcBorders>
              <w:bottom w:val="single" w:sz="12" w:space="0" w:color="auto"/>
            </w:tcBorders>
          </w:tcPr>
          <w:p w14:paraId="6C35928A" w14:textId="77777777" w:rsidR="001F40FA" w:rsidRPr="00EA2CED" w:rsidRDefault="001F40FA" w:rsidP="005120C7">
            <w:pPr>
              <w:ind w:firstLine="0"/>
              <w:rPr>
                <w:ins w:id="2849" w:author="Chen Heller" w:date="2023-05-08T11:22:00Z"/>
                <w:b/>
                <w:bCs/>
              </w:rPr>
            </w:pPr>
            <w:ins w:id="2850" w:author="Chen Heller" w:date="2023-05-08T11:22:00Z">
              <w:r>
                <w:rPr>
                  <w:b/>
                  <w:bCs/>
                </w:rPr>
                <w:t>CI</w:t>
              </w:r>
            </w:ins>
          </w:p>
        </w:tc>
        <w:tc>
          <w:tcPr>
            <w:tcW w:w="709" w:type="dxa"/>
            <w:tcBorders>
              <w:bottom w:val="single" w:sz="12" w:space="0" w:color="auto"/>
            </w:tcBorders>
          </w:tcPr>
          <w:p w14:paraId="5E43B38A" w14:textId="77777777" w:rsidR="001F40FA" w:rsidRPr="00EA2CED" w:rsidRDefault="001F40FA" w:rsidP="005120C7">
            <w:pPr>
              <w:ind w:firstLine="0"/>
              <w:rPr>
                <w:ins w:id="2851" w:author="Chen Heller" w:date="2023-05-08T11:22:00Z"/>
                <w:b/>
                <w:bCs/>
              </w:rPr>
            </w:pPr>
            <w:ins w:id="2852" w:author="Chen Heller" w:date="2023-05-08T11:22:00Z">
              <w:r>
                <w:rPr>
                  <w:b/>
                  <w:bCs/>
                </w:rPr>
                <w:t>d</w:t>
              </w:r>
            </w:ins>
          </w:p>
        </w:tc>
      </w:tr>
      <w:tr w:rsidR="001F40FA" w14:paraId="2609AD23" w14:textId="77777777" w:rsidTr="001F40FA">
        <w:trPr>
          <w:gridAfter w:val="1"/>
          <w:wAfter w:w="284" w:type="dxa"/>
          <w:trHeight w:val="490"/>
          <w:ins w:id="2853" w:author="Chen Heller" w:date="2023-05-08T11:22:00Z"/>
        </w:trPr>
        <w:tc>
          <w:tcPr>
            <w:tcW w:w="2269" w:type="dxa"/>
            <w:tcBorders>
              <w:bottom w:val="single" w:sz="12" w:space="0" w:color="auto"/>
            </w:tcBorders>
          </w:tcPr>
          <w:p w14:paraId="7C07CA9C" w14:textId="73053284" w:rsidR="001F40FA" w:rsidRPr="00EA2CED" w:rsidRDefault="002A2A32" w:rsidP="005120C7">
            <w:pPr>
              <w:ind w:firstLine="0"/>
              <w:rPr>
                <w:ins w:id="2854" w:author="Chen Heller" w:date="2023-05-08T11:22:00Z"/>
                <w:b/>
                <w:bCs/>
              </w:rPr>
            </w:pPr>
            <w:ins w:id="2855" w:author="Chen Heller" w:date="2023-05-08T11:23:00Z">
              <w:r>
                <w:rPr>
                  <w:b/>
                  <w:bCs/>
                </w:rPr>
                <w:t>AUC</w:t>
              </w:r>
            </w:ins>
          </w:p>
        </w:tc>
        <w:tc>
          <w:tcPr>
            <w:tcW w:w="1701" w:type="dxa"/>
            <w:tcBorders>
              <w:bottom w:val="single" w:sz="12" w:space="0" w:color="auto"/>
            </w:tcBorders>
          </w:tcPr>
          <w:p w14:paraId="51F4B1DD" w14:textId="7653BF3D" w:rsidR="001F40FA" w:rsidRDefault="006856BE" w:rsidP="005120C7">
            <w:pPr>
              <w:ind w:firstLine="0"/>
              <w:rPr>
                <w:ins w:id="2856" w:author="Chen Heller" w:date="2023-05-08T11:22:00Z"/>
              </w:rPr>
            </w:pPr>
            <w:ins w:id="2857" w:author="Chen Heller" w:date="2023-05-08T12:18:00Z">
              <w:r>
                <w:t>0.75 (0.22)</w:t>
              </w:r>
            </w:ins>
          </w:p>
        </w:tc>
        <w:tc>
          <w:tcPr>
            <w:tcW w:w="1701" w:type="dxa"/>
            <w:tcBorders>
              <w:bottom w:val="single" w:sz="12" w:space="0" w:color="auto"/>
            </w:tcBorders>
          </w:tcPr>
          <w:p w14:paraId="33585A68" w14:textId="579CCD10" w:rsidR="001F40FA" w:rsidRDefault="006856BE" w:rsidP="005120C7">
            <w:pPr>
              <w:ind w:firstLine="0"/>
              <w:rPr>
                <w:ins w:id="2858" w:author="Chen Heller" w:date="2023-05-08T11:22:00Z"/>
              </w:rPr>
            </w:pPr>
            <w:ins w:id="2859" w:author="Chen Heller" w:date="2023-05-08T12:19:00Z">
              <w:r>
                <w:t>0.92 (0.26)</w:t>
              </w:r>
            </w:ins>
          </w:p>
        </w:tc>
        <w:tc>
          <w:tcPr>
            <w:tcW w:w="708" w:type="dxa"/>
            <w:tcBorders>
              <w:bottom w:val="single" w:sz="12" w:space="0" w:color="auto"/>
            </w:tcBorders>
          </w:tcPr>
          <w:p w14:paraId="5F910991" w14:textId="6813AE6D" w:rsidR="001F40FA" w:rsidRDefault="006856BE" w:rsidP="005120C7">
            <w:pPr>
              <w:ind w:firstLine="0"/>
              <w:rPr>
                <w:ins w:id="2860" w:author="Chen Heller" w:date="2023-05-08T11:22:00Z"/>
              </w:rPr>
            </w:pPr>
            <w:ins w:id="2861" w:author="Chen Heller" w:date="2023-05-08T12:19:00Z">
              <w:r>
                <w:t>3.91</w:t>
              </w:r>
            </w:ins>
          </w:p>
        </w:tc>
        <w:tc>
          <w:tcPr>
            <w:tcW w:w="1134" w:type="dxa"/>
            <w:tcBorders>
              <w:bottom w:val="single" w:sz="12" w:space="0" w:color="auto"/>
            </w:tcBorders>
          </w:tcPr>
          <w:p w14:paraId="5A28EBF2" w14:textId="403E898C" w:rsidR="001F40FA" w:rsidRDefault="006856BE" w:rsidP="005120C7">
            <w:pPr>
              <w:ind w:firstLine="0"/>
              <w:rPr>
                <w:ins w:id="2862" w:author="Chen Heller" w:date="2023-05-08T11:22:00Z"/>
              </w:rPr>
            </w:pPr>
            <w:ins w:id="2863" w:author="Chen Heller" w:date="2023-05-08T12:19:00Z">
              <w:r>
                <w:t>&lt;0.001</w:t>
              </w:r>
            </w:ins>
          </w:p>
        </w:tc>
        <w:tc>
          <w:tcPr>
            <w:tcW w:w="1701" w:type="dxa"/>
            <w:tcBorders>
              <w:bottom w:val="single" w:sz="12" w:space="0" w:color="auto"/>
            </w:tcBorders>
          </w:tcPr>
          <w:p w14:paraId="6EF08ECF" w14:textId="4B2CE3ED" w:rsidR="001F40FA" w:rsidRDefault="006856BE" w:rsidP="005120C7">
            <w:pPr>
              <w:ind w:firstLine="0"/>
              <w:rPr>
                <w:ins w:id="2864" w:author="Chen Heller" w:date="2023-05-08T11:22:00Z"/>
              </w:rPr>
            </w:pPr>
            <w:ins w:id="2865" w:author="Chen Heller" w:date="2023-05-08T12:19:00Z">
              <w:r>
                <w:t xml:space="preserve">-0.25, </w:t>
              </w:r>
              <w:r w:rsidR="00356812">
                <w:t>-0.08</w:t>
              </w:r>
            </w:ins>
          </w:p>
        </w:tc>
        <w:tc>
          <w:tcPr>
            <w:tcW w:w="709" w:type="dxa"/>
            <w:tcBorders>
              <w:bottom w:val="single" w:sz="12" w:space="0" w:color="auto"/>
            </w:tcBorders>
          </w:tcPr>
          <w:p w14:paraId="1DA38A9F" w14:textId="1D7E96BB" w:rsidR="001F40FA" w:rsidRDefault="00356812" w:rsidP="005120C7">
            <w:pPr>
              <w:ind w:firstLine="0"/>
              <w:rPr>
                <w:ins w:id="2866" w:author="Chen Heller" w:date="2023-05-08T11:22:00Z"/>
              </w:rPr>
            </w:pPr>
            <w:ins w:id="2867" w:author="Chen Heller" w:date="2023-05-08T12:19:00Z">
              <w:r>
                <w:t>0.71</w:t>
              </w:r>
            </w:ins>
          </w:p>
        </w:tc>
      </w:tr>
      <w:tr w:rsidR="001F40FA" w14:paraId="5D888AE0" w14:textId="77777777" w:rsidTr="001F40FA">
        <w:trPr>
          <w:trHeight w:val="490"/>
          <w:ins w:id="2868" w:author="Chen Heller" w:date="2023-05-08T11:22:00Z"/>
        </w:trPr>
        <w:tc>
          <w:tcPr>
            <w:tcW w:w="10207" w:type="dxa"/>
            <w:gridSpan w:val="8"/>
            <w:tcBorders>
              <w:top w:val="single" w:sz="12" w:space="0" w:color="auto"/>
            </w:tcBorders>
          </w:tcPr>
          <w:p w14:paraId="756C79C6" w14:textId="51CCF1F3" w:rsidR="001F40FA" w:rsidRDefault="001F40FA" w:rsidP="00E272FE">
            <w:pPr>
              <w:ind w:firstLine="0"/>
              <w:rPr>
                <w:ins w:id="2869" w:author="Chen Heller" w:date="2023-05-08T11:22:00Z"/>
              </w:rPr>
            </w:pPr>
            <w:ins w:id="2870" w:author="Chen Heller" w:date="2023-05-08T11:22:00Z">
              <w:r w:rsidRPr="00EA2CED">
                <w:rPr>
                  <w:i/>
                  <w:iCs/>
                  <w:sz w:val="22"/>
                  <w:szCs w:val="22"/>
                </w:rPr>
                <w:t xml:space="preserve">Note. </w:t>
              </w:r>
              <w:r>
                <w:rPr>
                  <w:sz w:val="22"/>
                  <w:szCs w:val="22"/>
                </w:rPr>
                <w:t>t(</w:t>
              </w:r>
              <w:proofErr w:type="spellStart"/>
              <w:r>
                <w:rPr>
                  <w:sz w:val="22"/>
                  <w:szCs w:val="22"/>
                </w:rPr>
                <w:t>df</w:t>
              </w:r>
              <w:proofErr w:type="spellEnd"/>
              <w:r>
                <w:rPr>
                  <w:sz w:val="22"/>
                  <w:szCs w:val="22"/>
                </w:rPr>
                <w:t>)</w:t>
              </w:r>
              <w:r w:rsidRPr="00EA2CED">
                <w:rPr>
                  <w:sz w:val="22"/>
                  <w:szCs w:val="22"/>
                </w:rPr>
                <w:t xml:space="preserve"> = t-test score</w:t>
              </w:r>
              <w:r>
                <w:rPr>
                  <w:sz w:val="22"/>
                  <w:szCs w:val="22"/>
                </w:rPr>
                <w:t>. D</w:t>
              </w:r>
              <w:r w:rsidRPr="00EA2CED">
                <w:rPr>
                  <w:sz w:val="22"/>
                  <w:szCs w:val="22"/>
                </w:rPr>
                <w:t>egrees of freedom are in parenthesis; CI = 95% confidence interval</w:t>
              </w:r>
              <w:r>
                <w:rPr>
                  <w:sz w:val="22"/>
                  <w:szCs w:val="22"/>
                </w:rPr>
                <w:t>s</w:t>
              </w:r>
              <w:r w:rsidRPr="00EA2CED">
                <w:rPr>
                  <w:sz w:val="22"/>
                  <w:szCs w:val="22"/>
                </w:rPr>
                <w:t>; d = Cohen's d.</w:t>
              </w:r>
            </w:ins>
          </w:p>
        </w:tc>
      </w:tr>
    </w:tbl>
    <w:p w14:paraId="6A6D49B2" w14:textId="77777777" w:rsidR="001F40FA" w:rsidRPr="002B2C37" w:rsidRDefault="001F40FA">
      <w:pPr>
        <w:ind w:firstLine="0"/>
        <w:rPr>
          <w:ins w:id="2871" w:author="Chen Heller" w:date="2023-05-08T11:20:00Z"/>
          <w:i/>
          <w:iCs/>
          <w:rPrChange w:id="2872" w:author="Chen Heller" w:date="2023-05-08T11:21:00Z">
            <w:rPr>
              <w:ins w:id="2873" w:author="Chen Heller" w:date="2023-05-08T11:20:00Z"/>
            </w:rPr>
          </w:rPrChange>
        </w:rPr>
        <w:pPrChange w:id="2874" w:author="Chen Heller" w:date="2023-05-08T11:21:00Z">
          <w:pPr>
            <w:keepNext/>
            <w:ind w:firstLine="0"/>
          </w:pPr>
        </w:pPrChange>
      </w:pPr>
    </w:p>
    <w:p w14:paraId="4224BA5D" w14:textId="544E7707" w:rsidR="005B74BC" w:rsidRDefault="005B74BC" w:rsidP="00422967">
      <w:pPr>
        <w:keepNext/>
        <w:ind w:firstLine="0"/>
        <w:rPr>
          <w:ins w:id="2875" w:author="Chen Heller" w:date="2023-01-16T12:19:00Z"/>
        </w:rPr>
      </w:pPr>
      <w:del w:id="2876" w:author="Chen Heller" w:date="2023-01-16T11:39:00Z">
        <w:r w:rsidRPr="005B74BC" w:rsidDel="00262ED5">
          <w:rPr>
            <w:noProof/>
            <w:lang w:eastAsia="ja-JP" w:bidi="ar-SA"/>
          </w:rPr>
          <w:drawing>
            <wp:inline distT="0" distB="0" distL="0" distR="0" wp14:anchorId="341BFF39" wp14:editId="5E5893E2">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del>
    </w:p>
    <w:p w14:paraId="2164AC59" w14:textId="0FF559F1" w:rsidR="000E5FAD" w:rsidRPr="0041788E" w:rsidRDefault="000E5FAD">
      <w:pPr>
        <w:pStyle w:val="Caption"/>
        <w:keepNext/>
        <w:spacing w:line="480" w:lineRule="auto"/>
        <w:rPr>
          <w:ins w:id="2877" w:author="Chen Heller" w:date="2023-03-15T13:13:00Z"/>
          <w:b/>
          <w:bCs/>
          <w:i w:val="0"/>
          <w:iCs w:val="0"/>
          <w:sz w:val="24"/>
          <w:szCs w:val="20"/>
          <w:rPrChange w:id="2878" w:author="Chen Heller" w:date="2023-03-19T14:20:00Z">
            <w:rPr>
              <w:ins w:id="2879" w:author="Chen Heller" w:date="2023-03-15T13:13:00Z"/>
              <w:b/>
              <w:bCs/>
              <w:i w:val="0"/>
              <w:iCs w:val="0"/>
            </w:rPr>
          </w:rPrChange>
        </w:rPr>
        <w:pPrChange w:id="2880" w:author="Chen Heller" w:date="2023-03-15T13:17:00Z">
          <w:pPr>
            <w:pStyle w:val="Caption"/>
            <w:keepNext/>
          </w:pPr>
        </w:pPrChange>
      </w:pPr>
      <w:bookmarkStart w:id="2881" w:name="_Ref134430697"/>
      <w:ins w:id="2882" w:author="Chen Heller" w:date="2023-03-15T13:13:00Z">
        <w:r w:rsidRPr="0041788E">
          <w:rPr>
            <w:b/>
            <w:bCs/>
            <w:i w:val="0"/>
            <w:iCs w:val="0"/>
            <w:sz w:val="24"/>
            <w:szCs w:val="20"/>
            <w:rPrChange w:id="2883" w:author="Chen Heller" w:date="2023-03-19T14:20:00Z">
              <w:rPr/>
            </w:rPrChange>
          </w:rPr>
          <w:t xml:space="preserve">Supplementary Figure </w:t>
        </w:r>
      </w:ins>
      <w:ins w:id="2884" w:author="Chen Heller" w:date="2023-03-19T14:18:00Z">
        <w:r w:rsidR="005A5815" w:rsidRPr="0041788E">
          <w:rPr>
            <w:b/>
            <w:bCs/>
            <w:i w:val="0"/>
            <w:iCs w:val="0"/>
            <w:sz w:val="24"/>
            <w:szCs w:val="20"/>
            <w:rPrChange w:id="2885" w:author="Chen Heller" w:date="2023-03-19T14:20:00Z">
              <w:rPr>
                <w:b/>
                <w:bCs/>
                <w:i w:val="0"/>
                <w:iCs w:val="0"/>
              </w:rPr>
            </w:rPrChange>
          </w:rPr>
          <w:fldChar w:fldCharType="begin"/>
        </w:r>
        <w:r w:rsidR="005A5815" w:rsidRPr="0041788E">
          <w:rPr>
            <w:b/>
            <w:bCs/>
            <w:i w:val="0"/>
            <w:iCs w:val="0"/>
            <w:sz w:val="24"/>
            <w:szCs w:val="20"/>
            <w:rPrChange w:id="2886" w:author="Chen Heller" w:date="2023-03-19T14:20:00Z">
              <w:rPr>
                <w:b/>
                <w:bCs/>
                <w:i w:val="0"/>
                <w:iCs w:val="0"/>
              </w:rPr>
            </w:rPrChange>
          </w:rPr>
          <w:instrText xml:space="preserve"> SEQ Supplementary_Figure \* ARABIC </w:instrText>
        </w:r>
      </w:ins>
      <w:r w:rsidR="005A5815" w:rsidRPr="0041788E">
        <w:rPr>
          <w:b/>
          <w:bCs/>
          <w:i w:val="0"/>
          <w:iCs w:val="0"/>
          <w:sz w:val="24"/>
          <w:szCs w:val="20"/>
          <w:rPrChange w:id="2887" w:author="Chen Heller" w:date="2023-03-19T14:20:00Z">
            <w:rPr>
              <w:b/>
              <w:bCs/>
              <w:i w:val="0"/>
              <w:iCs w:val="0"/>
            </w:rPr>
          </w:rPrChange>
        </w:rPr>
        <w:fldChar w:fldCharType="separate"/>
      </w:r>
      <w:ins w:id="2888" w:author="Chen Heller" w:date="2023-03-19T14:18:00Z">
        <w:r w:rsidR="005A5815" w:rsidRPr="0041788E">
          <w:rPr>
            <w:b/>
            <w:bCs/>
            <w:i w:val="0"/>
            <w:iCs w:val="0"/>
            <w:noProof/>
            <w:sz w:val="24"/>
            <w:szCs w:val="20"/>
            <w:rPrChange w:id="2889" w:author="Chen Heller" w:date="2023-03-19T14:20:00Z">
              <w:rPr>
                <w:b/>
                <w:bCs/>
                <w:i w:val="0"/>
                <w:iCs w:val="0"/>
                <w:noProof/>
              </w:rPr>
            </w:rPrChange>
          </w:rPr>
          <w:t>1</w:t>
        </w:r>
        <w:r w:rsidR="005A5815" w:rsidRPr="0041788E">
          <w:rPr>
            <w:b/>
            <w:bCs/>
            <w:i w:val="0"/>
            <w:iCs w:val="0"/>
            <w:sz w:val="24"/>
            <w:szCs w:val="20"/>
            <w:rPrChange w:id="2890" w:author="Chen Heller" w:date="2023-03-19T14:20:00Z">
              <w:rPr>
                <w:b/>
                <w:bCs/>
                <w:i w:val="0"/>
                <w:iCs w:val="0"/>
              </w:rPr>
            </w:rPrChange>
          </w:rPr>
          <w:fldChar w:fldCharType="end"/>
        </w:r>
      </w:ins>
      <w:bookmarkEnd w:id="2881"/>
    </w:p>
    <w:p w14:paraId="33D413D9" w14:textId="37395579" w:rsidR="000E5FAD" w:rsidRPr="005A5815" w:rsidRDefault="00630B08">
      <w:pPr>
        <w:ind w:firstLine="0"/>
        <w:rPr>
          <w:ins w:id="2891" w:author="Chen Heller" w:date="2023-03-15T13:13:00Z"/>
        </w:rPr>
        <w:pPrChange w:id="2892" w:author="Chen Heller" w:date="2023-03-15T13:17:00Z">
          <w:pPr>
            <w:pStyle w:val="Caption"/>
          </w:pPr>
        </w:pPrChange>
      </w:pPr>
      <w:ins w:id="2893" w:author="Chen Heller" w:date="2023-03-15T13:17:00Z">
        <w:r w:rsidRPr="005A5815">
          <w:rPr>
            <w:i/>
            <w:iCs/>
            <w:rPrChange w:id="2894" w:author="Chen Heller" w:date="2023-03-19T14:18:00Z">
              <w:rPr/>
            </w:rPrChange>
          </w:rPr>
          <w:t xml:space="preserve">Tree-BH Method's Tree </w:t>
        </w:r>
      </w:ins>
      <w:ins w:id="2895" w:author="Chen Heller" w:date="2023-03-15T13:16:00Z">
        <w:r w:rsidRPr="005A5815">
          <w:rPr>
            <w:i/>
            <w:iCs/>
            <w:rPrChange w:id="2896" w:author="Chen Heller" w:date="2023-03-19T14:18:00Z">
              <w:rPr/>
            </w:rPrChange>
          </w:rPr>
          <w:t>Hierarchy</w:t>
        </w:r>
      </w:ins>
      <w:ins w:id="2897" w:author="Chen Heller" w:date="2023-03-15T13:17:00Z">
        <w:r w:rsidRPr="005A5815">
          <w:rPr>
            <w:i/>
            <w:iCs/>
            <w:rPrChange w:id="2898" w:author="Chen Heller" w:date="2023-03-19T14:18:00Z">
              <w:rPr/>
            </w:rPrChange>
          </w:rPr>
          <w:t>,</w:t>
        </w:r>
      </w:ins>
      <w:ins w:id="2899" w:author="Chen Heller" w:date="2023-03-15T13:16:00Z">
        <w:r w:rsidRPr="005A5815">
          <w:rPr>
            <w:i/>
            <w:iCs/>
            <w:rPrChange w:id="2900" w:author="Chen Heller" w:date="2023-03-19T14:18:00Z">
              <w:rPr/>
            </w:rPrChange>
          </w:rPr>
          <w:t xml:space="preserve"> </w:t>
        </w:r>
      </w:ins>
      <w:ins w:id="2901" w:author="Chen Heller" w:date="2023-03-15T13:17:00Z">
        <w:r w:rsidRPr="005A5815">
          <w:rPr>
            <w:i/>
            <w:iCs/>
            <w:rPrChange w:id="2902" w:author="Chen Heller" w:date="2023-03-19T14:18:00Z">
              <w:rPr/>
            </w:rPrChange>
          </w:rPr>
          <w:t>U</w:t>
        </w:r>
      </w:ins>
      <w:ins w:id="2903" w:author="Chen Heller" w:date="2023-03-15T13:16:00Z">
        <w:r w:rsidRPr="005A5815">
          <w:rPr>
            <w:i/>
            <w:iCs/>
            <w:rPrChange w:id="2904" w:author="Chen Heller" w:date="2023-03-19T14:18:00Z">
              <w:rPr/>
            </w:rPrChange>
          </w:rPr>
          <w:t>sed to Correct for Multiple Comparisons</w:t>
        </w:r>
      </w:ins>
    </w:p>
    <w:p w14:paraId="02F223B3" w14:textId="51445DF4" w:rsidR="00A34CE5" w:rsidRDefault="000E5FAD" w:rsidP="00422967">
      <w:pPr>
        <w:keepNext/>
        <w:ind w:firstLine="0"/>
      </w:pPr>
      <w:ins w:id="2905" w:author="Chen Heller" w:date="2023-03-15T13:13:00Z">
        <w:r w:rsidRPr="000E5FAD">
          <w:rPr>
            <w:noProof/>
          </w:rPr>
          <w:lastRenderedPageBreak/>
          <w:drawing>
            <wp:inline distT="0" distB="0" distL="0" distR="0" wp14:anchorId="46D5313B" wp14:editId="2A2375EB">
              <wp:extent cx="5943600" cy="4302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02125"/>
                      </a:xfrm>
                      <a:prstGeom prst="rect">
                        <a:avLst/>
                      </a:prstGeom>
                    </pic:spPr>
                  </pic:pic>
                </a:graphicData>
              </a:graphic>
            </wp:inline>
          </w:drawing>
        </w:r>
      </w:ins>
    </w:p>
    <w:p w14:paraId="0F745B8B" w14:textId="7B817D5B" w:rsidR="005B74BC" w:rsidRPr="00AC796C" w:rsidRDefault="005B74BC">
      <w:pPr>
        <w:ind w:firstLine="0"/>
        <w:rPr>
          <w:lang w:eastAsia="ja-JP" w:bidi="ar-SA"/>
        </w:rPr>
        <w:pPrChange w:id="2906" w:author="Chen Heller" w:date="2023-03-15T13:15:00Z">
          <w:pPr>
            <w:pStyle w:val="Caption"/>
          </w:pPr>
        </w:pPrChange>
      </w:pPr>
      <w:bookmarkStart w:id="2907" w:name="_Ref114050197"/>
      <w:del w:id="2908" w:author="Chen Heller" w:date="2023-03-15T13:14:00Z">
        <w:r w:rsidDel="00375982">
          <w:delText xml:space="preserve">Supplementary Figure </w:delText>
        </w:r>
      </w:del>
      <w:del w:id="2909" w:author="Chen Heller" w:date="2023-03-15T13:13:00Z">
        <w:r w:rsidRPr="00AC796C" w:rsidDel="000E5FAD">
          <w:rPr>
            <w:i/>
            <w:iCs/>
            <w:rPrChange w:id="2910" w:author="Chen Heller" w:date="2023-03-15T13:15:00Z">
              <w:rPr>
                <w:i w:val="0"/>
                <w:iCs w:val="0"/>
              </w:rPr>
            </w:rPrChange>
          </w:rPr>
          <w:fldChar w:fldCharType="begin"/>
        </w:r>
        <w:r w:rsidRPr="00AC796C" w:rsidDel="000E5FAD">
          <w:rPr>
            <w:i/>
            <w:iCs/>
            <w:rPrChange w:id="2911" w:author="Chen Heller" w:date="2023-03-15T13:15:00Z">
              <w:rPr>
                <w:i w:val="0"/>
                <w:iCs w:val="0"/>
              </w:rPr>
            </w:rPrChange>
          </w:rPr>
          <w:delInstrText xml:space="preserve"> SEQ Supplementary_Figure \* ARABIC </w:delInstrText>
        </w:r>
        <w:r w:rsidRPr="00AC796C" w:rsidDel="000E5FAD">
          <w:rPr>
            <w:i/>
            <w:iCs/>
            <w:rPrChange w:id="2912" w:author="Chen Heller" w:date="2023-03-15T13:15:00Z">
              <w:rPr>
                <w:i w:val="0"/>
                <w:iCs w:val="0"/>
                <w:noProof/>
              </w:rPr>
            </w:rPrChange>
          </w:rPr>
          <w:fldChar w:fldCharType="separate"/>
        </w:r>
        <w:r w:rsidR="00C56E28" w:rsidRPr="00AC796C" w:rsidDel="000E5FAD">
          <w:rPr>
            <w:i/>
            <w:iCs/>
            <w:noProof/>
            <w:rPrChange w:id="2913" w:author="Chen Heller" w:date="2023-03-15T13:15:00Z">
              <w:rPr>
                <w:i w:val="0"/>
                <w:iCs w:val="0"/>
                <w:noProof/>
              </w:rPr>
            </w:rPrChange>
          </w:rPr>
          <w:delText>1</w:delText>
        </w:r>
        <w:r w:rsidRPr="00AC796C" w:rsidDel="000E5FAD">
          <w:rPr>
            <w:i/>
            <w:iCs/>
            <w:noProof/>
            <w:rPrChange w:id="2914" w:author="Chen Heller" w:date="2023-03-15T13:15:00Z">
              <w:rPr>
                <w:i w:val="0"/>
                <w:iCs w:val="0"/>
                <w:noProof/>
              </w:rPr>
            </w:rPrChange>
          </w:rPr>
          <w:fldChar w:fldCharType="end"/>
        </w:r>
      </w:del>
      <w:bookmarkEnd w:id="2907"/>
      <w:del w:id="2915" w:author="Chen Heller" w:date="2023-03-15T13:14:00Z">
        <w:r w:rsidDel="00375982">
          <w:delText>.</w:delText>
        </w:r>
      </w:del>
      <w:del w:id="2916" w:author="Chen Heller" w:date="2023-03-15T13:16:00Z">
        <w:r w:rsidDel="00630B08">
          <w:delText xml:space="preserve"> </w:delText>
        </w:r>
        <w:r w:rsidR="001A7D06" w:rsidRPr="00AC796C" w:rsidDel="00630B08">
          <w:delText xml:space="preserve">Hierarchy of the tree used in the Tree-BH method to correct for multiple comparisons. </w:delText>
        </w:r>
        <w:r w:rsidR="00B15DE6" w:rsidRPr="00AC796C" w:rsidDel="00630B08">
          <w:delText>Nodes are statistical tests</w:delText>
        </w:r>
      </w:del>
      <w:del w:id="2917" w:author="Chen Heller" w:date="2023-03-15T13:15:00Z">
        <w:r w:rsidR="00B15DE6" w:rsidRPr="00AC796C" w:rsidDel="00375982">
          <w:delText xml:space="preserve"> and their corrected p-values appear next to each test's name</w:delText>
        </w:r>
        <w:r w:rsidR="00B1053B" w:rsidRPr="00AC796C" w:rsidDel="00375982">
          <w:delText xml:space="preserve">. </w:delText>
        </w:r>
        <w:r w:rsidR="00C34670" w:rsidRPr="00AC796C" w:rsidDel="00375982">
          <w:delText>Significant s</w:delText>
        </w:r>
        <w:r w:rsidR="00B1053B" w:rsidRPr="00AC796C" w:rsidDel="00375982">
          <w:delText>tatistical</w:delText>
        </w:r>
        <w:r w:rsidR="00F45888" w:rsidRPr="00AC796C" w:rsidDel="00375982">
          <w:delText xml:space="preserve"> tests </w:delText>
        </w:r>
        <w:r w:rsidR="00C34670" w:rsidRPr="00AC796C" w:rsidDel="00375982">
          <w:delText xml:space="preserve">that passed </w:delText>
        </w:r>
        <w:r w:rsidR="00F45888" w:rsidRPr="00AC796C" w:rsidDel="00375982">
          <w:delText>the adjusted alpha are marked in red</w:delText>
        </w:r>
      </w:del>
      <w:r w:rsidR="00F45888" w:rsidRPr="00AC796C">
        <w:t>.</w:t>
      </w:r>
    </w:p>
    <w:p w14:paraId="1FDF686C" w14:textId="41BBA2FE" w:rsidR="00E72C5B" w:rsidRDefault="00C91145" w:rsidP="00422967">
      <w:pPr>
        <w:keepNext/>
        <w:ind w:firstLine="0"/>
        <w:jc w:val="left"/>
      </w:pPr>
      <w:del w:id="2918" w:author="Chen Heller" w:date="2023-03-19T14:13:00Z">
        <w:r w:rsidRPr="00C91145" w:rsidDel="00C419A3">
          <w:rPr>
            <w:noProof/>
          </w:rPr>
          <w:lastRenderedPageBreak/>
          <w:drawing>
            <wp:inline distT="0" distB="0" distL="0" distR="0" wp14:anchorId="0033C475" wp14:editId="0D047507">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14950"/>
                      </a:xfrm>
                      <a:prstGeom prst="rect">
                        <a:avLst/>
                      </a:prstGeom>
                    </pic:spPr>
                  </pic:pic>
                </a:graphicData>
              </a:graphic>
            </wp:inline>
          </w:drawing>
        </w:r>
      </w:del>
    </w:p>
    <w:p w14:paraId="55D06BDA" w14:textId="71E765E6" w:rsidR="005A5815" w:rsidRPr="0041788E" w:rsidRDefault="005A5815">
      <w:pPr>
        <w:ind w:firstLine="0"/>
        <w:rPr>
          <w:ins w:id="2919" w:author="Chen Heller" w:date="2023-03-19T14:18:00Z"/>
          <w:b/>
          <w:bCs/>
          <w:rPrChange w:id="2920" w:author="Chen Heller" w:date="2023-03-19T14:20:00Z">
            <w:rPr>
              <w:ins w:id="2921" w:author="Chen Heller" w:date="2023-03-19T14:18:00Z"/>
            </w:rPr>
          </w:rPrChange>
        </w:rPr>
        <w:pPrChange w:id="2922" w:author="Chen Heller" w:date="2023-03-19T14:20:00Z">
          <w:pPr>
            <w:pStyle w:val="Caption"/>
            <w:keepNext/>
            <w:jc w:val="left"/>
          </w:pPr>
        </w:pPrChange>
      </w:pPr>
      <w:bookmarkStart w:id="2923" w:name="_Ref134430937"/>
      <w:bookmarkStart w:id="2924" w:name="_Ref114128122"/>
      <w:ins w:id="2925" w:author="Chen Heller" w:date="2023-03-19T14:18:00Z">
        <w:r w:rsidRPr="0041788E">
          <w:rPr>
            <w:b/>
            <w:bCs/>
            <w:rPrChange w:id="2926" w:author="Chen Heller" w:date="2023-03-19T14:20:00Z">
              <w:rPr/>
            </w:rPrChange>
          </w:rPr>
          <w:t xml:space="preserve">Supplementary Figure </w:t>
        </w:r>
        <w:r w:rsidRPr="0041788E">
          <w:rPr>
            <w:b/>
            <w:bCs/>
            <w:rPrChange w:id="2927" w:author="Chen Heller" w:date="2023-03-19T14:20:00Z">
              <w:rPr/>
            </w:rPrChange>
          </w:rPr>
          <w:fldChar w:fldCharType="begin"/>
        </w:r>
        <w:r w:rsidRPr="0041788E">
          <w:rPr>
            <w:b/>
            <w:bCs/>
            <w:rPrChange w:id="2928" w:author="Chen Heller" w:date="2023-03-19T14:20:00Z">
              <w:rPr/>
            </w:rPrChange>
          </w:rPr>
          <w:instrText xml:space="preserve"> SEQ Supplementary_Figure \* ARABIC </w:instrText>
        </w:r>
      </w:ins>
      <w:r w:rsidRPr="0041788E">
        <w:rPr>
          <w:b/>
          <w:bCs/>
          <w:rPrChange w:id="2929" w:author="Chen Heller" w:date="2023-03-19T14:20:00Z">
            <w:rPr/>
          </w:rPrChange>
        </w:rPr>
        <w:fldChar w:fldCharType="separate"/>
      </w:r>
      <w:ins w:id="2930" w:author="Chen Heller" w:date="2023-03-19T14:18:00Z">
        <w:r w:rsidRPr="0041788E">
          <w:rPr>
            <w:b/>
            <w:bCs/>
            <w:noProof/>
            <w:rPrChange w:id="2931" w:author="Chen Heller" w:date="2023-03-19T14:20:00Z">
              <w:rPr>
                <w:noProof/>
              </w:rPr>
            </w:rPrChange>
          </w:rPr>
          <w:t>2</w:t>
        </w:r>
        <w:r w:rsidRPr="0041788E">
          <w:rPr>
            <w:b/>
            <w:bCs/>
            <w:rPrChange w:id="2932" w:author="Chen Heller" w:date="2023-03-19T14:20:00Z">
              <w:rPr/>
            </w:rPrChange>
          </w:rPr>
          <w:fldChar w:fldCharType="end"/>
        </w:r>
        <w:bookmarkEnd w:id="2923"/>
      </w:ins>
    </w:p>
    <w:p w14:paraId="553D21CA" w14:textId="5D0F4B88" w:rsidR="005A5815" w:rsidRPr="008C3EB8" w:rsidRDefault="0041788E">
      <w:pPr>
        <w:ind w:firstLine="0"/>
        <w:rPr>
          <w:ins w:id="2933" w:author="Chen Heller" w:date="2023-03-19T14:18:00Z"/>
        </w:rPr>
        <w:pPrChange w:id="2934" w:author="Chen Heller" w:date="2023-03-19T14:20:00Z">
          <w:pPr>
            <w:pStyle w:val="Caption"/>
          </w:pPr>
        </w:pPrChange>
      </w:pPr>
      <w:ins w:id="2935" w:author="Chen Heller" w:date="2023-03-19T14:19:00Z">
        <w:r w:rsidRPr="0041788E">
          <w:rPr>
            <w:i/>
            <w:iCs/>
            <w:rPrChange w:id="2936" w:author="Chen Heller" w:date="2023-03-19T14:19:00Z">
              <w:rPr>
                <w:b/>
                <w:bCs/>
                <w:i w:val="0"/>
                <w:iCs w:val="0"/>
              </w:rPr>
            </w:rPrChange>
          </w:rPr>
          <w:t xml:space="preserve">QQ-plots for the </w:t>
        </w:r>
      </w:ins>
      <w:ins w:id="2937" w:author="Chen Heller" w:date="2023-05-08T09:34:00Z">
        <w:r w:rsidR="00F25F43">
          <w:rPr>
            <w:i/>
            <w:iCs/>
          </w:rPr>
          <w:t>D</w:t>
        </w:r>
      </w:ins>
      <w:ins w:id="2938" w:author="Chen Heller" w:date="2023-03-19T14:19:00Z">
        <w:r w:rsidRPr="0041788E">
          <w:rPr>
            <w:i/>
            <w:iCs/>
            <w:rPrChange w:id="2939" w:author="Chen Heller" w:date="2023-03-19T14:19:00Z">
              <w:rPr>
                <w:b/>
                <w:bCs/>
                <w:i w:val="0"/>
                <w:iCs w:val="0"/>
              </w:rPr>
            </w:rPrChange>
          </w:rPr>
          <w:t xml:space="preserve">ependent </w:t>
        </w:r>
      </w:ins>
      <w:ins w:id="2940" w:author="Chen Heller" w:date="2023-05-08T09:34:00Z">
        <w:r w:rsidR="00F25F43">
          <w:rPr>
            <w:i/>
            <w:iCs/>
          </w:rPr>
          <w:t>V</w:t>
        </w:r>
      </w:ins>
      <w:ins w:id="2941" w:author="Chen Heller" w:date="2023-03-19T14:19:00Z">
        <w:r w:rsidRPr="0041788E">
          <w:rPr>
            <w:i/>
            <w:iCs/>
            <w:rPrChange w:id="2942" w:author="Chen Heller" w:date="2023-03-19T14:19:00Z">
              <w:rPr>
                <w:b/>
                <w:bCs/>
                <w:i w:val="0"/>
                <w:iCs w:val="0"/>
              </w:rPr>
            </w:rPrChange>
          </w:rPr>
          <w:t xml:space="preserve">ariables that </w:t>
        </w:r>
      </w:ins>
      <w:ins w:id="2943" w:author="Chen Heller" w:date="2023-05-08T09:34:00Z">
        <w:r w:rsidR="00F25F43">
          <w:rPr>
            <w:i/>
            <w:iCs/>
          </w:rPr>
          <w:t>V</w:t>
        </w:r>
      </w:ins>
      <w:ins w:id="2944" w:author="Chen Heller" w:date="2023-03-19T14:19:00Z">
        <w:r w:rsidRPr="0041788E">
          <w:rPr>
            <w:i/>
            <w:iCs/>
            <w:rPrChange w:id="2945" w:author="Chen Heller" w:date="2023-03-19T14:19:00Z">
              <w:rPr>
                <w:b/>
                <w:bCs/>
                <w:i w:val="0"/>
                <w:iCs w:val="0"/>
              </w:rPr>
            </w:rPrChange>
          </w:rPr>
          <w:t xml:space="preserve">iolated the </w:t>
        </w:r>
      </w:ins>
      <w:ins w:id="2946" w:author="Chen Heller" w:date="2023-05-08T09:34:00Z">
        <w:r w:rsidR="00F25F43">
          <w:rPr>
            <w:i/>
            <w:iCs/>
          </w:rPr>
          <w:t>N</w:t>
        </w:r>
      </w:ins>
      <w:ins w:id="2947" w:author="Chen Heller" w:date="2023-03-19T14:19:00Z">
        <w:r w:rsidRPr="0041788E">
          <w:rPr>
            <w:i/>
            <w:iCs/>
            <w:rPrChange w:id="2948" w:author="Chen Heller" w:date="2023-03-19T14:19:00Z">
              <w:rPr>
                <w:b/>
                <w:bCs/>
                <w:i w:val="0"/>
                <w:iCs w:val="0"/>
              </w:rPr>
            </w:rPrChange>
          </w:rPr>
          <w:t xml:space="preserve">ormality </w:t>
        </w:r>
      </w:ins>
      <w:ins w:id="2949" w:author="Chen Heller" w:date="2023-05-08T09:34:00Z">
        <w:r w:rsidR="00F25F43">
          <w:rPr>
            <w:i/>
            <w:iCs/>
          </w:rPr>
          <w:t>A</w:t>
        </w:r>
      </w:ins>
      <w:ins w:id="2950" w:author="Chen Heller" w:date="2023-03-19T14:19:00Z">
        <w:r w:rsidRPr="0041788E">
          <w:rPr>
            <w:i/>
            <w:iCs/>
            <w:rPrChange w:id="2951" w:author="Chen Heller" w:date="2023-03-19T14:19:00Z">
              <w:rPr>
                <w:b/>
                <w:bCs/>
                <w:i w:val="0"/>
                <w:iCs w:val="0"/>
              </w:rPr>
            </w:rPrChange>
          </w:rPr>
          <w:t>ssumption</w:t>
        </w:r>
      </w:ins>
    </w:p>
    <w:p w14:paraId="02810153" w14:textId="1A37B351" w:rsidR="00C419A3" w:rsidRDefault="005A5815" w:rsidP="00C50C22">
      <w:pPr>
        <w:pStyle w:val="Caption"/>
        <w:jc w:val="left"/>
        <w:rPr>
          <w:ins w:id="2952" w:author="Chen Heller" w:date="2023-03-19T14:13:00Z"/>
        </w:rPr>
      </w:pPr>
      <w:ins w:id="2953" w:author="Chen Heller" w:date="2023-03-19T14:17:00Z">
        <w:r>
          <w:rPr>
            <w:noProof/>
          </w:rPr>
          <w:lastRenderedPageBreak/>
          <w:drawing>
            <wp:inline distT="0" distB="0" distL="0" distR="0" wp14:anchorId="0D49599A" wp14:editId="4E98C2FC">
              <wp:extent cx="5838825" cy="4754412"/>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42502" cy="4757406"/>
                      </a:xfrm>
                      <a:prstGeom prst="rect">
                        <a:avLst/>
                      </a:prstGeom>
                      <a:noFill/>
                    </pic:spPr>
                  </pic:pic>
                </a:graphicData>
              </a:graphic>
            </wp:inline>
          </w:drawing>
        </w:r>
      </w:ins>
    </w:p>
    <w:p w14:paraId="58B5B68C" w14:textId="701C7B0B" w:rsidR="00E72C5B" w:rsidRDefault="00E72C5B" w:rsidP="00E72C5B">
      <w:pPr>
        <w:pStyle w:val="Caption"/>
        <w:jc w:val="left"/>
      </w:pPr>
      <w:del w:id="2954" w:author="Chen Heller" w:date="2023-03-19T14:19:00Z">
        <w:r w:rsidDel="0041788E">
          <w:delText xml:space="preserve">Supplementary Figure </w:delText>
        </w:r>
      </w:del>
      <w:del w:id="2955" w:author="Chen Heller" w:date="2023-03-15T13:13:00Z">
        <w:r w:rsidDel="000E5FAD">
          <w:fldChar w:fldCharType="begin"/>
        </w:r>
        <w:r w:rsidDel="000E5FAD">
          <w:delInstrText xml:space="preserve"> SEQ Supplementary_Figure \* ARABIC </w:delInstrText>
        </w:r>
        <w:r w:rsidDel="000E5FAD">
          <w:fldChar w:fldCharType="separate"/>
        </w:r>
        <w:r w:rsidR="00C56E28" w:rsidDel="000E5FAD">
          <w:rPr>
            <w:noProof/>
          </w:rPr>
          <w:delText>2</w:delText>
        </w:r>
        <w:r w:rsidDel="000E5FAD">
          <w:rPr>
            <w:noProof/>
          </w:rPr>
          <w:fldChar w:fldCharType="end"/>
        </w:r>
      </w:del>
      <w:bookmarkEnd w:id="2924"/>
      <w:del w:id="2956" w:author="Chen Heller" w:date="2023-03-19T14:19:00Z">
        <w:r w:rsidDel="0041788E">
          <w:delText xml:space="preserve">. QQ-plots </w:delText>
        </w:r>
        <w:r w:rsidR="003F57FF" w:rsidDel="0041788E">
          <w:delText>for the</w:delText>
        </w:r>
        <w:r w:rsidDel="0041788E">
          <w:delText xml:space="preserve"> dependent variables that violated the normality assumption. (a-b) Experiment 1. </w:delText>
        </w:r>
        <w:r w:rsidR="00C97A3C" w:rsidDel="0041788E">
          <w:delText>(c-</w:delText>
        </w:r>
        <w:r w:rsidR="00C91145" w:rsidDel="0041788E">
          <w:delText>f</w:delText>
        </w:r>
        <w:r w:rsidR="00C97A3C" w:rsidDel="0041788E">
          <w:delText>) Experiment 2. (</w:delText>
        </w:r>
        <w:r w:rsidR="00C91145" w:rsidDel="0041788E">
          <w:delText>g</w:delText>
        </w:r>
        <w:r w:rsidR="00C97A3C" w:rsidDel="0041788E">
          <w:delText>-</w:delText>
        </w:r>
        <w:r w:rsidR="00C91145" w:rsidDel="0041788E">
          <w:delText>i</w:delText>
        </w:r>
        <w:r w:rsidR="00C97A3C" w:rsidDel="0041788E">
          <w:delText>) Experiment 4</w:delText>
        </w:r>
      </w:del>
      <w:r w:rsidR="00C97A3C">
        <w:t>.</w:t>
      </w:r>
    </w:p>
    <w:p w14:paraId="7BE3C7B6" w14:textId="5A4465C1" w:rsidR="00A36939" w:rsidRPr="00A36939" w:rsidRDefault="00A36939" w:rsidP="00A36939">
      <w:pPr>
        <w:ind w:firstLine="0"/>
      </w:pPr>
    </w:p>
    <w:p w14:paraId="74CBF26A" w14:textId="17C0C158" w:rsidR="00C95E59" w:rsidRDefault="00C95E59">
      <w:pPr>
        <w:jc w:val="left"/>
        <w:rPr>
          <w:i/>
          <w:iCs/>
          <w:color w:val="44546A" w:themeColor="text2"/>
          <w:sz w:val="22"/>
          <w:szCs w:val="18"/>
        </w:rPr>
      </w:pPr>
      <w:bookmarkStart w:id="2957" w:name="_Ref114130120"/>
      <w:r>
        <w:br w:type="page"/>
      </w:r>
    </w:p>
    <w:p w14:paraId="285CC3E1" w14:textId="4B463F6D" w:rsidR="00B322A4" w:rsidDel="0088465F" w:rsidRDefault="00B322A4" w:rsidP="00422967">
      <w:pPr>
        <w:pStyle w:val="Caption"/>
        <w:keepNext/>
        <w:rPr>
          <w:del w:id="2958" w:author="Chen Heller" w:date="2023-03-14T09:26:00Z"/>
        </w:rPr>
      </w:pPr>
      <w:bookmarkStart w:id="2959" w:name="_Ref114472701"/>
      <w:del w:id="2960" w:author="Chen Heller" w:date="2023-03-14T09:26:00Z">
        <w:r w:rsidDel="0088465F">
          <w:lastRenderedPageBreak/>
          <w:delText xml:space="preserve">Supplementary Table </w:delText>
        </w:r>
        <w:r w:rsidDel="0088465F">
          <w:fldChar w:fldCharType="begin"/>
        </w:r>
        <w:r w:rsidDel="0088465F">
          <w:delInstrText xml:space="preserve"> SEQ Supplementary_Table \* ARABIC </w:delInstrText>
        </w:r>
        <w:r w:rsidDel="0088465F">
          <w:fldChar w:fldCharType="separate"/>
        </w:r>
        <w:r w:rsidR="00C56E28" w:rsidDel="0088465F">
          <w:rPr>
            <w:noProof/>
          </w:rPr>
          <w:delText>1</w:delText>
        </w:r>
        <w:r w:rsidDel="0088465F">
          <w:rPr>
            <w:noProof/>
          </w:rPr>
          <w:fldChar w:fldCharType="end"/>
        </w:r>
        <w:bookmarkEnd w:id="2957"/>
        <w:bookmarkEnd w:id="2959"/>
        <w:r w:rsidDel="0088465F">
          <w:delText xml:space="preserve">. </w:delText>
        </w:r>
        <w:r w:rsidR="00143868" w:rsidDel="0088465F">
          <w:delText>Comparison of the n</w:delText>
        </w:r>
        <w:r w:rsidDel="0088465F">
          <w:delText xml:space="preserve">umber </w:delText>
        </w:r>
        <w:r w:rsidR="00E31D49" w:rsidDel="0088465F">
          <w:delText>of excluded</w:delText>
        </w:r>
        <w:r w:rsidR="00143868" w:rsidDel="0088465F">
          <w:delText xml:space="preserve"> trials</w:delText>
        </w:r>
        <w:r w:rsidR="00E31D49" w:rsidDel="0088465F">
          <w:delText xml:space="preserve"> </w:delText>
        </w:r>
        <w:r w:rsidR="00143868" w:rsidDel="0088465F">
          <w:delText xml:space="preserve">between </w:delText>
        </w:r>
        <w:r w:rsidR="00E31D49" w:rsidDel="0088465F">
          <w:delText>Experiment 3</w:delText>
        </w:r>
        <w:r w:rsidR="00143868" w:rsidDel="0088465F">
          <w:delText xml:space="preserve"> and Experiment 2</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BB064F" w:rsidDel="0088465F" w14:paraId="31534E1D" w14:textId="56737243" w:rsidTr="00422967">
        <w:trPr>
          <w:trHeight w:val="510"/>
          <w:del w:id="2961" w:author="Chen Heller" w:date="2023-03-14T09:26:00Z"/>
        </w:trPr>
        <w:tc>
          <w:tcPr>
            <w:tcW w:w="2126" w:type="dxa"/>
            <w:tcBorders>
              <w:top w:val="single" w:sz="12" w:space="0" w:color="auto"/>
            </w:tcBorders>
          </w:tcPr>
          <w:p w14:paraId="4FD74E0E" w14:textId="60FC1954" w:rsidR="00BB064F" w:rsidDel="0088465F" w:rsidRDefault="00BB064F" w:rsidP="00F64F57">
            <w:pPr>
              <w:ind w:firstLine="0"/>
              <w:rPr>
                <w:del w:id="2962" w:author="Chen Heller" w:date="2023-03-14T09:26:00Z"/>
              </w:rPr>
            </w:pPr>
          </w:p>
        </w:tc>
        <w:tc>
          <w:tcPr>
            <w:tcW w:w="1701" w:type="dxa"/>
            <w:tcBorders>
              <w:top w:val="single" w:sz="12" w:space="0" w:color="auto"/>
              <w:bottom w:val="single" w:sz="12" w:space="0" w:color="auto"/>
            </w:tcBorders>
          </w:tcPr>
          <w:p w14:paraId="11DA4170" w14:textId="2839C4C1" w:rsidR="00BB064F" w:rsidRPr="00EA2CED" w:rsidDel="0088465F" w:rsidRDefault="00BB064F" w:rsidP="00F64F57">
            <w:pPr>
              <w:ind w:firstLine="0"/>
              <w:jc w:val="center"/>
              <w:rPr>
                <w:del w:id="2963" w:author="Chen Heller" w:date="2023-03-14T09:26:00Z"/>
                <w:b/>
                <w:bCs/>
              </w:rPr>
            </w:pPr>
            <w:del w:id="2964" w:author="Chen Heller" w:date="2023-03-14T09:26:00Z">
              <w:r w:rsidDel="0088465F">
                <w:rPr>
                  <w:b/>
                  <w:bCs/>
                </w:rPr>
                <w:delText>Experiment 2</w:delText>
              </w:r>
            </w:del>
          </w:p>
        </w:tc>
        <w:tc>
          <w:tcPr>
            <w:tcW w:w="1701" w:type="dxa"/>
            <w:tcBorders>
              <w:top w:val="single" w:sz="12" w:space="0" w:color="auto"/>
              <w:bottom w:val="single" w:sz="12" w:space="0" w:color="auto"/>
            </w:tcBorders>
          </w:tcPr>
          <w:p w14:paraId="7D0D21B4" w14:textId="2157D216" w:rsidR="00BB064F" w:rsidRPr="00EA2CED" w:rsidDel="0088465F" w:rsidRDefault="00BB064F" w:rsidP="00422967">
            <w:pPr>
              <w:ind w:firstLine="0"/>
              <w:jc w:val="center"/>
              <w:rPr>
                <w:del w:id="2965" w:author="Chen Heller" w:date="2023-03-14T09:26:00Z"/>
                <w:b/>
                <w:bCs/>
              </w:rPr>
            </w:pPr>
            <w:del w:id="2966" w:author="Chen Heller" w:date="2023-03-14T09:26:00Z">
              <w:r w:rsidDel="0088465F">
                <w:rPr>
                  <w:b/>
                  <w:bCs/>
                </w:rPr>
                <w:delText>Experiment 3</w:delText>
              </w:r>
            </w:del>
          </w:p>
        </w:tc>
        <w:tc>
          <w:tcPr>
            <w:tcW w:w="709" w:type="dxa"/>
            <w:tcBorders>
              <w:top w:val="single" w:sz="12" w:space="0" w:color="auto"/>
            </w:tcBorders>
          </w:tcPr>
          <w:p w14:paraId="7BD2E32F" w14:textId="41235216" w:rsidR="00BB064F" w:rsidRPr="00EA2CED" w:rsidDel="0088465F" w:rsidRDefault="00BB064F" w:rsidP="00F64F57">
            <w:pPr>
              <w:ind w:firstLine="0"/>
              <w:jc w:val="center"/>
              <w:rPr>
                <w:del w:id="2967" w:author="Chen Heller" w:date="2023-03-14T09:26:00Z"/>
                <w:b/>
                <w:bCs/>
              </w:rPr>
            </w:pPr>
          </w:p>
        </w:tc>
        <w:tc>
          <w:tcPr>
            <w:tcW w:w="992" w:type="dxa"/>
            <w:tcBorders>
              <w:top w:val="single" w:sz="12" w:space="0" w:color="auto"/>
            </w:tcBorders>
          </w:tcPr>
          <w:p w14:paraId="64627862" w14:textId="0310E366" w:rsidR="00BB064F" w:rsidRPr="00EA2CED" w:rsidDel="0088465F" w:rsidRDefault="00BB064F" w:rsidP="00F64F57">
            <w:pPr>
              <w:ind w:firstLine="0"/>
              <w:jc w:val="center"/>
              <w:rPr>
                <w:del w:id="2968" w:author="Chen Heller" w:date="2023-03-14T09:26:00Z"/>
                <w:b/>
                <w:bCs/>
              </w:rPr>
            </w:pPr>
          </w:p>
        </w:tc>
        <w:tc>
          <w:tcPr>
            <w:tcW w:w="1702" w:type="dxa"/>
            <w:tcBorders>
              <w:top w:val="single" w:sz="12" w:space="0" w:color="auto"/>
            </w:tcBorders>
          </w:tcPr>
          <w:p w14:paraId="30B1409D" w14:textId="39F06585" w:rsidR="00BB064F" w:rsidDel="0088465F" w:rsidRDefault="00BB064F" w:rsidP="00F64F57">
            <w:pPr>
              <w:ind w:firstLine="0"/>
              <w:rPr>
                <w:del w:id="2969" w:author="Chen Heller" w:date="2023-03-14T09:26:00Z"/>
              </w:rPr>
            </w:pPr>
          </w:p>
        </w:tc>
      </w:tr>
      <w:tr w:rsidR="00BB064F" w:rsidDel="0088465F" w14:paraId="4B171FAA" w14:textId="77487BA9" w:rsidTr="00422967">
        <w:trPr>
          <w:trHeight w:val="254"/>
          <w:del w:id="2970" w:author="Chen Heller" w:date="2023-03-14T09:26:00Z"/>
        </w:trPr>
        <w:tc>
          <w:tcPr>
            <w:tcW w:w="2126" w:type="dxa"/>
            <w:tcBorders>
              <w:bottom w:val="single" w:sz="12" w:space="0" w:color="auto"/>
            </w:tcBorders>
          </w:tcPr>
          <w:p w14:paraId="69630C74" w14:textId="25F3681B" w:rsidR="00BB064F" w:rsidRPr="00EA2CED" w:rsidDel="0088465F" w:rsidRDefault="00BB064F" w:rsidP="00F64F57">
            <w:pPr>
              <w:ind w:firstLine="0"/>
              <w:rPr>
                <w:del w:id="2971" w:author="Chen Heller" w:date="2023-03-14T09:26:00Z"/>
                <w:b/>
                <w:bCs/>
              </w:rPr>
            </w:pPr>
          </w:p>
        </w:tc>
        <w:tc>
          <w:tcPr>
            <w:tcW w:w="1701" w:type="dxa"/>
            <w:tcBorders>
              <w:top w:val="single" w:sz="12" w:space="0" w:color="auto"/>
              <w:bottom w:val="single" w:sz="12" w:space="0" w:color="auto"/>
            </w:tcBorders>
          </w:tcPr>
          <w:p w14:paraId="17E19FB3" w14:textId="0812032A" w:rsidR="00BB064F" w:rsidRPr="00EA2CED" w:rsidDel="0088465F" w:rsidRDefault="00BB064F" w:rsidP="00F64F57">
            <w:pPr>
              <w:ind w:firstLine="0"/>
              <w:rPr>
                <w:del w:id="2972" w:author="Chen Heller" w:date="2023-03-14T09:26:00Z"/>
                <w:b/>
                <w:bCs/>
              </w:rPr>
            </w:pPr>
            <w:del w:id="2973" w:author="Chen Heller" w:date="2023-03-14T09:26:00Z">
              <w:r w:rsidDel="0088465F">
                <w:rPr>
                  <w:b/>
                  <w:bCs/>
                </w:rPr>
                <w:delText>M (SD)</w:delText>
              </w:r>
            </w:del>
          </w:p>
        </w:tc>
        <w:tc>
          <w:tcPr>
            <w:tcW w:w="1701" w:type="dxa"/>
            <w:tcBorders>
              <w:top w:val="single" w:sz="12" w:space="0" w:color="auto"/>
              <w:bottom w:val="single" w:sz="12" w:space="0" w:color="auto"/>
            </w:tcBorders>
          </w:tcPr>
          <w:p w14:paraId="45B85C89" w14:textId="228EB9ED" w:rsidR="00BB064F" w:rsidRPr="00EA2CED" w:rsidDel="0088465F" w:rsidRDefault="00BB064F" w:rsidP="00F64F57">
            <w:pPr>
              <w:ind w:firstLine="0"/>
              <w:rPr>
                <w:del w:id="2974" w:author="Chen Heller" w:date="2023-03-14T09:26:00Z"/>
                <w:b/>
                <w:bCs/>
              </w:rPr>
            </w:pPr>
            <w:del w:id="2975" w:author="Chen Heller" w:date="2023-03-14T09:26:00Z">
              <w:r w:rsidDel="0088465F">
                <w:rPr>
                  <w:b/>
                  <w:bCs/>
                </w:rPr>
                <w:delText>M (SD)</w:delText>
              </w:r>
            </w:del>
          </w:p>
        </w:tc>
        <w:tc>
          <w:tcPr>
            <w:tcW w:w="709" w:type="dxa"/>
            <w:tcBorders>
              <w:bottom w:val="single" w:sz="12" w:space="0" w:color="auto"/>
            </w:tcBorders>
          </w:tcPr>
          <w:p w14:paraId="4CC2CAB0" w14:textId="300CC02E" w:rsidR="00BB064F" w:rsidRPr="00EA2CED" w:rsidDel="0088465F" w:rsidRDefault="00BB064F" w:rsidP="00F64F57">
            <w:pPr>
              <w:ind w:firstLine="0"/>
              <w:rPr>
                <w:del w:id="2976" w:author="Chen Heller" w:date="2023-03-14T09:26:00Z"/>
                <w:b/>
                <w:bCs/>
              </w:rPr>
            </w:pPr>
            <w:del w:id="2977" w:author="Chen Heller" w:date="2023-03-14T09:26:00Z">
              <w:r w:rsidDel="0088465F">
                <w:rPr>
                  <w:b/>
                  <w:bCs/>
                </w:rPr>
                <w:delText>t(14)</w:delText>
              </w:r>
            </w:del>
          </w:p>
        </w:tc>
        <w:tc>
          <w:tcPr>
            <w:tcW w:w="992" w:type="dxa"/>
            <w:tcBorders>
              <w:bottom w:val="single" w:sz="12" w:space="0" w:color="auto"/>
            </w:tcBorders>
          </w:tcPr>
          <w:p w14:paraId="67E69063" w14:textId="43925567" w:rsidR="00BB064F" w:rsidRPr="00EA2CED" w:rsidDel="0088465F" w:rsidRDefault="00BB064F" w:rsidP="00F64F57">
            <w:pPr>
              <w:ind w:firstLine="0"/>
              <w:rPr>
                <w:del w:id="2978" w:author="Chen Heller" w:date="2023-03-14T09:26:00Z"/>
                <w:b/>
                <w:bCs/>
              </w:rPr>
            </w:pPr>
            <w:del w:id="2979" w:author="Chen Heller" w:date="2023-03-14T09:26:00Z">
              <w:r w:rsidDel="0088465F">
                <w:rPr>
                  <w:b/>
                  <w:bCs/>
                </w:rPr>
                <w:delText>p</w:delText>
              </w:r>
            </w:del>
          </w:p>
        </w:tc>
        <w:tc>
          <w:tcPr>
            <w:tcW w:w="1702" w:type="dxa"/>
            <w:tcBorders>
              <w:bottom w:val="single" w:sz="12" w:space="0" w:color="auto"/>
            </w:tcBorders>
          </w:tcPr>
          <w:p w14:paraId="133E06A0" w14:textId="295D31B3" w:rsidR="00BB064F" w:rsidRPr="00EA2CED" w:rsidDel="0088465F" w:rsidRDefault="00BB064F" w:rsidP="00F64F57">
            <w:pPr>
              <w:ind w:firstLine="0"/>
              <w:rPr>
                <w:del w:id="2980" w:author="Chen Heller" w:date="2023-03-14T09:26:00Z"/>
                <w:b/>
                <w:bCs/>
              </w:rPr>
            </w:pPr>
            <w:del w:id="2981" w:author="Chen Heller" w:date="2023-03-14T09:26:00Z">
              <w:r w:rsidDel="0088465F">
                <w:rPr>
                  <w:b/>
                  <w:bCs/>
                </w:rPr>
                <w:delText>CI</w:delText>
              </w:r>
            </w:del>
          </w:p>
        </w:tc>
      </w:tr>
      <w:tr w:rsidR="00BB064F" w:rsidDel="0088465F" w14:paraId="006E9896" w14:textId="3B2E2E43" w:rsidTr="00422967">
        <w:trPr>
          <w:trHeight w:val="490"/>
          <w:del w:id="2982" w:author="Chen Heller" w:date="2023-03-14T09:26:00Z"/>
        </w:trPr>
        <w:tc>
          <w:tcPr>
            <w:tcW w:w="2126" w:type="dxa"/>
          </w:tcPr>
          <w:p w14:paraId="3B1EB16B" w14:textId="18F10FB5" w:rsidR="00BB064F" w:rsidRPr="00EA2CED" w:rsidDel="0088465F" w:rsidRDefault="00BB064F" w:rsidP="00F64F57">
            <w:pPr>
              <w:ind w:firstLine="0"/>
              <w:rPr>
                <w:del w:id="2983" w:author="Chen Heller" w:date="2023-03-14T09:26:00Z"/>
                <w:b/>
                <w:bCs/>
              </w:rPr>
            </w:pPr>
            <w:del w:id="2984" w:author="Chen Heller" w:date="2023-03-14T09:26:00Z">
              <w:r w:rsidDel="0088465F">
                <w:rPr>
                  <w:b/>
                  <w:bCs/>
                </w:rPr>
                <w:delText>Short trajectories</w:delText>
              </w:r>
            </w:del>
          </w:p>
        </w:tc>
        <w:tc>
          <w:tcPr>
            <w:tcW w:w="1701" w:type="dxa"/>
          </w:tcPr>
          <w:p w14:paraId="2389334F" w14:textId="21E92394" w:rsidR="00BB064F" w:rsidDel="0088465F" w:rsidRDefault="00BB064F" w:rsidP="00F64F57">
            <w:pPr>
              <w:ind w:firstLine="0"/>
              <w:rPr>
                <w:del w:id="2985" w:author="Chen Heller" w:date="2023-03-14T09:26:00Z"/>
              </w:rPr>
            </w:pPr>
            <w:del w:id="2986" w:author="Chen Heller" w:date="2023-03-14T09:26:00Z">
              <w:r w:rsidDel="0088465F">
                <w:delText>14.55 (17.59)</w:delText>
              </w:r>
            </w:del>
          </w:p>
        </w:tc>
        <w:tc>
          <w:tcPr>
            <w:tcW w:w="1701" w:type="dxa"/>
          </w:tcPr>
          <w:p w14:paraId="61822494" w14:textId="0477E13F" w:rsidR="00BB064F" w:rsidDel="0088465F" w:rsidRDefault="00BB064F" w:rsidP="00F64F57">
            <w:pPr>
              <w:ind w:firstLine="0"/>
              <w:rPr>
                <w:del w:id="2987" w:author="Chen Heller" w:date="2023-03-14T09:26:00Z"/>
              </w:rPr>
            </w:pPr>
            <w:del w:id="2988" w:author="Chen Heller" w:date="2023-03-14T09:26:00Z">
              <w:r w:rsidDel="0088465F">
                <w:delText>70.28 (42.75)</w:delText>
              </w:r>
            </w:del>
          </w:p>
        </w:tc>
        <w:tc>
          <w:tcPr>
            <w:tcW w:w="709" w:type="dxa"/>
          </w:tcPr>
          <w:p w14:paraId="58C23B86" w14:textId="1BCC14B4" w:rsidR="00BB064F" w:rsidDel="0088465F" w:rsidRDefault="00BB064F" w:rsidP="00F64F57">
            <w:pPr>
              <w:ind w:firstLine="0"/>
              <w:rPr>
                <w:del w:id="2989" w:author="Chen Heller" w:date="2023-03-14T09:26:00Z"/>
              </w:rPr>
            </w:pPr>
            <w:del w:id="2990" w:author="Chen Heller" w:date="2023-03-14T09:26:00Z">
              <w:r w:rsidDel="0088465F">
                <w:delText>3.56</w:delText>
              </w:r>
            </w:del>
          </w:p>
        </w:tc>
        <w:tc>
          <w:tcPr>
            <w:tcW w:w="992" w:type="dxa"/>
          </w:tcPr>
          <w:p w14:paraId="2E7263E4" w14:textId="3E500328" w:rsidR="00BB064F" w:rsidDel="0088465F" w:rsidRDefault="00BB064F" w:rsidP="00F64F57">
            <w:pPr>
              <w:ind w:firstLine="0"/>
              <w:rPr>
                <w:del w:id="2991" w:author="Chen Heller" w:date="2023-03-14T09:26:00Z"/>
              </w:rPr>
            </w:pPr>
            <w:del w:id="2992" w:author="Chen Heller" w:date="2023-03-14T09:26:00Z">
              <w:r w:rsidDel="0088465F">
                <w:delText>0.003</w:delText>
              </w:r>
              <w:r w:rsidR="000B6BF5" w:rsidDel="0088465F">
                <w:delText>*</w:delText>
              </w:r>
            </w:del>
          </w:p>
        </w:tc>
        <w:tc>
          <w:tcPr>
            <w:tcW w:w="1702" w:type="dxa"/>
          </w:tcPr>
          <w:p w14:paraId="756EDDFE" w14:textId="792C7FC2" w:rsidR="00BB064F" w:rsidDel="0088465F" w:rsidRDefault="00BB064F" w:rsidP="00F64F57">
            <w:pPr>
              <w:ind w:firstLine="0"/>
              <w:rPr>
                <w:del w:id="2993" w:author="Chen Heller" w:date="2023-03-14T09:26:00Z"/>
              </w:rPr>
            </w:pPr>
            <w:del w:id="2994" w:author="Chen Heller" w:date="2023-03-14T09:26:00Z">
              <w:r w:rsidDel="0088465F">
                <w:delText>22.23, 89.22</w:delText>
              </w:r>
            </w:del>
          </w:p>
        </w:tc>
      </w:tr>
      <w:tr w:rsidR="00BB064F" w:rsidDel="0088465F" w14:paraId="13F06331" w14:textId="21B95ACD" w:rsidTr="00422967">
        <w:trPr>
          <w:trHeight w:val="490"/>
          <w:del w:id="2995" w:author="Chen Heller" w:date="2023-03-14T09:26:00Z"/>
        </w:trPr>
        <w:tc>
          <w:tcPr>
            <w:tcW w:w="2126" w:type="dxa"/>
          </w:tcPr>
          <w:p w14:paraId="15D13FF7" w14:textId="38553551" w:rsidR="00BB064F" w:rsidRPr="00EA2CED" w:rsidDel="0088465F" w:rsidRDefault="00BB064F" w:rsidP="00F64F57">
            <w:pPr>
              <w:ind w:firstLine="0"/>
              <w:rPr>
                <w:del w:id="2996" w:author="Chen Heller" w:date="2023-03-14T09:26:00Z"/>
                <w:b/>
                <w:bCs/>
              </w:rPr>
            </w:pPr>
            <w:del w:id="2997" w:author="Chen Heller" w:date="2023-03-14T09:26:00Z">
              <w:r w:rsidDel="0088465F">
                <w:rPr>
                  <w:b/>
                  <w:bCs/>
                </w:rPr>
                <w:delText>Early responses</w:delText>
              </w:r>
            </w:del>
          </w:p>
        </w:tc>
        <w:tc>
          <w:tcPr>
            <w:tcW w:w="1701" w:type="dxa"/>
          </w:tcPr>
          <w:p w14:paraId="178FB346" w14:textId="553999F6" w:rsidR="00BB064F" w:rsidDel="0088465F" w:rsidRDefault="00BB064F" w:rsidP="00F64F57">
            <w:pPr>
              <w:ind w:firstLine="0"/>
              <w:rPr>
                <w:del w:id="2998" w:author="Chen Heller" w:date="2023-03-14T09:26:00Z"/>
              </w:rPr>
            </w:pPr>
            <w:del w:id="2999" w:author="Chen Heller" w:date="2023-03-14T09:26:00Z">
              <w:r w:rsidDel="0088465F">
                <w:delText>36.77 (40.96)</w:delText>
              </w:r>
            </w:del>
          </w:p>
        </w:tc>
        <w:tc>
          <w:tcPr>
            <w:tcW w:w="1701" w:type="dxa"/>
          </w:tcPr>
          <w:p w14:paraId="7EDD39AA" w14:textId="77EBF759" w:rsidR="00BB064F" w:rsidDel="0088465F" w:rsidRDefault="00BB064F" w:rsidP="00F64F57">
            <w:pPr>
              <w:ind w:firstLine="0"/>
              <w:rPr>
                <w:del w:id="3000" w:author="Chen Heller" w:date="2023-03-14T09:26:00Z"/>
              </w:rPr>
            </w:pPr>
            <w:del w:id="3001" w:author="Chen Heller" w:date="2023-03-14T09:26:00Z">
              <w:r w:rsidDel="0088465F">
                <w:delText>68 (65.20)</w:delText>
              </w:r>
            </w:del>
          </w:p>
        </w:tc>
        <w:tc>
          <w:tcPr>
            <w:tcW w:w="709" w:type="dxa"/>
          </w:tcPr>
          <w:p w14:paraId="07FA1DEB" w14:textId="03C2FEC3" w:rsidR="00BB064F" w:rsidDel="0088465F" w:rsidRDefault="00BB064F" w:rsidP="00F64F57">
            <w:pPr>
              <w:ind w:firstLine="0"/>
              <w:rPr>
                <w:del w:id="3002" w:author="Chen Heller" w:date="2023-03-14T09:26:00Z"/>
              </w:rPr>
            </w:pPr>
            <w:del w:id="3003" w:author="Chen Heller" w:date="2023-03-14T09:26:00Z">
              <w:r w:rsidDel="0088465F">
                <w:delText>1.17</w:delText>
              </w:r>
            </w:del>
          </w:p>
        </w:tc>
        <w:tc>
          <w:tcPr>
            <w:tcW w:w="992" w:type="dxa"/>
          </w:tcPr>
          <w:p w14:paraId="215A7280" w14:textId="1C65D156" w:rsidR="00BB064F" w:rsidDel="0088465F" w:rsidRDefault="00BB064F" w:rsidP="00F64F57">
            <w:pPr>
              <w:ind w:firstLine="0"/>
              <w:rPr>
                <w:del w:id="3004" w:author="Chen Heller" w:date="2023-03-14T09:26:00Z"/>
              </w:rPr>
            </w:pPr>
            <w:del w:id="3005" w:author="Chen Heller" w:date="2023-03-14T09:26:00Z">
              <w:r w:rsidDel="0088465F">
                <w:delText>0.259</w:delText>
              </w:r>
            </w:del>
          </w:p>
        </w:tc>
        <w:tc>
          <w:tcPr>
            <w:tcW w:w="1702" w:type="dxa"/>
          </w:tcPr>
          <w:p w14:paraId="25E75FD5" w14:textId="26BC5298" w:rsidR="00BB064F" w:rsidDel="0088465F" w:rsidRDefault="00BB064F" w:rsidP="00F64F57">
            <w:pPr>
              <w:ind w:firstLine="0"/>
              <w:rPr>
                <w:del w:id="3006" w:author="Chen Heller" w:date="2023-03-14T09:26:00Z"/>
              </w:rPr>
            </w:pPr>
            <w:del w:id="3007" w:author="Chen Heller" w:date="2023-03-14T09:26:00Z">
              <w:r w:rsidDel="0088465F">
                <w:delText>-25.77, 88.22</w:delText>
              </w:r>
            </w:del>
          </w:p>
        </w:tc>
      </w:tr>
      <w:tr w:rsidR="00BB064F" w:rsidDel="0088465F" w14:paraId="40FC298F" w14:textId="2814DECF" w:rsidTr="00422967">
        <w:trPr>
          <w:trHeight w:val="490"/>
          <w:del w:id="3008" w:author="Chen Heller" w:date="2023-03-14T09:26:00Z"/>
        </w:trPr>
        <w:tc>
          <w:tcPr>
            <w:tcW w:w="2126" w:type="dxa"/>
          </w:tcPr>
          <w:p w14:paraId="6A79DC95" w14:textId="65F4EC60" w:rsidR="00BB064F" w:rsidRPr="00EA2CED" w:rsidDel="0088465F" w:rsidRDefault="00BB064F" w:rsidP="00F64F57">
            <w:pPr>
              <w:ind w:firstLine="0"/>
              <w:rPr>
                <w:del w:id="3009" w:author="Chen Heller" w:date="2023-03-14T09:26:00Z"/>
                <w:b/>
                <w:bCs/>
              </w:rPr>
            </w:pPr>
            <w:del w:id="3010" w:author="Chen Heller" w:date="2023-03-14T09:26:00Z">
              <w:r w:rsidDel="0088465F">
                <w:rPr>
                  <w:b/>
                  <w:bCs/>
                </w:rPr>
                <w:delText>Late responses</w:delText>
              </w:r>
            </w:del>
          </w:p>
        </w:tc>
        <w:tc>
          <w:tcPr>
            <w:tcW w:w="1701" w:type="dxa"/>
          </w:tcPr>
          <w:p w14:paraId="601025A8" w14:textId="75D12FDE" w:rsidR="00BB064F" w:rsidDel="0088465F" w:rsidRDefault="00BB064F" w:rsidP="00F64F57">
            <w:pPr>
              <w:ind w:firstLine="0"/>
              <w:rPr>
                <w:del w:id="3011" w:author="Chen Heller" w:date="2023-03-14T09:26:00Z"/>
              </w:rPr>
            </w:pPr>
            <w:del w:id="3012" w:author="Chen Heller" w:date="2023-03-14T09:26:00Z">
              <w:r w:rsidDel="0088465F">
                <w:delText>58.88 (21.60)</w:delText>
              </w:r>
            </w:del>
          </w:p>
        </w:tc>
        <w:tc>
          <w:tcPr>
            <w:tcW w:w="1701" w:type="dxa"/>
          </w:tcPr>
          <w:p w14:paraId="66817C97" w14:textId="5C1ED9A7" w:rsidR="00BB064F" w:rsidDel="0088465F" w:rsidRDefault="00BB064F" w:rsidP="00F64F57">
            <w:pPr>
              <w:ind w:firstLine="0"/>
              <w:rPr>
                <w:del w:id="3013" w:author="Chen Heller" w:date="2023-03-14T09:26:00Z"/>
              </w:rPr>
            </w:pPr>
            <w:del w:id="3014" w:author="Chen Heller" w:date="2023-03-14T09:26:00Z">
              <w:r w:rsidDel="0088465F">
                <w:delText>54.57 (28.37)</w:delText>
              </w:r>
            </w:del>
          </w:p>
        </w:tc>
        <w:tc>
          <w:tcPr>
            <w:tcW w:w="709" w:type="dxa"/>
          </w:tcPr>
          <w:p w14:paraId="10958F8A" w14:textId="1B8CAB80" w:rsidR="00BB064F" w:rsidDel="0088465F" w:rsidRDefault="00BB064F" w:rsidP="00F64F57">
            <w:pPr>
              <w:ind w:firstLine="0"/>
              <w:rPr>
                <w:del w:id="3015" w:author="Chen Heller" w:date="2023-03-14T09:26:00Z"/>
              </w:rPr>
            </w:pPr>
            <w:del w:id="3016" w:author="Chen Heller" w:date="2023-03-14T09:26:00Z">
              <w:r w:rsidDel="0088465F">
                <w:delText>0.34</w:delText>
              </w:r>
            </w:del>
          </w:p>
        </w:tc>
        <w:tc>
          <w:tcPr>
            <w:tcW w:w="992" w:type="dxa"/>
          </w:tcPr>
          <w:p w14:paraId="54B05D13" w14:textId="443FAD13" w:rsidR="00BB064F" w:rsidDel="0088465F" w:rsidRDefault="00BB064F" w:rsidP="00F64F57">
            <w:pPr>
              <w:ind w:firstLine="0"/>
              <w:rPr>
                <w:del w:id="3017" w:author="Chen Heller" w:date="2023-03-14T09:26:00Z"/>
              </w:rPr>
            </w:pPr>
            <w:del w:id="3018" w:author="Chen Heller" w:date="2023-03-14T09:26:00Z">
              <w:r w:rsidDel="0088465F">
                <w:delText>0.734</w:delText>
              </w:r>
            </w:del>
          </w:p>
        </w:tc>
        <w:tc>
          <w:tcPr>
            <w:tcW w:w="1702" w:type="dxa"/>
          </w:tcPr>
          <w:p w14:paraId="0CEF87BC" w14:textId="7142BB35" w:rsidR="00BB064F" w:rsidDel="0088465F" w:rsidRDefault="00BB064F" w:rsidP="00F64F57">
            <w:pPr>
              <w:ind w:firstLine="0"/>
              <w:rPr>
                <w:del w:id="3019" w:author="Chen Heller" w:date="2023-03-14T09:26:00Z"/>
              </w:rPr>
            </w:pPr>
            <w:del w:id="3020" w:author="Chen Heller" w:date="2023-03-14T09:26:00Z">
              <w:r w:rsidDel="0088465F">
                <w:delText>-31.05, 22.41</w:delText>
              </w:r>
            </w:del>
          </w:p>
        </w:tc>
      </w:tr>
      <w:tr w:rsidR="00BB064F" w:rsidDel="0088465F" w14:paraId="7521C292" w14:textId="351BD241" w:rsidTr="00422967">
        <w:trPr>
          <w:trHeight w:val="490"/>
          <w:del w:id="3021" w:author="Chen Heller" w:date="2023-03-14T09:26:00Z"/>
        </w:trPr>
        <w:tc>
          <w:tcPr>
            <w:tcW w:w="2126" w:type="dxa"/>
          </w:tcPr>
          <w:p w14:paraId="55E861DA" w14:textId="7E2FF002" w:rsidR="00BB064F" w:rsidRPr="00EA2CED" w:rsidDel="0088465F" w:rsidRDefault="00BB064F" w:rsidP="00F64F57">
            <w:pPr>
              <w:ind w:firstLine="0"/>
              <w:rPr>
                <w:del w:id="3022" w:author="Chen Heller" w:date="2023-03-14T09:26:00Z"/>
                <w:b/>
                <w:bCs/>
              </w:rPr>
            </w:pPr>
            <w:del w:id="3023" w:author="Chen Heller" w:date="2023-03-14T09:26:00Z">
              <w:r w:rsidDel="0088465F">
                <w:rPr>
                  <w:b/>
                  <w:bCs/>
                </w:rPr>
                <w:delText>Slow movements</w:delText>
              </w:r>
            </w:del>
          </w:p>
        </w:tc>
        <w:tc>
          <w:tcPr>
            <w:tcW w:w="1701" w:type="dxa"/>
          </w:tcPr>
          <w:p w14:paraId="4EFEDCEF" w14:textId="72486F60" w:rsidR="00BB064F" w:rsidDel="0088465F" w:rsidRDefault="00BB064F" w:rsidP="00F64F57">
            <w:pPr>
              <w:ind w:firstLine="0"/>
              <w:rPr>
                <w:del w:id="3024" w:author="Chen Heller" w:date="2023-03-14T09:26:00Z"/>
              </w:rPr>
            </w:pPr>
            <w:del w:id="3025" w:author="Chen Heller" w:date="2023-03-14T09:26:00Z">
              <w:r w:rsidDel="0088465F">
                <w:delText>9.66 (18.06)</w:delText>
              </w:r>
            </w:del>
          </w:p>
        </w:tc>
        <w:tc>
          <w:tcPr>
            <w:tcW w:w="1701" w:type="dxa"/>
          </w:tcPr>
          <w:p w14:paraId="226E9684" w14:textId="07E92D39" w:rsidR="00BB064F" w:rsidDel="0088465F" w:rsidRDefault="00BB064F" w:rsidP="00F64F57">
            <w:pPr>
              <w:ind w:firstLine="0"/>
              <w:rPr>
                <w:del w:id="3026" w:author="Chen Heller" w:date="2023-03-14T09:26:00Z"/>
              </w:rPr>
            </w:pPr>
            <w:del w:id="3027" w:author="Chen Heller" w:date="2023-03-14T09:26:00Z">
              <w:r w:rsidDel="0088465F">
                <w:delText>0.57 (0.78)</w:delText>
              </w:r>
            </w:del>
          </w:p>
        </w:tc>
        <w:tc>
          <w:tcPr>
            <w:tcW w:w="709" w:type="dxa"/>
          </w:tcPr>
          <w:p w14:paraId="079109B1" w14:textId="0A7D3E88" w:rsidR="00BB064F" w:rsidDel="0088465F" w:rsidRDefault="00BB064F" w:rsidP="00F64F57">
            <w:pPr>
              <w:ind w:firstLine="0"/>
              <w:rPr>
                <w:del w:id="3028" w:author="Chen Heller" w:date="2023-03-14T09:26:00Z"/>
              </w:rPr>
            </w:pPr>
            <w:del w:id="3029" w:author="Chen Heller" w:date="2023-03-14T09:26:00Z">
              <w:r w:rsidDel="0088465F">
                <w:delText>1.32</w:delText>
              </w:r>
            </w:del>
          </w:p>
        </w:tc>
        <w:tc>
          <w:tcPr>
            <w:tcW w:w="992" w:type="dxa"/>
          </w:tcPr>
          <w:p w14:paraId="622D8691" w14:textId="5482FF0E" w:rsidR="00BB064F" w:rsidDel="0088465F" w:rsidRDefault="00BB064F" w:rsidP="00F64F57">
            <w:pPr>
              <w:ind w:firstLine="0"/>
              <w:rPr>
                <w:del w:id="3030" w:author="Chen Heller" w:date="2023-03-14T09:26:00Z"/>
              </w:rPr>
            </w:pPr>
            <w:del w:id="3031" w:author="Chen Heller" w:date="2023-03-14T09:26:00Z">
              <w:r w:rsidDel="0088465F">
                <w:delText>0.207</w:delText>
              </w:r>
            </w:del>
          </w:p>
        </w:tc>
        <w:tc>
          <w:tcPr>
            <w:tcW w:w="1702" w:type="dxa"/>
          </w:tcPr>
          <w:p w14:paraId="07905C85" w14:textId="7DDD7D46" w:rsidR="00BB064F" w:rsidDel="0088465F" w:rsidRDefault="00BB064F" w:rsidP="00F64F57">
            <w:pPr>
              <w:ind w:firstLine="0"/>
              <w:rPr>
                <w:del w:id="3032" w:author="Chen Heller" w:date="2023-03-14T09:26:00Z"/>
              </w:rPr>
            </w:pPr>
            <w:del w:id="3033" w:author="Chen Heller" w:date="2023-03-14T09:26:00Z">
              <w:r w:rsidDel="0088465F">
                <w:delText>-23.86, 5.67</w:delText>
              </w:r>
            </w:del>
          </w:p>
        </w:tc>
      </w:tr>
      <w:tr w:rsidR="00BB064F" w:rsidDel="0088465F" w14:paraId="4B47A272" w14:textId="316569DE" w:rsidTr="00422967">
        <w:trPr>
          <w:trHeight w:val="490"/>
          <w:del w:id="3034" w:author="Chen Heller" w:date="2023-03-14T09:26:00Z"/>
        </w:trPr>
        <w:tc>
          <w:tcPr>
            <w:tcW w:w="2126" w:type="dxa"/>
            <w:tcBorders>
              <w:bottom w:val="single" w:sz="12" w:space="0" w:color="auto"/>
            </w:tcBorders>
          </w:tcPr>
          <w:p w14:paraId="4661A594" w14:textId="341299AE" w:rsidR="00BB064F" w:rsidRPr="00EA2CED" w:rsidDel="0088465F" w:rsidRDefault="00BB064F" w:rsidP="00F64F57">
            <w:pPr>
              <w:ind w:firstLine="0"/>
              <w:rPr>
                <w:del w:id="3035" w:author="Chen Heller" w:date="2023-03-14T09:26:00Z"/>
                <w:b/>
                <w:bCs/>
              </w:rPr>
            </w:pPr>
            <w:del w:id="3036" w:author="Chen Heller" w:date="2023-03-14T09:26:00Z">
              <w:r w:rsidDel="0088465F">
                <w:rPr>
                  <w:b/>
                  <w:bCs/>
                </w:rPr>
                <w:delText>Incorrect answers</w:delText>
              </w:r>
            </w:del>
          </w:p>
        </w:tc>
        <w:tc>
          <w:tcPr>
            <w:tcW w:w="1701" w:type="dxa"/>
            <w:tcBorders>
              <w:bottom w:val="single" w:sz="12" w:space="0" w:color="auto"/>
            </w:tcBorders>
          </w:tcPr>
          <w:p w14:paraId="2B1A099D" w14:textId="038E42CC" w:rsidR="00BB064F" w:rsidDel="0088465F" w:rsidRDefault="00BB064F" w:rsidP="00F64F57">
            <w:pPr>
              <w:ind w:firstLine="0"/>
              <w:rPr>
                <w:del w:id="3037" w:author="Chen Heller" w:date="2023-03-14T09:26:00Z"/>
              </w:rPr>
            </w:pPr>
            <w:del w:id="3038" w:author="Chen Heller" w:date="2023-03-14T09:26:00Z">
              <w:r w:rsidDel="0088465F">
                <w:delText>72.11 (21.22)</w:delText>
              </w:r>
            </w:del>
          </w:p>
        </w:tc>
        <w:tc>
          <w:tcPr>
            <w:tcW w:w="1701" w:type="dxa"/>
            <w:tcBorders>
              <w:bottom w:val="single" w:sz="12" w:space="0" w:color="auto"/>
            </w:tcBorders>
          </w:tcPr>
          <w:p w14:paraId="20EFA6A0" w14:textId="737446F5" w:rsidR="00BB064F" w:rsidDel="0088465F" w:rsidRDefault="00BB064F" w:rsidP="00F64F57">
            <w:pPr>
              <w:ind w:firstLine="0"/>
              <w:rPr>
                <w:del w:id="3039" w:author="Chen Heller" w:date="2023-03-14T09:26:00Z"/>
              </w:rPr>
            </w:pPr>
            <w:del w:id="3040" w:author="Chen Heller" w:date="2023-03-14T09:26:00Z">
              <w:r w:rsidDel="0088465F">
                <w:delText>49 (29.68)</w:delText>
              </w:r>
            </w:del>
          </w:p>
        </w:tc>
        <w:tc>
          <w:tcPr>
            <w:tcW w:w="709" w:type="dxa"/>
            <w:tcBorders>
              <w:bottom w:val="single" w:sz="12" w:space="0" w:color="auto"/>
            </w:tcBorders>
          </w:tcPr>
          <w:p w14:paraId="24D812C1" w14:textId="13DD044C" w:rsidR="00BB064F" w:rsidDel="0088465F" w:rsidRDefault="00BB064F" w:rsidP="00F64F57">
            <w:pPr>
              <w:ind w:firstLine="0"/>
              <w:rPr>
                <w:del w:id="3041" w:author="Chen Heller" w:date="2023-03-14T09:26:00Z"/>
              </w:rPr>
            </w:pPr>
            <w:del w:id="3042" w:author="Chen Heller" w:date="2023-03-14T09:26:00Z">
              <w:r w:rsidDel="0088465F">
                <w:delText>1.82</w:delText>
              </w:r>
            </w:del>
          </w:p>
        </w:tc>
        <w:tc>
          <w:tcPr>
            <w:tcW w:w="992" w:type="dxa"/>
            <w:tcBorders>
              <w:bottom w:val="single" w:sz="12" w:space="0" w:color="auto"/>
            </w:tcBorders>
          </w:tcPr>
          <w:p w14:paraId="10544CA9" w14:textId="4AC44DFA" w:rsidR="00BB064F" w:rsidDel="0088465F" w:rsidRDefault="00BB064F" w:rsidP="00F64F57">
            <w:pPr>
              <w:ind w:firstLine="0"/>
              <w:rPr>
                <w:del w:id="3043" w:author="Chen Heller" w:date="2023-03-14T09:26:00Z"/>
              </w:rPr>
            </w:pPr>
            <w:del w:id="3044" w:author="Chen Heller" w:date="2023-03-14T09:26:00Z">
              <w:r w:rsidDel="0088465F">
                <w:delText>0.090</w:delText>
              </w:r>
            </w:del>
          </w:p>
        </w:tc>
        <w:tc>
          <w:tcPr>
            <w:tcW w:w="1702" w:type="dxa"/>
            <w:tcBorders>
              <w:bottom w:val="single" w:sz="12" w:space="0" w:color="auto"/>
            </w:tcBorders>
          </w:tcPr>
          <w:p w14:paraId="0D0D9B02" w14:textId="097A3C3B" w:rsidR="00BB064F" w:rsidDel="0088465F" w:rsidRDefault="00BB064F" w:rsidP="00F64F57">
            <w:pPr>
              <w:ind w:firstLine="0"/>
              <w:rPr>
                <w:del w:id="3045" w:author="Chen Heller" w:date="2023-03-14T09:26:00Z"/>
              </w:rPr>
            </w:pPr>
            <w:del w:id="3046" w:author="Chen Heller" w:date="2023-03-14T09:26:00Z">
              <w:r w:rsidDel="0088465F">
                <w:delText>-50.34, 4.12</w:delText>
              </w:r>
            </w:del>
          </w:p>
        </w:tc>
      </w:tr>
      <w:tr w:rsidR="00114D69" w:rsidDel="0088465F" w14:paraId="4065AA03" w14:textId="671F65F8" w:rsidTr="00422967">
        <w:trPr>
          <w:trHeight w:val="490"/>
          <w:del w:id="3047" w:author="Chen Heller" w:date="2023-03-14T09:26:00Z"/>
        </w:trPr>
        <w:tc>
          <w:tcPr>
            <w:tcW w:w="8931" w:type="dxa"/>
            <w:gridSpan w:val="6"/>
            <w:tcBorders>
              <w:top w:val="single" w:sz="12" w:space="0" w:color="auto"/>
            </w:tcBorders>
          </w:tcPr>
          <w:p w14:paraId="26E08F47" w14:textId="377C80EE" w:rsidR="00114D69" w:rsidDel="0088465F" w:rsidRDefault="00114D69" w:rsidP="00F64F57">
            <w:pPr>
              <w:ind w:firstLine="0"/>
              <w:rPr>
                <w:del w:id="3048" w:author="Chen Heller" w:date="2023-03-14T09:26:00Z"/>
                <w:sz w:val="22"/>
                <w:szCs w:val="22"/>
              </w:rPr>
            </w:pPr>
            <w:del w:id="3049" w:author="Chen Heller" w:date="2023-03-14T09:26:00Z">
              <w:r w:rsidRPr="00F64F57" w:rsidDel="0088465F">
                <w:rPr>
                  <w:i/>
                  <w:iCs/>
                  <w:sz w:val="22"/>
                  <w:szCs w:val="22"/>
                </w:rPr>
                <w:delText xml:space="preserve">Note. </w:delText>
              </w:r>
              <w:r w:rsidRPr="00F64F57" w:rsidDel="0088465F">
                <w:rPr>
                  <w:sz w:val="22"/>
                  <w:szCs w:val="22"/>
                </w:rPr>
                <w:delText>t</w:delText>
              </w:r>
              <w:r w:rsidDel="0088465F">
                <w:rPr>
                  <w:sz w:val="22"/>
                  <w:szCs w:val="22"/>
                </w:rPr>
                <w:delText>(df)</w:delText>
              </w:r>
              <w:r w:rsidRPr="00F64F57" w:rsidDel="0088465F">
                <w:rPr>
                  <w:sz w:val="22"/>
                  <w:szCs w:val="22"/>
                </w:rPr>
                <w:delText xml:space="preserve"> = t-test score, degrees of freedom are in parenthesis; p = </w:delText>
              </w:r>
              <w:r w:rsidDel="0088465F">
                <w:rPr>
                  <w:sz w:val="22"/>
                  <w:szCs w:val="22"/>
                </w:rPr>
                <w:delText xml:space="preserve">p-value; </w:delText>
              </w:r>
              <w:r w:rsidRPr="00F64F57" w:rsidDel="0088465F">
                <w:rPr>
                  <w:sz w:val="22"/>
                  <w:szCs w:val="22"/>
                </w:rPr>
                <w:delText>CI = 95% confidence interval</w:delText>
              </w:r>
              <w:r w:rsidDel="0088465F">
                <w:rPr>
                  <w:sz w:val="22"/>
                  <w:szCs w:val="22"/>
                </w:rPr>
                <w:delText>s</w:delText>
              </w:r>
              <w:r w:rsidR="00E41E7B" w:rsidDel="0088465F">
                <w:rPr>
                  <w:sz w:val="22"/>
                  <w:szCs w:val="22"/>
                </w:rPr>
                <w:delText>.</w:delText>
              </w:r>
            </w:del>
          </w:p>
          <w:p w14:paraId="162FBCAB" w14:textId="3A5EEFB9" w:rsidR="00127577" w:rsidDel="0088465F" w:rsidRDefault="00127577" w:rsidP="00F64F57">
            <w:pPr>
              <w:ind w:firstLine="0"/>
              <w:rPr>
                <w:del w:id="3050" w:author="Chen Heller" w:date="2023-03-14T09:26:00Z"/>
              </w:rPr>
            </w:pPr>
            <w:del w:id="3051" w:author="Chen Heller" w:date="2023-03-14T09:26:00Z">
              <w:r w:rsidDel="0088465F">
                <w:delText xml:space="preserve">* </w:delText>
              </w:r>
              <w:r w:rsidR="000B6BF5" w:rsidDel="0088465F">
                <w:delText xml:space="preserve">p </w:delText>
              </w:r>
              <w:r w:rsidDel="0088465F">
                <w:delText>&lt; 0.05</w:delText>
              </w:r>
              <w:r w:rsidR="00676400" w:rsidDel="0088465F">
                <w:delText>.</w:delText>
              </w:r>
            </w:del>
          </w:p>
        </w:tc>
      </w:tr>
    </w:tbl>
    <w:p w14:paraId="0C243F2D" w14:textId="3A97CC29" w:rsidR="00D2286A" w:rsidDel="0088465F" w:rsidRDefault="00D2286A" w:rsidP="005E08B6">
      <w:pPr>
        <w:ind w:firstLine="0"/>
        <w:jc w:val="left"/>
        <w:rPr>
          <w:del w:id="3052" w:author="Chen Heller" w:date="2023-03-14T09:26:00Z"/>
        </w:rPr>
      </w:pPr>
    </w:p>
    <w:p w14:paraId="163DB15D" w14:textId="20F9112B" w:rsidR="00D31803" w:rsidDel="00AB541D" w:rsidRDefault="00D31803" w:rsidP="00422967">
      <w:pPr>
        <w:pStyle w:val="Caption"/>
        <w:keepNext/>
        <w:rPr>
          <w:del w:id="3053" w:author="Chen Heller" w:date="2023-03-15T11:32:00Z"/>
        </w:rPr>
      </w:pPr>
      <w:bookmarkStart w:id="3054" w:name="_Ref114130105"/>
      <w:del w:id="3055" w:author="Chen Heller" w:date="2023-03-15T11:32:00Z">
        <w:r w:rsidDel="00AB541D">
          <w:delText xml:space="preserve">Supplementary Table </w:delText>
        </w:r>
        <w:r w:rsidDel="00AB541D">
          <w:rPr>
            <w:i w:val="0"/>
            <w:iCs w:val="0"/>
          </w:rPr>
          <w:fldChar w:fldCharType="begin"/>
        </w:r>
        <w:r w:rsidDel="00AB541D">
          <w:delInstrText xml:space="preserve"> SEQ Supplementary_Table \* ARABIC </w:delInstrText>
        </w:r>
        <w:r w:rsidDel="00AB541D">
          <w:rPr>
            <w:i w:val="0"/>
            <w:iCs w:val="0"/>
          </w:rPr>
          <w:fldChar w:fldCharType="separate"/>
        </w:r>
        <w:r w:rsidR="00C56E28" w:rsidDel="00AB541D">
          <w:rPr>
            <w:noProof/>
          </w:rPr>
          <w:delText>2</w:delText>
        </w:r>
        <w:r w:rsidDel="00AB541D">
          <w:rPr>
            <w:i w:val="0"/>
            <w:iCs w:val="0"/>
            <w:noProof/>
          </w:rPr>
          <w:fldChar w:fldCharType="end"/>
        </w:r>
        <w:bookmarkEnd w:id="3054"/>
        <w:r w:rsidDel="00AB541D">
          <w:delText xml:space="preserve">. </w:delText>
        </w:r>
        <w:r w:rsidR="00143868" w:rsidDel="00AB541D">
          <w:delText>Comparison of the number of excluded trials</w:delText>
        </w:r>
      </w:del>
      <w:del w:id="3056" w:author="Chen Heller" w:date="2023-03-14T09:25:00Z">
        <w:r w:rsidR="00143868" w:rsidDel="0088465F">
          <w:delText xml:space="preserve"> in Experiment 4 </w:delText>
        </w:r>
      </w:del>
      <w:del w:id="3057" w:author="Chen Heller" w:date="2023-03-15T11:32:00Z">
        <w:r w:rsidR="00143868" w:rsidDel="00AB541D">
          <w:delText>between the reaching session and the keyboard session</w:delText>
        </w:r>
      </w:del>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rsidDel="00AB541D" w14:paraId="152B21CD" w14:textId="53D6BBA9" w:rsidTr="00F64F57">
        <w:trPr>
          <w:trHeight w:val="510"/>
          <w:del w:id="3058" w:author="Chen Heller" w:date="2023-03-15T11:32:00Z"/>
        </w:trPr>
        <w:tc>
          <w:tcPr>
            <w:tcW w:w="2126" w:type="dxa"/>
            <w:tcBorders>
              <w:top w:val="single" w:sz="12" w:space="0" w:color="auto"/>
            </w:tcBorders>
          </w:tcPr>
          <w:p w14:paraId="45F78E79" w14:textId="0E1470AC" w:rsidR="000A428B" w:rsidDel="00AB541D" w:rsidRDefault="000A428B" w:rsidP="00F64F57">
            <w:pPr>
              <w:ind w:firstLine="0"/>
              <w:rPr>
                <w:del w:id="3059" w:author="Chen Heller" w:date="2023-03-15T11:32:00Z"/>
              </w:rPr>
            </w:pPr>
          </w:p>
        </w:tc>
        <w:tc>
          <w:tcPr>
            <w:tcW w:w="1701" w:type="dxa"/>
            <w:tcBorders>
              <w:top w:val="single" w:sz="12" w:space="0" w:color="auto"/>
              <w:bottom w:val="single" w:sz="12" w:space="0" w:color="auto"/>
            </w:tcBorders>
          </w:tcPr>
          <w:p w14:paraId="4521910C" w14:textId="62453AE4" w:rsidR="000A428B" w:rsidRPr="00EA2CED" w:rsidDel="00AB541D" w:rsidRDefault="000A428B" w:rsidP="000A428B">
            <w:pPr>
              <w:ind w:firstLine="0"/>
              <w:jc w:val="center"/>
              <w:rPr>
                <w:del w:id="3060" w:author="Chen Heller" w:date="2023-03-15T11:32:00Z"/>
                <w:b/>
                <w:bCs/>
              </w:rPr>
            </w:pPr>
            <w:del w:id="3061" w:author="Chen Heller" w:date="2023-03-15T11:32:00Z">
              <w:r w:rsidDel="00AB541D">
                <w:rPr>
                  <w:b/>
                  <w:bCs/>
                </w:rPr>
                <w:delText>Reaching</w:delText>
              </w:r>
            </w:del>
          </w:p>
        </w:tc>
        <w:tc>
          <w:tcPr>
            <w:tcW w:w="1701" w:type="dxa"/>
            <w:tcBorders>
              <w:top w:val="single" w:sz="12" w:space="0" w:color="auto"/>
              <w:bottom w:val="single" w:sz="12" w:space="0" w:color="auto"/>
            </w:tcBorders>
          </w:tcPr>
          <w:p w14:paraId="33C65213" w14:textId="03EAA2AA" w:rsidR="000A428B" w:rsidRPr="00EA2CED" w:rsidDel="00AB541D" w:rsidRDefault="000A428B" w:rsidP="00422967">
            <w:pPr>
              <w:ind w:firstLine="0"/>
              <w:jc w:val="center"/>
              <w:rPr>
                <w:del w:id="3062" w:author="Chen Heller" w:date="2023-03-15T11:32:00Z"/>
                <w:b/>
                <w:bCs/>
              </w:rPr>
            </w:pPr>
            <w:del w:id="3063" w:author="Chen Heller" w:date="2023-03-15T11:32:00Z">
              <w:r w:rsidDel="00AB541D">
                <w:rPr>
                  <w:b/>
                  <w:bCs/>
                </w:rPr>
                <w:delText>Keyboard</w:delText>
              </w:r>
            </w:del>
          </w:p>
        </w:tc>
        <w:tc>
          <w:tcPr>
            <w:tcW w:w="709" w:type="dxa"/>
            <w:tcBorders>
              <w:top w:val="single" w:sz="12" w:space="0" w:color="auto"/>
            </w:tcBorders>
          </w:tcPr>
          <w:p w14:paraId="5A477F23" w14:textId="5B6EF3FA" w:rsidR="000A428B" w:rsidRPr="00EA2CED" w:rsidDel="00AB541D" w:rsidRDefault="000A428B" w:rsidP="00F64F57">
            <w:pPr>
              <w:ind w:firstLine="0"/>
              <w:jc w:val="center"/>
              <w:rPr>
                <w:del w:id="3064" w:author="Chen Heller" w:date="2023-03-15T11:32:00Z"/>
                <w:b/>
                <w:bCs/>
              </w:rPr>
            </w:pPr>
          </w:p>
        </w:tc>
        <w:tc>
          <w:tcPr>
            <w:tcW w:w="992" w:type="dxa"/>
            <w:tcBorders>
              <w:top w:val="single" w:sz="12" w:space="0" w:color="auto"/>
            </w:tcBorders>
          </w:tcPr>
          <w:p w14:paraId="03E55290" w14:textId="4A929BB5" w:rsidR="000A428B" w:rsidRPr="00EA2CED" w:rsidDel="00AB541D" w:rsidRDefault="000A428B" w:rsidP="00F64F57">
            <w:pPr>
              <w:ind w:firstLine="0"/>
              <w:jc w:val="center"/>
              <w:rPr>
                <w:del w:id="3065" w:author="Chen Heller" w:date="2023-03-15T11:32:00Z"/>
                <w:b/>
                <w:bCs/>
              </w:rPr>
            </w:pPr>
          </w:p>
        </w:tc>
        <w:tc>
          <w:tcPr>
            <w:tcW w:w="1702" w:type="dxa"/>
            <w:tcBorders>
              <w:top w:val="single" w:sz="12" w:space="0" w:color="auto"/>
            </w:tcBorders>
          </w:tcPr>
          <w:p w14:paraId="0F9D008F" w14:textId="756C3914" w:rsidR="000A428B" w:rsidDel="00AB541D" w:rsidRDefault="000A428B" w:rsidP="00F64F57">
            <w:pPr>
              <w:ind w:firstLine="0"/>
              <w:rPr>
                <w:del w:id="3066" w:author="Chen Heller" w:date="2023-03-15T11:32:00Z"/>
              </w:rPr>
            </w:pPr>
          </w:p>
        </w:tc>
      </w:tr>
      <w:tr w:rsidR="000A428B" w:rsidDel="00AB541D" w14:paraId="0898FD5A" w14:textId="053BE731" w:rsidTr="00F64F57">
        <w:trPr>
          <w:trHeight w:val="254"/>
          <w:del w:id="3067" w:author="Chen Heller" w:date="2023-03-15T11:32:00Z"/>
        </w:trPr>
        <w:tc>
          <w:tcPr>
            <w:tcW w:w="2126" w:type="dxa"/>
            <w:tcBorders>
              <w:bottom w:val="single" w:sz="12" w:space="0" w:color="auto"/>
            </w:tcBorders>
          </w:tcPr>
          <w:p w14:paraId="32BC83A0" w14:textId="6FEA24EC" w:rsidR="000A428B" w:rsidRPr="00EA2CED" w:rsidDel="00AB541D" w:rsidRDefault="000A428B" w:rsidP="00F64F57">
            <w:pPr>
              <w:ind w:firstLine="0"/>
              <w:rPr>
                <w:del w:id="3068" w:author="Chen Heller" w:date="2023-03-15T11:32:00Z"/>
                <w:b/>
                <w:bCs/>
              </w:rPr>
            </w:pPr>
          </w:p>
        </w:tc>
        <w:tc>
          <w:tcPr>
            <w:tcW w:w="1701" w:type="dxa"/>
            <w:tcBorders>
              <w:top w:val="single" w:sz="12" w:space="0" w:color="auto"/>
              <w:bottom w:val="single" w:sz="12" w:space="0" w:color="auto"/>
            </w:tcBorders>
          </w:tcPr>
          <w:p w14:paraId="051255EA" w14:textId="4028FF73" w:rsidR="000A428B" w:rsidRPr="00EA2CED" w:rsidDel="00AB541D" w:rsidRDefault="000A428B" w:rsidP="00F64F57">
            <w:pPr>
              <w:ind w:firstLine="0"/>
              <w:rPr>
                <w:del w:id="3069" w:author="Chen Heller" w:date="2023-03-15T11:32:00Z"/>
                <w:b/>
                <w:bCs/>
              </w:rPr>
            </w:pPr>
            <w:del w:id="3070" w:author="Chen Heller" w:date="2023-03-15T11:32:00Z">
              <w:r w:rsidDel="00AB541D">
                <w:rPr>
                  <w:b/>
                  <w:bCs/>
                </w:rPr>
                <w:delText>M (SD)</w:delText>
              </w:r>
            </w:del>
          </w:p>
        </w:tc>
        <w:tc>
          <w:tcPr>
            <w:tcW w:w="1701" w:type="dxa"/>
            <w:tcBorders>
              <w:top w:val="single" w:sz="12" w:space="0" w:color="auto"/>
              <w:bottom w:val="single" w:sz="12" w:space="0" w:color="auto"/>
            </w:tcBorders>
          </w:tcPr>
          <w:p w14:paraId="2B769BBF" w14:textId="52BFEA44" w:rsidR="000A428B" w:rsidRPr="00EA2CED" w:rsidDel="00AB541D" w:rsidRDefault="000A428B" w:rsidP="00F64F57">
            <w:pPr>
              <w:ind w:firstLine="0"/>
              <w:rPr>
                <w:del w:id="3071" w:author="Chen Heller" w:date="2023-03-15T11:32:00Z"/>
                <w:b/>
                <w:bCs/>
              </w:rPr>
            </w:pPr>
            <w:del w:id="3072" w:author="Chen Heller" w:date="2023-03-15T11:32:00Z">
              <w:r w:rsidDel="00AB541D">
                <w:rPr>
                  <w:b/>
                  <w:bCs/>
                </w:rPr>
                <w:delText>M (SD)</w:delText>
              </w:r>
            </w:del>
          </w:p>
        </w:tc>
        <w:tc>
          <w:tcPr>
            <w:tcW w:w="709" w:type="dxa"/>
            <w:tcBorders>
              <w:bottom w:val="single" w:sz="12" w:space="0" w:color="auto"/>
            </w:tcBorders>
          </w:tcPr>
          <w:p w14:paraId="0041A889" w14:textId="70831737" w:rsidR="000A428B" w:rsidRPr="00EA2CED" w:rsidDel="00AB541D" w:rsidRDefault="000A428B" w:rsidP="00F64F57">
            <w:pPr>
              <w:ind w:firstLine="0"/>
              <w:rPr>
                <w:del w:id="3073" w:author="Chen Heller" w:date="2023-03-15T11:32:00Z"/>
                <w:b/>
                <w:bCs/>
              </w:rPr>
            </w:pPr>
            <w:del w:id="3074" w:author="Chen Heller" w:date="2023-03-15T11:32:00Z">
              <w:r w:rsidDel="00AB541D">
                <w:rPr>
                  <w:b/>
                  <w:bCs/>
                </w:rPr>
                <w:delText>t(</w:delText>
              </w:r>
              <w:r w:rsidR="00AB69B6" w:rsidDel="00AB541D">
                <w:rPr>
                  <w:b/>
                  <w:bCs/>
                </w:rPr>
                <w:delText>29</w:delText>
              </w:r>
              <w:r w:rsidDel="00AB541D">
                <w:rPr>
                  <w:b/>
                  <w:bCs/>
                </w:rPr>
                <w:delText>)</w:delText>
              </w:r>
            </w:del>
          </w:p>
        </w:tc>
        <w:tc>
          <w:tcPr>
            <w:tcW w:w="992" w:type="dxa"/>
            <w:tcBorders>
              <w:bottom w:val="single" w:sz="12" w:space="0" w:color="auto"/>
            </w:tcBorders>
          </w:tcPr>
          <w:p w14:paraId="71EB4172" w14:textId="607A4DA9" w:rsidR="000A428B" w:rsidRPr="00EA2CED" w:rsidDel="00AB541D" w:rsidRDefault="000A428B" w:rsidP="00F64F57">
            <w:pPr>
              <w:ind w:firstLine="0"/>
              <w:rPr>
                <w:del w:id="3075" w:author="Chen Heller" w:date="2023-03-15T11:32:00Z"/>
                <w:b/>
                <w:bCs/>
              </w:rPr>
            </w:pPr>
            <w:del w:id="3076" w:author="Chen Heller" w:date="2023-03-15T11:32:00Z">
              <w:r w:rsidDel="00AB541D">
                <w:rPr>
                  <w:b/>
                  <w:bCs/>
                </w:rPr>
                <w:delText>p</w:delText>
              </w:r>
            </w:del>
          </w:p>
        </w:tc>
        <w:tc>
          <w:tcPr>
            <w:tcW w:w="1702" w:type="dxa"/>
            <w:tcBorders>
              <w:bottom w:val="single" w:sz="12" w:space="0" w:color="auto"/>
            </w:tcBorders>
          </w:tcPr>
          <w:p w14:paraId="693A9CA9" w14:textId="254FE61F" w:rsidR="000A428B" w:rsidRPr="00EA2CED" w:rsidDel="00AB541D" w:rsidRDefault="000A428B" w:rsidP="00F64F57">
            <w:pPr>
              <w:ind w:firstLine="0"/>
              <w:rPr>
                <w:del w:id="3077" w:author="Chen Heller" w:date="2023-03-15T11:32:00Z"/>
                <w:b/>
                <w:bCs/>
              </w:rPr>
            </w:pPr>
            <w:del w:id="3078" w:author="Chen Heller" w:date="2023-03-15T11:32:00Z">
              <w:r w:rsidDel="00AB541D">
                <w:rPr>
                  <w:b/>
                  <w:bCs/>
                </w:rPr>
                <w:delText>CI</w:delText>
              </w:r>
            </w:del>
          </w:p>
        </w:tc>
      </w:tr>
      <w:tr w:rsidR="000A428B" w:rsidDel="00AB541D" w14:paraId="47E47739" w14:textId="2CBCB766" w:rsidTr="00F64F57">
        <w:trPr>
          <w:trHeight w:val="490"/>
          <w:del w:id="3079" w:author="Chen Heller" w:date="2023-03-15T11:32:00Z"/>
        </w:trPr>
        <w:tc>
          <w:tcPr>
            <w:tcW w:w="2126" w:type="dxa"/>
          </w:tcPr>
          <w:p w14:paraId="45399106" w14:textId="18DFBB9D" w:rsidR="000A428B" w:rsidRPr="00EA2CED" w:rsidDel="00AB541D" w:rsidRDefault="000A428B" w:rsidP="00F64F57">
            <w:pPr>
              <w:ind w:firstLine="0"/>
              <w:rPr>
                <w:del w:id="3080" w:author="Chen Heller" w:date="2023-03-15T11:32:00Z"/>
                <w:b/>
                <w:bCs/>
              </w:rPr>
            </w:pPr>
            <w:del w:id="3081" w:author="Chen Heller" w:date="2023-03-15T11:32:00Z">
              <w:r w:rsidDel="00AB541D">
                <w:rPr>
                  <w:b/>
                  <w:bCs/>
                </w:rPr>
                <w:delText>Early responses</w:delText>
              </w:r>
            </w:del>
          </w:p>
        </w:tc>
        <w:tc>
          <w:tcPr>
            <w:tcW w:w="1701" w:type="dxa"/>
          </w:tcPr>
          <w:p w14:paraId="4C7D7303" w14:textId="29EC7B73" w:rsidR="000A428B" w:rsidDel="00AB541D" w:rsidRDefault="0082355E" w:rsidP="00F64F57">
            <w:pPr>
              <w:ind w:firstLine="0"/>
              <w:rPr>
                <w:del w:id="3082" w:author="Chen Heller" w:date="2023-03-15T11:32:00Z"/>
              </w:rPr>
            </w:pPr>
            <w:del w:id="3083" w:author="Chen Heller" w:date="2023-03-15T11:32:00Z">
              <w:r w:rsidDel="00AB541D">
                <w:delText xml:space="preserve">23.26 </w:delText>
              </w:r>
              <w:r w:rsidR="00AB69B6" w:rsidDel="00AB541D">
                <w:delText>(</w:delText>
              </w:r>
              <w:r w:rsidDel="00AB541D">
                <w:delText>19.79</w:delText>
              </w:r>
              <w:r w:rsidR="00AB69B6" w:rsidDel="00AB541D">
                <w:delText>)</w:delText>
              </w:r>
            </w:del>
          </w:p>
        </w:tc>
        <w:tc>
          <w:tcPr>
            <w:tcW w:w="1701" w:type="dxa"/>
          </w:tcPr>
          <w:p w14:paraId="03B22025" w14:textId="51F87DA0" w:rsidR="000A428B" w:rsidDel="00AB541D" w:rsidRDefault="0082355E" w:rsidP="00F64F57">
            <w:pPr>
              <w:ind w:firstLine="0"/>
              <w:rPr>
                <w:del w:id="3084" w:author="Chen Heller" w:date="2023-03-15T11:32:00Z"/>
              </w:rPr>
            </w:pPr>
            <w:del w:id="3085" w:author="Chen Heller" w:date="2023-03-15T11:32:00Z">
              <w:r w:rsidDel="00AB541D">
                <w:delText xml:space="preserve">0 </w:delText>
              </w:r>
              <w:r w:rsidR="00AB69B6" w:rsidDel="00AB541D">
                <w:delText>(</w:delText>
              </w:r>
              <w:r w:rsidDel="00AB541D">
                <w:delText>0</w:delText>
              </w:r>
              <w:r w:rsidR="00AB69B6" w:rsidDel="00AB541D">
                <w:delText>)</w:delText>
              </w:r>
            </w:del>
          </w:p>
        </w:tc>
        <w:tc>
          <w:tcPr>
            <w:tcW w:w="709" w:type="dxa"/>
          </w:tcPr>
          <w:p w14:paraId="6387EE0D" w14:textId="01870A12" w:rsidR="000A428B" w:rsidDel="00AB541D" w:rsidRDefault="0082355E" w:rsidP="00F64F57">
            <w:pPr>
              <w:ind w:firstLine="0"/>
              <w:rPr>
                <w:del w:id="3086" w:author="Chen Heller" w:date="2023-03-15T11:32:00Z"/>
              </w:rPr>
            </w:pPr>
            <w:del w:id="3087" w:author="Chen Heller" w:date="2023-03-15T11:32:00Z">
              <w:r w:rsidDel="00AB541D">
                <w:delText>6.43</w:delText>
              </w:r>
            </w:del>
          </w:p>
        </w:tc>
        <w:tc>
          <w:tcPr>
            <w:tcW w:w="992" w:type="dxa"/>
          </w:tcPr>
          <w:p w14:paraId="70C454EB" w14:textId="154366D8" w:rsidR="000A428B" w:rsidDel="00AB541D" w:rsidRDefault="0082355E" w:rsidP="00F64F57">
            <w:pPr>
              <w:ind w:firstLine="0"/>
              <w:rPr>
                <w:del w:id="3088" w:author="Chen Heller" w:date="2023-03-15T11:32:00Z"/>
              </w:rPr>
            </w:pPr>
            <w:del w:id="3089" w:author="Chen Heller" w:date="2023-03-15T11:32:00Z">
              <w:r w:rsidDel="00AB541D">
                <w:delText>&lt;0.001</w:delText>
              </w:r>
            </w:del>
          </w:p>
        </w:tc>
        <w:tc>
          <w:tcPr>
            <w:tcW w:w="1702" w:type="dxa"/>
          </w:tcPr>
          <w:p w14:paraId="36FAA04D" w14:textId="3CC6ABE1" w:rsidR="000A428B" w:rsidDel="00AB541D" w:rsidRDefault="00280401" w:rsidP="00F64F57">
            <w:pPr>
              <w:ind w:firstLine="0"/>
              <w:rPr>
                <w:del w:id="3090" w:author="Chen Heller" w:date="2023-03-15T11:32:00Z"/>
              </w:rPr>
            </w:pPr>
            <w:del w:id="3091" w:author="Chen Heller" w:date="2023-03-15T11:32:00Z">
              <w:r w:rsidDel="00AB541D">
                <w:delText>15.87</w:delText>
              </w:r>
              <w:r w:rsidR="00AB69B6" w:rsidDel="00AB541D">
                <w:delText>,</w:delText>
              </w:r>
              <w:r w:rsidDel="00AB541D">
                <w:delText xml:space="preserve"> 30.65</w:delText>
              </w:r>
            </w:del>
          </w:p>
        </w:tc>
      </w:tr>
      <w:tr w:rsidR="000A428B" w:rsidDel="00AB541D" w14:paraId="28591C48" w14:textId="5953ED83" w:rsidTr="00F64F57">
        <w:trPr>
          <w:trHeight w:val="490"/>
          <w:del w:id="3092" w:author="Chen Heller" w:date="2023-03-15T11:32:00Z"/>
        </w:trPr>
        <w:tc>
          <w:tcPr>
            <w:tcW w:w="2126" w:type="dxa"/>
          </w:tcPr>
          <w:p w14:paraId="22BEA9F7" w14:textId="1D3E916D" w:rsidR="000A428B" w:rsidRPr="00EA2CED" w:rsidDel="00AB541D" w:rsidRDefault="000A428B" w:rsidP="00F64F57">
            <w:pPr>
              <w:ind w:firstLine="0"/>
              <w:rPr>
                <w:del w:id="3093" w:author="Chen Heller" w:date="2023-03-15T11:32:00Z"/>
                <w:b/>
                <w:bCs/>
              </w:rPr>
            </w:pPr>
            <w:del w:id="3094" w:author="Chen Heller" w:date="2023-03-15T11:32:00Z">
              <w:r w:rsidDel="00AB541D">
                <w:rPr>
                  <w:b/>
                  <w:bCs/>
                </w:rPr>
                <w:delText>Late responses</w:delText>
              </w:r>
            </w:del>
          </w:p>
        </w:tc>
        <w:tc>
          <w:tcPr>
            <w:tcW w:w="1701" w:type="dxa"/>
          </w:tcPr>
          <w:p w14:paraId="078B1D8F" w14:textId="065D3CF9" w:rsidR="000A428B" w:rsidDel="00AB541D" w:rsidRDefault="0082355E" w:rsidP="00F64F57">
            <w:pPr>
              <w:ind w:firstLine="0"/>
              <w:rPr>
                <w:del w:id="3095" w:author="Chen Heller" w:date="2023-03-15T11:32:00Z"/>
              </w:rPr>
            </w:pPr>
            <w:del w:id="3096" w:author="Chen Heller" w:date="2023-03-15T11:32:00Z">
              <w:r w:rsidDel="00AB541D">
                <w:delText xml:space="preserve">32.06 </w:delText>
              </w:r>
              <w:r w:rsidR="00AB69B6" w:rsidDel="00AB541D">
                <w:delText>(</w:delText>
              </w:r>
              <w:r w:rsidDel="00AB541D">
                <w:delText>19.24</w:delText>
              </w:r>
              <w:r w:rsidR="00AB69B6" w:rsidDel="00AB541D">
                <w:delText>)</w:delText>
              </w:r>
            </w:del>
          </w:p>
        </w:tc>
        <w:tc>
          <w:tcPr>
            <w:tcW w:w="1701" w:type="dxa"/>
          </w:tcPr>
          <w:p w14:paraId="7EF9AC98" w14:textId="2014CBAE" w:rsidR="000A428B" w:rsidDel="00AB541D" w:rsidRDefault="0082355E" w:rsidP="00F64F57">
            <w:pPr>
              <w:ind w:firstLine="0"/>
              <w:rPr>
                <w:del w:id="3097" w:author="Chen Heller" w:date="2023-03-15T11:32:00Z"/>
              </w:rPr>
            </w:pPr>
            <w:del w:id="3098" w:author="Chen Heller" w:date="2023-03-15T11:32:00Z">
              <w:r w:rsidDel="00AB541D">
                <w:delText xml:space="preserve">14.06 </w:delText>
              </w:r>
              <w:r w:rsidR="00AB69B6" w:rsidDel="00AB541D">
                <w:delText>(</w:delText>
              </w:r>
              <w:r w:rsidDel="00AB541D">
                <w:delText>10.33</w:delText>
              </w:r>
              <w:r w:rsidR="00AB69B6" w:rsidDel="00AB541D">
                <w:delText>)</w:delText>
              </w:r>
            </w:del>
          </w:p>
        </w:tc>
        <w:tc>
          <w:tcPr>
            <w:tcW w:w="709" w:type="dxa"/>
          </w:tcPr>
          <w:p w14:paraId="4B5F4585" w14:textId="39DBF6B6" w:rsidR="000A428B" w:rsidDel="00AB541D" w:rsidRDefault="0082355E" w:rsidP="00F64F57">
            <w:pPr>
              <w:ind w:firstLine="0"/>
              <w:rPr>
                <w:del w:id="3099" w:author="Chen Heller" w:date="2023-03-15T11:32:00Z"/>
              </w:rPr>
            </w:pPr>
            <w:del w:id="3100" w:author="Chen Heller" w:date="2023-03-15T11:32:00Z">
              <w:r w:rsidDel="00AB541D">
                <w:delText>4.71</w:delText>
              </w:r>
            </w:del>
          </w:p>
        </w:tc>
        <w:tc>
          <w:tcPr>
            <w:tcW w:w="992" w:type="dxa"/>
          </w:tcPr>
          <w:p w14:paraId="20FAD45D" w14:textId="4A4C2AB1" w:rsidR="000A428B" w:rsidDel="00AB541D" w:rsidRDefault="0082355E" w:rsidP="00F64F57">
            <w:pPr>
              <w:ind w:firstLine="0"/>
              <w:rPr>
                <w:del w:id="3101" w:author="Chen Heller" w:date="2023-03-15T11:32:00Z"/>
              </w:rPr>
            </w:pPr>
            <w:del w:id="3102" w:author="Chen Heller" w:date="2023-03-15T11:32:00Z">
              <w:r w:rsidDel="00AB541D">
                <w:delText>&lt;0.001</w:delText>
              </w:r>
            </w:del>
          </w:p>
        </w:tc>
        <w:tc>
          <w:tcPr>
            <w:tcW w:w="1702" w:type="dxa"/>
          </w:tcPr>
          <w:p w14:paraId="51B1AD7B" w14:textId="586C99C5" w:rsidR="000A428B" w:rsidDel="00AB541D" w:rsidRDefault="0082355E" w:rsidP="00F64F57">
            <w:pPr>
              <w:ind w:firstLine="0"/>
              <w:rPr>
                <w:del w:id="3103" w:author="Chen Heller" w:date="2023-03-15T11:32:00Z"/>
              </w:rPr>
            </w:pPr>
            <w:del w:id="3104" w:author="Chen Heller" w:date="2023-03-15T11:32:00Z">
              <w:r w:rsidDel="00AB541D">
                <w:delText>10.19</w:delText>
              </w:r>
              <w:r w:rsidR="00AB69B6" w:rsidDel="00AB541D">
                <w:delText>,</w:delText>
              </w:r>
              <w:r w:rsidDel="00AB541D">
                <w:delText xml:space="preserve"> 25.80</w:delText>
              </w:r>
            </w:del>
          </w:p>
        </w:tc>
      </w:tr>
      <w:tr w:rsidR="000A428B" w:rsidDel="00AB541D" w14:paraId="383BD2A4" w14:textId="6EC32ECF" w:rsidTr="00F64F57">
        <w:trPr>
          <w:trHeight w:val="490"/>
          <w:del w:id="3105" w:author="Chen Heller" w:date="2023-03-15T11:32:00Z"/>
        </w:trPr>
        <w:tc>
          <w:tcPr>
            <w:tcW w:w="2126" w:type="dxa"/>
            <w:tcBorders>
              <w:bottom w:val="single" w:sz="12" w:space="0" w:color="auto"/>
            </w:tcBorders>
          </w:tcPr>
          <w:p w14:paraId="02F756C3" w14:textId="347A2C97" w:rsidR="000A428B" w:rsidRPr="00EA2CED" w:rsidDel="00AB541D" w:rsidRDefault="000A428B" w:rsidP="00F64F57">
            <w:pPr>
              <w:ind w:firstLine="0"/>
              <w:rPr>
                <w:del w:id="3106" w:author="Chen Heller" w:date="2023-03-15T11:32:00Z"/>
                <w:b/>
                <w:bCs/>
              </w:rPr>
            </w:pPr>
            <w:del w:id="3107" w:author="Chen Heller" w:date="2023-03-15T11:32:00Z">
              <w:r w:rsidDel="00AB541D">
                <w:rPr>
                  <w:b/>
                  <w:bCs/>
                </w:rPr>
                <w:delText>Incorrect answers</w:delText>
              </w:r>
            </w:del>
          </w:p>
        </w:tc>
        <w:tc>
          <w:tcPr>
            <w:tcW w:w="1701" w:type="dxa"/>
            <w:tcBorders>
              <w:bottom w:val="single" w:sz="12" w:space="0" w:color="auto"/>
            </w:tcBorders>
          </w:tcPr>
          <w:p w14:paraId="65C819FB" w14:textId="78A2ECC0" w:rsidR="000A428B" w:rsidDel="00AB541D" w:rsidRDefault="00280401" w:rsidP="00F64F57">
            <w:pPr>
              <w:ind w:firstLine="0"/>
              <w:rPr>
                <w:del w:id="3108" w:author="Chen Heller" w:date="2023-03-15T11:32:00Z"/>
              </w:rPr>
            </w:pPr>
            <w:del w:id="3109" w:author="Chen Heller" w:date="2023-03-15T11:32:00Z">
              <w:r w:rsidDel="00AB541D">
                <w:delText xml:space="preserve">21.90 </w:delText>
              </w:r>
              <w:r w:rsidR="00AB69B6" w:rsidDel="00AB541D">
                <w:delText>(</w:delText>
              </w:r>
              <w:r w:rsidDel="00AB541D">
                <w:delText>12.33</w:delText>
              </w:r>
              <w:r w:rsidR="00AB69B6" w:rsidDel="00AB541D">
                <w:delText>)</w:delText>
              </w:r>
            </w:del>
          </w:p>
        </w:tc>
        <w:tc>
          <w:tcPr>
            <w:tcW w:w="1701" w:type="dxa"/>
            <w:tcBorders>
              <w:bottom w:val="single" w:sz="12" w:space="0" w:color="auto"/>
            </w:tcBorders>
          </w:tcPr>
          <w:p w14:paraId="4899934B" w14:textId="16578523" w:rsidR="000A428B" w:rsidDel="00AB541D" w:rsidRDefault="00280401" w:rsidP="00F64F57">
            <w:pPr>
              <w:ind w:firstLine="0"/>
              <w:rPr>
                <w:del w:id="3110" w:author="Chen Heller" w:date="2023-03-15T11:32:00Z"/>
              </w:rPr>
            </w:pPr>
            <w:del w:id="3111" w:author="Chen Heller" w:date="2023-03-15T11:32:00Z">
              <w:r w:rsidDel="00AB541D">
                <w:delText xml:space="preserve">36.13 </w:delText>
              </w:r>
              <w:r w:rsidR="00AB69B6" w:rsidDel="00AB541D">
                <w:delText>(</w:delText>
              </w:r>
              <w:r w:rsidDel="00AB541D">
                <w:delText>15.29</w:delText>
              </w:r>
              <w:r w:rsidR="00AB69B6" w:rsidDel="00AB541D">
                <w:delText>)</w:delText>
              </w:r>
            </w:del>
          </w:p>
        </w:tc>
        <w:tc>
          <w:tcPr>
            <w:tcW w:w="709" w:type="dxa"/>
            <w:tcBorders>
              <w:bottom w:val="single" w:sz="12" w:space="0" w:color="auto"/>
            </w:tcBorders>
          </w:tcPr>
          <w:p w14:paraId="46B47E4F" w14:textId="7F8FA7E6" w:rsidR="000A428B" w:rsidDel="00AB541D" w:rsidRDefault="00280401" w:rsidP="00F64F57">
            <w:pPr>
              <w:ind w:firstLine="0"/>
              <w:rPr>
                <w:del w:id="3112" w:author="Chen Heller" w:date="2023-03-15T11:32:00Z"/>
              </w:rPr>
            </w:pPr>
            <w:del w:id="3113" w:author="Chen Heller" w:date="2023-03-15T11:32:00Z">
              <w:r w:rsidDel="00AB541D">
                <w:delText>6.31</w:delText>
              </w:r>
            </w:del>
          </w:p>
        </w:tc>
        <w:tc>
          <w:tcPr>
            <w:tcW w:w="992" w:type="dxa"/>
            <w:tcBorders>
              <w:bottom w:val="single" w:sz="12" w:space="0" w:color="auto"/>
            </w:tcBorders>
          </w:tcPr>
          <w:p w14:paraId="155E8347" w14:textId="53BA5A28" w:rsidR="000A428B" w:rsidDel="00AB541D" w:rsidRDefault="00280401" w:rsidP="00F64F57">
            <w:pPr>
              <w:ind w:firstLine="0"/>
              <w:rPr>
                <w:del w:id="3114" w:author="Chen Heller" w:date="2023-03-15T11:32:00Z"/>
              </w:rPr>
            </w:pPr>
            <w:del w:id="3115" w:author="Chen Heller" w:date="2023-03-15T11:32:00Z">
              <w:r w:rsidDel="00AB541D">
                <w:delText>&lt;0.001</w:delText>
              </w:r>
            </w:del>
          </w:p>
        </w:tc>
        <w:tc>
          <w:tcPr>
            <w:tcW w:w="1702" w:type="dxa"/>
            <w:tcBorders>
              <w:bottom w:val="single" w:sz="12" w:space="0" w:color="auto"/>
            </w:tcBorders>
          </w:tcPr>
          <w:p w14:paraId="65DF07D1" w14:textId="6C2BFE2E" w:rsidR="000A428B" w:rsidDel="00AB541D" w:rsidRDefault="00280401" w:rsidP="00F64F57">
            <w:pPr>
              <w:ind w:firstLine="0"/>
              <w:rPr>
                <w:del w:id="3116" w:author="Chen Heller" w:date="2023-03-15T11:32:00Z"/>
              </w:rPr>
            </w:pPr>
            <w:del w:id="3117" w:author="Chen Heller" w:date="2023-03-15T11:32:00Z">
              <w:r w:rsidDel="00AB541D">
                <w:delText>-18.84</w:delText>
              </w:r>
              <w:r w:rsidR="00AB69B6" w:rsidDel="00AB541D">
                <w:delText>,</w:delText>
              </w:r>
              <w:r w:rsidDel="00AB541D">
                <w:delText xml:space="preserve"> -9.62</w:delText>
              </w:r>
            </w:del>
          </w:p>
        </w:tc>
      </w:tr>
      <w:tr w:rsidR="000A428B" w:rsidDel="00AB541D" w14:paraId="349178DC" w14:textId="0002C969" w:rsidTr="00F64F57">
        <w:trPr>
          <w:trHeight w:val="490"/>
          <w:del w:id="3118" w:author="Chen Heller" w:date="2023-03-15T11:32:00Z"/>
        </w:trPr>
        <w:tc>
          <w:tcPr>
            <w:tcW w:w="8931" w:type="dxa"/>
            <w:gridSpan w:val="6"/>
            <w:tcBorders>
              <w:top w:val="single" w:sz="12" w:space="0" w:color="auto"/>
            </w:tcBorders>
          </w:tcPr>
          <w:p w14:paraId="0133A018" w14:textId="72855460" w:rsidR="000A428B" w:rsidDel="00AB541D" w:rsidRDefault="000A428B" w:rsidP="003A5F96">
            <w:pPr>
              <w:ind w:firstLine="0"/>
              <w:rPr>
                <w:del w:id="3119" w:author="Chen Heller" w:date="2023-03-15T11:32:00Z"/>
              </w:rPr>
            </w:pPr>
            <w:del w:id="3120" w:author="Chen Heller" w:date="2023-03-15T11:32:00Z">
              <w:r w:rsidRPr="00F64F57" w:rsidDel="00AB541D">
                <w:rPr>
                  <w:i/>
                  <w:iCs/>
                  <w:sz w:val="22"/>
                  <w:szCs w:val="22"/>
                </w:rPr>
                <w:delText xml:space="preserve">Note. </w:delText>
              </w:r>
              <w:r w:rsidRPr="00F64F57" w:rsidDel="00AB541D">
                <w:rPr>
                  <w:sz w:val="22"/>
                  <w:szCs w:val="22"/>
                </w:rPr>
                <w:delText>t</w:delText>
              </w:r>
              <w:r w:rsidDel="00AB541D">
                <w:rPr>
                  <w:sz w:val="22"/>
                  <w:szCs w:val="22"/>
                </w:rPr>
                <w:delText>(df)</w:delText>
              </w:r>
              <w:r w:rsidRPr="00F64F57" w:rsidDel="00AB541D">
                <w:rPr>
                  <w:sz w:val="22"/>
                  <w:szCs w:val="22"/>
                </w:rPr>
                <w:delText xml:space="preserve"> = t-test score, degrees of freedom are in parenthesis; p = </w:delText>
              </w:r>
              <w:r w:rsidDel="00AB541D">
                <w:rPr>
                  <w:sz w:val="22"/>
                  <w:szCs w:val="22"/>
                </w:rPr>
                <w:delText xml:space="preserve">p-value; </w:delText>
              </w:r>
              <w:r w:rsidRPr="00F64F57" w:rsidDel="00AB541D">
                <w:rPr>
                  <w:sz w:val="22"/>
                  <w:szCs w:val="22"/>
                </w:rPr>
                <w:delText>CI = 95% confidence interval</w:delText>
              </w:r>
              <w:r w:rsidDel="00AB541D">
                <w:rPr>
                  <w:sz w:val="22"/>
                  <w:szCs w:val="22"/>
                </w:rPr>
                <w:delText>s</w:delText>
              </w:r>
              <w:r w:rsidR="00676400" w:rsidDel="00AB541D">
                <w:rPr>
                  <w:sz w:val="22"/>
                  <w:szCs w:val="22"/>
                </w:rPr>
                <w:delText>.</w:delText>
              </w:r>
            </w:del>
          </w:p>
        </w:tc>
      </w:tr>
    </w:tbl>
    <w:p w14:paraId="0BE09585" w14:textId="7F906B2C" w:rsidR="005F6361" w:rsidRDefault="005F6361" w:rsidP="005E08B6">
      <w:pPr>
        <w:ind w:firstLine="0"/>
        <w:jc w:val="left"/>
        <w:rPr>
          <w:ins w:id="3121" w:author="Chen Heller" w:date="2023-03-15T11:32:00Z"/>
        </w:rPr>
      </w:pPr>
      <w:r>
        <w:br w:type="page"/>
      </w:r>
    </w:p>
    <w:p w14:paraId="626C735D" w14:textId="77777777" w:rsidR="00AB541D" w:rsidRDefault="00AB541D" w:rsidP="005E08B6">
      <w:pPr>
        <w:ind w:firstLine="0"/>
        <w:jc w:val="left"/>
      </w:pPr>
    </w:p>
    <w:p w14:paraId="20D20597" w14:textId="5F7183C9" w:rsidR="00B00AED" w:rsidRDefault="00BB4D09" w:rsidP="005F6361">
      <w:pPr>
        <w:pStyle w:val="Heading2"/>
      </w:pPr>
      <w:bookmarkStart w:id="3122" w:name="_Toc114485397"/>
      <w:r>
        <w:t>References</w:t>
      </w:r>
      <w:bookmarkEnd w:id="3122"/>
    </w:p>
    <w:p w14:paraId="7B169D84" w14:textId="77777777" w:rsidR="005D6A2B" w:rsidRDefault="0003265E" w:rsidP="005D6A2B">
      <w:pPr>
        <w:pStyle w:val="Bibliography"/>
      </w:pPr>
      <w:r>
        <w:rPr>
          <w:lang w:eastAsia="ja-JP" w:bidi="ar-SA"/>
        </w:rPr>
        <w:fldChar w:fldCharType="begin"/>
      </w:r>
      <w:r w:rsidR="00212ADD">
        <w:rPr>
          <w:lang w:eastAsia="ja-JP" w:bidi="ar-SA"/>
        </w:rPr>
        <w:instrText xml:space="preserve"> ADDIN ZOTERO_BIBL {"uncited":[],"omitted":[],"custom":[]} CSL_BIBLIOGRAPHY </w:instrText>
      </w:r>
      <w:r>
        <w:rPr>
          <w:lang w:eastAsia="ja-JP" w:bidi="ar-SA"/>
        </w:rPr>
        <w:fldChar w:fldCharType="separate"/>
      </w:r>
      <w:r w:rsidR="005D6A2B">
        <w:t xml:space="preserve">Abrams, R. L., Klinger, M. R., &amp; Greenwald, A. G. (2002). Subliminal words activate semantic categories (not automated motor responses). </w:t>
      </w:r>
      <w:r w:rsidR="005D6A2B">
        <w:rPr>
          <w:i/>
          <w:iCs/>
        </w:rPr>
        <w:t>Psychonomic Bulletin &amp; Review</w:t>
      </w:r>
      <w:r w:rsidR="005D6A2B">
        <w:t xml:space="preserve">, </w:t>
      </w:r>
      <w:r w:rsidR="005D6A2B">
        <w:rPr>
          <w:i/>
          <w:iCs/>
        </w:rPr>
        <w:t>9</w:t>
      </w:r>
      <w:r w:rsidR="005D6A2B">
        <w:t>(1), 100–106. https://doi.org/10.3758/BF03196262</w:t>
      </w:r>
    </w:p>
    <w:p w14:paraId="2DA5C518" w14:textId="77777777" w:rsidR="005D6A2B" w:rsidRDefault="005D6A2B" w:rsidP="005D6A2B">
      <w:pPr>
        <w:pStyle w:val="Bibliography"/>
      </w:pPr>
      <w:proofErr w:type="spellStart"/>
      <w:r>
        <w:t>Aivar</w:t>
      </w:r>
      <w:proofErr w:type="spellEnd"/>
      <w:r>
        <w:t xml:space="preserve">, M. P., Brenner, E., &amp; </w:t>
      </w:r>
      <w:proofErr w:type="spellStart"/>
      <w:r>
        <w:t>Smeets</w:t>
      </w:r>
      <w:proofErr w:type="spellEnd"/>
      <w:r>
        <w:t xml:space="preserve">, J. B. J. (2008). Avoiding moving obstacles. </w:t>
      </w:r>
      <w:r>
        <w:rPr>
          <w:i/>
          <w:iCs/>
        </w:rPr>
        <w:t>Experimental Brain Research</w:t>
      </w:r>
      <w:r>
        <w:t xml:space="preserve">, </w:t>
      </w:r>
      <w:r>
        <w:rPr>
          <w:i/>
          <w:iCs/>
        </w:rPr>
        <w:t>190</w:t>
      </w:r>
      <w:r>
        <w:t>(3), 251–264. https://doi.org/10.1007/s00221-008-1475-9</w:t>
      </w:r>
    </w:p>
    <w:p w14:paraId="4B86F22D" w14:textId="77777777" w:rsidR="005D6A2B" w:rsidRDefault="005D6A2B" w:rsidP="005D6A2B">
      <w:pPr>
        <w:pStyle w:val="Bibliography"/>
      </w:pPr>
      <w:r>
        <w:t xml:space="preserve">Almeida, J., Mahon, B. Z., </w:t>
      </w:r>
      <w:proofErr w:type="spellStart"/>
      <w:r>
        <w:t>Zapater-Raberov</w:t>
      </w:r>
      <w:proofErr w:type="spellEnd"/>
      <w:r>
        <w:t xml:space="preserve">, V., </w:t>
      </w:r>
      <w:proofErr w:type="spellStart"/>
      <w:r>
        <w:t>Dziuba</w:t>
      </w:r>
      <w:proofErr w:type="spellEnd"/>
      <w:r>
        <w:t xml:space="preserve">, A., </w:t>
      </w:r>
      <w:proofErr w:type="spellStart"/>
      <w:r>
        <w:t>Cabaço</w:t>
      </w:r>
      <w:proofErr w:type="spellEnd"/>
      <w:r>
        <w:t xml:space="preserve">, T., Marques, J. F., &amp; </w:t>
      </w:r>
      <w:proofErr w:type="spellStart"/>
      <w:r>
        <w:t>Caramazza</w:t>
      </w:r>
      <w:proofErr w:type="spellEnd"/>
      <w:r>
        <w:t xml:space="preserve">,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130574A1" w14:textId="77777777" w:rsidR="005D6A2B" w:rsidRDefault="005D6A2B" w:rsidP="005D6A2B">
      <w:pPr>
        <w:pStyle w:val="Bibliography"/>
      </w:pPr>
      <w:r>
        <w:t xml:space="preserve">Almeida, J., </w:t>
      </w:r>
      <w:proofErr w:type="spellStart"/>
      <w:r>
        <w:t>Pajtas</w:t>
      </w:r>
      <w:proofErr w:type="spellEnd"/>
      <w:r>
        <w:t xml:space="preserve">, P. E., Mahon, B. Z., Nakayama, K., &amp; </w:t>
      </w:r>
      <w:proofErr w:type="spellStart"/>
      <w:r>
        <w:t>Caramazza</w:t>
      </w:r>
      <w:proofErr w:type="spellEnd"/>
      <w:r>
        <w:t xml:space="preserve">, A. (2013). </w:t>
      </w:r>
      <w:proofErr w:type="spellStart"/>
      <w:r>
        <w:t>Affect</w:t>
      </w:r>
      <w:proofErr w:type="spellEnd"/>
      <w:r>
        <w:t xml:space="preserve">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5357F484" w14:textId="77777777" w:rsidR="005D6A2B" w:rsidRDefault="005D6A2B" w:rsidP="005D6A2B">
      <w:pPr>
        <w:pStyle w:val="Bibliography"/>
      </w:pPr>
      <w:proofErr w:type="spellStart"/>
      <w:r>
        <w:t>Avneon</w:t>
      </w:r>
      <w:proofErr w:type="spellEnd"/>
      <w:r>
        <w:t xml:space="preserve">, M., &amp; Lamy, D. (2019). Do semantic priming and retrieval of stimulus-response associations depend on conscious perception? </w:t>
      </w:r>
      <w:r>
        <w:rPr>
          <w:i/>
          <w:iCs/>
        </w:rPr>
        <w:t>Consciousness and Cognition</w:t>
      </w:r>
      <w:r>
        <w:t xml:space="preserve">, </w:t>
      </w:r>
      <w:r>
        <w:rPr>
          <w:i/>
          <w:iCs/>
        </w:rPr>
        <w:t>69</w:t>
      </w:r>
      <w:r>
        <w:t>, 36–51. https://doi.org/10.1016/j.concog.2019.01.010</w:t>
      </w:r>
    </w:p>
    <w:p w14:paraId="704C5659" w14:textId="77777777" w:rsidR="005D6A2B" w:rsidRDefault="005D6A2B" w:rsidP="005D6A2B">
      <w:pPr>
        <w:pStyle w:val="Bibliography"/>
      </w:pPr>
      <w:proofErr w:type="spellStart"/>
      <w:r>
        <w:t>Biderman</w:t>
      </w:r>
      <w:proofErr w:type="spellEnd"/>
      <w:r>
        <w:t xml:space="preserve">, N., &amp; </w:t>
      </w:r>
      <w:proofErr w:type="spellStart"/>
      <w:r>
        <w:t>Mudrik</w:t>
      </w:r>
      <w:proofErr w:type="spellEnd"/>
      <w:r>
        <w:t xml:space="preserve">, L. (2018). Evidence for Implicit—But Not Unconscious—Processing of Object-Scene Relations. </w:t>
      </w:r>
      <w:r>
        <w:rPr>
          <w:i/>
          <w:iCs/>
        </w:rPr>
        <w:t>Psychological Science</w:t>
      </w:r>
      <w:r>
        <w:t xml:space="preserve">, </w:t>
      </w:r>
      <w:r>
        <w:rPr>
          <w:i/>
          <w:iCs/>
        </w:rPr>
        <w:t>29</w:t>
      </w:r>
      <w:r>
        <w:t>(2), 266–277. https://doi.org/10.1177/0956797617735745</w:t>
      </w:r>
    </w:p>
    <w:p w14:paraId="3B9991D6" w14:textId="77777777" w:rsidR="005D6A2B" w:rsidRDefault="005D6A2B" w:rsidP="005D6A2B">
      <w:pPr>
        <w:pStyle w:val="Bibliography"/>
      </w:pPr>
      <w:r>
        <w:t xml:space="preserve">Bodner, G. E., &amp; Masson, M. E. J. (1997). Masked Repetition Priming of Words and Nonwords: Evidence for a </w:t>
      </w:r>
      <w:proofErr w:type="spellStart"/>
      <w:r>
        <w:t>Nonlexical</w:t>
      </w:r>
      <w:proofErr w:type="spellEnd"/>
      <w:r>
        <w:t xml:space="preserve"> Basis for Priming. </w:t>
      </w:r>
      <w:r>
        <w:rPr>
          <w:i/>
          <w:iCs/>
        </w:rPr>
        <w:t>Journal of Memory and Language</w:t>
      </w:r>
      <w:r>
        <w:t xml:space="preserve">, </w:t>
      </w:r>
      <w:r>
        <w:rPr>
          <w:i/>
          <w:iCs/>
        </w:rPr>
        <w:t>37</w:t>
      </w:r>
      <w:r>
        <w:t>(2), 268–293. https://doi.org/10.1006/jmla.1996.2507</w:t>
      </w:r>
    </w:p>
    <w:p w14:paraId="0D7CA22D" w14:textId="77777777" w:rsidR="005D6A2B" w:rsidRDefault="005D6A2B" w:rsidP="005D6A2B">
      <w:pPr>
        <w:pStyle w:val="Bibliography"/>
      </w:pPr>
      <w:r>
        <w:lastRenderedPageBreak/>
        <w:t xml:space="preserve">Bodner, G. E., &amp; Masson, M. E. J. (2003). Beyond spreading activation: An influence of relatedness proportion on masked semantic priming. </w:t>
      </w:r>
      <w:r>
        <w:rPr>
          <w:i/>
          <w:iCs/>
        </w:rPr>
        <w:t>Psychonomic Bulletin &amp; Review</w:t>
      </w:r>
      <w:r>
        <w:t xml:space="preserve">, </w:t>
      </w:r>
      <w:r>
        <w:rPr>
          <w:i/>
          <w:iCs/>
        </w:rPr>
        <w:t>10</w:t>
      </w:r>
      <w:r>
        <w:t>(3), 645–652. https://doi.org/10.3758/BF03196527</w:t>
      </w:r>
    </w:p>
    <w:p w14:paraId="01664D40" w14:textId="77777777" w:rsidR="005D6A2B" w:rsidRDefault="005D6A2B" w:rsidP="005D6A2B">
      <w:pPr>
        <w:pStyle w:val="Bibliography"/>
      </w:pPr>
      <w:proofErr w:type="spellStart"/>
      <w:r>
        <w:t>Bogomolov</w:t>
      </w:r>
      <w:proofErr w:type="spellEnd"/>
      <w:r>
        <w:t xml:space="preserve">, M., Peterson, C. B., </w:t>
      </w:r>
      <w:proofErr w:type="spellStart"/>
      <w:r>
        <w:t>Benjamini</w:t>
      </w:r>
      <w:proofErr w:type="spellEnd"/>
      <w:r>
        <w:t xml:space="preserve">, Y., &amp; </w:t>
      </w:r>
      <w:proofErr w:type="spellStart"/>
      <w:r>
        <w:t>Sabatti</w:t>
      </w:r>
      <w:proofErr w:type="spellEnd"/>
      <w:r>
        <w:t xml:space="preserve">, C. (2021). Hypotheses on a tree: </w:t>
      </w:r>
      <w:proofErr w:type="gramStart"/>
      <w:r>
        <w:t>New</w:t>
      </w:r>
      <w:proofErr w:type="gramEnd"/>
      <w:r>
        <w:t xml:space="preserve"> error rates and testing strategies. </w:t>
      </w:r>
      <w:proofErr w:type="spellStart"/>
      <w:r>
        <w:rPr>
          <w:i/>
          <w:iCs/>
        </w:rPr>
        <w:t>Biometrika</w:t>
      </w:r>
      <w:proofErr w:type="spellEnd"/>
      <w:r>
        <w:t xml:space="preserve">, </w:t>
      </w:r>
      <w:r>
        <w:rPr>
          <w:i/>
          <w:iCs/>
        </w:rPr>
        <w:t>108</w:t>
      </w:r>
      <w:r>
        <w:t>(3), 575–590. https://doi.org/10.1093/biomet/asaa086</w:t>
      </w:r>
    </w:p>
    <w:p w14:paraId="4CAE4CDE" w14:textId="77777777" w:rsidR="005D6A2B" w:rsidRDefault="005D6A2B" w:rsidP="005D6A2B">
      <w:pPr>
        <w:pStyle w:val="Bibliography"/>
      </w:pPr>
      <w:r>
        <w:t xml:space="preserve">Brainard, D. H. (1997). The Psychophysics Toolbox. </w:t>
      </w:r>
      <w:r>
        <w:rPr>
          <w:i/>
          <w:iCs/>
        </w:rPr>
        <w:t>Spatial Vision</w:t>
      </w:r>
      <w:r>
        <w:t xml:space="preserve">, </w:t>
      </w:r>
      <w:r>
        <w:rPr>
          <w:i/>
          <w:iCs/>
        </w:rPr>
        <w:t>10</w:t>
      </w:r>
      <w:r>
        <w:t>(4), 433–436. https://doi.org/10.1163/156856897X00357</w:t>
      </w:r>
    </w:p>
    <w:p w14:paraId="55C7B877" w14:textId="77777777" w:rsidR="005D6A2B" w:rsidRDefault="005D6A2B" w:rsidP="005D6A2B">
      <w:pPr>
        <w:pStyle w:val="Bibliography"/>
      </w:pPr>
      <w:proofErr w:type="spellStart"/>
      <w:r>
        <w:t>Breitmeyer</w:t>
      </w:r>
      <w:proofErr w:type="spellEnd"/>
      <w:r>
        <w:t xml:space="preserve">,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69FC8E09" w14:textId="77777777" w:rsidR="005D6A2B" w:rsidRDefault="005D6A2B" w:rsidP="005D6A2B">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18E1E330" w14:textId="77777777" w:rsidR="005D6A2B" w:rsidRDefault="005D6A2B" w:rsidP="005D6A2B">
      <w:pPr>
        <w:pStyle w:val="Bibliography"/>
      </w:pPr>
      <w:r>
        <w:t xml:space="preserve">Burk, D., Ingram, J. N., Franklin, D. W., </w:t>
      </w:r>
      <w:proofErr w:type="spellStart"/>
      <w:r>
        <w:t>Shadlen</w:t>
      </w:r>
      <w:proofErr w:type="spellEnd"/>
      <w:r>
        <w:t xml:space="preserve">, M. N., &amp; Wolpert, D. M. (2014). Motor Effort Alters Changes of Mind in Sensorimotor Decision Making. </w:t>
      </w:r>
      <w:proofErr w:type="spellStart"/>
      <w:r>
        <w:rPr>
          <w:i/>
          <w:iCs/>
        </w:rPr>
        <w:t>PLoS</w:t>
      </w:r>
      <w:proofErr w:type="spellEnd"/>
      <w:r>
        <w:rPr>
          <w:i/>
          <w:iCs/>
        </w:rPr>
        <w:t xml:space="preserve"> ONE</w:t>
      </w:r>
      <w:r>
        <w:t xml:space="preserve">, </w:t>
      </w:r>
      <w:r>
        <w:rPr>
          <w:i/>
          <w:iCs/>
        </w:rPr>
        <w:t>9</w:t>
      </w:r>
      <w:r>
        <w:t>(3), e92681. https://doi.org/10.1371/journal.pone.0092681</w:t>
      </w:r>
    </w:p>
    <w:p w14:paraId="2CD55BD7" w14:textId="77777777" w:rsidR="005D6A2B" w:rsidRDefault="005D6A2B" w:rsidP="005D6A2B">
      <w:pPr>
        <w:pStyle w:val="Bibliography"/>
      </w:pPr>
      <w:proofErr w:type="spellStart"/>
      <w:r>
        <w:t>Cressman</w:t>
      </w:r>
      <w:proofErr w:type="spellEnd"/>
      <w:r>
        <w:t xml:space="preserve">, E. K., Franks, I. M., Enns, J. T., &amp; Chua, R. (2007). On-line control of pointing is modiﬁed by unseen visual shapes. </w:t>
      </w:r>
      <w:r>
        <w:rPr>
          <w:i/>
          <w:iCs/>
        </w:rPr>
        <w:t>Consciousness and Cognition</w:t>
      </w:r>
      <w:r>
        <w:t>, 11.</w:t>
      </w:r>
    </w:p>
    <w:p w14:paraId="103111D0" w14:textId="77777777" w:rsidR="005D6A2B" w:rsidRDefault="005D6A2B" w:rsidP="005D6A2B">
      <w:pPr>
        <w:pStyle w:val="Bibliography"/>
      </w:pPr>
      <w:proofErr w:type="spellStart"/>
      <w:r>
        <w:t>Daltrozzo</w:t>
      </w:r>
      <w:proofErr w:type="spellEnd"/>
      <w:r>
        <w:t xml:space="preserve">, J., Signoret, C., </w:t>
      </w:r>
      <w:proofErr w:type="spellStart"/>
      <w:r>
        <w:t>Tillmann</w:t>
      </w:r>
      <w:proofErr w:type="spellEnd"/>
      <w:r>
        <w:t xml:space="preserve">, B., &amp; Perrin, F. (2011). Subliminal Semantic Priming in Speech. </w:t>
      </w:r>
      <w:proofErr w:type="spellStart"/>
      <w:r>
        <w:rPr>
          <w:i/>
          <w:iCs/>
        </w:rPr>
        <w:t>PLoS</w:t>
      </w:r>
      <w:proofErr w:type="spellEnd"/>
      <w:r>
        <w:rPr>
          <w:i/>
          <w:iCs/>
        </w:rPr>
        <w:t xml:space="preserve"> ONE</w:t>
      </w:r>
      <w:r>
        <w:t xml:space="preserve">, </w:t>
      </w:r>
      <w:r>
        <w:rPr>
          <w:i/>
          <w:iCs/>
        </w:rPr>
        <w:t>6</w:t>
      </w:r>
      <w:r>
        <w:t>(5), e20273. https://doi.org/10.1371/journal.pone.0020273</w:t>
      </w:r>
    </w:p>
    <w:p w14:paraId="45850FB6" w14:textId="77777777" w:rsidR="005D6A2B" w:rsidRDefault="005D6A2B" w:rsidP="005D6A2B">
      <w:pPr>
        <w:pStyle w:val="Bibliography"/>
      </w:pPr>
      <w:r>
        <w:lastRenderedPageBreak/>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1CB886F8" w14:textId="77777777" w:rsidR="005D6A2B" w:rsidRDefault="005D6A2B" w:rsidP="005D6A2B">
      <w:pPr>
        <w:pStyle w:val="Bibliography"/>
      </w:pPr>
      <w:proofErr w:type="spellStart"/>
      <w:r>
        <w:t>Dehaene</w:t>
      </w:r>
      <w:proofErr w:type="spellEnd"/>
      <w:r>
        <w:t xml:space="preserve">, S., </w:t>
      </w:r>
      <w:proofErr w:type="spellStart"/>
      <w:r>
        <w:t>Naccache</w:t>
      </w:r>
      <w:proofErr w:type="spellEnd"/>
      <w:r>
        <w:t xml:space="preserve">, L., </w:t>
      </w:r>
      <w:proofErr w:type="spellStart"/>
      <w:r>
        <w:t>Clec’H</w:t>
      </w:r>
      <w:proofErr w:type="spellEnd"/>
      <w:r>
        <w:t xml:space="preserve">, G. L., Koechlin, E., Mueller, M., &amp; </w:t>
      </w:r>
      <w:proofErr w:type="spellStart"/>
      <w:r>
        <w:t>Dehaene-Lambertz</w:t>
      </w:r>
      <w:proofErr w:type="spellEnd"/>
      <w:r>
        <w:t xml:space="preserve">, G. (1998). </w:t>
      </w:r>
      <w:r>
        <w:rPr>
          <w:i/>
          <w:iCs/>
        </w:rPr>
        <w:t>Imaging unconscious semantic priming</w:t>
      </w:r>
      <w:r>
        <w:t xml:space="preserve">. </w:t>
      </w:r>
      <w:r>
        <w:rPr>
          <w:i/>
          <w:iCs/>
        </w:rPr>
        <w:t>395</w:t>
      </w:r>
      <w:r>
        <w:t>, 4.</w:t>
      </w:r>
    </w:p>
    <w:p w14:paraId="6E1EA75E" w14:textId="77777777" w:rsidR="005D6A2B" w:rsidRDefault="005D6A2B" w:rsidP="005D6A2B">
      <w:pPr>
        <w:pStyle w:val="Bibliography"/>
      </w:pPr>
      <w:proofErr w:type="spellStart"/>
      <w:r>
        <w:t>Dehaene</w:t>
      </w:r>
      <w:proofErr w:type="spellEnd"/>
      <w:r>
        <w:t xml:space="preserve">, S., </w:t>
      </w:r>
      <w:proofErr w:type="spellStart"/>
      <w:r>
        <w:t>Naccache</w:t>
      </w:r>
      <w:proofErr w:type="spellEnd"/>
      <w:r>
        <w:t xml:space="preserve">, L., Cohen, L., </w:t>
      </w:r>
      <w:proofErr w:type="spellStart"/>
      <w:r>
        <w:t>Bihan</w:t>
      </w:r>
      <w:proofErr w:type="spellEnd"/>
      <w:r>
        <w:t xml:space="preserve">, D. L., </w:t>
      </w:r>
      <w:proofErr w:type="spellStart"/>
      <w:r>
        <w:t>Mangin</w:t>
      </w:r>
      <w:proofErr w:type="spellEnd"/>
      <w:r>
        <w:t xml:space="preserve">, J.-F., </w:t>
      </w:r>
      <w:proofErr w:type="spellStart"/>
      <w:r>
        <w:t>Poline</w:t>
      </w:r>
      <w:proofErr w:type="spellEnd"/>
      <w:r>
        <w:t xml:space="preserve">, J.-B., &amp; Rivière, D. (2001). Cerebral mechanisms of word masking and unconscious repetition priming. </w:t>
      </w:r>
      <w:r>
        <w:rPr>
          <w:i/>
          <w:iCs/>
        </w:rPr>
        <w:t>Nature Neuroscience</w:t>
      </w:r>
      <w:r>
        <w:t xml:space="preserve">, </w:t>
      </w:r>
      <w:r>
        <w:rPr>
          <w:i/>
          <w:iCs/>
        </w:rPr>
        <w:t>4</w:t>
      </w:r>
      <w:r>
        <w:t>(7), 752–758. https://doi.org/10.1038/89551</w:t>
      </w:r>
    </w:p>
    <w:p w14:paraId="2907A1BC" w14:textId="77777777" w:rsidR="005D6A2B" w:rsidRDefault="005D6A2B" w:rsidP="005D6A2B">
      <w:pPr>
        <w:pStyle w:val="Bibliography"/>
      </w:pPr>
      <w:proofErr w:type="spellStart"/>
      <w:r>
        <w:t>Dell’Acqua</w:t>
      </w:r>
      <w:proofErr w:type="spellEnd"/>
      <w:r>
        <w:t xml:space="preserve">, R., &amp; Grainger, J. (1999). Unconscious semantic priming from pictures. </w:t>
      </w:r>
      <w:r>
        <w:rPr>
          <w:i/>
          <w:iCs/>
        </w:rPr>
        <w:t>Cognition</w:t>
      </w:r>
      <w:r>
        <w:t xml:space="preserve">, </w:t>
      </w:r>
      <w:r>
        <w:rPr>
          <w:i/>
          <w:iCs/>
        </w:rPr>
        <w:t>73</w:t>
      </w:r>
      <w:r>
        <w:t>(1), B1–B15. https://doi.org/10.1016/S0010-0277(99)00049-9</w:t>
      </w:r>
    </w:p>
    <w:p w14:paraId="24D46205" w14:textId="77777777" w:rsidR="005D6A2B" w:rsidRDefault="005D6A2B" w:rsidP="005D6A2B">
      <w:pPr>
        <w:pStyle w:val="Bibliography"/>
      </w:pPr>
      <w:proofErr w:type="spellStart"/>
      <w:r>
        <w:t>D’Errico</w:t>
      </w:r>
      <w:proofErr w:type="spellEnd"/>
      <w:r>
        <w:t xml:space="preserve">, J. (2022). </w:t>
      </w:r>
      <w:proofErr w:type="spellStart"/>
      <w:r>
        <w:rPr>
          <w:i/>
          <w:iCs/>
        </w:rPr>
        <w:t>Inpaint_nans</w:t>
      </w:r>
      <w:proofErr w:type="spellEnd"/>
      <w:r>
        <w:t>. MATLAB Central File Exchange. https://www.mathworks.com/matlabcentral/fileexchange/4551-inpaint_nans</w:t>
      </w:r>
    </w:p>
    <w:p w14:paraId="02C1208E" w14:textId="77777777" w:rsidR="005D6A2B" w:rsidRDefault="005D6A2B" w:rsidP="005D6A2B">
      <w:pPr>
        <w:pStyle w:val="Bibliography"/>
      </w:pPr>
      <w:proofErr w:type="spellStart"/>
      <w:r>
        <w:t>Desmurget</w:t>
      </w:r>
      <w:proofErr w:type="spellEnd"/>
      <w:r>
        <w:t xml:space="preserve">, M., Jordan, M., </w:t>
      </w:r>
      <w:proofErr w:type="spellStart"/>
      <w:r>
        <w:t>Prablanc</w:t>
      </w:r>
      <w:proofErr w:type="spellEnd"/>
      <w:r>
        <w:t xml:space="preserve">, C., &amp; </w:t>
      </w:r>
      <w:proofErr w:type="spellStart"/>
      <w:r>
        <w:t>Jeannerod</w:t>
      </w:r>
      <w:proofErr w:type="spellEnd"/>
      <w:r>
        <w:t xml:space="preserve">, M. (1997). Constrained and Unconstrained Movements Involve Different Control Strategies. </w:t>
      </w:r>
      <w:r>
        <w:rPr>
          <w:i/>
          <w:iCs/>
        </w:rPr>
        <w:t>Journal of Neurophysiology</w:t>
      </w:r>
      <w:r>
        <w:t xml:space="preserve">, </w:t>
      </w:r>
      <w:r>
        <w:rPr>
          <w:i/>
          <w:iCs/>
        </w:rPr>
        <w:t>77</w:t>
      </w:r>
      <w:r>
        <w:t>(3), 1644–1650. https://doi.org/10.1152/jn.1997.77.3.1644</w:t>
      </w:r>
    </w:p>
    <w:p w14:paraId="460A86AE" w14:textId="77777777" w:rsidR="005D6A2B" w:rsidRDefault="005D6A2B" w:rsidP="005D6A2B">
      <w:pPr>
        <w:pStyle w:val="Bibliography"/>
      </w:pPr>
      <w:proofErr w:type="spellStart"/>
      <w:r>
        <w:t>Dotan</w:t>
      </w:r>
      <w:proofErr w:type="spellEnd"/>
      <w:r>
        <w:t xml:space="preserve">, D., </w:t>
      </w:r>
      <w:proofErr w:type="spellStart"/>
      <w:r>
        <w:t>Meyniel</w:t>
      </w:r>
      <w:proofErr w:type="spellEnd"/>
      <w:r>
        <w:t xml:space="preserve">, F., &amp; </w:t>
      </w:r>
      <w:proofErr w:type="spellStart"/>
      <w:r>
        <w:t>Dehaene</w:t>
      </w:r>
      <w:proofErr w:type="spellEnd"/>
      <w:r>
        <w:t xml:space="preserve">, S. (2018). On-line confidence monitoring during decision making. </w:t>
      </w:r>
      <w:r>
        <w:rPr>
          <w:i/>
          <w:iCs/>
        </w:rPr>
        <w:t>Cognition</w:t>
      </w:r>
      <w:r>
        <w:t xml:space="preserve">, </w:t>
      </w:r>
      <w:r>
        <w:rPr>
          <w:i/>
          <w:iCs/>
        </w:rPr>
        <w:t>171</w:t>
      </w:r>
      <w:r>
        <w:t>, 112–121. https://doi.org/10.1016/j.cognition.2017.11.001</w:t>
      </w:r>
    </w:p>
    <w:p w14:paraId="1CDDA9AA" w14:textId="77777777" w:rsidR="005D6A2B" w:rsidRDefault="005D6A2B" w:rsidP="005D6A2B">
      <w:pPr>
        <w:pStyle w:val="Bibliography"/>
      </w:pPr>
      <w:proofErr w:type="spellStart"/>
      <w:r>
        <w:t>Dotan</w:t>
      </w:r>
      <w:proofErr w:type="spellEnd"/>
      <w:r>
        <w:t xml:space="preserve">, D., Pinheiro-Chagas, P., Al </w:t>
      </w:r>
      <w:proofErr w:type="spellStart"/>
      <w:r>
        <w:t>Roumi</w:t>
      </w:r>
      <w:proofErr w:type="spellEnd"/>
      <w:r>
        <w:t xml:space="preserve">, F., &amp; </w:t>
      </w:r>
      <w:proofErr w:type="spellStart"/>
      <w:r>
        <w:t>Dehaene</w:t>
      </w:r>
      <w:proofErr w:type="spellEnd"/>
      <w:r>
        <w:t xml:space="preserve">, S. (2019). Track It to Crack It: Dissecting Processing Stages with Finger Tracking. </w:t>
      </w:r>
      <w:r>
        <w:rPr>
          <w:i/>
          <w:iCs/>
        </w:rPr>
        <w:t>Trends in Cognitive Sciences</w:t>
      </w:r>
      <w:r>
        <w:t xml:space="preserve">, </w:t>
      </w:r>
      <w:r>
        <w:rPr>
          <w:i/>
          <w:iCs/>
        </w:rPr>
        <w:t>23</w:t>
      </w:r>
      <w:r>
        <w:t>(12), 1058–1070. https://doi.org/10.1016/j.tics.2019.10.002</w:t>
      </w:r>
    </w:p>
    <w:p w14:paraId="7EC2B12D" w14:textId="77777777" w:rsidR="005D6A2B" w:rsidRDefault="005D6A2B" w:rsidP="005D6A2B">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0E14040F" w14:textId="77777777" w:rsidR="005D6A2B" w:rsidRDefault="005D6A2B" w:rsidP="005D6A2B">
      <w:pPr>
        <w:pStyle w:val="Bibliography"/>
      </w:pPr>
      <w:r>
        <w:lastRenderedPageBreak/>
        <w:t xml:space="preserve">Everitt, B. S., &amp; </w:t>
      </w:r>
      <w:proofErr w:type="spellStart"/>
      <w:r>
        <w:t>Skrondal</w:t>
      </w:r>
      <w:proofErr w:type="spellEnd"/>
      <w:r>
        <w:t xml:space="preserve">, A. (2010). </w:t>
      </w:r>
      <w:r>
        <w:rPr>
          <w:i/>
          <w:iCs/>
        </w:rPr>
        <w:t>The Cambridge dictionary of statistics</w:t>
      </w:r>
      <w:r>
        <w:t>. http://196.43.179.6:8080/xmlui/handle/123456789/1213</w:t>
      </w:r>
    </w:p>
    <w:p w14:paraId="30EC7EE7" w14:textId="77777777" w:rsidR="005D6A2B" w:rsidRDefault="005D6A2B" w:rsidP="005D6A2B">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7BCD3A62" w14:textId="77777777" w:rsidR="005D6A2B" w:rsidRDefault="005D6A2B" w:rsidP="005D6A2B">
      <w:pPr>
        <w:pStyle w:val="Bibliography"/>
      </w:pPr>
      <w:proofErr w:type="spellStart"/>
      <w:r>
        <w:t>Faul</w:t>
      </w:r>
      <w:proofErr w:type="spellEnd"/>
      <w:r>
        <w:t xml:space="preserve">, F., </w:t>
      </w:r>
      <w:proofErr w:type="spellStart"/>
      <w:r>
        <w:t>Erdfelder</w:t>
      </w:r>
      <w:proofErr w:type="spellEnd"/>
      <w:r>
        <w:t xml:space="preserve">,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0B45B2F9" w14:textId="77777777" w:rsidR="005D6A2B" w:rsidRDefault="005D6A2B" w:rsidP="005D6A2B">
      <w:pPr>
        <w:pStyle w:val="Bibliography"/>
      </w:pPr>
      <w:proofErr w:type="spellStart"/>
      <w:r>
        <w:t>Faul</w:t>
      </w:r>
      <w:proofErr w:type="spellEnd"/>
      <w:r>
        <w:t xml:space="preserve">, F., </w:t>
      </w:r>
      <w:proofErr w:type="spellStart"/>
      <w:r>
        <w:t>Erdfelder</w:t>
      </w:r>
      <w:proofErr w:type="spellEnd"/>
      <w:r>
        <w:t xml:space="preserve">,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https://doi.org/10.3758/BF03193146</w:t>
      </w:r>
    </w:p>
    <w:p w14:paraId="0BEFA731" w14:textId="77777777" w:rsidR="005D6A2B" w:rsidRDefault="005D6A2B" w:rsidP="005D6A2B">
      <w:pPr>
        <w:pStyle w:val="Bibliography"/>
      </w:pPr>
      <w:proofErr w:type="spellStart"/>
      <w:r>
        <w:t>Finkbeiner</w:t>
      </w:r>
      <w:proofErr w:type="spellEnd"/>
      <w:r>
        <w:t xml:space="preserve">,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03EDC724" w14:textId="77777777" w:rsidR="005D6A2B" w:rsidRDefault="005D6A2B" w:rsidP="005D6A2B">
      <w:pPr>
        <w:pStyle w:val="Bibliography"/>
      </w:pPr>
      <w:proofErr w:type="spellStart"/>
      <w:r>
        <w:t>Finkbeiner</w:t>
      </w:r>
      <w:proofErr w:type="spellEnd"/>
      <w:r>
        <w:t xml:space="preserve">, M., &amp; Friedman, J. (2011). The Flexibility of </w:t>
      </w:r>
      <w:proofErr w:type="spellStart"/>
      <w:r>
        <w:t>Nonconsciously</w:t>
      </w:r>
      <w:proofErr w:type="spellEnd"/>
      <w:r>
        <w:t xml:space="preserve"> Deployed Cognitive Processes: Evidence from Masked Congruence Priming. </w:t>
      </w:r>
      <w:proofErr w:type="spellStart"/>
      <w:r>
        <w:rPr>
          <w:i/>
          <w:iCs/>
        </w:rPr>
        <w:t>PLoS</w:t>
      </w:r>
      <w:proofErr w:type="spellEnd"/>
      <w:r>
        <w:rPr>
          <w:i/>
          <w:iCs/>
        </w:rPr>
        <w:t xml:space="preserve"> ONE</w:t>
      </w:r>
      <w:r>
        <w:t xml:space="preserve">, </w:t>
      </w:r>
      <w:r>
        <w:rPr>
          <w:i/>
          <w:iCs/>
        </w:rPr>
        <w:t>6</w:t>
      </w:r>
      <w:r>
        <w:t>(2), e17095. https://doi.org/10.1371/journal.pone.0017095</w:t>
      </w:r>
    </w:p>
    <w:p w14:paraId="53FD565E" w14:textId="77777777" w:rsidR="005D6A2B" w:rsidRDefault="005D6A2B" w:rsidP="005D6A2B">
      <w:pPr>
        <w:pStyle w:val="Bibliography"/>
      </w:pPr>
      <w:proofErr w:type="spellStart"/>
      <w:r>
        <w:t>Finkbeiner</w:t>
      </w:r>
      <w:proofErr w:type="spellEnd"/>
      <w:r>
        <w:t xml:space="preserve">, M., Song, J.-H., Nakayama, K., &amp; </w:t>
      </w:r>
      <w:proofErr w:type="spellStart"/>
      <w:r>
        <w:t>Caramazza</w:t>
      </w:r>
      <w:proofErr w:type="spellEnd"/>
      <w:r>
        <w:t xml:space="preserve">, A. (2008). Engaging the motor system with masked orthographic primes: A kinematic analysis. </w:t>
      </w:r>
      <w:r>
        <w:rPr>
          <w:i/>
          <w:iCs/>
        </w:rPr>
        <w:t>Visual Cognition</w:t>
      </w:r>
      <w:r>
        <w:t xml:space="preserve">, </w:t>
      </w:r>
      <w:r>
        <w:rPr>
          <w:i/>
          <w:iCs/>
        </w:rPr>
        <w:t>16</w:t>
      </w:r>
      <w:r>
        <w:t>(1), 11–22. https://doi.org/10.1080/13506280701203838</w:t>
      </w:r>
    </w:p>
    <w:p w14:paraId="38E72705" w14:textId="77777777" w:rsidR="005D6A2B" w:rsidRDefault="005D6A2B" w:rsidP="005D6A2B">
      <w:pPr>
        <w:pStyle w:val="Bibliography"/>
      </w:pPr>
      <w:r>
        <w:lastRenderedPageBreak/>
        <w:t xml:space="preserve">Forster, K. I., &amp; Davis, C. (1984). Repetition priming and frequency attenuation in lexical access. </w:t>
      </w:r>
      <w:r>
        <w:rPr>
          <w:i/>
          <w:iCs/>
        </w:rPr>
        <w:t>Journal of Experimental Psychology: Learning, Memory, and Cognition</w:t>
      </w:r>
      <w:r>
        <w:t xml:space="preserve">, </w:t>
      </w:r>
      <w:r>
        <w:rPr>
          <w:i/>
          <w:iCs/>
        </w:rPr>
        <w:t>10</w:t>
      </w:r>
      <w:r>
        <w:t>, 680–698. https://doi.org/10.1037/0278-7393.10.4.680</w:t>
      </w:r>
    </w:p>
    <w:p w14:paraId="16D0C09D" w14:textId="77777777" w:rsidR="005D6A2B" w:rsidRDefault="005D6A2B" w:rsidP="005D6A2B">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https://doi.org/10.1037/a0013875</w:t>
      </w:r>
    </w:p>
    <w:p w14:paraId="6179F9AF" w14:textId="77777777" w:rsidR="005D6A2B" w:rsidRDefault="005D6A2B" w:rsidP="005D6A2B">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1F6CA6B0" w14:textId="77777777" w:rsidR="005D6A2B" w:rsidRDefault="005D6A2B" w:rsidP="005D6A2B">
      <w:pPr>
        <w:pStyle w:val="Bibliography"/>
      </w:pPr>
      <w:r>
        <w:t xml:space="preserve">Friedman, J., &amp; </w:t>
      </w:r>
      <w:proofErr w:type="spellStart"/>
      <w:r>
        <w:t>Finkbeiner</w:t>
      </w:r>
      <w:proofErr w:type="spellEnd"/>
      <w:r>
        <w:t xml:space="preserve">, M. (2010). Temporal dynamics of masked congruence priming: Evidence from reaching trajectories. </w:t>
      </w:r>
      <w:r>
        <w:rPr>
          <w:i/>
          <w:iCs/>
        </w:rPr>
        <w:t>Proceedings of the 9th Conference of the Australasian Society for Cognitive Science</w:t>
      </w:r>
      <w:r>
        <w:t>, 98–105. https://doi.org/10.5096/ASCS200916</w:t>
      </w:r>
    </w:p>
    <w:p w14:paraId="264367EF" w14:textId="77777777" w:rsidR="005D6A2B" w:rsidRDefault="005D6A2B" w:rsidP="005D6A2B">
      <w:pPr>
        <w:pStyle w:val="Bibliography"/>
      </w:pPr>
      <w:r>
        <w:t xml:space="preserve">Frost, R., &amp; </w:t>
      </w:r>
      <w:proofErr w:type="spellStart"/>
      <w:r>
        <w:t>Plaut</w:t>
      </w:r>
      <w:proofErr w:type="spellEnd"/>
      <w:r>
        <w:t xml:space="preserve">, D. (2005). </w:t>
      </w:r>
      <w:r>
        <w:rPr>
          <w:i/>
          <w:iCs/>
        </w:rPr>
        <w:t>The word-frequency database for printed Hebrew</w:t>
      </w:r>
      <w:r>
        <w:t>. http://word-freq.huji.ac.il/index.html</w:t>
      </w:r>
    </w:p>
    <w:p w14:paraId="02F705EF" w14:textId="77777777" w:rsidR="005D6A2B" w:rsidRDefault="005D6A2B" w:rsidP="005D6A2B">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59AB4796" w14:textId="77777777" w:rsidR="005D6A2B" w:rsidRDefault="005D6A2B" w:rsidP="005D6A2B">
      <w:pPr>
        <w:pStyle w:val="Bibliography"/>
      </w:pPr>
      <w:r>
        <w:t xml:space="preserve">Greenwald, A. G., </w:t>
      </w:r>
      <w:proofErr w:type="spellStart"/>
      <w:r>
        <w:t>Draine</w:t>
      </w:r>
      <w:proofErr w:type="spellEnd"/>
      <w:r>
        <w:t xml:space="preserve">, S. C., &amp; Abrams, R. L. (1996). Three Cognitive Markers of Unconscious Semantic Activation. </w:t>
      </w:r>
      <w:r>
        <w:rPr>
          <w:i/>
          <w:iCs/>
        </w:rPr>
        <w:t>Science</w:t>
      </w:r>
      <w:r>
        <w:t xml:space="preserve">, </w:t>
      </w:r>
      <w:r>
        <w:rPr>
          <w:i/>
          <w:iCs/>
        </w:rPr>
        <w:t>273</w:t>
      </w:r>
      <w:r>
        <w:t>(5282), 1699–1702. https://doi.org/10.1126/science.273.5282.1699</w:t>
      </w:r>
    </w:p>
    <w:p w14:paraId="1AE63451" w14:textId="77777777" w:rsidR="005D6A2B" w:rsidRDefault="005D6A2B" w:rsidP="005D6A2B">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0C71C459" w14:textId="77777777" w:rsidR="005D6A2B" w:rsidRDefault="005D6A2B" w:rsidP="005D6A2B">
      <w:pPr>
        <w:pStyle w:val="Bibliography"/>
      </w:pPr>
      <w:proofErr w:type="spellStart"/>
      <w:r>
        <w:lastRenderedPageBreak/>
        <w:t>Hassin</w:t>
      </w:r>
      <w:proofErr w:type="spellEnd"/>
      <w:r>
        <w:t xml:space="preserve">, R. R. (2013). </w:t>
      </w:r>
      <w:proofErr w:type="gramStart"/>
      <w:r>
        <w:t>Yes</w:t>
      </w:r>
      <w:proofErr w:type="gramEnd"/>
      <w:r>
        <w:t xml:space="preserve"> It Can: On the Functional Abilities of the Human Unconscious. </w:t>
      </w:r>
      <w:r>
        <w:rPr>
          <w:i/>
          <w:iCs/>
        </w:rPr>
        <w:t>Perspectives on Psychological Science</w:t>
      </w:r>
      <w:r>
        <w:t xml:space="preserve">, </w:t>
      </w:r>
      <w:r>
        <w:rPr>
          <w:i/>
          <w:iCs/>
        </w:rPr>
        <w:t>8</w:t>
      </w:r>
      <w:r>
        <w:t>(2), 195–207. https://doi.org/10.1177/1745691612460684</w:t>
      </w:r>
    </w:p>
    <w:p w14:paraId="0386314C" w14:textId="77777777" w:rsidR="005D6A2B" w:rsidRDefault="005D6A2B" w:rsidP="005D6A2B">
      <w:pPr>
        <w:pStyle w:val="Bibliography"/>
      </w:pPr>
      <w:proofErr w:type="spellStart"/>
      <w:r>
        <w:t>Hesselmann</w:t>
      </w:r>
      <w:proofErr w:type="spellEnd"/>
      <w:r>
        <w:t xml:space="preserve">,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4E1DF578" w14:textId="77777777" w:rsidR="005D6A2B" w:rsidRDefault="005D6A2B" w:rsidP="005D6A2B">
      <w:pPr>
        <w:pStyle w:val="Bibliography"/>
      </w:pPr>
      <w:proofErr w:type="spellStart"/>
      <w:r>
        <w:t>Hesselmann</w:t>
      </w:r>
      <w:proofErr w:type="spellEnd"/>
      <w:r>
        <w:t xml:space="preserve">, G., &amp; Moors, P. (2015). </w:t>
      </w:r>
      <w:proofErr w:type="gramStart"/>
      <w:r>
        <w:t>Definitely maybe</w:t>
      </w:r>
      <w:proofErr w:type="gramEnd"/>
      <w:r>
        <w:t xml:space="preserve">: Can unconscious processes perform the same functions as conscious processes? </w:t>
      </w:r>
      <w:r>
        <w:rPr>
          <w:i/>
          <w:iCs/>
        </w:rPr>
        <w:t>Frontiers in Psychology</w:t>
      </w:r>
      <w:r>
        <w:t xml:space="preserve">, </w:t>
      </w:r>
      <w:r>
        <w:rPr>
          <w:i/>
          <w:iCs/>
        </w:rPr>
        <w:t>6</w:t>
      </w:r>
      <w:r>
        <w:t>. https://doi.org/10.3389/fpsyg.2015.00584</w:t>
      </w:r>
    </w:p>
    <w:p w14:paraId="6E5ED3A8" w14:textId="77777777" w:rsidR="005D6A2B" w:rsidRDefault="005D6A2B" w:rsidP="005D6A2B">
      <w:pPr>
        <w:pStyle w:val="Bibliography"/>
      </w:pPr>
      <w:r>
        <w:t xml:space="preserve">Hyman, I. E., Boss, S. M., Wise, B. M., McKenzie, K. E., &amp; </w:t>
      </w:r>
      <w:proofErr w:type="spellStart"/>
      <w:r>
        <w:t>Caggiano</w:t>
      </w:r>
      <w:proofErr w:type="spellEnd"/>
      <w:r>
        <w:t xml:space="preserve">,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46EAD6C8" w14:textId="77777777" w:rsidR="005D6A2B" w:rsidRDefault="005D6A2B" w:rsidP="005D6A2B">
      <w:pPr>
        <w:pStyle w:val="Bibliography"/>
      </w:pPr>
      <w:r>
        <w:t xml:space="preserve">Jonas. (2020). </w:t>
      </w:r>
      <w:proofErr w:type="spellStart"/>
      <w:r>
        <w:rPr>
          <w:i/>
          <w:iCs/>
        </w:rPr>
        <w:t>PlotSpread</w:t>
      </w:r>
      <w:proofErr w:type="spellEnd"/>
      <w:r>
        <w:t xml:space="preserve"> (Version 1.2.0.0) [Source code]. https://www.mathworks.com/matlabcentral/fileexchange/37105-plot-spread-points-beeswarm-plot</w:t>
      </w:r>
    </w:p>
    <w:p w14:paraId="3A3E8F26" w14:textId="77777777" w:rsidR="005D6A2B" w:rsidRDefault="005D6A2B" w:rsidP="005D6A2B">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0D066C24" w14:textId="77777777" w:rsidR="005D6A2B" w:rsidRDefault="005D6A2B" w:rsidP="005D6A2B">
      <w:pPr>
        <w:pStyle w:val="Bibliography"/>
      </w:pPr>
      <w:proofErr w:type="spellStart"/>
      <w:r>
        <w:t>Kappers</w:t>
      </w:r>
      <w:proofErr w:type="spellEnd"/>
      <w:r>
        <w:t xml:space="preserve">, A. M. L., &amp; Bergmann </w:t>
      </w:r>
      <w:proofErr w:type="spellStart"/>
      <w:r>
        <w:t>Tiest</w:t>
      </w:r>
      <w:proofErr w:type="spellEnd"/>
      <w:r>
        <w:t xml:space="preserve">, W. M. (2013). Haptic perception. </w:t>
      </w:r>
      <w:r>
        <w:rPr>
          <w:i/>
          <w:iCs/>
        </w:rPr>
        <w:t>Wiley Interdisciplinary Reviews: Cognitive Science</w:t>
      </w:r>
      <w:r>
        <w:t xml:space="preserve">, </w:t>
      </w:r>
      <w:r>
        <w:rPr>
          <w:i/>
          <w:iCs/>
        </w:rPr>
        <w:t>4</w:t>
      </w:r>
      <w:r>
        <w:t>(4), 357–374. https://doi.org/10.1002/wcs.1238</w:t>
      </w:r>
    </w:p>
    <w:p w14:paraId="4A6F518E" w14:textId="77777777" w:rsidR="005D6A2B" w:rsidRDefault="005D6A2B" w:rsidP="005D6A2B">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2B98A26F" w14:textId="77777777" w:rsidR="005D6A2B" w:rsidRDefault="005D6A2B" w:rsidP="005D6A2B">
      <w:pPr>
        <w:pStyle w:val="Bibliography"/>
      </w:pPr>
      <w:r>
        <w:t xml:space="preserve">Kohl, M. (2019). </w:t>
      </w:r>
      <w:proofErr w:type="spellStart"/>
      <w:r>
        <w:rPr>
          <w:i/>
          <w:iCs/>
        </w:rPr>
        <w:t>MKinfer</w:t>
      </w:r>
      <w:proofErr w:type="spellEnd"/>
      <w:r>
        <w:rPr>
          <w:i/>
          <w:iCs/>
        </w:rPr>
        <w:t>: Inferential Statistics</w:t>
      </w:r>
      <w:r>
        <w:t xml:space="preserve"> (0.7). http://www.stamats.de</w:t>
      </w:r>
    </w:p>
    <w:p w14:paraId="199C3ABE" w14:textId="77777777" w:rsidR="005D6A2B" w:rsidRDefault="005D6A2B" w:rsidP="005D6A2B">
      <w:pPr>
        <w:pStyle w:val="Bibliography"/>
      </w:pPr>
      <w:proofErr w:type="spellStart"/>
      <w:r>
        <w:lastRenderedPageBreak/>
        <w:t>Kouider</w:t>
      </w:r>
      <w:proofErr w:type="spellEnd"/>
      <w:r>
        <w:t xml:space="preserve">, S., &amp; </w:t>
      </w:r>
      <w:proofErr w:type="spellStart"/>
      <w:r>
        <w:t>Dehaene</w:t>
      </w:r>
      <w:proofErr w:type="spellEnd"/>
      <w:r>
        <w:t xml:space="preserv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19864A44" w14:textId="77777777" w:rsidR="005D6A2B" w:rsidRDefault="005D6A2B" w:rsidP="005D6A2B">
      <w:pPr>
        <w:pStyle w:val="Bibliography"/>
      </w:pPr>
      <w:proofErr w:type="spellStart"/>
      <w:r>
        <w:t>Lagnado</w:t>
      </w:r>
      <w:proofErr w:type="spellEnd"/>
      <w:r>
        <w:t xml:space="preserve">,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4FDBD1DE" w14:textId="77777777" w:rsidR="005D6A2B" w:rsidRDefault="005D6A2B" w:rsidP="005D6A2B">
      <w:pPr>
        <w:pStyle w:val="Bibliography"/>
      </w:pPr>
      <w:proofErr w:type="spellStart"/>
      <w:r>
        <w:t>Lakens</w:t>
      </w:r>
      <w:proofErr w:type="spellEnd"/>
      <w:r>
        <w:t xml:space="preserve">, D. (2013). Calculating and reporting effect sizes to facilitate cumulative science: A practical primer for t-tests and ANOVAs. </w:t>
      </w:r>
      <w:r>
        <w:rPr>
          <w:i/>
          <w:iCs/>
        </w:rPr>
        <w:t>Frontiers in Psychology</w:t>
      </w:r>
      <w:r>
        <w:t xml:space="preserve">, </w:t>
      </w:r>
      <w:r>
        <w:rPr>
          <w:i/>
          <w:iCs/>
        </w:rPr>
        <w:t>4</w:t>
      </w:r>
      <w:r>
        <w:t>. https://doi.org/10.3389/fpsyg.2013.00863</w:t>
      </w:r>
    </w:p>
    <w:p w14:paraId="3F0F1035" w14:textId="77777777" w:rsidR="005D6A2B" w:rsidRDefault="005D6A2B" w:rsidP="005D6A2B">
      <w:pPr>
        <w:pStyle w:val="Bibliography"/>
      </w:pPr>
      <w:proofErr w:type="spellStart"/>
      <w:r>
        <w:t>Lamme</w:t>
      </w:r>
      <w:proofErr w:type="spellEnd"/>
      <w:r>
        <w:t xml:space="preserve">, V. A. F., &amp; </w:t>
      </w:r>
      <w:proofErr w:type="spellStart"/>
      <w:r>
        <w:t>Roelfsema</w:t>
      </w:r>
      <w:proofErr w:type="spellEnd"/>
      <w:r>
        <w:t xml:space="preserve">, P. R. (2000). The distinct modes of vision offered by feedforward and recurrent processing. </w:t>
      </w:r>
      <w:r>
        <w:rPr>
          <w:i/>
          <w:iCs/>
        </w:rPr>
        <w:t>Trends in Neurosciences</w:t>
      </w:r>
      <w:r>
        <w:t xml:space="preserve">, </w:t>
      </w:r>
      <w:r>
        <w:rPr>
          <w:i/>
          <w:iCs/>
        </w:rPr>
        <w:t>23</w:t>
      </w:r>
      <w:r>
        <w:t>(11), 571–579. https://doi.org/10.1016/S0166-2236(00)01657-X</w:t>
      </w:r>
    </w:p>
    <w:p w14:paraId="3FEDA3EF" w14:textId="77777777" w:rsidR="005D6A2B" w:rsidRDefault="005D6A2B" w:rsidP="005D6A2B">
      <w:pPr>
        <w:pStyle w:val="Bibliography"/>
      </w:pPr>
      <w:r>
        <w:t xml:space="preserve">Li, W., </w:t>
      </w:r>
      <w:proofErr w:type="spellStart"/>
      <w:r>
        <w:t>Moallem</w:t>
      </w:r>
      <w:proofErr w:type="spellEnd"/>
      <w:r>
        <w:t xml:space="preserve">, I., </w:t>
      </w:r>
      <w:proofErr w:type="spellStart"/>
      <w:r>
        <w:t>Paller</w:t>
      </w:r>
      <w:proofErr w:type="spellEnd"/>
      <w:r>
        <w:t xml:space="preserve">, K. A., &amp; Gottfried, J. A. (2007). Subliminal Smells can Guide Social Preferences. </w:t>
      </w:r>
      <w:r>
        <w:rPr>
          <w:i/>
          <w:iCs/>
        </w:rPr>
        <w:t>Psychological Science</w:t>
      </w:r>
      <w:r>
        <w:t xml:space="preserve">, </w:t>
      </w:r>
      <w:r>
        <w:rPr>
          <w:i/>
          <w:iCs/>
        </w:rPr>
        <w:t>18</w:t>
      </w:r>
      <w:r>
        <w:t>(12), 1044–1049. https://doi.org/10.1111/j.1467-9280.2007.02023.x</w:t>
      </w:r>
    </w:p>
    <w:p w14:paraId="1AB6EA22" w14:textId="77777777" w:rsidR="005D6A2B" w:rsidRDefault="005D6A2B" w:rsidP="005D6A2B">
      <w:pPr>
        <w:pStyle w:val="Bibliography"/>
      </w:pPr>
      <w:r>
        <w:t xml:space="preserve">Lloyd, D. A., </w:t>
      </w:r>
      <w:proofErr w:type="spellStart"/>
      <w:r>
        <w:t>Abrahamyan</w:t>
      </w:r>
      <w:proofErr w:type="spellEnd"/>
      <w:r>
        <w:t xml:space="preserve">, A., &amp; Harris, J. A. (2013). </w:t>
      </w:r>
      <w:r>
        <w:rPr>
          <w:i/>
          <w:iCs/>
        </w:rPr>
        <w:t>Brain-Stimulation Induced Blindsight: Unconscious Vision or Response Bias?</w:t>
      </w:r>
      <w:r>
        <w:t xml:space="preserve"> e82828. https://doi.org/10.1371/journal.pone.0082828</w:t>
      </w:r>
    </w:p>
    <w:p w14:paraId="7640D9D0" w14:textId="77777777" w:rsidR="005D6A2B" w:rsidRDefault="005D6A2B" w:rsidP="005D6A2B">
      <w:pPr>
        <w:pStyle w:val="Bibliography"/>
      </w:pPr>
      <w:r>
        <w:t xml:space="preserve">Mack, A., &amp; Rock, I. (1998). Inattentional blindness: Perception without attention. In </w:t>
      </w:r>
      <w:r>
        <w:rPr>
          <w:i/>
          <w:iCs/>
        </w:rPr>
        <w:t>Visual attention</w:t>
      </w:r>
      <w:r>
        <w:t xml:space="preserve"> (pp. 55–76). Oxford University Press.</w:t>
      </w:r>
    </w:p>
    <w:p w14:paraId="30F0FAFF" w14:textId="77777777" w:rsidR="005D6A2B" w:rsidRDefault="005D6A2B" w:rsidP="005D6A2B">
      <w:pPr>
        <w:pStyle w:val="Bibliography"/>
      </w:pPr>
      <w:r>
        <w:t xml:space="preserve">Macmillan, N. A., &amp; Creelman, C. D. (2004). </w:t>
      </w:r>
      <w:r>
        <w:rPr>
          <w:i/>
          <w:iCs/>
        </w:rPr>
        <w:t>Detection Theory: A User’s Guide</w:t>
      </w:r>
      <w:r>
        <w:t xml:space="preserve"> (2nd ed.). Psychology Press. https://doi.org/10.4324/9781410611147</w:t>
      </w:r>
    </w:p>
    <w:p w14:paraId="27D9DAFC" w14:textId="77777777" w:rsidR="005D6A2B" w:rsidRDefault="005D6A2B" w:rsidP="005D6A2B">
      <w:pPr>
        <w:pStyle w:val="Bibliography"/>
      </w:pPr>
      <w:proofErr w:type="spellStart"/>
      <w:r>
        <w:lastRenderedPageBreak/>
        <w:t>Malejka</w:t>
      </w:r>
      <w:proofErr w:type="spellEnd"/>
      <w:r>
        <w:t xml:space="preserve">, S., </w:t>
      </w:r>
      <w:proofErr w:type="spellStart"/>
      <w:r>
        <w:t>Vadillo</w:t>
      </w:r>
      <w:proofErr w:type="spellEnd"/>
      <w:r>
        <w:t xml:space="preserve">, M. A., Dienes, Z., &amp; Shanks, D. R. (2021). Correlation analysis to investigate unconscious mental processes: A critical appraisal and </w:t>
      </w:r>
      <w:proofErr w:type="gramStart"/>
      <w:r>
        <w:t>mini-tutorial</w:t>
      </w:r>
      <w:proofErr w:type="gramEnd"/>
      <w:r>
        <w:t xml:space="preserve">. </w:t>
      </w:r>
      <w:r>
        <w:rPr>
          <w:i/>
          <w:iCs/>
        </w:rPr>
        <w:t>Cognition</w:t>
      </w:r>
      <w:r>
        <w:t xml:space="preserve">, </w:t>
      </w:r>
      <w:r>
        <w:rPr>
          <w:i/>
          <w:iCs/>
        </w:rPr>
        <w:t>212</w:t>
      </w:r>
      <w:r>
        <w:t>, 104667. https://doi.org/10.1016/j.cognition.2021.104667</w:t>
      </w:r>
    </w:p>
    <w:p w14:paraId="6BB2C0EC" w14:textId="77777777" w:rsidR="005D6A2B" w:rsidRDefault="005D6A2B" w:rsidP="005D6A2B">
      <w:pPr>
        <w:pStyle w:val="Bibliography"/>
      </w:pPr>
      <w:r>
        <w:t xml:space="preserve">Maris, E., &amp; </w:t>
      </w:r>
      <w:proofErr w:type="spellStart"/>
      <w:r>
        <w:t>Oostenveld</w:t>
      </w:r>
      <w:proofErr w:type="spellEnd"/>
      <w:r>
        <w:t xml:space="preserve">, R. (2007). Nonparametric statistical testing of EEG- and MEG-data. </w:t>
      </w:r>
      <w:r>
        <w:rPr>
          <w:i/>
          <w:iCs/>
        </w:rPr>
        <w:t>Journal of Neuroscience Methods</w:t>
      </w:r>
      <w:r>
        <w:t xml:space="preserve">, </w:t>
      </w:r>
      <w:r>
        <w:rPr>
          <w:i/>
          <w:iCs/>
        </w:rPr>
        <w:t>164</w:t>
      </w:r>
      <w:r>
        <w:t>(1), 177–190. https://doi.org/10.1016/j.jneumeth.2007.03.024</w:t>
      </w:r>
    </w:p>
    <w:p w14:paraId="43A01399" w14:textId="77777777" w:rsidR="005D6A2B" w:rsidRDefault="005D6A2B" w:rsidP="005D6A2B">
      <w:pPr>
        <w:pStyle w:val="Bibliography"/>
      </w:pPr>
      <w:proofErr w:type="spellStart"/>
      <w:r>
        <w:t>Mashour</w:t>
      </w:r>
      <w:proofErr w:type="spellEnd"/>
      <w:r>
        <w:t xml:space="preserve">, G. A., </w:t>
      </w:r>
      <w:proofErr w:type="spellStart"/>
      <w:r>
        <w:t>Roelfsema</w:t>
      </w:r>
      <w:proofErr w:type="spellEnd"/>
      <w:r>
        <w:t xml:space="preserve">, P., Changeux, J.-P., &amp; </w:t>
      </w:r>
      <w:proofErr w:type="spellStart"/>
      <w:r>
        <w:t>Dehaene</w:t>
      </w:r>
      <w:proofErr w:type="spellEnd"/>
      <w:r>
        <w:t xml:space="preserve">, S. (2020). Conscious Processing and the Global Neuronal Workspace Hypothesis. </w:t>
      </w:r>
      <w:r>
        <w:rPr>
          <w:i/>
          <w:iCs/>
        </w:rPr>
        <w:t>Neuron</w:t>
      </w:r>
      <w:r>
        <w:t xml:space="preserve">, </w:t>
      </w:r>
      <w:r>
        <w:rPr>
          <w:i/>
          <w:iCs/>
        </w:rPr>
        <w:t>105</w:t>
      </w:r>
      <w:r>
        <w:t>(5), 776–798. https://doi.org/10.1016/j.neuron.2020.01.026</w:t>
      </w:r>
    </w:p>
    <w:p w14:paraId="6F1CA3C7" w14:textId="77777777" w:rsidR="005D6A2B" w:rsidRDefault="005D6A2B" w:rsidP="005D6A2B">
      <w:pPr>
        <w:pStyle w:val="Bibliography"/>
      </w:pPr>
      <w:r>
        <w:rPr>
          <w:i/>
          <w:iCs/>
        </w:rPr>
        <w:t>MATLAB</w:t>
      </w:r>
      <w:r>
        <w:t xml:space="preserve"> (9.9.0.14677003 (R2020b)). (2020). The MathWorks Inc.</w:t>
      </w:r>
    </w:p>
    <w:p w14:paraId="38C40945" w14:textId="77777777" w:rsidR="005D6A2B" w:rsidRDefault="005D6A2B" w:rsidP="005D6A2B">
      <w:pPr>
        <w:pStyle w:val="Bibliography"/>
      </w:pPr>
      <w:proofErr w:type="spellStart"/>
      <w:r>
        <w:t>Merikle</w:t>
      </w:r>
      <w:proofErr w:type="spellEnd"/>
      <w:r>
        <w:t xml:space="preserve">, P. M. (1992). Perception without awareness: Critical issues. </w:t>
      </w:r>
      <w:r>
        <w:rPr>
          <w:i/>
          <w:iCs/>
        </w:rPr>
        <w:t>American Psychologist</w:t>
      </w:r>
      <w:r>
        <w:t xml:space="preserve">, </w:t>
      </w:r>
      <w:r>
        <w:rPr>
          <w:i/>
          <w:iCs/>
        </w:rPr>
        <w:t>47</w:t>
      </w:r>
      <w:r>
        <w:t>, 792–795. https://doi.org/10.1037/0003-066X.47.6.792</w:t>
      </w:r>
    </w:p>
    <w:p w14:paraId="53A47F32" w14:textId="77777777" w:rsidR="005D6A2B" w:rsidRDefault="005D6A2B" w:rsidP="005D6A2B">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68B086EA" w14:textId="77777777" w:rsidR="005D6A2B" w:rsidRDefault="005D6A2B" w:rsidP="005D6A2B">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5734B279" w14:textId="77777777" w:rsidR="005D6A2B" w:rsidRDefault="005D6A2B" w:rsidP="005D6A2B">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1BAFA247" w14:textId="77777777" w:rsidR="005D6A2B" w:rsidRDefault="005D6A2B" w:rsidP="005D6A2B">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3BF13ADC" w14:textId="77777777" w:rsidR="005D6A2B" w:rsidRDefault="005D6A2B" w:rsidP="005D6A2B">
      <w:pPr>
        <w:pStyle w:val="Bibliography"/>
      </w:pPr>
      <w:r>
        <w:lastRenderedPageBreak/>
        <w:t xml:space="preserve">Moors, P., </w:t>
      </w:r>
      <w:proofErr w:type="spellStart"/>
      <w:r>
        <w:t>Boelens</w:t>
      </w:r>
      <w:proofErr w:type="spellEnd"/>
      <w:r>
        <w:t xml:space="preserve">, D., van </w:t>
      </w:r>
      <w:proofErr w:type="spellStart"/>
      <w:r>
        <w:t>Overwalle</w:t>
      </w:r>
      <w:proofErr w:type="spellEnd"/>
      <w:r>
        <w:t xml:space="preserve">, J., &amp; </w:t>
      </w:r>
      <w:proofErr w:type="spellStart"/>
      <w:r>
        <w:t>Wagemans</w:t>
      </w:r>
      <w:proofErr w:type="spellEnd"/>
      <w:r>
        <w:t xml:space="preserve">,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306BE530" w14:textId="77777777" w:rsidR="005D6A2B" w:rsidRDefault="005D6A2B" w:rsidP="005D6A2B">
      <w:pPr>
        <w:pStyle w:val="Bibliography"/>
      </w:pPr>
      <w:r>
        <w:t xml:space="preserve">Moors, P., &amp; </w:t>
      </w:r>
      <w:proofErr w:type="spellStart"/>
      <w:r>
        <w:t>Hesselmann</w:t>
      </w:r>
      <w:proofErr w:type="spellEnd"/>
      <w:r>
        <w:t xml:space="preserve">, G. (2018). A critical reexamination of doing arithmetic </w:t>
      </w:r>
      <w:proofErr w:type="spellStart"/>
      <w:r>
        <w:t>nonconsciously</w:t>
      </w:r>
      <w:proofErr w:type="spellEnd"/>
      <w:r>
        <w:t xml:space="preserve">. </w:t>
      </w:r>
      <w:r>
        <w:rPr>
          <w:i/>
          <w:iCs/>
        </w:rPr>
        <w:t>Psychonomic Bulletin &amp; Review</w:t>
      </w:r>
      <w:r>
        <w:t xml:space="preserve">, </w:t>
      </w:r>
      <w:r>
        <w:rPr>
          <w:i/>
          <w:iCs/>
        </w:rPr>
        <w:t>25</w:t>
      </w:r>
      <w:r>
        <w:t>(1), 472–481. https://doi.org/10.3758/s13423-017-1292-x</w:t>
      </w:r>
    </w:p>
    <w:p w14:paraId="36441F0E" w14:textId="77777777" w:rsidR="005D6A2B" w:rsidRDefault="005D6A2B" w:rsidP="005D6A2B">
      <w:pPr>
        <w:pStyle w:val="Bibliography"/>
      </w:pPr>
      <w:r>
        <w:rPr>
          <w:i/>
          <w:iCs/>
        </w:rPr>
        <w:t>Motive</w:t>
      </w:r>
      <w:r>
        <w:t xml:space="preserve"> (2.3.0). (2021). </w:t>
      </w:r>
      <w:proofErr w:type="spellStart"/>
      <w:r>
        <w:t>NaturalPoint</w:t>
      </w:r>
      <w:proofErr w:type="spellEnd"/>
      <w:r>
        <w:t>, Inc. https://optitrack.com/software/motive/</w:t>
      </w:r>
    </w:p>
    <w:p w14:paraId="6E6833E6" w14:textId="77777777" w:rsidR="005D6A2B" w:rsidRDefault="005D6A2B" w:rsidP="005D6A2B">
      <w:pPr>
        <w:pStyle w:val="Bibliography"/>
      </w:pPr>
      <w:proofErr w:type="spellStart"/>
      <w:r>
        <w:t>Mudrik</w:t>
      </w:r>
      <w:proofErr w:type="spellEnd"/>
      <w:r>
        <w:t xml:space="preserve">, L., </w:t>
      </w:r>
      <w:proofErr w:type="spellStart"/>
      <w:r>
        <w:t>Faivre</w:t>
      </w:r>
      <w:proofErr w:type="spellEnd"/>
      <w:r>
        <w:t xml:space="preserve">, N., &amp; Koch, C. (2014). Information integration without awareness. </w:t>
      </w:r>
      <w:r>
        <w:rPr>
          <w:i/>
          <w:iCs/>
        </w:rPr>
        <w:t>Trends in Cognitive Sciences</w:t>
      </w:r>
      <w:r>
        <w:t xml:space="preserve">, </w:t>
      </w:r>
      <w:r>
        <w:rPr>
          <w:i/>
          <w:iCs/>
        </w:rPr>
        <w:t>18</w:t>
      </w:r>
      <w:r>
        <w:t>(9), 488–496. https://doi.org/10.1016/j.tics.2014.04.009</w:t>
      </w:r>
    </w:p>
    <w:p w14:paraId="2E9BFA43" w14:textId="77777777" w:rsidR="005D6A2B" w:rsidRDefault="005D6A2B" w:rsidP="005D6A2B">
      <w:pPr>
        <w:pStyle w:val="Bibliography"/>
      </w:pPr>
      <w:proofErr w:type="spellStart"/>
      <w:r>
        <w:t>Musall</w:t>
      </w:r>
      <w:proofErr w:type="spellEnd"/>
      <w:r>
        <w:t xml:space="preserve">, S. (2022). </w:t>
      </w:r>
      <w:proofErr w:type="spellStart"/>
      <w:r>
        <w:rPr>
          <w:i/>
          <w:iCs/>
        </w:rPr>
        <w:t>Stdshade</w:t>
      </w:r>
      <w:proofErr w:type="spellEnd"/>
      <w:r>
        <w:t xml:space="preserve"> (Version 1.40.0.1) [Source code]. https://www.mathworks.com/matlabcentral/fileexchange/29534-stdshade</w:t>
      </w:r>
    </w:p>
    <w:p w14:paraId="30DCB1FC" w14:textId="77777777" w:rsidR="005D6A2B" w:rsidRDefault="005D6A2B" w:rsidP="005D6A2B">
      <w:pPr>
        <w:pStyle w:val="Bibliography"/>
      </w:pPr>
      <w:proofErr w:type="spellStart"/>
      <w:r>
        <w:t>Naccache</w:t>
      </w:r>
      <w:proofErr w:type="spellEnd"/>
      <w:r>
        <w:t xml:space="preserve">, L., </w:t>
      </w:r>
      <w:proofErr w:type="spellStart"/>
      <w:r>
        <w:t>Blandin</w:t>
      </w:r>
      <w:proofErr w:type="spellEnd"/>
      <w:r>
        <w:t xml:space="preserve">, E., &amp; </w:t>
      </w:r>
      <w:proofErr w:type="spellStart"/>
      <w:r>
        <w:t>Dehaene</w:t>
      </w:r>
      <w:proofErr w:type="spellEnd"/>
      <w:r>
        <w:t xml:space="preserve">, S. (2002). Unconscious Masked Priming Depends on Temporal Attention. </w:t>
      </w:r>
      <w:r>
        <w:rPr>
          <w:i/>
          <w:iCs/>
        </w:rPr>
        <w:t>Psychological Science</w:t>
      </w:r>
      <w:r>
        <w:t xml:space="preserve">, </w:t>
      </w:r>
      <w:r>
        <w:rPr>
          <w:i/>
          <w:iCs/>
        </w:rPr>
        <w:t>13</w:t>
      </w:r>
      <w:r>
        <w:t>(5), 416–424. https://doi.org/10.1111/1467-9280.00474</w:t>
      </w:r>
    </w:p>
    <w:p w14:paraId="1DA4DBA1" w14:textId="77777777" w:rsidR="005D6A2B" w:rsidRDefault="005D6A2B" w:rsidP="005D6A2B">
      <w:pPr>
        <w:pStyle w:val="Bibliography"/>
      </w:pPr>
      <w:proofErr w:type="spellStart"/>
      <w:r>
        <w:t>Naccache</w:t>
      </w:r>
      <w:proofErr w:type="spellEnd"/>
      <w:r>
        <w:t xml:space="preserve">, L., &amp; </w:t>
      </w:r>
      <w:proofErr w:type="spellStart"/>
      <w:r>
        <w:t>Dehaene</w:t>
      </w:r>
      <w:proofErr w:type="spellEnd"/>
      <w:r>
        <w:t xml:space="preserve">, S. (2001). Unconscious semantic priming extends to novel unseen stimuli. </w:t>
      </w:r>
      <w:r>
        <w:rPr>
          <w:i/>
          <w:iCs/>
        </w:rPr>
        <w:t>Cognition</w:t>
      </w:r>
      <w:r>
        <w:t xml:space="preserve">, </w:t>
      </w:r>
      <w:r>
        <w:rPr>
          <w:i/>
          <w:iCs/>
        </w:rPr>
        <w:t>80</w:t>
      </w:r>
      <w:r>
        <w:t>(3), 215–229. https://doi.org/10.1016/S0010-0277(00)00139-6</w:t>
      </w:r>
    </w:p>
    <w:p w14:paraId="588A631D" w14:textId="77777777" w:rsidR="005D6A2B" w:rsidRDefault="005D6A2B" w:rsidP="005D6A2B">
      <w:pPr>
        <w:pStyle w:val="Bibliography"/>
      </w:pPr>
      <w:proofErr w:type="spellStart"/>
      <w:r>
        <w:rPr>
          <w:i/>
          <w:iCs/>
        </w:rPr>
        <w:t>NatNet</w:t>
      </w:r>
      <w:proofErr w:type="spellEnd"/>
      <w:r>
        <w:rPr>
          <w:i/>
          <w:iCs/>
        </w:rPr>
        <w:t xml:space="preserve"> SDK</w:t>
      </w:r>
      <w:r>
        <w:t xml:space="preserve"> (4.0.0). (2021). </w:t>
      </w:r>
      <w:proofErr w:type="spellStart"/>
      <w:r>
        <w:t>NaturalPoint</w:t>
      </w:r>
      <w:proofErr w:type="spellEnd"/>
      <w:r>
        <w:t>, Inc. https://optitrack.com/software/motive/</w:t>
      </w:r>
    </w:p>
    <w:p w14:paraId="50092F25" w14:textId="77777777" w:rsidR="005D6A2B" w:rsidRDefault="005D6A2B" w:rsidP="005D6A2B">
      <w:pPr>
        <w:pStyle w:val="Bibliography"/>
      </w:pPr>
      <w:r>
        <w:t xml:space="preserve">Nelson, M. (2015). </w:t>
      </w:r>
      <w:proofErr w:type="spellStart"/>
      <w:r>
        <w:rPr>
          <w:i/>
          <w:iCs/>
        </w:rPr>
        <w:t>MyBinomTest</w:t>
      </w:r>
      <w:proofErr w:type="spellEnd"/>
      <w:r>
        <w:t xml:space="preserve"> (Version 2.0.0.0) [Source code]. https://www.mathworks.com/matlabcentral/fileexchange/24813-mybinomtest-s-n-p-sided</w:t>
      </w:r>
    </w:p>
    <w:p w14:paraId="0B626F98" w14:textId="77777777" w:rsidR="005D6A2B" w:rsidRDefault="005D6A2B" w:rsidP="005D6A2B">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A5FC2D4" w14:textId="77777777" w:rsidR="005D6A2B" w:rsidRDefault="005D6A2B" w:rsidP="005D6A2B">
      <w:pPr>
        <w:pStyle w:val="Bibliography"/>
      </w:pPr>
      <w:r>
        <w:lastRenderedPageBreak/>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26C22A17" w14:textId="77777777" w:rsidR="005D6A2B" w:rsidRDefault="005D6A2B" w:rsidP="005D6A2B">
      <w:pPr>
        <w:pStyle w:val="Bibliography"/>
      </w:pPr>
      <w:proofErr w:type="spellStart"/>
      <w:r>
        <w:t>Palluel</w:t>
      </w:r>
      <w:proofErr w:type="spellEnd"/>
      <w:r>
        <w:t xml:space="preserve">-Germain, R., Boy, F., </w:t>
      </w:r>
      <w:proofErr w:type="spellStart"/>
      <w:r>
        <w:t>Orliaguet</w:t>
      </w:r>
      <w:proofErr w:type="spellEnd"/>
      <w:r>
        <w:t xml:space="preserve">, J. P., &amp; </w:t>
      </w:r>
      <w:proofErr w:type="spellStart"/>
      <w:r>
        <w:t>Coello</w:t>
      </w:r>
      <w:proofErr w:type="spellEnd"/>
      <w:r>
        <w:t xml:space="preserve">, Y. (2004). Visual and motor constraints on trajectory planning in pointing movements. </w:t>
      </w:r>
      <w:r>
        <w:rPr>
          <w:i/>
          <w:iCs/>
        </w:rPr>
        <w:t>Neuroscience Letters</w:t>
      </w:r>
      <w:r>
        <w:t xml:space="preserve">, </w:t>
      </w:r>
      <w:r>
        <w:rPr>
          <w:i/>
          <w:iCs/>
        </w:rPr>
        <w:t>372</w:t>
      </w:r>
      <w:r>
        <w:t>(3), 235–239. https://doi.org/10.1016/j.neulet.2004.09.045</w:t>
      </w:r>
    </w:p>
    <w:p w14:paraId="01D57D7D" w14:textId="77777777" w:rsidR="005D6A2B" w:rsidRDefault="005D6A2B" w:rsidP="005D6A2B">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763BE2AC" w14:textId="77777777" w:rsidR="005D6A2B" w:rsidRDefault="005D6A2B" w:rsidP="005D6A2B">
      <w:pPr>
        <w:pStyle w:val="Bibliography"/>
      </w:pPr>
      <w:r>
        <w:t xml:space="preserve">Peters, M. A. K., &amp; Lau, H. (2015). </w:t>
      </w:r>
      <w:r>
        <w:rPr>
          <w:i/>
          <w:iCs/>
        </w:rPr>
        <w:t>Human observers have optimal introspective access to perceptual processes even for visually masked stimuli</w:t>
      </w:r>
      <w:r>
        <w:t>. 30.</w:t>
      </w:r>
    </w:p>
    <w:p w14:paraId="7273DE83" w14:textId="77777777" w:rsidR="005D6A2B" w:rsidRDefault="005D6A2B" w:rsidP="005D6A2B">
      <w:pPr>
        <w:pStyle w:val="Bibliography"/>
      </w:pPr>
      <w:r>
        <w:t xml:space="preserve">Poirier, C., Collignon, O., </w:t>
      </w:r>
      <w:proofErr w:type="spellStart"/>
      <w:r>
        <w:t>DeVolder</w:t>
      </w:r>
      <w:proofErr w:type="spellEnd"/>
      <w:r>
        <w:t xml:space="preserve">, A. G., </w:t>
      </w:r>
      <w:proofErr w:type="spellStart"/>
      <w:r>
        <w:t>Renier</w:t>
      </w:r>
      <w:proofErr w:type="spellEnd"/>
      <w:r>
        <w:t xml:space="preserve">, L., </w:t>
      </w:r>
      <w:proofErr w:type="spellStart"/>
      <w:r>
        <w:t>Vanlierde</w:t>
      </w:r>
      <w:proofErr w:type="spellEnd"/>
      <w:r>
        <w:t xml:space="preserve">, A., </w:t>
      </w:r>
      <w:proofErr w:type="spellStart"/>
      <w:r>
        <w:t>Tranduy</w:t>
      </w:r>
      <w:proofErr w:type="spellEnd"/>
      <w:r>
        <w:t xml:space="preserve">, D., &amp; </w:t>
      </w:r>
      <w:proofErr w:type="spellStart"/>
      <w:r>
        <w:t>Scheiber</w:t>
      </w:r>
      <w:proofErr w:type="spellEnd"/>
      <w:r>
        <w:t xml:space="preserve">,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622C4C70" w14:textId="77777777" w:rsidR="005D6A2B" w:rsidRDefault="005D6A2B" w:rsidP="005D6A2B">
      <w:pPr>
        <w:pStyle w:val="Bibliography"/>
      </w:pPr>
      <w:r>
        <w:t xml:space="preserve">Pratte, M. S., &amp; </w:t>
      </w:r>
      <w:proofErr w:type="spellStart"/>
      <w:r>
        <w:t>Rouder</w:t>
      </w:r>
      <w:proofErr w:type="spellEnd"/>
      <w:r>
        <w:t xml:space="preserve">, J. N. (2009). A task-difficulty artifact in subliminal priming. </w:t>
      </w:r>
      <w:r>
        <w:rPr>
          <w:i/>
          <w:iCs/>
        </w:rPr>
        <w:t>Attention, Perception, &amp; Psychophysics</w:t>
      </w:r>
      <w:r>
        <w:t xml:space="preserve">, </w:t>
      </w:r>
      <w:r>
        <w:rPr>
          <w:i/>
          <w:iCs/>
        </w:rPr>
        <w:t>71</w:t>
      </w:r>
      <w:r>
        <w:t>(6), 1276–1283. https://doi.org/10.3758/APP.71.6.1276</w:t>
      </w:r>
    </w:p>
    <w:p w14:paraId="587D4079" w14:textId="77777777" w:rsidR="005D6A2B" w:rsidRDefault="005D6A2B" w:rsidP="005D6A2B">
      <w:pPr>
        <w:pStyle w:val="Bibliography"/>
      </w:pPr>
      <w:proofErr w:type="spellStart"/>
      <w:r>
        <w:t>Reingold</w:t>
      </w:r>
      <w:proofErr w:type="spellEnd"/>
      <w:r>
        <w:t xml:space="preserve">, E. M., &amp; </w:t>
      </w:r>
      <w:proofErr w:type="spellStart"/>
      <w:r>
        <w:t>Merikle</w:t>
      </w:r>
      <w:proofErr w:type="spellEnd"/>
      <w:r>
        <w:t xml:space="preserve">, P. M. (1988). Using direct and indirect measures to study perception without awareness. </w:t>
      </w:r>
      <w:r>
        <w:rPr>
          <w:i/>
          <w:iCs/>
        </w:rPr>
        <w:t>Perception &amp; Psychophysics</w:t>
      </w:r>
      <w:r>
        <w:t xml:space="preserve">, </w:t>
      </w:r>
      <w:r>
        <w:rPr>
          <w:i/>
          <w:iCs/>
        </w:rPr>
        <w:t>44</w:t>
      </w:r>
      <w:r>
        <w:t>(6), 563–575. https://doi.org/10.3758/BF03207490</w:t>
      </w:r>
    </w:p>
    <w:p w14:paraId="581F4F5A" w14:textId="77777777" w:rsidR="005D6A2B" w:rsidRDefault="005D6A2B" w:rsidP="005D6A2B">
      <w:pPr>
        <w:pStyle w:val="Bibliography"/>
      </w:pPr>
      <w:proofErr w:type="spellStart"/>
      <w:r>
        <w:t>Reingold</w:t>
      </w:r>
      <w:proofErr w:type="spellEnd"/>
      <w:r>
        <w:t xml:space="preserve">, E. M., &amp; </w:t>
      </w:r>
      <w:proofErr w:type="spellStart"/>
      <w:r>
        <w:t>Merikle</w:t>
      </w:r>
      <w:proofErr w:type="spellEnd"/>
      <w:r>
        <w:t xml:space="preserve">, P. M. (1990). On the Inter-relatedness of Theory and Measurement in the Study of Unconscious Processes. </w:t>
      </w:r>
      <w:r>
        <w:rPr>
          <w:i/>
          <w:iCs/>
        </w:rPr>
        <w:t>Mind &amp; Language</w:t>
      </w:r>
      <w:r>
        <w:t xml:space="preserve">, </w:t>
      </w:r>
      <w:r>
        <w:rPr>
          <w:i/>
          <w:iCs/>
        </w:rPr>
        <w:t>5</w:t>
      </w:r>
      <w:r>
        <w:t>(1), 9–28. https://doi.org/10.1111/j.1468-0017.1990.tb00150.x</w:t>
      </w:r>
    </w:p>
    <w:p w14:paraId="44341107" w14:textId="77777777" w:rsidR="005D6A2B" w:rsidRDefault="005D6A2B" w:rsidP="005D6A2B">
      <w:pPr>
        <w:pStyle w:val="Bibliography"/>
      </w:pPr>
      <w:proofErr w:type="spellStart"/>
      <w:r>
        <w:lastRenderedPageBreak/>
        <w:t>Resulaj</w:t>
      </w:r>
      <w:proofErr w:type="spellEnd"/>
      <w:r>
        <w:t xml:space="preserve">, A., </w:t>
      </w:r>
      <w:proofErr w:type="spellStart"/>
      <w:r>
        <w:t>Kiani</w:t>
      </w:r>
      <w:proofErr w:type="spellEnd"/>
      <w:r>
        <w:t xml:space="preserve">, R., Wolpert, D. M., &amp; </w:t>
      </w:r>
      <w:proofErr w:type="spellStart"/>
      <w:r>
        <w:t>Shadlen</w:t>
      </w:r>
      <w:proofErr w:type="spellEnd"/>
      <w:r>
        <w:t xml:space="preserve">, M. N. (2009). Changes of mind in decision-making. </w:t>
      </w:r>
      <w:r>
        <w:rPr>
          <w:i/>
          <w:iCs/>
        </w:rPr>
        <w:t>Nature</w:t>
      </w:r>
      <w:r>
        <w:t xml:space="preserve">, </w:t>
      </w:r>
      <w:r>
        <w:rPr>
          <w:i/>
          <w:iCs/>
        </w:rPr>
        <w:t>461</w:t>
      </w:r>
      <w:r>
        <w:t>(7261), Article 7261. https://doi.org/10.1038/nature08275</w:t>
      </w:r>
    </w:p>
    <w:p w14:paraId="1C7E1183" w14:textId="77777777" w:rsidR="005D6A2B" w:rsidRDefault="005D6A2B" w:rsidP="005D6A2B">
      <w:pPr>
        <w:pStyle w:val="Bibliography"/>
      </w:pPr>
      <w:r>
        <w:t xml:space="preserve">Ric, F., &amp; Muller, D. (2012). Unconscious addition: When we unconsciously initiate and follow arithmetic rules. </w:t>
      </w:r>
      <w:r>
        <w:rPr>
          <w:i/>
          <w:iCs/>
        </w:rPr>
        <w:t>Journal of Experimental Psychology: General</w:t>
      </w:r>
      <w:r>
        <w:t xml:space="preserve">, </w:t>
      </w:r>
      <w:r>
        <w:rPr>
          <w:i/>
          <w:iCs/>
        </w:rPr>
        <w:t>141</w:t>
      </w:r>
      <w:r>
        <w:t>, 222–226. https://doi.org/10.1037/a0024608</w:t>
      </w:r>
    </w:p>
    <w:p w14:paraId="2B728B82" w14:textId="77777777" w:rsidR="005D6A2B" w:rsidRDefault="005D6A2B" w:rsidP="005D6A2B">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645EC78D" w14:textId="77777777" w:rsidR="005D6A2B" w:rsidRDefault="005D6A2B" w:rsidP="005D6A2B">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231A5772" w14:textId="77777777" w:rsidR="005D6A2B" w:rsidRDefault="005D6A2B" w:rsidP="005D6A2B">
      <w:pPr>
        <w:pStyle w:val="Bibliography"/>
      </w:pPr>
      <w:r>
        <w:t xml:space="preserve">Sandberg, K., Timmermans, B., Overgaard, M., &amp; </w:t>
      </w:r>
      <w:proofErr w:type="spellStart"/>
      <w:r>
        <w:t>Cleeremans</w:t>
      </w:r>
      <w:proofErr w:type="spellEnd"/>
      <w:r>
        <w:t xml:space="preserve">, A. (2010). Measuring consciousness: Is one measure better than the other? </w:t>
      </w:r>
      <w:r>
        <w:rPr>
          <w:i/>
          <w:iCs/>
        </w:rPr>
        <w:t>Consciousness and Cognition</w:t>
      </w:r>
      <w:r>
        <w:t xml:space="preserve">, </w:t>
      </w:r>
      <w:r>
        <w:rPr>
          <w:i/>
          <w:iCs/>
        </w:rPr>
        <w:t>19</w:t>
      </w:r>
      <w:r>
        <w:t>(4), 1069–1078. https://doi.org/10.1016/j.concog.2009.12.013</w:t>
      </w:r>
    </w:p>
    <w:p w14:paraId="4499877B" w14:textId="77777777" w:rsidR="005D6A2B" w:rsidRDefault="005D6A2B" w:rsidP="005D6A2B">
      <w:pPr>
        <w:pStyle w:val="Bibliography"/>
      </w:pPr>
      <w:proofErr w:type="spellStart"/>
      <w:r>
        <w:t>Sassenhagen</w:t>
      </w:r>
      <w:proofErr w:type="spellEnd"/>
      <w:r>
        <w:t xml:space="preserve">, J., &amp; </w:t>
      </w:r>
      <w:proofErr w:type="spellStart"/>
      <w:r>
        <w:t>Draschkow</w:t>
      </w:r>
      <w:proofErr w:type="spellEnd"/>
      <w:r>
        <w:t xml:space="preserve">, D. (2019). Cluster-based permutation tests of MEG/EEG data do not establish significance of effect latency or location. </w:t>
      </w:r>
      <w:r>
        <w:rPr>
          <w:i/>
          <w:iCs/>
        </w:rPr>
        <w:t>Psychophysiology</w:t>
      </w:r>
      <w:r>
        <w:t xml:space="preserve">, </w:t>
      </w:r>
      <w:r>
        <w:rPr>
          <w:i/>
          <w:iCs/>
        </w:rPr>
        <w:t>56</w:t>
      </w:r>
      <w:r>
        <w:t>(6), e13335. https://doi.org/10.1111/psyp.13335</w:t>
      </w:r>
    </w:p>
    <w:p w14:paraId="50EF5612" w14:textId="77777777" w:rsidR="005D6A2B" w:rsidRDefault="005D6A2B" w:rsidP="005D6A2B">
      <w:pPr>
        <w:pStyle w:val="Bibliography"/>
      </w:pPr>
      <w:r>
        <w:t xml:space="preserve">Sawchuk, C. N., </w:t>
      </w:r>
      <w:proofErr w:type="spellStart"/>
      <w:r>
        <w:t>Lohr</w:t>
      </w:r>
      <w:proofErr w:type="spellEnd"/>
      <w:r>
        <w:t xml:space="preserve">, J. M., </w:t>
      </w:r>
      <w:proofErr w:type="spellStart"/>
      <w:r>
        <w:t>Westendorf</w:t>
      </w:r>
      <w:proofErr w:type="spellEnd"/>
      <w:r>
        <w:t xml:space="preserve">, D. H., Meunier, S. A., &amp; </w:t>
      </w:r>
      <w:proofErr w:type="spellStart"/>
      <w:r>
        <w:t>Tolin</w:t>
      </w:r>
      <w:proofErr w:type="spellEnd"/>
      <w:r>
        <w:t xml:space="preserve">, D. F. (2002). Emotional responding to fearful and disgusting stimuli in specific </w:t>
      </w:r>
      <w:proofErr w:type="spellStart"/>
      <w:r>
        <w:t>phobics</w:t>
      </w:r>
      <w:proofErr w:type="spellEnd"/>
      <w:r>
        <w:t xml:space="preserve">. </w:t>
      </w:r>
      <w:proofErr w:type="spellStart"/>
      <w:r>
        <w:rPr>
          <w:i/>
          <w:iCs/>
        </w:rPr>
        <w:t>Behaviour</w:t>
      </w:r>
      <w:proofErr w:type="spellEnd"/>
      <w:r>
        <w:rPr>
          <w:i/>
          <w:iCs/>
        </w:rPr>
        <w:t xml:space="preserve"> Research and Therapy</w:t>
      </w:r>
      <w:r>
        <w:t xml:space="preserve">, </w:t>
      </w:r>
      <w:r>
        <w:rPr>
          <w:i/>
          <w:iCs/>
        </w:rPr>
        <w:t>40</w:t>
      </w:r>
      <w:r>
        <w:t>(9), 1031–1046. https://doi.org/10.1016/S0005-7967(01)00093-6</w:t>
      </w:r>
    </w:p>
    <w:p w14:paraId="08C5C8F5" w14:textId="77777777" w:rsidR="005D6A2B" w:rsidRDefault="005D6A2B" w:rsidP="005D6A2B">
      <w:pPr>
        <w:pStyle w:val="Bibliography"/>
      </w:pPr>
      <w:proofErr w:type="spellStart"/>
      <w:r>
        <w:t>Scherbaum</w:t>
      </w:r>
      <w:proofErr w:type="spellEnd"/>
      <w:r>
        <w:t xml:space="preserve">, S., </w:t>
      </w:r>
      <w:proofErr w:type="spellStart"/>
      <w:r>
        <w:t>Dshemuchadse</w:t>
      </w:r>
      <w:proofErr w:type="spellEnd"/>
      <w:r>
        <w:t xml:space="preserve">, M., Fischer, R., &amp; </w:t>
      </w:r>
      <w:proofErr w:type="spellStart"/>
      <w:r>
        <w:t>Goschke</w:t>
      </w:r>
      <w:proofErr w:type="spellEnd"/>
      <w:r>
        <w:t xml:space="preserve">, T. (2010). How decisions evolve: The temporal dynamics of action selection. </w:t>
      </w:r>
      <w:r>
        <w:rPr>
          <w:i/>
          <w:iCs/>
        </w:rPr>
        <w:t>Cognition</w:t>
      </w:r>
      <w:r>
        <w:t xml:space="preserve">, </w:t>
      </w:r>
      <w:r>
        <w:rPr>
          <w:i/>
          <w:iCs/>
        </w:rPr>
        <w:t>115</w:t>
      </w:r>
      <w:r>
        <w:t>(3), 407–416. https://doi.org/10.1016/j.cognition.2010.02.004</w:t>
      </w:r>
    </w:p>
    <w:p w14:paraId="26BB1F5F" w14:textId="77777777" w:rsidR="005D6A2B" w:rsidRDefault="005D6A2B" w:rsidP="005D6A2B">
      <w:pPr>
        <w:pStyle w:val="Bibliography"/>
      </w:pPr>
      <w:proofErr w:type="spellStart"/>
      <w:r>
        <w:lastRenderedPageBreak/>
        <w:t>Scherbaum</w:t>
      </w:r>
      <w:proofErr w:type="spellEnd"/>
      <w:r>
        <w:t xml:space="preserve">, S., &amp; </w:t>
      </w:r>
      <w:proofErr w:type="spellStart"/>
      <w:r>
        <w:t>Kieslich</w:t>
      </w:r>
      <w:proofErr w:type="spellEnd"/>
      <w:r>
        <w:t xml:space="preserve">,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73AF341C" w14:textId="77777777" w:rsidR="005D6A2B" w:rsidRDefault="005D6A2B" w:rsidP="005D6A2B">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236F03A5" w14:textId="77777777" w:rsidR="005D6A2B" w:rsidRDefault="005D6A2B" w:rsidP="005D6A2B">
      <w:pPr>
        <w:pStyle w:val="Bibliography"/>
      </w:pPr>
      <w:r>
        <w:t xml:space="preserve">Shrestha, D. L. (2014). </w:t>
      </w:r>
      <w:proofErr w:type="spellStart"/>
      <w:r>
        <w:rPr>
          <w:i/>
          <w:iCs/>
        </w:rPr>
        <w:t>Invprctile</w:t>
      </w:r>
      <w:proofErr w:type="spellEnd"/>
      <w:r>
        <w:t xml:space="preserve"> (Version 1.2.0.0) [Source code]. https://www.mathworks.com/matlabcentral/fileexchange/41131-inverse-percentiles-of-a-sample</w:t>
      </w:r>
    </w:p>
    <w:p w14:paraId="74EB92F3" w14:textId="77777777" w:rsidR="005D6A2B" w:rsidRDefault="005D6A2B" w:rsidP="005D6A2B">
      <w:pPr>
        <w:pStyle w:val="Bibliography"/>
      </w:pPr>
      <w:proofErr w:type="spellStart"/>
      <w:r>
        <w:t>Siedlecka</w:t>
      </w:r>
      <w:proofErr w:type="spellEnd"/>
      <w:r>
        <w:t xml:space="preserve">, E., &amp; Denson, T. F. (2019). Experimental Methods for Inducing Basic Emotions: A Qualitative Review. </w:t>
      </w:r>
      <w:r>
        <w:rPr>
          <w:i/>
          <w:iCs/>
        </w:rPr>
        <w:t>Emotion Review</w:t>
      </w:r>
      <w:r>
        <w:t xml:space="preserve">, </w:t>
      </w:r>
      <w:r>
        <w:rPr>
          <w:i/>
          <w:iCs/>
        </w:rPr>
        <w:t>11</w:t>
      </w:r>
      <w:r>
        <w:t>(1), 87–97. https://doi.org/10.1177/1754073917749016</w:t>
      </w:r>
    </w:p>
    <w:p w14:paraId="0C717575" w14:textId="77777777" w:rsidR="005D6A2B" w:rsidRDefault="005D6A2B" w:rsidP="005D6A2B">
      <w:pPr>
        <w:pStyle w:val="Bibliography"/>
      </w:pPr>
      <w:proofErr w:type="spellStart"/>
      <w:r>
        <w:t>Sklar</w:t>
      </w:r>
      <w:proofErr w:type="spellEnd"/>
      <w:r>
        <w:t xml:space="preserve">, A. Y., Levy, N., Goldstein, A., Mandel, R., </w:t>
      </w:r>
      <w:proofErr w:type="spellStart"/>
      <w:r>
        <w:t>Maril</w:t>
      </w:r>
      <w:proofErr w:type="spellEnd"/>
      <w:r>
        <w:t xml:space="preserve">, A., &amp; </w:t>
      </w:r>
      <w:proofErr w:type="spellStart"/>
      <w:r>
        <w:t>Hassin</w:t>
      </w:r>
      <w:proofErr w:type="spellEnd"/>
      <w:r>
        <w:t xml:space="preserve">, R. R. (2012). Reading and doing arithmetic </w:t>
      </w:r>
      <w:proofErr w:type="spellStart"/>
      <w:r>
        <w:t>nonconsciously</w:t>
      </w:r>
      <w:proofErr w:type="spellEnd"/>
      <w:r>
        <w:t xml:space="preserve">. </w:t>
      </w:r>
      <w:r>
        <w:rPr>
          <w:i/>
          <w:iCs/>
        </w:rPr>
        <w:t>Proceedings of the National Academy of Sciences</w:t>
      </w:r>
      <w:r>
        <w:t xml:space="preserve">, </w:t>
      </w:r>
      <w:r>
        <w:rPr>
          <w:i/>
          <w:iCs/>
        </w:rPr>
        <w:t>109</w:t>
      </w:r>
      <w:r>
        <w:t>(48), 19614–19619. https://doi.org/10.1073/pnas.1211645109</w:t>
      </w:r>
    </w:p>
    <w:p w14:paraId="77B3C2AC" w14:textId="77777777" w:rsidR="005D6A2B" w:rsidRDefault="005D6A2B" w:rsidP="005D6A2B">
      <w:pPr>
        <w:pStyle w:val="Bibliography"/>
      </w:pPr>
      <w:r>
        <w:t xml:space="preserve">Spivey, M. J., Grosjean, M., &amp; </w:t>
      </w:r>
      <w:proofErr w:type="spellStart"/>
      <w:r>
        <w:t>Knoblich</w:t>
      </w:r>
      <w:proofErr w:type="spellEnd"/>
      <w:r>
        <w:t xml:space="preserve">,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46403107" w14:textId="77777777" w:rsidR="005D6A2B" w:rsidRDefault="005D6A2B" w:rsidP="005D6A2B">
      <w:pPr>
        <w:pStyle w:val="Bibliography"/>
      </w:pPr>
      <w:proofErr w:type="spellStart"/>
      <w:r>
        <w:t>Tononi</w:t>
      </w:r>
      <w:proofErr w:type="spellEnd"/>
      <w:r>
        <w:t xml:space="preserve">, G., </w:t>
      </w:r>
      <w:proofErr w:type="spellStart"/>
      <w:r>
        <w:t>Boly</w:t>
      </w:r>
      <w:proofErr w:type="spellEnd"/>
      <w:r>
        <w:t xml:space="preserve">, M., </w:t>
      </w:r>
      <w:proofErr w:type="spellStart"/>
      <w:r>
        <w:t>Massimini</w:t>
      </w:r>
      <w:proofErr w:type="spellEnd"/>
      <w:r>
        <w:t xml:space="preserve">, M., &amp; Koch, C. (2016). Integrated information theory: From consciousness to its physical substrate. </w:t>
      </w:r>
      <w:r>
        <w:rPr>
          <w:i/>
          <w:iCs/>
        </w:rPr>
        <w:t>Nature Reviews Neuroscience</w:t>
      </w:r>
      <w:r>
        <w:t xml:space="preserve">, </w:t>
      </w:r>
      <w:r>
        <w:rPr>
          <w:i/>
          <w:iCs/>
        </w:rPr>
        <w:t>17</w:t>
      </w:r>
      <w:r>
        <w:t>(7), 450–461. https://doi.org/10.1038/nrn.2016.44</w:t>
      </w:r>
    </w:p>
    <w:p w14:paraId="27A5ACCA" w14:textId="77777777" w:rsidR="005D6A2B" w:rsidRDefault="005D6A2B" w:rsidP="005D6A2B">
      <w:pPr>
        <w:pStyle w:val="Bibliography"/>
      </w:pPr>
      <w:proofErr w:type="spellStart"/>
      <w:r>
        <w:lastRenderedPageBreak/>
        <w:t>Vadillo</w:t>
      </w:r>
      <w:proofErr w:type="spellEnd"/>
      <w:r>
        <w:t xml:space="preserve">, M. A., </w:t>
      </w:r>
      <w:proofErr w:type="spellStart"/>
      <w:r>
        <w:t>Malejka</w:t>
      </w:r>
      <w:proofErr w:type="spellEnd"/>
      <w:r>
        <w:t xml:space="preserve">, S., Lee, D. Y. H., Dienes, Z., &amp; Shanks, D. R. (2022). Raising awareness about measurement error in research on unconscious mental processes. </w:t>
      </w:r>
      <w:r>
        <w:rPr>
          <w:i/>
          <w:iCs/>
        </w:rPr>
        <w:t>Psychonomic Bulletin &amp; Review</w:t>
      </w:r>
      <w:r>
        <w:t xml:space="preserve">, </w:t>
      </w:r>
      <w:r>
        <w:rPr>
          <w:i/>
          <w:iCs/>
        </w:rPr>
        <w:t>29</w:t>
      </w:r>
      <w:r>
        <w:t>(1), 21–43. https://doi.org/10.3758/s13423-021-01923-y</w:t>
      </w:r>
    </w:p>
    <w:p w14:paraId="19E293A8" w14:textId="77777777" w:rsidR="005D6A2B" w:rsidRDefault="005D6A2B" w:rsidP="005D6A2B">
      <w:pPr>
        <w:pStyle w:val="Bibliography"/>
      </w:pPr>
      <w:r>
        <w:t xml:space="preserve">Van den </w:t>
      </w:r>
      <w:proofErr w:type="spellStart"/>
      <w:r>
        <w:t>Bussche</w:t>
      </w:r>
      <w:proofErr w:type="spellEnd"/>
      <w:r>
        <w:t xml:space="preserve">, E., Van den </w:t>
      </w:r>
      <w:proofErr w:type="spellStart"/>
      <w:r>
        <w:t>Noortgate</w:t>
      </w:r>
      <w:proofErr w:type="spellEnd"/>
      <w:r>
        <w:t xml:space="preserve">, W., &amp; </w:t>
      </w:r>
      <w:proofErr w:type="spellStart"/>
      <w:r>
        <w:t>Reynvoet</w:t>
      </w:r>
      <w:proofErr w:type="spellEnd"/>
      <w:r>
        <w:t xml:space="preserve">, B. (2009). Mechanisms of masked priming: A meta-analysis. </w:t>
      </w:r>
      <w:r>
        <w:rPr>
          <w:i/>
          <w:iCs/>
        </w:rPr>
        <w:t>Psychological Bulletin</w:t>
      </w:r>
      <w:r>
        <w:t xml:space="preserve">, </w:t>
      </w:r>
      <w:r>
        <w:rPr>
          <w:i/>
          <w:iCs/>
        </w:rPr>
        <w:t>135</w:t>
      </w:r>
      <w:r>
        <w:t>(3), 452–477. https://doi.org/10.1037/a0015329</w:t>
      </w:r>
    </w:p>
    <w:p w14:paraId="24475871" w14:textId="77777777" w:rsidR="005D6A2B" w:rsidRDefault="005D6A2B" w:rsidP="005D6A2B">
      <w:pPr>
        <w:pStyle w:val="Bibliography"/>
      </w:pPr>
      <w:r>
        <w:t xml:space="preserve">von </w:t>
      </w:r>
      <w:proofErr w:type="spellStart"/>
      <w:r>
        <w:t>Hofsten</w:t>
      </w:r>
      <w:proofErr w:type="spellEnd"/>
      <w:r>
        <w:t xml:space="preserve">, C., &amp; </w:t>
      </w:r>
      <w:proofErr w:type="spellStart"/>
      <w:r>
        <w:t>Lindhagen</w:t>
      </w:r>
      <w:proofErr w:type="spellEnd"/>
      <w:r>
        <w:t xml:space="preserve">, K. (1979). Observations on the development of reaching for moving objects. </w:t>
      </w:r>
      <w:r>
        <w:rPr>
          <w:i/>
          <w:iCs/>
        </w:rPr>
        <w:t>Journal of Experimental Child Psychology</w:t>
      </w:r>
      <w:r>
        <w:t xml:space="preserve">, </w:t>
      </w:r>
      <w:r>
        <w:rPr>
          <w:i/>
          <w:iCs/>
        </w:rPr>
        <w:t>28</w:t>
      </w:r>
      <w:r>
        <w:t>(1), 158–173. https://doi.org/10.1016/0022-0965(79)90109-7</w:t>
      </w:r>
    </w:p>
    <w:p w14:paraId="6018BAAB" w14:textId="77777777" w:rsidR="005D6A2B" w:rsidRDefault="005D6A2B" w:rsidP="005D6A2B">
      <w:pPr>
        <w:pStyle w:val="Bibliography"/>
      </w:pPr>
      <w:proofErr w:type="spellStart"/>
      <w:r>
        <w:t>Willander</w:t>
      </w:r>
      <w:proofErr w:type="spellEnd"/>
      <w:r>
        <w:t xml:space="preserve">, J., &amp; Larsson, M. (2006). Smell your way back to childhood: Autobiographical odor memory. </w:t>
      </w:r>
      <w:r>
        <w:rPr>
          <w:i/>
          <w:iCs/>
        </w:rPr>
        <w:t>Psychonomic Bulletin &amp; Review</w:t>
      </w:r>
      <w:r>
        <w:t xml:space="preserve">, </w:t>
      </w:r>
      <w:r>
        <w:rPr>
          <w:i/>
          <w:iCs/>
        </w:rPr>
        <w:t>13</w:t>
      </w:r>
      <w:r>
        <w:t>(2), 240–244. https://doi.org/10.3758/BF03193837</w:t>
      </w:r>
    </w:p>
    <w:p w14:paraId="2FBE273C" w14:textId="77777777" w:rsidR="005D6A2B" w:rsidRDefault="005D6A2B" w:rsidP="005D6A2B">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2CF3FEF7" w14:textId="77777777" w:rsidR="005D6A2B" w:rsidRDefault="005D6A2B" w:rsidP="005D6A2B">
      <w:pPr>
        <w:pStyle w:val="Bibliography"/>
      </w:pPr>
      <w:r>
        <w:t xml:space="preserve">Xiao, K., Yamauchi, T., &amp; Bowman, C. (2015). </w:t>
      </w:r>
      <w:r>
        <w:rPr>
          <w:i/>
          <w:iCs/>
        </w:rPr>
        <w:t>Assessing Masked Semantic Priming: Cursor Trajectory versus Response Time Measures</w:t>
      </w:r>
      <w:r>
        <w:t>. 7.</w:t>
      </w:r>
    </w:p>
    <w:p w14:paraId="27891F3A" w14:textId="77777777" w:rsidR="005D6A2B" w:rsidRDefault="005D6A2B" w:rsidP="005D6A2B">
      <w:pPr>
        <w:pStyle w:val="Bibliography"/>
      </w:pPr>
      <w:r>
        <w:t xml:space="preserve">Yuval-Greenberg, S., &amp; </w:t>
      </w:r>
      <w:proofErr w:type="spellStart"/>
      <w:r>
        <w:t>Heeger</w:t>
      </w:r>
      <w:proofErr w:type="spellEnd"/>
      <w:r>
        <w:t xml:space="preserve">,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527FB136" w14:textId="77777777" w:rsidR="005D6A2B" w:rsidRDefault="005D6A2B" w:rsidP="005D6A2B">
      <w:pPr>
        <w:pStyle w:val="Bibliography"/>
      </w:pPr>
      <w:proofErr w:type="spellStart"/>
      <w:r>
        <w:t>Zerweck</w:t>
      </w:r>
      <w:proofErr w:type="spellEnd"/>
      <w:r>
        <w:t xml:space="preserve">, I. A., Kao, C.-S., </w:t>
      </w:r>
      <w:proofErr w:type="spellStart"/>
      <w:r>
        <w:t>Meyen</w:t>
      </w:r>
      <w:proofErr w:type="spellEnd"/>
      <w:r>
        <w:t xml:space="preserve">, S., Amado, C., von Eltz, M., </w:t>
      </w:r>
      <w:proofErr w:type="spellStart"/>
      <w:r>
        <w:t>Klimm</w:t>
      </w:r>
      <w:proofErr w:type="spellEnd"/>
      <w:r>
        <w:t xml:space="preserve">, M., &amp; Franz, V. H. (2021). Number processing outside awareness? Systematically testing sensitivities of direct </w:t>
      </w:r>
      <w:r>
        <w:lastRenderedPageBreak/>
        <w:t xml:space="preserve">and indirect measures of consciousness. </w:t>
      </w:r>
      <w:r>
        <w:rPr>
          <w:i/>
          <w:iCs/>
        </w:rPr>
        <w:t>Attention, Perception, &amp; Psychophysics</w:t>
      </w:r>
      <w:r>
        <w:t xml:space="preserve">, </w:t>
      </w:r>
      <w:r>
        <w:rPr>
          <w:i/>
          <w:iCs/>
        </w:rPr>
        <w:t>83</w:t>
      </w:r>
      <w:r>
        <w:t>(6), 2510–2529. https://doi.org/10.3758/s13414-021-02312-2</w:t>
      </w:r>
    </w:p>
    <w:p w14:paraId="4A121B67" w14:textId="7F694B7D" w:rsidR="00CD20FA" w:rsidRDefault="0003265E" w:rsidP="00AA73D1">
      <w:pPr>
        <w:ind w:firstLine="0"/>
        <w:rPr>
          <w:lang w:eastAsia="ja-JP" w:bidi="ar-SA"/>
        </w:rPr>
      </w:pPr>
      <w:r>
        <w:rPr>
          <w:lang w:eastAsia="ja-JP" w:bidi="ar-SA"/>
        </w:rPr>
        <w:fldChar w:fldCharType="end"/>
      </w:r>
    </w:p>
    <w:sectPr w:rsidR="00CD20FA" w:rsidSect="00DC4DA6">
      <w:headerReference w:type="default" r:id="rId27"/>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Chen Heller" w:date="2023-03-19T14:43:00Z" w:initials="CH">
    <w:p w14:paraId="7D67D2CF" w14:textId="77777777" w:rsidR="00A856CE" w:rsidRDefault="004C1160">
      <w:pPr>
        <w:pStyle w:val="CommentText"/>
        <w:ind w:firstLine="0"/>
        <w:jc w:val="left"/>
      </w:pPr>
      <w:r>
        <w:rPr>
          <w:rStyle w:val="CommentReference"/>
        </w:rPr>
        <w:annotationRef/>
      </w:r>
      <w:r w:rsidR="00A856CE">
        <w:t>For Liad:</w:t>
      </w:r>
    </w:p>
    <w:p w14:paraId="2EE225A8" w14:textId="77777777" w:rsidR="00A856CE" w:rsidRDefault="00A856CE" w:rsidP="001C4E44">
      <w:pPr>
        <w:pStyle w:val="CommentText"/>
        <w:ind w:firstLine="0"/>
        <w:jc w:val="left"/>
      </w:pPr>
      <w:r>
        <w:t>Is it you in this case or me?</w:t>
      </w:r>
    </w:p>
  </w:comment>
  <w:comment w:id="183" w:author="Chen Heller" w:date="2023-04-02T11:34:00Z" w:initials="CH">
    <w:p w14:paraId="1B930ECB" w14:textId="77777777" w:rsidR="0058203C" w:rsidRDefault="0049575E">
      <w:pPr>
        <w:pStyle w:val="CommentText"/>
        <w:ind w:firstLine="0"/>
        <w:jc w:val="left"/>
      </w:pPr>
      <w:r>
        <w:rPr>
          <w:rStyle w:val="CommentReference"/>
        </w:rPr>
        <w:annotationRef/>
      </w:r>
      <w:r w:rsidR="0058203C">
        <w:t>For Liad:</w:t>
      </w:r>
    </w:p>
    <w:p w14:paraId="73AB4EEB" w14:textId="77777777" w:rsidR="0058203C" w:rsidRDefault="0058203C">
      <w:pPr>
        <w:pStyle w:val="CommentText"/>
        <w:ind w:firstLine="0"/>
        <w:jc w:val="left"/>
      </w:pPr>
      <w:r>
        <w:t>A paper by Karpinski replicated the findings made by Sklar 2012, but was then retracted after fixing a computation error and revealing there was no priming effect. I wish to cite the retraction, since it shows the replication failed.</w:t>
      </w:r>
    </w:p>
    <w:p w14:paraId="0DFF9106" w14:textId="77777777" w:rsidR="0058203C" w:rsidRDefault="0058203C">
      <w:pPr>
        <w:pStyle w:val="CommentText"/>
        <w:ind w:firstLine="0"/>
        <w:jc w:val="left"/>
      </w:pPr>
      <w:r>
        <w:t>How would you go about doing so?</w:t>
      </w:r>
    </w:p>
    <w:p w14:paraId="206B4C34" w14:textId="77777777" w:rsidR="0058203C" w:rsidRDefault="0058203C">
      <w:pPr>
        <w:pStyle w:val="CommentText"/>
        <w:ind w:firstLine="0"/>
        <w:jc w:val="left"/>
      </w:pPr>
      <w:r>
        <w:t>This is the retraction:</w:t>
      </w:r>
    </w:p>
    <w:p w14:paraId="7C553BC4" w14:textId="77777777" w:rsidR="0058203C" w:rsidRDefault="0058203C" w:rsidP="00A63545">
      <w:pPr>
        <w:pStyle w:val="CommentText"/>
        <w:ind w:firstLine="0"/>
        <w:jc w:val="left"/>
      </w:pPr>
      <w:r>
        <w:rPr>
          <w:color w:val="222222"/>
          <w:highlight w:val="white"/>
        </w:rPr>
        <w:t>Karpinski, A., Yale, M., Briggs, J. C., Prislin, R., &amp; Vivian, L. (2017). Retraction statement: unconscious arithmetic processing: a direct replication. </w:t>
      </w:r>
      <w:r>
        <w:rPr>
          <w:i/>
          <w:iCs/>
          <w:color w:val="222222"/>
          <w:highlight w:val="white"/>
        </w:rPr>
        <w:t>Eur. J. Soc. Psychol</w:t>
      </w:r>
      <w:r>
        <w:rPr>
          <w:color w:val="222222"/>
          <w:highlight w:val="white"/>
        </w:rPr>
        <w:t>, </w:t>
      </w:r>
      <w:r>
        <w:rPr>
          <w:i/>
          <w:iCs/>
          <w:color w:val="222222"/>
          <w:highlight w:val="white"/>
        </w:rPr>
        <w:t>47</w:t>
      </w:r>
      <w:r>
        <w:rPr>
          <w:color w:val="222222"/>
          <w:highlight w:val="white"/>
        </w:rPr>
        <w:t>(114), 10-1002.</w:t>
      </w:r>
      <w:r>
        <w:t xml:space="preserve"> </w:t>
      </w:r>
    </w:p>
  </w:comment>
  <w:comment w:id="187" w:author="Chen Heller" w:date="2023-04-04T13:08:00Z" w:initials="CH">
    <w:p w14:paraId="49273EF8" w14:textId="77777777" w:rsidR="005178DC" w:rsidRDefault="005178DC">
      <w:pPr>
        <w:pStyle w:val="CommentText"/>
        <w:ind w:firstLine="0"/>
        <w:jc w:val="left"/>
      </w:pPr>
      <w:r>
        <w:rPr>
          <w:rStyle w:val="CommentReference"/>
        </w:rPr>
        <w:annotationRef/>
      </w:r>
      <w:r>
        <w:t>For Liad:</w:t>
      </w:r>
    </w:p>
    <w:p w14:paraId="01A77961" w14:textId="77777777" w:rsidR="005178DC" w:rsidRDefault="005178DC">
      <w:pPr>
        <w:pStyle w:val="CommentText"/>
        <w:ind w:firstLine="0"/>
        <w:jc w:val="left"/>
      </w:pPr>
      <w:r>
        <w:t>These papers talk about the immediacy criterion.</w:t>
      </w:r>
    </w:p>
    <w:p w14:paraId="3F08A12B" w14:textId="77777777" w:rsidR="005178DC" w:rsidRDefault="005178DC" w:rsidP="00E87E70">
      <w:pPr>
        <w:pStyle w:val="CommentText"/>
        <w:ind w:firstLine="0"/>
        <w:jc w:val="left"/>
      </w:pPr>
      <w:r>
        <w:t>I couldn't locate a paper that compares awareness in a priming task with long and short delay between the main task and the awareness test.</w:t>
      </w:r>
    </w:p>
  </w:comment>
  <w:comment w:id="257" w:author="Chen Heller" w:date="2023-04-18T11:12:00Z" w:initials="CH">
    <w:p w14:paraId="2E3E1753" w14:textId="77777777" w:rsidR="00C465CD" w:rsidRDefault="00BF7530">
      <w:pPr>
        <w:pStyle w:val="CommentText"/>
        <w:ind w:firstLine="0"/>
        <w:jc w:val="left"/>
      </w:pPr>
      <w:r>
        <w:rPr>
          <w:rStyle w:val="CommentReference"/>
        </w:rPr>
        <w:annotationRef/>
      </w:r>
      <w:r w:rsidR="00C465CD">
        <w:t>For Liad:</w:t>
      </w:r>
    </w:p>
    <w:p w14:paraId="528978BA" w14:textId="77777777" w:rsidR="00C465CD" w:rsidRDefault="00C465CD" w:rsidP="004147EB">
      <w:pPr>
        <w:pStyle w:val="CommentText"/>
        <w:ind w:firstLine="0"/>
        <w:jc w:val="left"/>
      </w:pPr>
      <w:r>
        <w:t>This citation is here to show unconscious processes are short-lasting, but I think it is redundant.</w:t>
      </w:r>
    </w:p>
  </w:comment>
  <w:comment w:id="1249" w:author="Chen Heller" w:date="2023-01-17T10:52:00Z" w:initials="CH">
    <w:p w14:paraId="18D16D37" w14:textId="02D9971D" w:rsidR="002E3B9E" w:rsidRDefault="0018190B">
      <w:pPr>
        <w:pStyle w:val="CommentText"/>
        <w:ind w:firstLine="0"/>
        <w:jc w:val="left"/>
      </w:pPr>
      <w:r>
        <w:rPr>
          <w:rStyle w:val="CommentReference"/>
        </w:rPr>
        <w:annotationRef/>
      </w:r>
      <w:r w:rsidR="002E3B9E">
        <w:t>For Liad:</w:t>
      </w:r>
    </w:p>
    <w:p w14:paraId="34EB5081" w14:textId="77777777" w:rsidR="002E3B9E" w:rsidRDefault="002E3B9E" w:rsidP="001F54B2">
      <w:pPr>
        <w:pStyle w:val="CommentText"/>
        <w:ind w:firstLine="0"/>
        <w:jc w:val="left"/>
      </w:pPr>
      <w:r>
        <w:t>This applies for the keyboard session as well. Is that clear or needs to be specified?</w:t>
      </w:r>
    </w:p>
  </w:comment>
  <w:comment w:id="1464" w:author="Chen Heller" w:date="2023-01-10T10:27:00Z" w:initials="CH">
    <w:p w14:paraId="373C62C2" w14:textId="77777777" w:rsidR="0056477B" w:rsidRDefault="006D15E5">
      <w:pPr>
        <w:pStyle w:val="CommentText"/>
        <w:ind w:firstLine="0"/>
        <w:jc w:val="left"/>
      </w:pPr>
      <w:r>
        <w:rPr>
          <w:rStyle w:val="CommentReference"/>
        </w:rPr>
        <w:annotationRef/>
      </w:r>
      <w:r w:rsidR="0056477B">
        <w:rPr>
          <w:color w:val="222222"/>
          <w:highlight w:val="white"/>
        </w:rPr>
        <w:t>For Liad:</w:t>
      </w:r>
    </w:p>
    <w:p w14:paraId="22A56F8A" w14:textId="77777777" w:rsidR="0056477B" w:rsidRDefault="0056477B">
      <w:pPr>
        <w:pStyle w:val="CommentText"/>
        <w:ind w:firstLine="0"/>
        <w:jc w:val="left"/>
      </w:pPr>
      <w:r>
        <w:rPr>
          <w:color w:val="222222"/>
          <w:highlight w:val="white"/>
        </w:rPr>
        <w:t>The following paper found that iEP reveals earlier effects than the trajectory itself</w:t>
      </w:r>
      <w:r>
        <w:rPr>
          <w:color w:val="222222"/>
          <w:highlight w:val="white"/>
          <w:rtl/>
        </w:rPr>
        <w:t>:</w:t>
      </w:r>
    </w:p>
    <w:p w14:paraId="3FB4CA6A" w14:textId="77777777" w:rsidR="0056477B" w:rsidRDefault="0056477B">
      <w:pPr>
        <w:pStyle w:val="CommentText"/>
        <w:ind w:firstLine="0"/>
        <w:jc w:val="left"/>
      </w:pPr>
      <w:r>
        <w:rPr>
          <w:color w:val="222222"/>
          <w:highlight w:val="white"/>
        </w:rPr>
        <w:t>Dotan, D., &amp; Dehaene, S. (2013). How do we convert a number into a finger trajectory</w:t>
      </w:r>
    </w:p>
    <w:p w14:paraId="15C610B6" w14:textId="77777777" w:rsidR="0056477B" w:rsidRDefault="0056477B">
      <w:pPr>
        <w:pStyle w:val="CommentText"/>
        <w:ind w:firstLine="0"/>
        <w:jc w:val="left"/>
      </w:pPr>
    </w:p>
    <w:p w14:paraId="531D120F" w14:textId="77777777" w:rsidR="0056477B" w:rsidRDefault="0056477B" w:rsidP="00C31849">
      <w:pPr>
        <w:pStyle w:val="CommentText"/>
        <w:ind w:firstLine="0"/>
        <w:jc w:val="left"/>
      </w:pPr>
      <w:r>
        <w:rPr>
          <w:color w:val="222222"/>
          <w:highlight w:val="white"/>
        </w:rPr>
        <w:t>However I couldn't locate a paper that says the same for horizontal velocity. I'm considering to remove the horizontal velocity analysis.</w:t>
      </w:r>
    </w:p>
  </w:comment>
  <w:comment w:id="1482" w:author="Chen Heller" w:date="2023-01-10T11:05:00Z" w:initials="CH">
    <w:p w14:paraId="25F82F7B" w14:textId="2E21CDA7" w:rsidR="005968C3" w:rsidRDefault="008566E6">
      <w:pPr>
        <w:pStyle w:val="CommentText"/>
        <w:ind w:firstLine="0"/>
        <w:jc w:val="left"/>
      </w:pPr>
      <w:r>
        <w:rPr>
          <w:rStyle w:val="CommentReference"/>
        </w:rPr>
        <w:annotationRef/>
      </w:r>
      <w:r w:rsidR="005968C3">
        <w:t>For Liad:</w:t>
      </w:r>
    </w:p>
    <w:p w14:paraId="3D4243FF" w14:textId="77777777" w:rsidR="005968C3" w:rsidRDefault="005968C3">
      <w:pPr>
        <w:pStyle w:val="CommentText"/>
        <w:ind w:firstLine="0"/>
        <w:jc w:val="left"/>
      </w:pPr>
      <w:r>
        <w:t>This assumes the distribution at each timepoint is normal, right?</w:t>
      </w:r>
    </w:p>
    <w:p w14:paraId="4563E84E" w14:textId="77777777" w:rsidR="005968C3" w:rsidRDefault="005968C3" w:rsidP="002A6E22">
      <w:pPr>
        <w:pStyle w:val="CommentText"/>
        <w:ind w:firstLine="0"/>
        <w:jc w:val="left"/>
      </w:pPr>
      <w:r>
        <w:t>Should we even address that?</w:t>
      </w:r>
    </w:p>
  </w:comment>
  <w:comment w:id="1500" w:author="Chen Heller" w:date="2023-02-26T12:39:00Z" w:initials="CH">
    <w:p w14:paraId="2746D0FA" w14:textId="5505DF81" w:rsidR="00617CD7" w:rsidRDefault="00250ADD">
      <w:pPr>
        <w:pStyle w:val="CommentText"/>
        <w:ind w:firstLine="0"/>
        <w:jc w:val="left"/>
      </w:pPr>
      <w:r>
        <w:rPr>
          <w:rStyle w:val="CommentReference"/>
        </w:rPr>
        <w:annotationRef/>
      </w:r>
      <w:r w:rsidR="00617CD7">
        <w:t>For Khen:</w:t>
      </w:r>
    </w:p>
    <w:p w14:paraId="7941131B" w14:textId="77777777" w:rsidR="00617CD7" w:rsidRDefault="00617CD7" w:rsidP="007B07D4">
      <w:pPr>
        <w:pStyle w:val="CommentText"/>
        <w:ind w:firstLine="0"/>
        <w:jc w:val="left"/>
      </w:pPr>
      <w:r>
        <w:t>Do you report the three of them? If not, change the analysis.</w:t>
      </w:r>
    </w:p>
  </w:comment>
  <w:comment w:id="2266" w:author="Chen Heller" w:date="2023-05-08T13:12:00Z" w:initials="CH">
    <w:p w14:paraId="201936AD" w14:textId="19E5F472" w:rsidR="00AE5A4F" w:rsidRDefault="002108CA">
      <w:pPr>
        <w:pStyle w:val="CommentText"/>
        <w:ind w:firstLine="0"/>
        <w:jc w:val="left"/>
      </w:pPr>
      <w:r>
        <w:rPr>
          <w:rStyle w:val="CommentReference"/>
        </w:rPr>
        <w:annotationRef/>
      </w:r>
      <w:r w:rsidR="00AE5A4F">
        <w:t>For Liad:</w:t>
      </w:r>
    </w:p>
    <w:p w14:paraId="025346DF" w14:textId="77777777" w:rsidR="00AE5A4F" w:rsidRDefault="00AE5A4F">
      <w:pPr>
        <w:pStyle w:val="CommentText"/>
        <w:ind w:firstLine="0"/>
        <w:jc w:val="left"/>
      </w:pPr>
      <w:r>
        <w:t>The journal asks for CI, however they can be used only when the residuals distribute normally (which is the case for Keyboard RT, Distance Traveled, Reach area). So I used SE instead.</w:t>
      </w:r>
    </w:p>
    <w:p w14:paraId="542EB575" w14:textId="77777777" w:rsidR="00AE5A4F" w:rsidRDefault="00AE5A4F" w:rsidP="00601086">
      <w:pPr>
        <w:pStyle w:val="CommentText"/>
        <w:ind w:firstLine="0"/>
        <w:jc w:val="left"/>
      </w:pPr>
      <w:r>
        <w:t>Do you think it would be better to have different error bars for the normally distributing and the not-normally distributing variables?</w:t>
      </w:r>
    </w:p>
  </w:comment>
  <w:comment w:id="2596" w:author="Chen Heller" w:date="2023-05-07T15:25:00Z" w:initials="CH">
    <w:p w14:paraId="6C22D62A" w14:textId="77777777" w:rsidR="003B522E" w:rsidRDefault="003B522E">
      <w:pPr>
        <w:pStyle w:val="CommentText"/>
        <w:ind w:firstLine="0"/>
        <w:jc w:val="left"/>
      </w:pPr>
      <w:r>
        <w:rPr>
          <w:rStyle w:val="CommentReference"/>
        </w:rPr>
        <w:annotationRef/>
      </w:r>
      <w:r>
        <w:t>For Liad:</w:t>
      </w:r>
    </w:p>
    <w:p w14:paraId="0F7EF682" w14:textId="77777777" w:rsidR="003B522E" w:rsidRDefault="003B522E">
      <w:pPr>
        <w:pStyle w:val="CommentText"/>
        <w:ind w:firstLine="0"/>
        <w:jc w:val="left"/>
      </w:pPr>
      <w:r>
        <w:t>This is a reference to the Cambridge dictionary of statistics, where you can find the definition of the "relative standard deviation".</w:t>
      </w:r>
    </w:p>
    <w:p w14:paraId="056A6755" w14:textId="77777777" w:rsidR="003B522E" w:rsidRDefault="003B522E" w:rsidP="007376D2">
      <w:pPr>
        <w:pStyle w:val="CommentText"/>
        <w:ind w:firstLine="0"/>
        <w:jc w:val="left"/>
        <w:rPr>
          <w:rtl/>
        </w:rPr>
      </w:pPr>
      <w:r>
        <w:t>I think this citation is redundant and can be removed.</w:t>
      </w:r>
    </w:p>
  </w:comment>
  <w:comment w:id="2723" w:author="Chen Heller" w:date="2023-02-12T11:48:00Z" w:initials="CH">
    <w:p w14:paraId="1F0AF74D" w14:textId="3395D1D4" w:rsidR="004B7AA2" w:rsidRDefault="00386720">
      <w:pPr>
        <w:pStyle w:val="CommentText"/>
        <w:ind w:firstLine="0"/>
        <w:jc w:val="left"/>
      </w:pPr>
      <w:r>
        <w:rPr>
          <w:rStyle w:val="CommentReference"/>
        </w:rPr>
        <w:annotationRef/>
      </w:r>
      <w:r w:rsidR="004B7AA2">
        <w:t>For Khen:</w:t>
      </w:r>
    </w:p>
    <w:p w14:paraId="5F5A3A31" w14:textId="77777777" w:rsidR="004B7AA2" w:rsidRDefault="004B7AA2" w:rsidP="003413D3">
      <w:pPr>
        <w:pStyle w:val="CommentText"/>
        <w:ind w:firstLine="0"/>
        <w:jc w:val="left"/>
      </w:pPr>
      <w:r>
        <w:t>Go over codes, make sure they are clear, than put a link here. And also in the following section (code availability)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E225A8" w15:done="0"/>
  <w15:commentEx w15:paraId="7C553BC4" w15:done="0"/>
  <w15:commentEx w15:paraId="3F08A12B" w15:done="0"/>
  <w15:commentEx w15:paraId="528978BA" w15:done="0"/>
  <w15:commentEx w15:paraId="34EB5081" w15:done="0"/>
  <w15:commentEx w15:paraId="531D120F" w15:done="0"/>
  <w15:commentEx w15:paraId="4563E84E" w15:done="0"/>
  <w15:commentEx w15:paraId="7941131B" w15:done="0"/>
  <w15:commentEx w15:paraId="542EB575" w15:done="0"/>
  <w15:commentEx w15:paraId="056A6755" w15:done="0"/>
  <w15:commentEx w15:paraId="5F5A3A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19E01" w16cex:dateUtc="2023-03-19T12:43:00Z"/>
  <w16cex:commentExtensible w16cex:durableId="27D3E6CE" w16cex:dateUtc="2023-04-02T08:34:00Z"/>
  <w16cex:commentExtensible w16cex:durableId="27D69FDE" w16cex:dateUtc="2023-04-04T10:08:00Z"/>
  <w16cex:commentExtensible w16cex:durableId="27E8F987" w16cex:dateUtc="2023-04-18T08:12:00Z"/>
  <w16cex:commentExtensible w16cex:durableId="2770FC63" w16cex:dateUtc="2023-01-17T08:52:00Z"/>
  <w16cex:commentExtensible w16cex:durableId="2767BC22" w16cex:dateUtc="2023-01-10T08:27:00Z"/>
  <w16cex:commentExtensible w16cex:durableId="2767C4F8" w16cex:dateUtc="2023-01-10T09:05:00Z"/>
  <w16cex:commentExtensible w16cex:durableId="27A5D180" w16cex:dateUtc="2023-02-26T10:39:00Z"/>
  <w16cex:commentExtensible w16cex:durableId="280373C4" w16cex:dateUtc="2023-05-08T10:12:00Z"/>
  <w16cex:commentExtensible w16cex:durableId="28024159" w16cex:dateUtc="2023-05-07T12:25:00Z"/>
  <w16cex:commentExtensible w16cex:durableId="2793508B" w16cex:dateUtc="2023-02-12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E225A8" w16cid:durableId="27C19E01"/>
  <w16cid:commentId w16cid:paraId="7C553BC4" w16cid:durableId="27D3E6CE"/>
  <w16cid:commentId w16cid:paraId="3F08A12B" w16cid:durableId="27D69FDE"/>
  <w16cid:commentId w16cid:paraId="528978BA" w16cid:durableId="27E8F987"/>
  <w16cid:commentId w16cid:paraId="34EB5081" w16cid:durableId="2770FC63"/>
  <w16cid:commentId w16cid:paraId="531D120F" w16cid:durableId="2767BC22"/>
  <w16cid:commentId w16cid:paraId="4563E84E" w16cid:durableId="2767C4F8"/>
  <w16cid:commentId w16cid:paraId="7941131B" w16cid:durableId="27A5D180"/>
  <w16cid:commentId w16cid:paraId="542EB575" w16cid:durableId="280373C4"/>
  <w16cid:commentId w16cid:paraId="056A6755" w16cid:durableId="28024159"/>
  <w16cid:commentId w16cid:paraId="5F5A3A31" w16cid:durableId="279350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E1D89" w14:textId="77777777" w:rsidR="00D84B77" w:rsidRDefault="00D84B77" w:rsidP="00E96D8E">
      <w:r>
        <w:separator/>
      </w:r>
    </w:p>
  </w:endnote>
  <w:endnote w:type="continuationSeparator" w:id="0">
    <w:p w14:paraId="3BAAF942" w14:textId="77777777" w:rsidR="00D84B77" w:rsidRDefault="00D84B77"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EC0C5" w14:textId="77777777" w:rsidR="00D84B77" w:rsidRDefault="00D84B77" w:rsidP="00E96D8E">
      <w:r>
        <w:separator/>
      </w:r>
    </w:p>
  </w:footnote>
  <w:footnote w:type="continuationSeparator" w:id="0">
    <w:p w14:paraId="612AD2EA" w14:textId="77777777" w:rsidR="00D84B77" w:rsidRDefault="00D84B77"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123" w:author="Chen Heller" w:date="2023-01-02T17:31:00Z"/>
  <w:sdt>
    <w:sdtPr>
      <w:id w:val="1693958908"/>
      <w:docPartObj>
        <w:docPartGallery w:val="Page Numbers (Top of Page)"/>
        <w:docPartUnique/>
      </w:docPartObj>
    </w:sdtPr>
    <w:sdtEndPr>
      <w:rPr>
        <w:noProof/>
      </w:rPr>
    </w:sdtEndPr>
    <w:sdtContent>
      <w:customXmlInsRangeEnd w:id="3123"/>
      <w:p w14:paraId="45A06099" w14:textId="54268E96" w:rsidR="0020719F" w:rsidRDefault="0020719F">
        <w:pPr>
          <w:pStyle w:val="Header"/>
          <w:jc w:val="right"/>
          <w:rPr>
            <w:ins w:id="3124" w:author="Chen Heller" w:date="2023-01-02T17:31:00Z"/>
          </w:rPr>
        </w:pPr>
        <w:ins w:id="3125" w:author="Chen Heller" w:date="2023-01-02T17:31:00Z">
          <w:r>
            <w:fldChar w:fldCharType="begin"/>
          </w:r>
          <w:r>
            <w:instrText xml:space="preserve"> PAGE   \* MERGEFORMAT </w:instrText>
          </w:r>
          <w:r>
            <w:fldChar w:fldCharType="separate"/>
          </w:r>
          <w:r>
            <w:rPr>
              <w:noProof/>
            </w:rPr>
            <w:t>2</w:t>
          </w:r>
          <w:r>
            <w:rPr>
              <w:noProof/>
            </w:rPr>
            <w:fldChar w:fldCharType="end"/>
          </w:r>
        </w:ins>
      </w:p>
      <w:customXmlInsRangeStart w:id="3126" w:author="Chen Heller" w:date="2023-01-02T17:31:00Z"/>
    </w:sdtContent>
  </w:sdt>
  <w:customXmlInsRangeEnd w:id="3126"/>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83E6A7C"/>
    <w:multiLevelType w:val="multilevel"/>
    <w:tmpl w:val="A58C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5"/>
  </w:num>
  <w:num w:numId="2" w16cid:durableId="270089337">
    <w:abstractNumId w:val="3"/>
  </w:num>
  <w:num w:numId="3" w16cid:durableId="909731995">
    <w:abstractNumId w:val="17"/>
  </w:num>
  <w:num w:numId="4" w16cid:durableId="2020572439">
    <w:abstractNumId w:val="12"/>
  </w:num>
  <w:num w:numId="5" w16cid:durableId="2135711790">
    <w:abstractNumId w:val="11"/>
  </w:num>
  <w:num w:numId="6" w16cid:durableId="1901012161">
    <w:abstractNumId w:val="7"/>
  </w:num>
  <w:num w:numId="7" w16cid:durableId="1447654621">
    <w:abstractNumId w:val="14"/>
  </w:num>
  <w:num w:numId="8" w16cid:durableId="745152321">
    <w:abstractNumId w:val="15"/>
  </w:num>
  <w:num w:numId="9" w16cid:durableId="1170019918">
    <w:abstractNumId w:val="13"/>
  </w:num>
  <w:num w:numId="10" w16cid:durableId="1747995171">
    <w:abstractNumId w:val="6"/>
  </w:num>
  <w:num w:numId="11" w16cid:durableId="1328169761">
    <w:abstractNumId w:val="16"/>
  </w:num>
  <w:num w:numId="12" w16cid:durableId="1070663993">
    <w:abstractNumId w:val="10"/>
  </w:num>
  <w:num w:numId="13"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4"/>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8"/>
  </w:num>
  <w:num w:numId="20" w16cid:durableId="52890608">
    <w:abstractNumId w:val="9"/>
  </w:num>
  <w:num w:numId="21" w16cid:durableId="17561736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0F0F"/>
    <w:rsid w:val="0000199A"/>
    <w:rsid w:val="00001B57"/>
    <w:rsid w:val="000022AB"/>
    <w:rsid w:val="00002BCB"/>
    <w:rsid w:val="00002D6D"/>
    <w:rsid w:val="0000314A"/>
    <w:rsid w:val="00004211"/>
    <w:rsid w:val="0000469F"/>
    <w:rsid w:val="000047E6"/>
    <w:rsid w:val="00004F4C"/>
    <w:rsid w:val="00004F8C"/>
    <w:rsid w:val="00004FB0"/>
    <w:rsid w:val="00005EDB"/>
    <w:rsid w:val="000061CE"/>
    <w:rsid w:val="00006789"/>
    <w:rsid w:val="000068B4"/>
    <w:rsid w:val="00006F56"/>
    <w:rsid w:val="000070D0"/>
    <w:rsid w:val="0000776A"/>
    <w:rsid w:val="000077D6"/>
    <w:rsid w:val="00007C6C"/>
    <w:rsid w:val="000100DA"/>
    <w:rsid w:val="0001046E"/>
    <w:rsid w:val="00010729"/>
    <w:rsid w:val="00010784"/>
    <w:rsid w:val="000113F6"/>
    <w:rsid w:val="00011C0B"/>
    <w:rsid w:val="00011E44"/>
    <w:rsid w:val="00011F8E"/>
    <w:rsid w:val="000122BA"/>
    <w:rsid w:val="00012635"/>
    <w:rsid w:val="00012647"/>
    <w:rsid w:val="000128A2"/>
    <w:rsid w:val="00012DA6"/>
    <w:rsid w:val="00012F4D"/>
    <w:rsid w:val="0001355D"/>
    <w:rsid w:val="000137B2"/>
    <w:rsid w:val="00013CA4"/>
    <w:rsid w:val="000142E7"/>
    <w:rsid w:val="000150E7"/>
    <w:rsid w:val="000152A6"/>
    <w:rsid w:val="000153C5"/>
    <w:rsid w:val="000153D3"/>
    <w:rsid w:val="00015737"/>
    <w:rsid w:val="0001586F"/>
    <w:rsid w:val="00016541"/>
    <w:rsid w:val="00016678"/>
    <w:rsid w:val="00016D27"/>
    <w:rsid w:val="000174E8"/>
    <w:rsid w:val="0001784E"/>
    <w:rsid w:val="00017A5E"/>
    <w:rsid w:val="00017EEB"/>
    <w:rsid w:val="00017FCA"/>
    <w:rsid w:val="000203F3"/>
    <w:rsid w:val="00021E3D"/>
    <w:rsid w:val="000227A2"/>
    <w:rsid w:val="00023B72"/>
    <w:rsid w:val="00024E53"/>
    <w:rsid w:val="000259CC"/>
    <w:rsid w:val="00025A21"/>
    <w:rsid w:val="00026588"/>
    <w:rsid w:val="000265A6"/>
    <w:rsid w:val="00026CD9"/>
    <w:rsid w:val="000316E6"/>
    <w:rsid w:val="00031717"/>
    <w:rsid w:val="000318D8"/>
    <w:rsid w:val="00031A17"/>
    <w:rsid w:val="00031DF1"/>
    <w:rsid w:val="00031FDA"/>
    <w:rsid w:val="0003204C"/>
    <w:rsid w:val="00032165"/>
    <w:rsid w:val="0003233A"/>
    <w:rsid w:val="0003265E"/>
    <w:rsid w:val="000328DE"/>
    <w:rsid w:val="00032B9F"/>
    <w:rsid w:val="00032C67"/>
    <w:rsid w:val="000330D2"/>
    <w:rsid w:val="00034B98"/>
    <w:rsid w:val="00034D4B"/>
    <w:rsid w:val="000351A9"/>
    <w:rsid w:val="0003552A"/>
    <w:rsid w:val="000358A0"/>
    <w:rsid w:val="00035EB3"/>
    <w:rsid w:val="00035F19"/>
    <w:rsid w:val="00035FA8"/>
    <w:rsid w:val="000360C2"/>
    <w:rsid w:val="00036854"/>
    <w:rsid w:val="00036C87"/>
    <w:rsid w:val="000374A6"/>
    <w:rsid w:val="000375C7"/>
    <w:rsid w:val="00037672"/>
    <w:rsid w:val="000377D0"/>
    <w:rsid w:val="00037E4F"/>
    <w:rsid w:val="000402D6"/>
    <w:rsid w:val="00040826"/>
    <w:rsid w:val="00040E5C"/>
    <w:rsid w:val="00041109"/>
    <w:rsid w:val="00041251"/>
    <w:rsid w:val="000418CC"/>
    <w:rsid w:val="00041A7E"/>
    <w:rsid w:val="00041D70"/>
    <w:rsid w:val="000426E5"/>
    <w:rsid w:val="000427F1"/>
    <w:rsid w:val="000428C9"/>
    <w:rsid w:val="00042FBD"/>
    <w:rsid w:val="0004324F"/>
    <w:rsid w:val="000434D9"/>
    <w:rsid w:val="000438C2"/>
    <w:rsid w:val="000438FC"/>
    <w:rsid w:val="00043A11"/>
    <w:rsid w:val="00043A33"/>
    <w:rsid w:val="00043EEA"/>
    <w:rsid w:val="00044461"/>
    <w:rsid w:val="0004464E"/>
    <w:rsid w:val="000447DE"/>
    <w:rsid w:val="000447E3"/>
    <w:rsid w:val="00045011"/>
    <w:rsid w:val="000452AB"/>
    <w:rsid w:val="00045339"/>
    <w:rsid w:val="00045865"/>
    <w:rsid w:val="00045AE5"/>
    <w:rsid w:val="00045F12"/>
    <w:rsid w:val="00045FE5"/>
    <w:rsid w:val="00046913"/>
    <w:rsid w:val="000470DB"/>
    <w:rsid w:val="000475DF"/>
    <w:rsid w:val="00050B7D"/>
    <w:rsid w:val="00050C27"/>
    <w:rsid w:val="00050F36"/>
    <w:rsid w:val="00051116"/>
    <w:rsid w:val="0005134D"/>
    <w:rsid w:val="000517AB"/>
    <w:rsid w:val="00052C82"/>
    <w:rsid w:val="00053279"/>
    <w:rsid w:val="000540D0"/>
    <w:rsid w:val="00054A13"/>
    <w:rsid w:val="000552C6"/>
    <w:rsid w:val="000556D1"/>
    <w:rsid w:val="00055809"/>
    <w:rsid w:val="000559E1"/>
    <w:rsid w:val="0005617C"/>
    <w:rsid w:val="000561B8"/>
    <w:rsid w:val="00056B2C"/>
    <w:rsid w:val="00056D64"/>
    <w:rsid w:val="00057206"/>
    <w:rsid w:val="00057528"/>
    <w:rsid w:val="000575A4"/>
    <w:rsid w:val="00060B5C"/>
    <w:rsid w:val="00060FE2"/>
    <w:rsid w:val="000610E2"/>
    <w:rsid w:val="000610E4"/>
    <w:rsid w:val="000618C8"/>
    <w:rsid w:val="000633D3"/>
    <w:rsid w:val="00063624"/>
    <w:rsid w:val="000639FA"/>
    <w:rsid w:val="00063B24"/>
    <w:rsid w:val="0006492A"/>
    <w:rsid w:val="00065032"/>
    <w:rsid w:val="00066C8F"/>
    <w:rsid w:val="000670D0"/>
    <w:rsid w:val="000672DE"/>
    <w:rsid w:val="00067907"/>
    <w:rsid w:val="00067A0C"/>
    <w:rsid w:val="000708C7"/>
    <w:rsid w:val="000708EB"/>
    <w:rsid w:val="00070B6C"/>
    <w:rsid w:val="00070C13"/>
    <w:rsid w:val="00070E32"/>
    <w:rsid w:val="00070F22"/>
    <w:rsid w:val="000715CA"/>
    <w:rsid w:val="00071E2F"/>
    <w:rsid w:val="0007249B"/>
    <w:rsid w:val="0007259E"/>
    <w:rsid w:val="0007317A"/>
    <w:rsid w:val="000732BD"/>
    <w:rsid w:val="00073924"/>
    <w:rsid w:val="00073BA8"/>
    <w:rsid w:val="00073C55"/>
    <w:rsid w:val="0007411E"/>
    <w:rsid w:val="000741C0"/>
    <w:rsid w:val="000744A2"/>
    <w:rsid w:val="00074548"/>
    <w:rsid w:val="00074E7D"/>
    <w:rsid w:val="00075363"/>
    <w:rsid w:val="00075969"/>
    <w:rsid w:val="00076AB7"/>
    <w:rsid w:val="00076ABB"/>
    <w:rsid w:val="000771C7"/>
    <w:rsid w:val="00077925"/>
    <w:rsid w:val="000804AB"/>
    <w:rsid w:val="0008090E"/>
    <w:rsid w:val="00080A06"/>
    <w:rsid w:val="000810A8"/>
    <w:rsid w:val="00081108"/>
    <w:rsid w:val="00081961"/>
    <w:rsid w:val="00081AB5"/>
    <w:rsid w:val="00081CDB"/>
    <w:rsid w:val="0008250B"/>
    <w:rsid w:val="00082F10"/>
    <w:rsid w:val="0008346F"/>
    <w:rsid w:val="000841CA"/>
    <w:rsid w:val="00085675"/>
    <w:rsid w:val="000857F8"/>
    <w:rsid w:val="000859F6"/>
    <w:rsid w:val="00085B46"/>
    <w:rsid w:val="00085C60"/>
    <w:rsid w:val="00086854"/>
    <w:rsid w:val="00086E17"/>
    <w:rsid w:val="0008758E"/>
    <w:rsid w:val="000901C4"/>
    <w:rsid w:val="00090482"/>
    <w:rsid w:val="000904B3"/>
    <w:rsid w:val="00090F73"/>
    <w:rsid w:val="00090FA8"/>
    <w:rsid w:val="00091DD4"/>
    <w:rsid w:val="00091DE6"/>
    <w:rsid w:val="000920D5"/>
    <w:rsid w:val="000936FE"/>
    <w:rsid w:val="00093ED3"/>
    <w:rsid w:val="000945BB"/>
    <w:rsid w:val="00094743"/>
    <w:rsid w:val="00094981"/>
    <w:rsid w:val="00094C63"/>
    <w:rsid w:val="00094D37"/>
    <w:rsid w:val="00094E74"/>
    <w:rsid w:val="00095A91"/>
    <w:rsid w:val="00095F00"/>
    <w:rsid w:val="00097547"/>
    <w:rsid w:val="00097572"/>
    <w:rsid w:val="000979FB"/>
    <w:rsid w:val="00097AB5"/>
    <w:rsid w:val="00097ED6"/>
    <w:rsid w:val="00097F67"/>
    <w:rsid w:val="000A00A8"/>
    <w:rsid w:val="000A01BF"/>
    <w:rsid w:val="000A08DF"/>
    <w:rsid w:val="000A0A7C"/>
    <w:rsid w:val="000A1965"/>
    <w:rsid w:val="000A1CFE"/>
    <w:rsid w:val="000A1FFB"/>
    <w:rsid w:val="000A26D5"/>
    <w:rsid w:val="000A2938"/>
    <w:rsid w:val="000A2BD0"/>
    <w:rsid w:val="000A2C2C"/>
    <w:rsid w:val="000A2DFD"/>
    <w:rsid w:val="000A35F7"/>
    <w:rsid w:val="000A4076"/>
    <w:rsid w:val="000A428B"/>
    <w:rsid w:val="000A4322"/>
    <w:rsid w:val="000A4571"/>
    <w:rsid w:val="000A461D"/>
    <w:rsid w:val="000A46FC"/>
    <w:rsid w:val="000A512E"/>
    <w:rsid w:val="000A57D4"/>
    <w:rsid w:val="000A5DD3"/>
    <w:rsid w:val="000A6A44"/>
    <w:rsid w:val="000A6D7D"/>
    <w:rsid w:val="000A70AF"/>
    <w:rsid w:val="000A7147"/>
    <w:rsid w:val="000A79AA"/>
    <w:rsid w:val="000B0581"/>
    <w:rsid w:val="000B0A4B"/>
    <w:rsid w:val="000B0F47"/>
    <w:rsid w:val="000B16DC"/>
    <w:rsid w:val="000B1947"/>
    <w:rsid w:val="000B21D6"/>
    <w:rsid w:val="000B23B1"/>
    <w:rsid w:val="000B2D7C"/>
    <w:rsid w:val="000B2F82"/>
    <w:rsid w:val="000B335A"/>
    <w:rsid w:val="000B3583"/>
    <w:rsid w:val="000B3669"/>
    <w:rsid w:val="000B3A24"/>
    <w:rsid w:val="000B3F6F"/>
    <w:rsid w:val="000B404A"/>
    <w:rsid w:val="000B4137"/>
    <w:rsid w:val="000B4215"/>
    <w:rsid w:val="000B4BF7"/>
    <w:rsid w:val="000B4D84"/>
    <w:rsid w:val="000B4F81"/>
    <w:rsid w:val="000B581A"/>
    <w:rsid w:val="000B5F56"/>
    <w:rsid w:val="000B62AF"/>
    <w:rsid w:val="000B6BF5"/>
    <w:rsid w:val="000B700A"/>
    <w:rsid w:val="000C08B9"/>
    <w:rsid w:val="000C12B0"/>
    <w:rsid w:val="000C177A"/>
    <w:rsid w:val="000C2171"/>
    <w:rsid w:val="000C234D"/>
    <w:rsid w:val="000C23B3"/>
    <w:rsid w:val="000C2464"/>
    <w:rsid w:val="000C25E6"/>
    <w:rsid w:val="000C2B5D"/>
    <w:rsid w:val="000C2C03"/>
    <w:rsid w:val="000C2D13"/>
    <w:rsid w:val="000C2E01"/>
    <w:rsid w:val="000C2F18"/>
    <w:rsid w:val="000C3552"/>
    <w:rsid w:val="000C368B"/>
    <w:rsid w:val="000C3BAF"/>
    <w:rsid w:val="000C3D63"/>
    <w:rsid w:val="000C4079"/>
    <w:rsid w:val="000C456B"/>
    <w:rsid w:val="000C45A3"/>
    <w:rsid w:val="000C5896"/>
    <w:rsid w:val="000C5C32"/>
    <w:rsid w:val="000C6B4A"/>
    <w:rsid w:val="000C73C2"/>
    <w:rsid w:val="000C7667"/>
    <w:rsid w:val="000D064C"/>
    <w:rsid w:val="000D0EC0"/>
    <w:rsid w:val="000D1105"/>
    <w:rsid w:val="000D14BE"/>
    <w:rsid w:val="000D15DF"/>
    <w:rsid w:val="000D172B"/>
    <w:rsid w:val="000D1936"/>
    <w:rsid w:val="000D1C59"/>
    <w:rsid w:val="000D1CC0"/>
    <w:rsid w:val="000D1F09"/>
    <w:rsid w:val="000D21AC"/>
    <w:rsid w:val="000D2409"/>
    <w:rsid w:val="000D257C"/>
    <w:rsid w:val="000D297B"/>
    <w:rsid w:val="000D2A7B"/>
    <w:rsid w:val="000D3C02"/>
    <w:rsid w:val="000D413A"/>
    <w:rsid w:val="000D53BB"/>
    <w:rsid w:val="000D54E0"/>
    <w:rsid w:val="000D70CA"/>
    <w:rsid w:val="000D7B1C"/>
    <w:rsid w:val="000E033C"/>
    <w:rsid w:val="000E048C"/>
    <w:rsid w:val="000E06CC"/>
    <w:rsid w:val="000E0EDB"/>
    <w:rsid w:val="000E1037"/>
    <w:rsid w:val="000E1974"/>
    <w:rsid w:val="000E1C30"/>
    <w:rsid w:val="000E2014"/>
    <w:rsid w:val="000E251B"/>
    <w:rsid w:val="000E28EE"/>
    <w:rsid w:val="000E295D"/>
    <w:rsid w:val="000E2EBF"/>
    <w:rsid w:val="000E32D8"/>
    <w:rsid w:val="000E3633"/>
    <w:rsid w:val="000E3F14"/>
    <w:rsid w:val="000E3FEB"/>
    <w:rsid w:val="000E4192"/>
    <w:rsid w:val="000E4E41"/>
    <w:rsid w:val="000E4EAF"/>
    <w:rsid w:val="000E4EEC"/>
    <w:rsid w:val="000E53E2"/>
    <w:rsid w:val="000E54E1"/>
    <w:rsid w:val="000E579D"/>
    <w:rsid w:val="000E594F"/>
    <w:rsid w:val="000E599E"/>
    <w:rsid w:val="000E5A00"/>
    <w:rsid w:val="000E5FAD"/>
    <w:rsid w:val="000E6656"/>
    <w:rsid w:val="000E66D2"/>
    <w:rsid w:val="000E6B75"/>
    <w:rsid w:val="000E6BB5"/>
    <w:rsid w:val="000E6EFE"/>
    <w:rsid w:val="000E745B"/>
    <w:rsid w:val="000F04D8"/>
    <w:rsid w:val="000F181B"/>
    <w:rsid w:val="000F239A"/>
    <w:rsid w:val="000F24FF"/>
    <w:rsid w:val="000F2A9F"/>
    <w:rsid w:val="000F2B4F"/>
    <w:rsid w:val="000F2FC7"/>
    <w:rsid w:val="000F3303"/>
    <w:rsid w:val="000F3360"/>
    <w:rsid w:val="000F3CE6"/>
    <w:rsid w:val="000F51E1"/>
    <w:rsid w:val="000F6069"/>
    <w:rsid w:val="000F625F"/>
    <w:rsid w:val="000F737A"/>
    <w:rsid w:val="000F7554"/>
    <w:rsid w:val="00100C8A"/>
    <w:rsid w:val="00100CB9"/>
    <w:rsid w:val="00100DAE"/>
    <w:rsid w:val="0010101F"/>
    <w:rsid w:val="001016A8"/>
    <w:rsid w:val="00102041"/>
    <w:rsid w:val="00102600"/>
    <w:rsid w:val="001034FA"/>
    <w:rsid w:val="001036D3"/>
    <w:rsid w:val="00103CA0"/>
    <w:rsid w:val="00103FAC"/>
    <w:rsid w:val="00104A1A"/>
    <w:rsid w:val="00104F28"/>
    <w:rsid w:val="00105A3C"/>
    <w:rsid w:val="0010600A"/>
    <w:rsid w:val="00106015"/>
    <w:rsid w:val="00106379"/>
    <w:rsid w:val="001070A4"/>
    <w:rsid w:val="0010755C"/>
    <w:rsid w:val="00107E5D"/>
    <w:rsid w:val="00110288"/>
    <w:rsid w:val="00110E44"/>
    <w:rsid w:val="00110E7A"/>
    <w:rsid w:val="00111021"/>
    <w:rsid w:val="0011132A"/>
    <w:rsid w:val="00111697"/>
    <w:rsid w:val="00111A75"/>
    <w:rsid w:val="001123EE"/>
    <w:rsid w:val="0011288F"/>
    <w:rsid w:val="00113336"/>
    <w:rsid w:val="00113B16"/>
    <w:rsid w:val="00113B55"/>
    <w:rsid w:val="00113BDC"/>
    <w:rsid w:val="00113E5D"/>
    <w:rsid w:val="00113F7D"/>
    <w:rsid w:val="00114D69"/>
    <w:rsid w:val="00115003"/>
    <w:rsid w:val="001151CF"/>
    <w:rsid w:val="001151D7"/>
    <w:rsid w:val="001157AF"/>
    <w:rsid w:val="00115AEF"/>
    <w:rsid w:val="0011641E"/>
    <w:rsid w:val="001169C6"/>
    <w:rsid w:val="00116C56"/>
    <w:rsid w:val="00116C5D"/>
    <w:rsid w:val="00116E0A"/>
    <w:rsid w:val="00116E2B"/>
    <w:rsid w:val="00116FA2"/>
    <w:rsid w:val="00117697"/>
    <w:rsid w:val="001215E6"/>
    <w:rsid w:val="00121AD1"/>
    <w:rsid w:val="00121F45"/>
    <w:rsid w:val="00122755"/>
    <w:rsid w:val="00122F84"/>
    <w:rsid w:val="00122FDB"/>
    <w:rsid w:val="00123634"/>
    <w:rsid w:val="0012397A"/>
    <w:rsid w:val="00123D27"/>
    <w:rsid w:val="00124DBD"/>
    <w:rsid w:val="00125092"/>
    <w:rsid w:val="0012516F"/>
    <w:rsid w:val="001253A7"/>
    <w:rsid w:val="001257E5"/>
    <w:rsid w:val="0012649A"/>
    <w:rsid w:val="00126822"/>
    <w:rsid w:val="0012693A"/>
    <w:rsid w:val="00126BF0"/>
    <w:rsid w:val="00127577"/>
    <w:rsid w:val="00127736"/>
    <w:rsid w:val="0012779F"/>
    <w:rsid w:val="001278E5"/>
    <w:rsid w:val="001279E0"/>
    <w:rsid w:val="00127BFA"/>
    <w:rsid w:val="00127CC6"/>
    <w:rsid w:val="001300C2"/>
    <w:rsid w:val="0013029F"/>
    <w:rsid w:val="001306CF"/>
    <w:rsid w:val="00130C74"/>
    <w:rsid w:val="0013111A"/>
    <w:rsid w:val="00131334"/>
    <w:rsid w:val="001313AE"/>
    <w:rsid w:val="001318E5"/>
    <w:rsid w:val="00132E94"/>
    <w:rsid w:val="001330A3"/>
    <w:rsid w:val="001330B7"/>
    <w:rsid w:val="00133122"/>
    <w:rsid w:val="001340B5"/>
    <w:rsid w:val="001340FA"/>
    <w:rsid w:val="00134229"/>
    <w:rsid w:val="00134415"/>
    <w:rsid w:val="001349CD"/>
    <w:rsid w:val="001349F3"/>
    <w:rsid w:val="00135091"/>
    <w:rsid w:val="0013510A"/>
    <w:rsid w:val="0013520C"/>
    <w:rsid w:val="001353FA"/>
    <w:rsid w:val="0013594C"/>
    <w:rsid w:val="00135A50"/>
    <w:rsid w:val="00136091"/>
    <w:rsid w:val="00136373"/>
    <w:rsid w:val="0013653F"/>
    <w:rsid w:val="00137135"/>
    <w:rsid w:val="0013777F"/>
    <w:rsid w:val="00137A32"/>
    <w:rsid w:val="00137C62"/>
    <w:rsid w:val="001406C6"/>
    <w:rsid w:val="00140CE6"/>
    <w:rsid w:val="00140DBB"/>
    <w:rsid w:val="00140F25"/>
    <w:rsid w:val="001413AA"/>
    <w:rsid w:val="00141410"/>
    <w:rsid w:val="001414F5"/>
    <w:rsid w:val="00141DDD"/>
    <w:rsid w:val="0014206C"/>
    <w:rsid w:val="001428B9"/>
    <w:rsid w:val="00142A1B"/>
    <w:rsid w:val="00142EA6"/>
    <w:rsid w:val="00143868"/>
    <w:rsid w:val="00144437"/>
    <w:rsid w:val="001448F8"/>
    <w:rsid w:val="00144F7E"/>
    <w:rsid w:val="001454A6"/>
    <w:rsid w:val="001455CB"/>
    <w:rsid w:val="00145718"/>
    <w:rsid w:val="0014572D"/>
    <w:rsid w:val="0014585C"/>
    <w:rsid w:val="00145BDF"/>
    <w:rsid w:val="00145C16"/>
    <w:rsid w:val="00145D62"/>
    <w:rsid w:val="00146903"/>
    <w:rsid w:val="00146C1B"/>
    <w:rsid w:val="0014786A"/>
    <w:rsid w:val="001478E0"/>
    <w:rsid w:val="00147EB5"/>
    <w:rsid w:val="00147F56"/>
    <w:rsid w:val="00150951"/>
    <w:rsid w:val="00151575"/>
    <w:rsid w:val="00151907"/>
    <w:rsid w:val="00151961"/>
    <w:rsid w:val="00152414"/>
    <w:rsid w:val="001537B9"/>
    <w:rsid w:val="00153F73"/>
    <w:rsid w:val="001545CD"/>
    <w:rsid w:val="001546D4"/>
    <w:rsid w:val="00154EA4"/>
    <w:rsid w:val="001559D9"/>
    <w:rsid w:val="00156308"/>
    <w:rsid w:val="00156B76"/>
    <w:rsid w:val="001578CB"/>
    <w:rsid w:val="001601EF"/>
    <w:rsid w:val="0016027A"/>
    <w:rsid w:val="00160722"/>
    <w:rsid w:val="00160C1A"/>
    <w:rsid w:val="00160CCB"/>
    <w:rsid w:val="00160F42"/>
    <w:rsid w:val="001610B1"/>
    <w:rsid w:val="001617E7"/>
    <w:rsid w:val="001623ED"/>
    <w:rsid w:val="001624DE"/>
    <w:rsid w:val="001630E9"/>
    <w:rsid w:val="00163F52"/>
    <w:rsid w:val="001644D5"/>
    <w:rsid w:val="00164671"/>
    <w:rsid w:val="00164A7D"/>
    <w:rsid w:val="00164C29"/>
    <w:rsid w:val="00165C67"/>
    <w:rsid w:val="00166587"/>
    <w:rsid w:val="00166A9B"/>
    <w:rsid w:val="00166E5C"/>
    <w:rsid w:val="001675D8"/>
    <w:rsid w:val="00167E05"/>
    <w:rsid w:val="001700A8"/>
    <w:rsid w:val="00170C82"/>
    <w:rsid w:val="00170ED8"/>
    <w:rsid w:val="0017143F"/>
    <w:rsid w:val="001719E9"/>
    <w:rsid w:val="00171C1B"/>
    <w:rsid w:val="00171DE5"/>
    <w:rsid w:val="0017224B"/>
    <w:rsid w:val="0017255B"/>
    <w:rsid w:val="001726BC"/>
    <w:rsid w:val="001727BA"/>
    <w:rsid w:val="0017292F"/>
    <w:rsid w:val="00172FD0"/>
    <w:rsid w:val="00173326"/>
    <w:rsid w:val="001733CB"/>
    <w:rsid w:val="001739AD"/>
    <w:rsid w:val="00173A5A"/>
    <w:rsid w:val="00173B3A"/>
    <w:rsid w:val="00174088"/>
    <w:rsid w:val="00174143"/>
    <w:rsid w:val="001749B0"/>
    <w:rsid w:val="00174F24"/>
    <w:rsid w:val="00175328"/>
    <w:rsid w:val="001754A3"/>
    <w:rsid w:val="00175865"/>
    <w:rsid w:val="00176085"/>
    <w:rsid w:val="0017688A"/>
    <w:rsid w:val="001771EB"/>
    <w:rsid w:val="00177876"/>
    <w:rsid w:val="00177DA9"/>
    <w:rsid w:val="00180101"/>
    <w:rsid w:val="0018094C"/>
    <w:rsid w:val="00180C5B"/>
    <w:rsid w:val="00180C5F"/>
    <w:rsid w:val="00180D13"/>
    <w:rsid w:val="00180F21"/>
    <w:rsid w:val="00180F23"/>
    <w:rsid w:val="00181385"/>
    <w:rsid w:val="001815E7"/>
    <w:rsid w:val="0018190B"/>
    <w:rsid w:val="001819A0"/>
    <w:rsid w:val="00181FAD"/>
    <w:rsid w:val="0018223D"/>
    <w:rsid w:val="0018258F"/>
    <w:rsid w:val="00182B4C"/>
    <w:rsid w:val="0018315F"/>
    <w:rsid w:val="001831E1"/>
    <w:rsid w:val="0018350F"/>
    <w:rsid w:val="00183AC8"/>
    <w:rsid w:val="00183E05"/>
    <w:rsid w:val="00183E25"/>
    <w:rsid w:val="00183F4C"/>
    <w:rsid w:val="001841B2"/>
    <w:rsid w:val="001848FB"/>
    <w:rsid w:val="00184A78"/>
    <w:rsid w:val="00184E5C"/>
    <w:rsid w:val="00185114"/>
    <w:rsid w:val="0018530D"/>
    <w:rsid w:val="00185474"/>
    <w:rsid w:val="00185620"/>
    <w:rsid w:val="0018566B"/>
    <w:rsid w:val="001870BF"/>
    <w:rsid w:val="001878C6"/>
    <w:rsid w:val="00187EC9"/>
    <w:rsid w:val="0019002B"/>
    <w:rsid w:val="0019030C"/>
    <w:rsid w:val="001923A5"/>
    <w:rsid w:val="00192472"/>
    <w:rsid w:val="001924FD"/>
    <w:rsid w:val="00192588"/>
    <w:rsid w:val="001926CA"/>
    <w:rsid w:val="0019375F"/>
    <w:rsid w:val="001938E9"/>
    <w:rsid w:val="00193B42"/>
    <w:rsid w:val="00193E58"/>
    <w:rsid w:val="00194358"/>
    <w:rsid w:val="001946E1"/>
    <w:rsid w:val="00194F90"/>
    <w:rsid w:val="0019598D"/>
    <w:rsid w:val="00195ED2"/>
    <w:rsid w:val="001963FE"/>
    <w:rsid w:val="00196B2E"/>
    <w:rsid w:val="0019704E"/>
    <w:rsid w:val="001970E3"/>
    <w:rsid w:val="00197343"/>
    <w:rsid w:val="001973B1"/>
    <w:rsid w:val="001973D0"/>
    <w:rsid w:val="00197453"/>
    <w:rsid w:val="001979C8"/>
    <w:rsid w:val="001979E7"/>
    <w:rsid w:val="00197DF8"/>
    <w:rsid w:val="001A054F"/>
    <w:rsid w:val="001A0B21"/>
    <w:rsid w:val="001A0D6C"/>
    <w:rsid w:val="001A1554"/>
    <w:rsid w:val="001A1770"/>
    <w:rsid w:val="001A1E55"/>
    <w:rsid w:val="001A1EA3"/>
    <w:rsid w:val="001A1ED9"/>
    <w:rsid w:val="001A2A7D"/>
    <w:rsid w:val="001A2B81"/>
    <w:rsid w:val="001A2F5A"/>
    <w:rsid w:val="001A3124"/>
    <w:rsid w:val="001A378A"/>
    <w:rsid w:val="001A3B6D"/>
    <w:rsid w:val="001A3D21"/>
    <w:rsid w:val="001A3FBE"/>
    <w:rsid w:val="001A4C28"/>
    <w:rsid w:val="001A5BCB"/>
    <w:rsid w:val="001A5E76"/>
    <w:rsid w:val="001A6034"/>
    <w:rsid w:val="001A63B3"/>
    <w:rsid w:val="001A649C"/>
    <w:rsid w:val="001A687C"/>
    <w:rsid w:val="001A6DEE"/>
    <w:rsid w:val="001A7210"/>
    <w:rsid w:val="001A789C"/>
    <w:rsid w:val="001A7B76"/>
    <w:rsid w:val="001A7D06"/>
    <w:rsid w:val="001B022C"/>
    <w:rsid w:val="001B09DD"/>
    <w:rsid w:val="001B0F21"/>
    <w:rsid w:val="001B1247"/>
    <w:rsid w:val="001B15B9"/>
    <w:rsid w:val="001B1644"/>
    <w:rsid w:val="001B16FC"/>
    <w:rsid w:val="001B187C"/>
    <w:rsid w:val="001B1B68"/>
    <w:rsid w:val="001B1E20"/>
    <w:rsid w:val="001B1EA8"/>
    <w:rsid w:val="001B2C33"/>
    <w:rsid w:val="001B34B0"/>
    <w:rsid w:val="001B37E5"/>
    <w:rsid w:val="001B3848"/>
    <w:rsid w:val="001B3B76"/>
    <w:rsid w:val="001B3E41"/>
    <w:rsid w:val="001B4029"/>
    <w:rsid w:val="001B4150"/>
    <w:rsid w:val="001B42C3"/>
    <w:rsid w:val="001B4591"/>
    <w:rsid w:val="001B4828"/>
    <w:rsid w:val="001B4C3F"/>
    <w:rsid w:val="001B4C51"/>
    <w:rsid w:val="001B5238"/>
    <w:rsid w:val="001B542B"/>
    <w:rsid w:val="001B59D0"/>
    <w:rsid w:val="001B5A5C"/>
    <w:rsid w:val="001B5AF6"/>
    <w:rsid w:val="001B6082"/>
    <w:rsid w:val="001B63C7"/>
    <w:rsid w:val="001B6994"/>
    <w:rsid w:val="001B6FD6"/>
    <w:rsid w:val="001B79B5"/>
    <w:rsid w:val="001B7A4E"/>
    <w:rsid w:val="001C003C"/>
    <w:rsid w:val="001C0104"/>
    <w:rsid w:val="001C015A"/>
    <w:rsid w:val="001C089C"/>
    <w:rsid w:val="001C0A44"/>
    <w:rsid w:val="001C105D"/>
    <w:rsid w:val="001C113F"/>
    <w:rsid w:val="001C2384"/>
    <w:rsid w:val="001C2970"/>
    <w:rsid w:val="001C33DD"/>
    <w:rsid w:val="001C3665"/>
    <w:rsid w:val="001C5CCB"/>
    <w:rsid w:val="001C60AE"/>
    <w:rsid w:val="001C6738"/>
    <w:rsid w:val="001C68DB"/>
    <w:rsid w:val="001C6E90"/>
    <w:rsid w:val="001C7112"/>
    <w:rsid w:val="001C733A"/>
    <w:rsid w:val="001C75C2"/>
    <w:rsid w:val="001C7715"/>
    <w:rsid w:val="001D013F"/>
    <w:rsid w:val="001D0489"/>
    <w:rsid w:val="001D0C5A"/>
    <w:rsid w:val="001D0E54"/>
    <w:rsid w:val="001D0F0B"/>
    <w:rsid w:val="001D1446"/>
    <w:rsid w:val="001D150D"/>
    <w:rsid w:val="001D15C6"/>
    <w:rsid w:val="001D1C87"/>
    <w:rsid w:val="001D2361"/>
    <w:rsid w:val="001D24FE"/>
    <w:rsid w:val="001D2508"/>
    <w:rsid w:val="001D27FA"/>
    <w:rsid w:val="001D39A8"/>
    <w:rsid w:val="001D3A88"/>
    <w:rsid w:val="001D3E89"/>
    <w:rsid w:val="001D40F8"/>
    <w:rsid w:val="001D5177"/>
    <w:rsid w:val="001D5761"/>
    <w:rsid w:val="001D5AA6"/>
    <w:rsid w:val="001D5BF1"/>
    <w:rsid w:val="001D6067"/>
    <w:rsid w:val="001D6265"/>
    <w:rsid w:val="001D6512"/>
    <w:rsid w:val="001D684E"/>
    <w:rsid w:val="001D6F19"/>
    <w:rsid w:val="001E0400"/>
    <w:rsid w:val="001E06E0"/>
    <w:rsid w:val="001E0823"/>
    <w:rsid w:val="001E0906"/>
    <w:rsid w:val="001E0A80"/>
    <w:rsid w:val="001E0D76"/>
    <w:rsid w:val="001E1DCA"/>
    <w:rsid w:val="001E27A2"/>
    <w:rsid w:val="001E32AC"/>
    <w:rsid w:val="001E3689"/>
    <w:rsid w:val="001E3B21"/>
    <w:rsid w:val="001E3C72"/>
    <w:rsid w:val="001E4D2E"/>
    <w:rsid w:val="001E4DF2"/>
    <w:rsid w:val="001E53E4"/>
    <w:rsid w:val="001E631C"/>
    <w:rsid w:val="001E64D4"/>
    <w:rsid w:val="001E6C3F"/>
    <w:rsid w:val="001E6D35"/>
    <w:rsid w:val="001E73BA"/>
    <w:rsid w:val="001E74C0"/>
    <w:rsid w:val="001E74D8"/>
    <w:rsid w:val="001E75F1"/>
    <w:rsid w:val="001E7631"/>
    <w:rsid w:val="001E7E52"/>
    <w:rsid w:val="001F085D"/>
    <w:rsid w:val="001F0D4E"/>
    <w:rsid w:val="001F1330"/>
    <w:rsid w:val="001F14C2"/>
    <w:rsid w:val="001F1726"/>
    <w:rsid w:val="001F1A45"/>
    <w:rsid w:val="001F266C"/>
    <w:rsid w:val="001F2731"/>
    <w:rsid w:val="001F28FD"/>
    <w:rsid w:val="001F29A9"/>
    <w:rsid w:val="001F2A95"/>
    <w:rsid w:val="001F2BDA"/>
    <w:rsid w:val="001F33A0"/>
    <w:rsid w:val="001F39C3"/>
    <w:rsid w:val="001F3AF5"/>
    <w:rsid w:val="001F3C9B"/>
    <w:rsid w:val="001F3CD4"/>
    <w:rsid w:val="001F40FA"/>
    <w:rsid w:val="001F4284"/>
    <w:rsid w:val="001F4318"/>
    <w:rsid w:val="001F497B"/>
    <w:rsid w:val="001F4C86"/>
    <w:rsid w:val="001F54D6"/>
    <w:rsid w:val="001F5A3B"/>
    <w:rsid w:val="001F5C20"/>
    <w:rsid w:val="001F68A9"/>
    <w:rsid w:val="001F6E52"/>
    <w:rsid w:val="001F712A"/>
    <w:rsid w:val="001F76F0"/>
    <w:rsid w:val="001F7E99"/>
    <w:rsid w:val="00200759"/>
    <w:rsid w:val="00200A9F"/>
    <w:rsid w:val="00200B54"/>
    <w:rsid w:val="00200E5D"/>
    <w:rsid w:val="002019E3"/>
    <w:rsid w:val="00201CB0"/>
    <w:rsid w:val="00202472"/>
    <w:rsid w:val="00202F84"/>
    <w:rsid w:val="0020308A"/>
    <w:rsid w:val="002032B0"/>
    <w:rsid w:val="00203345"/>
    <w:rsid w:val="00203FB3"/>
    <w:rsid w:val="002041CD"/>
    <w:rsid w:val="00204617"/>
    <w:rsid w:val="00204ACA"/>
    <w:rsid w:val="00205077"/>
    <w:rsid w:val="0020511F"/>
    <w:rsid w:val="0020575E"/>
    <w:rsid w:val="002057FC"/>
    <w:rsid w:val="00205A49"/>
    <w:rsid w:val="00205A79"/>
    <w:rsid w:val="00205DCC"/>
    <w:rsid w:val="00206F1F"/>
    <w:rsid w:val="00207190"/>
    <w:rsid w:val="0020719F"/>
    <w:rsid w:val="002077DB"/>
    <w:rsid w:val="00207923"/>
    <w:rsid w:val="002105AC"/>
    <w:rsid w:val="002105CC"/>
    <w:rsid w:val="0021061A"/>
    <w:rsid w:val="00210665"/>
    <w:rsid w:val="00210691"/>
    <w:rsid w:val="0021076E"/>
    <w:rsid w:val="002108CA"/>
    <w:rsid w:val="00211090"/>
    <w:rsid w:val="00211536"/>
    <w:rsid w:val="00211609"/>
    <w:rsid w:val="002117CC"/>
    <w:rsid w:val="002118DE"/>
    <w:rsid w:val="002120B2"/>
    <w:rsid w:val="002124FE"/>
    <w:rsid w:val="00212789"/>
    <w:rsid w:val="00212ADD"/>
    <w:rsid w:val="00212D8D"/>
    <w:rsid w:val="00212E1E"/>
    <w:rsid w:val="0021349A"/>
    <w:rsid w:val="00213564"/>
    <w:rsid w:val="00213718"/>
    <w:rsid w:val="00213969"/>
    <w:rsid w:val="00213D82"/>
    <w:rsid w:val="00213EBA"/>
    <w:rsid w:val="00214256"/>
    <w:rsid w:val="002142E8"/>
    <w:rsid w:val="00214426"/>
    <w:rsid w:val="0021465D"/>
    <w:rsid w:val="00214847"/>
    <w:rsid w:val="00214B6F"/>
    <w:rsid w:val="00215318"/>
    <w:rsid w:val="002154B5"/>
    <w:rsid w:val="002154F5"/>
    <w:rsid w:val="002158EE"/>
    <w:rsid w:val="002159ED"/>
    <w:rsid w:val="00215D10"/>
    <w:rsid w:val="00215E02"/>
    <w:rsid w:val="00216137"/>
    <w:rsid w:val="0021642D"/>
    <w:rsid w:val="0021673E"/>
    <w:rsid w:val="00216E1D"/>
    <w:rsid w:val="002171F9"/>
    <w:rsid w:val="002176EE"/>
    <w:rsid w:val="002178E2"/>
    <w:rsid w:val="00217947"/>
    <w:rsid w:val="0021796E"/>
    <w:rsid w:val="00220703"/>
    <w:rsid w:val="00220BC2"/>
    <w:rsid w:val="0022111D"/>
    <w:rsid w:val="00221760"/>
    <w:rsid w:val="00221891"/>
    <w:rsid w:val="002219BE"/>
    <w:rsid w:val="00221A64"/>
    <w:rsid w:val="00222164"/>
    <w:rsid w:val="002223D0"/>
    <w:rsid w:val="0022264C"/>
    <w:rsid w:val="00222F98"/>
    <w:rsid w:val="00223E68"/>
    <w:rsid w:val="002243A0"/>
    <w:rsid w:val="002244FA"/>
    <w:rsid w:val="002249A5"/>
    <w:rsid w:val="00224A4F"/>
    <w:rsid w:val="00224F81"/>
    <w:rsid w:val="00225028"/>
    <w:rsid w:val="002251BA"/>
    <w:rsid w:val="00225E22"/>
    <w:rsid w:val="00226148"/>
    <w:rsid w:val="00226189"/>
    <w:rsid w:val="00226EAF"/>
    <w:rsid w:val="00226FFE"/>
    <w:rsid w:val="002277AE"/>
    <w:rsid w:val="00231102"/>
    <w:rsid w:val="00231216"/>
    <w:rsid w:val="00231516"/>
    <w:rsid w:val="0023191C"/>
    <w:rsid w:val="00231BF7"/>
    <w:rsid w:val="002322CC"/>
    <w:rsid w:val="002326F0"/>
    <w:rsid w:val="00232D15"/>
    <w:rsid w:val="002346CF"/>
    <w:rsid w:val="002347CB"/>
    <w:rsid w:val="0023485D"/>
    <w:rsid w:val="00234B6D"/>
    <w:rsid w:val="002351FC"/>
    <w:rsid w:val="002355CD"/>
    <w:rsid w:val="00235843"/>
    <w:rsid w:val="00235A05"/>
    <w:rsid w:val="00235E60"/>
    <w:rsid w:val="002361C2"/>
    <w:rsid w:val="00236E07"/>
    <w:rsid w:val="0023775A"/>
    <w:rsid w:val="002377D2"/>
    <w:rsid w:val="00237BE6"/>
    <w:rsid w:val="00237C85"/>
    <w:rsid w:val="00240180"/>
    <w:rsid w:val="00240A36"/>
    <w:rsid w:val="00240D10"/>
    <w:rsid w:val="002411D5"/>
    <w:rsid w:val="002417C7"/>
    <w:rsid w:val="002417FA"/>
    <w:rsid w:val="00241BC0"/>
    <w:rsid w:val="0024215F"/>
    <w:rsid w:val="002426A6"/>
    <w:rsid w:val="00242C6E"/>
    <w:rsid w:val="00242ECA"/>
    <w:rsid w:val="002435D8"/>
    <w:rsid w:val="002436A8"/>
    <w:rsid w:val="00243720"/>
    <w:rsid w:val="00243C1F"/>
    <w:rsid w:val="00243F3B"/>
    <w:rsid w:val="002443DB"/>
    <w:rsid w:val="00244B03"/>
    <w:rsid w:val="00244D65"/>
    <w:rsid w:val="00244D8E"/>
    <w:rsid w:val="00244E58"/>
    <w:rsid w:val="00245008"/>
    <w:rsid w:val="002453A3"/>
    <w:rsid w:val="00245B58"/>
    <w:rsid w:val="00246539"/>
    <w:rsid w:val="0024685B"/>
    <w:rsid w:val="0024692C"/>
    <w:rsid w:val="00246D3C"/>
    <w:rsid w:val="002474E6"/>
    <w:rsid w:val="00247A2B"/>
    <w:rsid w:val="00247BE4"/>
    <w:rsid w:val="00250636"/>
    <w:rsid w:val="002506AD"/>
    <w:rsid w:val="00250ADD"/>
    <w:rsid w:val="00250CC1"/>
    <w:rsid w:val="002511B4"/>
    <w:rsid w:val="00251900"/>
    <w:rsid w:val="0025214C"/>
    <w:rsid w:val="00252575"/>
    <w:rsid w:val="00253320"/>
    <w:rsid w:val="00253BED"/>
    <w:rsid w:val="002543C4"/>
    <w:rsid w:val="00254B4E"/>
    <w:rsid w:val="00254CC7"/>
    <w:rsid w:val="00255051"/>
    <w:rsid w:val="00255122"/>
    <w:rsid w:val="0025568C"/>
    <w:rsid w:val="00256119"/>
    <w:rsid w:val="002565FA"/>
    <w:rsid w:val="002566AD"/>
    <w:rsid w:val="002566CA"/>
    <w:rsid w:val="0025690B"/>
    <w:rsid w:val="00256948"/>
    <w:rsid w:val="0025720C"/>
    <w:rsid w:val="00260B74"/>
    <w:rsid w:val="0026173E"/>
    <w:rsid w:val="00261B3E"/>
    <w:rsid w:val="00261D95"/>
    <w:rsid w:val="002621B5"/>
    <w:rsid w:val="002627AD"/>
    <w:rsid w:val="00262BBD"/>
    <w:rsid w:val="00262ED5"/>
    <w:rsid w:val="00263294"/>
    <w:rsid w:val="00264247"/>
    <w:rsid w:val="00264327"/>
    <w:rsid w:val="00264C7A"/>
    <w:rsid w:val="00264E7D"/>
    <w:rsid w:val="00266304"/>
    <w:rsid w:val="00266551"/>
    <w:rsid w:val="0026696C"/>
    <w:rsid w:val="00266A3E"/>
    <w:rsid w:val="00266F20"/>
    <w:rsid w:val="00267106"/>
    <w:rsid w:val="002674EC"/>
    <w:rsid w:val="00270BDA"/>
    <w:rsid w:val="00271F8F"/>
    <w:rsid w:val="002722EE"/>
    <w:rsid w:val="002723F7"/>
    <w:rsid w:val="00272765"/>
    <w:rsid w:val="00272960"/>
    <w:rsid w:val="00272E61"/>
    <w:rsid w:val="00273E95"/>
    <w:rsid w:val="002745C1"/>
    <w:rsid w:val="00274AAC"/>
    <w:rsid w:val="0027524C"/>
    <w:rsid w:val="0027535D"/>
    <w:rsid w:val="00275555"/>
    <w:rsid w:val="00275C8E"/>
    <w:rsid w:val="00275D34"/>
    <w:rsid w:val="002761FE"/>
    <w:rsid w:val="00276370"/>
    <w:rsid w:val="002767E0"/>
    <w:rsid w:val="00276C9D"/>
    <w:rsid w:val="00276E2E"/>
    <w:rsid w:val="00276F6F"/>
    <w:rsid w:val="002777EE"/>
    <w:rsid w:val="00277889"/>
    <w:rsid w:val="00277DDF"/>
    <w:rsid w:val="00280401"/>
    <w:rsid w:val="002805E7"/>
    <w:rsid w:val="0028073A"/>
    <w:rsid w:val="00280F21"/>
    <w:rsid w:val="00281898"/>
    <w:rsid w:val="00282180"/>
    <w:rsid w:val="00282594"/>
    <w:rsid w:val="0028261D"/>
    <w:rsid w:val="00282B86"/>
    <w:rsid w:val="00282EBB"/>
    <w:rsid w:val="00283229"/>
    <w:rsid w:val="00283362"/>
    <w:rsid w:val="00283780"/>
    <w:rsid w:val="00283B67"/>
    <w:rsid w:val="00283CE4"/>
    <w:rsid w:val="00284FAB"/>
    <w:rsid w:val="00285237"/>
    <w:rsid w:val="00285D62"/>
    <w:rsid w:val="00285F78"/>
    <w:rsid w:val="00286482"/>
    <w:rsid w:val="00286559"/>
    <w:rsid w:val="002869C6"/>
    <w:rsid w:val="00286F95"/>
    <w:rsid w:val="00287246"/>
    <w:rsid w:val="002872BA"/>
    <w:rsid w:val="002872CF"/>
    <w:rsid w:val="00287469"/>
    <w:rsid w:val="002876D0"/>
    <w:rsid w:val="00287CDB"/>
    <w:rsid w:val="00287D4C"/>
    <w:rsid w:val="00290088"/>
    <w:rsid w:val="0029008D"/>
    <w:rsid w:val="002900CD"/>
    <w:rsid w:val="00290E67"/>
    <w:rsid w:val="002919AB"/>
    <w:rsid w:val="00291AF0"/>
    <w:rsid w:val="0029207C"/>
    <w:rsid w:val="0029247E"/>
    <w:rsid w:val="00292BAC"/>
    <w:rsid w:val="00292DC4"/>
    <w:rsid w:val="00293469"/>
    <w:rsid w:val="0029365B"/>
    <w:rsid w:val="00293C44"/>
    <w:rsid w:val="00293E0C"/>
    <w:rsid w:val="0029428F"/>
    <w:rsid w:val="002945D9"/>
    <w:rsid w:val="002949E3"/>
    <w:rsid w:val="00294E41"/>
    <w:rsid w:val="00294E55"/>
    <w:rsid w:val="002951B2"/>
    <w:rsid w:val="002953E3"/>
    <w:rsid w:val="00296BBA"/>
    <w:rsid w:val="00296D13"/>
    <w:rsid w:val="00296FEE"/>
    <w:rsid w:val="00297149"/>
    <w:rsid w:val="002971DB"/>
    <w:rsid w:val="002972E7"/>
    <w:rsid w:val="002973C7"/>
    <w:rsid w:val="00297D1A"/>
    <w:rsid w:val="002A02F2"/>
    <w:rsid w:val="002A05C3"/>
    <w:rsid w:val="002A0697"/>
    <w:rsid w:val="002A0C7F"/>
    <w:rsid w:val="002A2279"/>
    <w:rsid w:val="002A277B"/>
    <w:rsid w:val="002A2A03"/>
    <w:rsid w:val="002A2A32"/>
    <w:rsid w:val="002A2C5B"/>
    <w:rsid w:val="002A3044"/>
    <w:rsid w:val="002A3285"/>
    <w:rsid w:val="002A3507"/>
    <w:rsid w:val="002A3816"/>
    <w:rsid w:val="002A3AD3"/>
    <w:rsid w:val="002A3CB2"/>
    <w:rsid w:val="002A41F8"/>
    <w:rsid w:val="002A45A3"/>
    <w:rsid w:val="002A45A9"/>
    <w:rsid w:val="002A4B4D"/>
    <w:rsid w:val="002A5026"/>
    <w:rsid w:val="002A51A0"/>
    <w:rsid w:val="002A5658"/>
    <w:rsid w:val="002A5D3E"/>
    <w:rsid w:val="002A5DA4"/>
    <w:rsid w:val="002A611B"/>
    <w:rsid w:val="002A64E7"/>
    <w:rsid w:val="002A6577"/>
    <w:rsid w:val="002A67DA"/>
    <w:rsid w:val="002A6955"/>
    <w:rsid w:val="002A69C9"/>
    <w:rsid w:val="002A69D6"/>
    <w:rsid w:val="002A6FB1"/>
    <w:rsid w:val="002A70C0"/>
    <w:rsid w:val="002A75DD"/>
    <w:rsid w:val="002A75E6"/>
    <w:rsid w:val="002B2300"/>
    <w:rsid w:val="002B243A"/>
    <w:rsid w:val="002B2AC5"/>
    <w:rsid w:val="002B2C37"/>
    <w:rsid w:val="002B35F8"/>
    <w:rsid w:val="002B390A"/>
    <w:rsid w:val="002B39BD"/>
    <w:rsid w:val="002B3D75"/>
    <w:rsid w:val="002B3DD7"/>
    <w:rsid w:val="002B41E9"/>
    <w:rsid w:val="002B42FD"/>
    <w:rsid w:val="002B4328"/>
    <w:rsid w:val="002B5497"/>
    <w:rsid w:val="002B56AE"/>
    <w:rsid w:val="002B67DE"/>
    <w:rsid w:val="002B69FB"/>
    <w:rsid w:val="002B6B6F"/>
    <w:rsid w:val="002B6F94"/>
    <w:rsid w:val="002B70D4"/>
    <w:rsid w:val="002B73D8"/>
    <w:rsid w:val="002B75E7"/>
    <w:rsid w:val="002B76E2"/>
    <w:rsid w:val="002B7D01"/>
    <w:rsid w:val="002C0DC1"/>
    <w:rsid w:val="002C106B"/>
    <w:rsid w:val="002C1294"/>
    <w:rsid w:val="002C13C0"/>
    <w:rsid w:val="002C1431"/>
    <w:rsid w:val="002C1CE0"/>
    <w:rsid w:val="002C1D95"/>
    <w:rsid w:val="002C30C6"/>
    <w:rsid w:val="002C3E13"/>
    <w:rsid w:val="002C4159"/>
    <w:rsid w:val="002C4610"/>
    <w:rsid w:val="002C4795"/>
    <w:rsid w:val="002C4806"/>
    <w:rsid w:val="002C4D56"/>
    <w:rsid w:val="002C4E90"/>
    <w:rsid w:val="002C4F93"/>
    <w:rsid w:val="002C5295"/>
    <w:rsid w:val="002C574D"/>
    <w:rsid w:val="002C6318"/>
    <w:rsid w:val="002C64BB"/>
    <w:rsid w:val="002C7614"/>
    <w:rsid w:val="002C7A24"/>
    <w:rsid w:val="002C7D78"/>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078"/>
    <w:rsid w:val="002D52B3"/>
    <w:rsid w:val="002D5AD2"/>
    <w:rsid w:val="002D5B02"/>
    <w:rsid w:val="002D5D25"/>
    <w:rsid w:val="002D6956"/>
    <w:rsid w:val="002D7235"/>
    <w:rsid w:val="002D7DC8"/>
    <w:rsid w:val="002E00A5"/>
    <w:rsid w:val="002E0D06"/>
    <w:rsid w:val="002E0DD6"/>
    <w:rsid w:val="002E11F6"/>
    <w:rsid w:val="002E1234"/>
    <w:rsid w:val="002E1995"/>
    <w:rsid w:val="002E1B80"/>
    <w:rsid w:val="002E1C88"/>
    <w:rsid w:val="002E24A3"/>
    <w:rsid w:val="002E260E"/>
    <w:rsid w:val="002E2682"/>
    <w:rsid w:val="002E2D10"/>
    <w:rsid w:val="002E2DC1"/>
    <w:rsid w:val="002E2E57"/>
    <w:rsid w:val="002E2EC4"/>
    <w:rsid w:val="002E30D9"/>
    <w:rsid w:val="002E39FB"/>
    <w:rsid w:val="002E3A43"/>
    <w:rsid w:val="002E3A53"/>
    <w:rsid w:val="002E3B9E"/>
    <w:rsid w:val="002E3E1A"/>
    <w:rsid w:val="002E3F67"/>
    <w:rsid w:val="002E44A3"/>
    <w:rsid w:val="002E465F"/>
    <w:rsid w:val="002E516B"/>
    <w:rsid w:val="002E5556"/>
    <w:rsid w:val="002E6192"/>
    <w:rsid w:val="002E61A9"/>
    <w:rsid w:val="002E6EAB"/>
    <w:rsid w:val="002E757C"/>
    <w:rsid w:val="002E7619"/>
    <w:rsid w:val="002E78B8"/>
    <w:rsid w:val="002F0C9A"/>
    <w:rsid w:val="002F0E6B"/>
    <w:rsid w:val="002F1DD5"/>
    <w:rsid w:val="002F2B31"/>
    <w:rsid w:val="002F313C"/>
    <w:rsid w:val="002F325F"/>
    <w:rsid w:val="002F328C"/>
    <w:rsid w:val="002F33FF"/>
    <w:rsid w:val="002F350E"/>
    <w:rsid w:val="002F35F0"/>
    <w:rsid w:val="002F360B"/>
    <w:rsid w:val="002F3D86"/>
    <w:rsid w:val="002F4185"/>
    <w:rsid w:val="002F45DF"/>
    <w:rsid w:val="002F4892"/>
    <w:rsid w:val="002F494F"/>
    <w:rsid w:val="002F4EF9"/>
    <w:rsid w:val="002F522D"/>
    <w:rsid w:val="002F5415"/>
    <w:rsid w:val="002F56E3"/>
    <w:rsid w:val="002F5D2D"/>
    <w:rsid w:val="002F5E5D"/>
    <w:rsid w:val="002F5F3E"/>
    <w:rsid w:val="002F617B"/>
    <w:rsid w:val="002F61EB"/>
    <w:rsid w:val="002F6482"/>
    <w:rsid w:val="002F6C19"/>
    <w:rsid w:val="002F7031"/>
    <w:rsid w:val="002F71CB"/>
    <w:rsid w:val="002F7688"/>
    <w:rsid w:val="002F78EC"/>
    <w:rsid w:val="00300D34"/>
    <w:rsid w:val="00300E88"/>
    <w:rsid w:val="00302100"/>
    <w:rsid w:val="00302874"/>
    <w:rsid w:val="00302CA0"/>
    <w:rsid w:val="00303325"/>
    <w:rsid w:val="0030357B"/>
    <w:rsid w:val="003037BC"/>
    <w:rsid w:val="00303A72"/>
    <w:rsid w:val="00303E44"/>
    <w:rsid w:val="0030440D"/>
    <w:rsid w:val="0030479F"/>
    <w:rsid w:val="003050A0"/>
    <w:rsid w:val="003050A1"/>
    <w:rsid w:val="003054A7"/>
    <w:rsid w:val="0030554A"/>
    <w:rsid w:val="00305977"/>
    <w:rsid w:val="003059D6"/>
    <w:rsid w:val="00305BB5"/>
    <w:rsid w:val="00305C68"/>
    <w:rsid w:val="00305CBB"/>
    <w:rsid w:val="003062D4"/>
    <w:rsid w:val="00306903"/>
    <w:rsid w:val="00306C0B"/>
    <w:rsid w:val="00306D63"/>
    <w:rsid w:val="00307160"/>
    <w:rsid w:val="003072A4"/>
    <w:rsid w:val="00307A39"/>
    <w:rsid w:val="00307E69"/>
    <w:rsid w:val="00310313"/>
    <w:rsid w:val="003103B7"/>
    <w:rsid w:val="00310641"/>
    <w:rsid w:val="00311D7B"/>
    <w:rsid w:val="00311E92"/>
    <w:rsid w:val="00311F71"/>
    <w:rsid w:val="0031210F"/>
    <w:rsid w:val="00312F4D"/>
    <w:rsid w:val="00314072"/>
    <w:rsid w:val="00314527"/>
    <w:rsid w:val="00314A1F"/>
    <w:rsid w:val="00314D89"/>
    <w:rsid w:val="00314ED6"/>
    <w:rsid w:val="00315007"/>
    <w:rsid w:val="0031542F"/>
    <w:rsid w:val="0031554F"/>
    <w:rsid w:val="00315B3A"/>
    <w:rsid w:val="00315F51"/>
    <w:rsid w:val="00316A29"/>
    <w:rsid w:val="003172D7"/>
    <w:rsid w:val="0031754F"/>
    <w:rsid w:val="00317B7F"/>
    <w:rsid w:val="00320113"/>
    <w:rsid w:val="00320172"/>
    <w:rsid w:val="003203D1"/>
    <w:rsid w:val="0032042D"/>
    <w:rsid w:val="00321DDE"/>
    <w:rsid w:val="003221FC"/>
    <w:rsid w:val="00322224"/>
    <w:rsid w:val="00322520"/>
    <w:rsid w:val="00322E2A"/>
    <w:rsid w:val="00323300"/>
    <w:rsid w:val="003235FE"/>
    <w:rsid w:val="00323BAB"/>
    <w:rsid w:val="00323DB7"/>
    <w:rsid w:val="003241D3"/>
    <w:rsid w:val="003242C6"/>
    <w:rsid w:val="0032453F"/>
    <w:rsid w:val="00324863"/>
    <w:rsid w:val="00324901"/>
    <w:rsid w:val="00324D6B"/>
    <w:rsid w:val="003251EA"/>
    <w:rsid w:val="0032528D"/>
    <w:rsid w:val="00325E84"/>
    <w:rsid w:val="00326122"/>
    <w:rsid w:val="00327055"/>
    <w:rsid w:val="003279D0"/>
    <w:rsid w:val="00327FC8"/>
    <w:rsid w:val="0033027F"/>
    <w:rsid w:val="003302AB"/>
    <w:rsid w:val="00330627"/>
    <w:rsid w:val="003307ED"/>
    <w:rsid w:val="0033114B"/>
    <w:rsid w:val="00331E67"/>
    <w:rsid w:val="00331EB1"/>
    <w:rsid w:val="00333028"/>
    <w:rsid w:val="003334B5"/>
    <w:rsid w:val="003338F6"/>
    <w:rsid w:val="00333A2A"/>
    <w:rsid w:val="00333DEB"/>
    <w:rsid w:val="00333FFD"/>
    <w:rsid w:val="003341DB"/>
    <w:rsid w:val="0033425C"/>
    <w:rsid w:val="0033432A"/>
    <w:rsid w:val="00334A70"/>
    <w:rsid w:val="00334D4C"/>
    <w:rsid w:val="00334D5D"/>
    <w:rsid w:val="00335088"/>
    <w:rsid w:val="003351BB"/>
    <w:rsid w:val="00335B1A"/>
    <w:rsid w:val="00335F1E"/>
    <w:rsid w:val="00335F32"/>
    <w:rsid w:val="00336757"/>
    <w:rsid w:val="00336D27"/>
    <w:rsid w:val="00336EE6"/>
    <w:rsid w:val="00337038"/>
    <w:rsid w:val="00337559"/>
    <w:rsid w:val="00337929"/>
    <w:rsid w:val="00337B80"/>
    <w:rsid w:val="00337C38"/>
    <w:rsid w:val="003410E4"/>
    <w:rsid w:val="00341933"/>
    <w:rsid w:val="00342DA7"/>
    <w:rsid w:val="00342ECB"/>
    <w:rsid w:val="00343602"/>
    <w:rsid w:val="00343DE9"/>
    <w:rsid w:val="00343DF4"/>
    <w:rsid w:val="00344016"/>
    <w:rsid w:val="00345F6E"/>
    <w:rsid w:val="0034613B"/>
    <w:rsid w:val="003461EF"/>
    <w:rsid w:val="00346A1C"/>
    <w:rsid w:val="00346BB1"/>
    <w:rsid w:val="00346DF9"/>
    <w:rsid w:val="00347120"/>
    <w:rsid w:val="00347162"/>
    <w:rsid w:val="0034783A"/>
    <w:rsid w:val="0035029B"/>
    <w:rsid w:val="00350A70"/>
    <w:rsid w:val="00350EBF"/>
    <w:rsid w:val="00351B74"/>
    <w:rsid w:val="00351DA0"/>
    <w:rsid w:val="00352773"/>
    <w:rsid w:val="003528A9"/>
    <w:rsid w:val="00352B3C"/>
    <w:rsid w:val="00352E6C"/>
    <w:rsid w:val="00353515"/>
    <w:rsid w:val="0035360E"/>
    <w:rsid w:val="00353725"/>
    <w:rsid w:val="003538C4"/>
    <w:rsid w:val="00353947"/>
    <w:rsid w:val="0035398F"/>
    <w:rsid w:val="00353B77"/>
    <w:rsid w:val="00353BE6"/>
    <w:rsid w:val="00353F1B"/>
    <w:rsid w:val="00354039"/>
    <w:rsid w:val="00354457"/>
    <w:rsid w:val="003547AD"/>
    <w:rsid w:val="003548EA"/>
    <w:rsid w:val="00354CFF"/>
    <w:rsid w:val="00354FA9"/>
    <w:rsid w:val="00355822"/>
    <w:rsid w:val="003558A3"/>
    <w:rsid w:val="00356394"/>
    <w:rsid w:val="00356812"/>
    <w:rsid w:val="00357241"/>
    <w:rsid w:val="0035778A"/>
    <w:rsid w:val="00360AD4"/>
    <w:rsid w:val="00360B9A"/>
    <w:rsid w:val="00360D21"/>
    <w:rsid w:val="00360EDE"/>
    <w:rsid w:val="00360FF6"/>
    <w:rsid w:val="003616E4"/>
    <w:rsid w:val="00361F39"/>
    <w:rsid w:val="00362109"/>
    <w:rsid w:val="00362655"/>
    <w:rsid w:val="003626F6"/>
    <w:rsid w:val="00362826"/>
    <w:rsid w:val="00362E0D"/>
    <w:rsid w:val="0036328E"/>
    <w:rsid w:val="00364024"/>
    <w:rsid w:val="003642CD"/>
    <w:rsid w:val="00364D7F"/>
    <w:rsid w:val="00364E2B"/>
    <w:rsid w:val="00365322"/>
    <w:rsid w:val="003654A5"/>
    <w:rsid w:val="00365BE2"/>
    <w:rsid w:val="00365CAE"/>
    <w:rsid w:val="003660D1"/>
    <w:rsid w:val="003661BC"/>
    <w:rsid w:val="003666F9"/>
    <w:rsid w:val="00367316"/>
    <w:rsid w:val="0036771C"/>
    <w:rsid w:val="00367808"/>
    <w:rsid w:val="00367974"/>
    <w:rsid w:val="00367B60"/>
    <w:rsid w:val="00367CA5"/>
    <w:rsid w:val="00367D35"/>
    <w:rsid w:val="00367F4F"/>
    <w:rsid w:val="003703B4"/>
    <w:rsid w:val="003703EE"/>
    <w:rsid w:val="00370412"/>
    <w:rsid w:val="00370CA0"/>
    <w:rsid w:val="00371267"/>
    <w:rsid w:val="00371BE6"/>
    <w:rsid w:val="003723A9"/>
    <w:rsid w:val="00372631"/>
    <w:rsid w:val="00372F74"/>
    <w:rsid w:val="00373B48"/>
    <w:rsid w:val="003744B6"/>
    <w:rsid w:val="00374877"/>
    <w:rsid w:val="00374AED"/>
    <w:rsid w:val="00374BAF"/>
    <w:rsid w:val="00374F2B"/>
    <w:rsid w:val="00375180"/>
    <w:rsid w:val="003752BA"/>
    <w:rsid w:val="00375367"/>
    <w:rsid w:val="0037558E"/>
    <w:rsid w:val="00375982"/>
    <w:rsid w:val="00375A4E"/>
    <w:rsid w:val="00376FBE"/>
    <w:rsid w:val="0037721D"/>
    <w:rsid w:val="00377429"/>
    <w:rsid w:val="003774E0"/>
    <w:rsid w:val="00381020"/>
    <w:rsid w:val="00381259"/>
    <w:rsid w:val="0038136F"/>
    <w:rsid w:val="003817F2"/>
    <w:rsid w:val="00381DDB"/>
    <w:rsid w:val="00381DF1"/>
    <w:rsid w:val="00381EBD"/>
    <w:rsid w:val="003827AF"/>
    <w:rsid w:val="003827DA"/>
    <w:rsid w:val="00382918"/>
    <w:rsid w:val="00383B56"/>
    <w:rsid w:val="00383E69"/>
    <w:rsid w:val="003843E0"/>
    <w:rsid w:val="0038451B"/>
    <w:rsid w:val="00384887"/>
    <w:rsid w:val="003850CA"/>
    <w:rsid w:val="00385146"/>
    <w:rsid w:val="00385459"/>
    <w:rsid w:val="0038592D"/>
    <w:rsid w:val="0038594E"/>
    <w:rsid w:val="00385C79"/>
    <w:rsid w:val="0038647F"/>
    <w:rsid w:val="00386720"/>
    <w:rsid w:val="00386824"/>
    <w:rsid w:val="00386AE5"/>
    <w:rsid w:val="00386D80"/>
    <w:rsid w:val="00386EB9"/>
    <w:rsid w:val="00387645"/>
    <w:rsid w:val="00387714"/>
    <w:rsid w:val="00387A24"/>
    <w:rsid w:val="00387D82"/>
    <w:rsid w:val="00387E37"/>
    <w:rsid w:val="003900ED"/>
    <w:rsid w:val="003910F8"/>
    <w:rsid w:val="00391612"/>
    <w:rsid w:val="00391EDC"/>
    <w:rsid w:val="00392431"/>
    <w:rsid w:val="0039299B"/>
    <w:rsid w:val="00393921"/>
    <w:rsid w:val="00393DE0"/>
    <w:rsid w:val="003945DC"/>
    <w:rsid w:val="00394A04"/>
    <w:rsid w:val="00395046"/>
    <w:rsid w:val="0039629B"/>
    <w:rsid w:val="00396E66"/>
    <w:rsid w:val="003974BC"/>
    <w:rsid w:val="00397BE4"/>
    <w:rsid w:val="003A0213"/>
    <w:rsid w:val="003A0A81"/>
    <w:rsid w:val="003A101A"/>
    <w:rsid w:val="003A10AE"/>
    <w:rsid w:val="003A1311"/>
    <w:rsid w:val="003A1CDA"/>
    <w:rsid w:val="003A2B63"/>
    <w:rsid w:val="003A3ABE"/>
    <w:rsid w:val="003A3BB7"/>
    <w:rsid w:val="003A401F"/>
    <w:rsid w:val="003A469D"/>
    <w:rsid w:val="003A4A50"/>
    <w:rsid w:val="003A4EEF"/>
    <w:rsid w:val="003A4F55"/>
    <w:rsid w:val="003A4FC0"/>
    <w:rsid w:val="003A558E"/>
    <w:rsid w:val="003A5915"/>
    <w:rsid w:val="003A5BBB"/>
    <w:rsid w:val="003A5F96"/>
    <w:rsid w:val="003A61EA"/>
    <w:rsid w:val="003A7204"/>
    <w:rsid w:val="003A794C"/>
    <w:rsid w:val="003A7A70"/>
    <w:rsid w:val="003B10E1"/>
    <w:rsid w:val="003B1809"/>
    <w:rsid w:val="003B1849"/>
    <w:rsid w:val="003B1BD0"/>
    <w:rsid w:val="003B1E16"/>
    <w:rsid w:val="003B21E7"/>
    <w:rsid w:val="003B25EF"/>
    <w:rsid w:val="003B295C"/>
    <w:rsid w:val="003B3AF4"/>
    <w:rsid w:val="003B4107"/>
    <w:rsid w:val="003B421C"/>
    <w:rsid w:val="003B4521"/>
    <w:rsid w:val="003B522E"/>
    <w:rsid w:val="003B5367"/>
    <w:rsid w:val="003B5D17"/>
    <w:rsid w:val="003B60CB"/>
    <w:rsid w:val="003B6230"/>
    <w:rsid w:val="003B662F"/>
    <w:rsid w:val="003B68E7"/>
    <w:rsid w:val="003B6AF2"/>
    <w:rsid w:val="003B6DD9"/>
    <w:rsid w:val="003B6E2B"/>
    <w:rsid w:val="003B76FA"/>
    <w:rsid w:val="003B7F7E"/>
    <w:rsid w:val="003C0A87"/>
    <w:rsid w:val="003C0BFC"/>
    <w:rsid w:val="003C2EBA"/>
    <w:rsid w:val="003C2F0B"/>
    <w:rsid w:val="003C3262"/>
    <w:rsid w:val="003C37F0"/>
    <w:rsid w:val="003C38CB"/>
    <w:rsid w:val="003C3BE7"/>
    <w:rsid w:val="003C49D4"/>
    <w:rsid w:val="003C4B28"/>
    <w:rsid w:val="003C57F0"/>
    <w:rsid w:val="003C63AA"/>
    <w:rsid w:val="003C63DF"/>
    <w:rsid w:val="003C6E90"/>
    <w:rsid w:val="003C716D"/>
    <w:rsid w:val="003C7461"/>
    <w:rsid w:val="003C746F"/>
    <w:rsid w:val="003C7529"/>
    <w:rsid w:val="003C7A66"/>
    <w:rsid w:val="003C7FCB"/>
    <w:rsid w:val="003D0A1B"/>
    <w:rsid w:val="003D0AC5"/>
    <w:rsid w:val="003D0BBC"/>
    <w:rsid w:val="003D0BDD"/>
    <w:rsid w:val="003D0D68"/>
    <w:rsid w:val="003D0F3C"/>
    <w:rsid w:val="003D11DB"/>
    <w:rsid w:val="003D164E"/>
    <w:rsid w:val="003D1665"/>
    <w:rsid w:val="003D16E2"/>
    <w:rsid w:val="003D177E"/>
    <w:rsid w:val="003D20C0"/>
    <w:rsid w:val="003D2C1C"/>
    <w:rsid w:val="003D35F4"/>
    <w:rsid w:val="003D3679"/>
    <w:rsid w:val="003D3B05"/>
    <w:rsid w:val="003D4656"/>
    <w:rsid w:val="003D465E"/>
    <w:rsid w:val="003D4E97"/>
    <w:rsid w:val="003D5244"/>
    <w:rsid w:val="003D53EE"/>
    <w:rsid w:val="003D6174"/>
    <w:rsid w:val="003D66DB"/>
    <w:rsid w:val="003D683E"/>
    <w:rsid w:val="003D73BC"/>
    <w:rsid w:val="003D7A0F"/>
    <w:rsid w:val="003E0107"/>
    <w:rsid w:val="003E0A82"/>
    <w:rsid w:val="003E0AC5"/>
    <w:rsid w:val="003E0AD5"/>
    <w:rsid w:val="003E0CB9"/>
    <w:rsid w:val="003E15C1"/>
    <w:rsid w:val="003E19AC"/>
    <w:rsid w:val="003E2985"/>
    <w:rsid w:val="003E334F"/>
    <w:rsid w:val="003E342F"/>
    <w:rsid w:val="003E36B4"/>
    <w:rsid w:val="003E480D"/>
    <w:rsid w:val="003E68C4"/>
    <w:rsid w:val="003E7833"/>
    <w:rsid w:val="003F043B"/>
    <w:rsid w:val="003F0F31"/>
    <w:rsid w:val="003F1160"/>
    <w:rsid w:val="003F1639"/>
    <w:rsid w:val="003F17C8"/>
    <w:rsid w:val="003F1817"/>
    <w:rsid w:val="003F1865"/>
    <w:rsid w:val="003F2516"/>
    <w:rsid w:val="003F2C2D"/>
    <w:rsid w:val="003F34C1"/>
    <w:rsid w:val="003F373A"/>
    <w:rsid w:val="003F3DFE"/>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0E15"/>
    <w:rsid w:val="00401917"/>
    <w:rsid w:val="00401F39"/>
    <w:rsid w:val="004020A6"/>
    <w:rsid w:val="004027A7"/>
    <w:rsid w:val="0040283D"/>
    <w:rsid w:val="00402BB2"/>
    <w:rsid w:val="00402EB2"/>
    <w:rsid w:val="004034AA"/>
    <w:rsid w:val="00404370"/>
    <w:rsid w:val="004045DE"/>
    <w:rsid w:val="00404743"/>
    <w:rsid w:val="00405473"/>
    <w:rsid w:val="004058A7"/>
    <w:rsid w:val="00405902"/>
    <w:rsid w:val="0040665E"/>
    <w:rsid w:val="004067E4"/>
    <w:rsid w:val="00406C31"/>
    <w:rsid w:val="00407745"/>
    <w:rsid w:val="00407760"/>
    <w:rsid w:val="00407779"/>
    <w:rsid w:val="00407A58"/>
    <w:rsid w:val="004102F8"/>
    <w:rsid w:val="00410B35"/>
    <w:rsid w:val="00410BEE"/>
    <w:rsid w:val="00411A03"/>
    <w:rsid w:val="00411F18"/>
    <w:rsid w:val="0041233D"/>
    <w:rsid w:val="004124F4"/>
    <w:rsid w:val="00412D3A"/>
    <w:rsid w:val="00412DCE"/>
    <w:rsid w:val="00412F43"/>
    <w:rsid w:val="004130C2"/>
    <w:rsid w:val="00413779"/>
    <w:rsid w:val="00413857"/>
    <w:rsid w:val="00413AD9"/>
    <w:rsid w:val="00413ECD"/>
    <w:rsid w:val="00414206"/>
    <w:rsid w:val="00414288"/>
    <w:rsid w:val="004149E5"/>
    <w:rsid w:val="00414D51"/>
    <w:rsid w:val="00414DA9"/>
    <w:rsid w:val="0041600A"/>
    <w:rsid w:val="00416040"/>
    <w:rsid w:val="00416240"/>
    <w:rsid w:val="004163F8"/>
    <w:rsid w:val="00416697"/>
    <w:rsid w:val="00416F5A"/>
    <w:rsid w:val="00417618"/>
    <w:rsid w:val="004177D1"/>
    <w:rsid w:val="0041788E"/>
    <w:rsid w:val="00417AF2"/>
    <w:rsid w:val="00420205"/>
    <w:rsid w:val="00420327"/>
    <w:rsid w:val="00420625"/>
    <w:rsid w:val="00420C79"/>
    <w:rsid w:val="004214D7"/>
    <w:rsid w:val="004218E1"/>
    <w:rsid w:val="00421BD1"/>
    <w:rsid w:val="00421D19"/>
    <w:rsid w:val="00421D1F"/>
    <w:rsid w:val="004225D2"/>
    <w:rsid w:val="00422967"/>
    <w:rsid w:val="00422CDA"/>
    <w:rsid w:val="00422D1D"/>
    <w:rsid w:val="00422E34"/>
    <w:rsid w:val="0042315E"/>
    <w:rsid w:val="00423623"/>
    <w:rsid w:val="00424D9F"/>
    <w:rsid w:val="004251C4"/>
    <w:rsid w:val="004256AB"/>
    <w:rsid w:val="00425B72"/>
    <w:rsid w:val="00425C33"/>
    <w:rsid w:val="0042632C"/>
    <w:rsid w:val="00426563"/>
    <w:rsid w:val="004269B7"/>
    <w:rsid w:val="00426DC6"/>
    <w:rsid w:val="004275F5"/>
    <w:rsid w:val="00427CFC"/>
    <w:rsid w:val="0043034C"/>
    <w:rsid w:val="0043075F"/>
    <w:rsid w:val="0043082D"/>
    <w:rsid w:val="004310F9"/>
    <w:rsid w:val="0043159B"/>
    <w:rsid w:val="00432208"/>
    <w:rsid w:val="004326D4"/>
    <w:rsid w:val="00432BF9"/>
    <w:rsid w:val="00433F9B"/>
    <w:rsid w:val="004348D2"/>
    <w:rsid w:val="00435280"/>
    <w:rsid w:val="004359F8"/>
    <w:rsid w:val="00435BFC"/>
    <w:rsid w:val="004363EC"/>
    <w:rsid w:val="00437184"/>
    <w:rsid w:val="004373F7"/>
    <w:rsid w:val="0043758C"/>
    <w:rsid w:val="004377E7"/>
    <w:rsid w:val="0044006A"/>
    <w:rsid w:val="00440265"/>
    <w:rsid w:val="0044043A"/>
    <w:rsid w:val="00440750"/>
    <w:rsid w:val="00440DBF"/>
    <w:rsid w:val="00441E16"/>
    <w:rsid w:val="004427F9"/>
    <w:rsid w:val="00442A90"/>
    <w:rsid w:val="00442C53"/>
    <w:rsid w:val="0044325A"/>
    <w:rsid w:val="004434EC"/>
    <w:rsid w:val="00443673"/>
    <w:rsid w:val="004438B9"/>
    <w:rsid w:val="00444106"/>
    <w:rsid w:val="004449CE"/>
    <w:rsid w:val="00445238"/>
    <w:rsid w:val="00445400"/>
    <w:rsid w:val="004457F5"/>
    <w:rsid w:val="00445B17"/>
    <w:rsid w:val="00445CB5"/>
    <w:rsid w:val="004467E8"/>
    <w:rsid w:val="00446E75"/>
    <w:rsid w:val="00447042"/>
    <w:rsid w:val="004472AC"/>
    <w:rsid w:val="004474DA"/>
    <w:rsid w:val="0044794B"/>
    <w:rsid w:val="00447B4D"/>
    <w:rsid w:val="004504CF"/>
    <w:rsid w:val="00450658"/>
    <w:rsid w:val="004507C6"/>
    <w:rsid w:val="00451F3C"/>
    <w:rsid w:val="004523DF"/>
    <w:rsid w:val="0045341F"/>
    <w:rsid w:val="00453448"/>
    <w:rsid w:val="00453E2B"/>
    <w:rsid w:val="00453F6C"/>
    <w:rsid w:val="0045410E"/>
    <w:rsid w:val="004543AF"/>
    <w:rsid w:val="004545CA"/>
    <w:rsid w:val="0045492E"/>
    <w:rsid w:val="004549C9"/>
    <w:rsid w:val="00454F0E"/>
    <w:rsid w:val="00455856"/>
    <w:rsid w:val="00455AF8"/>
    <w:rsid w:val="00456125"/>
    <w:rsid w:val="004563AC"/>
    <w:rsid w:val="00456406"/>
    <w:rsid w:val="00456E29"/>
    <w:rsid w:val="00457043"/>
    <w:rsid w:val="004570E3"/>
    <w:rsid w:val="00457561"/>
    <w:rsid w:val="00457DEF"/>
    <w:rsid w:val="00457E54"/>
    <w:rsid w:val="004607BC"/>
    <w:rsid w:val="00460A6A"/>
    <w:rsid w:val="00460AC2"/>
    <w:rsid w:val="00460EF0"/>
    <w:rsid w:val="00461263"/>
    <w:rsid w:val="00461724"/>
    <w:rsid w:val="00461EEA"/>
    <w:rsid w:val="00462973"/>
    <w:rsid w:val="00462CF1"/>
    <w:rsid w:val="00462D23"/>
    <w:rsid w:val="00463368"/>
    <w:rsid w:val="00463475"/>
    <w:rsid w:val="00463786"/>
    <w:rsid w:val="00463A29"/>
    <w:rsid w:val="00463D23"/>
    <w:rsid w:val="00463F86"/>
    <w:rsid w:val="00464331"/>
    <w:rsid w:val="0046480E"/>
    <w:rsid w:val="00464970"/>
    <w:rsid w:val="00464ACE"/>
    <w:rsid w:val="004652F4"/>
    <w:rsid w:val="00465981"/>
    <w:rsid w:val="00465D87"/>
    <w:rsid w:val="004665F2"/>
    <w:rsid w:val="00466CE8"/>
    <w:rsid w:val="00467225"/>
    <w:rsid w:val="0046755E"/>
    <w:rsid w:val="00467905"/>
    <w:rsid w:val="00467E11"/>
    <w:rsid w:val="00470181"/>
    <w:rsid w:val="00470337"/>
    <w:rsid w:val="00470746"/>
    <w:rsid w:val="004707BE"/>
    <w:rsid w:val="00470925"/>
    <w:rsid w:val="00470A7B"/>
    <w:rsid w:val="00470D96"/>
    <w:rsid w:val="00471003"/>
    <w:rsid w:val="00471A10"/>
    <w:rsid w:val="00472332"/>
    <w:rsid w:val="00472D1F"/>
    <w:rsid w:val="00472EEB"/>
    <w:rsid w:val="00472F8F"/>
    <w:rsid w:val="004731EE"/>
    <w:rsid w:val="004733D7"/>
    <w:rsid w:val="004737F1"/>
    <w:rsid w:val="00473B6D"/>
    <w:rsid w:val="00474E23"/>
    <w:rsid w:val="0047503A"/>
    <w:rsid w:val="0047509E"/>
    <w:rsid w:val="00475C0E"/>
    <w:rsid w:val="0047602F"/>
    <w:rsid w:val="00476106"/>
    <w:rsid w:val="0047625C"/>
    <w:rsid w:val="0047636D"/>
    <w:rsid w:val="004768D6"/>
    <w:rsid w:val="00476B35"/>
    <w:rsid w:val="004773F2"/>
    <w:rsid w:val="0047776D"/>
    <w:rsid w:val="00477F28"/>
    <w:rsid w:val="004802F2"/>
    <w:rsid w:val="00480672"/>
    <w:rsid w:val="004809DE"/>
    <w:rsid w:val="00480CA7"/>
    <w:rsid w:val="00480D9B"/>
    <w:rsid w:val="0048124F"/>
    <w:rsid w:val="00481457"/>
    <w:rsid w:val="004818C9"/>
    <w:rsid w:val="00481C4D"/>
    <w:rsid w:val="004824F3"/>
    <w:rsid w:val="00482690"/>
    <w:rsid w:val="00482E6D"/>
    <w:rsid w:val="004833F9"/>
    <w:rsid w:val="00484277"/>
    <w:rsid w:val="00484801"/>
    <w:rsid w:val="00485394"/>
    <w:rsid w:val="00485576"/>
    <w:rsid w:val="0048566C"/>
    <w:rsid w:val="00485A14"/>
    <w:rsid w:val="00485A5B"/>
    <w:rsid w:val="00485A6B"/>
    <w:rsid w:val="0048663B"/>
    <w:rsid w:val="00486DCD"/>
    <w:rsid w:val="00487224"/>
    <w:rsid w:val="0048761C"/>
    <w:rsid w:val="004879A6"/>
    <w:rsid w:val="004900FA"/>
    <w:rsid w:val="004903FB"/>
    <w:rsid w:val="004904FD"/>
    <w:rsid w:val="00490510"/>
    <w:rsid w:val="004907D7"/>
    <w:rsid w:val="00490E46"/>
    <w:rsid w:val="00490F76"/>
    <w:rsid w:val="004917DF"/>
    <w:rsid w:val="00491BBA"/>
    <w:rsid w:val="00492414"/>
    <w:rsid w:val="00492654"/>
    <w:rsid w:val="0049323C"/>
    <w:rsid w:val="00493304"/>
    <w:rsid w:val="004933F1"/>
    <w:rsid w:val="00493627"/>
    <w:rsid w:val="00493916"/>
    <w:rsid w:val="00493A2B"/>
    <w:rsid w:val="00494307"/>
    <w:rsid w:val="004943BB"/>
    <w:rsid w:val="00494713"/>
    <w:rsid w:val="00495453"/>
    <w:rsid w:val="0049575E"/>
    <w:rsid w:val="004957C6"/>
    <w:rsid w:val="00495A13"/>
    <w:rsid w:val="00497833"/>
    <w:rsid w:val="004979D4"/>
    <w:rsid w:val="00497BB2"/>
    <w:rsid w:val="00497D57"/>
    <w:rsid w:val="004A063A"/>
    <w:rsid w:val="004A07AA"/>
    <w:rsid w:val="004A0C1A"/>
    <w:rsid w:val="004A0EC0"/>
    <w:rsid w:val="004A114B"/>
    <w:rsid w:val="004A15A9"/>
    <w:rsid w:val="004A16F9"/>
    <w:rsid w:val="004A1C91"/>
    <w:rsid w:val="004A1EA5"/>
    <w:rsid w:val="004A24BE"/>
    <w:rsid w:val="004A345A"/>
    <w:rsid w:val="004A35A9"/>
    <w:rsid w:val="004A3C46"/>
    <w:rsid w:val="004A3F95"/>
    <w:rsid w:val="004A45C9"/>
    <w:rsid w:val="004A4684"/>
    <w:rsid w:val="004A49C8"/>
    <w:rsid w:val="004A582D"/>
    <w:rsid w:val="004A638A"/>
    <w:rsid w:val="004A6AC6"/>
    <w:rsid w:val="004A6CE4"/>
    <w:rsid w:val="004A6D9A"/>
    <w:rsid w:val="004A6F04"/>
    <w:rsid w:val="004A6FC5"/>
    <w:rsid w:val="004A723A"/>
    <w:rsid w:val="004A7559"/>
    <w:rsid w:val="004A776C"/>
    <w:rsid w:val="004A7F8B"/>
    <w:rsid w:val="004B004B"/>
    <w:rsid w:val="004B0CC2"/>
    <w:rsid w:val="004B0FDC"/>
    <w:rsid w:val="004B12A3"/>
    <w:rsid w:val="004B1F54"/>
    <w:rsid w:val="004B2643"/>
    <w:rsid w:val="004B26B6"/>
    <w:rsid w:val="004B2904"/>
    <w:rsid w:val="004B2F30"/>
    <w:rsid w:val="004B3801"/>
    <w:rsid w:val="004B44FC"/>
    <w:rsid w:val="004B4974"/>
    <w:rsid w:val="004B5C41"/>
    <w:rsid w:val="004B6630"/>
    <w:rsid w:val="004B67F7"/>
    <w:rsid w:val="004B6A53"/>
    <w:rsid w:val="004B6A7E"/>
    <w:rsid w:val="004B7AA2"/>
    <w:rsid w:val="004B7C4C"/>
    <w:rsid w:val="004B7D48"/>
    <w:rsid w:val="004C0A6C"/>
    <w:rsid w:val="004C0D8A"/>
    <w:rsid w:val="004C0E67"/>
    <w:rsid w:val="004C0E90"/>
    <w:rsid w:val="004C1160"/>
    <w:rsid w:val="004C19CF"/>
    <w:rsid w:val="004C1C62"/>
    <w:rsid w:val="004C1E66"/>
    <w:rsid w:val="004C2E97"/>
    <w:rsid w:val="004C34F8"/>
    <w:rsid w:val="004C3803"/>
    <w:rsid w:val="004C40B5"/>
    <w:rsid w:val="004C41F7"/>
    <w:rsid w:val="004C4275"/>
    <w:rsid w:val="004C5A1F"/>
    <w:rsid w:val="004C6214"/>
    <w:rsid w:val="004C6464"/>
    <w:rsid w:val="004C64BF"/>
    <w:rsid w:val="004C6684"/>
    <w:rsid w:val="004C6B61"/>
    <w:rsid w:val="004C71BB"/>
    <w:rsid w:val="004C7623"/>
    <w:rsid w:val="004C7928"/>
    <w:rsid w:val="004D00B9"/>
    <w:rsid w:val="004D0352"/>
    <w:rsid w:val="004D0526"/>
    <w:rsid w:val="004D1478"/>
    <w:rsid w:val="004D1A49"/>
    <w:rsid w:val="004D2144"/>
    <w:rsid w:val="004D2319"/>
    <w:rsid w:val="004D25AA"/>
    <w:rsid w:val="004D2793"/>
    <w:rsid w:val="004D2906"/>
    <w:rsid w:val="004D2932"/>
    <w:rsid w:val="004D2D11"/>
    <w:rsid w:val="004D35B3"/>
    <w:rsid w:val="004D39BB"/>
    <w:rsid w:val="004D40BE"/>
    <w:rsid w:val="004D43D2"/>
    <w:rsid w:val="004D4528"/>
    <w:rsid w:val="004D5003"/>
    <w:rsid w:val="004D558B"/>
    <w:rsid w:val="004D5BF1"/>
    <w:rsid w:val="004D5FA1"/>
    <w:rsid w:val="004D6A76"/>
    <w:rsid w:val="004D6C22"/>
    <w:rsid w:val="004D796F"/>
    <w:rsid w:val="004D7C0F"/>
    <w:rsid w:val="004D7CE2"/>
    <w:rsid w:val="004E041F"/>
    <w:rsid w:val="004E0807"/>
    <w:rsid w:val="004E0A8B"/>
    <w:rsid w:val="004E0C6C"/>
    <w:rsid w:val="004E0F45"/>
    <w:rsid w:val="004E1421"/>
    <w:rsid w:val="004E14D4"/>
    <w:rsid w:val="004E1F6A"/>
    <w:rsid w:val="004E2179"/>
    <w:rsid w:val="004E2185"/>
    <w:rsid w:val="004E23B1"/>
    <w:rsid w:val="004E2486"/>
    <w:rsid w:val="004E28B9"/>
    <w:rsid w:val="004E28D1"/>
    <w:rsid w:val="004E2A04"/>
    <w:rsid w:val="004E3729"/>
    <w:rsid w:val="004E3A92"/>
    <w:rsid w:val="004E40AB"/>
    <w:rsid w:val="004E56B3"/>
    <w:rsid w:val="004E674D"/>
    <w:rsid w:val="004E6BC3"/>
    <w:rsid w:val="004E6D7B"/>
    <w:rsid w:val="004E7164"/>
    <w:rsid w:val="004E71B9"/>
    <w:rsid w:val="004E7A77"/>
    <w:rsid w:val="004F0152"/>
    <w:rsid w:val="004F0586"/>
    <w:rsid w:val="004F066D"/>
    <w:rsid w:val="004F076B"/>
    <w:rsid w:val="004F0CAD"/>
    <w:rsid w:val="004F16BC"/>
    <w:rsid w:val="004F16E8"/>
    <w:rsid w:val="004F1986"/>
    <w:rsid w:val="004F1C7D"/>
    <w:rsid w:val="004F2245"/>
    <w:rsid w:val="004F240A"/>
    <w:rsid w:val="004F2ED5"/>
    <w:rsid w:val="004F3106"/>
    <w:rsid w:val="004F3156"/>
    <w:rsid w:val="004F3354"/>
    <w:rsid w:val="004F38B2"/>
    <w:rsid w:val="004F3C0C"/>
    <w:rsid w:val="004F3FA5"/>
    <w:rsid w:val="004F40BF"/>
    <w:rsid w:val="004F4301"/>
    <w:rsid w:val="004F4941"/>
    <w:rsid w:val="004F4999"/>
    <w:rsid w:val="004F4E89"/>
    <w:rsid w:val="004F53CD"/>
    <w:rsid w:val="004F5838"/>
    <w:rsid w:val="004F5D4B"/>
    <w:rsid w:val="004F5F68"/>
    <w:rsid w:val="004F63D8"/>
    <w:rsid w:val="004F6689"/>
    <w:rsid w:val="004F736B"/>
    <w:rsid w:val="004F7654"/>
    <w:rsid w:val="0050028A"/>
    <w:rsid w:val="00500416"/>
    <w:rsid w:val="00500448"/>
    <w:rsid w:val="00502539"/>
    <w:rsid w:val="00502BED"/>
    <w:rsid w:val="00502C41"/>
    <w:rsid w:val="00502F15"/>
    <w:rsid w:val="0050397F"/>
    <w:rsid w:val="005041FE"/>
    <w:rsid w:val="00504374"/>
    <w:rsid w:val="00504D37"/>
    <w:rsid w:val="00504E33"/>
    <w:rsid w:val="0050518E"/>
    <w:rsid w:val="005056F4"/>
    <w:rsid w:val="00506163"/>
    <w:rsid w:val="005063ED"/>
    <w:rsid w:val="00506659"/>
    <w:rsid w:val="0050667F"/>
    <w:rsid w:val="0050725F"/>
    <w:rsid w:val="00507C86"/>
    <w:rsid w:val="00510708"/>
    <w:rsid w:val="00510AA9"/>
    <w:rsid w:val="00511E42"/>
    <w:rsid w:val="0051223B"/>
    <w:rsid w:val="005129FA"/>
    <w:rsid w:val="00512CDD"/>
    <w:rsid w:val="005134AB"/>
    <w:rsid w:val="00513526"/>
    <w:rsid w:val="005139BE"/>
    <w:rsid w:val="00513B7D"/>
    <w:rsid w:val="005144B7"/>
    <w:rsid w:val="00514D48"/>
    <w:rsid w:val="00514F93"/>
    <w:rsid w:val="00516EE2"/>
    <w:rsid w:val="005178DC"/>
    <w:rsid w:val="00520B5B"/>
    <w:rsid w:val="00520BB9"/>
    <w:rsid w:val="00520C6C"/>
    <w:rsid w:val="00520DBC"/>
    <w:rsid w:val="00521037"/>
    <w:rsid w:val="00521087"/>
    <w:rsid w:val="005210F3"/>
    <w:rsid w:val="005217F0"/>
    <w:rsid w:val="00521B41"/>
    <w:rsid w:val="00522333"/>
    <w:rsid w:val="0052293C"/>
    <w:rsid w:val="005231E8"/>
    <w:rsid w:val="0052374D"/>
    <w:rsid w:val="00523A1B"/>
    <w:rsid w:val="00523E01"/>
    <w:rsid w:val="00523ED0"/>
    <w:rsid w:val="005241D7"/>
    <w:rsid w:val="00524638"/>
    <w:rsid w:val="00525F62"/>
    <w:rsid w:val="005263FE"/>
    <w:rsid w:val="00527920"/>
    <w:rsid w:val="00527E95"/>
    <w:rsid w:val="00530200"/>
    <w:rsid w:val="005304B6"/>
    <w:rsid w:val="00530D53"/>
    <w:rsid w:val="0053116D"/>
    <w:rsid w:val="0053128B"/>
    <w:rsid w:val="00531AAE"/>
    <w:rsid w:val="00531D8F"/>
    <w:rsid w:val="00532562"/>
    <w:rsid w:val="0053258F"/>
    <w:rsid w:val="00532E1D"/>
    <w:rsid w:val="005333D3"/>
    <w:rsid w:val="00533630"/>
    <w:rsid w:val="00533882"/>
    <w:rsid w:val="00533F9C"/>
    <w:rsid w:val="00533FB8"/>
    <w:rsid w:val="005341E0"/>
    <w:rsid w:val="005345F0"/>
    <w:rsid w:val="00534691"/>
    <w:rsid w:val="005348CC"/>
    <w:rsid w:val="0053517A"/>
    <w:rsid w:val="00535B09"/>
    <w:rsid w:val="00535D8D"/>
    <w:rsid w:val="0053605B"/>
    <w:rsid w:val="005362FF"/>
    <w:rsid w:val="00536C25"/>
    <w:rsid w:val="00536CFE"/>
    <w:rsid w:val="00537228"/>
    <w:rsid w:val="00537333"/>
    <w:rsid w:val="00537514"/>
    <w:rsid w:val="00537739"/>
    <w:rsid w:val="0053799F"/>
    <w:rsid w:val="00537ACB"/>
    <w:rsid w:val="00540076"/>
    <w:rsid w:val="00540286"/>
    <w:rsid w:val="005402EB"/>
    <w:rsid w:val="00540E91"/>
    <w:rsid w:val="00540EEF"/>
    <w:rsid w:val="0054107F"/>
    <w:rsid w:val="00541286"/>
    <w:rsid w:val="00541579"/>
    <w:rsid w:val="0054169C"/>
    <w:rsid w:val="005416B0"/>
    <w:rsid w:val="005417A6"/>
    <w:rsid w:val="00541949"/>
    <w:rsid w:val="00541CC5"/>
    <w:rsid w:val="0054201D"/>
    <w:rsid w:val="005424AB"/>
    <w:rsid w:val="00542777"/>
    <w:rsid w:val="00542950"/>
    <w:rsid w:val="00542968"/>
    <w:rsid w:val="00542C66"/>
    <w:rsid w:val="005436B9"/>
    <w:rsid w:val="00543738"/>
    <w:rsid w:val="00543E3D"/>
    <w:rsid w:val="00544770"/>
    <w:rsid w:val="00544D19"/>
    <w:rsid w:val="00545080"/>
    <w:rsid w:val="0054526A"/>
    <w:rsid w:val="0054561D"/>
    <w:rsid w:val="00545C06"/>
    <w:rsid w:val="00545E65"/>
    <w:rsid w:val="00546571"/>
    <w:rsid w:val="0054710B"/>
    <w:rsid w:val="0054737E"/>
    <w:rsid w:val="00547992"/>
    <w:rsid w:val="00547A8C"/>
    <w:rsid w:val="005500AD"/>
    <w:rsid w:val="005500D0"/>
    <w:rsid w:val="00550EFC"/>
    <w:rsid w:val="0055129B"/>
    <w:rsid w:val="00551AEB"/>
    <w:rsid w:val="0055279C"/>
    <w:rsid w:val="0055300D"/>
    <w:rsid w:val="0055344F"/>
    <w:rsid w:val="005534BA"/>
    <w:rsid w:val="00553B76"/>
    <w:rsid w:val="00553BDF"/>
    <w:rsid w:val="00553D44"/>
    <w:rsid w:val="00553F6D"/>
    <w:rsid w:val="005541B0"/>
    <w:rsid w:val="005550AB"/>
    <w:rsid w:val="005551AF"/>
    <w:rsid w:val="00555379"/>
    <w:rsid w:val="00555BB9"/>
    <w:rsid w:val="00555C3D"/>
    <w:rsid w:val="005562ED"/>
    <w:rsid w:val="00556570"/>
    <w:rsid w:val="00556784"/>
    <w:rsid w:val="00556BF3"/>
    <w:rsid w:val="005572A8"/>
    <w:rsid w:val="00560489"/>
    <w:rsid w:val="00560506"/>
    <w:rsid w:val="0056056F"/>
    <w:rsid w:val="00560A4A"/>
    <w:rsid w:val="00560F66"/>
    <w:rsid w:val="005628A6"/>
    <w:rsid w:val="00562960"/>
    <w:rsid w:val="00562AD9"/>
    <w:rsid w:val="00563641"/>
    <w:rsid w:val="00563B4D"/>
    <w:rsid w:val="00563E64"/>
    <w:rsid w:val="00564706"/>
    <w:rsid w:val="0056477B"/>
    <w:rsid w:val="00564EAC"/>
    <w:rsid w:val="005651AA"/>
    <w:rsid w:val="005653F2"/>
    <w:rsid w:val="005660FD"/>
    <w:rsid w:val="00566B31"/>
    <w:rsid w:val="00566B54"/>
    <w:rsid w:val="00566B9F"/>
    <w:rsid w:val="005670BB"/>
    <w:rsid w:val="00567538"/>
    <w:rsid w:val="0056773D"/>
    <w:rsid w:val="0056778C"/>
    <w:rsid w:val="00567EA3"/>
    <w:rsid w:val="00567FB3"/>
    <w:rsid w:val="005705E3"/>
    <w:rsid w:val="0057071E"/>
    <w:rsid w:val="00570789"/>
    <w:rsid w:val="00570C94"/>
    <w:rsid w:val="00570DC8"/>
    <w:rsid w:val="00570FF8"/>
    <w:rsid w:val="00570FFD"/>
    <w:rsid w:val="005716D3"/>
    <w:rsid w:val="0057172D"/>
    <w:rsid w:val="00571A19"/>
    <w:rsid w:val="0057216E"/>
    <w:rsid w:val="0057241D"/>
    <w:rsid w:val="00572879"/>
    <w:rsid w:val="00572C24"/>
    <w:rsid w:val="00572DFD"/>
    <w:rsid w:val="0057371E"/>
    <w:rsid w:val="00573C77"/>
    <w:rsid w:val="005751BA"/>
    <w:rsid w:val="005756CF"/>
    <w:rsid w:val="00575A49"/>
    <w:rsid w:val="00575E64"/>
    <w:rsid w:val="00576271"/>
    <w:rsid w:val="005766DD"/>
    <w:rsid w:val="0057715F"/>
    <w:rsid w:val="00580FBC"/>
    <w:rsid w:val="00581168"/>
    <w:rsid w:val="005812BB"/>
    <w:rsid w:val="0058203C"/>
    <w:rsid w:val="005824BE"/>
    <w:rsid w:val="00582EEC"/>
    <w:rsid w:val="005832C0"/>
    <w:rsid w:val="00583425"/>
    <w:rsid w:val="005841D4"/>
    <w:rsid w:val="0058425C"/>
    <w:rsid w:val="00584360"/>
    <w:rsid w:val="00584C0E"/>
    <w:rsid w:val="00584E64"/>
    <w:rsid w:val="005856CE"/>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0081"/>
    <w:rsid w:val="00590E1B"/>
    <w:rsid w:val="005918CC"/>
    <w:rsid w:val="00591B0D"/>
    <w:rsid w:val="00591CFE"/>
    <w:rsid w:val="00592631"/>
    <w:rsid w:val="005948F8"/>
    <w:rsid w:val="00594DA5"/>
    <w:rsid w:val="00595024"/>
    <w:rsid w:val="005956B2"/>
    <w:rsid w:val="005957FE"/>
    <w:rsid w:val="0059582A"/>
    <w:rsid w:val="00595BAF"/>
    <w:rsid w:val="00595E26"/>
    <w:rsid w:val="00595EB5"/>
    <w:rsid w:val="005960B6"/>
    <w:rsid w:val="0059682D"/>
    <w:rsid w:val="005968C3"/>
    <w:rsid w:val="00596AA0"/>
    <w:rsid w:val="00596EDB"/>
    <w:rsid w:val="00597E92"/>
    <w:rsid w:val="005A025D"/>
    <w:rsid w:val="005A0BA0"/>
    <w:rsid w:val="005A0BF6"/>
    <w:rsid w:val="005A1684"/>
    <w:rsid w:val="005A1882"/>
    <w:rsid w:val="005A196A"/>
    <w:rsid w:val="005A1B06"/>
    <w:rsid w:val="005A1B74"/>
    <w:rsid w:val="005A1D56"/>
    <w:rsid w:val="005A1DF1"/>
    <w:rsid w:val="005A2198"/>
    <w:rsid w:val="005A22F5"/>
    <w:rsid w:val="005A3910"/>
    <w:rsid w:val="005A3DC5"/>
    <w:rsid w:val="005A45EF"/>
    <w:rsid w:val="005A4B8A"/>
    <w:rsid w:val="005A4C44"/>
    <w:rsid w:val="005A4CE4"/>
    <w:rsid w:val="005A5398"/>
    <w:rsid w:val="005A5675"/>
    <w:rsid w:val="005A5815"/>
    <w:rsid w:val="005A597E"/>
    <w:rsid w:val="005A5E91"/>
    <w:rsid w:val="005A6806"/>
    <w:rsid w:val="005A6877"/>
    <w:rsid w:val="005A6878"/>
    <w:rsid w:val="005A6AFA"/>
    <w:rsid w:val="005A6F79"/>
    <w:rsid w:val="005A7125"/>
    <w:rsid w:val="005A7297"/>
    <w:rsid w:val="005A72C7"/>
    <w:rsid w:val="005A73D2"/>
    <w:rsid w:val="005A7C38"/>
    <w:rsid w:val="005B0295"/>
    <w:rsid w:val="005B038C"/>
    <w:rsid w:val="005B06C2"/>
    <w:rsid w:val="005B0880"/>
    <w:rsid w:val="005B08BB"/>
    <w:rsid w:val="005B1163"/>
    <w:rsid w:val="005B17B6"/>
    <w:rsid w:val="005B1A12"/>
    <w:rsid w:val="005B1B51"/>
    <w:rsid w:val="005B22B7"/>
    <w:rsid w:val="005B262C"/>
    <w:rsid w:val="005B29C8"/>
    <w:rsid w:val="005B2A6E"/>
    <w:rsid w:val="005B2E96"/>
    <w:rsid w:val="005B3247"/>
    <w:rsid w:val="005B3405"/>
    <w:rsid w:val="005B3FFA"/>
    <w:rsid w:val="005B45DE"/>
    <w:rsid w:val="005B4A5B"/>
    <w:rsid w:val="005B4C51"/>
    <w:rsid w:val="005B4D15"/>
    <w:rsid w:val="005B4DE8"/>
    <w:rsid w:val="005B4E48"/>
    <w:rsid w:val="005B4E49"/>
    <w:rsid w:val="005B509C"/>
    <w:rsid w:val="005B5892"/>
    <w:rsid w:val="005B5EA4"/>
    <w:rsid w:val="005B6EC9"/>
    <w:rsid w:val="005B74BC"/>
    <w:rsid w:val="005B755E"/>
    <w:rsid w:val="005B7C15"/>
    <w:rsid w:val="005B7DA6"/>
    <w:rsid w:val="005B7EDA"/>
    <w:rsid w:val="005C0148"/>
    <w:rsid w:val="005C0D84"/>
    <w:rsid w:val="005C1EB2"/>
    <w:rsid w:val="005C2B8A"/>
    <w:rsid w:val="005C2BDD"/>
    <w:rsid w:val="005C36E4"/>
    <w:rsid w:val="005C3C6A"/>
    <w:rsid w:val="005C5708"/>
    <w:rsid w:val="005C5A39"/>
    <w:rsid w:val="005C621D"/>
    <w:rsid w:val="005C673F"/>
    <w:rsid w:val="005C6867"/>
    <w:rsid w:val="005C69C9"/>
    <w:rsid w:val="005C6DD0"/>
    <w:rsid w:val="005C74A8"/>
    <w:rsid w:val="005C754F"/>
    <w:rsid w:val="005C7FDA"/>
    <w:rsid w:val="005D07E0"/>
    <w:rsid w:val="005D094A"/>
    <w:rsid w:val="005D09A7"/>
    <w:rsid w:val="005D0A36"/>
    <w:rsid w:val="005D0AD8"/>
    <w:rsid w:val="005D0E4D"/>
    <w:rsid w:val="005D11D3"/>
    <w:rsid w:val="005D1A39"/>
    <w:rsid w:val="005D209B"/>
    <w:rsid w:val="005D2204"/>
    <w:rsid w:val="005D27DF"/>
    <w:rsid w:val="005D282A"/>
    <w:rsid w:val="005D2BB7"/>
    <w:rsid w:val="005D2C62"/>
    <w:rsid w:val="005D2EFD"/>
    <w:rsid w:val="005D30C7"/>
    <w:rsid w:val="005D3599"/>
    <w:rsid w:val="005D402D"/>
    <w:rsid w:val="005D420E"/>
    <w:rsid w:val="005D443D"/>
    <w:rsid w:val="005D449B"/>
    <w:rsid w:val="005D4AC1"/>
    <w:rsid w:val="005D4AE5"/>
    <w:rsid w:val="005D53E0"/>
    <w:rsid w:val="005D5722"/>
    <w:rsid w:val="005D59F2"/>
    <w:rsid w:val="005D66C8"/>
    <w:rsid w:val="005D6A2B"/>
    <w:rsid w:val="005D70D4"/>
    <w:rsid w:val="005D712D"/>
    <w:rsid w:val="005D7980"/>
    <w:rsid w:val="005D7C3E"/>
    <w:rsid w:val="005E04C4"/>
    <w:rsid w:val="005E08B6"/>
    <w:rsid w:val="005E0F70"/>
    <w:rsid w:val="005E1423"/>
    <w:rsid w:val="005E1514"/>
    <w:rsid w:val="005E1916"/>
    <w:rsid w:val="005E2A98"/>
    <w:rsid w:val="005E3892"/>
    <w:rsid w:val="005E3BE0"/>
    <w:rsid w:val="005E3E6F"/>
    <w:rsid w:val="005E4162"/>
    <w:rsid w:val="005E4F3B"/>
    <w:rsid w:val="005E5944"/>
    <w:rsid w:val="005E5C1C"/>
    <w:rsid w:val="005E658D"/>
    <w:rsid w:val="005E6629"/>
    <w:rsid w:val="005E6DD2"/>
    <w:rsid w:val="005E76CB"/>
    <w:rsid w:val="005F0446"/>
    <w:rsid w:val="005F073D"/>
    <w:rsid w:val="005F1215"/>
    <w:rsid w:val="005F1626"/>
    <w:rsid w:val="005F1F53"/>
    <w:rsid w:val="005F2363"/>
    <w:rsid w:val="005F2372"/>
    <w:rsid w:val="005F23DE"/>
    <w:rsid w:val="005F25E3"/>
    <w:rsid w:val="005F2BBE"/>
    <w:rsid w:val="005F33D3"/>
    <w:rsid w:val="005F374C"/>
    <w:rsid w:val="005F47C8"/>
    <w:rsid w:val="005F4B45"/>
    <w:rsid w:val="005F50A1"/>
    <w:rsid w:val="005F573D"/>
    <w:rsid w:val="005F5BB1"/>
    <w:rsid w:val="005F5DBF"/>
    <w:rsid w:val="005F6361"/>
    <w:rsid w:val="005F65EC"/>
    <w:rsid w:val="005F6E93"/>
    <w:rsid w:val="005F7169"/>
    <w:rsid w:val="005F7AAA"/>
    <w:rsid w:val="00601429"/>
    <w:rsid w:val="006017E0"/>
    <w:rsid w:val="00601D88"/>
    <w:rsid w:val="00601DB1"/>
    <w:rsid w:val="00601E34"/>
    <w:rsid w:val="00601EDA"/>
    <w:rsid w:val="00601F78"/>
    <w:rsid w:val="006021CC"/>
    <w:rsid w:val="006022E4"/>
    <w:rsid w:val="006024B6"/>
    <w:rsid w:val="00602F86"/>
    <w:rsid w:val="00603BC2"/>
    <w:rsid w:val="00603C71"/>
    <w:rsid w:val="00603CF2"/>
    <w:rsid w:val="00603D52"/>
    <w:rsid w:val="0060501C"/>
    <w:rsid w:val="006063A2"/>
    <w:rsid w:val="006069C6"/>
    <w:rsid w:val="00606B11"/>
    <w:rsid w:val="00606C93"/>
    <w:rsid w:val="00607438"/>
    <w:rsid w:val="00610239"/>
    <w:rsid w:val="00610D46"/>
    <w:rsid w:val="0061196C"/>
    <w:rsid w:val="006119BA"/>
    <w:rsid w:val="00611E32"/>
    <w:rsid w:val="00611FA1"/>
    <w:rsid w:val="006120F0"/>
    <w:rsid w:val="00612121"/>
    <w:rsid w:val="00612440"/>
    <w:rsid w:val="0061257B"/>
    <w:rsid w:val="0061280A"/>
    <w:rsid w:val="00613B97"/>
    <w:rsid w:val="0061430A"/>
    <w:rsid w:val="00614B8F"/>
    <w:rsid w:val="00615119"/>
    <w:rsid w:val="006157BA"/>
    <w:rsid w:val="006157D5"/>
    <w:rsid w:val="00616020"/>
    <w:rsid w:val="00616793"/>
    <w:rsid w:val="0061699E"/>
    <w:rsid w:val="006171BD"/>
    <w:rsid w:val="006178F2"/>
    <w:rsid w:val="00617CD7"/>
    <w:rsid w:val="00620379"/>
    <w:rsid w:val="00620A7E"/>
    <w:rsid w:val="00620B0A"/>
    <w:rsid w:val="00620C85"/>
    <w:rsid w:val="006213C8"/>
    <w:rsid w:val="00621802"/>
    <w:rsid w:val="0062193E"/>
    <w:rsid w:val="00621AE6"/>
    <w:rsid w:val="00621E6D"/>
    <w:rsid w:val="006222C6"/>
    <w:rsid w:val="00622C8F"/>
    <w:rsid w:val="0062314C"/>
    <w:rsid w:val="00623686"/>
    <w:rsid w:val="006238E0"/>
    <w:rsid w:val="00623AE4"/>
    <w:rsid w:val="00623DF1"/>
    <w:rsid w:val="00623FAE"/>
    <w:rsid w:val="0062413F"/>
    <w:rsid w:val="0062503C"/>
    <w:rsid w:val="00625565"/>
    <w:rsid w:val="0062560D"/>
    <w:rsid w:val="00625F75"/>
    <w:rsid w:val="00626236"/>
    <w:rsid w:val="00626B44"/>
    <w:rsid w:val="0062765E"/>
    <w:rsid w:val="0062787D"/>
    <w:rsid w:val="00627B21"/>
    <w:rsid w:val="006300F3"/>
    <w:rsid w:val="00630528"/>
    <w:rsid w:val="006306AF"/>
    <w:rsid w:val="00630994"/>
    <w:rsid w:val="00630A0A"/>
    <w:rsid w:val="00630B08"/>
    <w:rsid w:val="00631277"/>
    <w:rsid w:val="006316CA"/>
    <w:rsid w:val="00631ADB"/>
    <w:rsid w:val="00632499"/>
    <w:rsid w:val="00632545"/>
    <w:rsid w:val="006328FC"/>
    <w:rsid w:val="00632B17"/>
    <w:rsid w:val="00632EC3"/>
    <w:rsid w:val="00633C98"/>
    <w:rsid w:val="0063420E"/>
    <w:rsid w:val="00634423"/>
    <w:rsid w:val="0063460A"/>
    <w:rsid w:val="00634A10"/>
    <w:rsid w:val="00634A8C"/>
    <w:rsid w:val="00634E13"/>
    <w:rsid w:val="00634F9F"/>
    <w:rsid w:val="0063520D"/>
    <w:rsid w:val="00635792"/>
    <w:rsid w:val="00635807"/>
    <w:rsid w:val="00635BDD"/>
    <w:rsid w:val="00635FD0"/>
    <w:rsid w:val="00636D2F"/>
    <w:rsid w:val="00636FAD"/>
    <w:rsid w:val="006376A0"/>
    <w:rsid w:val="006378BF"/>
    <w:rsid w:val="00637975"/>
    <w:rsid w:val="00637B87"/>
    <w:rsid w:val="00637CDC"/>
    <w:rsid w:val="00637E33"/>
    <w:rsid w:val="0064003A"/>
    <w:rsid w:val="006400A3"/>
    <w:rsid w:val="00640428"/>
    <w:rsid w:val="00640699"/>
    <w:rsid w:val="00640799"/>
    <w:rsid w:val="0064080A"/>
    <w:rsid w:val="00640A55"/>
    <w:rsid w:val="00640A7E"/>
    <w:rsid w:val="00640DA7"/>
    <w:rsid w:val="00642AA7"/>
    <w:rsid w:val="00642C0B"/>
    <w:rsid w:val="00642DBC"/>
    <w:rsid w:val="00643010"/>
    <w:rsid w:val="006432A1"/>
    <w:rsid w:val="00643FAC"/>
    <w:rsid w:val="00644C86"/>
    <w:rsid w:val="00645173"/>
    <w:rsid w:val="0064579B"/>
    <w:rsid w:val="00645A8E"/>
    <w:rsid w:val="00646143"/>
    <w:rsid w:val="00646D84"/>
    <w:rsid w:val="00647313"/>
    <w:rsid w:val="00647384"/>
    <w:rsid w:val="006478F0"/>
    <w:rsid w:val="00647F13"/>
    <w:rsid w:val="00650481"/>
    <w:rsid w:val="006507E8"/>
    <w:rsid w:val="00650981"/>
    <w:rsid w:val="006509AD"/>
    <w:rsid w:val="006509FC"/>
    <w:rsid w:val="00650AC9"/>
    <w:rsid w:val="00650AE3"/>
    <w:rsid w:val="006511C9"/>
    <w:rsid w:val="00651BB4"/>
    <w:rsid w:val="00652640"/>
    <w:rsid w:val="006528C3"/>
    <w:rsid w:val="00652983"/>
    <w:rsid w:val="00652B7D"/>
    <w:rsid w:val="0065307A"/>
    <w:rsid w:val="0065308E"/>
    <w:rsid w:val="00653B2C"/>
    <w:rsid w:val="00654083"/>
    <w:rsid w:val="006547CB"/>
    <w:rsid w:val="00654998"/>
    <w:rsid w:val="00654E48"/>
    <w:rsid w:val="00655104"/>
    <w:rsid w:val="00655124"/>
    <w:rsid w:val="006555BB"/>
    <w:rsid w:val="00655F9B"/>
    <w:rsid w:val="0065611C"/>
    <w:rsid w:val="006568FE"/>
    <w:rsid w:val="00656B04"/>
    <w:rsid w:val="00656F48"/>
    <w:rsid w:val="006573CF"/>
    <w:rsid w:val="00660F7A"/>
    <w:rsid w:val="006617C2"/>
    <w:rsid w:val="00661812"/>
    <w:rsid w:val="00661C36"/>
    <w:rsid w:val="00661C9D"/>
    <w:rsid w:val="00661DB5"/>
    <w:rsid w:val="00661E71"/>
    <w:rsid w:val="00661EE4"/>
    <w:rsid w:val="00662215"/>
    <w:rsid w:val="006627CF"/>
    <w:rsid w:val="00662855"/>
    <w:rsid w:val="0066358C"/>
    <w:rsid w:val="00663803"/>
    <w:rsid w:val="00663A13"/>
    <w:rsid w:val="00663BCB"/>
    <w:rsid w:val="0066436D"/>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036"/>
    <w:rsid w:val="006711BF"/>
    <w:rsid w:val="006716E0"/>
    <w:rsid w:val="00671861"/>
    <w:rsid w:val="00672398"/>
    <w:rsid w:val="00672B0F"/>
    <w:rsid w:val="00672C13"/>
    <w:rsid w:val="0067304F"/>
    <w:rsid w:val="006730AD"/>
    <w:rsid w:val="006732EE"/>
    <w:rsid w:val="00673AEA"/>
    <w:rsid w:val="00674491"/>
    <w:rsid w:val="0067459B"/>
    <w:rsid w:val="006748D5"/>
    <w:rsid w:val="00674981"/>
    <w:rsid w:val="00674E9B"/>
    <w:rsid w:val="00675387"/>
    <w:rsid w:val="006755D0"/>
    <w:rsid w:val="00675AA3"/>
    <w:rsid w:val="00675C5D"/>
    <w:rsid w:val="00676400"/>
    <w:rsid w:val="00676419"/>
    <w:rsid w:val="006765CD"/>
    <w:rsid w:val="006766A3"/>
    <w:rsid w:val="006766D1"/>
    <w:rsid w:val="00676B11"/>
    <w:rsid w:val="00676ED5"/>
    <w:rsid w:val="006772E6"/>
    <w:rsid w:val="00677835"/>
    <w:rsid w:val="00677FB3"/>
    <w:rsid w:val="00680395"/>
    <w:rsid w:val="00680C2E"/>
    <w:rsid w:val="00681778"/>
    <w:rsid w:val="00681F03"/>
    <w:rsid w:val="00681FA4"/>
    <w:rsid w:val="006820C0"/>
    <w:rsid w:val="00682511"/>
    <w:rsid w:val="00683384"/>
    <w:rsid w:val="00683454"/>
    <w:rsid w:val="0068530F"/>
    <w:rsid w:val="006855E6"/>
    <w:rsid w:val="006856BE"/>
    <w:rsid w:val="006859A6"/>
    <w:rsid w:val="006859EB"/>
    <w:rsid w:val="00685ADB"/>
    <w:rsid w:val="00685F7A"/>
    <w:rsid w:val="0068641C"/>
    <w:rsid w:val="0068691D"/>
    <w:rsid w:val="00686CB0"/>
    <w:rsid w:val="00686DA5"/>
    <w:rsid w:val="00687C17"/>
    <w:rsid w:val="0069061A"/>
    <w:rsid w:val="00690952"/>
    <w:rsid w:val="00690FB8"/>
    <w:rsid w:val="006911C5"/>
    <w:rsid w:val="00691986"/>
    <w:rsid w:val="006919D4"/>
    <w:rsid w:val="00691ACE"/>
    <w:rsid w:val="00691C30"/>
    <w:rsid w:val="00691DE5"/>
    <w:rsid w:val="00692341"/>
    <w:rsid w:val="00692575"/>
    <w:rsid w:val="00693366"/>
    <w:rsid w:val="00693A06"/>
    <w:rsid w:val="006942C7"/>
    <w:rsid w:val="006943BC"/>
    <w:rsid w:val="00694406"/>
    <w:rsid w:val="00694848"/>
    <w:rsid w:val="006952B5"/>
    <w:rsid w:val="006958B5"/>
    <w:rsid w:val="00695A01"/>
    <w:rsid w:val="00695D3D"/>
    <w:rsid w:val="00697ADB"/>
    <w:rsid w:val="00697DA6"/>
    <w:rsid w:val="00697F40"/>
    <w:rsid w:val="00697FF7"/>
    <w:rsid w:val="006A11E7"/>
    <w:rsid w:val="006A13F2"/>
    <w:rsid w:val="006A1DF9"/>
    <w:rsid w:val="006A2CCD"/>
    <w:rsid w:val="006A2DB9"/>
    <w:rsid w:val="006A418B"/>
    <w:rsid w:val="006A4212"/>
    <w:rsid w:val="006A4946"/>
    <w:rsid w:val="006A4E72"/>
    <w:rsid w:val="006A52EC"/>
    <w:rsid w:val="006A5854"/>
    <w:rsid w:val="006A6C48"/>
    <w:rsid w:val="006A758F"/>
    <w:rsid w:val="006A7649"/>
    <w:rsid w:val="006A7738"/>
    <w:rsid w:val="006A7AFF"/>
    <w:rsid w:val="006A7B52"/>
    <w:rsid w:val="006A7C15"/>
    <w:rsid w:val="006B0120"/>
    <w:rsid w:val="006B03C2"/>
    <w:rsid w:val="006B03CC"/>
    <w:rsid w:val="006B0DA6"/>
    <w:rsid w:val="006B13AE"/>
    <w:rsid w:val="006B1A74"/>
    <w:rsid w:val="006B1AD7"/>
    <w:rsid w:val="006B1D99"/>
    <w:rsid w:val="006B1E3A"/>
    <w:rsid w:val="006B1EDE"/>
    <w:rsid w:val="006B1F6C"/>
    <w:rsid w:val="006B2126"/>
    <w:rsid w:val="006B2277"/>
    <w:rsid w:val="006B2340"/>
    <w:rsid w:val="006B2934"/>
    <w:rsid w:val="006B2942"/>
    <w:rsid w:val="006B2AFC"/>
    <w:rsid w:val="006B353A"/>
    <w:rsid w:val="006B3721"/>
    <w:rsid w:val="006B4F02"/>
    <w:rsid w:val="006B5F78"/>
    <w:rsid w:val="006B61DC"/>
    <w:rsid w:val="006B6975"/>
    <w:rsid w:val="006B6AC7"/>
    <w:rsid w:val="006B6B4D"/>
    <w:rsid w:val="006B6CE7"/>
    <w:rsid w:val="006B6FDC"/>
    <w:rsid w:val="006B7188"/>
    <w:rsid w:val="006B71BC"/>
    <w:rsid w:val="006B77E7"/>
    <w:rsid w:val="006B7C6A"/>
    <w:rsid w:val="006B7E6A"/>
    <w:rsid w:val="006C00C1"/>
    <w:rsid w:val="006C027B"/>
    <w:rsid w:val="006C08C3"/>
    <w:rsid w:val="006C111E"/>
    <w:rsid w:val="006C164D"/>
    <w:rsid w:val="006C1CC8"/>
    <w:rsid w:val="006C231A"/>
    <w:rsid w:val="006C26ED"/>
    <w:rsid w:val="006C2804"/>
    <w:rsid w:val="006C2C93"/>
    <w:rsid w:val="006C2FEA"/>
    <w:rsid w:val="006C3096"/>
    <w:rsid w:val="006C30C7"/>
    <w:rsid w:val="006C3BE6"/>
    <w:rsid w:val="006C3D2D"/>
    <w:rsid w:val="006C450F"/>
    <w:rsid w:val="006C45B5"/>
    <w:rsid w:val="006C46FC"/>
    <w:rsid w:val="006C4C61"/>
    <w:rsid w:val="006C4DF2"/>
    <w:rsid w:val="006C5426"/>
    <w:rsid w:val="006C7556"/>
    <w:rsid w:val="006C7DF8"/>
    <w:rsid w:val="006C7F90"/>
    <w:rsid w:val="006D019D"/>
    <w:rsid w:val="006D028A"/>
    <w:rsid w:val="006D07A6"/>
    <w:rsid w:val="006D0A97"/>
    <w:rsid w:val="006D15E5"/>
    <w:rsid w:val="006D17AA"/>
    <w:rsid w:val="006D17FD"/>
    <w:rsid w:val="006D22C4"/>
    <w:rsid w:val="006D230D"/>
    <w:rsid w:val="006D277D"/>
    <w:rsid w:val="006D284F"/>
    <w:rsid w:val="006D2FC7"/>
    <w:rsid w:val="006D3129"/>
    <w:rsid w:val="006D3540"/>
    <w:rsid w:val="006D3EC2"/>
    <w:rsid w:val="006D4106"/>
    <w:rsid w:val="006D471B"/>
    <w:rsid w:val="006D472D"/>
    <w:rsid w:val="006D52D7"/>
    <w:rsid w:val="006D5550"/>
    <w:rsid w:val="006D560D"/>
    <w:rsid w:val="006D58BA"/>
    <w:rsid w:val="006D6438"/>
    <w:rsid w:val="006D6BD1"/>
    <w:rsid w:val="006D6D70"/>
    <w:rsid w:val="006D707B"/>
    <w:rsid w:val="006D708F"/>
    <w:rsid w:val="006E10C7"/>
    <w:rsid w:val="006E1548"/>
    <w:rsid w:val="006E182A"/>
    <w:rsid w:val="006E1988"/>
    <w:rsid w:val="006E2077"/>
    <w:rsid w:val="006E219E"/>
    <w:rsid w:val="006E2379"/>
    <w:rsid w:val="006E2C0F"/>
    <w:rsid w:val="006E3515"/>
    <w:rsid w:val="006E380F"/>
    <w:rsid w:val="006E42B4"/>
    <w:rsid w:val="006E42FF"/>
    <w:rsid w:val="006E4902"/>
    <w:rsid w:val="006E4F8B"/>
    <w:rsid w:val="006E5AE5"/>
    <w:rsid w:val="006E625F"/>
    <w:rsid w:val="006E6D22"/>
    <w:rsid w:val="006E6F98"/>
    <w:rsid w:val="006E74E9"/>
    <w:rsid w:val="006E765D"/>
    <w:rsid w:val="006F00A4"/>
    <w:rsid w:val="006F03FE"/>
    <w:rsid w:val="006F0680"/>
    <w:rsid w:val="006F08A1"/>
    <w:rsid w:val="006F0D10"/>
    <w:rsid w:val="006F1192"/>
    <w:rsid w:val="006F1664"/>
    <w:rsid w:val="006F18CB"/>
    <w:rsid w:val="006F2914"/>
    <w:rsid w:val="006F35AA"/>
    <w:rsid w:val="006F3878"/>
    <w:rsid w:val="006F51CB"/>
    <w:rsid w:val="006F52DF"/>
    <w:rsid w:val="006F5721"/>
    <w:rsid w:val="006F5798"/>
    <w:rsid w:val="006F57B4"/>
    <w:rsid w:val="006F5B74"/>
    <w:rsid w:val="006F5E65"/>
    <w:rsid w:val="006F655C"/>
    <w:rsid w:val="006F660F"/>
    <w:rsid w:val="006F6C89"/>
    <w:rsid w:val="006F72A0"/>
    <w:rsid w:val="006F73D7"/>
    <w:rsid w:val="006F76E5"/>
    <w:rsid w:val="006F7B28"/>
    <w:rsid w:val="006F7BC9"/>
    <w:rsid w:val="006F7C4F"/>
    <w:rsid w:val="007006CC"/>
    <w:rsid w:val="007006DA"/>
    <w:rsid w:val="007007E9"/>
    <w:rsid w:val="00700A3A"/>
    <w:rsid w:val="00700B3A"/>
    <w:rsid w:val="00701085"/>
    <w:rsid w:val="0070130A"/>
    <w:rsid w:val="007013EF"/>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007"/>
    <w:rsid w:val="00707AB2"/>
    <w:rsid w:val="00707E16"/>
    <w:rsid w:val="007107F9"/>
    <w:rsid w:val="0071096F"/>
    <w:rsid w:val="007109DD"/>
    <w:rsid w:val="0071142B"/>
    <w:rsid w:val="007116EB"/>
    <w:rsid w:val="00711B02"/>
    <w:rsid w:val="00711CFE"/>
    <w:rsid w:val="007123F8"/>
    <w:rsid w:val="00712A7C"/>
    <w:rsid w:val="00712E40"/>
    <w:rsid w:val="007131CE"/>
    <w:rsid w:val="0071391D"/>
    <w:rsid w:val="00714A8A"/>
    <w:rsid w:val="00714C97"/>
    <w:rsid w:val="00714D63"/>
    <w:rsid w:val="00714EDB"/>
    <w:rsid w:val="00714F4F"/>
    <w:rsid w:val="007156D0"/>
    <w:rsid w:val="007156FD"/>
    <w:rsid w:val="00716570"/>
    <w:rsid w:val="00716647"/>
    <w:rsid w:val="0071689D"/>
    <w:rsid w:val="007169F4"/>
    <w:rsid w:val="0071701D"/>
    <w:rsid w:val="00717FF1"/>
    <w:rsid w:val="007205D7"/>
    <w:rsid w:val="00720BAF"/>
    <w:rsid w:val="0072187B"/>
    <w:rsid w:val="00722085"/>
    <w:rsid w:val="0072262F"/>
    <w:rsid w:val="007231AE"/>
    <w:rsid w:val="00723227"/>
    <w:rsid w:val="00723368"/>
    <w:rsid w:val="00723526"/>
    <w:rsid w:val="0072366B"/>
    <w:rsid w:val="00723BC7"/>
    <w:rsid w:val="00724744"/>
    <w:rsid w:val="00724996"/>
    <w:rsid w:val="00724C62"/>
    <w:rsid w:val="0072556F"/>
    <w:rsid w:val="007257A6"/>
    <w:rsid w:val="00725A51"/>
    <w:rsid w:val="0072673B"/>
    <w:rsid w:val="00726ACF"/>
    <w:rsid w:val="00726F04"/>
    <w:rsid w:val="00727A39"/>
    <w:rsid w:val="00727A8C"/>
    <w:rsid w:val="00727CA7"/>
    <w:rsid w:val="00727E11"/>
    <w:rsid w:val="00727E1E"/>
    <w:rsid w:val="007301DD"/>
    <w:rsid w:val="007305EA"/>
    <w:rsid w:val="0073091D"/>
    <w:rsid w:val="007309FB"/>
    <w:rsid w:val="00730ED4"/>
    <w:rsid w:val="00730EEB"/>
    <w:rsid w:val="0073277C"/>
    <w:rsid w:val="00732FBA"/>
    <w:rsid w:val="00733404"/>
    <w:rsid w:val="0073383F"/>
    <w:rsid w:val="00733A7A"/>
    <w:rsid w:val="00733D1A"/>
    <w:rsid w:val="00733EA1"/>
    <w:rsid w:val="007345ED"/>
    <w:rsid w:val="00734F8E"/>
    <w:rsid w:val="00735858"/>
    <w:rsid w:val="007358A0"/>
    <w:rsid w:val="00735979"/>
    <w:rsid w:val="00735AEF"/>
    <w:rsid w:val="0073604D"/>
    <w:rsid w:val="00736159"/>
    <w:rsid w:val="00736523"/>
    <w:rsid w:val="007369DB"/>
    <w:rsid w:val="00736E8F"/>
    <w:rsid w:val="0073711D"/>
    <w:rsid w:val="007379E3"/>
    <w:rsid w:val="00737C52"/>
    <w:rsid w:val="00740084"/>
    <w:rsid w:val="00740844"/>
    <w:rsid w:val="00741B5D"/>
    <w:rsid w:val="00741E1D"/>
    <w:rsid w:val="00741F3D"/>
    <w:rsid w:val="007421ED"/>
    <w:rsid w:val="007429C1"/>
    <w:rsid w:val="0074373F"/>
    <w:rsid w:val="00744529"/>
    <w:rsid w:val="00744735"/>
    <w:rsid w:val="00744990"/>
    <w:rsid w:val="007449E8"/>
    <w:rsid w:val="00744B47"/>
    <w:rsid w:val="00744B65"/>
    <w:rsid w:val="00744EE0"/>
    <w:rsid w:val="0074561B"/>
    <w:rsid w:val="00745CB4"/>
    <w:rsid w:val="007464CD"/>
    <w:rsid w:val="00746BAC"/>
    <w:rsid w:val="007471EE"/>
    <w:rsid w:val="0074750F"/>
    <w:rsid w:val="00750710"/>
    <w:rsid w:val="00750A55"/>
    <w:rsid w:val="00751A94"/>
    <w:rsid w:val="00752142"/>
    <w:rsid w:val="00752645"/>
    <w:rsid w:val="00752664"/>
    <w:rsid w:val="00752959"/>
    <w:rsid w:val="00752C4E"/>
    <w:rsid w:val="007531FE"/>
    <w:rsid w:val="007534FC"/>
    <w:rsid w:val="00753690"/>
    <w:rsid w:val="0075387D"/>
    <w:rsid w:val="00753D28"/>
    <w:rsid w:val="00753D9C"/>
    <w:rsid w:val="00753F0E"/>
    <w:rsid w:val="007541C8"/>
    <w:rsid w:val="007546C5"/>
    <w:rsid w:val="00754A46"/>
    <w:rsid w:val="00754C50"/>
    <w:rsid w:val="00754D78"/>
    <w:rsid w:val="0075582B"/>
    <w:rsid w:val="00756803"/>
    <w:rsid w:val="00756E3F"/>
    <w:rsid w:val="0075723C"/>
    <w:rsid w:val="0075797D"/>
    <w:rsid w:val="00760089"/>
    <w:rsid w:val="00760254"/>
    <w:rsid w:val="00760775"/>
    <w:rsid w:val="007609F5"/>
    <w:rsid w:val="00760A98"/>
    <w:rsid w:val="00760ACE"/>
    <w:rsid w:val="00760C21"/>
    <w:rsid w:val="0076108B"/>
    <w:rsid w:val="007617C6"/>
    <w:rsid w:val="0076200C"/>
    <w:rsid w:val="007629C9"/>
    <w:rsid w:val="00762D69"/>
    <w:rsid w:val="00764059"/>
    <w:rsid w:val="007652E8"/>
    <w:rsid w:val="007655DE"/>
    <w:rsid w:val="00765704"/>
    <w:rsid w:val="0076578A"/>
    <w:rsid w:val="00765A34"/>
    <w:rsid w:val="00765C15"/>
    <w:rsid w:val="00765F5C"/>
    <w:rsid w:val="00766A03"/>
    <w:rsid w:val="00766B95"/>
    <w:rsid w:val="0076787F"/>
    <w:rsid w:val="0076791C"/>
    <w:rsid w:val="00767BD2"/>
    <w:rsid w:val="00767F54"/>
    <w:rsid w:val="007700AC"/>
    <w:rsid w:val="0077049F"/>
    <w:rsid w:val="007704FA"/>
    <w:rsid w:val="00770BD0"/>
    <w:rsid w:val="00770DDA"/>
    <w:rsid w:val="00770EA1"/>
    <w:rsid w:val="00770FEB"/>
    <w:rsid w:val="00771D2F"/>
    <w:rsid w:val="00772DFE"/>
    <w:rsid w:val="007730FB"/>
    <w:rsid w:val="00773335"/>
    <w:rsid w:val="007733AC"/>
    <w:rsid w:val="00773A76"/>
    <w:rsid w:val="00773DB8"/>
    <w:rsid w:val="00773F6F"/>
    <w:rsid w:val="00774229"/>
    <w:rsid w:val="007742B1"/>
    <w:rsid w:val="00774745"/>
    <w:rsid w:val="00774E47"/>
    <w:rsid w:val="00775994"/>
    <w:rsid w:val="00776072"/>
    <w:rsid w:val="0077608B"/>
    <w:rsid w:val="00776128"/>
    <w:rsid w:val="00776191"/>
    <w:rsid w:val="007768A2"/>
    <w:rsid w:val="0077761B"/>
    <w:rsid w:val="0077789A"/>
    <w:rsid w:val="0078001D"/>
    <w:rsid w:val="00780806"/>
    <w:rsid w:val="00780B42"/>
    <w:rsid w:val="00780FFE"/>
    <w:rsid w:val="007810DC"/>
    <w:rsid w:val="007813E2"/>
    <w:rsid w:val="00781772"/>
    <w:rsid w:val="007818E3"/>
    <w:rsid w:val="0078194B"/>
    <w:rsid w:val="0078197A"/>
    <w:rsid w:val="007819EC"/>
    <w:rsid w:val="0078275B"/>
    <w:rsid w:val="007828CE"/>
    <w:rsid w:val="00783631"/>
    <w:rsid w:val="007839E1"/>
    <w:rsid w:val="00783C99"/>
    <w:rsid w:val="00783CC7"/>
    <w:rsid w:val="007846C7"/>
    <w:rsid w:val="007848FB"/>
    <w:rsid w:val="007851B9"/>
    <w:rsid w:val="007868F8"/>
    <w:rsid w:val="00786A9A"/>
    <w:rsid w:val="007874F0"/>
    <w:rsid w:val="00787CED"/>
    <w:rsid w:val="00790166"/>
    <w:rsid w:val="00790904"/>
    <w:rsid w:val="00790FB0"/>
    <w:rsid w:val="007912BB"/>
    <w:rsid w:val="0079143B"/>
    <w:rsid w:val="00791D2B"/>
    <w:rsid w:val="00791DAD"/>
    <w:rsid w:val="00791E36"/>
    <w:rsid w:val="00793236"/>
    <w:rsid w:val="00793367"/>
    <w:rsid w:val="0079357F"/>
    <w:rsid w:val="007939AF"/>
    <w:rsid w:val="00793AAA"/>
    <w:rsid w:val="00793BE0"/>
    <w:rsid w:val="00793F0B"/>
    <w:rsid w:val="00794090"/>
    <w:rsid w:val="00794365"/>
    <w:rsid w:val="007943B2"/>
    <w:rsid w:val="007945F7"/>
    <w:rsid w:val="0079471B"/>
    <w:rsid w:val="007947A5"/>
    <w:rsid w:val="00794CBC"/>
    <w:rsid w:val="00794FB0"/>
    <w:rsid w:val="00795E0F"/>
    <w:rsid w:val="0079639D"/>
    <w:rsid w:val="00796416"/>
    <w:rsid w:val="007977FD"/>
    <w:rsid w:val="00797EE4"/>
    <w:rsid w:val="007A0694"/>
    <w:rsid w:val="007A0FCA"/>
    <w:rsid w:val="007A1FC0"/>
    <w:rsid w:val="007A27D7"/>
    <w:rsid w:val="007A34B6"/>
    <w:rsid w:val="007A3A61"/>
    <w:rsid w:val="007A3BB7"/>
    <w:rsid w:val="007A3EB3"/>
    <w:rsid w:val="007A4A6D"/>
    <w:rsid w:val="007A4CEE"/>
    <w:rsid w:val="007A525D"/>
    <w:rsid w:val="007A620B"/>
    <w:rsid w:val="007A6274"/>
    <w:rsid w:val="007A6540"/>
    <w:rsid w:val="007A6C7D"/>
    <w:rsid w:val="007A7706"/>
    <w:rsid w:val="007B00A0"/>
    <w:rsid w:val="007B0511"/>
    <w:rsid w:val="007B078A"/>
    <w:rsid w:val="007B0D8E"/>
    <w:rsid w:val="007B0F56"/>
    <w:rsid w:val="007B0FE4"/>
    <w:rsid w:val="007B1356"/>
    <w:rsid w:val="007B1390"/>
    <w:rsid w:val="007B1825"/>
    <w:rsid w:val="007B2023"/>
    <w:rsid w:val="007B2321"/>
    <w:rsid w:val="007B232B"/>
    <w:rsid w:val="007B2A5F"/>
    <w:rsid w:val="007B2B84"/>
    <w:rsid w:val="007B2C7A"/>
    <w:rsid w:val="007B2D69"/>
    <w:rsid w:val="007B3138"/>
    <w:rsid w:val="007B33ED"/>
    <w:rsid w:val="007B3449"/>
    <w:rsid w:val="007B3667"/>
    <w:rsid w:val="007B4395"/>
    <w:rsid w:val="007B476D"/>
    <w:rsid w:val="007B4859"/>
    <w:rsid w:val="007B4A83"/>
    <w:rsid w:val="007B4B60"/>
    <w:rsid w:val="007B51A6"/>
    <w:rsid w:val="007B59BB"/>
    <w:rsid w:val="007B5F74"/>
    <w:rsid w:val="007B612C"/>
    <w:rsid w:val="007B61C5"/>
    <w:rsid w:val="007B623C"/>
    <w:rsid w:val="007B6A95"/>
    <w:rsid w:val="007B7156"/>
    <w:rsid w:val="007B776C"/>
    <w:rsid w:val="007B7FD0"/>
    <w:rsid w:val="007B7FF4"/>
    <w:rsid w:val="007C0E7F"/>
    <w:rsid w:val="007C0ED3"/>
    <w:rsid w:val="007C0EF1"/>
    <w:rsid w:val="007C1108"/>
    <w:rsid w:val="007C11A2"/>
    <w:rsid w:val="007C11E2"/>
    <w:rsid w:val="007C135E"/>
    <w:rsid w:val="007C13FD"/>
    <w:rsid w:val="007C1758"/>
    <w:rsid w:val="007C1881"/>
    <w:rsid w:val="007C192A"/>
    <w:rsid w:val="007C1BC4"/>
    <w:rsid w:val="007C1BF8"/>
    <w:rsid w:val="007C2211"/>
    <w:rsid w:val="007C2577"/>
    <w:rsid w:val="007C28D8"/>
    <w:rsid w:val="007C34C4"/>
    <w:rsid w:val="007C36AA"/>
    <w:rsid w:val="007C374B"/>
    <w:rsid w:val="007C40F4"/>
    <w:rsid w:val="007C4A0A"/>
    <w:rsid w:val="007C4A8E"/>
    <w:rsid w:val="007C4C19"/>
    <w:rsid w:val="007C576F"/>
    <w:rsid w:val="007C5787"/>
    <w:rsid w:val="007C5A7A"/>
    <w:rsid w:val="007C5E80"/>
    <w:rsid w:val="007C64DF"/>
    <w:rsid w:val="007C64F2"/>
    <w:rsid w:val="007C6561"/>
    <w:rsid w:val="007C6AF2"/>
    <w:rsid w:val="007C6CA9"/>
    <w:rsid w:val="007C6DE3"/>
    <w:rsid w:val="007C71AC"/>
    <w:rsid w:val="007C76BC"/>
    <w:rsid w:val="007C7A43"/>
    <w:rsid w:val="007C7C66"/>
    <w:rsid w:val="007C7DBF"/>
    <w:rsid w:val="007C7E06"/>
    <w:rsid w:val="007C7E8B"/>
    <w:rsid w:val="007D0199"/>
    <w:rsid w:val="007D0270"/>
    <w:rsid w:val="007D034A"/>
    <w:rsid w:val="007D0716"/>
    <w:rsid w:val="007D0FC4"/>
    <w:rsid w:val="007D134C"/>
    <w:rsid w:val="007D1608"/>
    <w:rsid w:val="007D164B"/>
    <w:rsid w:val="007D1787"/>
    <w:rsid w:val="007D180D"/>
    <w:rsid w:val="007D198C"/>
    <w:rsid w:val="007D1A08"/>
    <w:rsid w:val="007D27D9"/>
    <w:rsid w:val="007D2D12"/>
    <w:rsid w:val="007D3937"/>
    <w:rsid w:val="007D3BA7"/>
    <w:rsid w:val="007D4049"/>
    <w:rsid w:val="007D4471"/>
    <w:rsid w:val="007D4472"/>
    <w:rsid w:val="007D4484"/>
    <w:rsid w:val="007D4D98"/>
    <w:rsid w:val="007D4EDB"/>
    <w:rsid w:val="007D4FD0"/>
    <w:rsid w:val="007D52A6"/>
    <w:rsid w:val="007D5385"/>
    <w:rsid w:val="007D5E2C"/>
    <w:rsid w:val="007D5E42"/>
    <w:rsid w:val="007D6156"/>
    <w:rsid w:val="007D6CBE"/>
    <w:rsid w:val="007D6DB4"/>
    <w:rsid w:val="007D71AC"/>
    <w:rsid w:val="007D7457"/>
    <w:rsid w:val="007D7E80"/>
    <w:rsid w:val="007E00D4"/>
    <w:rsid w:val="007E07B9"/>
    <w:rsid w:val="007E08AD"/>
    <w:rsid w:val="007E0BDD"/>
    <w:rsid w:val="007E0DED"/>
    <w:rsid w:val="007E0DF8"/>
    <w:rsid w:val="007E1196"/>
    <w:rsid w:val="007E171E"/>
    <w:rsid w:val="007E1993"/>
    <w:rsid w:val="007E1F8D"/>
    <w:rsid w:val="007E1FF1"/>
    <w:rsid w:val="007E22AF"/>
    <w:rsid w:val="007E2512"/>
    <w:rsid w:val="007E2626"/>
    <w:rsid w:val="007E28FF"/>
    <w:rsid w:val="007E296B"/>
    <w:rsid w:val="007E3266"/>
    <w:rsid w:val="007E343D"/>
    <w:rsid w:val="007E4492"/>
    <w:rsid w:val="007E5360"/>
    <w:rsid w:val="007E5925"/>
    <w:rsid w:val="007E5E44"/>
    <w:rsid w:val="007E6A5B"/>
    <w:rsid w:val="007E6B66"/>
    <w:rsid w:val="007E7278"/>
    <w:rsid w:val="007E738E"/>
    <w:rsid w:val="007E7F99"/>
    <w:rsid w:val="007F0B60"/>
    <w:rsid w:val="007F0E1E"/>
    <w:rsid w:val="007F125C"/>
    <w:rsid w:val="007F1411"/>
    <w:rsid w:val="007F2417"/>
    <w:rsid w:val="007F2471"/>
    <w:rsid w:val="007F2518"/>
    <w:rsid w:val="007F2704"/>
    <w:rsid w:val="007F291A"/>
    <w:rsid w:val="007F2998"/>
    <w:rsid w:val="007F2C99"/>
    <w:rsid w:val="007F2D8B"/>
    <w:rsid w:val="007F3413"/>
    <w:rsid w:val="007F35A6"/>
    <w:rsid w:val="007F3A22"/>
    <w:rsid w:val="007F4285"/>
    <w:rsid w:val="007F4931"/>
    <w:rsid w:val="007F4A76"/>
    <w:rsid w:val="007F56FA"/>
    <w:rsid w:val="007F5FC7"/>
    <w:rsid w:val="007F6306"/>
    <w:rsid w:val="007F6BCE"/>
    <w:rsid w:val="007F6CA0"/>
    <w:rsid w:val="007F6CBC"/>
    <w:rsid w:val="007F6E3E"/>
    <w:rsid w:val="007F6E99"/>
    <w:rsid w:val="007F7522"/>
    <w:rsid w:val="007F7B30"/>
    <w:rsid w:val="007F7BE3"/>
    <w:rsid w:val="00800447"/>
    <w:rsid w:val="0080087A"/>
    <w:rsid w:val="008008B1"/>
    <w:rsid w:val="008009E2"/>
    <w:rsid w:val="00800AFC"/>
    <w:rsid w:val="00800B3D"/>
    <w:rsid w:val="00800CE5"/>
    <w:rsid w:val="00800E91"/>
    <w:rsid w:val="00800ED2"/>
    <w:rsid w:val="00800ED7"/>
    <w:rsid w:val="00801B66"/>
    <w:rsid w:val="00802014"/>
    <w:rsid w:val="00802906"/>
    <w:rsid w:val="00802ACC"/>
    <w:rsid w:val="00802D1E"/>
    <w:rsid w:val="0080343A"/>
    <w:rsid w:val="008043D7"/>
    <w:rsid w:val="008059A0"/>
    <w:rsid w:val="008059C1"/>
    <w:rsid w:val="00806126"/>
    <w:rsid w:val="008067C9"/>
    <w:rsid w:val="00807338"/>
    <w:rsid w:val="00807480"/>
    <w:rsid w:val="00807563"/>
    <w:rsid w:val="008076A6"/>
    <w:rsid w:val="00807854"/>
    <w:rsid w:val="00807AED"/>
    <w:rsid w:val="00807DAB"/>
    <w:rsid w:val="008108F6"/>
    <w:rsid w:val="00810BEA"/>
    <w:rsid w:val="00810EB7"/>
    <w:rsid w:val="0081116E"/>
    <w:rsid w:val="0081144E"/>
    <w:rsid w:val="008116EA"/>
    <w:rsid w:val="008119A3"/>
    <w:rsid w:val="00812047"/>
    <w:rsid w:val="008124C7"/>
    <w:rsid w:val="008125D5"/>
    <w:rsid w:val="00812704"/>
    <w:rsid w:val="0081292B"/>
    <w:rsid w:val="00812AFA"/>
    <w:rsid w:val="00812DA2"/>
    <w:rsid w:val="008135C1"/>
    <w:rsid w:val="0081408E"/>
    <w:rsid w:val="008140F6"/>
    <w:rsid w:val="00814493"/>
    <w:rsid w:val="00814536"/>
    <w:rsid w:val="008149AA"/>
    <w:rsid w:val="008149FD"/>
    <w:rsid w:val="00814AA7"/>
    <w:rsid w:val="00814D48"/>
    <w:rsid w:val="0081501B"/>
    <w:rsid w:val="008152C5"/>
    <w:rsid w:val="0081537E"/>
    <w:rsid w:val="00815688"/>
    <w:rsid w:val="00816F47"/>
    <w:rsid w:val="00817016"/>
    <w:rsid w:val="008175A4"/>
    <w:rsid w:val="00817654"/>
    <w:rsid w:val="00817F50"/>
    <w:rsid w:val="00820346"/>
    <w:rsid w:val="00820475"/>
    <w:rsid w:val="00820789"/>
    <w:rsid w:val="00821038"/>
    <w:rsid w:val="00821217"/>
    <w:rsid w:val="00821BDB"/>
    <w:rsid w:val="00821C89"/>
    <w:rsid w:val="00822C3C"/>
    <w:rsid w:val="00822EF1"/>
    <w:rsid w:val="0082310B"/>
    <w:rsid w:val="0082355E"/>
    <w:rsid w:val="00823AC0"/>
    <w:rsid w:val="00823BDC"/>
    <w:rsid w:val="00823C00"/>
    <w:rsid w:val="00823CFE"/>
    <w:rsid w:val="008240F8"/>
    <w:rsid w:val="008244C8"/>
    <w:rsid w:val="008246E6"/>
    <w:rsid w:val="00824724"/>
    <w:rsid w:val="00824A3C"/>
    <w:rsid w:val="00824B02"/>
    <w:rsid w:val="00825236"/>
    <w:rsid w:val="008257B9"/>
    <w:rsid w:val="00825C5B"/>
    <w:rsid w:val="00826438"/>
    <w:rsid w:val="00826776"/>
    <w:rsid w:val="008267F4"/>
    <w:rsid w:val="0082689E"/>
    <w:rsid w:val="00827596"/>
    <w:rsid w:val="008277F5"/>
    <w:rsid w:val="00827A2B"/>
    <w:rsid w:val="00827E2E"/>
    <w:rsid w:val="008306CA"/>
    <w:rsid w:val="00830FF6"/>
    <w:rsid w:val="008318DE"/>
    <w:rsid w:val="00831906"/>
    <w:rsid w:val="00831E6C"/>
    <w:rsid w:val="008327E0"/>
    <w:rsid w:val="00832A5D"/>
    <w:rsid w:val="00832C42"/>
    <w:rsid w:val="00833521"/>
    <w:rsid w:val="00833535"/>
    <w:rsid w:val="0083353B"/>
    <w:rsid w:val="00833610"/>
    <w:rsid w:val="00833923"/>
    <w:rsid w:val="00834142"/>
    <w:rsid w:val="00834230"/>
    <w:rsid w:val="008345CC"/>
    <w:rsid w:val="008347B1"/>
    <w:rsid w:val="00834981"/>
    <w:rsid w:val="00835178"/>
    <w:rsid w:val="008351C5"/>
    <w:rsid w:val="00835861"/>
    <w:rsid w:val="008359E0"/>
    <w:rsid w:val="00836147"/>
    <w:rsid w:val="0083668D"/>
    <w:rsid w:val="00836D3F"/>
    <w:rsid w:val="00836F75"/>
    <w:rsid w:val="0083707E"/>
    <w:rsid w:val="0083754F"/>
    <w:rsid w:val="0083771B"/>
    <w:rsid w:val="00837774"/>
    <w:rsid w:val="00837CD1"/>
    <w:rsid w:val="00837D48"/>
    <w:rsid w:val="00837DDA"/>
    <w:rsid w:val="0084046E"/>
    <w:rsid w:val="008405CF"/>
    <w:rsid w:val="00840D69"/>
    <w:rsid w:val="00840E09"/>
    <w:rsid w:val="00840E10"/>
    <w:rsid w:val="00840F26"/>
    <w:rsid w:val="008414CB"/>
    <w:rsid w:val="00841EA5"/>
    <w:rsid w:val="00842DE2"/>
    <w:rsid w:val="00843515"/>
    <w:rsid w:val="0084353A"/>
    <w:rsid w:val="0084367E"/>
    <w:rsid w:val="00844DD9"/>
    <w:rsid w:val="008451AC"/>
    <w:rsid w:val="00845878"/>
    <w:rsid w:val="008459B0"/>
    <w:rsid w:val="00846864"/>
    <w:rsid w:val="00846D1E"/>
    <w:rsid w:val="0084762D"/>
    <w:rsid w:val="008476D5"/>
    <w:rsid w:val="008477F1"/>
    <w:rsid w:val="00847BD3"/>
    <w:rsid w:val="0085053A"/>
    <w:rsid w:val="00850F27"/>
    <w:rsid w:val="0085100F"/>
    <w:rsid w:val="00851226"/>
    <w:rsid w:val="00851859"/>
    <w:rsid w:val="00851BE3"/>
    <w:rsid w:val="00852347"/>
    <w:rsid w:val="008525EC"/>
    <w:rsid w:val="00852EE2"/>
    <w:rsid w:val="00852F05"/>
    <w:rsid w:val="008535CC"/>
    <w:rsid w:val="00853621"/>
    <w:rsid w:val="00853A02"/>
    <w:rsid w:val="00853D98"/>
    <w:rsid w:val="00853F45"/>
    <w:rsid w:val="0085410A"/>
    <w:rsid w:val="00854C50"/>
    <w:rsid w:val="00854D68"/>
    <w:rsid w:val="00854E29"/>
    <w:rsid w:val="00854EA5"/>
    <w:rsid w:val="00854F2F"/>
    <w:rsid w:val="00855B09"/>
    <w:rsid w:val="00855B75"/>
    <w:rsid w:val="00855ED5"/>
    <w:rsid w:val="008561B0"/>
    <w:rsid w:val="008562BE"/>
    <w:rsid w:val="0085649F"/>
    <w:rsid w:val="00856683"/>
    <w:rsid w:val="008566E6"/>
    <w:rsid w:val="00856B23"/>
    <w:rsid w:val="00856D5D"/>
    <w:rsid w:val="00857C26"/>
    <w:rsid w:val="00857CFA"/>
    <w:rsid w:val="008601AF"/>
    <w:rsid w:val="00860CF5"/>
    <w:rsid w:val="00861172"/>
    <w:rsid w:val="008612C1"/>
    <w:rsid w:val="00861428"/>
    <w:rsid w:val="00861B41"/>
    <w:rsid w:val="00861C14"/>
    <w:rsid w:val="00861D29"/>
    <w:rsid w:val="0086269B"/>
    <w:rsid w:val="00862E46"/>
    <w:rsid w:val="0086307E"/>
    <w:rsid w:val="00863194"/>
    <w:rsid w:val="00864163"/>
    <w:rsid w:val="00864858"/>
    <w:rsid w:val="00864965"/>
    <w:rsid w:val="00864A30"/>
    <w:rsid w:val="00865203"/>
    <w:rsid w:val="00865D5A"/>
    <w:rsid w:val="00865FB3"/>
    <w:rsid w:val="008662C9"/>
    <w:rsid w:val="008668F3"/>
    <w:rsid w:val="00867213"/>
    <w:rsid w:val="008673AD"/>
    <w:rsid w:val="008704D6"/>
    <w:rsid w:val="0087060B"/>
    <w:rsid w:val="00870B5D"/>
    <w:rsid w:val="00870E4E"/>
    <w:rsid w:val="00870FF0"/>
    <w:rsid w:val="00871168"/>
    <w:rsid w:val="00871611"/>
    <w:rsid w:val="00871F65"/>
    <w:rsid w:val="00872435"/>
    <w:rsid w:val="008725A0"/>
    <w:rsid w:val="008738F8"/>
    <w:rsid w:val="008738FA"/>
    <w:rsid w:val="00873955"/>
    <w:rsid w:val="00873FA3"/>
    <w:rsid w:val="00874762"/>
    <w:rsid w:val="0087554C"/>
    <w:rsid w:val="00875B00"/>
    <w:rsid w:val="0087608F"/>
    <w:rsid w:val="0087650F"/>
    <w:rsid w:val="008766BD"/>
    <w:rsid w:val="00876B5F"/>
    <w:rsid w:val="00877280"/>
    <w:rsid w:val="008776A8"/>
    <w:rsid w:val="00877E08"/>
    <w:rsid w:val="00880407"/>
    <w:rsid w:val="00881651"/>
    <w:rsid w:val="00882FE3"/>
    <w:rsid w:val="00882FE9"/>
    <w:rsid w:val="00883667"/>
    <w:rsid w:val="00883733"/>
    <w:rsid w:val="008838A7"/>
    <w:rsid w:val="00883958"/>
    <w:rsid w:val="008843BB"/>
    <w:rsid w:val="008845DF"/>
    <w:rsid w:val="0088465F"/>
    <w:rsid w:val="008846F9"/>
    <w:rsid w:val="00884885"/>
    <w:rsid w:val="008854C1"/>
    <w:rsid w:val="008857EF"/>
    <w:rsid w:val="00885A46"/>
    <w:rsid w:val="00885AEB"/>
    <w:rsid w:val="0088646F"/>
    <w:rsid w:val="00886782"/>
    <w:rsid w:val="00886E62"/>
    <w:rsid w:val="00886EF1"/>
    <w:rsid w:val="0088708F"/>
    <w:rsid w:val="008872B1"/>
    <w:rsid w:val="008874AD"/>
    <w:rsid w:val="008877C7"/>
    <w:rsid w:val="00887BC5"/>
    <w:rsid w:val="00890078"/>
    <w:rsid w:val="00890169"/>
    <w:rsid w:val="00890657"/>
    <w:rsid w:val="00890A62"/>
    <w:rsid w:val="00891372"/>
    <w:rsid w:val="008918D3"/>
    <w:rsid w:val="00891D80"/>
    <w:rsid w:val="008921B2"/>
    <w:rsid w:val="008922B7"/>
    <w:rsid w:val="008931D6"/>
    <w:rsid w:val="008932E9"/>
    <w:rsid w:val="00893C5D"/>
    <w:rsid w:val="00893CAA"/>
    <w:rsid w:val="00894851"/>
    <w:rsid w:val="00894AA8"/>
    <w:rsid w:val="00894F0C"/>
    <w:rsid w:val="0089502C"/>
    <w:rsid w:val="0089537D"/>
    <w:rsid w:val="008958F6"/>
    <w:rsid w:val="008966D2"/>
    <w:rsid w:val="0089705D"/>
    <w:rsid w:val="008976A8"/>
    <w:rsid w:val="00897733"/>
    <w:rsid w:val="008979D8"/>
    <w:rsid w:val="008A01E3"/>
    <w:rsid w:val="008A048D"/>
    <w:rsid w:val="008A08B4"/>
    <w:rsid w:val="008A0F94"/>
    <w:rsid w:val="008A283B"/>
    <w:rsid w:val="008A297A"/>
    <w:rsid w:val="008A2C9F"/>
    <w:rsid w:val="008A34A3"/>
    <w:rsid w:val="008A35B1"/>
    <w:rsid w:val="008A3BB9"/>
    <w:rsid w:val="008A3F06"/>
    <w:rsid w:val="008A3F79"/>
    <w:rsid w:val="008A4B01"/>
    <w:rsid w:val="008A5982"/>
    <w:rsid w:val="008A62A7"/>
    <w:rsid w:val="008A6365"/>
    <w:rsid w:val="008A65D3"/>
    <w:rsid w:val="008A7406"/>
    <w:rsid w:val="008A7BE5"/>
    <w:rsid w:val="008A7E8F"/>
    <w:rsid w:val="008A7FBF"/>
    <w:rsid w:val="008B00C9"/>
    <w:rsid w:val="008B0370"/>
    <w:rsid w:val="008B0679"/>
    <w:rsid w:val="008B0C5F"/>
    <w:rsid w:val="008B125E"/>
    <w:rsid w:val="008B18FB"/>
    <w:rsid w:val="008B2159"/>
    <w:rsid w:val="008B22C0"/>
    <w:rsid w:val="008B293C"/>
    <w:rsid w:val="008B373E"/>
    <w:rsid w:val="008B3911"/>
    <w:rsid w:val="008B3DFE"/>
    <w:rsid w:val="008B4344"/>
    <w:rsid w:val="008B65A5"/>
    <w:rsid w:val="008B6F3C"/>
    <w:rsid w:val="008B6F9A"/>
    <w:rsid w:val="008B70CA"/>
    <w:rsid w:val="008B71A6"/>
    <w:rsid w:val="008B77EC"/>
    <w:rsid w:val="008C05C0"/>
    <w:rsid w:val="008C0CC4"/>
    <w:rsid w:val="008C0D4C"/>
    <w:rsid w:val="008C0FF6"/>
    <w:rsid w:val="008C1025"/>
    <w:rsid w:val="008C13FB"/>
    <w:rsid w:val="008C1915"/>
    <w:rsid w:val="008C1953"/>
    <w:rsid w:val="008C1B53"/>
    <w:rsid w:val="008C1C3A"/>
    <w:rsid w:val="008C2097"/>
    <w:rsid w:val="008C325B"/>
    <w:rsid w:val="008C33DB"/>
    <w:rsid w:val="008C3EB8"/>
    <w:rsid w:val="008C418F"/>
    <w:rsid w:val="008C423D"/>
    <w:rsid w:val="008C5027"/>
    <w:rsid w:val="008C567E"/>
    <w:rsid w:val="008C58B4"/>
    <w:rsid w:val="008C60DA"/>
    <w:rsid w:val="008C6829"/>
    <w:rsid w:val="008C6A56"/>
    <w:rsid w:val="008C6CEA"/>
    <w:rsid w:val="008C7284"/>
    <w:rsid w:val="008C7759"/>
    <w:rsid w:val="008C7B87"/>
    <w:rsid w:val="008D07B1"/>
    <w:rsid w:val="008D07BB"/>
    <w:rsid w:val="008D0840"/>
    <w:rsid w:val="008D0C34"/>
    <w:rsid w:val="008D0FB9"/>
    <w:rsid w:val="008D1032"/>
    <w:rsid w:val="008D1378"/>
    <w:rsid w:val="008D13A3"/>
    <w:rsid w:val="008D15AE"/>
    <w:rsid w:val="008D1F56"/>
    <w:rsid w:val="008D23F0"/>
    <w:rsid w:val="008D2C73"/>
    <w:rsid w:val="008D2F5D"/>
    <w:rsid w:val="008D33FF"/>
    <w:rsid w:val="008D35B7"/>
    <w:rsid w:val="008D41A6"/>
    <w:rsid w:val="008D52E2"/>
    <w:rsid w:val="008D5739"/>
    <w:rsid w:val="008D6E00"/>
    <w:rsid w:val="008E0243"/>
    <w:rsid w:val="008E036C"/>
    <w:rsid w:val="008E0743"/>
    <w:rsid w:val="008E09FA"/>
    <w:rsid w:val="008E0CE3"/>
    <w:rsid w:val="008E0DC9"/>
    <w:rsid w:val="008E0E05"/>
    <w:rsid w:val="008E1421"/>
    <w:rsid w:val="008E1816"/>
    <w:rsid w:val="008E193B"/>
    <w:rsid w:val="008E20C0"/>
    <w:rsid w:val="008E273F"/>
    <w:rsid w:val="008E2BFA"/>
    <w:rsid w:val="008E3C0E"/>
    <w:rsid w:val="008E3D48"/>
    <w:rsid w:val="008E5F2A"/>
    <w:rsid w:val="008E603A"/>
    <w:rsid w:val="008E62C2"/>
    <w:rsid w:val="008E64B0"/>
    <w:rsid w:val="008E682E"/>
    <w:rsid w:val="008E682F"/>
    <w:rsid w:val="008E73F0"/>
    <w:rsid w:val="008E7477"/>
    <w:rsid w:val="008E7A2D"/>
    <w:rsid w:val="008F0674"/>
    <w:rsid w:val="008F1AD1"/>
    <w:rsid w:val="008F1EBF"/>
    <w:rsid w:val="008F238B"/>
    <w:rsid w:val="008F25A1"/>
    <w:rsid w:val="008F276E"/>
    <w:rsid w:val="008F2801"/>
    <w:rsid w:val="008F3257"/>
    <w:rsid w:val="008F357D"/>
    <w:rsid w:val="008F37CB"/>
    <w:rsid w:val="008F3877"/>
    <w:rsid w:val="008F398C"/>
    <w:rsid w:val="008F3A54"/>
    <w:rsid w:val="008F3F2B"/>
    <w:rsid w:val="008F412E"/>
    <w:rsid w:val="008F440E"/>
    <w:rsid w:val="008F4511"/>
    <w:rsid w:val="008F48BC"/>
    <w:rsid w:val="008F4EDF"/>
    <w:rsid w:val="008F50CF"/>
    <w:rsid w:val="008F51BA"/>
    <w:rsid w:val="008F540B"/>
    <w:rsid w:val="008F5680"/>
    <w:rsid w:val="008F6040"/>
    <w:rsid w:val="008F6166"/>
    <w:rsid w:val="008F6C3F"/>
    <w:rsid w:val="008F6CE0"/>
    <w:rsid w:val="008F6E27"/>
    <w:rsid w:val="008F6F85"/>
    <w:rsid w:val="008F78FA"/>
    <w:rsid w:val="008F7E64"/>
    <w:rsid w:val="009018C7"/>
    <w:rsid w:val="00901A79"/>
    <w:rsid w:val="00901B3D"/>
    <w:rsid w:val="0090221B"/>
    <w:rsid w:val="00902DC4"/>
    <w:rsid w:val="009033FE"/>
    <w:rsid w:val="0090348A"/>
    <w:rsid w:val="00903502"/>
    <w:rsid w:val="00903A61"/>
    <w:rsid w:val="00903CA4"/>
    <w:rsid w:val="00903F69"/>
    <w:rsid w:val="00903FAC"/>
    <w:rsid w:val="0090476F"/>
    <w:rsid w:val="00904BDE"/>
    <w:rsid w:val="00904C49"/>
    <w:rsid w:val="00904C7B"/>
    <w:rsid w:val="00904EB9"/>
    <w:rsid w:val="00905424"/>
    <w:rsid w:val="00905DE5"/>
    <w:rsid w:val="00906246"/>
    <w:rsid w:val="009065EC"/>
    <w:rsid w:val="00907938"/>
    <w:rsid w:val="00907B19"/>
    <w:rsid w:val="00910EEC"/>
    <w:rsid w:val="009120F3"/>
    <w:rsid w:val="00912A84"/>
    <w:rsid w:val="00912D51"/>
    <w:rsid w:val="00912E5C"/>
    <w:rsid w:val="0091310E"/>
    <w:rsid w:val="009144E2"/>
    <w:rsid w:val="00914987"/>
    <w:rsid w:val="00914B1D"/>
    <w:rsid w:val="009159A8"/>
    <w:rsid w:val="00915CA3"/>
    <w:rsid w:val="00915F02"/>
    <w:rsid w:val="00915F5C"/>
    <w:rsid w:val="00917191"/>
    <w:rsid w:val="009171F0"/>
    <w:rsid w:val="009172C7"/>
    <w:rsid w:val="009202FE"/>
    <w:rsid w:val="00920E59"/>
    <w:rsid w:val="00921498"/>
    <w:rsid w:val="00921740"/>
    <w:rsid w:val="00921B64"/>
    <w:rsid w:val="0092202A"/>
    <w:rsid w:val="00922B3E"/>
    <w:rsid w:val="00922EEE"/>
    <w:rsid w:val="00923C88"/>
    <w:rsid w:val="00923E83"/>
    <w:rsid w:val="00923FA7"/>
    <w:rsid w:val="00924524"/>
    <w:rsid w:val="009245E5"/>
    <w:rsid w:val="00924755"/>
    <w:rsid w:val="0092475A"/>
    <w:rsid w:val="009247E9"/>
    <w:rsid w:val="00924D0C"/>
    <w:rsid w:val="00924F8B"/>
    <w:rsid w:val="00924FB7"/>
    <w:rsid w:val="00925126"/>
    <w:rsid w:val="0092550B"/>
    <w:rsid w:val="00925A27"/>
    <w:rsid w:val="00926796"/>
    <w:rsid w:val="009268E9"/>
    <w:rsid w:val="00927161"/>
    <w:rsid w:val="00927717"/>
    <w:rsid w:val="00927C86"/>
    <w:rsid w:val="00927E3C"/>
    <w:rsid w:val="00927E7D"/>
    <w:rsid w:val="0093001E"/>
    <w:rsid w:val="00931AFD"/>
    <w:rsid w:val="00932458"/>
    <w:rsid w:val="00932732"/>
    <w:rsid w:val="009327F0"/>
    <w:rsid w:val="00932A1C"/>
    <w:rsid w:val="00933530"/>
    <w:rsid w:val="009337F6"/>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3137"/>
    <w:rsid w:val="009438A7"/>
    <w:rsid w:val="00944AF4"/>
    <w:rsid w:val="00944FAF"/>
    <w:rsid w:val="009458A5"/>
    <w:rsid w:val="00945E1B"/>
    <w:rsid w:val="00945E9B"/>
    <w:rsid w:val="0094652B"/>
    <w:rsid w:val="009466C3"/>
    <w:rsid w:val="009467C4"/>
    <w:rsid w:val="00946F58"/>
    <w:rsid w:val="00947740"/>
    <w:rsid w:val="00950873"/>
    <w:rsid w:val="00950DF9"/>
    <w:rsid w:val="00950F1D"/>
    <w:rsid w:val="00951A98"/>
    <w:rsid w:val="009526D2"/>
    <w:rsid w:val="0095287E"/>
    <w:rsid w:val="00952AF8"/>
    <w:rsid w:val="00952FF2"/>
    <w:rsid w:val="00953299"/>
    <w:rsid w:val="00953422"/>
    <w:rsid w:val="00953643"/>
    <w:rsid w:val="00953AA9"/>
    <w:rsid w:val="00953CB2"/>
    <w:rsid w:val="00953E48"/>
    <w:rsid w:val="0095479C"/>
    <w:rsid w:val="00954A46"/>
    <w:rsid w:val="009554CF"/>
    <w:rsid w:val="00955DE5"/>
    <w:rsid w:val="00956589"/>
    <w:rsid w:val="0095688E"/>
    <w:rsid w:val="00956CA8"/>
    <w:rsid w:val="00956ED9"/>
    <w:rsid w:val="00957AE0"/>
    <w:rsid w:val="00957AE3"/>
    <w:rsid w:val="00957F6B"/>
    <w:rsid w:val="00960A07"/>
    <w:rsid w:val="00960D0C"/>
    <w:rsid w:val="00960DD1"/>
    <w:rsid w:val="00960EDA"/>
    <w:rsid w:val="009617A9"/>
    <w:rsid w:val="00961F77"/>
    <w:rsid w:val="009625FE"/>
    <w:rsid w:val="00962917"/>
    <w:rsid w:val="00962BAE"/>
    <w:rsid w:val="009630E8"/>
    <w:rsid w:val="00963416"/>
    <w:rsid w:val="00963730"/>
    <w:rsid w:val="00963C78"/>
    <w:rsid w:val="009643C8"/>
    <w:rsid w:val="00964C67"/>
    <w:rsid w:val="00964D17"/>
    <w:rsid w:val="00964D34"/>
    <w:rsid w:val="00964D4A"/>
    <w:rsid w:val="00964FF9"/>
    <w:rsid w:val="0096520E"/>
    <w:rsid w:val="00965216"/>
    <w:rsid w:val="00965706"/>
    <w:rsid w:val="00965AF6"/>
    <w:rsid w:val="0096618E"/>
    <w:rsid w:val="0096653D"/>
    <w:rsid w:val="00966547"/>
    <w:rsid w:val="00966B33"/>
    <w:rsid w:val="00967672"/>
    <w:rsid w:val="0097052D"/>
    <w:rsid w:val="009706FD"/>
    <w:rsid w:val="00970BF3"/>
    <w:rsid w:val="00970BFD"/>
    <w:rsid w:val="00970F61"/>
    <w:rsid w:val="0097177F"/>
    <w:rsid w:val="00971976"/>
    <w:rsid w:val="00972A60"/>
    <w:rsid w:val="00972E22"/>
    <w:rsid w:val="0097325B"/>
    <w:rsid w:val="00973CA2"/>
    <w:rsid w:val="00973D76"/>
    <w:rsid w:val="00973F2D"/>
    <w:rsid w:val="00973F8F"/>
    <w:rsid w:val="0097421E"/>
    <w:rsid w:val="00974448"/>
    <w:rsid w:val="00975578"/>
    <w:rsid w:val="009758D8"/>
    <w:rsid w:val="009758DC"/>
    <w:rsid w:val="009759B7"/>
    <w:rsid w:val="00976673"/>
    <w:rsid w:val="00976C14"/>
    <w:rsid w:val="00977059"/>
    <w:rsid w:val="00977165"/>
    <w:rsid w:val="009778E3"/>
    <w:rsid w:val="00977BBF"/>
    <w:rsid w:val="0098038F"/>
    <w:rsid w:val="00980886"/>
    <w:rsid w:val="009814CC"/>
    <w:rsid w:val="009818AF"/>
    <w:rsid w:val="009819A0"/>
    <w:rsid w:val="00981BF0"/>
    <w:rsid w:val="00983715"/>
    <w:rsid w:val="0098458E"/>
    <w:rsid w:val="00984883"/>
    <w:rsid w:val="009851C4"/>
    <w:rsid w:val="0098526A"/>
    <w:rsid w:val="00986A9C"/>
    <w:rsid w:val="009872FC"/>
    <w:rsid w:val="00987D0F"/>
    <w:rsid w:val="00990047"/>
    <w:rsid w:val="0099020A"/>
    <w:rsid w:val="009902EE"/>
    <w:rsid w:val="0099062F"/>
    <w:rsid w:val="009907A6"/>
    <w:rsid w:val="009908DA"/>
    <w:rsid w:val="00990A3A"/>
    <w:rsid w:val="0099110F"/>
    <w:rsid w:val="00991129"/>
    <w:rsid w:val="00991168"/>
    <w:rsid w:val="0099179F"/>
    <w:rsid w:val="00991859"/>
    <w:rsid w:val="00991B49"/>
    <w:rsid w:val="00992077"/>
    <w:rsid w:val="00992426"/>
    <w:rsid w:val="009924F0"/>
    <w:rsid w:val="009932E5"/>
    <w:rsid w:val="009944F5"/>
    <w:rsid w:val="0099451E"/>
    <w:rsid w:val="009951E1"/>
    <w:rsid w:val="00995283"/>
    <w:rsid w:val="0099617E"/>
    <w:rsid w:val="00996413"/>
    <w:rsid w:val="00996599"/>
    <w:rsid w:val="00996946"/>
    <w:rsid w:val="00996DFF"/>
    <w:rsid w:val="00996E18"/>
    <w:rsid w:val="009A0548"/>
    <w:rsid w:val="009A058D"/>
    <w:rsid w:val="009A130D"/>
    <w:rsid w:val="009A1BF7"/>
    <w:rsid w:val="009A1D38"/>
    <w:rsid w:val="009A2106"/>
    <w:rsid w:val="009A2EDE"/>
    <w:rsid w:val="009A3064"/>
    <w:rsid w:val="009A3E90"/>
    <w:rsid w:val="009A484B"/>
    <w:rsid w:val="009A4D8B"/>
    <w:rsid w:val="009A53FF"/>
    <w:rsid w:val="009A594B"/>
    <w:rsid w:val="009A5D40"/>
    <w:rsid w:val="009A60C0"/>
    <w:rsid w:val="009A64EE"/>
    <w:rsid w:val="009A6E21"/>
    <w:rsid w:val="009A705F"/>
    <w:rsid w:val="009A7976"/>
    <w:rsid w:val="009A7DF2"/>
    <w:rsid w:val="009B002C"/>
    <w:rsid w:val="009B06B1"/>
    <w:rsid w:val="009B0704"/>
    <w:rsid w:val="009B084A"/>
    <w:rsid w:val="009B1356"/>
    <w:rsid w:val="009B200E"/>
    <w:rsid w:val="009B23A5"/>
    <w:rsid w:val="009B2A1E"/>
    <w:rsid w:val="009B2B64"/>
    <w:rsid w:val="009B2D65"/>
    <w:rsid w:val="009B30B8"/>
    <w:rsid w:val="009B34BD"/>
    <w:rsid w:val="009B35DE"/>
    <w:rsid w:val="009B4E4E"/>
    <w:rsid w:val="009B586F"/>
    <w:rsid w:val="009B608A"/>
    <w:rsid w:val="009B62EE"/>
    <w:rsid w:val="009B63EB"/>
    <w:rsid w:val="009B6566"/>
    <w:rsid w:val="009B6A00"/>
    <w:rsid w:val="009C01DA"/>
    <w:rsid w:val="009C058F"/>
    <w:rsid w:val="009C0F94"/>
    <w:rsid w:val="009C0FF0"/>
    <w:rsid w:val="009C1386"/>
    <w:rsid w:val="009C1D55"/>
    <w:rsid w:val="009C243C"/>
    <w:rsid w:val="009C3286"/>
    <w:rsid w:val="009C328A"/>
    <w:rsid w:val="009C3535"/>
    <w:rsid w:val="009C3923"/>
    <w:rsid w:val="009C3EAE"/>
    <w:rsid w:val="009C4003"/>
    <w:rsid w:val="009C40FD"/>
    <w:rsid w:val="009C4B49"/>
    <w:rsid w:val="009C4DD7"/>
    <w:rsid w:val="009C5143"/>
    <w:rsid w:val="009C570B"/>
    <w:rsid w:val="009C5AEA"/>
    <w:rsid w:val="009C5EBA"/>
    <w:rsid w:val="009C5F2E"/>
    <w:rsid w:val="009C6738"/>
    <w:rsid w:val="009C7915"/>
    <w:rsid w:val="009C7EF8"/>
    <w:rsid w:val="009D0958"/>
    <w:rsid w:val="009D0FA2"/>
    <w:rsid w:val="009D111A"/>
    <w:rsid w:val="009D12A3"/>
    <w:rsid w:val="009D1829"/>
    <w:rsid w:val="009D1872"/>
    <w:rsid w:val="009D19B1"/>
    <w:rsid w:val="009D1EE5"/>
    <w:rsid w:val="009D1EF5"/>
    <w:rsid w:val="009D23A2"/>
    <w:rsid w:val="009D268E"/>
    <w:rsid w:val="009D2718"/>
    <w:rsid w:val="009D2E02"/>
    <w:rsid w:val="009D2E33"/>
    <w:rsid w:val="009D2E7A"/>
    <w:rsid w:val="009D2FEF"/>
    <w:rsid w:val="009D31B7"/>
    <w:rsid w:val="009D3368"/>
    <w:rsid w:val="009D3D84"/>
    <w:rsid w:val="009D443E"/>
    <w:rsid w:val="009D4FDB"/>
    <w:rsid w:val="009D64F9"/>
    <w:rsid w:val="009D6C03"/>
    <w:rsid w:val="009D6D5D"/>
    <w:rsid w:val="009D7554"/>
    <w:rsid w:val="009D7B44"/>
    <w:rsid w:val="009D7B60"/>
    <w:rsid w:val="009E013B"/>
    <w:rsid w:val="009E0157"/>
    <w:rsid w:val="009E072D"/>
    <w:rsid w:val="009E0B5B"/>
    <w:rsid w:val="009E0DF6"/>
    <w:rsid w:val="009E1264"/>
    <w:rsid w:val="009E1520"/>
    <w:rsid w:val="009E2104"/>
    <w:rsid w:val="009E21B9"/>
    <w:rsid w:val="009E2A8F"/>
    <w:rsid w:val="009E300D"/>
    <w:rsid w:val="009E311A"/>
    <w:rsid w:val="009E325E"/>
    <w:rsid w:val="009E3931"/>
    <w:rsid w:val="009E3F49"/>
    <w:rsid w:val="009E43B8"/>
    <w:rsid w:val="009E4444"/>
    <w:rsid w:val="009E495C"/>
    <w:rsid w:val="009E52C5"/>
    <w:rsid w:val="009E579C"/>
    <w:rsid w:val="009E5DF4"/>
    <w:rsid w:val="009E620A"/>
    <w:rsid w:val="009E648C"/>
    <w:rsid w:val="009E6706"/>
    <w:rsid w:val="009E6C6F"/>
    <w:rsid w:val="009E7EA9"/>
    <w:rsid w:val="009F050A"/>
    <w:rsid w:val="009F1B7B"/>
    <w:rsid w:val="009F1F90"/>
    <w:rsid w:val="009F25EA"/>
    <w:rsid w:val="009F2FB2"/>
    <w:rsid w:val="009F3529"/>
    <w:rsid w:val="009F373B"/>
    <w:rsid w:val="009F3D0C"/>
    <w:rsid w:val="009F3E85"/>
    <w:rsid w:val="009F43BB"/>
    <w:rsid w:val="009F470F"/>
    <w:rsid w:val="009F5FFC"/>
    <w:rsid w:val="009F6C96"/>
    <w:rsid w:val="009F6D8E"/>
    <w:rsid w:val="009F71F7"/>
    <w:rsid w:val="009F73BA"/>
    <w:rsid w:val="009F7DBA"/>
    <w:rsid w:val="00A00143"/>
    <w:rsid w:val="00A001E4"/>
    <w:rsid w:val="00A003BE"/>
    <w:rsid w:val="00A005E2"/>
    <w:rsid w:val="00A0070E"/>
    <w:rsid w:val="00A00866"/>
    <w:rsid w:val="00A00E18"/>
    <w:rsid w:val="00A00F2A"/>
    <w:rsid w:val="00A01313"/>
    <w:rsid w:val="00A017B5"/>
    <w:rsid w:val="00A01A4C"/>
    <w:rsid w:val="00A01A93"/>
    <w:rsid w:val="00A02192"/>
    <w:rsid w:val="00A02FBC"/>
    <w:rsid w:val="00A034F5"/>
    <w:rsid w:val="00A03C3E"/>
    <w:rsid w:val="00A03CA5"/>
    <w:rsid w:val="00A03F41"/>
    <w:rsid w:val="00A0428F"/>
    <w:rsid w:val="00A043C9"/>
    <w:rsid w:val="00A04C37"/>
    <w:rsid w:val="00A04DA8"/>
    <w:rsid w:val="00A0517B"/>
    <w:rsid w:val="00A0618C"/>
    <w:rsid w:val="00A06B26"/>
    <w:rsid w:val="00A07104"/>
    <w:rsid w:val="00A07DCA"/>
    <w:rsid w:val="00A10490"/>
    <w:rsid w:val="00A10549"/>
    <w:rsid w:val="00A1090C"/>
    <w:rsid w:val="00A10B90"/>
    <w:rsid w:val="00A11373"/>
    <w:rsid w:val="00A11D2C"/>
    <w:rsid w:val="00A11DD2"/>
    <w:rsid w:val="00A132B3"/>
    <w:rsid w:val="00A1358A"/>
    <w:rsid w:val="00A139B6"/>
    <w:rsid w:val="00A139BB"/>
    <w:rsid w:val="00A13A41"/>
    <w:rsid w:val="00A13ABC"/>
    <w:rsid w:val="00A13C72"/>
    <w:rsid w:val="00A13E1F"/>
    <w:rsid w:val="00A13F39"/>
    <w:rsid w:val="00A1409F"/>
    <w:rsid w:val="00A1462D"/>
    <w:rsid w:val="00A148D0"/>
    <w:rsid w:val="00A14CF2"/>
    <w:rsid w:val="00A14E92"/>
    <w:rsid w:val="00A1504D"/>
    <w:rsid w:val="00A1537D"/>
    <w:rsid w:val="00A15391"/>
    <w:rsid w:val="00A1639F"/>
    <w:rsid w:val="00A1709C"/>
    <w:rsid w:val="00A171DF"/>
    <w:rsid w:val="00A17310"/>
    <w:rsid w:val="00A1755E"/>
    <w:rsid w:val="00A17855"/>
    <w:rsid w:val="00A20144"/>
    <w:rsid w:val="00A20BD7"/>
    <w:rsid w:val="00A21343"/>
    <w:rsid w:val="00A21522"/>
    <w:rsid w:val="00A217AA"/>
    <w:rsid w:val="00A21C84"/>
    <w:rsid w:val="00A22DF0"/>
    <w:rsid w:val="00A22F14"/>
    <w:rsid w:val="00A22F40"/>
    <w:rsid w:val="00A23173"/>
    <w:rsid w:val="00A23426"/>
    <w:rsid w:val="00A23704"/>
    <w:rsid w:val="00A23713"/>
    <w:rsid w:val="00A23CB8"/>
    <w:rsid w:val="00A23E43"/>
    <w:rsid w:val="00A240A5"/>
    <w:rsid w:val="00A243CB"/>
    <w:rsid w:val="00A2466B"/>
    <w:rsid w:val="00A248E6"/>
    <w:rsid w:val="00A24DAE"/>
    <w:rsid w:val="00A257A1"/>
    <w:rsid w:val="00A25EEA"/>
    <w:rsid w:val="00A26212"/>
    <w:rsid w:val="00A264EA"/>
    <w:rsid w:val="00A26E41"/>
    <w:rsid w:val="00A27288"/>
    <w:rsid w:val="00A27819"/>
    <w:rsid w:val="00A3021D"/>
    <w:rsid w:val="00A30850"/>
    <w:rsid w:val="00A310AB"/>
    <w:rsid w:val="00A3121A"/>
    <w:rsid w:val="00A319B7"/>
    <w:rsid w:val="00A321E4"/>
    <w:rsid w:val="00A322C2"/>
    <w:rsid w:val="00A322E0"/>
    <w:rsid w:val="00A330B5"/>
    <w:rsid w:val="00A33239"/>
    <w:rsid w:val="00A34CE5"/>
    <w:rsid w:val="00A36939"/>
    <w:rsid w:val="00A36C47"/>
    <w:rsid w:val="00A370F0"/>
    <w:rsid w:val="00A3761B"/>
    <w:rsid w:val="00A3771B"/>
    <w:rsid w:val="00A37877"/>
    <w:rsid w:val="00A40609"/>
    <w:rsid w:val="00A4090B"/>
    <w:rsid w:val="00A40EA5"/>
    <w:rsid w:val="00A40EF8"/>
    <w:rsid w:val="00A4127D"/>
    <w:rsid w:val="00A420EA"/>
    <w:rsid w:val="00A42670"/>
    <w:rsid w:val="00A4296D"/>
    <w:rsid w:val="00A42B30"/>
    <w:rsid w:val="00A42CD7"/>
    <w:rsid w:val="00A43979"/>
    <w:rsid w:val="00A43A97"/>
    <w:rsid w:val="00A43F80"/>
    <w:rsid w:val="00A449FA"/>
    <w:rsid w:val="00A44BFB"/>
    <w:rsid w:val="00A44CF7"/>
    <w:rsid w:val="00A45066"/>
    <w:rsid w:val="00A45296"/>
    <w:rsid w:val="00A45350"/>
    <w:rsid w:val="00A45B00"/>
    <w:rsid w:val="00A46029"/>
    <w:rsid w:val="00A464E8"/>
    <w:rsid w:val="00A465F4"/>
    <w:rsid w:val="00A47FEC"/>
    <w:rsid w:val="00A50171"/>
    <w:rsid w:val="00A50477"/>
    <w:rsid w:val="00A51059"/>
    <w:rsid w:val="00A51190"/>
    <w:rsid w:val="00A517CA"/>
    <w:rsid w:val="00A51F1D"/>
    <w:rsid w:val="00A523AA"/>
    <w:rsid w:val="00A526EC"/>
    <w:rsid w:val="00A528D0"/>
    <w:rsid w:val="00A5297C"/>
    <w:rsid w:val="00A52F52"/>
    <w:rsid w:val="00A53122"/>
    <w:rsid w:val="00A532C2"/>
    <w:rsid w:val="00A5336B"/>
    <w:rsid w:val="00A53552"/>
    <w:rsid w:val="00A53B2B"/>
    <w:rsid w:val="00A53CC3"/>
    <w:rsid w:val="00A53F64"/>
    <w:rsid w:val="00A544A4"/>
    <w:rsid w:val="00A5464E"/>
    <w:rsid w:val="00A5513A"/>
    <w:rsid w:val="00A55E0D"/>
    <w:rsid w:val="00A55F3B"/>
    <w:rsid w:val="00A561BE"/>
    <w:rsid w:val="00A5641A"/>
    <w:rsid w:val="00A56B2E"/>
    <w:rsid w:val="00A57CA5"/>
    <w:rsid w:val="00A57EFF"/>
    <w:rsid w:val="00A60507"/>
    <w:rsid w:val="00A60E0D"/>
    <w:rsid w:val="00A6155C"/>
    <w:rsid w:val="00A61D0A"/>
    <w:rsid w:val="00A6242D"/>
    <w:rsid w:val="00A628BB"/>
    <w:rsid w:val="00A63387"/>
    <w:rsid w:val="00A6338E"/>
    <w:rsid w:val="00A637E9"/>
    <w:rsid w:val="00A638CF"/>
    <w:rsid w:val="00A643B2"/>
    <w:rsid w:val="00A64431"/>
    <w:rsid w:val="00A64751"/>
    <w:rsid w:val="00A65CA7"/>
    <w:rsid w:val="00A661C8"/>
    <w:rsid w:val="00A664C3"/>
    <w:rsid w:val="00A671D0"/>
    <w:rsid w:val="00A67621"/>
    <w:rsid w:val="00A67AF2"/>
    <w:rsid w:val="00A67ED9"/>
    <w:rsid w:val="00A7033C"/>
    <w:rsid w:val="00A70478"/>
    <w:rsid w:val="00A71002"/>
    <w:rsid w:val="00A71099"/>
    <w:rsid w:val="00A716DC"/>
    <w:rsid w:val="00A72790"/>
    <w:rsid w:val="00A7285B"/>
    <w:rsid w:val="00A72CF2"/>
    <w:rsid w:val="00A740D0"/>
    <w:rsid w:val="00A74725"/>
    <w:rsid w:val="00A75B96"/>
    <w:rsid w:val="00A75EC8"/>
    <w:rsid w:val="00A7614E"/>
    <w:rsid w:val="00A76243"/>
    <w:rsid w:val="00A76268"/>
    <w:rsid w:val="00A76373"/>
    <w:rsid w:val="00A763FD"/>
    <w:rsid w:val="00A76FF7"/>
    <w:rsid w:val="00A7794D"/>
    <w:rsid w:val="00A77C13"/>
    <w:rsid w:val="00A77C6B"/>
    <w:rsid w:val="00A77CF3"/>
    <w:rsid w:val="00A77F54"/>
    <w:rsid w:val="00A8022D"/>
    <w:rsid w:val="00A806F1"/>
    <w:rsid w:val="00A807AA"/>
    <w:rsid w:val="00A80A24"/>
    <w:rsid w:val="00A812DD"/>
    <w:rsid w:val="00A813E2"/>
    <w:rsid w:val="00A81873"/>
    <w:rsid w:val="00A81928"/>
    <w:rsid w:val="00A81D09"/>
    <w:rsid w:val="00A81DB8"/>
    <w:rsid w:val="00A8235A"/>
    <w:rsid w:val="00A82BE9"/>
    <w:rsid w:val="00A82CDE"/>
    <w:rsid w:val="00A8455B"/>
    <w:rsid w:val="00A847E8"/>
    <w:rsid w:val="00A84FA1"/>
    <w:rsid w:val="00A85020"/>
    <w:rsid w:val="00A85056"/>
    <w:rsid w:val="00A854EF"/>
    <w:rsid w:val="00A8559B"/>
    <w:rsid w:val="00A856CE"/>
    <w:rsid w:val="00A8583A"/>
    <w:rsid w:val="00A85F15"/>
    <w:rsid w:val="00A86475"/>
    <w:rsid w:val="00A86564"/>
    <w:rsid w:val="00A86621"/>
    <w:rsid w:val="00A8680A"/>
    <w:rsid w:val="00A8788A"/>
    <w:rsid w:val="00A87A03"/>
    <w:rsid w:val="00A90EFC"/>
    <w:rsid w:val="00A911B9"/>
    <w:rsid w:val="00A9151E"/>
    <w:rsid w:val="00A91CEC"/>
    <w:rsid w:val="00A923D1"/>
    <w:rsid w:val="00A927FB"/>
    <w:rsid w:val="00A92D4E"/>
    <w:rsid w:val="00A9331B"/>
    <w:rsid w:val="00A9349F"/>
    <w:rsid w:val="00A93951"/>
    <w:rsid w:val="00A941E4"/>
    <w:rsid w:val="00A94256"/>
    <w:rsid w:val="00A9436D"/>
    <w:rsid w:val="00A94CFA"/>
    <w:rsid w:val="00A9506E"/>
    <w:rsid w:val="00A9513D"/>
    <w:rsid w:val="00A951A3"/>
    <w:rsid w:val="00A95371"/>
    <w:rsid w:val="00A95B10"/>
    <w:rsid w:val="00A95DF0"/>
    <w:rsid w:val="00A95FD6"/>
    <w:rsid w:val="00A96324"/>
    <w:rsid w:val="00A9660E"/>
    <w:rsid w:val="00A96A13"/>
    <w:rsid w:val="00A96FFC"/>
    <w:rsid w:val="00A975D1"/>
    <w:rsid w:val="00A97E5C"/>
    <w:rsid w:val="00A97E80"/>
    <w:rsid w:val="00A97F97"/>
    <w:rsid w:val="00AA00FE"/>
    <w:rsid w:val="00AA03E9"/>
    <w:rsid w:val="00AA0599"/>
    <w:rsid w:val="00AA0A1B"/>
    <w:rsid w:val="00AA12FA"/>
    <w:rsid w:val="00AA1333"/>
    <w:rsid w:val="00AA1B21"/>
    <w:rsid w:val="00AA2BC2"/>
    <w:rsid w:val="00AA3922"/>
    <w:rsid w:val="00AA4590"/>
    <w:rsid w:val="00AA45CA"/>
    <w:rsid w:val="00AA484A"/>
    <w:rsid w:val="00AA4C0F"/>
    <w:rsid w:val="00AA4DB2"/>
    <w:rsid w:val="00AA4F09"/>
    <w:rsid w:val="00AA5871"/>
    <w:rsid w:val="00AA5A37"/>
    <w:rsid w:val="00AA5AC7"/>
    <w:rsid w:val="00AA62C6"/>
    <w:rsid w:val="00AA734E"/>
    <w:rsid w:val="00AA73D1"/>
    <w:rsid w:val="00AA762A"/>
    <w:rsid w:val="00AA786A"/>
    <w:rsid w:val="00AA7D91"/>
    <w:rsid w:val="00AA7E61"/>
    <w:rsid w:val="00AA7E94"/>
    <w:rsid w:val="00AB0D0E"/>
    <w:rsid w:val="00AB1E30"/>
    <w:rsid w:val="00AB245E"/>
    <w:rsid w:val="00AB2671"/>
    <w:rsid w:val="00AB3083"/>
    <w:rsid w:val="00AB3759"/>
    <w:rsid w:val="00AB3845"/>
    <w:rsid w:val="00AB39EF"/>
    <w:rsid w:val="00AB3D73"/>
    <w:rsid w:val="00AB41F5"/>
    <w:rsid w:val="00AB4D6B"/>
    <w:rsid w:val="00AB4E91"/>
    <w:rsid w:val="00AB541D"/>
    <w:rsid w:val="00AB64D5"/>
    <w:rsid w:val="00AB699E"/>
    <w:rsid w:val="00AB69B6"/>
    <w:rsid w:val="00AB7059"/>
    <w:rsid w:val="00AB7EB9"/>
    <w:rsid w:val="00AC0275"/>
    <w:rsid w:val="00AC0289"/>
    <w:rsid w:val="00AC02CC"/>
    <w:rsid w:val="00AC06B8"/>
    <w:rsid w:val="00AC0A9B"/>
    <w:rsid w:val="00AC0E4D"/>
    <w:rsid w:val="00AC19D7"/>
    <w:rsid w:val="00AC1A47"/>
    <w:rsid w:val="00AC1E5B"/>
    <w:rsid w:val="00AC1F98"/>
    <w:rsid w:val="00AC2253"/>
    <w:rsid w:val="00AC25B6"/>
    <w:rsid w:val="00AC348A"/>
    <w:rsid w:val="00AC3529"/>
    <w:rsid w:val="00AC3B16"/>
    <w:rsid w:val="00AC4354"/>
    <w:rsid w:val="00AC4809"/>
    <w:rsid w:val="00AC5948"/>
    <w:rsid w:val="00AC5BCA"/>
    <w:rsid w:val="00AC6A89"/>
    <w:rsid w:val="00AC6CB5"/>
    <w:rsid w:val="00AC70BA"/>
    <w:rsid w:val="00AC72E9"/>
    <w:rsid w:val="00AC73D8"/>
    <w:rsid w:val="00AC796C"/>
    <w:rsid w:val="00AC79D4"/>
    <w:rsid w:val="00AC7A77"/>
    <w:rsid w:val="00AC7E23"/>
    <w:rsid w:val="00AD0B2B"/>
    <w:rsid w:val="00AD1964"/>
    <w:rsid w:val="00AD201A"/>
    <w:rsid w:val="00AD29A9"/>
    <w:rsid w:val="00AD3210"/>
    <w:rsid w:val="00AD376D"/>
    <w:rsid w:val="00AD3A01"/>
    <w:rsid w:val="00AD3E20"/>
    <w:rsid w:val="00AD4A30"/>
    <w:rsid w:val="00AD5211"/>
    <w:rsid w:val="00AD5A71"/>
    <w:rsid w:val="00AD5B97"/>
    <w:rsid w:val="00AD5E6F"/>
    <w:rsid w:val="00AD5EAE"/>
    <w:rsid w:val="00AD6ABD"/>
    <w:rsid w:val="00AD6F04"/>
    <w:rsid w:val="00AD6F61"/>
    <w:rsid w:val="00AD6FB1"/>
    <w:rsid w:val="00AD74F0"/>
    <w:rsid w:val="00AE02F9"/>
    <w:rsid w:val="00AE0B16"/>
    <w:rsid w:val="00AE13F2"/>
    <w:rsid w:val="00AE2150"/>
    <w:rsid w:val="00AE2737"/>
    <w:rsid w:val="00AE28B6"/>
    <w:rsid w:val="00AE30F4"/>
    <w:rsid w:val="00AE31CF"/>
    <w:rsid w:val="00AE3F32"/>
    <w:rsid w:val="00AE4442"/>
    <w:rsid w:val="00AE4FAE"/>
    <w:rsid w:val="00AE5279"/>
    <w:rsid w:val="00AE55AB"/>
    <w:rsid w:val="00AE59FC"/>
    <w:rsid w:val="00AE5A4F"/>
    <w:rsid w:val="00AE5D8E"/>
    <w:rsid w:val="00AE6117"/>
    <w:rsid w:val="00AE63F2"/>
    <w:rsid w:val="00AE66BB"/>
    <w:rsid w:val="00AE6807"/>
    <w:rsid w:val="00AE68FF"/>
    <w:rsid w:val="00AE6CA7"/>
    <w:rsid w:val="00AE6DE7"/>
    <w:rsid w:val="00AE6F4E"/>
    <w:rsid w:val="00AE7CAD"/>
    <w:rsid w:val="00AF0130"/>
    <w:rsid w:val="00AF07A0"/>
    <w:rsid w:val="00AF0B67"/>
    <w:rsid w:val="00AF0C32"/>
    <w:rsid w:val="00AF0D06"/>
    <w:rsid w:val="00AF0DED"/>
    <w:rsid w:val="00AF0EF1"/>
    <w:rsid w:val="00AF15C8"/>
    <w:rsid w:val="00AF1F7F"/>
    <w:rsid w:val="00AF2009"/>
    <w:rsid w:val="00AF2593"/>
    <w:rsid w:val="00AF3312"/>
    <w:rsid w:val="00AF3410"/>
    <w:rsid w:val="00AF3C98"/>
    <w:rsid w:val="00AF402D"/>
    <w:rsid w:val="00AF42AC"/>
    <w:rsid w:val="00AF4549"/>
    <w:rsid w:val="00AF4CAF"/>
    <w:rsid w:val="00AF4EA4"/>
    <w:rsid w:val="00AF5BB1"/>
    <w:rsid w:val="00AF5C97"/>
    <w:rsid w:val="00AF6349"/>
    <w:rsid w:val="00AF7005"/>
    <w:rsid w:val="00AF7220"/>
    <w:rsid w:val="00AF72AB"/>
    <w:rsid w:val="00AF738E"/>
    <w:rsid w:val="00B000DC"/>
    <w:rsid w:val="00B00319"/>
    <w:rsid w:val="00B0099D"/>
    <w:rsid w:val="00B00AED"/>
    <w:rsid w:val="00B00D48"/>
    <w:rsid w:val="00B0131F"/>
    <w:rsid w:val="00B016BC"/>
    <w:rsid w:val="00B01DA2"/>
    <w:rsid w:val="00B01E98"/>
    <w:rsid w:val="00B022E4"/>
    <w:rsid w:val="00B0297C"/>
    <w:rsid w:val="00B02A06"/>
    <w:rsid w:val="00B04081"/>
    <w:rsid w:val="00B0476C"/>
    <w:rsid w:val="00B05406"/>
    <w:rsid w:val="00B05481"/>
    <w:rsid w:val="00B0597F"/>
    <w:rsid w:val="00B059DB"/>
    <w:rsid w:val="00B060AF"/>
    <w:rsid w:val="00B06116"/>
    <w:rsid w:val="00B06A8B"/>
    <w:rsid w:val="00B06F06"/>
    <w:rsid w:val="00B075F1"/>
    <w:rsid w:val="00B079C6"/>
    <w:rsid w:val="00B1036A"/>
    <w:rsid w:val="00B1053B"/>
    <w:rsid w:val="00B1089A"/>
    <w:rsid w:val="00B10DC2"/>
    <w:rsid w:val="00B10E2C"/>
    <w:rsid w:val="00B10FE0"/>
    <w:rsid w:val="00B114F3"/>
    <w:rsid w:val="00B11D41"/>
    <w:rsid w:val="00B11DFE"/>
    <w:rsid w:val="00B11F9C"/>
    <w:rsid w:val="00B1230E"/>
    <w:rsid w:val="00B12492"/>
    <w:rsid w:val="00B12E88"/>
    <w:rsid w:val="00B12EAF"/>
    <w:rsid w:val="00B13A08"/>
    <w:rsid w:val="00B13B0A"/>
    <w:rsid w:val="00B1470F"/>
    <w:rsid w:val="00B1489D"/>
    <w:rsid w:val="00B148DB"/>
    <w:rsid w:val="00B14A91"/>
    <w:rsid w:val="00B14D1C"/>
    <w:rsid w:val="00B14F9D"/>
    <w:rsid w:val="00B1506E"/>
    <w:rsid w:val="00B1507B"/>
    <w:rsid w:val="00B15DE6"/>
    <w:rsid w:val="00B160A8"/>
    <w:rsid w:val="00B161C6"/>
    <w:rsid w:val="00B164E2"/>
    <w:rsid w:val="00B16A11"/>
    <w:rsid w:val="00B16D05"/>
    <w:rsid w:val="00B170A4"/>
    <w:rsid w:val="00B176EA"/>
    <w:rsid w:val="00B17727"/>
    <w:rsid w:val="00B17C9B"/>
    <w:rsid w:val="00B2035D"/>
    <w:rsid w:val="00B212F3"/>
    <w:rsid w:val="00B21774"/>
    <w:rsid w:val="00B21ABD"/>
    <w:rsid w:val="00B21DF2"/>
    <w:rsid w:val="00B21E2C"/>
    <w:rsid w:val="00B223C3"/>
    <w:rsid w:val="00B224CD"/>
    <w:rsid w:val="00B227A1"/>
    <w:rsid w:val="00B227A7"/>
    <w:rsid w:val="00B22BC3"/>
    <w:rsid w:val="00B23456"/>
    <w:rsid w:val="00B2360B"/>
    <w:rsid w:val="00B23DC6"/>
    <w:rsid w:val="00B25107"/>
    <w:rsid w:val="00B25647"/>
    <w:rsid w:val="00B25E81"/>
    <w:rsid w:val="00B26836"/>
    <w:rsid w:val="00B26DB3"/>
    <w:rsid w:val="00B26FEC"/>
    <w:rsid w:val="00B274FE"/>
    <w:rsid w:val="00B2756B"/>
    <w:rsid w:val="00B279F9"/>
    <w:rsid w:val="00B300C4"/>
    <w:rsid w:val="00B301C2"/>
    <w:rsid w:val="00B311C2"/>
    <w:rsid w:val="00B313BD"/>
    <w:rsid w:val="00B31CCE"/>
    <w:rsid w:val="00B31E3D"/>
    <w:rsid w:val="00B32030"/>
    <w:rsid w:val="00B322A4"/>
    <w:rsid w:val="00B3254C"/>
    <w:rsid w:val="00B32736"/>
    <w:rsid w:val="00B327B1"/>
    <w:rsid w:val="00B327F2"/>
    <w:rsid w:val="00B3331D"/>
    <w:rsid w:val="00B33642"/>
    <w:rsid w:val="00B34343"/>
    <w:rsid w:val="00B343D7"/>
    <w:rsid w:val="00B344D2"/>
    <w:rsid w:val="00B345F6"/>
    <w:rsid w:val="00B34E69"/>
    <w:rsid w:val="00B34F04"/>
    <w:rsid w:val="00B35006"/>
    <w:rsid w:val="00B352DE"/>
    <w:rsid w:val="00B35332"/>
    <w:rsid w:val="00B35555"/>
    <w:rsid w:val="00B35F4E"/>
    <w:rsid w:val="00B368DC"/>
    <w:rsid w:val="00B36B06"/>
    <w:rsid w:val="00B36FEC"/>
    <w:rsid w:val="00B37017"/>
    <w:rsid w:val="00B40047"/>
    <w:rsid w:val="00B41456"/>
    <w:rsid w:val="00B4163D"/>
    <w:rsid w:val="00B41C19"/>
    <w:rsid w:val="00B41E5A"/>
    <w:rsid w:val="00B420F1"/>
    <w:rsid w:val="00B4220B"/>
    <w:rsid w:val="00B42E84"/>
    <w:rsid w:val="00B435D6"/>
    <w:rsid w:val="00B43C88"/>
    <w:rsid w:val="00B448BB"/>
    <w:rsid w:val="00B44EDC"/>
    <w:rsid w:val="00B4510A"/>
    <w:rsid w:val="00B45B56"/>
    <w:rsid w:val="00B45E15"/>
    <w:rsid w:val="00B45E24"/>
    <w:rsid w:val="00B46358"/>
    <w:rsid w:val="00B46403"/>
    <w:rsid w:val="00B46B54"/>
    <w:rsid w:val="00B46B95"/>
    <w:rsid w:val="00B47382"/>
    <w:rsid w:val="00B47417"/>
    <w:rsid w:val="00B479D0"/>
    <w:rsid w:val="00B47AF7"/>
    <w:rsid w:val="00B47C3E"/>
    <w:rsid w:val="00B50007"/>
    <w:rsid w:val="00B5000E"/>
    <w:rsid w:val="00B501B8"/>
    <w:rsid w:val="00B50234"/>
    <w:rsid w:val="00B507EA"/>
    <w:rsid w:val="00B50C6A"/>
    <w:rsid w:val="00B50F48"/>
    <w:rsid w:val="00B51C6A"/>
    <w:rsid w:val="00B5203A"/>
    <w:rsid w:val="00B52085"/>
    <w:rsid w:val="00B52414"/>
    <w:rsid w:val="00B52A7A"/>
    <w:rsid w:val="00B52F48"/>
    <w:rsid w:val="00B5316D"/>
    <w:rsid w:val="00B533F7"/>
    <w:rsid w:val="00B53473"/>
    <w:rsid w:val="00B53C5F"/>
    <w:rsid w:val="00B53DA4"/>
    <w:rsid w:val="00B53DED"/>
    <w:rsid w:val="00B54198"/>
    <w:rsid w:val="00B549CC"/>
    <w:rsid w:val="00B54E83"/>
    <w:rsid w:val="00B5549D"/>
    <w:rsid w:val="00B55954"/>
    <w:rsid w:val="00B55D74"/>
    <w:rsid w:val="00B56061"/>
    <w:rsid w:val="00B56152"/>
    <w:rsid w:val="00B565E4"/>
    <w:rsid w:val="00B56BA4"/>
    <w:rsid w:val="00B56EE6"/>
    <w:rsid w:val="00B602EA"/>
    <w:rsid w:val="00B6032F"/>
    <w:rsid w:val="00B60A3F"/>
    <w:rsid w:val="00B6108F"/>
    <w:rsid w:val="00B61102"/>
    <w:rsid w:val="00B61217"/>
    <w:rsid w:val="00B61223"/>
    <w:rsid w:val="00B61341"/>
    <w:rsid w:val="00B61734"/>
    <w:rsid w:val="00B619AD"/>
    <w:rsid w:val="00B61B7C"/>
    <w:rsid w:val="00B61C47"/>
    <w:rsid w:val="00B621A3"/>
    <w:rsid w:val="00B62452"/>
    <w:rsid w:val="00B626E0"/>
    <w:rsid w:val="00B62865"/>
    <w:rsid w:val="00B63590"/>
    <w:rsid w:val="00B636F0"/>
    <w:rsid w:val="00B63DA4"/>
    <w:rsid w:val="00B63DDE"/>
    <w:rsid w:val="00B65869"/>
    <w:rsid w:val="00B65BC7"/>
    <w:rsid w:val="00B65CB3"/>
    <w:rsid w:val="00B65CCC"/>
    <w:rsid w:val="00B66392"/>
    <w:rsid w:val="00B663D5"/>
    <w:rsid w:val="00B66C84"/>
    <w:rsid w:val="00B702B0"/>
    <w:rsid w:val="00B7042B"/>
    <w:rsid w:val="00B71B7D"/>
    <w:rsid w:val="00B72118"/>
    <w:rsid w:val="00B72AC7"/>
    <w:rsid w:val="00B72BAD"/>
    <w:rsid w:val="00B7402F"/>
    <w:rsid w:val="00B74112"/>
    <w:rsid w:val="00B744F1"/>
    <w:rsid w:val="00B7460D"/>
    <w:rsid w:val="00B74AD2"/>
    <w:rsid w:val="00B74D9D"/>
    <w:rsid w:val="00B74E88"/>
    <w:rsid w:val="00B75552"/>
    <w:rsid w:val="00B756F6"/>
    <w:rsid w:val="00B7572A"/>
    <w:rsid w:val="00B75831"/>
    <w:rsid w:val="00B759CA"/>
    <w:rsid w:val="00B76A17"/>
    <w:rsid w:val="00B77016"/>
    <w:rsid w:val="00B77430"/>
    <w:rsid w:val="00B7749F"/>
    <w:rsid w:val="00B77D2C"/>
    <w:rsid w:val="00B8142F"/>
    <w:rsid w:val="00B82406"/>
    <w:rsid w:val="00B8257A"/>
    <w:rsid w:val="00B8268F"/>
    <w:rsid w:val="00B82B6C"/>
    <w:rsid w:val="00B83018"/>
    <w:rsid w:val="00B8346F"/>
    <w:rsid w:val="00B83C9B"/>
    <w:rsid w:val="00B83F72"/>
    <w:rsid w:val="00B843B0"/>
    <w:rsid w:val="00B8456E"/>
    <w:rsid w:val="00B84C8D"/>
    <w:rsid w:val="00B84CAE"/>
    <w:rsid w:val="00B85208"/>
    <w:rsid w:val="00B85270"/>
    <w:rsid w:val="00B85465"/>
    <w:rsid w:val="00B85D87"/>
    <w:rsid w:val="00B86632"/>
    <w:rsid w:val="00B86BD4"/>
    <w:rsid w:val="00B86C99"/>
    <w:rsid w:val="00B870F2"/>
    <w:rsid w:val="00B87495"/>
    <w:rsid w:val="00B875BE"/>
    <w:rsid w:val="00B91ED2"/>
    <w:rsid w:val="00B9255F"/>
    <w:rsid w:val="00B92907"/>
    <w:rsid w:val="00B93159"/>
    <w:rsid w:val="00B9323B"/>
    <w:rsid w:val="00B93651"/>
    <w:rsid w:val="00B93BB4"/>
    <w:rsid w:val="00B93F90"/>
    <w:rsid w:val="00B948B2"/>
    <w:rsid w:val="00B94F99"/>
    <w:rsid w:val="00B95348"/>
    <w:rsid w:val="00B970CD"/>
    <w:rsid w:val="00B978FF"/>
    <w:rsid w:val="00B97BB2"/>
    <w:rsid w:val="00BA028F"/>
    <w:rsid w:val="00BA0317"/>
    <w:rsid w:val="00BA05C1"/>
    <w:rsid w:val="00BA0B5B"/>
    <w:rsid w:val="00BA0C61"/>
    <w:rsid w:val="00BA192B"/>
    <w:rsid w:val="00BA1978"/>
    <w:rsid w:val="00BA1A0E"/>
    <w:rsid w:val="00BA1C3D"/>
    <w:rsid w:val="00BA1DC1"/>
    <w:rsid w:val="00BA1FA9"/>
    <w:rsid w:val="00BA20B9"/>
    <w:rsid w:val="00BA27DB"/>
    <w:rsid w:val="00BA3148"/>
    <w:rsid w:val="00BA3CA8"/>
    <w:rsid w:val="00BA3CB9"/>
    <w:rsid w:val="00BA41CF"/>
    <w:rsid w:val="00BA4221"/>
    <w:rsid w:val="00BA4688"/>
    <w:rsid w:val="00BA47D7"/>
    <w:rsid w:val="00BA4EED"/>
    <w:rsid w:val="00BA502F"/>
    <w:rsid w:val="00BA5193"/>
    <w:rsid w:val="00BA5874"/>
    <w:rsid w:val="00BA5E7E"/>
    <w:rsid w:val="00BA6127"/>
    <w:rsid w:val="00BA6169"/>
    <w:rsid w:val="00BA64D1"/>
    <w:rsid w:val="00BA6587"/>
    <w:rsid w:val="00BB064F"/>
    <w:rsid w:val="00BB114D"/>
    <w:rsid w:val="00BB1229"/>
    <w:rsid w:val="00BB1396"/>
    <w:rsid w:val="00BB155B"/>
    <w:rsid w:val="00BB1D45"/>
    <w:rsid w:val="00BB2161"/>
    <w:rsid w:val="00BB21CF"/>
    <w:rsid w:val="00BB2222"/>
    <w:rsid w:val="00BB2496"/>
    <w:rsid w:val="00BB268A"/>
    <w:rsid w:val="00BB29FF"/>
    <w:rsid w:val="00BB2A79"/>
    <w:rsid w:val="00BB2F40"/>
    <w:rsid w:val="00BB389B"/>
    <w:rsid w:val="00BB39F4"/>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1450"/>
    <w:rsid w:val="00BC1F33"/>
    <w:rsid w:val="00BC1FF9"/>
    <w:rsid w:val="00BC252D"/>
    <w:rsid w:val="00BC32D6"/>
    <w:rsid w:val="00BC4AF2"/>
    <w:rsid w:val="00BC4D3B"/>
    <w:rsid w:val="00BC4D66"/>
    <w:rsid w:val="00BC5510"/>
    <w:rsid w:val="00BC55D0"/>
    <w:rsid w:val="00BC60C1"/>
    <w:rsid w:val="00BC6B5B"/>
    <w:rsid w:val="00BC6D73"/>
    <w:rsid w:val="00BC732A"/>
    <w:rsid w:val="00BD065A"/>
    <w:rsid w:val="00BD06E4"/>
    <w:rsid w:val="00BD0E85"/>
    <w:rsid w:val="00BD1665"/>
    <w:rsid w:val="00BD19D4"/>
    <w:rsid w:val="00BD211C"/>
    <w:rsid w:val="00BD24CA"/>
    <w:rsid w:val="00BD2A49"/>
    <w:rsid w:val="00BD33D6"/>
    <w:rsid w:val="00BD3911"/>
    <w:rsid w:val="00BD3F24"/>
    <w:rsid w:val="00BD40C2"/>
    <w:rsid w:val="00BD444D"/>
    <w:rsid w:val="00BD490D"/>
    <w:rsid w:val="00BD4BEB"/>
    <w:rsid w:val="00BD5703"/>
    <w:rsid w:val="00BD5E22"/>
    <w:rsid w:val="00BD6016"/>
    <w:rsid w:val="00BD62CD"/>
    <w:rsid w:val="00BD64AE"/>
    <w:rsid w:val="00BD6E45"/>
    <w:rsid w:val="00BD6E83"/>
    <w:rsid w:val="00BD6F39"/>
    <w:rsid w:val="00BD75B9"/>
    <w:rsid w:val="00BE0235"/>
    <w:rsid w:val="00BE02E7"/>
    <w:rsid w:val="00BE0804"/>
    <w:rsid w:val="00BE0B86"/>
    <w:rsid w:val="00BE0BF2"/>
    <w:rsid w:val="00BE0E6F"/>
    <w:rsid w:val="00BE164E"/>
    <w:rsid w:val="00BE1670"/>
    <w:rsid w:val="00BE1EE3"/>
    <w:rsid w:val="00BE1F50"/>
    <w:rsid w:val="00BE24A3"/>
    <w:rsid w:val="00BE252D"/>
    <w:rsid w:val="00BE34E7"/>
    <w:rsid w:val="00BE38E8"/>
    <w:rsid w:val="00BE3998"/>
    <w:rsid w:val="00BE3B54"/>
    <w:rsid w:val="00BE4232"/>
    <w:rsid w:val="00BE4794"/>
    <w:rsid w:val="00BE4ADB"/>
    <w:rsid w:val="00BE4BFF"/>
    <w:rsid w:val="00BE4DF4"/>
    <w:rsid w:val="00BE5499"/>
    <w:rsid w:val="00BE5A40"/>
    <w:rsid w:val="00BE5B4B"/>
    <w:rsid w:val="00BE6015"/>
    <w:rsid w:val="00BE6494"/>
    <w:rsid w:val="00BE67D6"/>
    <w:rsid w:val="00BE6F30"/>
    <w:rsid w:val="00BE73CB"/>
    <w:rsid w:val="00BE7B84"/>
    <w:rsid w:val="00BE7F64"/>
    <w:rsid w:val="00BF05D0"/>
    <w:rsid w:val="00BF08EE"/>
    <w:rsid w:val="00BF0A1F"/>
    <w:rsid w:val="00BF0DB0"/>
    <w:rsid w:val="00BF1001"/>
    <w:rsid w:val="00BF12D2"/>
    <w:rsid w:val="00BF29EF"/>
    <w:rsid w:val="00BF2C93"/>
    <w:rsid w:val="00BF2D47"/>
    <w:rsid w:val="00BF3383"/>
    <w:rsid w:val="00BF348C"/>
    <w:rsid w:val="00BF3C32"/>
    <w:rsid w:val="00BF3E1B"/>
    <w:rsid w:val="00BF43E2"/>
    <w:rsid w:val="00BF4777"/>
    <w:rsid w:val="00BF4E2E"/>
    <w:rsid w:val="00BF4FCB"/>
    <w:rsid w:val="00BF5F9A"/>
    <w:rsid w:val="00BF6226"/>
    <w:rsid w:val="00BF638F"/>
    <w:rsid w:val="00BF6789"/>
    <w:rsid w:val="00BF6918"/>
    <w:rsid w:val="00BF6D92"/>
    <w:rsid w:val="00BF7530"/>
    <w:rsid w:val="00BF7AD9"/>
    <w:rsid w:val="00C005C2"/>
    <w:rsid w:val="00C00891"/>
    <w:rsid w:val="00C00FAB"/>
    <w:rsid w:val="00C01588"/>
    <w:rsid w:val="00C019CF"/>
    <w:rsid w:val="00C01C94"/>
    <w:rsid w:val="00C0281E"/>
    <w:rsid w:val="00C02897"/>
    <w:rsid w:val="00C02993"/>
    <w:rsid w:val="00C02A15"/>
    <w:rsid w:val="00C02C68"/>
    <w:rsid w:val="00C0305E"/>
    <w:rsid w:val="00C03503"/>
    <w:rsid w:val="00C035AC"/>
    <w:rsid w:val="00C038A5"/>
    <w:rsid w:val="00C03963"/>
    <w:rsid w:val="00C03B33"/>
    <w:rsid w:val="00C03B4D"/>
    <w:rsid w:val="00C03B72"/>
    <w:rsid w:val="00C03B8E"/>
    <w:rsid w:val="00C03CA8"/>
    <w:rsid w:val="00C03E22"/>
    <w:rsid w:val="00C04494"/>
    <w:rsid w:val="00C04573"/>
    <w:rsid w:val="00C04604"/>
    <w:rsid w:val="00C048A9"/>
    <w:rsid w:val="00C05336"/>
    <w:rsid w:val="00C05544"/>
    <w:rsid w:val="00C0555C"/>
    <w:rsid w:val="00C05794"/>
    <w:rsid w:val="00C0593F"/>
    <w:rsid w:val="00C05D95"/>
    <w:rsid w:val="00C060D1"/>
    <w:rsid w:val="00C06156"/>
    <w:rsid w:val="00C0633F"/>
    <w:rsid w:val="00C067FC"/>
    <w:rsid w:val="00C071DD"/>
    <w:rsid w:val="00C07262"/>
    <w:rsid w:val="00C072CE"/>
    <w:rsid w:val="00C073DB"/>
    <w:rsid w:val="00C0770D"/>
    <w:rsid w:val="00C0785D"/>
    <w:rsid w:val="00C07894"/>
    <w:rsid w:val="00C07B4A"/>
    <w:rsid w:val="00C07D7A"/>
    <w:rsid w:val="00C10820"/>
    <w:rsid w:val="00C10DAE"/>
    <w:rsid w:val="00C10FCD"/>
    <w:rsid w:val="00C11698"/>
    <w:rsid w:val="00C11B4F"/>
    <w:rsid w:val="00C11D51"/>
    <w:rsid w:val="00C11D9D"/>
    <w:rsid w:val="00C11E89"/>
    <w:rsid w:val="00C1270E"/>
    <w:rsid w:val="00C12E86"/>
    <w:rsid w:val="00C13750"/>
    <w:rsid w:val="00C1383D"/>
    <w:rsid w:val="00C138A6"/>
    <w:rsid w:val="00C13E3D"/>
    <w:rsid w:val="00C14A75"/>
    <w:rsid w:val="00C14A9A"/>
    <w:rsid w:val="00C14F71"/>
    <w:rsid w:val="00C15594"/>
    <w:rsid w:val="00C16B02"/>
    <w:rsid w:val="00C17949"/>
    <w:rsid w:val="00C17DE0"/>
    <w:rsid w:val="00C17EFC"/>
    <w:rsid w:val="00C17FB4"/>
    <w:rsid w:val="00C17FCD"/>
    <w:rsid w:val="00C205C1"/>
    <w:rsid w:val="00C20D1C"/>
    <w:rsid w:val="00C215F0"/>
    <w:rsid w:val="00C217BF"/>
    <w:rsid w:val="00C22586"/>
    <w:rsid w:val="00C23184"/>
    <w:rsid w:val="00C2374A"/>
    <w:rsid w:val="00C2400C"/>
    <w:rsid w:val="00C2473A"/>
    <w:rsid w:val="00C24B34"/>
    <w:rsid w:val="00C24F2B"/>
    <w:rsid w:val="00C25156"/>
    <w:rsid w:val="00C252EB"/>
    <w:rsid w:val="00C25322"/>
    <w:rsid w:val="00C25B06"/>
    <w:rsid w:val="00C25E5E"/>
    <w:rsid w:val="00C26360"/>
    <w:rsid w:val="00C2650D"/>
    <w:rsid w:val="00C26631"/>
    <w:rsid w:val="00C266D9"/>
    <w:rsid w:val="00C26CF9"/>
    <w:rsid w:val="00C27056"/>
    <w:rsid w:val="00C27322"/>
    <w:rsid w:val="00C274CC"/>
    <w:rsid w:val="00C27A48"/>
    <w:rsid w:val="00C27B49"/>
    <w:rsid w:val="00C27C66"/>
    <w:rsid w:val="00C3013B"/>
    <w:rsid w:val="00C30714"/>
    <w:rsid w:val="00C30D60"/>
    <w:rsid w:val="00C31A82"/>
    <w:rsid w:val="00C32066"/>
    <w:rsid w:val="00C323AA"/>
    <w:rsid w:val="00C33129"/>
    <w:rsid w:val="00C33203"/>
    <w:rsid w:val="00C33D1E"/>
    <w:rsid w:val="00C33D50"/>
    <w:rsid w:val="00C33E42"/>
    <w:rsid w:val="00C34142"/>
    <w:rsid w:val="00C341E5"/>
    <w:rsid w:val="00C3426D"/>
    <w:rsid w:val="00C34308"/>
    <w:rsid w:val="00C3440C"/>
    <w:rsid w:val="00C3463A"/>
    <w:rsid w:val="00C3464D"/>
    <w:rsid w:val="00C34670"/>
    <w:rsid w:val="00C3467E"/>
    <w:rsid w:val="00C3475E"/>
    <w:rsid w:val="00C34ABE"/>
    <w:rsid w:val="00C35036"/>
    <w:rsid w:val="00C3534E"/>
    <w:rsid w:val="00C35AD1"/>
    <w:rsid w:val="00C36314"/>
    <w:rsid w:val="00C37247"/>
    <w:rsid w:val="00C37DDB"/>
    <w:rsid w:val="00C37EB9"/>
    <w:rsid w:val="00C40509"/>
    <w:rsid w:val="00C409E0"/>
    <w:rsid w:val="00C40D47"/>
    <w:rsid w:val="00C41558"/>
    <w:rsid w:val="00C418C2"/>
    <w:rsid w:val="00C419A3"/>
    <w:rsid w:val="00C41B60"/>
    <w:rsid w:val="00C41C4E"/>
    <w:rsid w:val="00C422EB"/>
    <w:rsid w:val="00C42604"/>
    <w:rsid w:val="00C428AE"/>
    <w:rsid w:val="00C42DC7"/>
    <w:rsid w:val="00C42EF6"/>
    <w:rsid w:val="00C43318"/>
    <w:rsid w:val="00C43686"/>
    <w:rsid w:val="00C447A0"/>
    <w:rsid w:val="00C44F8A"/>
    <w:rsid w:val="00C4591B"/>
    <w:rsid w:val="00C4642A"/>
    <w:rsid w:val="00C464FB"/>
    <w:rsid w:val="00C465CD"/>
    <w:rsid w:val="00C465FF"/>
    <w:rsid w:val="00C46903"/>
    <w:rsid w:val="00C46CA1"/>
    <w:rsid w:val="00C46CA3"/>
    <w:rsid w:val="00C472BB"/>
    <w:rsid w:val="00C478DD"/>
    <w:rsid w:val="00C50459"/>
    <w:rsid w:val="00C505EC"/>
    <w:rsid w:val="00C50650"/>
    <w:rsid w:val="00C50C22"/>
    <w:rsid w:val="00C50EBB"/>
    <w:rsid w:val="00C510CC"/>
    <w:rsid w:val="00C5156F"/>
    <w:rsid w:val="00C517D1"/>
    <w:rsid w:val="00C529D0"/>
    <w:rsid w:val="00C53586"/>
    <w:rsid w:val="00C539C2"/>
    <w:rsid w:val="00C53B7E"/>
    <w:rsid w:val="00C53C55"/>
    <w:rsid w:val="00C54EA9"/>
    <w:rsid w:val="00C54EDA"/>
    <w:rsid w:val="00C54F0D"/>
    <w:rsid w:val="00C55229"/>
    <w:rsid w:val="00C55689"/>
    <w:rsid w:val="00C5611F"/>
    <w:rsid w:val="00C56AF9"/>
    <w:rsid w:val="00C56BE0"/>
    <w:rsid w:val="00C56E28"/>
    <w:rsid w:val="00C57CEE"/>
    <w:rsid w:val="00C57DC5"/>
    <w:rsid w:val="00C57EC0"/>
    <w:rsid w:val="00C60113"/>
    <w:rsid w:val="00C60609"/>
    <w:rsid w:val="00C60C71"/>
    <w:rsid w:val="00C61CBE"/>
    <w:rsid w:val="00C62147"/>
    <w:rsid w:val="00C626E7"/>
    <w:rsid w:val="00C62C46"/>
    <w:rsid w:val="00C62D8B"/>
    <w:rsid w:val="00C63264"/>
    <w:rsid w:val="00C63624"/>
    <w:rsid w:val="00C63DE1"/>
    <w:rsid w:val="00C641FC"/>
    <w:rsid w:val="00C646FB"/>
    <w:rsid w:val="00C6487E"/>
    <w:rsid w:val="00C64FA8"/>
    <w:rsid w:val="00C64FDF"/>
    <w:rsid w:val="00C65950"/>
    <w:rsid w:val="00C666D5"/>
    <w:rsid w:val="00C66BC3"/>
    <w:rsid w:val="00C66F16"/>
    <w:rsid w:val="00C67208"/>
    <w:rsid w:val="00C674B7"/>
    <w:rsid w:val="00C67A32"/>
    <w:rsid w:val="00C700FC"/>
    <w:rsid w:val="00C70AA4"/>
    <w:rsid w:val="00C710DA"/>
    <w:rsid w:val="00C7145C"/>
    <w:rsid w:val="00C71547"/>
    <w:rsid w:val="00C71BB5"/>
    <w:rsid w:val="00C72721"/>
    <w:rsid w:val="00C72A03"/>
    <w:rsid w:val="00C72ED6"/>
    <w:rsid w:val="00C737B2"/>
    <w:rsid w:val="00C737D1"/>
    <w:rsid w:val="00C739BC"/>
    <w:rsid w:val="00C73C34"/>
    <w:rsid w:val="00C73ED8"/>
    <w:rsid w:val="00C73F3D"/>
    <w:rsid w:val="00C7418C"/>
    <w:rsid w:val="00C74577"/>
    <w:rsid w:val="00C7562B"/>
    <w:rsid w:val="00C75C58"/>
    <w:rsid w:val="00C75DA2"/>
    <w:rsid w:val="00C75F12"/>
    <w:rsid w:val="00C75FB9"/>
    <w:rsid w:val="00C76856"/>
    <w:rsid w:val="00C7689F"/>
    <w:rsid w:val="00C76B7D"/>
    <w:rsid w:val="00C76F74"/>
    <w:rsid w:val="00C77AA0"/>
    <w:rsid w:val="00C77AFC"/>
    <w:rsid w:val="00C77E69"/>
    <w:rsid w:val="00C816CC"/>
    <w:rsid w:val="00C81B40"/>
    <w:rsid w:val="00C823D2"/>
    <w:rsid w:val="00C82D1B"/>
    <w:rsid w:val="00C82E00"/>
    <w:rsid w:val="00C83077"/>
    <w:rsid w:val="00C8343B"/>
    <w:rsid w:val="00C838EC"/>
    <w:rsid w:val="00C83E51"/>
    <w:rsid w:val="00C847A1"/>
    <w:rsid w:val="00C847A3"/>
    <w:rsid w:val="00C84C32"/>
    <w:rsid w:val="00C859DE"/>
    <w:rsid w:val="00C85A74"/>
    <w:rsid w:val="00C85A7F"/>
    <w:rsid w:val="00C86209"/>
    <w:rsid w:val="00C868B7"/>
    <w:rsid w:val="00C86C57"/>
    <w:rsid w:val="00C86F8D"/>
    <w:rsid w:val="00C87267"/>
    <w:rsid w:val="00C87524"/>
    <w:rsid w:val="00C87C9B"/>
    <w:rsid w:val="00C901C1"/>
    <w:rsid w:val="00C90517"/>
    <w:rsid w:val="00C90608"/>
    <w:rsid w:val="00C906BE"/>
    <w:rsid w:val="00C90A43"/>
    <w:rsid w:val="00C91145"/>
    <w:rsid w:val="00C91318"/>
    <w:rsid w:val="00C914B5"/>
    <w:rsid w:val="00C91E33"/>
    <w:rsid w:val="00C92864"/>
    <w:rsid w:val="00C947BC"/>
    <w:rsid w:val="00C95261"/>
    <w:rsid w:val="00C95CC8"/>
    <w:rsid w:val="00C95E59"/>
    <w:rsid w:val="00C95F7C"/>
    <w:rsid w:val="00C96149"/>
    <w:rsid w:val="00C961E8"/>
    <w:rsid w:val="00C9660A"/>
    <w:rsid w:val="00C97129"/>
    <w:rsid w:val="00C973A3"/>
    <w:rsid w:val="00C97A3C"/>
    <w:rsid w:val="00C97CF8"/>
    <w:rsid w:val="00C97F57"/>
    <w:rsid w:val="00C97FE0"/>
    <w:rsid w:val="00CA0B86"/>
    <w:rsid w:val="00CA1081"/>
    <w:rsid w:val="00CA1298"/>
    <w:rsid w:val="00CA1380"/>
    <w:rsid w:val="00CA169C"/>
    <w:rsid w:val="00CA193B"/>
    <w:rsid w:val="00CA1CDF"/>
    <w:rsid w:val="00CA1FE8"/>
    <w:rsid w:val="00CA2666"/>
    <w:rsid w:val="00CA266E"/>
    <w:rsid w:val="00CA26D6"/>
    <w:rsid w:val="00CA2A22"/>
    <w:rsid w:val="00CA2A96"/>
    <w:rsid w:val="00CA3047"/>
    <w:rsid w:val="00CA3673"/>
    <w:rsid w:val="00CA3936"/>
    <w:rsid w:val="00CA397F"/>
    <w:rsid w:val="00CA3C26"/>
    <w:rsid w:val="00CA3EC1"/>
    <w:rsid w:val="00CA4069"/>
    <w:rsid w:val="00CA4735"/>
    <w:rsid w:val="00CA4820"/>
    <w:rsid w:val="00CA4A59"/>
    <w:rsid w:val="00CA5296"/>
    <w:rsid w:val="00CA55B7"/>
    <w:rsid w:val="00CA5D3E"/>
    <w:rsid w:val="00CA6888"/>
    <w:rsid w:val="00CA6ADD"/>
    <w:rsid w:val="00CA6C1D"/>
    <w:rsid w:val="00CA6D62"/>
    <w:rsid w:val="00CA779D"/>
    <w:rsid w:val="00CA7AF7"/>
    <w:rsid w:val="00CA7B9C"/>
    <w:rsid w:val="00CB0617"/>
    <w:rsid w:val="00CB06D2"/>
    <w:rsid w:val="00CB0F34"/>
    <w:rsid w:val="00CB1258"/>
    <w:rsid w:val="00CB278A"/>
    <w:rsid w:val="00CB2CC7"/>
    <w:rsid w:val="00CB44B6"/>
    <w:rsid w:val="00CB4918"/>
    <w:rsid w:val="00CB497F"/>
    <w:rsid w:val="00CB4B02"/>
    <w:rsid w:val="00CB50F5"/>
    <w:rsid w:val="00CB5253"/>
    <w:rsid w:val="00CB58A8"/>
    <w:rsid w:val="00CB5A32"/>
    <w:rsid w:val="00CB5E6E"/>
    <w:rsid w:val="00CB60D0"/>
    <w:rsid w:val="00CB632F"/>
    <w:rsid w:val="00CB6DF3"/>
    <w:rsid w:val="00CB74BE"/>
    <w:rsid w:val="00CB7531"/>
    <w:rsid w:val="00CB7856"/>
    <w:rsid w:val="00CB785E"/>
    <w:rsid w:val="00CC047D"/>
    <w:rsid w:val="00CC0BF4"/>
    <w:rsid w:val="00CC0F3F"/>
    <w:rsid w:val="00CC138E"/>
    <w:rsid w:val="00CC18CA"/>
    <w:rsid w:val="00CC199C"/>
    <w:rsid w:val="00CC1D88"/>
    <w:rsid w:val="00CC2463"/>
    <w:rsid w:val="00CC2641"/>
    <w:rsid w:val="00CC287B"/>
    <w:rsid w:val="00CC290A"/>
    <w:rsid w:val="00CC2EBD"/>
    <w:rsid w:val="00CC3819"/>
    <w:rsid w:val="00CC38EC"/>
    <w:rsid w:val="00CC3B01"/>
    <w:rsid w:val="00CC4D4A"/>
    <w:rsid w:val="00CC523D"/>
    <w:rsid w:val="00CC5A6F"/>
    <w:rsid w:val="00CC60DA"/>
    <w:rsid w:val="00CC7137"/>
    <w:rsid w:val="00CC7177"/>
    <w:rsid w:val="00CC71D2"/>
    <w:rsid w:val="00CC7488"/>
    <w:rsid w:val="00CC7828"/>
    <w:rsid w:val="00CD009A"/>
    <w:rsid w:val="00CD022A"/>
    <w:rsid w:val="00CD0862"/>
    <w:rsid w:val="00CD14A0"/>
    <w:rsid w:val="00CD1FDE"/>
    <w:rsid w:val="00CD20FA"/>
    <w:rsid w:val="00CD33CC"/>
    <w:rsid w:val="00CD3698"/>
    <w:rsid w:val="00CD3847"/>
    <w:rsid w:val="00CD3FA4"/>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6B53"/>
    <w:rsid w:val="00CE7D8D"/>
    <w:rsid w:val="00CF03B6"/>
    <w:rsid w:val="00CF06C9"/>
    <w:rsid w:val="00CF07E0"/>
    <w:rsid w:val="00CF0A33"/>
    <w:rsid w:val="00CF0CD2"/>
    <w:rsid w:val="00CF108A"/>
    <w:rsid w:val="00CF11CD"/>
    <w:rsid w:val="00CF167C"/>
    <w:rsid w:val="00CF173A"/>
    <w:rsid w:val="00CF313E"/>
    <w:rsid w:val="00CF4EE8"/>
    <w:rsid w:val="00CF4F56"/>
    <w:rsid w:val="00CF56A5"/>
    <w:rsid w:val="00CF56FB"/>
    <w:rsid w:val="00CF598A"/>
    <w:rsid w:val="00CF599D"/>
    <w:rsid w:val="00CF5AA9"/>
    <w:rsid w:val="00CF5C7E"/>
    <w:rsid w:val="00CF6A9C"/>
    <w:rsid w:val="00CF6B66"/>
    <w:rsid w:val="00CF6BB6"/>
    <w:rsid w:val="00CF6F7D"/>
    <w:rsid w:val="00CF6F7F"/>
    <w:rsid w:val="00CF7681"/>
    <w:rsid w:val="00CF79E6"/>
    <w:rsid w:val="00D0004A"/>
    <w:rsid w:val="00D0065C"/>
    <w:rsid w:val="00D0099E"/>
    <w:rsid w:val="00D011EC"/>
    <w:rsid w:val="00D012CA"/>
    <w:rsid w:val="00D0194C"/>
    <w:rsid w:val="00D01D1A"/>
    <w:rsid w:val="00D02235"/>
    <w:rsid w:val="00D0268C"/>
    <w:rsid w:val="00D02C7F"/>
    <w:rsid w:val="00D02E2E"/>
    <w:rsid w:val="00D02FB5"/>
    <w:rsid w:val="00D03020"/>
    <w:rsid w:val="00D03187"/>
    <w:rsid w:val="00D03A75"/>
    <w:rsid w:val="00D03D49"/>
    <w:rsid w:val="00D044AA"/>
    <w:rsid w:val="00D04AED"/>
    <w:rsid w:val="00D04E10"/>
    <w:rsid w:val="00D0536B"/>
    <w:rsid w:val="00D0539B"/>
    <w:rsid w:val="00D053EA"/>
    <w:rsid w:val="00D05A95"/>
    <w:rsid w:val="00D05E91"/>
    <w:rsid w:val="00D05F71"/>
    <w:rsid w:val="00D06152"/>
    <w:rsid w:val="00D06247"/>
    <w:rsid w:val="00D06351"/>
    <w:rsid w:val="00D06605"/>
    <w:rsid w:val="00D06AF1"/>
    <w:rsid w:val="00D078A0"/>
    <w:rsid w:val="00D07BF4"/>
    <w:rsid w:val="00D07ECD"/>
    <w:rsid w:val="00D102F5"/>
    <w:rsid w:val="00D109D5"/>
    <w:rsid w:val="00D10EFE"/>
    <w:rsid w:val="00D10F26"/>
    <w:rsid w:val="00D11100"/>
    <w:rsid w:val="00D11242"/>
    <w:rsid w:val="00D11292"/>
    <w:rsid w:val="00D1171F"/>
    <w:rsid w:val="00D11E5A"/>
    <w:rsid w:val="00D12ACD"/>
    <w:rsid w:val="00D12C9C"/>
    <w:rsid w:val="00D12DFB"/>
    <w:rsid w:val="00D12EAE"/>
    <w:rsid w:val="00D12FA1"/>
    <w:rsid w:val="00D1351B"/>
    <w:rsid w:val="00D14270"/>
    <w:rsid w:val="00D147F8"/>
    <w:rsid w:val="00D14B89"/>
    <w:rsid w:val="00D1564D"/>
    <w:rsid w:val="00D15D0E"/>
    <w:rsid w:val="00D15D83"/>
    <w:rsid w:val="00D160F9"/>
    <w:rsid w:val="00D1621D"/>
    <w:rsid w:val="00D162CB"/>
    <w:rsid w:val="00D163A1"/>
    <w:rsid w:val="00D164E2"/>
    <w:rsid w:val="00D1694D"/>
    <w:rsid w:val="00D16D80"/>
    <w:rsid w:val="00D17299"/>
    <w:rsid w:val="00D1732C"/>
    <w:rsid w:val="00D1788C"/>
    <w:rsid w:val="00D17BA6"/>
    <w:rsid w:val="00D17FE5"/>
    <w:rsid w:val="00D20D24"/>
    <w:rsid w:val="00D21058"/>
    <w:rsid w:val="00D210E4"/>
    <w:rsid w:val="00D210F4"/>
    <w:rsid w:val="00D2171B"/>
    <w:rsid w:val="00D2181E"/>
    <w:rsid w:val="00D21B46"/>
    <w:rsid w:val="00D22079"/>
    <w:rsid w:val="00D2266E"/>
    <w:rsid w:val="00D2269B"/>
    <w:rsid w:val="00D2286A"/>
    <w:rsid w:val="00D22EFD"/>
    <w:rsid w:val="00D23156"/>
    <w:rsid w:val="00D2404F"/>
    <w:rsid w:val="00D246C7"/>
    <w:rsid w:val="00D2491F"/>
    <w:rsid w:val="00D24A26"/>
    <w:rsid w:val="00D24D5A"/>
    <w:rsid w:val="00D25473"/>
    <w:rsid w:val="00D258AF"/>
    <w:rsid w:val="00D25900"/>
    <w:rsid w:val="00D25DBC"/>
    <w:rsid w:val="00D26857"/>
    <w:rsid w:val="00D268B3"/>
    <w:rsid w:val="00D26B4E"/>
    <w:rsid w:val="00D26EF4"/>
    <w:rsid w:val="00D2764C"/>
    <w:rsid w:val="00D277C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84D"/>
    <w:rsid w:val="00D338ED"/>
    <w:rsid w:val="00D33A97"/>
    <w:rsid w:val="00D33BF7"/>
    <w:rsid w:val="00D3454F"/>
    <w:rsid w:val="00D35C3E"/>
    <w:rsid w:val="00D365B0"/>
    <w:rsid w:val="00D3670B"/>
    <w:rsid w:val="00D36BCB"/>
    <w:rsid w:val="00D37A2D"/>
    <w:rsid w:val="00D37C14"/>
    <w:rsid w:val="00D404AB"/>
    <w:rsid w:val="00D41367"/>
    <w:rsid w:val="00D413C6"/>
    <w:rsid w:val="00D415E2"/>
    <w:rsid w:val="00D41684"/>
    <w:rsid w:val="00D41EFF"/>
    <w:rsid w:val="00D4213C"/>
    <w:rsid w:val="00D42596"/>
    <w:rsid w:val="00D4274A"/>
    <w:rsid w:val="00D42B50"/>
    <w:rsid w:val="00D433EC"/>
    <w:rsid w:val="00D434AA"/>
    <w:rsid w:val="00D436D6"/>
    <w:rsid w:val="00D44019"/>
    <w:rsid w:val="00D440E9"/>
    <w:rsid w:val="00D442AA"/>
    <w:rsid w:val="00D442E6"/>
    <w:rsid w:val="00D4446F"/>
    <w:rsid w:val="00D4454B"/>
    <w:rsid w:val="00D44AC8"/>
    <w:rsid w:val="00D44B6C"/>
    <w:rsid w:val="00D4518B"/>
    <w:rsid w:val="00D455AD"/>
    <w:rsid w:val="00D4588D"/>
    <w:rsid w:val="00D45C23"/>
    <w:rsid w:val="00D46145"/>
    <w:rsid w:val="00D4631A"/>
    <w:rsid w:val="00D4672F"/>
    <w:rsid w:val="00D46738"/>
    <w:rsid w:val="00D47A1A"/>
    <w:rsid w:val="00D47A34"/>
    <w:rsid w:val="00D50724"/>
    <w:rsid w:val="00D508C0"/>
    <w:rsid w:val="00D50A41"/>
    <w:rsid w:val="00D518F5"/>
    <w:rsid w:val="00D5192F"/>
    <w:rsid w:val="00D5319F"/>
    <w:rsid w:val="00D53840"/>
    <w:rsid w:val="00D53D6D"/>
    <w:rsid w:val="00D542A7"/>
    <w:rsid w:val="00D543D8"/>
    <w:rsid w:val="00D544FE"/>
    <w:rsid w:val="00D546B8"/>
    <w:rsid w:val="00D54EFE"/>
    <w:rsid w:val="00D554C4"/>
    <w:rsid w:val="00D559E4"/>
    <w:rsid w:val="00D567F2"/>
    <w:rsid w:val="00D56EE6"/>
    <w:rsid w:val="00D57772"/>
    <w:rsid w:val="00D60972"/>
    <w:rsid w:val="00D61130"/>
    <w:rsid w:val="00D6155B"/>
    <w:rsid w:val="00D616F8"/>
    <w:rsid w:val="00D61C84"/>
    <w:rsid w:val="00D61DDE"/>
    <w:rsid w:val="00D62DBE"/>
    <w:rsid w:val="00D62EEB"/>
    <w:rsid w:val="00D62F67"/>
    <w:rsid w:val="00D63322"/>
    <w:rsid w:val="00D63E64"/>
    <w:rsid w:val="00D640C9"/>
    <w:rsid w:val="00D642C0"/>
    <w:rsid w:val="00D65AAF"/>
    <w:rsid w:val="00D65F2C"/>
    <w:rsid w:val="00D65F7F"/>
    <w:rsid w:val="00D668C1"/>
    <w:rsid w:val="00D6696D"/>
    <w:rsid w:val="00D66C76"/>
    <w:rsid w:val="00D66E49"/>
    <w:rsid w:val="00D670C6"/>
    <w:rsid w:val="00D671CB"/>
    <w:rsid w:val="00D6736D"/>
    <w:rsid w:val="00D67584"/>
    <w:rsid w:val="00D67693"/>
    <w:rsid w:val="00D67F7C"/>
    <w:rsid w:val="00D700F7"/>
    <w:rsid w:val="00D7014F"/>
    <w:rsid w:val="00D70179"/>
    <w:rsid w:val="00D7022C"/>
    <w:rsid w:val="00D704AE"/>
    <w:rsid w:val="00D708AD"/>
    <w:rsid w:val="00D7154A"/>
    <w:rsid w:val="00D735C3"/>
    <w:rsid w:val="00D73B0E"/>
    <w:rsid w:val="00D740D4"/>
    <w:rsid w:val="00D75003"/>
    <w:rsid w:val="00D76147"/>
    <w:rsid w:val="00D77A57"/>
    <w:rsid w:val="00D77F8D"/>
    <w:rsid w:val="00D802FC"/>
    <w:rsid w:val="00D806C2"/>
    <w:rsid w:val="00D80A66"/>
    <w:rsid w:val="00D80B9B"/>
    <w:rsid w:val="00D81236"/>
    <w:rsid w:val="00D81544"/>
    <w:rsid w:val="00D81B56"/>
    <w:rsid w:val="00D81E44"/>
    <w:rsid w:val="00D820B0"/>
    <w:rsid w:val="00D825AF"/>
    <w:rsid w:val="00D826D9"/>
    <w:rsid w:val="00D8285F"/>
    <w:rsid w:val="00D82A97"/>
    <w:rsid w:val="00D831DE"/>
    <w:rsid w:val="00D83EBF"/>
    <w:rsid w:val="00D84823"/>
    <w:rsid w:val="00D84B77"/>
    <w:rsid w:val="00D84D5F"/>
    <w:rsid w:val="00D85544"/>
    <w:rsid w:val="00D85BD6"/>
    <w:rsid w:val="00D8659A"/>
    <w:rsid w:val="00D86683"/>
    <w:rsid w:val="00D86D53"/>
    <w:rsid w:val="00D87160"/>
    <w:rsid w:val="00D879DF"/>
    <w:rsid w:val="00D900C3"/>
    <w:rsid w:val="00D908A0"/>
    <w:rsid w:val="00D90FD7"/>
    <w:rsid w:val="00D91221"/>
    <w:rsid w:val="00D9186A"/>
    <w:rsid w:val="00D925B5"/>
    <w:rsid w:val="00D92FDA"/>
    <w:rsid w:val="00D9318E"/>
    <w:rsid w:val="00D936F4"/>
    <w:rsid w:val="00D93812"/>
    <w:rsid w:val="00D93A2D"/>
    <w:rsid w:val="00D93BCE"/>
    <w:rsid w:val="00D93ED9"/>
    <w:rsid w:val="00D942AD"/>
    <w:rsid w:val="00D94A5B"/>
    <w:rsid w:val="00D94A6E"/>
    <w:rsid w:val="00D94EDE"/>
    <w:rsid w:val="00D965AD"/>
    <w:rsid w:val="00D966CD"/>
    <w:rsid w:val="00D96BDF"/>
    <w:rsid w:val="00D97677"/>
    <w:rsid w:val="00D97A79"/>
    <w:rsid w:val="00D97DDA"/>
    <w:rsid w:val="00D97F2B"/>
    <w:rsid w:val="00DA0201"/>
    <w:rsid w:val="00DA0D30"/>
    <w:rsid w:val="00DA1608"/>
    <w:rsid w:val="00DA31C2"/>
    <w:rsid w:val="00DA32D2"/>
    <w:rsid w:val="00DA350E"/>
    <w:rsid w:val="00DA3F54"/>
    <w:rsid w:val="00DA44F9"/>
    <w:rsid w:val="00DA5694"/>
    <w:rsid w:val="00DA5861"/>
    <w:rsid w:val="00DA6678"/>
    <w:rsid w:val="00DA7781"/>
    <w:rsid w:val="00DA7DA4"/>
    <w:rsid w:val="00DB1F10"/>
    <w:rsid w:val="00DB26C5"/>
    <w:rsid w:val="00DB2938"/>
    <w:rsid w:val="00DB37BB"/>
    <w:rsid w:val="00DB43B1"/>
    <w:rsid w:val="00DB43BA"/>
    <w:rsid w:val="00DB4AFD"/>
    <w:rsid w:val="00DB4BC2"/>
    <w:rsid w:val="00DB4E1A"/>
    <w:rsid w:val="00DB55AB"/>
    <w:rsid w:val="00DB56AD"/>
    <w:rsid w:val="00DB64D7"/>
    <w:rsid w:val="00DB64E2"/>
    <w:rsid w:val="00DB665E"/>
    <w:rsid w:val="00DB6701"/>
    <w:rsid w:val="00DB671C"/>
    <w:rsid w:val="00DB6C47"/>
    <w:rsid w:val="00DB70BA"/>
    <w:rsid w:val="00DB7354"/>
    <w:rsid w:val="00DB77C5"/>
    <w:rsid w:val="00DB7DD5"/>
    <w:rsid w:val="00DB7EF8"/>
    <w:rsid w:val="00DC017F"/>
    <w:rsid w:val="00DC020C"/>
    <w:rsid w:val="00DC103F"/>
    <w:rsid w:val="00DC11F3"/>
    <w:rsid w:val="00DC14CE"/>
    <w:rsid w:val="00DC26A2"/>
    <w:rsid w:val="00DC26B3"/>
    <w:rsid w:val="00DC2E73"/>
    <w:rsid w:val="00DC301E"/>
    <w:rsid w:val="00DC3267"/>
    <w:rsid w:val="00DC371C"/>
    <w:rsid w:val="00DC40E5"/>
    <w:rsid w:val="00DC45AA"/>
    <w:rsid w:val="00DC475C"/>
    <w:rsid w:val="00DC4C66"/>
    <w:rsid w:val="00DC4DA6"/>
    <w:rsid w:val="00DC51F0"/>
    <w:rsid w:val="00DC5BE2"/>
    <w:rsid w:val="00DC5E6B"/>
    <w:rsid w:val="00DC6616"/>
    <w:rsid w:val="00DC6DAD"/>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3C88"/>
    <w:rsid w:val="00DD40C2"/>
    <w:rsid w:val="00DD44EB"/>
    <w:rsid w:val="00DD4ECB"/>
    <w:rsid w:val="00DD51C6"/>
    <w:rsid w:val="00DD5347"/>
    <w:rsid w:val="00DD538C"/>
    <w:rsid w:val="00DD64C3"/>
    <w:rsid w:val="00DD6996"/>
    <w:rsid w:val="00DD6F2C"/>
    <w:rsid w:val="00DD75A3"/>
    <w:rsid w:val="00DD7902"/>
    <w:rsid w:val="00DE0070"/>
    <w:rsid w:val="00DE0558"/>
    <w:rsid w:val="00DE08FC"/>
    <w:rsid w:val="00DE0CEF"/>
    <w:rsid w:val="00DE0E1F"/>
    <w:rsid w:val="00DE1065"/>
    <w:rsid w:val="00DE18A0"/>
    <w:rsid w:val="00DE2711"/>
    <w:rsid w:val="00DE28CD"/>
    <w:rsid w:val="00DE2B8A"/>
    <w:rsid w:val="00DE2BAA"/>
    <w:rsid w:val="00DE2C27"/>
    <w:rsid w:val="00DE3992"/>
    <w:rsid w:val="00DE3E4F"/>
    <w:rsid w:val="00DE3FB9"/>
    <w:rsid w:val="00DE4422"/>
    <w:rsid w:val="00DE4583"/>
    <w:rsid w:val="00DE4C1D"/>
    <w:rsid w:val="00DE4F36"/>
    <w:rsid w:val="00DE584D"/>
    <w:rsid w:val="00DE5ACB"/>
    <w:rsid w:val="00DE67F7"/>
    <w:rsid w:val="00DE78F9"/>
    <w:rsid w:val="00DF0648"/>
    <w:rsid w:val="00DF171D"/>
    <w:rsid w:val="00DF210F"/>
    <w:rsid w:val="00DF2976"/>
    <w:rsid w:val="00DF2A31"/>
    <w:rsid w:val="00DF2B98"/>
    <w:rsid w:val="00DF30FD"/>
    <w:rsid w:val="00DF32CC"/>
    <w:rsid w:val="00DF3E0F"/>
    <w:rsid w:val="00DF3FEA"/>
    <w:rsid w:val="00DF420B"/>
    <w:rsid w:val="00DF4574"/>
    <w:rsid w:val="00DF5142"/>
    <w:rsid w:val="00DF51BA"/>
    <w:rsid w:val="00DF53EE"/>
    <w:rsid w:val="00DF5864"/>
    <w:rsid w:val="00DF5E7F"/>
    <w:rsid w:val="00DF6324"/>
    <w:rsid w:val="00DF63F4"/>
    <w:rsid w:val="00DF649A"/>
    <w:rsid w:val="00DF68D8"/>
    <w:rsid w:val="00DF6D1B"/>
    <w:rsid w:val="00DF710B"/>
    <w:rsid w:val="00DF7242"/>
    <w:rsid w:val="00E0044F"/>
    <w:rsid w:val="00E008EA"/>
    <w:rsid w:val="00E00D0C"/>
    <w:rsid w:val="00E01C39"/>
    <w:rsid w:val="00E01C5C"/>
    <w:rsid w:val="00E02767"/>
    <w:rsid w:val="00E034A0"/>
    <w:rsid w:val="00E0382E"/>
    <w:rsid w:val="00E03B8D"/>
    <w:rsid w:val="00E047C6"/>
    <w:rsid w:val="00E04868"/>
    <w:rsid w:val="00E04DE0"/>
    <w:rsid w:val="00E04EF4"/>
    <w:rsid w:val="00E05797"/>
    <w:rsid w:val="00E05869"/>
    <w:rsid w:val="00E06273"/>
    <w:rsid w:val="00E06275"/>
    <w:rsid w:val="00E065BD"/>
    <w:rsid w:val="00E06684"/>
    <w:rsid w:val="00E07041"/>
    <w:rsid w:val="00E0705B"/>
    <w:rsid w:val="00E074FD"/>
    <w:rsid w:val="00E075E9"/>
    <w:rsid w:val="00E07621"/>
    <w:rsid w:val="00E07CA8"/>
    <w:rsid w:val="00E103D2"/>
    <w:rsid w:val="00E1078C"/>
    <w:rsid w:val="00E11384"/>
    <w:rsid w:val="00E118B7"/>
    <w:rsid w:val="00E12CF5"/>
    <w:rsid w:val="00E132B1"/>
    <w:rsid w:val="00E133ED"/>
    <w:rsid w:val="00E1373B"/>
    <w:rsid w:val="00E13B36"/>
    <w:rsid w:val="00E13B48"/>
    <w:rsid w:val="00E13C85"/>
    <w:rsid w:val="00E140C6"/>
    <w:rsid w:val="00E1425A"/>
    <w:rsid w:val="00E142B2"/>
    <w:rsid w:val="00E14539"/>
    <w:rsid w:val="00E14B61"/>
    <w:rsid w:val="00E1502C"/>
    <w:rsid w:val="00E15773"/>
    <w:rsid w:val="00E15FF6"/>
    <w:rsid w:val="00E1685F"/>
    <w:rsid w:val="00E17660"/>
    <w:rsid w:val="00E17B16"/>
    <w:rsid w:val="00E207FB"/>
    <w:rsid w:val="00E21850"/>
    <w:rsid w:val="00E22203"/>
    <w:rsid w:val="00E228DD"/>
    <w:rsid w:val="00E228EB"/>
    <w:rsid w:val="00E22EFB"/>
    <w:rsid w:val="00E2320C"/>
    <w:rsid w:val="00E23537"/>
    <w:rsid w:val="00E23675"/>
    <w:rsid w:val="00E239C4"/>
    <w:rsid w:val="00E23D85"/>
    <w:rsid w:val="00E241C3"/>
    <w:rsid w:val="00E24A8B"/>
    <w:rsid w:val="00E24AF9"/>
    <w:rsid w:val="00E24D9D"/>
    <w:rsid w:val="00E24E4A"/>
    <w:rsid w:val="00E2517D"/>
    <w:rsid w:val="00E25267"/>
    <w:rsid w:val="00E252F2"/>
    <w:rsid w:val="00E25332"/>
    <w:rsid w:val="00E25494"/>
    <w:rsid w:val="00E254D2"/>
    <w:rsid w:val="00E26045"/>
    <w:rsid w:val="00E2612D"/>
    <w:rsid w:val="00E26F00"/>
    <w:rsid w:val="00E272FE"/>
    <w:rsid w:val="00E27440"/>
    <w:rsid w:val="00E274AE"/>
    <w:rsid w:val="00E276D4"/>
    <w:rsid w:val="00E27775"/>
    <w:rsid w:val="00E27C91"/>
    <w:rsid w:val="00E27D26"/>
    <w:rsid w:val="00E30DF7"/>
    <w:rsid w:val="00E3108A"/>
    <w:rsid w:val="00E310F0"/>
    <w:rsid w:val="00E3118B"/>
    <w:rsid w:val="00E31408"/>
    <w:rsid w:val="00E314F6"/>
    <w:rsid w:val="00E314FB"/>
    <w:rsid w:val="00E31540"/>
    <w:rsid w:val="00E31AD5"/>
    <w:rsid w:val="00E31D49"/>
    <w:rsid w:val="00E321D9"/>
    <w:rsid w:val="00E326FF"/>
    <w:rsid w:val="00E3275F"/>
    <w:rsid w:val="00E32CA4"/>
    <w:rsid w:val="00E3330E"/>
    <w:rsid w:val="00E335C6"/>
    <w:rsid w:val="00E3478F"/>
    <w:rsid w:val="00E35C73"/>
    <w:rsid w:val="00E368FC"/>
    <w:rsid w:val="00E370DE"/>
    <w:rsid w:val="00E371B2"/>
    <w:rsid w:val="00E3794C"/>
    <w:rsid w:val="00E403CC"/>
    <w:rsid w:val="00E40999"/>
    <w:rsid w:val="00E40A65"/>
    <w:rsid w:val="00E41E7B"/>
    <w:rsid w:val="00E4208B"/>
    <w:rsid w:val="00E42400"/>
    <w:rsid w:val="00E430BA"/>
    <w:rsid w:val="00E43264"/>
    <w:rsid w:val="00E432CC"/>
    <w:rsid w:val="00E432DA"/>
    <w:rsid w:val="00E434A1"/>
    <w:rsid w:val="00E437D4"/>
    <w:rsid w:val="00E439A1"/>
    <w:rsid w:val="00E43D31"/>
    <w:rsid w:val="00E44B96"/>
    <w:rsid w:val="00E44D81"/>
    <w:rsid w:val="00E4565F"/>
    <w:rsid w:val="00E4599C"/>
    <w:rsid w:val="00E45D75"/>
    <w:rsid w:val="00E45FC6"/>
    <w:rsid w:val="00E4682C"/>
    <w:rsid w:val="00E46ABA"/>
    <w:rsid w:val="00E46BEB"/>
    <w:rsid w:val="00E46E50"/>
    <w:rsid w:val="00E47313"/>
    <w:rsid w:val="00E47379"/>
    <w:rsid w:val="00E47503"/>
    <w:rsid w:val="00E4765C"/>
    <w:rsid w:val="00E47752"/>
    <w:rsid w:val="00E47FE9"/>
    <w:rsid w:val="00E50916"/>
    <w:rsid w:val="00E510F7"/>
    <w:rsid w:val="00E5154E"/>
    <w:rsid w:val="00E516C2"/>
    <w:rsid w:val="00E516F7"/>
    <w:rsid w:val="00E51CBC"/>
    <w:rsid w:val="00E52148"/>
    <w:rsid w:val="00E52E97"/>
    <w:rsid w:val="00E52FE8"/>
    <w:rsid w:val="00E53B78"/>
    <w:rsid w:val="00E53D6D"/>
    <w:rsid w:val="00E53F62"/>
    <w:rsid w:val="00E543B7"/>
    <w:rsid w:val="00E54CA0"/>
    <w:rsid w:val="00E54F05"/>
    <w:rsid w:val="00E5510C"/>
    <w:rsid w:val="00E55539"/>
    <w:rsid w:val="00E556CA"/>
    <w:rsid w:val="00E558A1"/>
    <w:rsid w:val="00E55B8C"/>
    <w:rsid w:val="00E55CA2"/>
    <w:rsid w:val="00E55F0D"/>
    <w:rsid w:val="00E565F9"/>
    <w:rsid w:val="00E5692C"/>
    <w:rsid w:val="00E56C14"/>
    <w:rsid w:val="00E5732E"/>
    <w:rsid w:val="00E57908"/>
    <w:rsid w:val="00E60341"/>
    <w:rsid w:val="00E60766"/>
    <w:rsid w:val="00E60A40"/>
    <w:rsid w:val="00E6114A"/>
    <w:rsid w:val="00E611D3"/>
    <w:rsid w:val="00E61A7B"/>
    <w:rsid w:val="00E61D1C"/>
    <w:rsid w:val="00E62162"/>
    <w:rsid w:val="00E6220A"/>
    <w:rsid w:val="00E6275C"/>
    <w:rsid w:val="00E63574"/>
    <w:rsid w:val="00E638A2"/>
    <w:rsid w:val="00E63B30"/>
    <w:rsid w:val="00E644D7"/>
    <w:rsid w:val="00E6479A"/>
    <w:rsid w:val="00E64905"/>
    <w:rsid w:val="00E64D32"/>
    <w:rsid w:val="00E6522C"/>
    <w:rsid w:val="00E65DB2"/>
    <w:rsid w:val="00E65EFB"/>
    <w:rsid w:val="00E660D2"/>
    <w:rsid w:val="00E6618F"/>
    <w:rsid w:val="00E6661C"/>
    <w:rsid w:val="00E668B7"/>
    <w:rsid w:val="00E6743D"/>
    <w:rsid w:val="00E674BB"/>
    <w:rsid w:val="00E67822"/>
    <w:rsid w:val="00E67D8D"/>
    <w:rsid w:val="00E67E0B"/>
    <w:rsid w:val="00E67F2F"/>
    <w:rsid w:val="00E70A84"/>
    <w:rsid w:val="00E70B73"/>
    <w:rsid w:val="00E70D5D"/>
    <w:rsid w:val="00E71112"/>
    <w:rsid w:val="00E7111D"/>
    <w:rsid w:val="00E7205D"/>
    <w:rsid w:val="00E72484"/>
    <w:rsid w:val="00E72C37"/>
    <w:rsid w:val="00E72C5B"/>
    <w:rsid w:val="00E72CB2"/>
    <w:rsid w:val="00E72DB0"/>
    <w:rsid w:val="00E7318D"/>
    <w:rsid w:val="00E7320D"/>
    <w:rsid w:val="00E7371F"/>
    <w:rsid w:val="00E737D4"/>
    <w:rsid w:val="00E73C04"/>
    <w:rsid w:val="00E740B6"/>
    <w:rsid w:val="00E74CD9"/>
    <w:rsid w:val="00E74EAB"/>
    <w:rsid w:val="00E75205"/>
    <w:rsid w:val="00E75527"/>
    <w:rsid w:val="00E75A76"/>
    <w:rsid w:val="00E75FF4"/>
    <w:rsid w:val="00E76167"/>
    <w:rsid w:val="00E761A9"/>
    <w:rsid w:val="00E76A1D"/>
    <w:rsid w:val="00E77597"/>
    <w:rsid w:val="00E77C2D"/>
    <w:rsid w:val="00E80490"/>
    <w:rsid w:val="00E8074E"/>
    <w:rsid w:val="00E80D8B"/>
    <w:rsid w:val="00E81170"/>
    <w:rsid w:val="00E81933"/>
    <w:rsid w:val="00E819AE"/>
    <w:rsid w:val="00E81C04"/>
    <w:rsid w:val="00E828D4"/>
    <w:rsid w:val="00E82C6C"/>
    <w:rsid w:val="00E8307D"/>
    <w:rsid w:val="00E834D9"/>
    <w:rsid w:val="00E83AFB"/>
    <w:rsid w:val="00E83D04"/>
    <w:rsid w:val="00E83D56"/>
    <w:rsid w:val="00E83DC2"/>
    <w:rsid w:val="00E84249"/>
    <w:rsid w:val="00E85257"/>
    <w:rsid w:val="00E85366"/>
    <w:rsid w:val="00E86161"/>
    <w:rsid w:val="00E86169"/>
    <w:rsid w:val="00E86220"/>
    <w:rsid w:val="00E8628A"/>
    <w:rsid w:val="00E86625"/>
    <w:rsid w:val="00E867AF"/>
    <w:rsid w:val="00E86E51"/>
    <w:rsid w:val="00E8719D"/>
    <w:rsid w:val="00E87547"/>
    <w:rsid w:val="00E875AF"/>
    <w:rsid w:val="00E87DAD"/>
    <w:rsid w:val="00E87F2F"/>
    <w:rsid w:val="00E9043E"/>
    <w:rsid w:val="00E90A57"/>
    <w:rsid w:val="00E9122A"/>
    <w:rsid w:val="00E914F0"/>
    <w:rsid w:val="00E9177E"/>
    <w:rsid w:val="00E918BC"/>
    <w:rsid w:val="00E91A80"/>
    <w:rsid w:val="00E91B25"/>
    <w:rsid w:val="00E91B50"/>
    <w:rsid w:val="00E91C4E"/>
    <w:rsid w:val="00E91D06"/>
    <w:rsid w:val="00E93496"/>
    <w:rsid w:val="00E93521"/>
    <w:rsid w:val="00E93C2A"/>
    <w:rsid w:val="00E93D6A"/>
    <w:rsid w:val="00E93DD8"/>
    <w:rsid w:val="00E942CE"/>
    <w:rsid w:val="00E94313"/>
    <w:rsid w:val="00E94A0B"/>
    <w:rsid w:val="00E94C2D"/>
    <w:rsid w:val="00E95DDB"/>
    <w:rsid w:val="00E95DFE"/>
    <w:rsid w:val="00E966E6"/>
    <w:rsid w:val="00E9684E"/>
    <w:rsid w:val="00E96C56"/>
    <w:rsid w:val="00E96D8E"/>
    <w:rsid w:val="00E973D9"/>
    <w:rsid w:val="00E97A5E"/>
    <w:rsid w:val="00E97DDA"/>
    <w:rsid w:val="00EA0065"/>
    <w:rsid w:val="00EA0563"/>
    <w:rsid w:val="00EA099F"/>
    <w:rsid w:val="00EA0A50"/>
    <w:rsid w:val="00EA0C0A"/>
    <w:rsid w:val="00EA11B7"/>
    <w:rsid w:val="00EA1A01"/>
    <w:rsid w:val="00EA1EAE"/>
    <w:rsid w:val="00EA201D"/>
    <w:rsid w:val="00EA229D"/>
    <w:rsid w:val="00EA238F"/>
    <w:rsid w:val="00EA23A8"/>
    <w:rsid w:val="00EA261B"/>
    <w:rsid w:val="00EA2DDD"/>
    <w:rsid w:val="00EA32EB"/>
    <w:rsid w:val="00EA34BA"/>
    <w:rsid w:val="00EA3A38"/>
    <w:rsid w:val="00EA3AAA"/>
    <w:rsid w:val="00EA402B"/>
    <w:rsid w:val="00EA4904"/>
    <w:rsid w:val="00EA4EB5"/>
    <w:rsid w:val="00EA53C4"/>
    <w:rsid w:val="00EA53CE"/>
    <w:rsid w:val="00EA664C"/>
    <w:rsid w:val="00EA72DA"/>
    <w:rsid w:val="00EA777E"/>
    <w:rsid w:val="00EA7BFE"/>
    <w:rsid w:val="00EB02F2"/>
    <w:rsid w:val="00EB13B2"/>
    <w:rsid w:val="00EB1594"/>
    <w:rsid w:val="00EB15BA"/>
    <w:rsid w:val="00EB15ED"/>
    <w:rsid w:val="00EB2064"/>
    <w:rsid w:val="00EB2242"/>
    <w:rsid w:val="00EB2D18"/>
    <w:rsid w:val="00EB2FF8"/>
    <w:rsid w:val="00EB3F41"/>
    <w:rsid w:val="00EB44AC"/>
    <w:rsid w:val="00EB4A3D"/>
    <w:rsid w:val="00EB4AD4"/>
    <w:rsid w:val="00EB4F13"/>
    <w:rsid w:val="00EB56AF"/>
    <w:rsid w:val="00EB56BD"/>
    <w:rsid w:val="00EB57B5"/>
    <w:rsid w:val="00EB5816"/>
    <w:rsid w:val="00EB66F5"/>
    <w:rsid w:val="00EB6D79"/>
    <w:rsid w:val="00EB6DDD"/>
    <w:rsid w:val="00EB6DE4"/>
    <w:rsid w:val="00EB7018"/>
    <w:rsid w:val="00EB74D7"/>
    <w:rsid w:val="00EB7CDD"/>
    <w:rsid w:val="00EB7D5E"/>
    <w:rsid w:val="00EC097D"/>
    <w:rsid w:val="00EC0EE9"/>
    <w:rsid w:val="00EC1384"/>
    <w:rsid w:val="00EC13BC"/>
    <w:rsid w:val="00EC1703"/>
    <w:rsid w:val="00EC1866"/>
    <w:rsid w:val="00EC18DC"/>
    <w:rsid w:val="00EC1A59"/>
    <w:rsid w:val="00EC1BFD"/>
    <w:rsid w:val="00EC1EA9"/>
    <w:rsid w:val="00EC1EE6"/>
    <w:rsid w:val="00EC1FE7"/>
    <w:rsid w:val="00EC1FED"/>
    <w:rsid w:val="00EC2B7B"/>
    <w:rsid w:val="00EC31CF"/>
    <w:rsid w:val="00EC38FA"/>
    <w:rsid w:val="00EC3CDE"/>
    <w:rsid w:val="00EC3DA9"/>
    <w:rsid w:val="00EC4888"/>
    <w:rsid w:val="00EC54CC"/>
    <w:rsid w:val="00EC597B"/>
    <w:rsid w:val="00EC5DF0"/>
    <w:rsid w:val="00EC5E25"/>
    <w:rsid w:val="00EC5E86"/>
    <w:rsid w:val="00EC601F"/>
    <w:rsid w:val="00EC6C9A"/>
    <w:rsid w:val="00EC6F48"/>
    <w:rsid w:val="00EC7629"/>
    <w:rsid w:val="00ED0205"/>
    <w:rsid w:val="00ED05EE"/>
    <w:rsid w:val="00ED0CD8"/>
    <w:rsid w:val="00ED0D0C"/>
    <w:rsid w:val="00ED0D5A"/>
    <w:rsid w:val="00ED10E5"/>
    <w:rsid w:val="00ED1528"/>
    <w:rsid w:val="00ED152F"/>
    <w:rsid w:val="00ED29BB"/>
    <w:rsid w:val="00ED3BE7"/>
    <w:rsid w:val="00ED40CC"/>
    <w:rsid w:val="00ED412E"/>
    <w:rsid w:val="00ED42D1"/>
    <w:rsid w:val="00ED48CE"/>
    <w:rsid w:val="00ED4B59"/>
    <w:rsid w:val="00ED60E1"/>
    <w:rsid w:val="00ED611A"/>
    <w:rsid w:val="00ED62B3"/>
    <w:rsid w:val="00ED63BF"/>
    <w:rsid w:val="00ED770C"/>
    <w:rsid w:val="00ED7CA8"/>
    <w:rsid w:val="00ED7D28"/>
    <w:rsid w:val="00ED7D7C"/>
    <w:rsid w:val="00ED7E2A"/>
    <w:rsid w:val="00ED7FF8"/>
    <w:rsid w:val="00EE0803"/>
    <w:rsid w:val="00EE09D5"/>
    <w:rsid w:val="00EE0BFD"/>
    <w:rsid w:val="00EE0D1C"/>
    <w:rsid w:val="00EE0E3B"/>
    <w:rsid w:val="00EE1564"/>
    <w:rsid w:val="00EE24E2"/>
    <w:rsid w:val="00EE27A0"/>
    <w:rsid w:val="00EE283D"/>
    <w:rsid w:val="00EE2AAC"/>
    <w:rsid w:val="00EE2C62"/>
    <w:rsid w:val="00EE2E47"/>
    <w:rsid w:val="00EE34E1"/>
    <w:rsid w:val="00EE3C0C"/>
    <w:rsid w:val="00EE4142"/>
    <w:rsid w:val="00EE4147"/>
    <w:rsid w:val="00EE4318"/>
    <w:rsid w:val="00EE4616"/>
    <w:rsid w:val="00EE49FC"/>
    <w:rsid w:val="00EE4F17"/>
    <w:rsid w:val="00EE5959"/>
    <w:rsid w:val="00EE5C8B"/>
    <w:rsid w:val="00EE5CFF"/>
    <w:rsid w:val="00EE5D37"/>
    <w:rsid w:val="00EE60E8"/>
    <w:rsid w:val="00EE63AC"/>
    <w:rsid w:val="00EE63CF"/>
    <w:rsid w:val="00EE6512"/>
    <w:rsid w:val="00EE6BFF"/>
    <w:rsid w:val="00EE7036"/>
    <w:rsid w:val="00EE76D5"/>
    <w:rsid w:val="00EE7911"/>
    <w:rsid w:val="00EE7CBB"/>
    <w:rsid w:val="00EF088A"/>
    <w:rsid w:val="00EF0951"/>
    <w:rsid w:val="00EF0DD5"/>
    <w:rsid w:val="00EF160C"/>
    <w:rsid w:val="00EF19BB"/>
    <w:rsid w:val="00EF1C4F"/>
    <w:rsid w:val="00EF1C76"/>
    <w:rsid w:val="00EF2174"/>
    <w:rsid w:val="00EF2201"/>
    <w:rsid w:val="00EF3A26"/>
    <w:rsid w:val="00EF3A62"/>
    <w:rsid w:val="00EF3B5E"/>
    <w:rsid w:val="00EF3CBB"/>
    <w:rsid w:val="00EF4463"/>
    <w:rsid w:val="00EF4EE7"/>
    <w:rsid w:val="00EF4F7C"/>
    <w:rsid w:val="00EF52E5"/>
    <w:rsid w:val="00EF531A"/>
    <w:rsid w:val="00EF5E04"/>
    <w:rsid w:val="00EF5E42"/>
    <w:rsid w:val="00EF613D"/>
    <w:rsid w:val="00EF6263"/>
    <w:rsid w:val="00EF639C"/>
    <w:rsid w:val="00EF6FDF"/>
    <w:rsid w:val="00EF72DE"/>
    <w:rsid w:val="00EF789A"/>
    <w:rsid w:val="00EF7C05"/>
    <w:rsid w:val="00F0095E"/>
    <w:rsid w:val="00F00C31"/>
    <w:rsid w:val="00F010B3"/>
    <w:rsid w:val="00F01249"/>
    <w:rsid w:val="00F012DB"/>
    <w:rsid w:val="00F01467"/>
    <w:rsid w:val="00F0190E"/>
    <w:rsid w:val="00F01BF6"/>
    <w:rsid w:val="00F023E2"/>
    <w:rsid w:val="00F0246E"/>
    <w:rsid w:val="00F02862"/>
    <w:rsid w:val="00F030AF"/>
    <w:rsid w:val="00F032C8"/>
    <w:rsid w:val="00F05249"/>
    <w:rsid w:val="00F0567A"/>
    <w:rsid w:val="00F056DF"/>
    <w:rsid w:val="00F06124"/>
    <w:rsid w:val="00F06477"/>
    <w:rsid w:val="00F06AB6"/>
    <w:rsid w:val="00F06B6B"/>
    <w:rsid w:val="00F06CC7"/>
    <w:rsid w:val="00F0759A"/>
    <w:rsid w:val="00F076DA"/>
    <w:rsid w:val="00F077AD"/>
    <w:rsid w:val="00F100A1"/>
    <w:rsid w:val="00F10300"/>
    <w:rsid w:val="00F10B87"/>
    <w:rsid w:val="00F11408"/>
    <w:rsid w:val="00F12932"/>
    <w:rsid w:val="00F12D4E"/>
    <w:rsid w:val="00F135D2"/>
    <w:rsid w:val="00F13728"/>
    <w:rsid w:val="00F13ABB"/>
    <w:rsid w:val="00F143F4"/>
    <w:rsid w:val="00F158AA"/>
    <w:rsid w:val="00F16423"/>
    <w:rsid w:val="00F167DC"/>
    <w:rsid w:val="00F16851"/>
    <w:rsid w:val="00F169B8"/>
    <w:rsid w:val="00F17027"/>
    <w:rsid w:val="00F17472"/>
    <w:rsid w:val="00F204EE"/>
    <w:rsid w:val="00F20677"/>
    <w:rsid w:val="00F2083D"/>
    <w:rsid w:val="00F20E38"/>
    <w:rsid w:val="00F21124"/>
    <w:rsid w:val="00F2118E"/>
    <w:rsid w:val="00F21387"/>
    <w:rsid w:val="00F2171F"/>
    <w:rsid w:val="00F219BF"/>
    <w:rsid w:val="00F22CCB"/>
    <w:rsid w:val="00F22DA9"/>
    <w:rsid w:val="00F233BE"/>
    <w:rsid w:val="00F23A92"/>
    <w:rsid w:val="00F2404D"/>
    <w:rsid w:val="00F244D2"/>
    <w:rsid w:val="00F244E5"/>
    <w:rsid w:val="00F2494C"/>
    <w:rsid w:val="00F24E75"/>
    <w:rsid w:val="00F2509E"/>
    <w:rsid w:val="00F25506"/>
    <w:rsid w:val="00F25681"/>
    <w:rsid w:val="00F25B34"/>
    <w:rsid w:val="00F25E45"/>
    <w:rsid w:val="00F25F43"/>
    <w:rsid w:val="00F265E8"/>
    <w:rsid w:val="00F26B8E"/>
    <w:rsid w:val="00F270E5"/>
    <w:rsid w:val="00F270E6"/>
    <w:rsid w:val="00F2793E"/>
    <w:rsid w:val="00F27DF3"/>
    <w:rsid w:val="00F30189"/>
    <w:rsid w:val="00F310FE"/>
    <w:rsid w:val="00F314D3"/>
    <w:rsid w:val="00F31867"/>
    <w:rsid w:val="00F31946"/>
    <w:rsid w:val="00F32184"/>
    <w:rsid w:val="00F326C9"/>
    <w:rsid w:val="00F332FE"/>
    <w:rsid w:val="00F33592"/>
    <w:rsid w:val="00F33945"/>
    <w:rsid w:val="00F33E25"/>
    <w:rsid w:val="00F34BA1"/>
    <w:rsid w:val="00F34EEA"/>
    <w:rsid w:val="00F351D9"/>
    <w:rsid w:val="00F35677"/>
    <w:rsid w:val="00F35A77"/>
    <w:rsid w:val="00F35EB8"/>
    <w:rsid w:val="00F36DA1"/>
    <w:rsid w:val="00F370F2"/>
    <w:rsid w:val="00F37271"/>
    <w:rsid w:val="00F374F8"/>
    <w:rsid w:val="00F3771A"/>
    <w:rsid w:val="00F378E9"/>
    <w:rsid w:val="00F37E59"/>
    <w:rsid w:val="00F407D6"/>
    <w:rsid w:val="00F4098D"/>
    <w:rsid w:val="00F409F2"/>
    <w:rsid w:val="00F41760"/>
    <w:rsid w:val="00F423BA"/>
    <w:rsid w:val="00F42D58"/>
    <w:rsid w:val="00F42EF6"/>
    <w:rsid w:val="00F43BB9"/>
    <w:rsid w:val="00F43C61"/>
    <w:rsid w:val="00F442AD"/>
    <w:rsid w:val="00F44394"/>
    <w:rsid w:val="00F44BEF"/>
    <w:rsid w:val="00F450C3"/>
    <w:rsid w:val="00F45643"/>
    <w:rsid w:val="00F45888"/>
    <w:rsid w:val="00F45D87"/>
    <w:rsid w:val="00F46961"/>
    <w:rsid w:val="00F46BE0"/>
    <w:rsid w:val="00F46C29"/>
    <w:rsid w:val="00F46DD3"/>
    <w:rsid w:val="00F46EF3"/>
    <w:rsid w:val="00F47103"/>
    <w:rsid w:val="00F50E45"/>
    <w:rsid w:val="00F50EB4"/>
    <w:rsid w:val="00F51116"/>
    <w:rsid w:val="00F51554"/>
    <w:rsid w:val="00F517ED"/>
    <w:rsid w:val="00F518E8"/>
    <w:rsid w:val="00F51AD1"/>
    <w:rsid w:val="00F51BA9"/>
    <w:rsid w:val="00F52653"/>
    <w:rsid w:val="00F52893"/>
    <w:rsid w:val="00F52F72"/>
    <w:rsid w:val="00F52FA1"/>
    <w:rsid w:val="00F539F2"/>
    <w:rsid w:val="00F54076"/>
    <w:rsid w:val="00F5487D"/>
    <w:rsid w:val="00F54903"/>
    <w:rsid w:val="00F55135"/>
    <w:rsid w:val="00F5543D"/>
    <w:rsid w:val="00F55658"/>
    <w:rsid w:val="00F55B59"/>
    <w:rsid w:val="00F55B84"/>
    <w:rsid w:val="00F560F9"/>
    <w:rsid w:val="00F5635B"/>
    <w:rsid w:val="00F5646C"/>
    <w:rsid w:val="00F5658A"/>
    <w:rsid w:val="00F57BDE"/>
    <w:rsid w:val="00F602A6"/>
    <w:rsid w:val="00F60F42"/>
    <w:rsid w:val="00F61119"/>
    <w:rsid w:val="00F611B7"/>
    <w:rsid w:val="00F615EF"/>
    <w:rsid w:val="00F623D6"/>
    <w:rsid w:val="00F624C6"/>
    <w:rsid w:val="00F625AB"/>
    <w:rsid w:val="00F6282F"/>
    <w:rsid w:val="00F62ADA"/>
    <w:rsid w:val="00F630B9"/>
    <w:rsid w:val="00F630C9"/>
    <w:rsid w:val="00F63796"/>
    <w:rsid w:val="00F63B44"/>
    <w:rsid w:val="00F63BB7"/>
    <w:rsid w:val="00F6416E"/>
    <w:rsid w:val="00F64333"/>
    <w:rsid w:val="00F64F0C"/>
    <w:rsid w:val="00F654BF"/>
    <w:rsid w:val="00F65E08"/>
    <w:rsid w:val="00F669D5"/>
    <w:rsid w:val="00F66FE7"/>
    <w:rsid w:val="00F67E21"/>
    <w:rsid w:val="00F7066A"/>
    <w:rsid w:val="00F7070D"/>
    <w:rsid w:val="00F70923"/>
    <w:rsid w:val="00F70C75"/>
    <w:rsid w:val="00F718EC"/>
    <w:rsid w:val="00F71D0B"/>
    <w:rsid w:val="00F720FA"/>
    <w:rsid w:val="00F72814"/>
    <w:rsid w:val="00F72D47"/>
    <w:rsid w:val="00F72E27"/>
    <w:rsid w:val="00F731C7"/>
    <w:rsid w:val="00F734B5"/>
    <w:rsid w:val="00F73709"/>
    <w:rsid w:val="00F739C8"/>
    <w:rsid w:val="00F74524"/>
    <w:rsid w:val="00F74975"/>
    <w:rsid w:val="00F7544F"/>
    <w:rsid w:val="00F756C3"/>
    <w:rsid w:val="00F7582E"/>
    <w:rsid w:val="00F75974"/>
    <w:rsid w:val="00F759D6"/>
    <w:rsid w:val="00F75AC1"/>
    <w:rsid w:val="00F75CD5"/>
    <w:rsid w:val="00F761C9"/>
    <w:rsid w:val="00F7664B"/>
    <w:rsid w:val="00F7666F"/>
    <w:rsid w:val="00F76AC2"/>
    <w:rsid w:val="00F76B30"/>
    <w:rsid w:val="00F770D9"/>
    <w:rsid w:val="00F77119"/>
    <w:rsid w:val="00F77152"/>
    <w:rsid w:val="00F77328"/>
    <w:rsid w:val="00F77750"/>
    <w:rsid w:val="00F77DA2"/>
    <w:rsid w:val="00F80191"/>
    <w:rsid w:val="00F80D11"/>
    <w:rsid w:val="00F8100A"/>
    <w:rsid w:val="00F8123B"/>
    <w:rsid w:val="00F8175F"/>
    <w:rsid w:val="00F81AF0"/>
    <w:rsid w:val="00F81E80"/>
    <w:rsid w:val="00F8223C"/>
    <w:rsid w:val="00F824A9"/>
    <w:rsid w:val="00F8254D"/>
    <w:rsid w:val="00F82BCA"/>
    <w:rsid w:val="00F82E1C"/>
    <w:rsid w:val="00F82F91"/>
    <w:rsid w:val="00F84008"/>
    <w:rsid w:val="00F8418A"/>
    <w:rsid w:val="00F844D4"/>
    <w:rsid w:val="00F84910"/>
    <w:rsid w:val="00F863A5"/>
    <w:rsid w:val="00F869D5"/>
    <w:rsid w:val="00F86A8B"/>
    <w:rsid w:val="00F87340"/>
    <w:rsid w:val="00F874B3"/>
    <w:rsid w:val="00F87BD6"/>
    <w:rsid w:val="00F916F0"/>
    <w:rsid w:val="00F922BC"/>
    <w:rsid w:val="00F929FC"/>
    <w:rsid w:val="00F93500"/>
    <w:rsid w:val="00F936AB"/>
    <w:rsid w:val="00F937CF"/>
    <w:rsid w:val="00F93A2C"/>
    <w:rsid w:val="00F93E19"/>
    <w:rsid w:val="00F93E58"/>
    <w:rsid w:val="00F945FA"/>
    <w:rsid w:val="00F94DE8"/>
    <w:rsid w:val="00F94FAB"/>
    <w:rsid w:val="00F950D7"/>
    <w:rsid w:val="00F95B36"/>
    <w:rsid w:val="00F961D4"/>
    <w:rsid w:val="00F964EC"/>
    <w:rsid w:val="00F9651C"/>
    <w:rsid w:val="00F96A55"/>
    <w:rsid w:val="00F96E3D"/>
    <w:rsid w:val="00F97E82"/>
    <w:rsid w:val="00F97EED"/>
    <w:rsid w:val="00FA0118"/>
    <w:rsid w:val="00FA0B1F"/>
    <w:rsid w:val="00FA1183"/>
    <w:rsid w:val="00FA149D"/>
    <w:rsid w:val="00FA18D7"/>
    <w:rsid w:val="00FA1F2E"/>
    <w:rsid w:val="00FA2B5D"/>
    <w:rsid w:val="00FA315C"/>
    <w:rsid w:val="00FA3257"/>
    <w:rsid w:val="00FA348C"/>
    <w:rsid w:val="00FA39DA"/>
    <w:rsid w:val="00FA4EF0"/>
    <w:rsid w:val="00FA5A84"/>
    <w:rsid w:val="00FA5D66"/>
    <w:rsid w:val="00FA5D8E"/>
    <w:rsid w:val="00FA5E4D"/>
    <w:rsid w:val="00FA68C8"/>
    <w:rsid w:val="00FA6EE5"/>
    <w:rsid w:val="00FA7190"/>
    <w:rsid w:val="00FA754D"/>
    <w:rsid w:val="00FA7BD7"/>
    <w:rsid w:val="00FB0008"/>
    <w:rsid w:val="00FB0480"/>
    <w:rsid w:val="00FB05DB"/>
    <w:rsid w:val="00FB1503"/>
    <w:rsid w:val="00FB27E7"/>
    <w:rsid w:val="00FB35E9"/>
    <w:rsid w:val="00FB377D"/>
    <w:rsid w:val="00FB37A2"/>
    <w:rsid w:val="00FB3817"/>
    <w:rsid w:val="00FB3AEE"/>
    <w:rsid w:val="00FB47B2"/>
    <w:rsid w:val="00FB52E1"/>
    <w:rsid w:val="00FB5371"/>
    <w:rsid w:val="00FB5ABF"/>
    <w:rsid w:val="00FB6AF7"/>
    <w:rsid w:val="00FB6D6C"/>
    <w:rsid w:val="00FB7688"/>
    <w:rsid w:val="00FC0D0A"/>
    <w:rsid w:val="00FC1512"/>
    <w:rsid w:val="00FC1674"/>
    <w:rsid w:val="00FC1685"/>
    <w:rsid w:val="00FC19CB"/>
    <w:rsid w:val="00FC1FC8"/>
    <w:rsid w:val="00FC26A9"/>
    <w:rsid w:val="00FC2B22"/>
    <w:rsid w:val="00FC3846"/>
    <w:rsid w:val="00FC39C9"/>
    <w:rsid w:val="00FC3A89"/>
    <w:rsid w:val="00FC3AAB"/>
    <w:rsid w:val="00FC40BD"/>
    <w:rsid w:val="00FC4734"/>
    <w:rsid w:val="00FC47E3"/>
    <w:rsid w:val="00FC4966"/>
    <w:rsid w:val="00FC4D2B"/>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3F53"/>
    <w:rsid w:val="00FD4772"/>
    <w:rsid w:val="00FD4EBA"/>
    <w:rsid w:val="00FD50D6"/>
    <w:rsid w:val="00FD5395"/>
    <w:rsid w:val="00FD5493"/>
    <w:rsid w:val="00FD54C4"/>
    <w:rsid w:val="00FD55C9"/>
    <w:rsid w:val="00FD57DE"/>
    <w:rsid w:val="00FD5BFF"/>
    <w:rsid w:val="00FD5D3D"/>
    <w:rsid w:val="00FD5FE1"/>
    <w:rsid w:val="00FD6465"/>
    <w:rsid w:val="00FD666F"/>
    <w:rsid w:val="00FD6F63"/>
    <w:rsid w:val="00FD71CF"/>
    <w:rsid w:val="00FD7D6B"/>
    <w:rsid w:val="00FD7F4C"/>
    <w:rsid w:val="00FE0063"/>
    <w:rsid w:val="00FE08F0"/>
    <w:rsid w:val="00FE0AE9"/>
    <w:rsid w:val="00FE12FA"/>
    <w:rsid w:val="00FE13FF"/>
    <w:rsid w:val="00FE14C8"/>
    <w:rsid w:val="00FE196C"/>
    <w:rsid w:val="00FE25BD"/>
    <w:rsid w:val="00FE284B"/>
    <w:rsid w:val="00FE2EF8"/>
    <w:rsid w:val="00FE2F43"/>
    <w:rsid w:val="00FE3C9C"/>
    <w:rsid w:val="00FE431B"/>
    <w:rsid w:val="00FE4332"/>
    <w:rsid w:val="00FE4524"/>
    <w:rsid w:val="00FE453D"/>
    <w:rsid w:val="00FE49CD"/>
    <w:rsid w:val="00FE4C78"/>
    <w:rsid w:val="00FE5245"/>
    <w:rsid w:val="00FE5951"/>
    <w:rsid w:val="00FE5AC6"/>
    <w:rsid w:val="00FE629D"/>
    <w:rsid w:val="00FE65DE"/>
    <w:rsid w:val="00FE662A"/>
    <w:rsid w:val="00FE6875"/>
    <w:rsid w:val="00FE6A65"/>
    <w:rsid w:val="00FE6B88"/>
    <w:rsid w:val="00FE6F5F"/>
    <w:rsid w:val="00FE73E4"/>
    <w:rsid w:val="00FE7D2C"/>
    <w:rsid w:val="00FE7F45"/>
    <w:rsid w:val="00FE7FDC"/>
    <w:rsid w:val="00FF06FA"/>
    <w:rsid w:val="00FF07DF"/>
    <w:rsid w:val="00FF08AE"/>
    <w:rsid w:val="00FF090F"/>
    <w:rsid w:val="00FF0D06"/>
    <w:rsid w:val="00FF0FAB"/>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 w:val="00FF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FA"/>
    <w:pPr>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46BEB"/>
    <w:pPr>
      <w:spacing w:before="240"/>
      <w:ind w:firstLine="0"/>
      <w:contextualSpacing/>
      <w:jc w:val="left"/>
    </w:pPr>
    <w:rPr>
      <w:b/>
      <w:bCs/>
    </w:r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074548"/>
    <w:pPr>
      <w:tabs>
        <w:tab w:val="right" w:leader="dot" w:pos="9350"/>
      </w:tabs>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6525">
      <w:bodyDiv w:val="1"/>
      <w:marLeft w:val="0"/>
      <w:marRight w:val="0"/>
      <w:marTop w:val="0"/>
      <w:marBottom w:val="0"/>
      <w:divBdr>
        <w:top w:val="none" w:sz="0" w:space="0" w:color="auto"/>
        <w:left w:val="none" w:sz="0" w:space="0" w:color="auto"/>
        <w:bottom w:val="none" w:sz="0" w:space="0" w:color="auto"/>
        <w:right w:val="none" w:sz="0" w:space="0" w:color="auto"/>
      </w:divBdr>
    </w:div>
    <w:div w:id="179004876">
      <w:bodyDiv w:val="1"/>
      <w:marLeft w:val="0"/>
      <w:marRight w:val="0"/>
      <w:marTop w:val="0"/>
      <w:marBottom w:val="0"/>
      <w:divBdr>
        <w:top w:val="none" w:sz="0" w:space="0" w:color="auto"/>
        <w:left w:val="none" w:sz="0" w:space="0" w:color="auto"/>
        <w:bottom w:val="none" w:sz="0" w:space="0" w:color="auto"/>
        <w:right w:val="none" w:sz="0" w:space="0" w:color="auto"/>
      </w:divBdr>
    </w:div>
    <w:div w:id="222563752">
      <w:bodyDiv w:val="1"/>
      <w:marLeft w:val="0"/>
      <w:marRight w:val="0"/>
      <w:marTop w:val="0"/>
      <w:marBottom w:val="0"/>
      <w:divBdr>
        <w:top w:val="none" w:sz="0" w:space="0" w:color="auto"/>
        <w:left w:val="none" w:sz="0" w:space="0" w:color="auto"/>
        <w:bottom w:val="none" w:sz="0" w:space="0" w:color="auto"/>
        <w:right w:val="none" w:sz="0" w:space="0" w:color="auto"/>
      </w:divBdr>
    </w:div>
    <w:div w:id="248006715">
      <w:bodyDiv w:val="1"/>
      <w:marLeft w:val="0"/>
      <w:marRight w:val="0"/>
      <w:marTop w:val="0"/>
      <w:marBottom w:val="0"/>
      <w:divBdr>
        <w:top w:val="none" w:sz="0" w:space="0" w:color="auto"/>
        <w:left w:val="none" w:sz="0" w:space="0" w:color="auto"/>
        <w:bottom w:val="none" w:sz="0" w:space="0" w:color="auto"/>
        <w:right w:val="none" w:sz="0" w:space="0" w:color="auto"/>
      </w:divBdr>
    </w:div>
    <w:div w:id="370806357">
      <w:bodyDiv w:val="1"/>
      <w:marLeft w:val="0"/>
      <w:marRight w:val="0"/>
      <w:marTop w:val="0"/>
      <w:marBottom w:val="0"/>
      <w:divBdr>
        <w:top w:val="none" w:sz="0" w:space="0" w:color="auto"/>
        <w:left w:val="none" w:sz="0" w:space="0" w:color="auto"/>
        <w:bottom w:val="none" w:sz="0" w:space="0" w:color="auto"/>
        <w:right w:val="none" w:sz="0" w:space="0" w:color="auto"/>
      </w:divBdr>
    </w:div>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91581">
      <w:bodyDiv w:val="1"/>
      <w:marLeft w:val="0"/>
      <w:marRight w:val="0"/>
      <w:marTop w:val="0"/>
      <w:marBottom w:val="0"/>
      <w:divBdr>
        <w:top w:val="none" w:sz="0" w:space="0" w:color="auto"/>
        <w:left w:val="none" w:sz="0" w:space="0" w:color="auto"/>
        <w:bottom w:val="none" w:sz="0" w:space="0" w:color="auto"/>
        <w:right w:val="none" w:sz="0" w:space="0" w:color="auto"/>
      </w:divBdr>
    </w:div>
    <w:div w:id="683942861">
      <w:bodyDiv w:val="1"/>
      <w:marLeft w:val="0"/>
      <w:marRight w:val="0"/>
      <w:marTop w:val="0"/>
      <w:marBottom w:val="0"/>
      <w:divBdr>
        <w:top w:val="none" w:sz="0" w:space="0" w:color="auto"/>
        <w:left w:val="none" w:sz="0" w:space="0" w:color="auto"/>
        <w:bottom w:val="none" w:sz="0" w:space="0" w:color="auto"/>
        <w:right w:val="none" w:sz="0" w:space="0" w:color="auto"/>
      </w:divBdr>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888422264">
      <w:bodyDiv w:val="1"/>
      <w:marLeft w:val="0"/>
      <w:marRight w:val="0"/>
      <w:marTop w:val="0"/>
      <w:marBottom w:val="0"/>
      <w:divBdr>
        <w:top w:val="none" w:sz="0" w:space="0" w:color="auto"/>
        <w:left w:val="none" w:sz="0" w:space="0" w:color="auto"/>
        <w:bottom w:val="none" w:sz="0" w:space="0" w:color="auto"/>
        <w:right w:val="none" w:sz="0" w:space="0" w:color="auto"/>
      </w:divBdr>
    </w:div>
    <w:div w:id="904800528">
      <w:bodyDiv w:val="1"/>
      <w:marLeft w:val="0"/>
      <w:marRight w:val="0"/>
      <w:marTop w:val="0"/>
      <w:marBottom w:val="0"/>
      <w:divBdr>
        <w:top w:val="none" w:sz="0" w:space="0" w:color="auto"/>
        <w:left w:val="none" w:sz="0" w:space="0" w:color="auto"/>
        <w:bottom w:val="none" w:sz="0" w:space="0" w:color="auto"/>
        <w:right w:val="none" w:sz="0" w:space="0" w:color="auto"/>
      </w:divBdr>
      <w:divsChild>
        <w:div w:id="40256591">
          <w:marLeft w:val="0"/>
          <w:marRight w:val="0"/>
          <w:marTop w:val="0"/>
          <w:marBottom w:val="0"/>
          <w:divBdr>
            <w:top w:val="none" w:sz="0" w:space="0" w:color="auto"/>
            <w:left w:val="none" w:sz="0" w:space="0" w:color="auto"/>
            <w:bottom w:val="none" w:sz="0" w:space="0" w:color="auto"/>
            <w:right w:val="none" w:sz="0" w:space="0" w:color="auto"/>
          </w:divBdr>
        </w:div>
      </w:divsChild>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132868726">
      <w:bodyDiv w:val="1"/>
      <w:marLeft w:val="0"/>
      <w:marRight w:val="0"/>
      <w:marTop w:val="0"/>
      <w:marBottom w:val="0"/>
      <w:divBdr>
        <w:top w:val="none" w:sz="0" w:space="0" w:color="auto"/>
        <w:left w:val="none" w:sz="0" w:space="0" w:color="auto"/>
        <w:bottom w:val="none" w:sz="0" w:space="0" w:color="auto"/>
        <w:right w:val="none" w:sz="0" w:space="0" w:color="auto"/>
      </w:divBdr>
      <w:divsChild>
        <w:div w:id="294530510">
          <w:marLeft w:val="0"/>
          <w:marRight w:val="0"/>
          <w:marTop w:val="0"/>
          <w:marBottom w:val="0"/>
          <w:divBdr>
            <w:top w:val="none" w:sz="0" w:space="0" w:color="auto"/>
            <w:left w:val="none" w:sz="0" w:space="0" w:color="auto"/>
            <w:bottom w:val="none" w:sz="0" w:space="0" w:color="auto"/>
            <w:right w:val="none" w:sz="0" w:space="0" w:color="auto"/>
          </w:divBdr>
        </w:div>
      </w:divsChild>
    </w:div>
    <w:div w:id="1199663882">
      <w:bodyDiv w:val="1"/>
      <w:marLeft w:val="0"/>
      <w:marRight w:val="0"/>
      <w:marTop w:val="0"/>
      <w:marBottom w:val="0"/>
      <w:divBdr>
        <w:top w:val="none" w:sz="0" w:space="0" w:color="auto"/>
        <w:left w:val="none" w:sz="0" w:space="0" w:color="auto"/>
        <w:bottom w:val="none" w:sz="0" w:space="0" w:color="auto"/>
        <w:right w:val="none" w:sz="0" w:space="0" w:color="auto"/>
      </w:divBdr>
    </w:div>
    <w:div w:id="1210217762">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43625">
      <w:bodyDiv w:val="1"/>
      <w:marLeft w:val="0"/>
      <w:marRight w:val="0"/>
      <w:marTop w:val="0"/>
      <w:marBottom w:val="0"/>
      <w:divBdr>
        <w:top w:val="none" w:sz="0" w:space="0" w:color="auto"/>
        <w:left w:val="none" w:sz="0" w:space="0" w:color="auto"/>
        <w:bottom w:val="none" w:sz="0" w:space="0" w:color="auto"/>
        <w:right w:val="none" w:sz="0" w:space="0" w:color="auto"/>
      </w:divBdr>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20246">
      <w:bodyDiv w:val="1"/>
      <w:marLeft w:val="0"/>
      <w:marRight w:val="0"/>
      <w:marTop w:val="0"/>
      <w:marBottom w:val="0"/>
      <w:divBdr>
        <w:top w:val="none" w:sz="0" w:space="0" w:color="auto"/>
        <w:left w:val="none" w:sz="0" w:space="0" w:color="auto"/>
        <w:bottom w:val="none" w:sz="0" w:space="0" w:color="auto"/>
        <w:right w:val="none" w:sz="0" w:space="0" w:color="auto"/>
      </w:divBdr>
    </w:div>
    <w:div w:id="1937782821">
      <w:bodyDiv w:val="1"/>
      <w:marLeft w:val="0"/>
      <w:marRight w:val="0"/>
      <w:marTop w:val="0"/>
      <w:marBottom w:val="0"/>
      <w:divBdr>
        <w:top w:val="none" w:sz="0" w:space="0" w:color="auto"/>
        <w:left w:val="none" w:sz="0" w:space="0" w:color="auto"/>
        <w:bottom w:val="none" w:sz="0" w:space="0" w:color="auto"/>
        <w:right w:val="none" w:sz="0" w:space="0" w:color="auto"/>
      </w:divBdr>
    </w:div>
    <w:div w:id="206105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630FD8FAA2D4003A9D6CDE81B9D9673"/>
        <w:category>
          <w:name w:val="General"/>
          <w:gallery w:val="placeholder"/>
        </w:category>
        <w:types>
          <w:type w:val="bbPlcHdr"/>
        </w:types>
        <w:behaviors>
          <w:behavior w:val="content"/>
        </w:behaviors>
        <w:guid w:val="{CF036CDA-0824-454B-B015-C05CFE53CA49}"/>
      </w:docPartPr>
      <w:docPartBody>
        <w:p w:rsidR="003858F0" w:rsidRDefault="00D73831" w:rsidP="00D73831">
          <w:pPr>
            <w:pStyle w:val="5630FD8FAA2D4003A9D6CDE81B9D967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831"/>
    <w:rsid w:val="00006819"/>
    <w:rsid w:val="00011465"/>
    <w:rsid w:val="00023287"/>
    <w:rsid w:val="000A31B3"/>
    <w:rsid w:val="000B0D88"/>
    <w:rsid w:val="001220C6"/>
    <w:rsid w:val="00127C3D"/>
    <w:rsid w:val="001307C2"/>
    <w:rsid w:val="00163472"/>
    <w:rsid w:val="001D2755"/>
    <w:rsid w:val="0021068C"/>
    <w:rsid w:val="00215BD9"/>
    <w:rsid w:val="00223FC4"/>
    <w:rsid w:val="002328BB"/>
    <w:rsid w:val="002944C9"/>
    <w:rsid w:val="002A02A1"/>
    <w:rsid w:val="002B2462"/>
    <w:rsid w:val="002C5C9D"/>
    <w:rsid w:val="00384947"/>
    <w:rsid w:val="003858F0"/>
    <w:rsid w:val="003E49DE"/>
    <w:rsid w:val="0041443A"/>
    <w:rsid w:val="00432463"/>
    <w:rsid w:val="004855D7"/>
    <w:rsid w:val="00494A0B"/>
    <w:rsid w:val="004C18BC"/>
    <w:rsid w:val="004F6766"/>
    <w:rsid w:val="005D30BC"/>
    <w:rsid w:val="005E20A3"/>
    <w:rsid w:val="006370FB"/>
    <w:rsid w:val="006443A7"/>
    <w:rsid w:val="006518EA"/>
    <w:rsid w:val="00667941"/>
    <w:rsid w:val="00692C2F"/>
    <w:rsid w:val="006948EB"/>
    <w:rsid w:val="00785D08"/>
    <w:rsid w:val="007B2205"/>
    <w:rsid w:val="007F24A8"/>
    <w:rsid w:val="008072CF"/>
    <w:rsid w:val="008210C2"/>
    <w:rsid w:val="008619EB"/>
    <w:rsid w:val="00873785"/>
    <w:rsid w:val="008778AB"/>
    <w:rsid w:val="008B1A81"/>
    <w:rsid w:val="008B57F0"/>
    <w:rsid w:val="008C4119"/>
    <w:rsid w:val="008D3C8E"/>
    <w:rsid w:val="009276B5"/>
    <w:rsid w:val="00A0376F"/>
    <w:rsid w:val="00A14592"/>
    <w:rsid w:val="00AA2FCA"/>
    <w:rsid w:val="00B0445A"/>
    <w:rsid w:val="00B36078"/>
    <w:rsid w:val="00B763CF"/>
    <w:rsid w:val="00BE2BC3"/>
    <w:rsid w:val="00C46BBD"/>
    <w:rsid w:val="00C63E71"/>
    <w:rsid w:val="00C70E4B"/>
    <w:rsid w:val="00C85B91"/>
    <w:rsid w:val="00CA088A"/>
    <w:rsid w:val="00CF6EB4"/>
    <w:rsid w:val="00D04AD4"/>
    <w:rsid w:val="00D73831"/>
    <w:rsid w:val="00D820F7"/>
    <w:rsid w:val="00D838D4"/>
    <w:rsid w:val="00D960E2"/>
    <w:rsid w:val="00DB0648"/>
    <w:rsid w:val="00DC1654"/>
    <w:rsid w:val="00DE72D4"/>
    <w:rsid w:val="00E82198"/>
    <w:rsid w:val="00EC7049"/>
    <w:rsid w:val="00F27792"/>
    <w:rsid w:val="00F346ED"/>
    <w:rsid w:val="00F36148"/>
    <w:rsid w:val="00F47C82"/>
    <w:rsid w:val="00F54281"/>
    <w:rsid w:val="00FA6713"/>
    <w:rsid w:val="00FC3167"/>
    <w:rsid w:val="00FE77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30FD8FAA2D4003A9D6CDE81B9D9673">
    <w:name w:val="5630FD8FAA2D4003A9D6CDE81B9D9673"/>
    <w:rsid w:val="00D73831"/>
    <w:pPr>
      <w:bidi/>
    </w:pPr>
  </w:style>
  <w:style w:type="character" w:styleId="PlaceholderText">
    <w:name w:val="Placeholder Text"/>
    <w:basedOn w:val="DefaultParagraphFont"/>
    <w:uiPriority w:val="99"/>
    <w:semiHidden/>
    <w:rsid w:val="00DB064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15851</TotalTime>
  <Pages>79</Pages>
  <Words>68393</Words>
  <Characters>341965</Characters>
  <Application>Microsoft Office Word</Application>
  <DocSecurity>0</DocSecurity>
  <Lines>2849</Lines>
  <Paragraphs>819</Paragraphs>
  <ScaleCrop>false</ScaleCrop>
  <HeadingPairs>
    <vt:vector size="2" baseType="variant">
      <vt:variant>
        <vt:lpstr>Title</vt:lpstr>
      </vt:variant>
      <vt:variant>
        <vt:i4>1</vt:i4>
      </vt:variant>
    </vt:vector>
  </HeadingPairs>
  <TitlesOfParts>
    <vt:vector size="1" baseType="lpstr">
      <vt:lpstr>Show some sensitivity! Using motion tracking to explore unconscious processes</vt:lpstr>
    </vt:vector>
  </TitlesOfParts>
  <Company/>
  <LinksUpToDate>false</LinksUpToDate>
  <CharactersWithSpaces>409539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Show some sensitivity! Using motion tracking to explore unconscious processes</dc:title>
  <dc:subject/>
  <dc:creator>Chen Heller</dc:creator>
  <cp:keywords/>
  <dc:description/>
  <cp:lastModifiedBy>Chen Heller</cp:lastModifiedBy>
  <cp:revision>712</cp:revision>
  <cp:lastPrinted>2023-01-04T12:57:00Z</cp:lastPrinted>
  <dcterms:created xsi:type="dcterms:W3CDTF">2022-09-19T06:03:00Z</dcterms:created>
  <dcterms:modified xsi:type="dcterms:W3CDTF">2023-05-09T09:30:00Z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id="8hPdQodA"/&gt;&lt;style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843330a27328006c3655ca21e249f8d7c7e30adde189e5b867dcf7346fed52f1</vt:lpwstr>
  </property>
</Properties>
</file>
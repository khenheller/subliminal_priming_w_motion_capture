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r>
        <w:t>Khen Heller</w:t>
      </w:r>
      <w:r>
        <w:rPr>
          <w:vertAlign w:val="superscript"/>
        </w:rPr>
        <w:t>1</w:t>
      </w:r>
      <w:r>
        <w:t>, Craig S. Chapman</w:t>
      </w:r>
      <w:r>
        <w:rPr>
          <w:vertAlign w:val="superscript"/>
        </w:rPr>
        <w:t>2,3</w:t>
      </w:r>
      <w:r>
        <w:t xml:space="preserve"> and Liad Mudrik</w:t>
      </w:r>
      <w:r>
        <w:rPr>
          <w:vertAlign w:val="superscript"/>
        </w:rPr>
        <w:t>1,4</w:t>
      </w:r>
    </w:p>
    <w:p w14:paraId="7E660848" w14:textId="77777777" w:rsidR="00074548" w:rsidRDefault="00074548" w:rsidP="00074548">
      <w:pPr>
        <w:pStyle w:val="Title2"/>
      </w:pPr>
      <w:r>
        <w:rPr>
          <w:vertAlign w:val="superscript"/>
        </w:rPr>
        <w:t xml:space="preserve">1 </w:t>
      </w:r>
      <w:r w:rsidRPr="006D6EF5">
        <w:t>Sagol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commentRangeStart w:id="4"/>
      <w:r>
        <w:lastRenderedPageBreak/>
        <w:t>Abstract</w:t>
      </w:r>
      <w:bookmarkEnd w:id="3"/>
      <w:commentRangeEnd w:id="4"/>
      <w:r w:rsidR="00C838EC">
        <w:rPr>
          <w:rStyle w:val="CommentReference"/>
          <w:rFonts w:asciiTheme="majorBidi" w:eastAsiaTheme="minorEastAsia" w:hAnsiTheme="majorBidi" w:cstheme="majorBidi"/>
          <w:b w:val="0"/>
          <w:bCs w:val="0"/>
          <w:lang w:eastAsia="en-US" w:bidi="he-IL"/>
        </w:rPr>
        <w:commentReference w:id="4"/>
      </w:r>
    </w:p>
    <w:p w14:paraId="7C352F4A" w14:textId="536BFFB3" w:rsidR="003D683E" w:rsidRDefault="000904B3" w:rsidP="00AA7E94">
      <w:pPr>
        <w:ind w:firstLine="0"/>
      </w:pPr>
      <w:bookmarkStart w:id="5"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2E11325"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w:t>
      </w:r>
      <w:r w:rsidRPr="00CA4C70">
        <w:lastRenderedPageBreak/>
        <w:t xml:space="preserve">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w:t>
      </w:r>
      <w:del w:id="6" w:author="Chen Heller" w:date="2023-01-04T13:30:00Z">
        <w:r w:rsidRPr="00CA4C70" w:rsidDel="00977059">
          <w:delText xml:space="preserve">movement </w:delText>
        </w:r>
      </w:del>
      <w:ins w:id="7" w:author="Chen Heller" w:date="2023-01-04T13:30:00Z">
        <w:r w:rsidR="00977059">
          <w:t>reaching</w:t>
        </w:r>
        <w:r w:rsidR="00977059" w:rsidRPr="00CA4C70">
          <w:t xml:space="preserve"> </w:t>
        </w:r>
      </w:ins>
      <w:r w:rsidRPr="00CA4C70">
        <w:t xml:space="preserve">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9" w:author="Chen Heller" w:date="2022-12-28T17:12:00Z"/>
        </w:rPr>
      </w:pPr>
      <w:bookmarkStart w:id="10" w:name="_Toc114485359"/>
      <w:del w:id="11" w:author="Chen Heller" w:date="2022-12-28T17:12:00Z">
        <w:r w:rsidDel="001C75C2">
          <w:lastRenderedPageBreak/>
          <w:delText>Contradicting findings</w:delText>
        </w:r>
        <w:bookmarkEnd w:id="10"/>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2" w:name="_Toc114485360"/>
      <w:r>
        <w:t xml:space="preserve">Explaining The </w:t>
      </w:r>
      <w:r w:rsidR="00FC0D0A">
        <w:t>D</w:t>
      </w:r>
      <w:r>
        <w:t xml:space="preserve">iscrepancy between </w:t>
      </w:r>
      <w:r w:rsidR="00FC0D0A">
        <w:t>F</w:t>
      </w:r>
      <w:r>
        <w:t>indings</w:t>
      </w:r>
      <w:bookmarkEnd w:id="12"/>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13"/>
      <w:r w:rsidR="00EC1FED">
        <w:t xml:space="preserve">reaction time (RT), </w:t>
      </w:r>
      <w:commentRangeEnd w:id="13"/>
      <w:r w:rsidR="007D7E80">
        <w:rPr>
          <w:rStyle w:val="CommentReference"/>
        </w:rPr>
        <w:commentReference w:id="13"/>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4" w:name="_Toc114485361"/>
      <w:r>
        <w:t xml:space="preserve">Comparing </w:t>
      </w:r>
      <w:r w:rsidR="006E4F8B">
        <w:t xml:space="preserve">Motion </w:t>
      </w:r>
      <w:r>
        <w:t>T</w:t>
      </w:r>
      <w:r w:rsidR="006E4F8B">
        <w:t xml:space="preserve">racking </w:t>
      </w:r>
      <w:r>
        <w:t>with K</w:t>
      </w:r>
      <w:r w:rsidR="006E4F8B">
        <w:t>eyboard</w:t>
      </w:r>
      <w:r>
        <w:t xml:space="preserve"> Response</w:t>
      </w:r>
      <w:bookmarkEnd w:id="14"/>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5" w:name="_Toc114485362"/>
      <w:r>
        <w:t>Prev</w:t>
      </w:r>
      <w:r w:rsidR="00C71547">
        <w:t>ious</w:t>
      </w:r>
      <w:r>
        <w:t xml:space="preserve"> </w:t>
      </w:r>
      <w:r w:rsidR="000438C2">
        <w:t>Priming Findings Made with Motion Tracking</w:t>
      </w:r>
      <w:bookmarkEnd w:id="15"/>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6" w:name="_Hlk110934244"/>
      <w:r w:rsidR="006C164D">
        <w:t xml:space="preserve">When responses were given via a keyboard, </w:t>
      </w:r>
      <w:bookmarkEnd w:id="16"/>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7" w:author="Chen Heller" w:date="2023-01-04T13:30:00Z">
        <w:r w:rsidR="00977059">
          <w:t>reaching</w:t>
        </w:r>
        <w:r w:rsidR="00977059" w:rsidRPr="00CA4C70">
          <w:t xml:space="preserve"> </w:t>
        </w:r>
      </w:ins>
      <w:del w:id="18"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9"/>
      <w:r w:rsidR="003C7FCB">
        <w:t>possibl</w:t>
      </w:r>
      <w:r w:rsidR="000475DF">
        <w:t>y</w:t>
      </w:r>
      <w:r w:rsidR="003C7FCB">
        <w:t xml:space="preserve"> more likely to express fluctuations in the decision </w:t>
      </w:r>
      <w:commentRangeEnd w:id="19"/>
      <w:r w:rsidR="00D25900">
        <w:rPr>
          <w:rStyle w:val="CommentReference"/>
        </w:rPr>
        <w:commentReference w:id="19"/>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20" w:name="_Toc114485363"/>
      <w:r>
        <w:t>Current Research</w:t>
      </w:r>
      <w:bookmarkEnd w:id="20"/>
    </w:p>
    <w:p w14:paraId="1B63E398" w14:textId="0B1CCDD5"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ins w:id="21" w:author="Chen Heller" w:date="2023-01-04T15:07:00Z">
        <w:r w:rsidR="00C17EFC">
          <w:t xml:space="preserve">To do so, both measures were compared </w:t>
        </w:r>
      </w:ins>
      <w:ins w:id="22" w:author="Chen Heller" w:date="2023-01-04T15:20:00Z">
        <w:r w:rsidR="00C3464D">
          <w:t>o</w:t>
        </w:r>
      </w:ins>
      <w:ins w:id="23" w:author="Chen Heller" w:date="2023-01-04T15:07:00Z">
        <w:r w:rsidR="00C17EFC">
          <w:t>n an</w:t>
        </w:r>
      </w:ins>
      <w:ins w:id="24" w:author="Chen Heller" w:date="2023-01-04T15:17:00Z">
        <w:r w:rsidR="00412D3A">
          <w:t xml:space="preserve"> </w:t>
        </w:r>
      </w:ins>
      <w:ins w:id="25"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6" w:author="Chen Heller" w:date="2023-01-04T15:08:00Z">
        <w:r w:rsidR="00C17EFC">
          <w:t>it</w:t>
        </w:r>
      </w:ins>
      <w:ins w:id="27" w:author="Chen Heller" w:date="2023-01-04T15:07:00Z">
        <w:r w:rsidR="00C17EFC">
          <w:t xml:space="preserve"> improved the validity of the unconscious results by applying a rigorous awareness detection procedure that include</w:t>
        </w:r>
      </w:ins>
      <w:ins w:id="28" w:author="Chen Heller" w:date="2023-01-04T15:08:00Z">
        <w:r w:rsidR="00C17EFC">
          <w:t>d</w:t>
        </w:r>
      </w:ins>
      <w:ins w:id="29"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30" w:author="Chen Heller" w:date="2023-01-04T15:08:00Z">
        <w:r w:rsidR="002F2B31">
          <w:t xml:space="preserve">here </w:t>
        </w:r>
      </w:ins>
      <w:ins w:id="31" w:author="Chen Heller" w:date="2023-01-04T15:07:00Z">
        <w:r w:rsidR="00C17EFC">
          <w:t xml:space="preserve">awareness was estimated in the trials of the main task. </w:t>
        </w:r>
      </w:ins>
      <w:del w:id="32"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33"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34"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35" w:author="Chen Heller" w:date="2023-01-04T15:09:00Z">
        <w:r w:rsidR="007A7706">
          <w:t>The</w:t>
        </w:r>
      </w:ins>
      <w:ins w:id="36" w:author="Chen Heller" w:date="2023-01-03T15:03:00Z">
        <w:r w:rsidR="00203FB3">
          <w:t xml:space="preserve"> </w:t>
        </w:r>
      </w:ins>
      <w:r w:rsidR="00AA2BC2">
        <w:t xml:space="preserve">priming paradigm </w:t>
      </w:r>
      <w:del w:id="37" w:author="Chen Heller" w:date="2023-01-04T15:10:00Z">
        <w:r w:rsidR="00D21058" w:rsidDel="007A7706">
          <w:delText>following</w:delText>
        </w:r>
        <w:r w:rsidR="00AA2BC2" w:rsidDel="007A7706">
          <w:delText xml:space="preserve"> </w:delText>
        </w:r>
      </w:del>
      <w:ins w:id="38" w:author="Chen Heller" w:date="2023-01-04T15:16:00Z">
        <w:r w:rsidR="00412D3A">
          <w:t>emulated</w:t>
        </w:r>
      </w:ins>
      <w:ins w:id="39"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 xml:space="preserve">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40" w:author="Chen Heller" w:date="2023-01-03T15:58:00Z">
        <w:r w:rsidR="00620379" w:rsidDel="00180C5B">
          <w:delText>In the first three experiments, I expected to find e</w:delText>
        </w:r>
      </w:del>
      <w:ins w:id="41" w:author="Chen Heller" w:date="2023-01-04T15:02:00Z">
        <w:r w:rsidR="008A62A7" w:rsidRPr="008A62A7">
          <w:t xml:space="preserve"> </w:t>
        </w:r>
      </w:ins>
      <w:ins w:id="42" w:author="Chen Heller" w:date="2023-01-04T15:22:00Z">
        <w:r w:rsidR="00837D48">
          <w:t xml:space="preserve">The </w:t>
        </w:r>
      </w:ins>
      <w:ins w:id="43" w:author="Chen Heller" w:date="2023-01-17T09:30:00Z">
        <w:r w:rsidR="002105CC">
          <w:t>reaching task</w:t>
        </w:r>
      </w:ins>
      <w:ins w:id="44" w:author="Chen Heller" w:date="2023-01-17T09:31:00Z">
        <w:r w:rsidR="002105CC">
          <w:t xml:space="preserve"> was expected to </w:t>
        </w:r>
      </w:ins>
      <w:ins w:id="45" w:author="Chen Heller" w:date="2023-01-17T09:33:00Z">
        <w:r w:rsidR="00205A79">
          <w:t>express</w:t>
        </w:r>
      </w:ins>
      <w:ins w:id="46" w:author="Chen Heller" w:date="2023-01-17T09:31:00Z">
        <w:r w:rsidR="002105CC">
          <w:t xml:space="preserve"> the </w:t>
        </w:r>
      </w:ins>
      <w:del w:id="47" w:author="Chen Heller" w:date="2023-01-04T15:22:00Z">
        <w:r w:rsidR="00620379" w:rsidDel="00837D48">
          <w:delText xml:space="preserve">vidence for a </w:delText>
        </w:r>
      </w:del>
      <w:r w:rsidR="00620379">
        <w:t xml:space="preserve">congruency effect </w:t>
      </w:r>
      <w:del w:id="48"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49" w:author="Chen Heller" w:date="2023-01-04T15:24:00Z">
        <w:r w:rsidR="00A465F4">
          <w:t>In the keyboard task, the incongruent trials were expected t</w:t>
        </w:r>
      </w:ins>
      <w:ins w:id="50" w:author="Chen Heller" w:date="2023-01-17T09:31:00Z">
        <w:r w:rsidR="002118DE">
          <w:t>o</w:t>
        </w:r>
      </w:ins>
      <w:ins w:id="51" w:author="Chen Heller" w:date="2023-01-04T15:24:00Z">
        <w:r w:rsidR="00A465F4">
          <w:t xml:space="preserve"> exhibit longer </w:t>
        </w:r>
      </w:ins>
      <w:ins w:id="52" w:author="Chen Heller" w:date="2023-01-17T09:32:00Z">
        <w:r w:rsidR="002118DE">
          <w:t>response time</w:t>
        </w:r>
        <w:r w:rsidR="00205A79">
          <w:t>s</w:t>
        </w:r>
        <w:r w:rsidR="002118DE">
          <w:t xml:space="preserve"> (</w:t>
        </w:r>
      </w:ins>
      <w:ins w:id="53" w:author="Chen Heller" w:date="2023-01-04T15:24:00Z">
        <w:r w:rsidR="00A465F4">
          <w:t>RT</w:t>
        </w:r>
      </w:ins>
      <w:ins w:id="54" w:author="Chen Heller" w:date="2023-01-17T09:32:00Z">
        <w:r w:rsidR="00205A79">
          <w:t>s</w:t>
        </w:r>
        <w:r w:rsidR="002118DE">
          <w:t>)</w:t>
        </w:r>
      </w:ins>
      <w:ins w:id="55" w:author="Chen Heller" w:date="2023-01-04T15:24:00Z">
        <w:r w:rsidR="00A465F4">
          <w:t>.</w:t>
        </w:r>
      </w:ins>
      <w:del w:id="56"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57" w:author="Chen Heller" w:date="2023-01-04T15:03:00Z">
        <w:r w:rsidR="00740084" w:rsidRPr="00740084">
          <w:t xml:space="preserve"> </w:t>
        </w:r>
      </w:ins>
      <w:moveToRangeStart w:id="58" w:author="Chen Heller" w:date="2023-01-04T15:03:00Z" w:name="move123737055"/>
      <w:moveTo w:id="59"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60" w:author="Chen Heller" w:date="2023-01-04T15:24:00Z">
          <w:r w:rsidR="00740084" w:rsidDel="00A465F4">
            <w:delText xml:space="preserve">I expected that </w:delText>
          </w:r>
        </w:del>
        <w:r w:rsidR="00740084">
          <w:t xml:space="preserve">the </w:t>
        </w:r>
      </w:moveTo>
      <w:ins w:id="61" w:author="Chen Heller" w:date="2023-01-17T09:36:00Z">
        <w:r w:rsidR="00CC1D88">
          <w:t xml:space="preserve">effect found in the </w:t>
        </w:r>
      </w:ins>
      <w:moveTo w:id="62" w:author="Chen Heller" w:date="2023-01-04T15:03:00Z">
        <w:del w:id="63" w:author="Chen Heller" w:date="2023-01-04T15:04:00Z">
          <w:r w:rsidR="00740084" w:rsidDel="00740084">
            <w:delText xml:space="preserve">effect found in the </w:delText>
          </w:r>
        </w:del>
        <w:r w:rsidR="00740084">
          <w:t xml:space="preserve">motion tracking session (namely, the reach area variable) </w:t>
        </w:r>
      </w:moveTo>
      <w:ins w:id="64" w:author="Chen Heller" w:date="2023-01-04T15:24:00Z">
        <w:r w:rsidR="00A465F4">
          <w:t xml:space="preserve">was expected to </w:t>
        </w:r>
      </w:ins>
      <w:moveTo w:id="65" w:author="Chen Heller" w:date="2023-01-04T15:03:00Z">
        <w:del w:id="66" w:author="Chen Heller" w:date="2023-01-04T15:24:00Z">
          <w:r w:rsidR="00740084" w:rsidDel="00A465F4">
            <w:delText xml:space="preserve">would </w:delText>
          </w:r>
        </w:del>
        <w:del w:id="67" w:author="Chen Heller" w:date="2023-01-17T09:37:00Z">
          <w:r w:rsidR="00740084" w:rsidDel="001733CB">
            <w:delText xml:space="preserve">produce a </w:delText>
          </w:r>
        </w:del>
      </w:moveTo>
      <w:ins w:id="68" w:author="Chen Heller" w:date="2023-01-17T09:38:00Z">
        <w:r w:rsidR="001733CB">
          <w:t xml:space="preserve">be </w:t>
        </w:r>
      </w:ins>
      <w:moveTo w:id="69" w:author="Chen Heller" w:date="2023-01-04T15:03:00Z">
        <w:r w:rsidR="00740084">
          <w:t xml:space="preserve">larger </w:t>
        </w:r>
        <w:del w:id="70" w:author="Chen Heller" w:date="2023-01-17T09:38:00Z">
          <w:r w:rsidR="00740084" w:rsidDel="00881651">
            <w:delText xml:space="preserve">congruency effect </w:delText>
          </w:r>
        </w:del>
        <w:r w:rsidR="00740084">
          <w:t xml:space="preserve">than the </w:t>
        </w:r>
      </w:moveTo>
      <w:ins w:id="71" w:author="Chen Heller" w:date="2023-01-17T09:38:00Z">
        <w:r w:rsidR="00881651">
          <w:t xml:space="preserve">effect in the </w:t>
        </w:r>
      </w:ins>
      <w:moveTo w:id="72" w:author="Chen Heller" w:date="2023-01-04T15:03:00Z">
        <w:del w:id="73" w:author="Chen Heller" w:date="2023-01-04T15:04:00Z">
          <w:r w:rsidR="00740084" w:rsidDel="00740084">
            <w:delText xml:space="preserve">effect in the </w:delText>
          </w:r>
        </w:del>
        <w:r w:rsidR="00740084">
          <w:t>keyboard session (RT variable).</w:t>
        </w:r>
      </w:moveTo>
      <w:moveToRangeEnd w:id="58"/>
      <w:del w:id="74"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6238E0">
      <w:pPr>
        <w:pStyle w:val="Heading2"/>
        <w:rPr>
          <w:del w:id="75" w:author="Chen Heller" w:date="2023-01-03T16:05:00Z"/>
        </w:rPr>
      </w:pPr>
      <w:bookmarkStart w:id="76" w:name="_Toc114485364"/>
      <w:del w:id="77" w:author="Chen Heller" w:date="2023-01-03T16:05:00Z">
        <w:r w:rsidDel="00284FAB">
          <w:delText>Pilot Experiment</w:delText>
        </w:r>
        <w:r w:rsidR="00ED60E1" w:rsidDel="00284FAB">
          <w:delText xml:space="preserve"> 1</w:delText>
        </w:r>
        <w:bookmarkEnd w:id="76"/>
      </w:del>
    </w:p>
    <w:p w14:paraId="4F322CBE" w14:textId="39008FD5" w:rsidR="00C3013B" w:rsidRPr="00C32066" w:rsidDel="00284FAB" w:rsidRDefault="003F5172" w:rsidP="008F398C">
      <w:pPr>
        <w:ind w:firstLine="0"/>
        <w:rPr>
          <w:del w:id="78" w:author="Chen Heller" w:date="2023-01-03T16:05:00Z"/>
        </w:rPr>
      </w:pPr>
      <w:del w:id="79"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80" w:author="Chen Heller" w:date="2023-01-03T16:06:00Z"/>
        </w:rPr>
      </w:pPr>
      <w:bookmarkStart w:id="81" w:name="_Toc114485365"/>
      <w:del w:id="82" w:author="Chen Heller" w:date="2023-01-03T16:06:00Z">
        <w:r w:rsidDel="007F6CA0">
          <w:delText>Methods</w:delText>
        </w:r>
        <w:bookmarkEnd w:id="81"/>
      </w:del>
    </w:p>
    <w:p w14:paraId="0D1ADB73" w14:textId="332E6FDB" w:rsidR="002057FC" w:rsidRPr="00C0305E" w:rsidDel="007F6CA0" w:rsidRDefault="002057FC" w:rsidP="006238E0">
      <w:pPr>
        <w:pStyle w:val="Heading4"/>
        <w:rPr>
          <w:del w:id="83" w:author="Chen Heller" w:date="2023-01-03T16:06:00Z"/>
        </w:rPr>
      </w:pPr>
      <w:bookmarkStart w:id="84" w:name="_Toc114485366"/>
      <w:del w:id="85" w:author="Chen Heller" w:date="2023-01-03T16:06:00Z">
        <w:r w:rsidRPr="00C0305E" w:rsidDel="007F6CA0">
          <w:delText>Participants</w:delText>
        </w:r>
        <w:bookmarkEnd w:id="84"/>
      </w:del>
    </w:p>
    <w:p w14:paraId="6A35019C" w14:textId="6134C3EE" w:rsidR="00422E34" w:rsidRPr="00422E34" w:rsidRDefault="00853F45" w:rsidP="008F398C">
      <w:pPr>
        <w:ind w:firstLine="0"/>
      </w:pPr>
      <w:del w:id="86"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87" w:author="Chen Heller" w:date="2023-01-03T16:08:00Z" w:name="move123654499"/>
      <w:moveFrom w:id="88"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w:t>
        </w:r>
        <w:r w:rsidR="00A975D1" w:rsidDel="007F6CA0">
          <w:lastRenderedPageBreak/>
          <w:t xml:space="preserve">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87"/>
    </w:p>
    <w:p w14:paraId="2BD90709" w14:textId="76AEC67A" w:rsidR="002057FC" w:rsidDel="00E75FF4" w:rsidRDefault="002057FC" w:rsidP="006238E0">
      <w:pPr>
        <w:pStyle w:val="Heading4"/>
        <w:rPr>
          <w:moveFrom w:id="89" w:author="Chen Heller" w:date="2023-01-03T16:18:00Z"/>
        </w:rPr>
      </w:pPr>
      <w:bookmarkStart w:id="90" w:name="_Toc114485367"/>
      <w:moveFromRangeStart w:id="91" w:author="Chen Heller" w:date="2023-01-03T16:18:00Z" w:name="move123655117"/>
      <w:moveFrom w:id="92" w:author="Chen Heller" w:date="2023-01-03T16:18:00Z">
        <w:r w:rsidDel="00E75FF4">
          <w:t>Stimuli</w:t>
        </w:r>
        <w:bookmarkEnd w:id="90"/>
      </w:moveFrom>
    </w:p>
    <w:p w14:paraId="3CEDC9CA" w14:textId="0A6E7F58" w:rsidR="00647384" w:rsidDel="00E75FF4" w:rsidRDefault="00C3440C" w:rsidP="004570E3">
      <w:pPr>
        <w:ind w:firstLine="0"/>
        <w:rPr>
          <w:moveFrom w:id="93" w:author="Chen Heller" w:date="2023-01-03T16:18:00Z"/>
        </w:rPr>
      </w:pPr>
      <w:moveFrom w:id="94"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95"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96" w:author="Chen Heller" w:date="2023-01-03T16:18:00Z"/>
        </w:rPr>
      </w:pPr>
      <w:bookmarkStart w:id="97" w:name="_Toc114485368"/>
      <w:moveFrom w:id="98" w:author="Chen Heller" w:date="2023-01-03T16:18:00Z">
        <w:r w:rsidDel="00E75FF4">
          <w:t>Apparatus</w:t>
        </w:r>
        <w:bookmarkEnd w:id="97"/>
      </w:moveFrom>
    </w:p>
    <w:p w14:paraId="7405EC60" w14:textId="2B37001D" w:rsidR="007846C7" w:rsidRDefault="007846C7" w:rsidP="00533630">
      <w:pPr>
        <w:ind w:firstLine="0"/>
      </w:pPr>
      <w:moveFrom w:id="99"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moveFrom>
      <w:del w:id="100" w:author="Chen Heller" w:date="2023-01-03T16:18:00Z"/>
      <w:moveFrom w:id="101" w:author="Chen Heller" w:date="2023-01-03T16:18:00Z">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 xml:space="preserve">away from the </w:t>
        </w:r>
        <w:r w:rsidRPr="007846C7" w:rsidDel="00E75FF4">
          <w:lastRenderedPageBreak/>
          <w:t>screen or closer. A system of 6 OptiTrack Flex 13 cameras by NaturalPoint, Inc. track</w:t>
        </w:r>
        <w:r w:rsidR="001B6994" w:rsidDel="00E75FF4">
          <w:t>ed</w:t>
        </w:r>
        <w:r w:rsidRPr="007846C7" w:rsidDel="00E75FF4">
          <w:t xml:space="preserve"> the 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91"/>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102" w:author="Chen Heller" w:date="2023-01-03T16:48:00Z"/>
        </w:rPr>
      </w:pPr>
      <w:moveFromRangeStart w:id="103" w:author="Chen Heller" w:date="2023-01-03T16:48:00Z" w:name="move123656900"/>
      <w:moveFrom w:id="104" w:author="Chen Heller" w:date="2023-01-03T16:48:00Z">
        <w:r w:rsidRPr="00127BFA" w:rsidDel="00854D68">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105" w:author="Chen Heller" w:date="2023-01-03T16:48:00Z"/>
        </w:rPr>
      </w:pPr>
      <w:moveFrom w:id="106" w:author="Chen Heller" w:date="2023-01-03T16:48:00Z">
        <w:r w:rsidDel="00854D68">
          <w:t xml:space="preserve">Figure </w:t>
        </w:r>
        <w:r w:rsidDel="00854D68">
          <w:rPr>
            <w:i w:val="0"/>
            <w:iCs w:val="0"/>
          </w:rPr>
          <w:fldChar w:fldCharType="begin"/>
        </w:r>
        <w:r w:rsidDel="00854D68">
          <w:instrText xml:space="preserve"> SEQ Figure \* ARABIC </w:instrText>
        </w:r>
        <w:r w:rsidDel="00854D68">
          <w:rPr>
            <w:i w:val="0"/>
            <w:iCs w:val="0"/>
          </w:rPr>
          <w:fldChar w:fldCharType="separate"/>
        </w:r>
        <w:r w:rsidR="0095479C" w:rsidDel="00854D68">
          <w:rPr>
            <w:noProof/>
          </w:rPr>
          <w:t>1</w:t>
        </w:r>
        <w:r w:rsidDel="00854D68">
          <w:rPr>
            <w:i w:val="0"/>
            <w:iCs w:val="0"/>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103"/>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107" w:author="Chen Heller" w:date="2023-01-03T16:48:00Z"/>
        </w:rPr>
      </w:pPr>
      <w:bookmarkStart w:id="108" w:name="_Toc114485369"/>
      <w:del w:id="109" w:author="Chen Heller" w:date="2023-01-03T16:48:00Z">
        <w:r w:rsidDel="00E65EFB">
          <w:lastRenderedPageBreak/>
          <w:delText>Procedure</w:delText>
        </w:r>
        <w:bookmarkEnd w:id="108"/>
      </w:del>
    </w:p>
    <w:p w14:paraId="006ADC8A" w14:textId="5E26FEA6" w:rsidR="00400416" w:rsidRPr="00400416" w:rsidDel="00E65EFB" w:rsidRDefault="00400416" w:rsidP="00723227">
      <w:pPr>
        <w:ind w:firstLine="0"/>
        <w:rPr>
          <w:del w:id="110" w:author="Chen Heller" w:date="2023-01-03T16:49:00Z"/>
        </w:rPr>
      </w:pPr>
      <w:del w:id="111"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16C27411" w:rsidR="00400416" w:rsidRDefault="00400416" w:rsidP="008D13A3">
      <w:del w:id="112"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77777777" w:rsidR="000D064C" w:rsidRDefault="000D064C" w:rsidP="008D13A3"/>
    <w:p w14:paraId="368B1290" w14:textId="1DB41FCF" w:rsidR="0095479C" w:rsidDel="00E65EFB" w:rsidRDefault="004058A7" w:rsidP="0095479C">
      <w:pPr>
        <w:pStyle w:val="NoSpacing"/>
        <w:keepNext/>
        <w:bidi w:val="0"/>
        <w:rPr>
          <w:moveFrom w:id="113" w:author="Chen Heller" w:date="2023-01-03T16:50:00Z"/>
        </w:rPr>
      </w:pPr>
      <w:moveFromRangeStart w:id="114" w:author="Chen Heller" w:date="2023-01-03T16:50:00Z" w:name="move123657044"/>
      <w:moveFrom w:id="115"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116" w:author="Chen Heller" w:date="2023-01-03T16:50:00Z"/>
        </w:rPr>
      </w:pPr>
      <w:moveFrom w:id="117" w:author="Chen Heller" w:date="2023-01-03T16:50:00Z">
        <w:r w:rsidDel="00E65EFB">
          <w:t xml:space="preserve">Figure </w:t>
        </w:r>
        <w:r w:rsidDel="00E65EFB">
          <w:rPr>
            <w:i w:val="0"/>
            <w:iCs w:val="0"/>
          </w:rPr>
          <w:fldChar w:fldCharType="begin"/>
        </w:r>
        <w:r w:rsidDel="00E65EFB">
          <w:instrText xml:space="preserve"> SEQ Figure \* ARABIC </w:instrText>
        </w:r>
        <w:r w:rsidDel="00E65EFB">
          <w:rPr>
            <w:i w:val="0"/>
            <w:iCs w:val="0"/>
          </w:rPr>
          <w:fldChar w:fldCharType="separate"/>
        </w:r>
        <w:r w:rsidDel="00E65EFB">
          <w:rPr>
            <w:noProof/>
          </w:rPr>
          <w:t>2</w:t>
        </w:r>
        <w:r w:rsidDel="00E65EFB">
          <w:rPr>
            <w:i w:val="0"/>
            <w:iCs w:val="0"/>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114"/>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118" w:author="Chen Heller" w:date="2023-01-03T17:26:00Z"/>
        </w:rPr>
      </w:pPr>
      <w:bookmarkStart w:id="119" w:name="_Toc114485370"/>
      <w:moveFromRangeStart w:id="120" w:author="Chen Heller" w:date="2023-01-03T17:26:00Z" w:name="move123659235"/>
      <w:moveFrom w:id="121" w:author="Chen Heller" w:date="2023-01-03T17:26:00Z">
        <w:r w:rsidDel="001F1330">
          <w:t>Trajectory p</w:t>
        </w:r>
        <w:r w:rsidR="00B33642" w:rsidDel="001F1330">
          <w:t>reprocessing</w:t>
        </w:r>
        <w:bookmarkEnd w:id="119"/>
      </w:moveFrom>
    </w:p>
    <w:p w14:paraId="597DB305" w14:textId="15203F59" w:rsidR="00B33642" w:rsidRPr="00B33642" w:rsidRDefault="001E0823" w:rsidP="00723227">
      <w:pPr>
        <w:ind w:firstLine="0"/>
      </w:pPr>
      <w:moveFrom w:id="122"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123"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120"/>
      </w:moveFrom>
    </w:p>
    <w:p w14:paraId="1B7E9AD3" w14:textId="2EC246B3" w:rsidR="001E0823" w:rsidDel="00165C67" w:rsidRDefault="001E0823" w:rsidP="006238E0">
      <w:pPr>
        <w:pStyle w:val="Heading3"/>
        <w:rPr>
          <w:del w:id="124" w:author="Chen Heller" w:date="2023-01-04T10:02:00Z"/>
        </w:rPr>
      </w:pPr>
      <w:bookmarkStart w:id="125" w:name="_Toc114485371"/>
      <w:del w:id="126" w:author="Chen Heller" w:date="2023-01-04T10:02:00Z">
        <w:r w:rsidDel="00165C67">
          <w:delText>Variables extraction</w:delText>
        </w:r>
        <w:bookmarkEnd w:id="125"/>
      </w:del>
    </w:p>
    <w:p w14:paraId="3FD2B015" w14:textId="1616DF73" w:rsidR="001E0823" w:rsidDel="00165C67" w:rsidRDefault="00AA1B21" w:rsidP="00723227">
      <w:pPr>
        <w:ind w:firstLine="0"/>
        <w:rPr>
          <w:del w:id="127" w:author="Chen Heller" w:date="2023-01-04T10:02:00Z"/>
        </w:rPr>
      </w:pPr>
      <w:del w:id="128"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129"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130" w:author="Chen Heller" w:date="2023-01-04T10:02:00Z">
        <w:r w:rsidR="00DE0E1F" w:rsidDel="00165C67">
          <w:delText xml:space="preserve">; (b) </w:delText>
        </w:r>
        <w:r w:rsidR="00433F9B" w:rsidDel="00165C67">
          <w:delText>reaction time</w:delText>
        </w:r>
        <w:r w:rsidR="00B55D74" w:rsidDel="00165C67">
          <w:delText>,</w:delText>
        </w:r>
      </w:del>
      <w:del w:id="131"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132"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133"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134"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135"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136"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6238E0">
      <w:pPr>
        <w:pStyle w:val="Heading3"/>
        <w:rPr>
          <w:del w:id="137" w:author="Chen Heller" w:date="2023-01-03T17:37:00Z"/>
        </w:rPr>
      </w:pPr>
      <w:bookmarkStart w:id="138" w:name="_Toc114485372"/>
      <w:del w:id="139" w:author="Chen Heller" w:date="2023-01-03T17:37:00Z">
        <w:r w:rsidDel="001036D3">
          <w:delText>Exclusion criteria</w:delText>
        </w:r>
        <w:bookmarkEnd w:id="138"/>
      </w:del>
    </w:p>
    <w:p w14:paraId="278BD072" w14:textId="6D8808A6" w:rsidR="00823CFE" w:rsidRDefault="00F70C75" w:rsidP="00723227">
      <w:pPr>
        <w:ind w:firstLine="0"/>
      </w:pPr>
      <w:moveFromRangeStart w:id="140" w:author="Chen Heller" w:date="2023-01-03T17:37:00Z" w:name="move123659894"/>
      <w:moveFrom w:id="141"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140"/>
    </w:p>
    <w:p w14:paraId="459C7EAD" w14:textId="012F143E" w:rsidR="000E1974" w:rsidDel="00A7794D" w:rsidRDefault="002057FC" w:rsidP="006238E0">
      <w:pPr>
        <w:pStyle w:val="Heading3"/>
        <w:rPr>
          <w:del w:id="142" w:author="Chen Heller" w:date="2023-01-04T09:14:00Z"/>
        </w:rPr>
      </w:pPr>
      <w:bookmarkStart w:id="143" w:name="_Toc114485373"/>
      <w:del w:id="144" w:author="Chen Heller" w:date="2023-01-04T09:14:00Z">
        <w:r w:rsidDel="00A7794D">
          <w:delText>Results</w:delText>
        </w:r>
        <w:bookmarkEnd w:id="143"/>
      </w:del>
    </w:p>
    <w:p w14:paraId="7ECA8D04" w14:textId="1E0C76AA" w:rsidR="00587CF1" w:rsidDel="00462D23" w:rsidRDefault="00F50E45" w:rsidP="00723227">
      <w:pPr>
        <w:ind w:firstLine="0"/>
        <w:rPr>
          <w:del w:id="145" w:author="Chen Heller" w:date="2023-01-04T09:12:00Z"/>
          <w:rtl/>
        </w:rPr>
      </w:pPr>
      <w:del w:id="146"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147" w:author="Chen Heller" w:date="2023-01-04T09:11:00Z" w:name="move123715935"/>
      <w:moveFrom w:id="148" w:author="Chen Heller" w:date="2023-01-04T09:11:00Z">
        <w:del w:id="149"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147"/>
      <w:del w:id="150"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3E25BC3A" w:rsidR="000C2F18" w:rsidDel="00A7794D" w:rsidRDefault="00EE27A0" w:rsidP="001F2A95">
      <w:pPr>
        <w:rPr>
          <w:del w:id="151" w:author="Chen Heller" w:date="2023-01-04T09:14:00Z"/>
        </w:rPr>
      </w:pPr>
      <w:del w:id="152" w:author="Chen Heller" w:date="2023-01-04T09:14:00Z">
        <w:r w:rsidDel="00A7794D">
          <w:delText>Congruency effect</w:delText>
        </w:r>
        <w:r w:rsidR="00AF0D06" w:rsidDel="00A7794D">
          <w:delText>:</w:delText>
        </w:r>
        <w:r w:rsidDel="00A7794D">
          <w:delText xml:space="preserve"> </w:delText>
        </w:r>
      </w:del>
      <w:moveFromRangeStart w:id="153" w:author="Chen Heller" w:date="2023-01-04T09:14:00Z" w:name="move123716079"/>
      <w:moveFrom w:id="154" w:author="Chen Heller" w:date="2023-01-04T09:14:00Z">
        <w:r w:rsidR="001A3124" w:rsidDel="00A7794D">
          <w:t xml:space="preserve">All the comparisons between the congruent and incongruent conditions in all four experiments were corrected for multiple comparisons using the Tree-BH </w:t>
        </w:r>
        <w:r w:rsidR="00BB4D09" w:rsidDel="00A7794D">
          <w:t>(</w:t>
        </w:r>
        <w:r w:rsidR="00D27F4B" w:rsidDel="00A7794D">
          <w:fldChar w:fldCharType="begin"/>
        </w:r>
        <w:r w:rsidR="00D27F4B" w:rsidDel="00A7794D">
          <w:instrText xml:space="preserve"> REF _Ref114050197 \h </w:instrText>
        </w:r>
      </w:moveFrom>
      <w:del w:id="155" w:author="Chen Heller" w:date="2023-01-04T09:14:00Z"/>
      <w:moveFrom w:id="156" w:author="Chen Heller" w:date="2023-01-04T09:14:00Z">
        <w:r w:rsidR="00D27F4B" w:rsidDel="00A7794D">
          <w:fldChar w:fldCharType="separate"/>
        </w:r>
        <w:r w:rsidR="003251EA" w:rsidDel="00A7794D">
          <w:t xml:space="preserve">Supplementary Figure </w:t>
        </w:r>
        <w:r w:rsidR="003251EA" w:rsidDel="00A7794D">
          <w:rPr>
            <w:noProof/>
          </w:rPr>
          <w:t>1</w:t>
        </w:r>
        <w:r w:rsidR="00D27F4B" w:rsidDel="00A7794D">
          <w:fldChar w:fldCharType="end"/>
        </w:r>
        <w:r w:rsidR="00D27F4B" w:rsidDel="00A7794D">
          <w:t xml:space="preserve">) </w:t>
        </w:r>
        <w:r w:rsidR="001A3124" w:rsidDel="00A7794D">
          <w:t xml:space="preserve">method suggested in </w:t>
        </w:r>
        <w:r w:rsidR="001A3124" w:rsidDel="00A7794D">
          <w:fldChar w:fldCharType="begin"/>
        </w:r>
        <w:r w:rsidR="001A3124" w:rsidDel="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rsidDel="00A7794D">
          <w:fldChar w:fldCharType="separate"/>
        </w:r>
        <w:r w:rsidR="001A3124" w:rsidRPr="00283780" w:rsidDel="00A7794D">
          <w:rPr>
            <w:rFonts w:ascii="Times New Roman" w:hAnsi="Times New Roman" w:cs="Times New Roman"/>
          </w:rPr>
          <w:t xml:space="preserve">Bogomolov et al. </w:t>
        </w:r>
        <w:r w:rsidR="001A3124" w:rsidDel="00A7794D">
          <w:rPr>
            <w:rFonts w:ascii="Times New Roman" w:hAnsi="Times New Roman" w:cs="Times New Roman"/>
          </w:rPr>
          <w:t>(</w:t>
        </w:r>
        <w:r w:rsidR="001A3124" w:rsidRPr="00283780" w:rsidDel="00A7794D">
          <w:rPr>
            <w:rFonts w:ascii="Times New Roman" w:hAnsi="Times New Roman" w:cs="Times New Roman"/>
          </w:rPr>
          <w:t>2021</w:t>
        </w:r>
        <w:r w:rsidR="001A3124" w:rsidDel="00A7794D">
          <w:fldChar w:fldCharType="end"/>
        </w:r>
        <w:r w:rsidR="001A3124" w:rsidDel="00A7794D">
          <w:t>)</w:t>
        </w:r>
        <w:r w:rsidR="00754A46" w:rsidDel="00A7794D">
          <w:t xml:space="preserve">. In addition, normality of the residuals was tested with </w:t>
        </w:r>
        <w:r w:rsidR="0034613B" w:rsidDel="00A7794D">
          <w:t xml:space="preserve">a </w:t>
        </w:r>
        <w:r w:rsidR="00754A46" w:rsidDel="00A7794D">
          <w:t>QQ-plot</w:t>
        </w:r>
        <w:r w:rsidR="00406C31" w:rsidDel="00A7794D">
          <w:t>,</w:t>
        </w:r>
        <w:r w:rsidR="00754A46" w:rsidDel="00A7794D">
          <w:t xml:space="preserve"> and </w:t>
        </w:r>
        <w:r w:rsidR="00406C31" w:rsidDel="00A7794D">
          <w:t xml:space="preserve">a permutation test </w:t>
        </w:r>
        <w:r w:rsidR="00B148DB" w:rsidDel="00A7794D">
          <w:t>(</w:t>
        </w:r>
        <w:r w:rsidR="00B148DB" w:rsidDel="00A7794D">
          <w:fldChar w:fldCharType="begin"/>
        </w:r>
        <w:r w:rsidR="004903FB" w:rsidDel="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rsidDel="00A7794D">
          <w:fldChar w:fldCharType="separate"/>
        </w:r>
        <w:r w:rsidR="00B148DB" w:rsidRPr="0046480E" w:rsidDel="00A7794D">
          <w:rPr>
            <w:rFonts w:ascii="Times New Roman" w:hAnsi="Times New Roman" w:cs="Times New Roman"/>
          </w:rPr>
          <w:t>Kohl, 2019</w:t>
        </w:r>
        <w:r w:rsidR="00B148DB" w:rsidDel="00A7794D">
          <w:fldChar w:fldCharType="end"/>
        </w:r>
        <w:r w:rsidR="00B148DB" w:rsidDel="00A7794D">
          <w:t xml:space="preserve">) </w:t>
        </w:r>
        <w:r w:rsidR="00406C31" w:rsidDel="00A7794D">
          <w:t>was use</w:t>
        </w:r>
        <w:r w:rsidR="002A6955" w:rsidDel="00A7794D">
          <w:t>d</w:t>
        </w:r>
        <w:r w:rsidR="00406C31" w:rsidDel="00A7794D">
          <w:t xml:space="preserve"> to assess differences in </w:t>
        </w:r>
        <w:r w:rsidR="00145C16" w:rsidDel="00A7794D">
          <w:t xml:space="preserve">variables that did not pass </w:t>
        </w:r>
        <w:r w:rsidR="00406C31" w:rsidDel="00A7794D">
          <w:t>the normality</w:t>
        </w:r>
        <w:r w:rsidR="008043D7" w:rsidDel="00A7794D">
          <w:t xml:space="preserve"> test</w:t>
        </w:r>
        <w:r w:rsidR="00006F56" w:rsidDel="00A7794D">
          <w:t xml:space="preserve"> (</w:t>
        </w:r>
        <w:r w:rsidR="00DF51BA" w:rsidDel="00A7794D">
          <w:t>f</w:t>
        </w:r>
        <w:r w:rsidR="00006F56" w:rsidDel="00A7794D">
          <w:t>or a list</w:t>
        </w:r>
        <w:r w:rsidR="002A45A3" w:rsidDel="00A7794D">
          <w:t xml:space="preserve"> </w:t>
        </w:r>
        <w:r w:rsidR="00006F56" w:rsidDel="00A7794D">
          <w:t xml:space="preserve">of </w:t>
        </w:r>
        <w:r w:rsidR="00424D9F" w:rsidDel="00A7794D">
          <w:t xml:space="preserve">such </w:t>
        </w:r>
        <w:r w:rsidR="00006F56" w:rsidDel="00A7794D">
          <w:t>variables see</w:t>
        </w:r>
        <w:r w:rsidR="00243F3B" w:rsidDel="00A7794D">
          <w:t xml:space="preserve"> </w:t>
        </w:r>
        <w:r w:rsidR="00BB21CF" w:rsidDel="00A7794D">
          <w:lastRenderedPageBreak/>
          <w:fldChar w:fldCharType="begin"/>
        </w:r>
        <w:r w:rsidR="00BB21CF" w:rsidDel="00A7794D">
          <w:instrText xml:space="preserve"> REF _Ref114128122 \h </w:instrText>
        </w:r>
      </w:moveFrom>
      <w:del w:id="157" w:author="Chen Heller" w:date="2023-01-04T09:14:00Z"/>
      <w:moveFrom w:id="158" w:author="Chen Heller" w:date="2023-01-04T09:14:00Z">
        <w:r w:rsidR="00BB21CF" w:rsidDel="00A7794D">
          <w:fldChar w:fldCharType="separate"/>
        </w:r>
        <w:r w:rsidR="003251EA" w:rsidDel="00A7794D">
          <w:t xml:space="preserve">Supplementary Figure </w:t>
        </w:r>
        <w:r w:rsidR="003251EA" w:rsidDel="00A7794D">
          <w:rPr>
            <w:noProof/>
          </w:rPr>
          <w:t>2</w:t>
        </w:r>
        <w:r w:rsidR="00BB21CF" w:rsidDel="00A7794D">
          <w:fldChar w:fldCharType="end"/>
        </w:r>
        <w:r w:rsidR="0019704E" w:rsidDel="00A7794D">
          <w:t>)</w:t>
        </w:r>
        <w:r w:rsidR="00877E08" w:rsidDel="00A7794D">
          <w:t xml:space="preserve">. </w:t>
        </w:r>
      </w:moveFrom>
      <w:moveFromRangeEnd w:id="153"/>
      <w:del w:id="159"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160"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jc w:val="left"/>
        <w:rPr>
          <w:del w:id="161" w:author="Chen Heller" w:date="2023-01-04T09:14:00Z"/>
        </w:rPr>
      </w:pPr>
      <w:del w:id="162" w:author="Chen Heller" w:date="2023-01-04T09:14:00Z">
        <w:r w:rsidDel="00A7794D">
          <w:br w:type="page"/>
        </w:r>
      </w:del>
    </w:p>
    <w:p w14:paraId="77E035F3" w14:textId="609EA91B" w:rsidR="004545CA" w:rsidDel="00A7794D" w:rsidRDefault="004545CA" w:rsidP="00EE3C0C">
      <w:pPr>
        <w:pStyle w:val="Caption"/>
        <w:keepNext/>
        <w:rPr>
          <w:del w:id="163" w:author="Chen Heller" w:date="2023-01-04T09:14:00Z"/>
        </w:rPr>
      </w:pPr>
      <w:bookmarkStart w:id="164" w:name="_Ref114471021"/>
      <w:del w:id="165" w:author="Chen Heller" w:date="2023-01-04T09:14:00Z">
        <w:r w:rsidDel="00A7794D">
          <w:lastRenderedPageBreak/>
          <w:delText xml:space="preserve">Table </w:delText>
        </w:r>
        <w:r w:rsidDel="00A7794D">
          <w:fldChar w:fldCharType="begin"/>
        </w:r>
        <w:r w:rsidDel="00A7794D">
          <w:delInstrText xml:space="preserve"> SEQ Table \* ARABIC </w:delInstrText>
        </w:r>
        <w:r w:rsidDel="00A7794D">
          <w:fldChar w:fldCharType="separate"/>
        </w:r>
        <w:r w:rsidR="003251EA" w:rsidDel="00A7794D">
          <w:rPr>
            <w:noProof/>
          </w:rPr>
          <w:delText>1</w:delText>
        </w:r>
        <w:r w:rsidDel="00A7794D">
          <w:rPr>
            <w:noProof/>
          </w:rPr>
          <w:fldChar w:fldCharType="end"/>
        </w:r>
        <w:bookmarkEnd w:id="160"/>
        <w:bookmarkEnd w:id="164"/>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166" w:author="Chen Heller" w:date="2023-01-04T09:14:00Z"/>
        </w:trPr>
        <w:tc>
          <w:tcPr>
            <w:tcW w:w="284" w:type="dxa"/>
            <w:tcBorders>
              <w:top w:val="single" w:sz="12" w:space="0" w:color="auto"/>
            </w:tcBorders>
          </w:tcPr>
          <w:p w14:paraId="0DBA713A" w14:textId="41CA5DAE" w:rsidR="00DC6616" w:rsidDel="00A7794D" w:rsidRDefault="00DC6616" w:rsidP="00EA2CED">
            <w:pPr>
              <w:ind w:firstLine="0"/>
              <w:rPr>
                <w:del w:id="167" w:author="Chen Heller" w:date="2023-01-04T09:14:00Z"/>
              </w:rPr>
            </w:pPr>
          </w:p>
        </w:tc>
        <w:tc>
          <w:tcPr>
            <w:tcW w:w="2268" w:type="dxa"/>
            <w:tcBorders>
              <w:top w:val="single" w:sz="12" w:space="0" w:color="auto"/>
            </w:tcBorders>
          </w:tcPr>
          <w:p w14:paraId="44966F39" w14:textId="0B78B322" w:rsidR="00DC6616" w:rsidDel="00A7794D" w:rsidRDefault="00DC6616" w:rsidP="00EA2CED">
            <w:pPr>
              <w:ind w:firstLine="0"/>
              <w:rPr>
                <w:del w:id="168"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EA2CED">
            <w:pPr>
              <w:ind w:firstLine="0"/>
              <w:jc w:val="center"/>
              <w:rPr>
                <w:del w:id="169" w:author="Chen Heller" w:date="2023-01-04T09:14:00Z"/>
                <w:b/>
                <w:bCs/>
              </w:rPr>
            </w:pPr>
            <w:del w:id="170"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EE3C0C">
            <w:pPr>
              <w:ind w:firstLine="0"/>
              <w:jc w:val="center"/>
              <w:rPr>
                <w:del w:id="171" w:author="Chen Heller" w:date="2023-01-04T09:14:00Z"/>
                <w:b/>
                <w:bCs/>
              </w:rPr>
            </w:pPr>
            <w:del w:id="172"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EA2CED">
            <w:pPr>
              <w:ind w:firstLine="0"/>
              <w:jc w:val="center"/>
              <w:rPr>
                <w:del w:id="173" w:author="Chen Heller" w:date="2023-01-04T09:14:00Z"/>
                <w:b/>
                <w:bCs/>
              </w:rPr>
            </w:pPr>
          </w:p>
        </w:tc>
        <w:tc>
          <w:tcPr>
            <w:tcW w:w="992" w:type="dxa"/>
            <w:tcBorders>
              <w:top w:val="single" w:sz="12" w:space="0" w:color="auto"/>
            </w:tcBorders>
          </w:tcPr>
          <w:p w14:paraId="70DC418E" w14:textId="0F1F197F" w:rsidR="00DC6616" w:rsidRPr="00EA2CED" w:rsidDel="00A7794D" w:rsidRDefault="00DC6616" w:rsidP="00EA2CED">
            <w:pPr>
              <w:ind w:firstLine="0"/>
              <w:jc w:val="center"/>
              <w:rPr>
                <w:del w:id="174" w:author="Chen Heller" w:date="2023-01-04T09:14:00Z"/>
                <w:b/>
                <w:bCs/>
              </w:rPr>
            </w:pPr>
          </w:p>
        </w:tc>
        <w:tc>
          <w:tcPr>
            <w:tcW w:w="1417" w:type="dxa"/>
            <w:tcBorders>
              <w:top w:val="single" w:sz="12" w:space="0" w:color="auto"/>
            </w:tcBorders>
          </w:tcPr>
          <w:p w14:paraId="4CCBC984" w14:textId="3721C779" w:rsidR="00DC6616" w:rsidDel="00A7794D" w:rsidRDefault="00DC6616" w:rsidP="00EA2CED">
            <w:pPr>
              <w:ind w:firstLine="0"/>
              <w:rPr>
                <w:del w:id="175" w:author="Chen Heller" w:date="2023-01-04T09:14:00Z"/>
              </w:rPr>
            </w:pPr>
          </w:p>
        </w:tc>
        <w:tc>
          <w:tcPr>
            <w:tcW w:w="709" w:type="dxa"/>
            <w:tcBorders>
              <w:top w:val="single" w:sz="12" w:space="0" w:color="auto"/>
            </w:tcBorders>
          </w:tcPr>
          <w:p w14:paraId="40FE9A34" w14:textId="25EE387D" w:rsidR="00DC6616" w:rsidDel="00A7794D" w:rsidRDefault="00DC6616" w:rsidP="00EA2CED">
            <w:pPr>
              <w:ind w:firstLine="0"/>
              <w:rPr>
                <w:del w:id="176" w:author="Chen Heller" w:date="2023-01-04T09:14:00Z"/>
              </w:rPr>
            </w:pPr>
          </w:p>
        </w:tc>
      </w:tr>
      <w:tr w:rsidR="00DC6616" w:rsidDel="00A7794D" w14:paraId="43206B7C" w14:textId="59C63199" w:rsidTr="00EE3C0C">
        <w:trPr>
          <w:trHeight w:val="254"/>
          <w:del w:id="177" w:author="Chen Heller" w:date="2023-01-04T09:14:00Z"/>
        </w:trPr>
        <w:tc>
          <w:tcPr>
            <w:tcW w:w="284" w:type="dxa"/>
            <w:tcBorders>
              <w:bottom w:val="single" w:sz="12" w:space="0" w:color="auto"/>
            </w:tcBorders>
          </w:tcPr>
          <w:p w14:paraId="6928E3A0" w14:textId="0FD9BDEF" w:rsidR="00DC6616" w:rsidRPr="00EA2CED" w:rsidDel="00A7794D" w:rsidRDefault="00DC6616" w:rsidP="00EA2CED">
            <w:pPr>
              <w:ind w:firstLine="0"/>
              <w:rPr>
                <w:del w:id="178"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EA2CED">
            <w:pPr>
              <w:ind w:firstLine="0"/>
              <w:rPr>
                <w:del w:id="179"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EA2CED">
            <w:pPr>
              <w:ind w:firstLine="0"/>
              <w:rPr>
                <w:del w:id="180" w:author="Chen Heller" w:date="2023-01-04T09:14:00Z"/>
                <w:b/>
                <w:bCs/>
              </w:rPr>
            </w:pPr>
            <w:del w:id="181"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EA2CED">
            <w:pPr>
              <w:ind w:firstLine="0"/>
              <w:rPr>
                <w:del w:id="182" w:author="Chen Heller" w:date="2023-01-04T09:14:00Z"/>
                <w:b/>
                <w:bCs/>
              </w:rPr>
            </w:pPr>
            <w:del w:id="183"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EA2CED">
            <w:pPr>
              <w:ind w:firstLine="0"/>
              <w:rPr>
                <w:del w:id="184" w:author="Chen Heller" w:date="2023-01-04T09:14:00Z"/>
                <w:b/>
                <w:bCs/>
              </w:rPr>
            </w:pPr>
            <w:del w:id="185"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EA2CED">
            <w:pPr>
              <w:ind w:firstLine="0"/>
              <w:rPr>
                <w:del w:id="186" w:author="Chen Heller" w:date="2023-01-04T09:14:00Z"/>
                <w:b/>
                <w:bCs/>
              </w:rPr>
            </w:pPr>
            <w:del w:id="187"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EA2CED">
            <w:pPr>
              <w:ind w:firstLine="0"/>
              <w:rPr>
                <w:del w:id="188" w:author="Chen Heller" w:date="2023-01-04T09:14:00Z"/>
                <w:b/>
                <w:bCs/>
              </w:rPr>
            </w:pPr>
            <w:del w:id="189"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EA2CED">
            <w:pPr>
              <w:ind w:firstLine="0"/>
              <w:rPr>
                <w:del w:id="190" w:author="Chen Heller" w:date="2023-01-04T09:14:00Z"/>
                <w:b/>
                <w:bCs/>
              </w:rPr>
            </w:pPr>
            <w:del w:id="191" w:author="Chen Heller" w:date="2023-01-04T09:14:00Z">
              <w:r w:rsidDel="00A7794D">
                <w:rPr>
                  <w:b/>
                  <w:bCs/>
                </w:rPr>
                <w:delText>d</w:delText>
              </w:r>
            </w:del>
          </w:p>
        </w:tc>
      </w:tr>
      <w:tr w:rsidR="00DC6616" w:rsidDel="00A7794D" w14:paraId="18F6486A" w14:textId="313FB357" w:rsidTr="00EE3C0C">
        <w:trPr>
          <w:trHeight w:val="313"/>
          <w:del w:id="192" w:author="Chen Heller" w:date="2023-01-04T09:14:00Z"/>
        </w:trPr>
        <w:tc>
          <w:tcPr>
            <w:tcW w:w="10065" w:type="dxa"/>
            <w:gridSpan w:val="8"/>
            <w:tcBorders>
              <w:top w:val="single" w:sz="12" w:space="0" w:color="auto"/>
            </w:tcBorders>
          </w:tcPr>
          <w:p w14:paraId="4DC851C8" w14:textId="27F65C4D" w:rsidR="00DC6616" w:rsidDel="00A7794D" w:rsidRDefault="00DC6616" w:rsidP="00EA2CED">
            <w:pPr>
              <w:ind w:firstLine="0"/>
              <w:rPr>
                <w:del w:id="193" w:author="Chen Heller" w:date="2023-01-04T09:14:00Z"/>
              </w:rPr>
            </w:pPr>
            <w:del w:id="194" w:author="Chen Heller" w:date="2023-01-04T09:14:00Z">
              <w:r w:rsidDel="00A7794D">
                <w:rPr>
                  <w:b/>
                  <w:bCs/>
                </w:rPr>
                <w:delText>Reaching</w:delText>
              </w:r>
            </w:del>
          </w:p>
        </w:tc>
      </w:tr>
      <w:tr w:rsidR="00DC6616" w:rsidDel="00A7794D" w14:paraId="5FEFCA42" w14:textId="55B7D09C" w:rsidTr="00EE3C0C">
        <w:trPr>
          <w:trHeight w:val="490"/>
          <w:del w:id="195"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EA2CED">
            <w:pPr>
              <w:ind w:firstLine="0"/>
              <w:rPr>
                <w:del w:id="196" w:author="Chen Heller" w:date="2023-01-04T09:14:00Z"/>
                <w:b/>
                <w:bCs/>
              </w:rPr>
            </w:pPr>
          </w:p>
        </w:tc>
        <w:tc>
          <w:tcPr>
            <w:tcW w:w="2268" w:type="dxa"/>
          </w:tcPr>
          <w:p w14:paraId="59896394" w14:textId="49EFBDB0" w:rsidR="00DC6616" w:rsidRPr="00EA2CED" w:rsidDel="00A7794D" w:rsidRDefault="00DC6616" w:rsidP="00EA2CED">
            <w:pPr>
              <w:ind w:firstLine="0"/>
              <w:rPr>
                <w:del w:id="197" w:author="Chen Heller" w:date="2023-01-04T09:14:00Z"/>
                <w:b/>
                <w:bCs/>
              </w:rPr>
            </w:pPr>
            <w:del w:id="198" w:author="Chen Heller" w:date="2023-01-04T09:14:00Z">
              <w:r w:rsidRPr="00EA2CED" w:rsidDel="00A7794D">
                <w:rPr>
                  <w:b/>
                  <w:bCs/>
                </w:rPr>
                <w:delText>Reach area</w:delText>
              </w:r>
            </w:del>
          </w:p>
        </w:tc>
        <w:tc>
          <w:tcPr>
            <w:tcW w:w="1843" w:type="dxa"/>
          </w:tcPr>
          <w:p w14:paraId="06BDF937" w14:textId="57E73202" w:rsidR="00DC6616" w:rsidDel="00A7794D" w:rsidRDefault="00DC6616" w:rsidP="00EA2CED">
            <w:pPr>
              <w:ind w:firstLine="0"/>
              <w:rPr>
                <w:del w:id="199" w:author="Chen Heller" w:date="2023-01-04T09:14:00Z"/>
              </w:rPr>
            </w:pPr>
            <w:del w:id="200" w:author="Chen Heller" w:date="2023-01-04T09:14:00Z">
              <w:r w:rsidDel="00A7794D">
                <w:delText>2.80 (0.47)</w:delText>
              </w:r>
            </w:del>
          </w:p>
        </w:tc>
        <w:tc>
          <w:tcPr>
            <w:tcW w:w="1843" w:type="dxa"/>
          </w:tcPr>
          <w:p w14:paraId="410E5B4B" w14:textId="68A9920E" w:rsidR="00DC6616" w:rsidDel="00A7794D" w:rsidRDefault="00DC6616" w:rsidP="00EA2CED">
            <w:pPr>
              <w:ind w:firstLine="0"/>
              <w:rPr>
                <w:del w:id="201" w:author="Chen Heller" w:date="2023-01-04T09:14:00Z"/>
              </w:rPr>
            </w:pPr>
            <w:del w:id="202" w:author="Chen Heller" w:date="2023-01-04T09:14:00Z">
              <w:r w:rsidDel="00A7794D">
                <w:delText>2.70 (0.50)</w:delText>
              </w:r>
            </w:del>
          </w:p>
        </w:tc>
        <w:tc>
          <w:tcPr>
            <w:tcW w:w="709" w:type="dxa"/>
          </w:tcPr>
          <w:p w14:paraId="5ED11B72" w14:textId="786B88BC" w:rsidR="00DC6616" w:rsidDel="00A7794D" w:rsidRDefault="00DC6616" w:rsidP="00EA2CED">
            <w:pPr>
              <w:ind w:firstLine="0"/>
              <w:rPr>
                <w:del w:id="203" w:author="Chen Heller" w:date="2023-01-04T09:14:00Z"/>
              </w:rPr>
            </w:pPr>
            <w:del w:id="204" w:author="Chen Heller" w:date="2023-01-04T09:14:00Z">
              <w:r w:rsidDel="00A7794D">
                <w:delText>2.16</w:delText>
              </w:r>
            </w:del>
          </w:p>
        </w:tc>
        <w:tc>
          <w:tcPr>
            <w:tcW w:w="992" w:type="dxa"/>
          </w:tcPr>
          <w:p w14:paraId="1716BE08" w14:textId="7B3C7DCC" w:rsidR="00DC6616" w:rsidDel="00A7794D" w:rsidRDefault="00DC6616" w:rsidP="00EA2CED">
            <w:pPr>
              <w:ind w:firstLine="0"/>
              <w:rPr>
                <w:del w:id="205" w:author="Chen Heller" w:date="2023-01-04T09:14:00Z"/>
              </w:rPr>
            </w:pPr>
            <w:del w:id="206" w:author="Chen Heller" w:date="2023-01-04T09:14:00Z">
              <w:r w:rsidDel="00A7794D">
                <w:delText>0.169</w:delText>
              </w:r>
            </w:del>
          </w:p>
        </w:tc>
        <w:tc>
          <w:tcPr>
            <w:tcW w:w="1417" w:type="dxa"/>
          </w:tcPr>
          <w:p w14:paraId="5E84F5AC" w14:textId="1C943E17" w:rsidR="00DC6616" w:rsidDel="00A7794D" w:rsidRDefault="00DC6616" w:rsidP="00EA2CED">
            <w:pPr>
              <w:ind w:firstLine="0"/>
              <w:rPr>
                <w:del w:id="207" w:author="Chen Heller" w:date="2023-01-04T09:14:00Z"/>
              </w:rPr>
            </w:pPr>
            <w:del w:id="208" w:author="Chen Heller" w:date="2023-01-04T09:14:00Z">
              <w:r w:rsidDel="00A7794D">
                <w:delText>0, 0.20</w:delText>
              </w:r>
            </w:del>
          </w:p>
        </w:tc>
        <w:tc>
          <w:tcPr>
            <w:tcW w:w="709" w:type="dxa"/>
          </w:tcPr>
          <w:p w14:paraId="2DD1AD3D" w14:textId="7A457574" w:rsidR="00DC6616" w:rsidDel="00A7794D" w:rsidRDefault="00DC6616" w:rsidP="00EA2CED">
            <w:pPr>
              <w:ind w:firstLine="0"/>
              <w:rPr>
                <w:del w:id="209" w:author="Chen Heller" w:date="2023-01-04T09:14:00Z"/>
              </w:rPr>
            </w:pPr>
            <w:del w:id="210" w:author="Chen Heller" w:date="2023-01-04T09:14:00Z">
              <w:r w:rsidDel="00A7794D">
                <w:delText>0.69</w:delText>
              </w:r>
            </w:del>
          </w:p>
        </w:tc>
      </w:tr>
      <w:tr w:rsidR="00DC6616" w:rsidDel="00A7794D" w14:paraId="1AEC86DC" w14:textId="7D6E1B18" w:rsidTr="00EE3C0C">
        <w:trPr>
          <w:trHeight w:val="490"/>
          <w:del w:id="211"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EA2CED">
            <w:pPr>
              <w:ind w:firstLine="0"/>
              <w:rPr>
                <w:del w:id="212" w:author="Chen Heller" w:date="2023-01-04T09:14:00Z"/>
                <w:b/>
                <w:bCs/>
              </w:rPr>
            </w:pPr>
          </w:p>
        </w:tc>
        <w:tc>
          <w:tcPr>
            <w:tcW w:w="2268" w:type="dxa"/>
          </w:tcPr>
          <w:p w14:paraId="691D0A75" w14:textId="63A98384" w:rsidR="00DC6616" w:rsidRPr="00EA2CED" w:rsidDel="00A7794D" w:rsidRDefault="00DC6616" w:rsidP="00EA2CED">
            <w:pPr>
              <w:ind w:firstLine="0"/>
              <w:rPr>
                <w:del w:id="213" w:author="Chen Heller" w:date="2023-01-04T09:14:00Z"/>
                <w:b/>
                <w:bCs/>
              </w:rPr>
            </w:pPr>
            <w:del w:id="214"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EA2CED">
            <w:pPr>
              <w:ind w:firstLine="0"/>
              <w:rPr>
                <w:del w:id="215" w:author="Chen Heller" w:date="2023-01-04T09:14:00Z"/>
              </w:rPr>
            </w:pPr>
            <w:del w:id="216" w:author="Chen Heller" w:date="2023-01-04T09:14:00Z">
              <w:r w:rsidDel="00A7794D">
                <w:delText>40.88 (1.49)</w:delText>
              </w:r>
            </w:del>
          </w:p>
        </w:tc>
        <w:tc>
          <w:tcPr>
            <w:tcW w:w="1843" w:type="dxa"/>
          </w:tcPr>
          <w:p w14:paraId="6BD4D0F7" w14:textId="12F6BCF4" w:rsidR="00DC6616" w:rsidDel="00A7794D" w:rsidRDefault="00DC6616" w:rsidP="00EA2CED">
            <w:pPr>
              <w:ind w:firstLine="0"/>
              <w:rPr>
                <w:del w:id="217" w:author="Chen Heller" w:date="2023-01-04T09:14:00Z"/>
              </w:rPr>
            </w:pPr>
            <w:del w:id="218" w:author="Chen Heller" w:date="2023-01-04T09:14:00Z">
              <w:r w:rsidDel="00A7794D">
                <w:delText>41.06 (1.59)</w:delText>
              </w:r>
            </w:del>
          </w:p>
        </w:tc>
        <w:tc>
          <w:tcPr>
            <w:tcW w:w="709" w:type="dxa"/>
          </w:tcPr>
          <w:p w14:paraId="5E6191E8" w14:textId="1EBB8BFF" w:rsidR="00DC6616" w:rsidDel="00A7794D" w:rsidRDefault="00DC6616" w:rsidP="00EA2CED">
            <w:pPr>
              <w:ind w:firstLine="0"/>
              <w:rPr>
                <w:del w:id="219" w:author="Chen Heller" w:date="2023-01-04T09:14:00Z"/>
              </w:rPr>
            </w:pPr>
          </w:p>
        </w:tc>
        <w:tc>
          <w:tcPr>
            <w:tcW w:w="992" w:type="dxa"/>
          </w:tcPr>
          <w:p w14:paraId="60276CFC" w14:textId="5BC01A71" w:rsidR="00DC6616" w:rsidDel="00A7794D" w:rsidRDefault="00DC6616" w:rsidP="00EA2CED">
            <w:pPr>
              <w:ind w:firstLine="0"/>
              <w:rPr>
                <w:del w:id="220" w:author="Chen Heller" w:date="2023-01-04T09:14:00Z"/>
              </w:rPr>
            </w:pPr>
            <w:del w:id="221" w:author="Chen Heller" w:date="2023-01-04T09:14:00Z">
              <w:r w:rsidDel="00A7794D">
                <w:delText>0.694</w:delText>
              </w:r>
            </w:del>
          </w:p>
        </w:tc>
        <w:tc>
          <w:tcPr>
            <w:tcW w:w="1417" w:type="dxa"/>
          </w:tcPr>
          <w:p w14:paraId="638CFB7A" w14:textId="24A2C3E6" w:rsidR="00DC6616" w:rsidDel="00A7794D" w:rsidRDefault="00DC6616" w:rsidP="00EA2CED">
            <w:pPr>
              <w:ind w:firstLine="0"/>
              <w:rPr>
                <w:del w:id="222" w:author="Chen Heller" w:date="2023-01-04T09:14:00Z"/>
              </w:rPr>
            </w:pPr>
            <w:del w:id="223" w:author="Chen Heller" w:date="2023-01-04T09:14:00Z">
              <w:r w:rsidDel="00A7794D">
                <w:delText>-0.51, 0.17</w:delText>
              </w:r>
            </w:del>
          </w:p>
        </w:tc>
        <w:tc>
          <w:tcPr>
            <w:tcW w:w="709" w:type="dxa"/>
          </w:tcPr>
          <w:p w14:paraId="329861CB" w14:textId="675D32AE" w:rsidR="00DC6616" w:rsidDel="00A7794D" w:rsidRDefault="00DC6616" w:rsidP="00EA2CED">
            <w:pPr>
              <w:ind w:firstLine="0"/>
              <w:rPr>
                <w:del w:id="224" w:author="Chen Heller" w:date="2023-01-04T09:14:00Z"/>
              </w:rPr>
            </w:pPr>
            <w:del w:id="225" w:author="Chen Heller" w:date="2023-01-04T09:14:00Z">
              <w:r w:rsidDel="00A7794D">
                <w:delText>0.30</w:delText>
              </w:r>
            </w:del>
          </w:p>
        </w:tc>
      </w:tr>
      <w:tr w:rsidR="00DC6616" w:rsidDel="00A7794D" w14:paraId="752E12A2" w14:textId="49840331" w:rsidTr="00EE3C0C">
        <w:trPr>
          <w:trHeight w:val="490"/>
          <w:del w:id="226"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EA2CED">
            <w:pPr>
              <w:ind w:firstLine="0"/>
              <w:rPr>
                <w:del w:id="227" w:author="Chen Heller" w:date="2023-01-04T09:14:00Z"/>
                <w:b/>
                <w:bCs/>
              </w:rPr>
            </w:pPr>
          </w:p>
        </w:tc>
        <w:tc>
          <w:tcPr>
            <w:tcW w:w="2268" w:type="dxa"/>
          </w:tcPr>
          <w:p w14:paraId="7F876669" w14:textId="1925C1CE" w:rsidR="00DC6616" w:rsidRPr="00EA2CED" w:rsidDel="00A7794D" w:rsidRDefault="00DC6616" w:rsidP="00EA2CED">
            <w:pPr>
              <w:ind w:firstLine="0"/>
              <w:rPr>
                <w:del w:id="228" w:author="Chen Heller" w:date="2023-01-04T09:14:00Z"/>
                <w:b/>
                <w:bCs/>
              </w:rPr>
            </w:pPr>
            <w:del w:id="229"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EA2CED">
            <w:pPr>
              <w:ind w:firstLine="0"/>
              <w:rPr>
                <w:del w:id="230" w:author="Chen Heller" w:date="2023-01-04T09:14:00Z"/>
              </w:rPr>
            </w:pPr>
            <w:del w:id="231" w:author="Chen Heller" w:date="2023-01-04T09:14:00Z">
              <w:r w:rsidDel="00A7794D">
                <w:delText>433.96 (125.26)</w:delText>
              </w:r>
            </w:del>
          </w:p>
        </w:tc>
        <w:tc>
          <w:tcPr>
            <w:tcW w:w="1843" w:type="dxa"/>
          </w:tcPr>
          <w:p w14:paraId="6B8AF901" w14:textId="0DE38E53" w:rsidR="00DC6616" w:rsidDel="00A7794D" w:rsidRDefault="00DC6616" w:rsidP="00EA2CED">
            <w:pPr>
              <w:ind w:firstLine="0"/>
              <w:rPr>
                <w:del w:id="232" w:author="Chen Heller" w:date="2023-01-04T09:14:00Z"/>
              </w:rPr>
            </w:pPr>
            <w:del w:id="233" w:author="Chen Heller" w:date="2023-01-04T09:14:00Z">
              <w:r w:rsidDel="00A7794D">
                <w:delText>441.88 (125.81)</w:delText>
              </w:r>
            </w:del>
          </w:p>
        </w:tc>
        <w:tc>
          <w:tcPr>
            <w:tcW w:w="709" w:type="dxa"/>
          </w:tcPr>
          <w:p w14:paraId="4D7F9B31" w14:textId="073B6FB3" w:rsidR="00DC6616" w:rsidDel="00A7794D" w:rsidRDefault="00DC6616" w:rsidP="00EA2CED">
            <w:pPr>
              <w:ind w:firstLine="0"/>
              <w:rPr>
                <w:del w:id="234" w:author="Chen Heller" w:date="2023-01-04T09:14:00Z"/>
              </w:rPr>
            </w:pPr>
            <w:del w:id="235" w:author="Chen Heller" w:date="2023-01-04T09:14:00Z">
              <w:r w:rsidDel="00A7794D">
                <w:delText>2.07</w:delText>
              </w:r>
            </w:del>
          </w:p>
        </w:tc>
        <w:tc>
          <w:tcPr>
            <w:tcW w:w="992" w:type="dxa"/>
          </w:tcPr>
          <w:p w14:paraId="33717C25" w14:textId="366FF65D" w:rsidR="00DC6616" w:rsidDel="00A7794D" w:rsidRDefault="00DC6616" w:rsidP="00EA2CED">
            <w:pPr>
              <w:ind w:firstLine="0"/>
              <w:rPr>
                <w:del w:id="236" w:author="Chen Heller" w:date="2023-01-04T09:14:00Z"/>
              </w:rPr>
            </w:pPr>
            <w:del w:id="237" w:author="Chen Heller" w:date="2023-01-04T09:14:00Z">
              <w:r w:rsidDel="00A7794D">
                <w:delText>0.169</w:delText>
              </w:r>
            </w:del>
          </w:p>
        </w:tc>
        <w:tc>
          <w:tcPr>
            <w:tcW w:w="1417" w:type="dxa"/>
          </w:tcPr>
          <w:p w14:paraId="23B46D03" w14:textId="5C75CB3B" w:rsidR="00DC6616" w:rsidDel="00A7794D" w:rsidRDefault="00DC6616" w:rsidP="00EA2CED">
            <w:pPr>
              <w:ind w:firstLine="0"/>
              <w:rPr>
                <w:del w:id="238" w:author="Chen Heller" w:date="2023-01-04T09:14:00Z"/>
              </w:rPr>
            </w:pPr>
            <w:del w:id="239" w:author="Chen Heller" w:date="2023-01-04T09:14:00Z">
              <w:r w:rsidDel="00A7794D">
                <w:delText>-16.55, 0.71</w:delText>
              </w:r>
            </w:del>
          </w:p>
        </w:tc>
        <w:tc>
          <w:tcPr>
            <w:tcW w:w="709" w:type="dxa"/>
          </w:tcPr>
          <w:p w14:paraId="5BC6D033" w14:textId="2E609013" w:rsidR="00DC6616" w:rsidDel="00A7794D" w:rsidRDefault="00DC6616" w:rsidP="00EA2CED">
            <w:pPr>
              <w:ind w:firstLine="0"/>
              <w:rPr>
                <w:del w:id="240" w:author="Chen Heller" w:date="2023-01-04T09:14:00Z"/>
              </w:rPr>
            </w:pPr>
            <w:del w:id="241" w:author="Chen Heller" w:date="2023-01-04T09:14:00Z">
              <w:r w:rsidDel="00A7794D">
                <w:delText>0.66</w:delText>
              </w:r>
            </w:del>
          </w:p>
        </w:tc>
      </w:tr>
      <w:tr w:rsidR="00DC6616" w:rsidDel="00A7794D" w14:paraId="2DAEA853" w14:textId="7B1879C2" w:rsidTr="00EE3C0C">
        <w:trPr>
          <w:trHeight w:val="490"/>
          <w:del w:id="242"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EA2CED">
            <w:pPr>
              <w:ind w:firstLine="0"/>
              <w:rPr>
                <w:del w:id="243" w:author="Chen Heller" w:date="2023-01-04T09:14:00Z"/>
                <w:b/>
                <w:bCs/>
              </w:rPr>
            </w:pPr>
          </w:p>
        </w:tc>
        <w:tc>
          <w:tcPr>
            <w:tcW w:w="2268" w:type="dxa"/>
          </w:tcPr>
          <w:p w14:paraId="7368CE85" w14:textId="70BA0A07" w:rsidR="00DC6616" w:rsidRPr="00EA2CED" w:rsidDel="00A7794D" w:rsidRDefault="00DC6616" w:rsidP="00EA2CED">
            <w:pPr>
              <w:ind w:firstLine="0"/>
              <w:rPr>
                <w:del w:id="244" w:author="Chen Heller" w:date="2023-01-04T09:14:00Z"/>
                <w:b/>
                <w:bCs/>
              </w:rPr>
            </w:pPr>
            <w:del w:id="245"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EA2CED">
            <w:pPr>
              <w:ind w:firstLine="0"/>
              <w:rPr>
                <w:del w:id="246" w:author="Chen Heller" w:date="2023-01-04T09:14:00Z"/>
              </w:rPr>
            </w:pPr>
            <w:del w:id="247" w:author="Chen Heller" w:date="2023-01-04T09:14:00Z">
              <w:r w:rsidDel="00A7794D">
                <w:delText>558.15 (80.72)</w:delText>
              </w:r>
            </w:del>
          </w:p>
        </w:tc>
        <w:tc>
          <w:tcPr>
            <w:tcW w:w="1843" w:type="dxa"/>
          </w:tcPr>
          <w:p w14:paraId="058C3984" w14:textId="4705464D" w:rsidR="00DC6616" w:rsidDel="00A7794D" w:rsidRDefault="00DC6616" w:rsidP="00EA2CED">
            <w:pPr>
              <w:ind w:firstLine="0"/>
              <w:rPr>
                <w:del w:id="248" w:author="Chen Heller" w:date="2023-01-04T09:14:00Z"/>
              </w:rPr>
            </w:pPr>
            <w:del w:id="249" w:author="Chen Heller" w:date="2023-01-04T09:14:00Z">
              <w:r w:rsidDel="00A7794D">
                <w:delText>557.91 (81.61)</w:delText>
              </w:r>
            </w:del>
          </w:p>
        </w:tc>
        <w:tc>
          <w:tcPr>
            <w:tcW w:w="709" w:type="dxa"/>
          </w:tcPr>
          <w:p w14:paraId="6F873FA3" w14:textId="3066DACE" w:rsidR="00DC6616" w:rsidDel="00A7794D" w:rsidRDefault="00DC6616" w:rsidP="00EA2CED">
            <w:pPr>
              <w:ind w:firstLine="0"/>
              <w:rPr>
                <w:del w:id="250" w:author="Chen Heller" w:date="2023-01-04T09:14:00Z"/>
              </w:rPr>
            </w:pPr>
          </w:p>
        </w:tc>
        <w:tc>
          <w:tcPr>
            <w:tcW w:w="992" w:type="dxa"/>
          </w:tcPr>
          <w:p w14:paraId="32A14361" w14:textId="0AA77C12" w:rsidR="00DC6616" w:rsidDel="00A7794D" w:rsidRDefault="00DC6616" w:rsidP="00EA2CED">
            <w:pPr>
              <w:ind w:firstLine="0"/>
              <w:rPr>
                <w:del w:id="251" w:author="Chen Heller" w:date="2023-01-04T09:14:00Z"/>
              </w:rPr>
            </w:pPr>
            <w:del w:id="252" w:author="Chen Heller" w:date="2023-01-04T09:14:00Z">
              <w:r w:rsidDel="00A7794D">
                <w:delText>0.896</w:delText>
              </w:r>
            </w:del>
          </w:p>
        </w:tc>
        <w:tc>
          <w:tcPr>
            <w:tcW w:w="1417" w:type="dxa"/>
          </w:tcPr>
          <w:p w14:paraId="6FA2C11E" w14:textId="40181DA9" w:rsidR="00DC6616" w:rsidDel="00A7794D" w:rsidRDefault="00DC6616" w:rsidP="00EA2CED">
            <w:pPr>
              <w:ind w:firstLine="0"/>
              <w:rPr>
                <w:del w:id="253" w:author="Chen Heller" w:date="2023-01-04T09:14:00Z"/>
              </w:rPr>
            </w:pPr>
            <w:del w:id="254" w:author="Chen Heller" w:date="2023-01-04T09:14:00Z">
              <w:r w:rsidDel="00A7794D">
                <w:delText>-5.96, 5.60</w:delText>
              </w:r>
            </w:del>
          </w:p>
        </w:tc>
        <w:tc>
          <w:tcPr>
            <w:tcW w:w="709" w:type="dxa"/>
          </w:tcPr>
          <w:p w14:paraId="51D796C8" w14:textId="666CE84B" w:rsidR="00DC6616" w:rsidDel="00A7794D" w:rsidRDefault="00DC6616" w:rsidP="00EA2CED">
            <w:pPr>
              <w:ind w:firstLine="0"/>
              <w:rPr>
                <w:del w:id="255" w:author="Chen Heller" w:date="2023-01-04T09:14:00Z"/>
              </w:rPr>
            </w:pPr>
            <w:del w:id="256" w:author="Chen Heller" w:date="2023-01-04T09:14:00Z">
              <w:r w:rsidDel="00A7794D">
                <w:delText>0.02</w:delText>
              </w:r>
            </w:del>
          </w:p>
        </w:tc>
      </w:tr>
      <w:tr w:rsidR="00DC6616" w:rsidDel="00A7794D" w14:paraId="7D715023" w14:textId="08ABDF23" w:rsidTr="00EE3C0C">
        <w:trPr>
          <w:trHeight w:val="490"/>
          <w:del w:id="257"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EA2CED">
            <w:pPr>
              <w:ind w:firstLine="0"/>
              <w:rPr>
                <w:del w:id="258"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EA2CED">
            <w:pPr>
              <w:ind w:firstLine="0"/>
              <w:rPr>
                <w:del w:id="259" w:author="Chen Heller" w:date="2023-01-04T09:14:00Z"/>
                <w:b/>
                <w:bCs/>
              </w:rPr>
            </w:pPr>
            <w:del w:id="260"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EA2CED">
            <w:pPr>
              <w:ind w:firstLine="0"/>
              <w:rPr>
                <w:del w:id="261" w:author="Chen Heller" w:date="2023-01-04T09:14:00Z"/>
              </w:rPr>
            </w:pPr>
            <w:del w:id="262"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EA2CED">
            <w:pPr>
              <w:ind w:firstLine="0"/>
              <w:rPr>
                <w:del w:id="263" w:author="Chen Heller" w:date="2023-01-04T09:14:00Z"/>
              </w:rPr>
            </w:pPr>
            <w:del w:id="264"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EA2CED">
            <w:pPr>
              <w:ind w:firstLine="0"/>
              <w:rPr>
                <w:del w:id="265" w:author="Chen Heller" w:date="2023-01-04T09:14:00Z"/>
              </w:rPr>
            </w:pPr>
            <w:del w:id="266"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EA2CED">
            <w:pPr>
              <w:ind w:firstLine="0"/>
              <w:rPr>
                <w:del w:id="267" w:author="Chen Heller" w:date="2023-01-04T09:14:00Z"/>
              </w:rPr>
            </w:pPr>
            <w:del w:id="268"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EA2CED">
            <w:pPr>
              <w:ind w:firstLine="0"/>
              <w:rPr>
                <w:del w:id="269" w:author="Chen Heller" w:date="2023-01-04T09:14:00Z"/>
              </w:rPr>
            </w:pPr>
            <w:del w:id="270"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EA2CED">
            <w:pPr>
              <w:ind w:firstLine="0"/>
              <w:rPr>
                <w:del w:id="271" w:author="Chen Heller" w:date="2023-01-04T09:14:00Z"/>
              </w:rPr>
            </w:pPr>
            <w:del w:id="272" w:author="Chen Heller" w:date="2023-01-04T09:14:00Z">
              <w:r w:rsidDel="00A7794D">
                <w:delText>0.10</w:delText>
              </w:r>
            </w:del>
          </w:p>
        </w:tc>
      </w:tr>
      <w:tr w:rsidR="00DC6616" w:rsidDel="00A7794D" w14:paraId="7A5492FA" w14:textId="13CF3ED8" w:rsidTr="00EE3C0C">
        <w:trPr>
          <w:trHeight w:val="490"/>
          <w:del w:id="273" w:author="Chen Heller" w:date="2023-01-04T09:14:00Z"/>
        </w:trPr>
        <w:tc>
          <w:tcPr>
            <w:tcW w:w="10065" w:type="dxa"/>
            <w:gridSpan w:val="8"/>
            <w:tcBorders>
              <w:top w:val="single" w:sz="12" w:space="0" w:color="auto"/>
            </w:tcBorders>
          </w:tcPr>
          <w:p w14:paraId="7F1C4373" w14:textId="7F199753" w:rsidR="00DC6616" w:rsidDel="00A7794D" w:rsidRDefault="00DC6616" w:rsidP="00EA2CED">
            <w:pPr>
              <w:ind w:firstLine="0"/>
              <w:rPr>
                <w:del w:id="274" w:author="Chen Heller" w:date="2023-01-04T09:14:00Z"/>
              </w:rPr>
            </w:pPr>
            <w:del w:id="275"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4D5003">
      <w:pPr>
        <w:ind w:firstLine="0"/>
        <w:rPr>
          <w:del w:id="276" w:author="Chen Heller" w:date="2023-01-04T09:14:00Z"/>
        </w:rPr>
      </w:pPr>
    </w:p>
    <w:p w14:paraId="79292204" w14:textId="7E2ED294" w:rsidR="00961F77" w:rsidDel="00A7794D" w:rsidRDefault="00961F77" w:rsidP="004D5003">
      <w:pPr>
        <w:ind w:firstLine="0"/>
        <w:rPr>
          <w:del w:id="277" w:author="Chen Heller" w:date="2023-01-04T09:14:00Z"/>
        </w:rPr>
      </w:pPr>
    </w:p>
    <w:p w14:paraId="25BA8F34" w14:textId="01D5F273" w:rsidR="00694848" w:rsidDel="00A7794D" w:rsidRDefault="00694848">
      <w:pPr>
        <w:jc w:val="left"/>
        <w:rPr>
          <w:del w:id="278" w:author="Chen Heller" w:date="2023-01-04T09:14:00Z"/>
        </w:rPr>
      </w:pPr>
      <w:del w:id="279" w:author="Chen Heller" w:date="2023-01-04T09:14:00Z">
        <w:r w:rsidDel="00A7794D">
          <w:br w:type="page"/>
        </w:r>
      </w:del>
    </w:p>
    <w:p w14:paraId="5D8CD174" w14:textId="6F8E80CD" w:rsidR="005A4C44" w:rsidRPr="005A4C44" w:rsidDel="00A7794D" w:rsidRDefault="005A4C44" w:rsidP="005A4C44">
      <w:pPr>
        <w:ind w:firstLine="0"/>
        <w:rPr>
          <w:del w:id="280" w:author="Chen Heller" w:date="2023-01-04T09:14:00Z"/>
        </w:rPr>
      </w:pPr>
      <w:del w:id="281"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8D35B7">
      <w:pPr>
        <w:pStyle w:val="Caption"/>
        <w:rPr>
          <w:del w:id="282" w:author="Chen Heller" w:date="2023-01-04T09:14:00Z"/>
        </w:rPr>
      </w:pPr>
      <w:bookmarkStart w:id="283" w:name="_Ref113876063"/>
      <w:del w:id="284" w:author="Chen Heller" w:date="2023-01-04T09:14:00Z">
        <w:r w:rsidDel="00A7794D">
          <w:delText xml:space="preserve">Figure </w:delText>
        </w:r>
        <w:r w:rsidDel="00A7794D">
          <w:fldChar w:fldCharType="begin"/>
        </w:r>
        <w:r w:rsidDel="00A7794D">
          <w:delInstrText xml:space="preserve"> SEQ Figure \* ARABIC </w:delInstrText>
        </w:r>
        <w:r w:rsidDel="00A7794D">
          <w:fldChar w:fldCharType="separate"/>
        </w:r>
        <w:r w:rsidR="0095479C" w:rsidDel="00A7794D">
          <w:rPr>
            <w:noProof/>
          </w:rPr>
          <w:delText>3</w:delText>
        </w:r>
        <w:r w:rsidDel="00A7794D">
          <w:rPr>
            <w:noProof/>
          </w:rPr>
          <w:fldChar w:fldCharType="end"/>
        </w:r>
        <w:bookmarkEnd w:id="283"/>
        <w:r w:rsidDel="00A7794D">
          <w:delText xml:space="preserve">. </w:delText>
        </w:r>
        <w:bookmarkStart w:id="285"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285"/>
      </w:del>
    </w:p>
    <w:p w14:paraId="203F08D3" w14:textId="77777777" w:rsidR="00EF2201" w:rsidRPr="00EF2201" w:rsidRDefault="00EF2201" w:rsidP="00B83C9B">
      <w:pPr>
        <w:ind w:firstLine="0"/>
      </w:pPr>
    </w:p>
    <w:p w14:paraId="5C9A9952" w14:textId="25998175" w:rsidR="002057FC" w:rsidDel="007E1993" w:rsidRDefault="002057FC" w:rsidP="006238E0">
      <w:pPr>
        <w:pStyle w:val="Heading3"/>
        <w:rPr>
          <w:del w:id="286" w:author="Chen Heller" w:date="2023-01-04T09:15:00Z"/>
        </w:rPr>
      </w:pPr>
      <w:bookmarkStart w:id="287" w:name="_Toc114485374"/>
      <w:del w:id="288" w:author="Chen Heller" w:date="2023-01-04T09:15:00Z">
        <w:r w:rsidDel="007E1993">
          <w:delText>Discussion</w:delText>
        </w:r>
        <w:bookmarkEnd w:id="287"/>
      </w:del>
    </w:p>
    <w:p w14:paraId="4AEE0D15" w14:textId="0AEE2AD2" w:rsidR="002E6192" w:rsidRDefault="00D908A0" w:rsidP="00B83C9B">
      <w:pPr>
        <w:ind w:firstLine="0"/>
      </w:pPr>
      <w:del w:id="289"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and accordingly decided to focus on it in 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r w:rsidR="00B21DF2">
        <w:t xml:space="preserve"> </w:t>
      </w:r>
    </w:p>
    <w:p w14:paraId="1A5CB4EB" w14:textId="005AB56C" w:rsidR="007C40F4" w:rsidRDefault="007C40F4" w:rsidP="006238E0">
      <w:pPr>
        <w:pStyle w:val="NoSpacing"/>
        <w:bidi w:val="0"/>
      </w:pPr>
    </w:p>
    <w:p w14:paraId="05C06A55" w14:textId="72CA3828" w:rsidR="00A95B10" w:rsidDel="004E0F45" w:rsidRDefault="008E682E" w:rsidP="006238E0">
      <w:pPr>
        <w:pStyle w:val="Heading2"/>
        <w:rPr>
          <w:del w:id="290" w:author="Chen Heller" w:date="2023-01-04T10:05:00Z"/>
        </w:rPr>
      </w:pPr>
      <w:bookmarkStart w:id="291" w:name="_Toc114485375"/>
      <w:del w:id="292"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291"/>
      </w:del>
    </w:p>
    <w:p w14:paraId="43984158" w14:textId="31FE1994" w:rsidR="00B01E98" w:rsidDel="004E0F45" w:rsidRDefault="00B01E98" w:rsidP="00CA1FE8">
      <w:pPr>
        <w:ind w:firstLine="0"/>
        <w:rPr>
          <w:del w:id="293" w:author="Chen Heller" w:date="2023-01-04T10:05:00Z"/>
        </w:rPr>
      </w:pPr>
      <w:del w:id="294"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7C229D29" w:rsidR="002D5D25" w:rsidRPr="00272765" w:rsidRDefault="002945D9" w:rsidP="00694848">
      <w:del w:id="295"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lastRenderedPageBreak/>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6238E0">
      <w:pPr>
        <w:pStyle w:val="Heading3"/>
        <w:rPr>
          <w:del w:id="296" w:author="Chen Heller" w:date="2023-01-03T17:25:00Z"/>
        </w:rPr>
      </w:pPr>
      <w:bookmarkStart w:id="297" w:name="_Toc114485376"/>
      <w:del w:id="298" w:author="Chen Heller" w:date="2023-01-03T17:25:00Z">
        <w:r w:rsidDel="00B23456">
          <w:delText>Methods</w:delText>
        </w:r>
        <w:bookmarkEnd w:id="297"/>
      </w:del>
    </w:p>
    <w:p w14:paraId="54353DE0" w14:textId="4AB05304" w:rsidR="007429C1" w:rsidDel="004F40BF" w:rsidRDefault="007429C1" w:rsidP="006238E0">
      <w:pPr>
        <w:pStyle w:val="Heading4"/>
        <w:rPr>
          <w:del w:id="299" w:author="Chen Heller" w:date="2023-01-03T17:11:00Z"/>
        </w:rPr>
      </w:pPr>
      <w:bookmarkStart w:id="300" w:name="_Toc114485377"/>
      <w:del w:id="301" w:author="Chen Heller" w:date="2023-01-03T17:11:00Z">
        <w:r w:rsidDel="004F40BF">
          <w:delText>Participants</w:delText>
        </w:r>
        <w:bookmarkEnd w:id="300"/>
      </w:del>
    </w:p>
    <w:p w14:paraId="1993AB85" w14:textId="19CA5844" w:rsidR="007429C1" w:rsidRPr="00422E34" w:rsidDel="004F40BF" w:rsidRDefault="00974448" w:rsidP="00974448">
      <w:pPr>
        <w:ind w:firstLine="0"/>
        <w:rPr>
          <w:del w:id="302" w:author="Chen Heller" w:date="2023-01-03T17:11:00Z"/>
        </w:rPr>
      </w:pPr>
      <w:del w:id="303"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304" w:author="Chen Heller" w:date="2023-01-03T17:12:00Z"/>
        </w:rPr>
      </w:pPr>
      <w:bookmarkStart w:id="305" w:name="_Toc114485378"/>
      <w:del w:id="306"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305"/>
      </w:del>
    </w:p>
    <w:p w14:paraId="48EF074D" w14:textId="40D98933" w:rsidR="001A054F" w:rsidRDefault="00CA2666" w:rsidP="00BD24CA">
      <w:pPr>
        <w:ind w:firstLine="0"/>
      </w:pPr>
      <w:del w:id="307"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308"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309" w:author="Chen Heller" w:date="2023-01-03T17:14:00Z" w:name="move123658468"/>
      <w:moveFrom w:id="310"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309"/>
      <w:del w:id="311"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312" w:author="Chen Heller" w:date="2023-01-03T17:40:00Z"/>
        </w:rPr>
      </w:pPr>
      <w:bookmarkStart w:id="313" w:name="_Toc114485379"/>
      <w:del w:id="314" w:author="Chen Heller" w:date="2023-01-03T17:40:00Z">
        <w:r w:rsidDel="00B2756B">
          <w:delText>Exclusion criteria</w:delText>
        </w:r>
        <w:bookmarkEnd w:id="313"/>
      </w:del>
    </w:p>
    <w:p w14:paraId="1A31F715" w14:textId="0D07CEB3" w:rsidR="006B13AE" w:rsidRDefault="00D826D9" w:rsidP="00974448">
      <w:pPr>
        <w:ind w:firstLine="0"/>
      </w:pPr>
      <w:del w:id="315"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686F6B92" w:rsidR="00D826D9" w:rsidDel="005F23DE" w:rsidRDefault="00D826D9" w:rsidP="006238E0">
      <w:pPr>
        <w:pStyle w:val="Heading3"/>
        <w:rPr>
          <w:del w:id="316" w:author="Chen Heller" w:date="2023-01-04T10:07:00Z"/>
        </w:rPr>
      </w:pPr>
      <w:bookmarkStart w:id="317" w:name="_Toc114485380"/>
      <w:del w:id="318" w:author="Chen Heller" w:date="2023-01-04T10:07:00Z">
        <w:r w:rsidDel="005F23DE">
          <w:lastRenderedPageBreak/>
          <w:delText>Results</w:delText>
        </w:r>
        <w:bookmarkEnd w:id="317"/>
      </w:del>
    </w:p>
    <w:p w14:paraId="437897F0" w14:textId="130701E8" w:rsidR="000E54E1" w:rsidDel="005F23DE" w:rsidRDefault="00BA4221" w:rsidP="00974448">
      <w:pPr>
        <w:ind w:firstLine="0"/>
        <w:rPr>
          <w:del w:id="319" w:author="Chen Heller" w:date="2023-01-04T10:07:00Z"/>
        </w:rPr>
      </w:pPr>
      <w:del w:id="320"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063B24">
      <w:pPr>
        <w:rPr>
          <w:del w:id="321" w:author="Chen Heller" w:date="2023-01-04T10:07:00Z"/>
        </w:rPr>
      </w:pPr>
      <w:del w:id="322"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3B10E1">
      <w:pPr>
        <w:ind w:firstLine="0"/>
        <w:rPr>
          <w:del w:id="323" w:author="Chen Heller" w:date="2023-01-04T10:07:00Z"/>
        </w:rPr>
      </w:pPr>
    </w:p>
    <w:p w14:paraId="4043F815" w14:textId="7B3790D8" w:rsidR="003B10E1" w:rsidDel="005F23DE" w:rsidRDefault="003B10E1" w:rsidP="002872CF">
      <w:pPr>
        <w:pStyle w:val="Caption"/>
        <w:keepNext/>
        <w:rPr>
          <w:del w:id="324" w:author="Chen Heller" w:date="2023-01-04T10:07:00Z"/>
        </w:rPr>
      </w:pPr>
      <w:bookmarkStart w:id="325" w:name="_Ref114067886"/>
      <w:del w:id="326" w:author="Chen Heller" w:date="2023-01-04T10:07:00Z">
        <w:r w:rsidDel="005F23DE">
          <w:delText xml:space="preserve">Table </w:delText>
        </w:r>
        <w:r w:rsidDel="005F23DE">
          <w:fldChar w:fldCharType="begin"/>
        </w:r>
        <w:r w:rsidDel="005F23DE">
          <w:delInstrText xml:space="preserve"> SEQ Table \* ARABIC </w:delInstrText>
        </w:r>
        <w:r w:rsidDel="005F23DE">
          <w:fldChar w:fldCharType="separate"/>
        </w:r>
        <w:r w:rsidR="003251EA" w:rsidDel="005F23DE">
          <w:rPr>
            <w:noProof/>
          </w:rPr>
          <w:delText>2</w:delText>
        </w:r>
        <w:r w:rsidDel="005F23DE">
          <w:rPr>
            <w:noProof/>
          </w:rPr>
          <w:fldChar w:fldCharType="end"/>
        </w:r>
        <w:bookmarkEnd w:id="325"/>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327" w:author="Chen Heller" w:date="2023-01-04T10:07:00Z"/>
        </w:trPr>
        <w:tc>
          <w:tcPr>
            <w:tcW w:w="284" w:type="dxa"/>
            <w:tcBorders>
              <w:top w:val="single" w:sz="12" w:space="0" w:color="auto"/>
            </w:tcBorders>
          </w:tcPr>
          <w:p w14:paraId="317E9E24" w14:textId="1DBCBA36" w:rsidR="00F625AB" w:rsidDel="005F23DE" w:rsidRDefault="00F625AB" w:rsidP="00EA2CED">
            <w:pPr>
              <w:ind w:firstLine="0"/>
              <w:rPr>
                <w:del w:id="328" w:author="Chen Heller" w:date="2023-01-04T10:07:00Z"/>
              </w:rPr>
            </w:pPr>
          </w:p>
        </w:tc>
        <w:tc>
          <w:tcPr>
            <w:tcW w:w="2268" w:type="dxa"/>
            <w:tcBorders>
              <w:top w:val="single" w:sz="12" w:space="0" w:color="auto"/>
            </w:tcBorders>
          </w:tcPr>
          <w:p w14:paraId="6185A4B1" w14:textId="6C407A50" w:rsidR="00F625AB" w:rsidDel="005F23DE" w:rsidRDefault="00F625AB" w:rsidP="00EA2CED">
            <w:pPr>
              <w:ind w:firstLine="0"/>
              <w:rPr>
                <w:del w:id="329"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EA2CED">
            <w:pPr>
              <w:ind w:firstLine="0"/>
              <w:jc w:val="center"/>
              <w:rPr>
                <w:del w:id="330" w:author="Chen Heller" w:date="2023-01-04T10:07:00Z"/>
                <w:b/>
                <w:bCs/>
              </w:rPr>
            </w:pPr>
            <w:del w:id="331"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2872CF">
            <w:pPr>
              <w:ind w:firstLine="0"/>
              <w:jc w:val="center"/>
              <w:rPr>
                <w:del w:id="332" w:author="Chen Heller" w:date="2023-01-04T10:07:00Z"/>
                <w:b/>
                <w:bCs/>
              </w:rPr>
            </w:pPr>
            <w:del w:id="333"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EA2CED">
            <w:pPr>
              <w:ind w:firstLine="0"/>
              <w:jc w:val="center"/>
              <w:rPr>
                <w:del w:id="334" w:author="Chen Heller" w:date="2023-01-04T10:07:00Z"/>
                <w:b/>
                <w:bCs/>
              </w:rPr>
            </w:pPr>
          </w:p>
        </w:tc>
        <w:tc>
          <w:tcPr>
            <w:tcW w:w="992" w:type="dxa"/>
            <w:tcBorders>
              <w:top w:val="single" w:sz="12" w:space="0" w:color="auto"/>
            </w:tcBorders>
          </w:tcPr>
          <w:p w14:paraId="0AC7F973" w14:textId="70E9A52C" w:rsidR="00F625AB" w:rsidRPr="00EA2CED" w:rsidDel="005F23DE" w:rsidRDefault="00F625AB" w:rsidP="00EA2CED">
            <w:pPr>
              <w:ind w:firstLine="0"/>
              <w:jc w:val="center"/>
              <w:rPr>
                <w:del w:id="335" w:author="Chen Heller" w:date="2023-01-04T10:07:00Z"/>
                <w:b/>
                <w:bCs/>
              </w:rPr>
            </w:pPr>
          </w:p>
        </w:tc>
        <w:tc>
          <w:tcPr>
            <w:tcW w:w="1701" w:type="dxa"/>
            <w:tcBorders>
              <w:top w:val="single" w:sz="12" w:space="0" w:color="auto"/>
            </w:tcBorders>
          </w:tcPr>
          <w:p w14:paraId="34B96DD8" w14:textId="4E727747" w:rsidR="00F625AB" w:rsidDel="005F23DE" w:rsidRDefault="00F625AB" w:rsidP="00EA2CED">
            <w:pPr>
              <w:ind w:firstLine="0"/>
              <w:rPr>
                <w:del w:id="336" w:author="Chen Heller" w:date="2023-01-04T10:07:00Z"/>
              </w:rPr>
            </w:pPr>
          </w:p>
        </w:tc>
        <w:tc>
          <w:tcPr>
            <w:tcW w:w="709" w:type="dxa"/>
            <w:tcBorders>
              <w:top w:val="single" w:sz="12" w:space="0" w:color="auto"/>
            </w:tcBorders>
          </w:tcPr>
          <w:p w14:paraId="48B7D2BB" w14:textId="1856C705" w:rsidR="00F625AB" w:rsidDel="005F23DE" w:rsidRDefault="00F625AB" w:rsidP="00EA2CED">
            <w:pPr>
              <w:ind w:firstLine="0"/>
              <w:rPr>
                <w:del w:id="337" w:author="Chen Heller" w:date="2023-01-04T10:07:00Z"/>
              </w:rPr>
            </w:pPr>
          </w:p>
        </w:tc>
      </w:tr>
      <w:tr w:rsidR="00F625AB" w:rsidDel="005F23DE" w14:paraId="42B7061E" w14:textId="58A64E1D" w:rsidTr="002872CF">
        <w:trPr>
          <w:trHeight w:val="254"/>
          <w:del w:id="338" w:author="Chen Heller" w:date="2023-01-04T10:07:00Z"/>
        </w:trPr>
        <w:tc>
          <w:tcPr>
            <w:tcW w:w="284" w:type="dxa"/>
            <w:tcBorders>
              <w:bottom w:val="single" w:sz="12" w:space="0" w:color="auto"/>
            </w:tcBorders>
          </w:tcPr>
          <w:p w14:paraId="07DA12D4" w14:textId="17E88914" w:rsidR="00F625AB" w:rsidRPr="00EA2CED" w:rsidDel="005F23DE" w:rsidRDefault="00F625AB" w:rsidP="00EA2CED">
            <w:pPr>
              <w:ind w:firstLine="0"/>
              <w:rPr>
                <w:del w:id="339"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EA2CED">
            <w:pPr>
              <w:ind w:firstLine="0"/>
              <w:rPr>
                <w:del w:id="340"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EA2CED">
            <w:pPr>
              <w:ind w:firstLine="0"/>
              <w:rPr>
                <w:del w:id="341" w:author="Chen Heller" w:date="2023-01-04T10:07:00Z"/>
                <w:b/>
                <w:bCs/>
              </w:rPr>
            </w:pPr>
            <w:del w:id="342"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EA2CED">
            <w:pPr>
              <w:ind w:firstLine="0"/>
              <w:rPr>
                <w:del w:id="343" w:author="Chen Heller" w:date="2023-01-04T10:07:00Z"/>
                <w:b/>
                <w:bCs/>
              </w:rPr>
            </w:pPr>
            <w:del w:id="344"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EA2CED">
            <w:pPr>
              <w:ind w:firstLine="0"/>
              <w:rPr>
                <w:del w:id="345" w:author="Chen Heller" w:date="2023-01-04T10:07:00Z"/>
                <w:b/>
                <w:bCs/>
              </w:rPr>
            </w:pPr>
            <w:del w:id="346"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EA2CED">
            <w:pPr>
              <w:ind w:firstLine="0"/>
              <w:rPr>
                <w:del w:id="347" w:author="Chen Heller" w:date="2023-01-04T10:07:00Z"/>
                <w:b/>
                <w:bCs/>
              </w:rPr>
            </w:pPr>
            <w:del w:id="348"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EA2CED">
            <w:pPr>
              <w:ind w:firstLine="0"/>
              <w:rPr>
                <w:del w:id="349" w:author="Chen Heller" w:date="2023-01-04T10:07:00Z"/>
                <w:b/>
                <w:bCs/>
              </w:rPr>
            </w:pPr>
            <w:del w:id="350"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EA2CED">
            <w:pPr>
              <w:ind w:firstLine="0"/>
              <w:rPr>
                <w:del w:id="351" w:author="Chen Heller" w:date="2023-01-04T10:07:00Z"/>
                <w:b/>
                <w:bCs/>
              </w:rPr>
            </w:pPr>
            <w:del w:id="352" w:author="Chen Heller" w:date="2023-01-04T10:07:00Z">
              <w:r w:rsidDel="005F23DE">
                <w:rPr>
                  <w:b/>
                  <w:bCs/>
                </w:rPr>
                <w:delText>d</w:delText>
              </w:r>
            </w:del>
          </w:p>
        </w:tc>
      </w:tr>
      <w:tr w:rsidR="00F625AB" w:rsidDel="005F23DE" w14:paraId="7E3A973E" w14:textId="45FBFB98" w:rsidTr="002872CF">
        <w:trPr>
          <w:trHeight w:val="313"/>
          <w:del w:id="353" w:author="Chen Heller" w:date="2023-01-04T10:07:00Z"/>
        </w:trPr>
        <w:tc>
          <w:tcPr>
            <w:tcW w:w="10065" w:type="dxa"/>
            <w:gridSpan w:val="8"/>
            <w:tcBorders>
              <w:top w:val="single" w:sz="12" w:space="0" w:color="auto"/>
            </w:tcBorders>
          </w:tcPr>
          <w:p w14:paraId="027283E5" w14:textId="1200DBC6" w:rsidR="00F625AB" w:rsidDel="005F23DE" w:rsidRDefault="00F625AB" w:rsidP="00EA2CED">
            <w:pPr>
              <w:ind w:firstLine="0"/>
              <w:rPr>
                <w:del w:id="354" w:author="Chen Heller" w:date="2023-01-04T10:07:00Z"/>
              </w:rPr>
            </w:pPr>
            <w:del w:id="355" w:author="Chen Heller" w:date="2023-01-04T10:07:00Z">
              <w:r w:rsidDel="005F23DE">
                <w:rPr>
                  <w:b/>
                  <w:bCs/>
                </w:rPr>
                <w:delText>Reaching</w:delText>
              </w:r>
            </w:del>
          </w:p>
        </w:tc>
      </w:tr>
      <w:tr w:rsidR="00F625AB" w:rsidDel="005F23DE" w14:paraId="60E71E84" w14:textId="101E9665" w:rsidTr="002872CF">
        <w:trPr>
          <w:trHeight w:val="490"/>
          <w:del w:id="356"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EA2CED">
            <w:pPr>
              <w:ind w:firstLine="0"/>
              <w:rPr>
                <w:del w:id="357" w:author="Chen Heller" w:date="2023-01-04T10:07:00Z"/>
                <w:b/>
                <w:bCs/>
              </w:rPr>
            </w:pPr>
          </w:p>
        </w:tc>
        <w:tc>
          <w:tcPr>
            <w:tcW w:w="2268" w:type="dxa"/>
          </w:tcPr>
          <w:p w14:paraId="4820B497" w14:textId="2A894765" w:rsidR="00F625AB" w:rsidRPr="00EA2CED" w:rsidDel="005F23DE" w:rsidRDefault="00F625AB" w:rsidP="00EA2CED">
            <w:pPr>
              <w:ind w:firstLine="0"/>
              <w:rPr>
                <w:del w:id="358" w:author="Chen Heller" w:date="2023-01-04T10:07:00Z"/>
                <w:b/>
                <w:bCs/>
              </w:rPr>
            </w:pPr>
            <w:del w:id="359" w:author="Chen Heller" w:date="2023-01-04T10:07:00Z">
              <w:r w:rsidRPr="00EA2CED" w:rsidDel="005F23DE">
                <w:rPr>
                  <w:b/>
                  <w:bCs/>
                </w:rPr>
                <w:delText>Reach area</w:delText>
              </w:r>
            </w:del>
          </w:p>
        </w:tc>
        <w:tc>
          <w:tcPr>
            <w:tcW w:w="1701" w:type="dxa"/>
          </w:tcPr>
          <w:p w14:paraId="29BCDA47" w14:textId="51F35494" w:rsidR="00F625AB" w:rsidDel="005F23DE" w:rsidRDefault="00F625AB" w:rsidP="00EA2CED">
            <w:pPr>
              <w:ind w:firstLine="0"/>
              <w:rPr>
                <w:del w:id="360" w:author="Chen Heller" w:date="2023-01-04T10:07:00Z"/>
              </w:rPr>
            </w:pPr>
            <w:del w:id="361" w:author="Chen Heller" w:date="2023-01-04T10:07:00Z">
              <w:r w:rsidDel="005F23DE">
                <w:delText>1.50 (0.28)</w:delText>
              </w:r>
            </w:del>
          </w:p>
        </w:tc>
        <w:tc>
          <w:tcPr>
            <w:tcW w:w="1701" w:type="dxa"/>
          </w:tcPr>
          <w:p w14:paraId="4D0E8BF7" w14:textId="56E0DDF9" w:rsidR="00F625AB" w:rsidDel="005F23DE" w:rsidRDefault="00F625AB" w:rsidP="00EA2CED">
            <w:pPr>
              <w:ind w:firstLine="0"/>
              <w:rPr>
                <w:del w:id="362" w:author="Chen Heller" w:date="2023-01-04T10:07:00Z"/>
              </w:rPr>
            </w:pPr>
            <w:del w:id="363" w:author="Chen Heller" w:date="2023-01-04T10:07:00Z">
              <w:r w:rsidDel="005F23DE">
                <w:delText>1.39 (0.64)</w:delText>
              </w:r>
            </w:del>
          </w:p>
        </w:tc>
        <w:tc>
          <w:tcPr>
            <w:tcW w:w="709" w:type="dxa"/>
          </w:tcPr>
          <w:p w14:paraId="421C6915" w14:textId="0BB08AAD" w:rsidR="00F625AB" w:rsidDel="005F23DE" w:rsidRDefault="00F625AB" w:rsidP="00EA2CED">
            <w:pPr>
              <w:ind w:firstLine="0"/>
              <w:rPr>
                <w:del w:id="364" w:author="Chen Heller" w:date="2023-01-04T10:07:00Z"/>
              </w:rPr>
            </w:pPr>
          </w:p>
        </w:tc>
        <w:tc>
          <w:tcPr>
            <w:tcW w:w="992" w:type="dxa"/>
          </w:tcPr>
          <w:p w14:paraId="56F8291D" w14:textId="30033D6F" w:rsidR="00F625AB" w:rsidDel="005F23DE" w:rsidRDefault="00F625AB" w:rsidP="00EA2CED">
            <w:pPr>
              <w:ind w:firstLine="0"/>
              <w:rPr>
                <w:del w:id="365" w:author="Chen Heller" w:date="2023-01-04T10:07:00Z"/>
              </w:rPr>
            </w:pPr>
            <w:del w:id="366" w:author="Chen Heller" w:date="2023-01-04T10:07:00Z">
              <w:r w:rsidDel="005F23DE">
                <w:delText>0.699</w:delText>
              </w:r>
            </w:del>
          </w:p>
        </w:tc>
        <w:tc>
          <w:tcPr>
            <w:tcW w:w="1701" w:type="dxa"/>
          </w:tcPr>
          <w:p w14:paraId="094E1940" w14:textId="6D4C7EDE" w:rsidR="00F625AB" w:rsidDel="005F23DE" w:rsidRDefault="00F625AB" w:rsidP="00EA2CED">
            <w:pPr>
              <w:ind w:firstLine="0"/>
              <w:rPr>
                <w:del w:id="367" w:author="Chen Heller" w:date="2023-01-04T10:07:00Z"/>
              </w:rPr>
            </w:pPr>
            <w:del w:id="368" w:author="Chen Heller" w:date="2023-01-04T10:07:00Z">
              <w:r w:rsidDel="005F23DE">
                <w:delText>-0.14, 0.36</w:delText>
              </w:r>
            </w:del>
          </w:p>
        </w:tc>
        <w:tc>
          <w:tcPr>
            <w:tcW w:w="709" w:type="dxa"/>
          </w:tcPr>
          <w:p w14:paraId="142B6C51" w14:textId="25823B03" w:rsidR="00F625AB" w:rsidDel="005F23DE" w:rsidRDefault="00F625AB" w:rsidP="00EA2CED">
            <w:pPr>
              <w:ind w:firstLine="0"/>
              <w:rPr>
                <w:del w:id="369" w:author="Chen Heller" w:date="2023-01-04T10:07:00Z"/>
              </w:rPr>
            </w:pPr>
            <w:del w:id="370" w:author="Chen Heller" w:date="2023-01-04T10:07:00Z">
              <w:r w:rsidDel="005F23DE">
                <w:delText>0.23</w:delText>
              </w:r>
            </w:del>
          </w:p>
        </w:tc>
      </w:tr>
      <w:tr w:rsidR="00F625AB" w:rsidDel="005F23DE" w14:paraId="546D8528" w14:textId="668B2B96" w:rsidTr="002872CF">
        <w:trPr>
          <w:trHeight w:val="490"/>
          <w:del w:id="371"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EA2CED">
            <w:pPr>
              <w:ind w:firstLine="0"/>
              <w:rPr>
                <w:del w:id="372" w:author="Chen Heller" w:date="2023-01-04T10:07:00Z"/>
                <w:b/>
                <w:bCs/>
              </w:rPr>
            </w:pPr>
          </w:p>
        </w:tc>
        <w:tc>
          <w:tcPr>
            <w:tcW w:w="2268" w:type="dxa"/>
          </w:tcPr>
          <w:p w14:paraId="66320C4C" w14:textId="4269E1AA" w:rsidR="00F625AB" w:rsidRPr="00EA2CED" w:rsidDel="005F23DE" w:rsidRDefault="00F625AB" w:rsidP="00EA2CED">
            <w:pPr>
              <w:ind w:firstLine="0"/>
              <w:rPr>
                <w:del w:id="373" w:author="Chen Heller" w:date="2023-01-04T10:07:00Z"/>
                <w:b/>
                <w:bCs/>
              </w:rPr>
            </w:pPr>
            <w:del w:id="374"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EA2CED">
            <w:pPr>
              <w:ind w:firstLine="0"/>
              <w:rPr>
                <w:del w:id="375" w:author="Chen Heller" w:date="2023-01-04T10:07:00Z"/>
              </w:rPr>
            </w:pPr>
            <w:del w:id="376" w:author="Chen Heller" w:date="2023-01-04T10:07:00Z">
              <w:r w:rsidDel="005F23DE">
                <w:delText>37.20 (1.09)</w:delText>
              </w:r>
            </w:del>
          </w:p>
        </w:tc>
        <w:tc>
          <w:tcPr>
            <w:tcW w:w="1701" w:type="dxa"/>
          </w:tcPr>
          <w:p w14:paraId="3158147C" w14:textId="50684E38" w:rsidR="00F625AB" w:rsidDel="005F23DE" w:rsidRDefault="00F625AB" w:rsidP="00EA2CED">
            <w:pPr>
              <w:ind w:firstLine="0"/>
              <w:rPr>
                <w:del w:id="377" w:author="Chen Heller" w:date="2023-01-04T10:07:00Z"/>
              </w:rPr>
            </w:pPr>
            <w:del w:id="378" w:author="Chen Heller" w:date="2023-01-04T10:07:00Z">
              <w:r w:rsidDel="005F23DE">
                <w:delText>37.67 (1.17)</w:delText>
              </w:r>
            </w:del>
          </w:p>
        </w:tc>
        <w:tc>
          <w:tcPr>
            <w:tcW w:w="709" w:type="dxa"/>
          </w:tcPr>
          <w:p w14:paraId="1B169B5C" w14:textId="6EFEDACB" w:rsidR="00F625AB" w:rsidDel="005F23DE" w:rsidRDefault="00F625AB" w:rsidP="00EA2CED">
            <w:pPr>
              <w:ind w:firstLine="0"/>
              <w:rPr>
                <w:del w:id="379" w:author="Chen Heller" w:date="2023-01-04T10:07:00Z"/>
              </w:rPr>
            </w:pPr>
            <w:del w:id="380" w:author="Chen Heller" w:date="2023-01-04T10:07:00Z">
              <w:r w:rsidDel="005F23DE">
                <w:delText>1</w:delText>
              </w:r>
            </w:del>
          </w:p>
        </w:tc>
        <w:tc>
          <w:tcPr>
            <w:tcW w:w="992" w:type="dxa"/>
          </w:tcPr>
          <w:p w14:paraId="4D52E8BF" w14:textId="5F2941EB" w:rsidR="00F625AB" w:rsidDel="005F23DE" w:rsidRDefault="00F625AB" w:rsidP="00EA2CED">
            <w:pPr>
              <w:ind w:firstLine="0"/>
              <w:rPr>
                <w:del w:id="381" w:author="Chen Heller" w:date="2023-01-04T10:07:00Z"/>
              </w:rPr>
            </w:pPr>
            <w:del w:id="382" w:author="Chen Heller" w:date="2023-01-04T10:07:00Z">
              <w:r w:rsidDel="005F23DE">
                <w:delText>0.342</w:delText>
              </w:r>
            </w:del>
          </w:p>
        </w:tc>
        <w:tc>
          <w:tcPr>
            <w:tcW w:w="1701" w:type="dxa"/>
          </w:tcPr>
          <w:p w14:paraId="00B7B671" w14:textId="4CD9181A" w:rsidR="00F625AB" w:rsidDel="005F23DE" w:rsidRDefault="00F625AB" w:rsidP="00EA2CED">
            <w:pPr>
              <w:ind w:firstLine="0"/>
              <w:rPr>
                <w:del w:id="383" w:author="Chen Heller" w:date="2023-01-04T10:07:00Z"/>
              </w:rPr>
            </w:pPr>
            <w:del w:id="384" w:author="Chen Heller" w:date="2023-01-04T10:07:00Z">
              <w:r w:rsidDel="005F23DE">
                <w:delText>-1.54, 0.60</w:delText>
              </w:r>
            </w:del>
          </w:p>
        </w:tc>
        <w:tc>
          <w:tcPr>
            <w:tcW w:w="709" w:type="dxa"/>
          </w:tcPr>
          <w:p w14:paraId="22DEB25E" w14:textId="7439C017" w:rsidR="00F625AB" w:rsidDel="005F23DE" w:rsidRDefault="00F625AB" w:rsidP="00EA2CED">
            <w:pPr>
              <w:ind w:firstLine="0"/>
              <w:rPr>
                <w:del w:id="385" w:author="Chen Heller" w:date="2023-01-04T10:07:00Z"/>
              </w:rPr>
            </w:pPr>
            <w:del w:id="386" w:author="Chen Heller" w:date="2023-01-04T10:07:00Z">
              <w:r w:rsidDel="005F23DE">
                <w:delText>0.34</w:delText>
              </w:r>
            </w:del>
          </w:p>
        </w:tc>
      </w:tr>
      <w:tr w:rsidR="00F625AB" w:rsidDel="005F23DE" w14:paraId="3477F4C1" w14:textId="4BB3B5E1" w:rsidTr="002872CF">
        <w:trPr>
          <w:trHeight w:val="490"/>
          <w:del w:id="387"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EA2CED">
            <w:pPr>
              <w:ind w:firstLine="0"/>
              <w:rPr>
                <w:del w:id="388" w:author="Chen Heller" w:date="2023-01-04T10:07:00Z"/>
                <w:b/>
                <w:bCs/>
              </w:rPr>
            </w:pPr>
          </w:p>
        </w:tc>
        <w:tc>
          <w:tcPr>
            <w:tcW w:w="2268" w:type="dxa"/>
          </w:tcPr>
          <w:p w14:paraId="20977C07" w14:textId="2015A152" w:rsidR="00F625AB" w:rsidRPr="00EA2CED" w:rsidDel="005F23DE" w:rsidRDefault="00F625AB" w:rsidP="00EA2CED">
            <w:pPr>
              <w:ind w:firstLine="0"/>
              <w:rPr>
                <w:del w:id="389" w:author="Chen Heller" w:date="2023-01-04T10:07:00Z"/>
                <w:b/>
                <w:bCs/>
              </w:rPr>
            </w:pPr>
            <w:del w:id="390"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EA2CED">
            <w:pPr>
              <w:ind w:firstLine="0"/>
              <w:rPr>
                <w:del w:id="391" w:author="Chen Heller" w:date="2023-01-04T10:07:00Z"/>
              </w:rPr>
            </w:pPr>
            <w:del w:id="392" w:author="Chen Heller" w:date="2023-01-04T10:07:00Z">
              <w:r w:rsidDel="005F23DE">
                <w:delText>140.44 (34.23)</w:delText>
              </w:r>
            </w:del>
          </w:p>
        </w:tc>
        <w:tc>
          <w:tcPr>
            <w:tcW w:w="1701" w:type="dxa"/>
          </w:tcPr>
          <w:p w14:paraId="6D58D2D8" w14:textId="6D9E60C4" w:rsidR="00F625AB" w:rsidDel="005F23DE" w:rsidRDefault="00F625AB" w:rsidP="00EA2CED">
            <w:pPr>
              <w:ind w:firstLine="0"/>
              <w:rPr>
                <w:del w:id="393" w:author="Chen Heller" w:date="2023-01-04T10:07:00Z"/>
              </w:rPr>
            </w:pPr>
            <w:del w:id="394" w:author="Chen Heller" w:date="2023-01-04T10:07:00Z">
              <w:r w:rsidDel="005F23DE">
                <w:delText>144.27 (33.21)</w:delText>
              </w:r>
            </w:del>
          </w:p>
        </w:tc>
        <w:tc>
          <w:tcPr>
            <w:tcW w:w="709" w:type="dxa"/>
          </w:tcPr>
          <w:p w14:paraId="039DA348" w14:textId="6FF329F9" w:rsidR="00F625AB" w:rsidDel="005F23DE" w:rsidRDefault="00F625AB" w:rsidP="00EA2CED">
            <w:pPr>
              <w:ind w:firstLine="0"/>
              <w:rPr>
                <w:del w:id="395" w:author="Chen Heller" w:date="2023-01-04T10:07:00Z"/>
              </w:rPr>
            </w:pPr>
          </w:p>
        </w:tc>
        <w:tc>
          <w:tcPr>
            <w:tcW w:w="992" w:type="dxa"/>
          </w:tcPr>
          <w:p w14:paraId="518DA98B" w14:textId="7591B0BE" w:rsidR="00F625AB" w:rsidDel="005F23DE" w:rsidRDefault="00F625AB" w:rsidP="00EA2CED">
            <w:pPr>
              <w:ind w:firstLine="0"/>
              <w:rPr>
                <w:del w:id="396" w:author="Chen Heller" w:date="2023-01-04T10:07:00Z"/>
              </w:rPr>
            </w:pPr>
            <w:del w:id="397" w:author="Chen Heller" w:date="2023-01-04T10:07:00Z">
              <w:r w:rsidDel="005F23DE">
                <w:delText>0.273</w:delText>
              </w:r>
            </w:del>
          </w:p>
        </w:tc>
        <w:tc>
          <w:tcPr>
            <w:tcW w:w="1701" w:type="dxa"/>
          </w:tcPr>
          <w:p w14:paraId="42AE0FAA" w14:textId="4F50092A" w:rsidR="00F625AB" w:rsidDel="005F23DE" w:rsidRDefault="00F625AB" w:rsidP="00EA2CED">
            <w:pPr>
              <w:ind w:firstLine="0"/>
              <w:rPr>
                <w:del w:id="398" w:author="Chen Heller" w:date="2023-01-04T10:07:00Z"/>
              </w:rPr>
            </w:pPr>
            <w:del w:id="399" w:author="Chen Heller" w:date="2023-01-04T10:07:00Z">
              <w:r w:rsidDel="005F23DE">
                <w:delText>-9.62, 1.93</w:delText>
              </w:r>
            </w:del>
          </w:p>
        </w:tc>
        <w:tc>
          <w:tcPr>
            <w:tcW w:w="709" w:type="dxa"/>
          </w:tcPr>
          <w:p w14:paraId="2A9BC241" w14:textId="5CFC075F" w:rsidR="00F625AB" w:rsidDel="005F23DE" w:rsidRDefault="00F625AB" w:rsidP="00EA2CED">
            <w:pPr>
              <w:ind w:firstLine="0"/>
              <w:rPr>
                <w:del w:id="400" w:author="Chen Heller" w:date="2023-01-04T10:07:00Z"/>
              </w:rPr>
            </w:pPr>
            <w:del w:id="401" w:author="Chen Heller" w:date="2023-01-04T10:07:00Z">
              <w:r w:rsidDel="005F23DE">
                <w:delText>0.40</w:delText>
              </w:r>
            </w:del>
          </w:p>
        </w:tc>
      </w:tr>
      <w:tr w:rsidR="00F625AB" w:rsidDel="005F23DE" w14:paraId="4916FD57" w14:textId="21E09EA2" w:rsidTr="002872CF">
        <w:trPr>
          <w:trHeight w:val="490"/>
          <w:del w:id="402"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EA2CED">
            <w:pPr>
              <w:ind w:firstLine="0"/>
              <w:rPr>
                <w:del w:id="403" w:author="Chen Heller" w:date="2023-01-04T10:07:00Z"/>
                <w:b/>
                <w:bCs/>
              </w:rPr>
            </w:pPr>
          </w:p>
        </w:tc>
        <w:tc>
          <w:tcPr>
            <w:tcW w:w="2268" w:type="dxa"/>
          </w:tcPr>
          <w:p w14:paraId="7B3078D3" w14:textId="144CC248" w:rsidR="00F625AB" w:rsidRPr="00EA2CED" w:rsidDel="005F23DE" w:rsidRDefault="00F625AB" w:rsidP="00EA2CED">
            <w:pPr>
              <w:ind w:firstLine="0"/>
              <w:rPr>
                <w:del w:id="404" w:author="Chen Heller" w:date="2023-01-04T10:07:00Z"/>
                <w:b/>
                <w:bCs/>
              </w:rPr>
            </w:pPr>
            <w:del w:id="405"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EA2CED">
            <w:pPr>
              <w:ind w:firstLine="0"/>
              <w:rPr>
                <w:del w:id="406" w:author="Chen Heller" w:date="2023-01-04T10:07:00Z"/>
              </w:rPr>
            </w:pPr>
            <w:del w:id="407" w:author="Chen Heller" w:date="2023-01-04T10:07:00Z">
              <w:r w:rsidDel="005F23DE">
                <w:delText>416.56 (60.57)</w:delText>
              </w:r>
            </w:del>
          </w:p>
        </w:tc>
        <w:tc>
          <w:tcPr>
            <w:tcW w:w="1701" w:type="dxa"/>
          </w:tcPr>
          <w:p w14:paraId="2343C3E5" w14:textId="2BDF22A2" w:rsidR="00F625AB" w:rsidDel="005F23DE" w:rsidRDefault="00F625AB" w:rsidP="00EA2CED">
            <w:pPr>
              <w:ind w:firstLine="0"/>
              <w:rPr>
                <w:del w:id="408" w:author="Chen Heller" w:date="2023-01-04T10:07:00Z"/>
              </w:rPr>
            </w:pPr>
            <w:del w:id="409" w:author="Chen Heller" w:date="2023-01-04T10:07:00Z">
              <w:r w:rsidDel="005F23DE">
                <w:delText>423.96 (45.40)</w:delText>
              </w:r>
            </w:del>
          </w:p>
        </w:tc>
        <w:tc>
          <w:tcPr>
            <w:tcW w:w="709" w:type="dxa"/>
          </w:tcPr>
          <w:p w14:paraId="79BEE7E1" w14:textId="2A4067F6" w:rsidR="00F625AB" w:rsidDel="005F23DE" w:rsidRDefault="00F625AB" w:rsidP="00EA2CED">
            <w:pPr>
              <w:ind w:firstLine="0"/>
              <w:rPr>
                <w:del w:id="410" w:author="Chen Heller" w:date="2023-01-04T10:07:00Z"/>
              </w:rPr>
            </w:pPr>
          </w:p>
        </w:tc>
        <w:tc>
          <w:tcPr>
            <w:tcW w:w="992" w:type="dxa"/>
          </w:tcPr>
          <w:p w14:paraId="2BD28BB7" w14:textId="6B55262E" w:rsidR="00F625AB" w:rsidDel="005F23DE" w:rsidRDefault="00F625AB" w:rsidP="00EA2CED">
            <w:pPr>
              <w:ind w:firstLine="0"/>
              <w:rPr>
                <w:del w:id="411" w:author="Chen Heller" w:date="2023-01-04T10:07:00Z"/>
              </w:rPr>
            </w:pPr>
            <w:del w:id="412" w:author="Chen Heller" w:date="2023-01-04T10:07:00Z">
              <w:r w:rsidDel="005F23DE">
                <w:delText>0.316</w:delText>
              </w:r>
            </w:del>
          </w:p>
        </w:tc>
        <w:tc>
          <w:tcPr>
            <w:tcW w:w="1701" w:type="dxa"/>
          </w:tcPr>
          <w:p w14:paraId="4746B163" w14:textId="5DE35E1A" w:rsidR="00F625AB" w:rsidDel="005F23DE" w:rsidRDefault="00F625AB" w:rsidP="00EA2CED">
            <w:pPr>
              <w:ind w:firstLine="0"/>
              <w:rPr>
                <w:del w:id="413" w:author="Chen Heller" w:date="2023-01-04T10:07:00Z"/>
              </w:rPr>
            </w:pPr>
            <w:del w:id="414" w:author="Chen Heller" w:date="2023-01-04T10:07:00Z">
              <w:r w:rsidDel="005F23DE">
                <w:delText>-17.63, 2.74</w:delText>
              </w:r>
            </w:del>
          </w:p>
        </w:tc>
        <w:tc>
          <w:tcPr>
            <w:tcW w:w="709" w:type="dxa"/>
          </w:tcPr>
          <w:p w14:paraId="7E100EDC" w14:textId="240D00B3" w:rsidR="00F625AB" w:rsidDel="005F23DE" w:rsidRDefault="00F625AB" w:rsidP="00EA2CED">
            <w:pPr>
              <w:ind w:firstLine="0"/>
              <w:rPr>
                <w:del w:id="415" w:author="Chen Heller" w:date="2023-01-04T10:07:00Z"/>
              </w:rPr>
            </w:pPr>
            <w:del w:id="416" w:author="Chen Heller" w:date="2023-01-04T10:07:00Z">
              <w:r w:rsidDel="005F23DE">
                <w:delText>0.40</w:delText>
              </w:r>
            </w:del>
          </w:p>
        </w:tc>
      </w:tr>
      <w:tr w:rsidR="00F625AB" w:rsidDel="005F23DE" w14:paraId="1A30158E" w14:textId="49C614D6" w:rsidTr="002872CF">
        <w:trPr>
          <w:trHeight w:val="490"/>
          <w:del w:id="417"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EA2CED">
            <w:pPr>
              <w:ind w:firstLine="0"/>
              <w:rPr>
                <w:del w:id="418"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EA2CED">
            <w:pPr>
              <w:ind w:firstLine="0"/>
              <w:rPr>
                <w:del w:id="419" w:author="Chen Heller" w:date="2023-01-04T10:07:00Z"/>
                <w:b/>
                <w:bCs/>
              </w:rPr>
            </w:pPr>
            <w:del w:id="420"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EA2CED">
            <w:pPr>
              <w:ind w:firstLine="0"/>
              <w:rPr>
                <w:del w:id="421" w:author="Chen Heller" w:date="2023-01-04T10:07:00Z"/>
              </w:rPr>
            </w:pPr>
            <w:del w:id="422"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EA2CED">
            <w:pPr>
              <w:ind w:firstLine="0"/>
              <w:rPr>
                <w:del w:id="423" w:author="Chen Heller" w:date="2023-01-04T10:07:00Z"/>
              </w:rPr>
            </w:pPr>
            <w:del w:id="424"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EA2CED">
            <w:pPr>
              <w:ind w:firstLine="0"/>
              <w:rPr>
                <w:del w:id="425" w:author="Chen Heller" w:date="2023-01-04T10:07:00Z"/>
              </w:rPr>
            </w:pPr>
          </w:p>
        </w:tc>
        <w:tc>
          <w:tcPr>
            <w:tcW w:w="992" w:type="dxa"/>
            <w:tcBorders>
              <w:bottom w:val="single" w:sz="12" w:space="0" w:color="auto"/>
            </w:tcBorders>
          </w:tcPr>
          <w:p w14:paraId="776B89AD" w14:textId="0BFB1FA2" w:rsidR="00F625AB" w:rsidDel="005F23DE" w:rsidRDefault="00F625AB" w:rsidP="00EA2CED">
            <w:pPr>
              <w:ind w:firstLine="0"/>
              <w:rPr>
                <w:del w:id="426" w:author="Chen Heller" w:date="2023-01-04T10:07:00Z"/>
              </w:rPr>
            </w:pPr>
            <w:del w:id="427"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EA2CED">
            <w:pPr>
              <w:ind w:firstLine="0"/>
              <w:rPr>
                <w:del w:id="428" w:author="Chen Heller" w:date="2023-01-04T10:07:00Z"/>
              </w:rPr>
            </w:pPr>
            <w:del w:id="429"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EA2CED">
            <w:pPr>
              <w:ind w:firstLine="0"/>
              <w:rPr>
                <w:del w:id="430" w:author="Chen Heller" w:date="2023-01-04T10:07:00Z"/>
              </w:rPr>
            </w:pPr>
            <w:del w:id="431" w:author="Chen Heller" w:date="2023-01-04T10:07:00Z">
              <w:r w:rsidDel="005F23DE">
                <w:delText>0.13</w:delText>
              </w:r>
            </w:del>
          </w:p>
        </w:tc>
      </w:tr>
      <w:tr w:rsidR="00F625AB" w:rsidDel="005F23DE" w14:paraId="3E212A02" w14:textId="18AB2C2C" w:rsidTr="002872CF">
        <w:trPr>
          <w:trHeight w:val="490"/>
          <w:del w:id="432" w:author="Chen Heller" w:date="2023-01-04T10:07:00Z"/>
        </w:trPr>
        <w:tc>
          <w:tcPr>
            <w:tcW w:w="10065" w:type="dxa"/>
            <w:gridSpan w:val="8"/>
            <w:tcBorders>
              <w:top w:val="single" w:sz="12" w:space="0" w:color="auto"/>
            </w:tcBorders>
          </w:tcPr>
          <w:p w14:paraId="41B7AAD3" w14:textId="23052D64" w:rsidR="00F625AB" w:rsidDel="005F23DE" w:rsidRDefault="00F625AB" w:rsidP="00EA2CED">
            <w:pPr>
              <w:ind w:firstLine="0"/>
              <w:rPr>
                <w:del w:id="433" w:author="Chen Heller" w:date="2023-01-04T10:07:00Z"/>
              </w:rPr>
            </w:pPr>
            <w:del w:id="434"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F71D0B">
      <w:pPr>
        <w:ind w:firstLine="0"/>
        <w:rPr>
          <w:del w:id="435" w:author="Chen Heller" w:date="2023-01-04T10:07:00Z"/>
        </w:rPr>
      </w:pPr>
    </w:p>
    <w:p w14:paraId="1EC99FEE" w14:textId="78372361" w:rsidR="009B0704" w:rsidDel="005F23DE" w:rsidRDefault="009B0704" w:rsidP="009B0704">
      <w:pPr>
        <w:pStyle w:val="NoSpacing"/>
        <w:keepNext/>
        <w:bidi w:val="0"/>
        <w:rPr>
          <w:del w:id="436" w:author="Chen Heller" w:date="2023-01-04T10:07:00Z"/>
        </w:rPr>
      </w:pPr>
      <w:del w:id="437" w:author="Chen Heller" w:date="2023-01-04T10:07:00Z">
        <w:r w:rsidRPr="009B0704" w:rsidDel="005F23DE">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7FD7E4E6" w:rsidR="00AE66BB" w:rsidRDefault="00C072CE" w:rsidP="002872CF">
      <w:pPr>
        <w:pStyle w:val="Caption"/>
        <w:jc w:val="left"/>
      </w:pPr>
      <w:bookmarkStart w:id="438" w:name="_Ref113877160"/>
      <w:del w:id="439"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438"/>
        <w:r w:rsidDel="005F23DE">
          <w:delText xml:space="preserve">. </w:delText>
        </w:r>
        <w:bookmarkStart w:id="440"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r w:rsidR="002872CF">
        <w:t xml:space="preserve"> </w:t>
      </w:r>
      <w:bookmarkEnd w:id="440"/>
    </w:p>
    <w:p w14:paraId="478CC092" w14:textId="7EEDD442" w:rsidR="005948F8" w:rsidRPr="005948F8" w:rsidDel="00A561BE" w:rsidRDefault="005948F8" w:rsidP="005948F8">
      <w:pPr>
        <w:rPr>
          <w:del w:id="441" w:author="Chen Heller" w:date="2023-01-04T10:10:00Z"/>
        </w:rPr>
      </w:pPr>
    </w:p>
    <w:p w14:paraId="65366A3D" w14:textId="29AA2BC8" w:rsidR="00D826D9" w:rsidDel="00A561BE" w:rsidRDefault="00D826D9" w:rsidP="006238E0">
      <w:pPr>
        <w:pStyle w:val="Heading3"/>
        <w:rPr>
          <w:del w:id="442" w:author="Chen Heller" w:date="2023-01-04T10:10:00Z"/>
        </w:rPr>
      </w:pPr>
      <w:bookmarkStart w:id="443" w:name="_Toc114485381"/>
      <w:del w:id="444" w:author="Chen Heller" w:date="2023-01-04T10:10:00Z">
        <w:r w:rsidDel="00A561BE">
          <w:delText>Discussion</w:delText>
        </w:r>
        <w:bookmarkEnd w:id="443"/>
      </w:del>
    </w:p>
    <w:p w14:paraId="25BD0ACD" w14:textId="7E4F32D0" w:rsidR="00197453" w:rsidDel="00A561BE" w:rsidRDefault="005B4E48" w:rsidP="00543738">
      <w:pPr>
        <w:ind w:firstLine="0"/>
        <w:rPr>
          <w:del w:id="445" w:author="Chen Heller" w:date="2023-01-04T10:10:00Z"/>
        </w:rPr>
      </w:pPr>
      <w:del w:id="446"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lastRenderedPageBreak/>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6238E0">
      <w:pPr>
        <w:pStyle w:val="Heading2"/>
        <w:rPr>
          <w:del w:id="447" w:author="Chen Heller" w:date="2023-01-04T10:12:00Z"/>
          <w:rtl/>
        </w:rPr>
      </w:pPr>
      <w:bookmarkStart w:id="448" w:name="_Toc114485382"/>
      <w:del w:id="449"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448"/>
      </w:del>
    </w:p>
    <w:p w14:paraId="6ED892B3" w14:textId="484AD34A" w:rsidR="00D826D9" w:rsidDel="00094743" w:rsidRDefault="007D3BA7" w:rsidP="00F0095E">
      <w:pPr>
        <w:ind w:firstLine="0"/>
        <w:rPr>
          <w:del w:id="450" w:author="Chen Heller" w:date="2023-01-04T10:12:00Z"/>
        </w:rPr>
      </w:pPr>
      <w:del w:id="451"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6238E0">
      <w:pPr>
        <w:pStyle w:val="Heading3"/>
        <w:rPr>
          <w:del w:id="452" w:author="Chen Heller" w:date="2023-01-03T17:25:00Z"/>
        </w:rPr>
      </w:pPr>
      <w:bookmarkStart w:id="453" w:name="_Toc114485383"/>
      <w:del w:id="454" w:author="Chen Heller" w:date="2023-01-03T17:25:00Z">
        <w:r w:rsidDel="00B23456">
          <w:delText>Methods</w:delText>
        </w:r>
        <w:bookmarkEnd w:id="453"/>
      </w:del>
    </w:p>
    <w:p w14:paraId="3B29F863" w14:textId="2287F0E3" w:rsidR="00D826D9" w:rsidDel="00B23456" w:rsidRDefault="00D826D9" w:rsidP="006238E0">
      <w:pPr>
        <w:pStyle w:val="Heading4"/>
        <w:rPr>
          <w:del w:id="455" w:author="Chen Heller" w:date="2023-01-03T17:25:00Z"/>
        </w:rPr>
      </w:pPr>
      <w:bookmarkStart w:id="456" w:name="_Toc114485384"/>
      <w:del w:id="457" w:author="Chen Heller" w:date="2023-01-03T17:25:00Z">
        <w:r w:rsidDel="00B23456">
          <w:delText>Participants</w:delText>
        </w:r>
        <w:bookmarkEnd w:id="456"/>
      </w:del>
    </w:p>
    <w:p w14:paraId="542AD451" w14:textId="181A10CF" w:rsidR="00D826D9" w:rsidRPr="00354457" w:rsidDel="00B23456" w:rsidRDefault="00F0095E" w:rsidP="00B23456">
      <w:pPr>
        <w:ind w:firstLine="0"/>
        <w:rPr>
          <w:del w:id="458" w:author="Chen Heller" w:date="2023-01-03T17:25:00Z"/>
        </w:rPr>
      </w:pPr>
      <w:del w:id="459"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pPr>
        <w:ind w:firstLine="0"/>
        <w:pPrChange w:id="460" w:author="Chen Heller" w:date="2023-01-03T17:25:00Z">
          <w:pPr>
            <w:pStyle w:val="Heading3"/>
          </w:pPr>
        </w:pPrChange>
      </w:pPr>
      <w:bookmarkStart w:id="461" w:name="_Toc114485385"/>
      <w:del w:id="462" w:author="Chen Heller" w:date="2023-01-03T17:25:00Z">
        <w:r w:rsidDel="00B23456">
          <w:delText>Stimuli</w:delText>
        </w:r>
        <w:r w:rsidR="008E682E" w:rsidDel="00B23456">
          <w:delText>, Apparatus and Procedure</w:delText>
        </w:r>
      </w:del>
      <w:bookmarkEnd w:id="461"/>
    </w:p>
    <w:p w14:paraId="1151CE81" w14:textId="6BEACAD6" w:rsidR="00D826D9" w:rsidRDefault="00D826D9" w:rsidP="00EE6512">
      <w:pPr>
        <w:ind w:firstLine="0"/>
      </w:pPr>
      <w:del w:id="463"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464"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465" w:author="Chen Heller" w:date="2023-01-03T17:19:00Z">
        <w:r w:rsidDel="00621802">
          <w:delText xml:space="preserve">. </w:delText>
        </w:r>
      </w:del>
      <w:del w:id="466"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467"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468"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6238E0">
      <w:pPr>
        <w:pStyle w:val="Heading3"/>
        <w:rPr>
          <w:del w:id="469" w:author="Chen Heller" w:date="2023-01-04T10:14:00Z"/>
        </w:rPr>
      </w:pPr>
      <w:bookmarkStart w:id="470" w:name="_Toc114485386"/>
      <w:del w:id="471" w:author="Chen Heller" w:date="2023-01-04T10:14:00Z">
        <w:r w:rsidDel="005B45DE">
          <w:delText>Results</w:delText>
        </w:r>
        <w:bookmarkEnd w:id="470"/>
      </w:del>
    </w:p>
    <w:p w14:paraId="3C8905BD" w14:textId="567CFF55" w:rsidR="0045341F" w:rsidDel="00094743" w:rsidRDefault="00BA4221" w:rsidP="002973C7">
      <w:pPr>
        <w:ind w:firstLine="0"/>
        <w:rPr>
          <w:del w:id="472" w:author="Chen Heller" w:date="2023-01-04T10:12:00Z"/>
        </w:rPr>
      </w:pPr>
      <w:del w:id="473"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212789">
      <w:pPr>
        <w:rPr>
          <w:del w:id="474" w:author="Chen Heller" w:date="2023-01-04T10:13:00Z"/>
        </w:rPr>
      </w:pPr>
      <w:del w:id="475"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050C27">
      <w:pPr>
        <w:rPr>
          <w:del w:id="476" w:author="Chen Heller" w:date="2023-01-04T10:14:00Z"/>
        </w:rPr>
      </w:pPr>
      <w:del w:id="477"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212789">
      <w:pPr>
        <w:rPr>
          <w:del w:id="478" w:author="Chen Heller" w:date="2023-01-04T10:14:00Z"/>
        </w:rPr>
      </w:pPr>
    </w:p>
    <w:p w14:paraId="3D3AA847" w14:textId="671C7454" w:rsidR="001D150D" w:rsidDel="005B45DE" w:rsidRDefault="001D150D" w:rsidP="002973C7">
      <w:pPr>
        <w:pStyle w:val="Caption"/>
        <w:keepNext/>
        <w:rPr>
          <w:del w:id="479" w:author="Chen Heller" w:date="2023-01-04T10:14:00Z"/>
        </w:rPr>
      </w:pPr>
      <w:bookmarkStart w:id="480" w:name="_Ref114067946"/>
      <w:del w:id="481" w:author="Chen Heller" w:date="2023-01-04T10:14:00Z">
        <w:r w:rsidDel="005B45DE">
          <w:delText xml:space="preserve">Table </w:delText>
        </w:r>
        <w:r w:rsidDel="005B45DE">
          <w:fldChar w:fldCharType="begin"/>
        </w:r>
        <w:r w:rsidDel="005B45DE">
          <w:delInstrText xml:space="preserve"> SEQ Table \* ARABIC </w:delInstrText>
        </w:r>
        <w:r w:rsidDel="005B45DE">
          <w:fldChar w:fldCharType="separate"/>
        </w:r>
        <w:r w:rsidR="003251EA" w:rsidDel="005B45DE">
          <w:rPr>
            <w:noProof/>
          </w:rPr>
          <w:delText>3</w:delText>
        </w:r>
        <w:r w:rsidDel="005B45DE">
          <w:rPr>
            <w:noProof/>
          </w:rPr>
          <w:fldChar w:fldCharType="end"/>
        </w:r>
        <w:bookmarkEnd w:id="480"/>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482" w:author="Chen Heller" w:date="2023-01-04T10:14:00Z"/>
        </w:trPr>
        <w:tc>
          <w:tcPr>
            <w:tcW w:w="284" w:type="dxa"/>
            <w:tcBorders>
              <w:top w:val="single" w:sz="12" w:space="0" w:color="auto"/>
            </w:tcBorders>
          </w:tcPr>
          <w:p w14:paraId="3C2A7954" w14:textId="49A7964D" w:rsidR="00B65BC7" w:rsidDel="005B45DE" w:rsidRDefault="00B65BC7" w:rsidP="00EA2CED">
            <w:pPr>
              <w:ind w:firstLine="0"/>
              <w:rPr>
                <w:del w:id="483" w:author="Chen Heller" w:date="2023-01-04T10:14:00Z"/>
              </w:rPr>
            </w:pPr>
          </w:p>
        </w:tc>
        <w:tc>
          <w:tcPr>
            <w:tcW w:w="2268" w:type="dxa"/>
            <w:tcBorders>
              <w:top w:val="single" w:sz="12" w:space="0" w:color="auto"/>
            </w:tcBorders>
          </w:tcPr>
          <w:p w14:paraId="447D5578" w14:textId="3D3DF55E" w:rsidR="00B65BC7" w:rsidDel="005B45DE" w:rsidRDefault="00B65BC7" w:rsidP="00EA2CED">
            <w:pPr>
              <w:ind w:firstLine="0"/>
              <w:rPr>
                <w:del w:id="484"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EA2CED">
            <w:pPr>
              <w:ind w:firstLine="0"/>
              <w:jc w:val="center"/>
              <w:rPr>
                <w:del w:id="485" w:author="Chen Heller" w:date="2023-01-04T10:14:00Z"/>
                <w:b/>
                <w:bCs/>
              </w:rPr>
            </w:pPr>
            <w:del w:id="486"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2973C7">
            <w:pPr>
              <w:ind w:firstLine="0"/>
              <w:jc w:val="center"/>
              <w:rPr>
                <w:del w:id="487" w:author="Chen Heller" w:date="2023-01-04T10:14:00Z"/>
                <w:b/>
                <w:bCs/>
              </w:rPr>
            </w:pPr>
            <w:del w:id="488"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EA2CED">
            <w:pPr>
              <w:ind w:firstLine="0"/>
              <w:jc w:val="center"/>
              <w:rPr>
                <w:del w:id="489" w:author="Chen Heller" w:date="2023-01-04T10:14:00Z"/>
                <w:b/>
                <w:bCs/>
              </w:rPr>
            </w:pPr>
          </w:p>
        </w:tc>
        <w:tc>
          <w:tcPr>
            <w:tcW w:w="992" w:type="dxa"/>
            <w:tcBorders>
              <w:top w:val="single" w:sz="12" w:space="0" w:color="auto"/>
            </w:tcBorders>
          </w:tcPr>
          <w:p w14:paraId="622950C3" w14:textId="7B8EFDDE" w:rsidR="00B65BC7" w:rsidRPr="00EA2CED" w:rsidDel="005B45DE" w:rsidRDefault="00B65BC7" w:rsidP="00EA2CED">
            <w:pPr>
              <w:ind w:firstLine="0"/>
              <w:jc w:val="center"/>
              <w:rPr>
                <w:del w:id="490" w:author="Chen Heller" w:date="2023-01-04T10:14:00Z"/>
                <w:b/>
                <w:bCs/>
              </w:rPr>
            </w:pPr>
          </w:p>
        </w:tc>
        <w:tc>
          <w:tcPr>
            <w:tcW w:w="1701" w:type="dxa"/>
            <w:tcBorders>
              <w:top w:val="single" w:sz="12" w:space="0" w:color="auto"/>
            </w:tcBorders>
          </w:tcPr>
          <w:p w14:paraId="660C3615" w14:textId="37AE3066" w:rsidR="00B65BC7" w:rsidDel="005B45DE" w:rsidRDefault="00B65BC7" w:rsidP="00EA2CED">
            <w:pPr>
              <w:ind w:firstLine="0"/>
              <w:rPr>
                <w:del w:id="491" w:author="Chen Heller" w:date="2023-01-04T10:14:00Z"/>
              </w:rPr>
            </w:pPr>
          </w:p>
        </w:tc>
        <w:tc>
          <w:tcPr>
            <w:tcW w:w="709" w:type="dxa"/>
            <w:tcBorders>
              <w:top w:val="single" w:sz="12" w:space="0" w:color="auto"/>
            </w:tcBorders>
          </w:tcPr>
          <w:p w14:paraId="7D83BD62" w14:textId="3083918C" w:rsidR="00B65BC7" w:rsidDel="005B45DE" w:rsidRDefault="00B65BC7" w:rsidP="00EA2CED">
            <w:pPr>
              <w:ind w:firstLine="0"/>
              <w:rPr>
                <w:del w:id="492" w:author="Chen Heller" w:date="2023-01-04T10:14:00Z"/>
              </w:rPr>
            </w:pPr>
          </w:p>
        </w:tc>
      </w:tr>
      <w:tr w:rsidR="00B65BC7" w:rsidDel="005B45DE" w14:paraId="48C9E5AC" w14:textId="26B6782D" w:rsidTr="002973C7">
        <w:trPr>
          <w:trHeight w:val="254"/>
          <w:del w:id="493" w:author="Chen Heller" w:date="2023-01-04T10:14:00Z"/>
        </w:trPr>
        <w:tc>
          <w:tcPr>
            <w:tcW w:w="284" w:type="dxa"/>
            <w:tcBorders>
              <w:bottom w:val="single" w:sz="12" w:space="0" w:color="auto"/>
            </w:tcBorders>
          </w:tcPr>
          <w:p w14:paraId="6320FD83" w14:textId="617D81A4" w:rsidR="00B65BC7" w:rsidRPr="00EA2CED" w:rsidDel="005B45DE" w:rsidRDefault="00B65BC7" w:rsidP="00EA2CED">
            <w:pPr>
              <w:ind w:firstLine="0"/>
              <w:rPr>
                <w:del w:id="494"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EA2CED">
            <w:pPr>
              <w:ind w:firstLine="0"/>
              <w:rPr>
                <w:del w:id="495"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EA2CED">
            <w:pPr>
              <w:ind w:firstLine="0"/>
              <w:rPr>
                <w:del w:id="496" w:author="Chen Heller" w:date="2023-01-04T10:14:00Z"/>
                <w:b/>
                <w:bCs/>
              </w:rPr>
            </w:pPr>
            <w:del w:id="497"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EA2CED">
            <w:pPr>
              <w:ind w:firstLine="0"/>
              <w:rPr>
                <w:del w:id="498" w:author="Chen Heller" w:date="2023-01-04T10:14:00Z"/>
                <w:b/>
                <w:bCs/>
              </w:rPr>
            </w:pPr>
            <w:del w:id="499"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EA2CED">
            <w:pPr>
              <w:ind w:firstLine="0"/>
              <w:rPr>
                <w:del w:id="500" w:author="Chen Heller" w:date="2023-01-04T10:14:00Z"/>
                <w:b/>
                <w:bCs/>
              </w:rPr>
            </w:pPr>
            <w:del w:id="501"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EA2CED">
            <w:pPr>
              <w:ind w:firstLine="0"/>
              <w:rPr>
                <w:del w:id="502" w:author="Chen Heller" w:date="2023-01-04T10:14:00Z"/>
                <w:b/>
                <w:bCs/>
              </w:rPr>
            </w:pPr>
            <w:del w:id="503"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EA2CED">
            <w:pPr>
              <w:ind w:firstLine="0"/>
              <w:rPr>
                <w:del w:id="504" w:author="Chen Heller" w:date="2023-01-04T10:14:00Z"/>
                <w:b/>
                <w:bCs/>
              </w:rPr>
            </w:pPr>
            <w:del w:id="505"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EA2CED">
            <w:pPr>
              <w:ind w:firstLine="0"/>
              <w:rPr>
                <w:del w:id="506" w:author="Chen Heller" w:date="2023-01-04T10:14:00Z"/>
                <w:b/>
                <w:bCs/>
              </w:rPr>
            </w:pPr>
            <w:del w:id="507" w:author="Chen Heller" w:date="2023-01-04T10:14:00Z">
              <w:r w:rsidDel="005B45DE">
                <w:rPr>
                  <w:b/>
                  <w:bCs/>
                </w:rPr>
                <w:delText>d</w:delText>
              </w:r>
            </w:del>
          </w:p>
        </w:tc>
      </w:tr>
      <w:tr w:rsidR="00B65BC7" w:rsidDel="005B45DE" w14:paraId="43185318" w14:textId="2F125864" w:rsidTr="002973C7">
        <w:trPr>
          <w:trHeight w:val="313"/>
          <w:del w:id="508" w:author="Chen Heller" w:date="2023-01-04T10:14:00Z"/>
        </w:trPr>
        <w:tc>
          <w:tcPr>
            <w:tcW w:w="10065" w:type="dxa"/>
            <w:gridSpan w:val="8"/>
            <w:tcBorders>
              <w:top w:val="single" w:sz="12" w:space="0" w:color="auto"/>
            </w:tcBorders>
          </w:tcPr>
          <w:p w14:paraId="047CCEDB" w14:textId="7D39D7A2" w:rsidR="00B65BC7" w:rsidDel="005B45DE" w:rsidRDefault="00B65BC7" w:rsidP="00EA2CED">
            <w:pPr>
              <w:ind w:firstLine="0"/>
              <w:rPr>
                <w:del w:id="509" w:author="Chen Heller" w:date="2023-01-04T10:14:00Z"/>
              </w:rPr>
            </w:pPr>
            <w:del w:id="510" w:author="Chen Heller" w:date="2023-01-04T10:14:00Z">
              <w:r w:rsidDel="005B45DE">
                <w:rPr>
                  <w:b/>
                  <w:bCs/>
                </w:rPr>
                <w:delText>Reaching</w:delText>
              </w:r>
            </w:del>
          </w:p>
        </w:tc>
      </w:tr>
      <w:tr w:rsidR="00B65BC7" w:rsidDel="005B45DE" w14:paraId="4FFCFB7D" w14:textId="1BA10A66" w:rsidTr="002973C7">
        <w:trPr>
          <w:trHeight w:val="490"/>
          <w:del w:id="511"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EA2CED">
            <w:pPr>
              <w:ind w:firstLine="0"/>
              <w:rPr>
                <w:del w:id="512" w:author="Chen Heller" w:date="2023-01-04T10:14:00Z"/>
                <w:b/>
                <w:bCs/>
              </w:rPr>
            </w:pPr>
          </w:p>
        </w:tc>
        <w:tc>
          <w:tcPr>
            <w:tcW w:w="2268" w:type="dxa"/>
          </w:tcPr>
          <w:p w14:paraId="6EB8D387" w14:textId="4AC67FA6" w:rsidR="00B65BC7" w:rsidRPr="00EA2CED" w:rsidDel="005B45DE" w:rsidRDefault="00B65BC7" w:rsidP="00EA2CED">
            <w:pPr>
              <w:ind w:firstLine="0"/>
              <w:rPr>
                <w:del w:id="513" w:author="Chen Heller" w:date="2023-01-04T10:14:00Z"/>
                <w:b/>
                <w:bCs/>
              </w:rPr>
            </w:pPr>
            <w:del w:id="514" w:author="Chen Heller" w:date="2023-01-04T10:14:00Z">
              <w:r w:rsidRPr="00EA2CED" w:rsidDel="005B45DE">
                <w:rPr>
                  <w:b/>
                  <w:bCs/>
                </w:rPr>
                <w:delText>Reach area</w:delText>
              </w:r>
            </w:del>
          </w:p>
        </w:tc>
        <w:tc>
          <w:tcPr>
            <w:tcW w:w="1701" w:type="dxa"/>
          </w:tcPr>
          <w:p w14:paraId="4397D548" w14:textId="132DCF8F" w:rsidR="00B65BC7" w:rsidDel="005B45DE" w:rsidRDefault="00B65BC7" w:rsidP="00EA2CED">
            <w:pPr>
              <w:ind w:firstLine="0"/>
              <w:rPr>
                <w:del w:id="515" w:author="Chen Heller" w:date="2023-01-04T10:14:00Z"/>
              </w:rPr>
            </w:pPr>
            <w:del w:id="516" w:author="Chen Heller" w:date="2023-01-04T10:14:00Z">
              <w:r w:rsidDel="005B45DE">
                <w:delText>2 (0.30)</w:delText>
              </w:r>
            </w:del>
          </w:p>
        </w:tc>
        <w:tc>
          <w:tcPr>
            <w:tcW w:w="1701" w:type="dxa"/>
          </w:tcPr>
          <w:p w14:paraId="32DE1315" w14:textId="58399685" w:rsidR="00B65BC7" w:rsidDel="005B45DE" w:rsidRDefault="00B65BC7" w:rsidP="00EA2CED">
            <w:pPr>
              <w:ind w:firstLine="0"/>
              <w:rPr>
                <w:del w:id="517" w:author="Chen Heller" w:date="2023-01-04T10:14:00Z"/>
              </w:rPr>
            </w:pPr>
            <w:del w:id="518" w:author="Chen Heller" w:date="2023-01-04T10:14:00Z">
              <w:r w:rsidDel="005B45DE">
                <w:delText>1.73 (0.25)</w:delText>
              </w:r>
            </w:del>
          </w:p>
        </w:tc>
        <w:tc>
          <w:tcPr>
            <w:tcW w:w="709" w:type="dxa"/>
          </w:tcPr>
          <w:p w14:paraId="0C8EE400" w14:textId="088BC818" w:rsidR="00B65BC7" w:rsidDel="005B45DE" w:rsidRDefault="00B65BC7" w:rsidP="00EA2CED">
            <w:pPr>
              <w:ind w:firstLine="0"/>
              <w:rPr>
                <w:del w:id="519" w:author="Chen Heller" w:date="2023-01-04T10:14:00Z"/>
              </w:rPr>
            </w:pPr>
            <w:del w:id="520" w:author="Chen Heller" w:date="2023-01-04T10:14:00Z">
              <w:r w:rsidDel="005B45DE">
                <w:delText>3.02</w:delText>
              </w:r>
            </w:del>
          </w:p>
        </w:tc>
        <w:tc>
          <w:tcPr>
            <w:tcW w:w="992" w:type="dxa"/>
          </w:tcPr>
          <w:p w14:paraId="60CD7F88" w14:textId="797F6D0D" w:rsidR="00B65BC7" w:rsidDel="005B45DE" w:rsidRDefault="00B65BC7" w:rsidP="00EA2CED">
            <w:pPr>
              <w:ind w:firstLine="0"/>
              <w:rPr>
                <w:del w:id="521" w:author="Chen Heller" w:date="2023-01-04T10:14:00Z"/>
              </w:rPr>
            </w:pPr>
            <w:del w:id="522" w:author="Chen Heller" w:date="2023-01-04T10:14:00Z">
              <w:r w:rsidDel="005B45DE">
                <w:delText>0.023</w:delText>
              </w:r>
            </w:del>
          </w:p>
        </w:tc>
        <w:tc>
          <w:tcPr>
            <w:tcW w:w="1701" w:type="dxa"/>
          </w:tcPr>
          <w:p w14:paraId="46A272B3" w14:textId="72B3D8FB" w:rsidR="00B65BC7" w:rsidDel="005B45DE" w:rsidRDefault="00B65BC7" w:rsidP="00EA2CED">
            <w:pPr>
              <w:ind w:firstLine="0"/>
              <w:rPr>
                <w:del w:id="523" w:author="Chen Heller" w:date="2023-01-04T10:14:00Z"/>
              </w:rPr>
            </w:pPr>
            <w:del w:id="524" w:author="Chen Heller" w:date="2023-01-04T10:14:00Z">
              <w:r w:rsidDel="005B45DE">
                <w:delText>0.05, 0.48</w:delText>
              </w:r>
            </w:del>
          </w:p>
        </w:tc>
        <w:tc>
          <w:tcPr>
            <w:tcW w:w="709" w:type="dxa"/>
          </w:tcPr>
          <w:p w14:paraId="61172540" w14:textId="7B3782C7" w:rsidR="00B65BC7" w:rsidDel="005B45DE" w:rsidRDefault="00B65BC7" w:rsidP="00EA2CED">
            <w:pPr>
              <w:ind w:firstLine="0"/>
              <w:rPr>
                <w:del w:id="525" w:author="Chen Heller" w:date="2023-01-04T10:14:00Z"/>
              </w:rPr>
            </w:pPr>
            <w:del w:id="526" w:author="Chen Heller" w:date="2023-01-04T10:14:00Z">
              <w:r w:rsidDel="005B45DE">
                <w:delText>1.14</w:delText>
              </w:r>
            </w:del>
          </w:p>
        </w:tc>
      </w:tr>
      <w:tr w:rsidR="00B65BC7" w:rsidDel="005B45DE" w14:paraId="11FBE247" w14:textId="7A9ABB7B" w:rsidTr="002973C7">
        <w:trPr>
          <w:trHeight w:val="490"/>
          <w:del w:id="527"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EA2CED">
            <w:pPr>
              <w:ind w:firstLine="0"/>
              <w:rPr>
                <w:del w:id="528" w:author="Chen Heller" w:date="2023-01-04T10:14:00Z"/>
                <w:b/>
                <w:bCs/>
              </w:rPr>
            </w:pPr>
          </w:p>
        </w:tc>
        <w:tc>
          <w:tcPr>
            <w:tcW w:w="2268" w:type="dxa"/>
          </w:tcPr>
          <w:p w14:paraId="7FB444DD" w14:textId="04B0564C" w:rsidR="00B65BC7" w:rsidRPr="00EA2CED" w:rsidDel="005B45DE" w:rsidRDefault="00B65BC7" w:rsidP="00EA2CED">
            <w:pPr>
              <w:ind w:firstLine="0"/>
              <w:rPr>
                <w:del w:id="529" w:author="Chen Heller" w:date="2023-01-04T10:14:00Z"/>
                <w:b/>
                <w:bCs/>
              </w:rPr>
            </w:pPr>
            <w:del w:id="530"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EA2CED">
            <w:pPr>
              <w:ind w:firstLine="0"/>
              <w:rPr>
                <w:del w:id="531" w:author="Chen Heller" w:date="2023-01-04T10:14:00Z"/>
              </w:rPr>
            </w:pPr>
            <w:del w:id="532" w:author="Chen Heller" w:date="2023-01-04T10:14:00Z">
              <w:r w:rsidDel="005B45DE">
                <w:delText>38.27 (1.25)</w:delText>
              </w:r>
            </w:del>
          </w:p>
        </w:tc>
        <w:tc>
          <w:tcPr>
            <w:tcW w:w="1701" w:type="dxa"/>
          </w:tcPr>
          <w:p w14:paraId="6A1D56A3" w14:textId="2CE21B01" w:rsidR="00B65BC7" w:rsidDel="005B45DE" w:rsidRDefault="00B65BC7" w:rsidP="00EA2CED">
            <w:pPr>
              <w:ind w:firstLine="0"/>
              <w:rPr>
                <w:del w:id="533" w:author="Chen Heller" w:date="2023-01-04T10:14:00Z"/>
              </w:rPr>
            </w:pPr>
            <w:del w:id="534" w:author="Chen Heller" w:date="2023-01-04T10:14:00Z">
              <w:r w:rsidDel="005B45DE">
                <w:delText>39.23 (1.74)</w:delText>
              </w:r>
            </w:del>
          </w:p>
        </w:tc>
        <w:tc>
          <w:tcPr>
            <w:tcW w:w="709" w:type="dxa"/>
          </w:tcPr>
          <w:p w14:paraId="0291A175" w14:textId="2A80AF61" w:rsidR="00B65BC7" w:rsidDel="005B45DE" w:rsidRDefault="00B65BC7" w:rsidP="00EA2CED">
            <w:pPr>
              <w:ind w:firstLine="0"/>
              <w:rPr>
                <w:del w:id="535" w:author="Chen Heller" w:date="2023-01-04T10:14:00Z"/>
              </w:rPr>
            </w:pPr>
            <w:del w:id="536" w:author="Chen Heller" w:date="2023-01-04T10:14:00Z">
              <w:r w:rsidDel="005B45DE">
                <w:delText>3.69</w:delText>
              </w:r>
            </w:del>
          </w:p>
        </w:tc>
        <w:tc>
          <w:tcPr>
            <w:tcW w:w="992" w:type="dxa"/>
          </w:tcPr>
          <w:p w14:paraId="27EBAABF" w14:textId="7292D5BC" w:rsidR="00B65BC7" w:rsidDel="005B45DE" w:rsidRDefault="00B65BC7" w:rsidP="00EA2CED">
            <w:pPr>
              <w:ind w:firstLine="0"/>
              <w:rPr>
                <w:del w:id="537" w:author="Chen Heller" w:date="2023-01-04T10:14:00Z"/>
              </w:rPr>
            </w:pPr>
            <w:del w:id="538" w:author="Chen Heller" w:date="2023-01-04T10:14:00Z">
              <w:r w:rsidDel="005B45DE">
                <w:delText>0.010</w:delText>
              </w:r>
            </w:del>
          </w:p>
        </w:tc>
        <w:tc>
          <w:tcPr>
            <w:tcW w:w="1701" w:type="dxa"/>
          </w:tcPr>
          <w:p w14:paraId="17021F6F" w14:textId="1A39BE33" w:rsidR="00B65BC7" w:rsidDel="005B45DE" w:rsidRDefault="00B65BC7" w:rsidP="00EA2CED">
            <w:pPr>
              <w:ind w:firstLine="0"/>
              <w:rPr>
                <w:del w:id="539" w:author="Chen Heller" w:date="2023-01-04T10:14:00Z"/>
              </w:rPr>
            </w:pPr>
            <w:del w:id="540" w:author="Chen Heller" w:date="2023-01-04T10:14:00Z">
              <w:r w:rsidDel="005B45DE">
                <w:delText>-1.59, -0.32</w:delText>
              </w:r>
            </w:del>
          </w:p>
        </w:tc>
        <w:tc>
          <w:tcPr>
            <w:tcW w:w="709" w:type="dxa"/>
          </w:tcPr>
          <w:p w14:paraId="477C98BA" w14:textId="74EE7210" w:rsidR="00B65BC7" w:rsidDel="005B45DE" w:rsidRDefault="00B65BC7" w:rsidP="00EA2CED">
            <w:pPr>
              <w:ind w:firstLine="0"/>
              <w:rPr>
                <w:del w:id="541" w:author="Chen Heller" w:date="2023-01-04T10:14:00Z"/>
              </w:rPr>
            </w:pPr>
            <w:del w:id="542" w:author="Chen Heller" w:date="2023-01-04T10:14:00Z">
              <w:r w:rsidDel="005B45DE">
                <w:delText>1.40</w:delText>
              </w:r>
            </w:del>
          </w:p>
        </w:tc>
      </w:tr>
      <w:tr w:rsidR="00B65BC7" w:rsidDel="005B45DE" w14:paraId="114D34EA" w14:textId="52499F43" w:rsidTr="002973C7">
        <w:trPr>
          <w:trHeight w:val="490"/>
          <w:del w:id="543"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EA2CED">
            <w:pPr>
              <w:ind w:firstLine="0"/>
              <w:rPr>
                <w:del w:id="544" w:author="Chen Heller" w:date="2023-01-04T10:14:00Z"/>
                <w:b/>
                <w:bCs/>
              </w:rPr>
            </w:pPr>
          </w:p>
        </w:tc>
        <w:tc>
          <w:tcPr>
            <w:tcW w:w="2268" w:type="dxa"/>
          </w:tcPr>
          <w:p w14:paraId="1CA70F67" w14:textId="379DDDE2" w:rsidR="00B65BC7" w:rsidRPr="00EA2CED" w:rsidDel="005B45DE" w:rsidRDefault="00B65BC7" w:rsidP="00EA2CED">
            <w:pPr>
              <w:ind w:firstLine="0"/>
              <w:rPr>
                <w:del w:id="545" w:author="Chen Heller" w:date="2023-01-04T10:14:00Z"/>
                <w:b/>
                <w:bCs/>
              </w:rPr>
            </w:pPr>
            <w:del w:id="546"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EA2CED">
            <w:pPr>
              <w:ind w:firstLine="0"/>
              <w:rPr>
                <w:del w:id="547" w:author="Chen Heller" w:date="2023-01-04T10:14:00Z"/>
              </w:rPr>
            </w:pPr>
            <w:del w:id="548" w:author="Chen Heller" w:date="2023-01-04T10:14:00Z">
              <w:r w:rsidDel="005B45DE">
                <w:delText>164.46 (26.10)</w:delText>
              </w:r>
            </w:del>
          </w:p>
        </w:tc>
        <w:tc>
          <w:tcPr>
            <w:tcW w:w="1701" w:type="dxa"/>
          </w:tcPr>
          <w:p w14:paraId="2BDBB3E3" w14:textId="418867DE" w:rsidR="00B65BC7" w:rsidDel="005B45DE" w:rsidRDefault="00B65BC7" w:rsidP="00EA2CED">
            <w:pPr>
              <w:ind w:firstLine="0"/>
              <w:rPr>
                <w:del w:id="549" w:author="Chen Heller" w:date="2023-01-04T10:14:00Z"/>
              </w:rPr>
            </w:pPr>
            <w:del w:id="550" w:author="Chen Heller" w:date="2023-01-04T10:14:00Z">
              <w:r w:rsidDel="005B45DE">
                <w:delText>175.93 (15.40)</w:delText>
              </w:r>
            </w:del>
          </w:p>
        </w:tc>
        <w:tc>
          <w:tcPr>
            <w:tcW w:w="709" w:type="dxa"/>
          </w:tcPr>
          <w:p w14:paraId="2690C41D" w14:textId="54027762" w:rsidR="00B65BC7" w:rsidDel="005B45DE" w:rsidRDefault="00B65BC7" w:rsidP="00EA2CED">
            <w:pPr>
              <w:ind w:firstLine="0"/>
              <w:rPr>
                <w:del w:id="551" w:author="Chen Heller" w:date="2023-01-04T10:14:00Z"/>
              </w:rPr>
            </w:pPr>
            <w:del w:id="552" w:author="Chen Heller" w:date="2023-01-04T10:14:00Z">
              <w:r w:rsidDel="005B45DE">
                <w:delText>2.22</w:delText>
              </w:r>
            </w:del>
          </w:p>
        </w:tc>
        <w:tc>
          <w:tcPr>
            <w:tcW w:w="992" w:type="dxa"/>
          </w:tcPr>
          <w:p w14:paraId="1AC04C4D" w14:textId="1D80BABB" w:rsidR="00B65BC7" w:rsidDel="005B45DE" w:rsidRDefault="00B65BC7" w:rsidP="00EA2CED">
            <w:pPr>
              <w:ind w:firstLine="0"/>
              <w:rPr>
                <w:del w:id="553" w:author="Chen Heller" w:date="2023-01-04T10:14:00Z"/>
              </w:rPr>
            </w:pPr>
            <w:del w:id="554" w:author="Chen Heller" w:date="2023-01-04T10:14:00Z">
              <w:r w:rsidDel="005B45DE">
                <w:delText>0.067</w:delText>
              </w:r>
            </w:del>
          </w:p>
        </w:tc>
        <w:tc>
          <w:tcPr>
            <w:tcW w:w="1701" w:type="dxa"/>
          </w:tcPr>
          <w:p w14:paraId="5E3BEF8D" w14:textId="000C3270" w:rsidR="00B65BC7" w:rsidDel="005B45DE" w:rsidRDefault="00B65BC7" w:rsidP="00EA2CED">
            <w:pPr>
              <w:ind w:firstLine="0"/>
              <w:rPr>
                <w:del w:id="555" w:author="Chen Heller" w:date="2023-01-04T10:14:00Z"/>
              </w:rPr>
            </w:pPr>
            <w:del w:id="556" w:author="Chen Heller" w:date="2023-01-04T10:14:00Z">
              <w:r w:rsidDel="005B45DE">
                <w:delText>-24.08, 1.12</w:delText>
              </w:r>
            </w:del>
          </w:p>
        </w:tc>
        <w:tc>
          <w:tcPr>
            <w:tcW w:w="709" w:type="dxa"/>
          </w:tcPr>
          <w:p w14:paraId="3C61DC4C" w14:textId="2E2165C2" w:rsidR="00B65BC7" w:rsidDel="005B45DE" w:rsidRDefault="00B65BC7" w:rsidP="00EA2CED">
            <w:pPr>
              <w:ind w:firstLine="0"/>
              <w:rPr>
                <w:del w:id="557" w:author="Chen Heller" w:date="2023-01-04T10:14:00Z"/>
              </w:rPr>
            </w:pPr>
            <w:del w:id="558" w:author="Chen Heller" w:date="2023-01-04T10:14:00Z">
              <w:r w:rsidDel="005B45DE">
                <w:delText>0.84</w:delText>
              </w:r>
            </w:del>
          </w:p>
        </w:tc>
      </w:tr>
      <w:tr w:rsidR="00B65BC7" w:rsidDel="005B45DE" w14:paraId="2B49790C" w14:textId="0529B65E" w:rsidTr="002973C7">
        <w:trPr>
          <w:trHeight w:val="490"/>
          <w:del w:id="559"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EA2CED">
            <w:pPr>
              <w:ind w:firstLine="0"/>
              <w:rPr>
                <w:del w:id="560" w:author="Chen Heller" w:date="2023-01-04T10:14:00Z"/>
                <w:b/>
                <w:bCs/>
              </w:rPr>
            </w:pPr>
          </w:p>
        </w:tc>
        <w:tc>
          <w:tcPr>
            <w:tcW w:w="2268" w:type="dxa"/>
          </w:tcPr>
          <w:p w14:paraId="76E6486F" w14:textId="03B2145F" w:rsidR="00B65BC7" w:rsidRPr="00EA2CED" w:rsidDel="005B45DE" w:rsidRDefault="00B65BC7" w:rsidP="00EA2CED">
            <w:pPr>
              <w:ind w:firstLine="0"/>
              <w:rPr>
                <w:del w:id="561" w:author="Chen Heller" w:date="2023-01-04T10:14:00Z"/>
                <w:b/>
                <w:bCs/>
              </w:rPr>
            </w:pPr>
            <w:del w:id="562"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EA2CED">
            <w:pPr>
              <w:ind w:firstLine="0"/>
              <w:rPr>
                <w:del w:id="563" w:author="Chen Heller" w:date="2023-01-04T10:14:00Z"/>
              </w:rPr>
            </w:pPr>
            <w:del w:id="564" w:author="Chen Heller" w:date="2023-01-04T10:14:00Z">
              <w:r w:rsidDel="005B45DE">
                <w:delText>391.95 (32.91)</w:delText>
              </w:r>
            </w:del>
          </w:p>
        </w:tc>
        <w:tc>
          <w:tcPr>
            <w:tcW w:w="1701" w:type="dxa"/>
          </w:tcPr>
          <w:p w14:paraId="7201221D" w14:textId="13B27D63" w:rsidR="00B65BC7" w:rsidDel="005B45DE" w:rsidRDefault="00B65BC7" w:rsidP="00EA2CED">
            <w:pPr>
              <w:ind w:firstLine="0"/>
              <w:rPr>
                <w:del w:id="565" w:author="Chen Heller" w:date="2023-01-04T10:14:00Z"/>
              </w:rPr>
            </w:pPr>
            <w:del w:id="566" w:author="Chen Heller" w:date="2023-01-04T10:14:00Z">
              <w:r w:rsidDel="005B45DE">
                <w:delText>403.35 (25.40)</w:delText>
              </w:r>
            </w:del>
          </w:p>
        </w:tc>
        <w:tc>
          <w:tcPr>
            <w:tcW w:w="709" w:type="dxa"/>
          </w:tcPr>
          <w:p w14:paraId="3086A51A" w14:textId="0D9C2B4D" w:rsidR="00B65BC7" w:rsidDel="005B45DE" w:rsidRDefault="00B65BC7" w:rsidP="00EA2CED">
            <w:pPr>
              <w:ind w:firstLine="0"/>
              <w:rPr>
                <w:del w:id="567" w:author="Chen Heller" w:date="2023-01-04T10:14:00Z"/>
              </w:rPr>
            </w:pPr>
            <w:del w:id="568" w:author="Chen Heller" w:date="2023-01-04T10:14:00Z">
              <w:r w:rsidDel="005B45DE">
                <w:delText>2.41</w:delText>
              </w:r>
            </w:del>
          </w:p>
        </w:tc>
        <w:tc>
          <w:tcPr>
            <w:tcW w:w="992" w:type="dxa"/>
          </w:tcPr>
          <w:p w14:paraId="3878A5F2" w14:textId="1BAD6115" w:rsidR="00B65BC7" w:rsidDel="005B45DE" w:rsidRDefault="00B65BC7" w:rsidP="00EA2CED">
            <w:pPr>
              <w:ind w:firstLine="0"/>
              <w:rPr>
                <w:del w:id="569" w:author="Chen Heller" w:date="2023-01-04T10:14:00Z"/>
              </w:rPr>
            </w:pPr>
            <w:del w:id="570" w:author="Chen Heller" w:date="2023-01-04T10:14:00Z">
              <w:r w:rsidDel="005B45DE">
                <w:delText>0.051</w:delText>
              </w:r>
            </w:del>
          </w:p>
        </w:tc>
        <w:tc>
          <w:tcPr>
            <w:tcW w:w="1701" w:type="dxa"/>
          </w:tcPr>
          <w:p w14:paraId="0783040B" w14:textId="66A6E5E2" w:rsidR="00B65BC7" w:rsidDel="005B45DE" w:rsidRDefault="00B65BC7" w:rsidP="00EA2CED">
            <w:pPr>
              <w:ind w:firstLine="0"/>
              <w:rPr>
                <w:del w:id="571" w:author="Chen Heller" w:date="2023-01-04T10:14:00Z"/>
              </w:rPr>
            </w:pPr>
            <w:del w:id="572" w:author="Chen Heller" w:date="2023-01-04T10:14:00Z">
              <w:r w:rsidDel="005B45DE">
                <w:delText>-22.92, 0.13</w:delText>
              </w:r>
            </w:del>
          </w:p>
        </w:tc>
        <w:tc>
          <w:tcPr>
            <w:tcW w:w="709" w:type="dxa"/>
          </w:tcPr>
          <w:p w14:paraId="483EC647" w14:textId="15B613FE" w:rsidR="00B65BC7" w:rsidDel="005B45DE" w:rsidRDefault="00B65BC7" w:rsidP="00EA2CED">
            <w:pPr>
              <w:ind w:firstLine="0"/>
              <w:rPr>
                <w:del w:id="573" w:author="Chen Heller" w:date="2023-01-04T10:14:00Z"/>
              </w:rPr>
            </w:pPr>
            <w:del w:id="574" w:author="Chen Heller" w:date="2023-01-04T10:14:00Z">
              <w:r w:rsidDel="005B45DE">
                <w:delText>0.91</w:delText>
              </w:r>
            </w:del>
          </w:p>
        </w:tc>
      </w:tr>
      <w:tr w:rsidR="00B65BC7" w:rsidDel="005B45DE" w14:paraId="67060BE0" w14:textId="783C74A2" w:rsidTr="002973C7">
        <w:trPr>
          <w:trHeight w:val="490"/>
          <w:del w:id="575"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EA2CED">
            <w:pPr>
              <w:ind w:firstLine="0"/>
              <w:rPr>
                <w:del w:id="576"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EA2CED">
            <w:pPr>
              <w:ind w:firstLine="0"/>
              <w:rPr>
                <w:del w:id="577" w:author="Chen Heller" w:date="2023-01-04T10:14:00Z"/>
                <w:b/>
                <w:bCs/>
              </w:rPr>
            </w:pPr>
            <w:del w:id="578"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EA2CED">
            <w:pPr>
              <w:ind w:firstLine="0"/>
              <w:rPr>
                <w:del w:id="579" w:author="Chen Heller" w:date="2023-01-04T10:14:00Z"/>
              </w:rPr>
            </w:pPr>
            <w:del w:id="580"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EA2CED">
            <w:pPr>
              <w:ind w:firstLine="0"/>
              <w:rPr>
                <w:del w:id="581" w:author="Chen Heller" w:date="2023-01-04T10:14:00Z"/>
              </w:rPr>
            </w:pPr>
            <w:del w:id="582"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EA2CED">
            <w:pPr>
              <w:ind w:firstLine="0"/>
              <w:rPr>
                <w:del w:id="583" w:author="Chen Heller" w:date="2023-01-04T10:14:00Z"/>
              </w:rPr>
            </w:pPr>
            <w:del w:id="584"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EA2CED">
            <w:pPr>
              <w:ind w:firstLine="0"/>
              <w:rPr>
                <w:del w:id="585" w:author="Chen Heller" w:date="2023-01-04T10:14:00Z"/>
              </w:rPr>
            </w:pPr>
            <w:del w:id="586"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EA2CED">
            <w:pPr>
              <w:ind w:firstLine="0"/>
              <w:rPr>
                <w:del w:id="587" w:author="Chen Heller" w:date="2023-01-04T10:14:00Z"/>
              </w:rPr>
            </w:pPr>
            <w:del w:id="588"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EA2CED">
            <w:pPr>
              <w:ind w:firstLine="0"/>
              <w:rPr>
                <w:del w:id="589" w:author="Chen Heller" w:date="2023-01-04T10:14:00Z"/>
              </w:rPr>
            </w:pPr>
            <w:del w:id="590" w:author="Chen Heller" w:date="2023-01-04T10:14:00Z">
              <w:r w:rsidDel="005B45DE">
                <w:delText>0.02</w:delText>
              </w:r>
            </w:del>
          </w:p>
        </w:tc>
      </w:tr>
      <w:tr w:rsidR="005A7125" w:rsidDel="005B45DE" w14:paraId="2FC93DC2" w14:textId="64CB17F1" w:rsidTr="002973C7">
        <w:trPr>
          <w:trHeight w:val="490"/>
          <w:del w:id="591" w:author="Chen Heller" w:date="2023-01-04T10:14:00Z"/>
        </w:trPr>
        <w:tc>
          <w:tcPr>
            <w:tcW w:w="10065" w:type="dxa"/>
            <w:gridSpan w:val="8"/>
            <w:tcBorders>
              <w:top w:val="single" w:sz="12" w:space="0" w:color="auto"/>
            </w:tcBorders>
          </w:tcPr>
          <w:p w14:paraId="1AD67167" w14:textId="4E5D1A69" w:rsidR="00F45D87" w:rsidDel="005B45DE" w:rsidRDefault="004A776C" w:rsidP="002973C7">
            <w:pPr>
              <w:ind w:firstLine="0"/>
              <w:rPr>
                <w:del w:id="592" w:author="Chen Heller" w:date="2023-01-04T10:14:00Z"/>
              </w:rPr>
            </w:pPr>
            <w:del w:id="593"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5D59F2">
      <w:pPr>
        <w:pStyle w:val="NoSpacing"/>
        <w:keepNext/>
        <w:bidi w:val="0"/>
        <w:rPr>
          <w:del w:id="594" w:author="Chen Heller" w:date="2023-01-04T10:14:00Z"/>
        </w:rPr>
      </w:pPr>
      <w:del w:id="595" w:author="Chen Heller" w:date="2023-01-04T10:14:00Z">
        <w:r w:rsidRPr="005D59F2" w:rsidDel="005B45DE">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8351C5">
      <w:pPr>
        <w:pStyle w:val="Caption"/>
        <w:jc w:val="left"/>
        <w:rPr>
          <w:del w:id="596" w:author="Chen Heller" w:date="2023-01-04T10:14:00Z"/>
        </w:rPr>
      </w:pPr>
      <w:bookmarkStart w:id="597" w:name="_Ref113877436"/>
      <w:del w:id="598" w:author="Chen Heller" w:date="2023-01-04T10:14:00Z">
        <w:r w:rsidDel="005B45DE">
          <w:delText xml:space="preserve">Figure </w:delText>
        </w:r>
        <w:r w:rsidDel="005B45DE">
          <w:fldChar w:fldCharType="begin"/>
        </w:r>
        <w:r w:rsidDel="005B45DE">
          <w:delInstrText xml:space="preserve"> SEQ Figure \* ARABIC </w:delInstrText>
        </w:r>
        <w:r w:rsidDel="005B45DE">
          <w:fldChar w:fldCharType="separate"/>
        </w:r>
        <w:r w:rsidR="0095479C" w:rsidDel="005B45DE">
          <w:rPr>
            <w:noProof/>
          </w:rPr>
          <w:delText>5</w:delText>
        </w:r>
        <w:r w:rsidDel="005B45DE">
          <w:rPr>
            <w:noProof/>
          </w:rPr>
          <w:fldChar w:fldCharType="end"/>
        </w:r>
        <w:bookmarkEnd w:id="597"/>
        <w:r w:rsidDel="005B45DE">
          <w:delText>.</w:delText>
        </w:r>
        <w:r w:rsidRPr="00F3771A" w:rsidDel="005B45DE">
          <w:rPr>
            <w:i w:val="0"/>
            <w:iCs w:val="0"/>
            <w:color w:val="auto"/>
            <w:sz w:val="24"/>
            <w:szCs w:val="24"/>
          </w:rPr>
          <w:delText xml:space="preserve"> </w:delText>
        </w:r>
        <w:r w:rsidRPr="00F3771A" w:rsidDel="005B45DE">
          <w:delText xml:space="preserve">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6238E0">
      <w:pPr>
        <w:pStyle w:val="Heading3"/>
        <w:rPr>
          <w:del w:id="599" w:author="Chen Heller" w:date="2023-01-04T10:15:00Z"/>
        </w:rPr>
      </w:pPr>
      <w:bookmarkStart w:id="600" w:name="_Toc114485387"/>
      <w:del w:id="601" w:author="Chen Heller" w:date="2023-01-04T10:15:00Z">
        <w:r w:rsidDel="00481457">
          <w:delText>Discussion</w:delText>
        </w:r>
        <w:bookmarkEnd w:id="600"/>
      </w:del>
    </w:p>
    <w:p w14:paraId="04CA93E9" w14:textId="7908CE26" w:rsidR="000E0EDB" w:rsidDel="00481457" w:rsidRDefault="00BA3CA8" w:rsidP="00B25647">
      <w:pPr>
        <w:ind w:firstLine="0"/>
        <w:rPr>
          <w:del w:id="602" w:author="Chen Heller" w:date="2023-01-04T10:15:00Z"/>
        </w:rPr>
      </w:pPr>
      <w:del w:id="603"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529FF09E" w:rsidR="00FC3846" w:rsidRDefault="00865203" w:rsidP="00212789">
      <w:del w:id="604" w:author="Chen Heller" w:date="2023-01-04T10:15:00Z">
        <w:r w:rsidDel="00481457">
          <w:lastRenderedPageBreak/>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r w:rsidR="00D826D9" w:rsidRPr="00A329D6">
        <w:t xml:space="preserve"> </w:t>
      </w:r>
    </w:p>
    <w:p w14:paraId="1176DED7" w14:textId="5E50C005" w:rsidR="00ED60E1" w:rsidDel="00741F3D" w:rsidRDefault="00CE37CA" w:rsidP="006238E0">
      <w:pPr>
        <w:pStyle w:val="Heading2"/>
        <w:rPr>
          <w:del w:id="605" w:author="Chen Heller" w:date="2023-01-04T14:55:00Z"/>
        </w:rPr>
      </w:pPr>
      <w:bookmarkStart w:id="606" w:name="_Toc114485388"/>
      <w:del w:id="607" w:author="Chen Heller" w:date="2023-01-04T14:55:00Z">
        <w:r w:rsidDel="00741F3D">
          <w:delText>Experiment 4</w:delText>
        </w:r>
        <w:bookmarkEnd w:id="606"/>
      </w:del>
    </w:p>
    <w:p w14:paraId="3D3FAF54" w14:textId="5B866E4E" w:rsidR="00D826D9" w:rsidRDefault="00A8788A" w:rsidP="00717FF1">
      <w:pPr>
        <w:ind w:firstLine="0"/>
      </w:pPr>
      <w:del w:id="608" w:author="Chen Heller" w:date="2023-01-04T14:58:00Z">
        <w:r w:rsidDel="00487224">
          <w:delText>Experiment 4</w:delText>
        </w:r>
        <w:r w:rsidR="00FC3846" w:rsidDel="00487224">
          <w:delText xml:space="preserve"> was</w:delText>
        </w:r>
      </w:del>
      <w:del w:id="609"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610"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611"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612"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613"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614"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615" w:author="Chen Heller" w:date="2023-01-04T15:03:00Z" w:name="move123737055"/>
      <w:moveFrom w:id="616" w:author="Chen Heller" w:date="2023-01-04T15:03:00Z">
        <w:r w:rsidR="00D826D9" w:rsidDel="008A62A7">
          <w:t xml:space="preserve">In accordance with previous findings </w:t>
        </w:r>
        <w:r w:rsidR="009A3064" w:rsidDel="008A62A7">
          <w:fldChar w:fldCharType="begin"/>
        </w:r>
        <w:r w:rsidR="00364024" w:rsidDel="008A62A7">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rsidDel="008A62A7">
          <w:fldChar w:fldCharType="separate"/>
        </w:r>
        <w:r w:rsidR="009A3064" w:rsidRPr="009A3064" w:rsidDel="008A62A7">
          <w:rPr>
            <w:rFonts w:ascii="Times New Roman" w:hAnsi="Times New Roman" w:cs="Times New Roman"/>
          </w:rPr>
          <w:t>(Xiao et al., 2015</w:t>
        </w:r>
        <w:r w:rsidR="009A3064" w:rsidDel="008A62A7">
          <w:fldChar w:fldCharType="end"/>
        </w:r>
        <w:r w:rsidR="009A3064" w:rsidDel="008A62A7">
          <w:t>; but see</w:t>
        </w:r>
        <w:r w:rsidR="0018350F" w:rsidDel="008A62A7">
          <w:t xml:space="preserve"> </w:t>
        </w:r>
        <w:r w:rsidR="0018350F" w:rsidDel="008A62A7">
          <w:fldChar w:fldCharType="begin"/>
        </w:r>
        <w:r w:rsidR="00364024" w:rsidDel="008A62A7">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rsidDel="008A62A7">
          <w:fldChar w:fldCharType="separate"/>
        </w:r>
        <w:r w:rsidR="0018350F" w:rsidRPr="0018350F" w:rsidDel="008A62A7">
          <w:rPr>
            <w:rFonts w:ascii="Times New Roman" w:hAnsi="Times New Roman" w:cs="Times New Roman"/>
          </w:rPr>
          <w:t>Dehaene et al., 2001</w:t>
        </w:r>
        <w:r w:rsidR="0018350F" w:rsidDel="008A62A7">
          <w:rPr>
            <w:rFonts w:ascii="Times New Roman" w:hAnsi="Times New Roman" w:cs="Times New Roman"/>
          </w:rPr>
          <w:t>,</w:t>
        </w:r>
        <w:r w:rsidR="0018350F" w:rsidDel="008A62A7">
          <w:fldChar w:fldCharType="end"/>
        </w:r>
        <w:r w:rsidR="009A3064" w:rsidDel="008A62A7">
          <w:t xml:space="preserve"> </w:t>
        </w:r>
        <w:r w:rsidR="0018350F" w:rsidDel="008A62A7">
          <w:t>were a large effect was found using a keyboard)</w:t>
        </w:r>
        <w:r w:rsidR="009A3064" w:rsidDel="008A62A7">
          <w:t xml:space="preserve"> </w:t>
        </w:r>
        <w:r w:rsidR="00C46CA3" w:rsidDel="008A62A7">
          <w:t xml:space="preserve">I </w:t>
        </w:r>
        <w:r w:rsidR="00D826D9" w:rsidDel="008A62A7">
          <w:t>expect</w:t>
        </w:r>
        <w:r w:rsidR="009F470F" w:rsidDel="008A62A7">
          <w:t>ed</w:t>
        </w:r>
        <w:r w:rsidR="00D826D9" w:rsidDel="008A62A7">
          <w:t xml:space="preserve"> that the </w:t>
        </w:r>
        <w:r w:rsidR="0035029B" w:rsidDel="008A62A7">
          <w:t xml:space="preserve">effect found in </w:t>
        </w:r>
        <w:r w:rsidR="004F066D" w:rsidDel="008A62A7">
          <w:t xml:space="preserve">the </w:t>
        </w:r>
        <w:r w:rsidR="0035029B" w:rsidDel="008A62A7">
          <w:t xml:space="preserve">motion tracking </w:t>
        </w:r>
        <w:r w:rsidR="004F066D" w:rsidDel="008A62A7">
          <w:t xml:space="preserve">session </w:t>
        </w:r>
        <w:r w:rsidR="0035029B" w:rsidDel="008A62A7">
          <w:t xml:space="preserve">(namely, the </w:t>
        </w:r>
        <w:r w:rsidR="00D826D9" w:rsidDel="008A62A7">
          <w:t>reach area variable</w:t>
        </w:r>
        <w:r w:rsidR="0035029B" w:rsidDel="008A62A7">
          <w:t>)</w:t>
        </w:r>
        <w:r w:rsidR="00D826D9" w:rsidDel="008A62A7">
          <w:t xml:space="preserve"> would produce a larger congruency effect than the </w:t>
        </w:r>
        <w:r w:rsidR="0035029B" w:rsidDel="008A62A7">
          <w:t>effect in the keyboard session (</w:t>
        </w:r>
        <w:r w:rsidR="00D826D9" w:rsidDel="008A62A7">
          <w:t>RT variable</w:t>
        </w:r>
        <w:r w:rsidR="0035029B" w:rsidDel="008A62A7">
          <w:t>)</w:t>
        </w:r>
        <w:r w:rsidR="00D826D9" w:rsidDel="008A62A7">
          <w:t>.</w:t>
        </w:r>
      </w:moveFrom>
      <w:moveFromRangeEnd w:id="615"/>
    </w:p>
    <w:p w14:paraId="4F35F08C" w14:textId="1E5D7171" w:rsidR="00D826D9" w:rsidRDefault="00D826D9" w:rsidP="006238E0">
      <w:pPr>
        <w:pStyle w:val="Heading3"/>
      </w:pPr>
      <w:bookmarkStart w:id="617" w:name="_Toc114485389"/>
      <w:r>
        <w:t>Methods</w:t>
      </w:r>
      <w:bookmarkEnd w:id="617"/>
    </w:p>
    <w:p w14:paraId="635A0C30" w14:textId="77777777" w:rsidR="00D826D9" w:rsidRDefault="00D826D9" w:rsidP="006238E0">
      <w:pPr>
        <w:pStyle w:val="Heading4"/>
      </w:pPr>
      <w:bookmarkStart w:id="618" w:name="_Toc114485390"/>
      <w:r>
        <w:t>Participants</w:t>
      </w:r>
      <w:bookmarkEnd w:id="618"/>
    </w:p>
    <w:p w14:paraId="10928BC5" w14:textId="1FBB320C" w:rsidR="00D826D9" w:rsidRDefault="004543AF" w:rsidP="008C0D4C">
      <w:pPr>
        <w:ind w:firstLine="0"/>
      </w:pPr>
      <w:del w:id="619"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w:t>
      </w:r>
      <w:r>
        <w:lastRenderedPageBreak/>
        <w:t xml:space="preserve">tracking system's recordings, another participant since the program crashed in the middle of her experiment, and </w:t>
      </w:r>
      <w:r w:rsidR="00C66BC3">
        <w:t>one</w:t>
      </w:r>
      <w:r>
        <w:t xml:space="preserve"> more quit before completing the experiment.</w:t>
      </w:r>
      <w:ins w:id="620" w:author="Chen Heller" w:date="2023-01-03T16:08:00Z">
        <w:r w:rsidR="007A6274" w:rsidRPr="007A6274">
          <w:t xml:space="preserve"> </w:t>
        </w:r>
      </w:ins>
      <w:moveToRangeStart w:id="621" w:author="Chen Heller" w:date="2023-01-03T16:08:00Z" w:name="move123654499"/>
      <w:moveTo w:id="622"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623"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624" w:author="Chen Heller" w:date="2023-01-03T16:08:00Z">
          <w:r w:rsidR="007A6274" w:rsidDel="003B662F">
            <w:delText>is</w:delText>
          </w:r>
        </w:del>
      </w:moveTo>
      <w:ins w:id="625" w:author="Chen Heller" w:date="2023-01-03T16:08:00Z">
        <w:r w:rsidR="003B662F">
          <w:t>e</w:t>
        </w:r>
      </w:ins>
      <w:moveTo w:id="626" w:author="Chen Heller" w:date="2023-01-03T16:08:00Z">
        <w:r w:rsidR="007A6274">
          <w:t xml:space="preserve"> experiment </w:t>
        </w:r>
        <w:del w:id="627" w:author="Chen Heller" w:date="2023-01-03T16:08:00Z">
          <w:r w:rsidR="007A6274" w:rsidDel="003B662F">
            <w:delText xml:space="preserve">– and all others reported here – </w:delText>
          </w:r>
        </w:del>
        <w:r w:rsidR="007A6274">
          <w:t>was approved by the Tel Aviv University ethics committee.</w:t>
        </w:r>
      </w:moveTo>
      <w:moveToRangeEnd w:id="621"/>
      <w:r>
        <w:t xml:space="preserve"> </w:t>
      </w:r>
      <w:r w:rsidR="00C859DE">
        <w:t xml:space="preserve">The </w:t>
      </w:r>
      <w:r w:rsidR="00EA0563">
        <w:t xml:space="preserve">sample size was determined following a power analysis, </w:t>
      </w:r>
      <w:del w:id="628" w:author="Chen Heller" w:date="2023-01-03T16:13:00Z">
        <w:r w:rsidR="00D826D9" w:rsidDel="00646D84">
          <w:delText xml:space="preserve">calculated </w:delText>
        </w:r>
      </w:del>
      <w:ins w:id="629"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630" w:author="Chen Heller" w:date="2023-01-03T16:10:00Z">
        <w:r w:rsidR="00D826D9" w:rsidDel="008B70CA">
          <w:delText xml:space="preserve">in </w:delText>
        </w:r>
      </w:del>
      <w:del w:id="631"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632" w:author="Chen Heller" w:date="2023-01-03T16:10:00Z">
        <w:r w:rsidR="008B70CA">
          <w:t xml:space="preserve">of </w:t>
        </w:r>
      </w:ins>
      <w:ins w:id="633" w:author="Chen Heller" w:date="2023-01-03T16:09:00Z">
        <w:r w:rsidR="008B70CA">
          <w:t>two pilot experiments</w:t>
        </w:r>
      </w:ins>
      <w:ins w:id="634" w:author="Chen Heller" w:date="2023-01-17T09:48:00Z">
        <w:r w:rsidR="00654998">
          <w:t xml:space="preserve"> that are not reported in this paper.</w:t>
        </w:r>
      </w:ins>
      <w:del w:id="635" w:author="Chen Heller" w:date="2023-01-03T16:13:00Z">
        <w:r w:rsidR="00D826D9" w:rsidDel="00646D84">
          <w:delText xml:space="preserve">. </w:delText>
        </w:r>
      </w:del>
      <w:ins w:id="636" w:author="Chen Heller" w:date="2023-01-03T16:13:00Z">
        <w:r w:rsidR="00646D84">
          <w:t xml:space="preserve"> </w:t>
        </w:r>
      </w:ins>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637" w:author="Chen Heller" w:date="2023-01-03T16:10:00Z">
        <w:r w:rsidR="00C46CA3" w:rsidDel="008345CC">
          <w:delText>I</w:delText>
        </w:r>
        <w:r w:rsidR="00D826D9" w:rsidRPr="006852A2" w:rsidDel="008345CC">
          <w:delText xml:space="preserve"> estimated t</w:delText>
        </w:r>
      </w:del>
      <w:ins w:id="638" w:author="Chen Heller" w:date="2023-01-03T16:10:00Z">
        <w:r w:rsidR="008345CC">
          <w:t>T</w:t>
        </w:r>
      </w:ins>
      <w:r w:rsidR="00D826D9" w:rsidRPr="006852A2">
        <w:t xml:space="preserve">he keyboard task's effect size </w:t>
      </w:r>
      <w:ins w:id="639"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640" w:author="Chen Heller" w:date="2023-01-03T16:11:00Z">
        <w:r w:rsidR="00333DEB" w:rsidDel="008345CC">
          <w:delText>my</w:delText>
        </w:r>
        <w:r w:rsidR="00D826D9" w:rsidRPr="006852A2" w:rsidDel="008345CC">
          <w:delText xml:space="preserve"> </w:delText>
        </w:r>
      </w:del>
      <w:ins w:id="641" w:author="Chen Heller" w:date="2023-01-03T16:11:00Z">
        <w:r w:rsidR="008345CC">
          <w:t xml:space="preserve">the </w:t>
        </w:r>
      </w:ins>
      <w:r w:rsidR="00D826D9" w:rsidRPr="006852A2">
        <w:t>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642" w:author="Chen Heller" w:date="2023-01-03T16:18:00Z"/>
        </w:rPr>
      </w:pPr>
      <w:bookmarkStart w:id="643" w:name="_Toc114485391"/>
      <w:moveToRangeStart w:id="644" w:author="Chen Heller" w:date="2023-01-03T16:18:00Z" w:name="move123655117"/>
      <w:moveTo w:id="645" w:author="Chen Heller" w:date="2023-01-03T16:18:00Z">
        <w:r>
          <w:t>Stimuli</w:t>
        </w:r>
      </w:moveTo>
    </w:p>
    <w:p w14:paraId="0D6912FB" w14:textId="77777777" w:rsidR="00B65869" w:rsidRDefault="00B65869" w:rsidP="00B65869">
      <w:pPr>
        <w:ind w:firstLine="0"/>
        <w:rPr>
          <w:moveTo w:id="646" w:author="Chen Heller" w:date="2023-01-03T16:18:00Z"/>
        </w:rPr>
      </w:pPr>
      <w:moveTo w:id="647"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t>
        </w:r>
        <w:r w:rsidRPr="00C3440C">
          <w:lastRenderedPageBreak/>
          <w:t xml:space="preserve">which covers the central area of the screen where words can appear (approximately </w:t>
        </w:r>
        <m:oMath>
          <m:r>
            <w:rPr>
              <w:rFonts w:ascii="Cambria Math" w:hAnsi="Cambria Math"/>
            </w:rPr>
            <m:t>2.5°× 1°</m:t>
          </m:r>
        </m:oMath>
        <w:moveTo w:id="648"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649" w:author="Chen Heller" w:date="2023-01-03T16:18:00Z"/>
        </w:rPr>
      </w:pPr>
      <w:moveTo w:id="650" w:author="Chen Heller" w:date="2023-01-03T16:18:00Z">
        <w:r>
          <w:t>Apparatus</w:t>
        </w:r>
      </w:moveTo>
    </w:p>
    <w:p w14:paraId="05A8EE64" w14:textId="7AAFC75B" w:rsidR="00B65869" w:rsidRDefault="00B65869" w:rsidP="00B65869">
      <w:pPr>
        <w:ind w:firstLine="0"/>
        <w:rPr>
          <w:ins w:id="651" w:author="Chen Heller" w:date="2023-01-03T16:48:00Z"/>
        </w:rPr>
      </w:pPr>
      <w:moveTo w:id="652"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653" w:author="Chen Heller" w:date="2023-01-03T16:32:00Z">
          <w:r w:rsidDel="00F770D9">
            <w:delText>40</w:delText>
          </w:r>
        </w:del>
      </w:moveTo>
      <w:ins w:id="654" w:author="Chen Heller" w:date="2023-01-03T16:32:00Z">
        <w:r w:rsidR="00F770D9">
          <w:t>35</w:t>
        </w:r>
      </w:ins>
      <w:moveTo w:id="655"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656" w:author="Chen Heller" w:date="2023-01-17T10:14:00Z">
          <w:r w:rsidDel="008F540B">
            <w:fldChar w:fldCharType="begin"/>
          </w:r>
          <w:r w:rsidDel="008F540B">
            <w:delInstrText xml:space="preserve"> REF _Ref113902132 \h </w:delInstrText>
          </w:r>
        </w:del>
      </w:moveTo>
      <w:del w:id="657" w:author="Chen Heller" w:date="2023-01-17T10:14:00Z"/>
      <w:moveTo w:id="658" w:author="Chen Heller" w:date="2023-01-03T16:18:00Z">
        <w:del w:id="659" w:author="Chen Heller" w:date="2023-01-17T10:14:00Z">
          <w:r w:rsidDel="008F540B">
            <w:fldChar w:fldCharType="separate"/>
          </w:r>
        </w:del>
        <w:del w:id="660" w:author="Chen Heller" w:date="2023-01-04T14:57:00Z">
          <w:r w:rsidDel="00C56E28">
            <w:delText xml:space="preserve">Figure </w:delText>
          </w:r>
        </w:del>
        <w:del w:id="661" w:author="Chen Heller" w:date="2023-01-03T16:33:00Z">
          <w:r w:rsidDel="00F770D9">
            <w:rPr>
              <w:noProof/>
            </w:rPr>
            <w:delText>1</w:delText>
          </w:r>
        </w:del>
        <w:del w:id="662" w:author="Chen Heller" w:date="2023-01-17T10:14:00Z">
          <w:r w:rsidDel="008F540B">
            <w:fldChar w:fldCharType="end"/>
          </w:r>
        </w:del>
      </w:moveTo>
      <w:ins w:id="663" w:author="Chen Heller" w:date="2023-01-17T10:14:00Z">
        <w:r w:rsidR="008F540B">
          <w:t>Figure [ref]</w:t>
        </w:r>
      </w:ins>
      <w:moveTo w:id="664"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665" w:author="Chen Heller" w:date="2023-01-03T16:33:00Z">
          <w:r w:rsidDel="0054169C">
            <w:delText>3</w:delText>
          </w:r>
        </w:del>
      </w:moveTo>
      <w:ins w:id="666" w:author="Chen Heller" w:date="2023-01-03T16:33:00Z">
        <w:r w:rsidR="0054169C">
          <w:t>0.7</w:t>
        </w:r>
      </w:ins>
      <w:moveTo w:id="667"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644"/>
    </w:p>
    <w:p w14:paraId="142171C9" w14:textId="34ECD165" w:rsidR="00854D68" w:rsidRDefault="009A6E21" w:rsidP="00854D68">
      <w:pPr>
        <w:pStyle w:val="NoSpacing"/>
        <w:keepNext/>
        <w:bidi w:val="0"/>
        <w:jc w:val="center"/>
        <w:rPr>
          <w:moveTo w:id="668" w:author="Chen Heller" w:date="2023-01-03T16:48:00Z"/>
        </w:rPr>
      </w:pPr>
      <w:r w:rsidRPr="009A6E21">
        <w:rPr>
          <w:noProof/>
        </w:rPr>
        <w:lastRenderedPageBreak/>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669" w:author="Chen Heller" w:date="2023-01-03T16:48:00Z" w:name="move123656900"/>
    </w:p>
    <w:p w14:paraId="6216D8AD" w14:textId="605BAC26" w:rsidR="00854D68" w:rsidRPr="00F630C9" w:rsidDel="00854D68" w:rsidRDefault="00854D68" w:rsidP="00854D68">
      <w:pPr>
        <w:pStyle w:val="Caption"/>
        <w:jc w:val="left"/>
        <w:rPr>
          <w:del w:id="670" w:author="Chen Heller" w:date="2023-01-03T16:48:00Z"/>
          <w:moveTo w:id="671" w:author="Chen Heller" w:date="2023-01-03T16:48:00Z"/>
        </w:rPr>
      </w:pPr>
      <w:bookmarkStart w:id="672" w:name="_Ref113902132"/>
      <w:moveTo w:id="673" w:author="Chen Heller" w:date="2023-01-03T16:48:00Z">
        <w:r>
          <w:t xml:space="preserve">Figure </w:t>
        </w:r>
        <w:r>
          <w:rPr>
            <w:i w:val="0"/>
            <w:iCs w:val="0"/>
          </w:rPr>
          <w:fldChar w:fldCharType="begin"/>
        </w:r>
        <w:r>
          <w:instrText xml:space="preserve"> SEQ Figure \* ARABIC </w:instrText>
        </w:r>
        <w:r>
          <w:rPr>
            <w:i w:val="0"/>
            <w:iCs w:val="0"/>
          </w:rPr>
          <w:fldChar w:fldCharType="separate"/>
        </w:r>
      </w:moveTo>
      <w:ins w:id="674" w:author="Chen Heller" w:date="2023-01-04T14:57:00Z">
        <w:r w:rsidR="00C56E28">
          <w:rPr>
            <w:noProof/>
          </w:rPr>
          <w:t>1</w:t>
        </w:r>
      </w:ins>
      <w:moveTo w:id="675" w:author="Chen Heller" w:date="2023-01-03T16:48:00Z">
        <w:r>
          <w:rPr>
            <w:i w:val="0"/>
            <w:iCs w:val="0"/>
            <w:noProof/>
          </w:rPr>
          <w:fldChar w:fldCharType="end"/>
        </w:r>
        <w:bookmarkEnd w:id="672"/>
        <w:r>
          <w:t xml:space="preserve">. </w:t>
        </w:r>
        <w:r w:rsidRPr="00F630C9">
          <w:t xml:space="preserve">Setup. A participant placing his finger on the starting point which is located </w:t>
        </w:r>
        <w:del w:id="676" w:author="Chen Heller" w:date="2023-01-09T12:11:00Z">
          <w:r w:rsidRPr="00F630C9" w:rsidDel="004907D7">
            <w:delText>40</w:delText>
          </w:r>
        </w:del>
      </w:moveTo>
      <w:ins w:id="677" w:author="Chen Heller" w:date="2023-01-09T12:11:00Z">
        <w:r w:rsidR="004907D7">
          <w:t>35</w:t>
        </w:r>
      </w:ins>
      <w:moveTo w:id="678"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669"/>
    <w:p w14:paraId="10298409" w14:textId="77777777" w:rsidR="00854D68" w:rsidRDefault="00854D68">
      <w:pPr>
        <w:pStyle w:val="Caption"/>
        <w:jc w:val="left"/>
        <w:rPr>
          <w:ins w:id="679" w:author="Chen Heller" w:date="2023-01-03T16:18:00Z"/>
        </w:rPr>
        <w:pPrChange w:id="680" w:author="Chen Heller" w:date="2023-01-03T16:48:00Z">
          <w:pPr>
            <w:pStyle w:val="Heading4"/>
          </w:pPr>
        </w:pPrChange>
      </w:pPr>
    </w:p>
    <w:p w14:paraId="5FC1E55D" w14:textId="485669D9" w:rsidR="00D826D9" w:rsidRDefault="00D826D9">
      <w:pPr>
        <w:pStyle w:val="Heading4"/>
        <w:pPrChange w:id="681" w:author="Chen Heller" w:date="2023-01-03T16:16:00Z">
          <w:pPr>
            <w:pStyle w:val="Heading3"/>
          </w:pPr>
        </w:pPrChange>
      </w:pPr>
      <w:del w:id="682" w:author="Chen Heller" w:date="2023-01-03T16:49:00Z">
        <w:r w:rsidDel="00E65EFB">
          <w:delText>Stimuli</w:delText>
        </w:r>
        <w:r w:rsidR="00521037" w:rsidDel="00E65EFB">
          <w:delText xml:space="preserve">, Apparatus and </w:delText>
        </w:r>
      </w:del>
      <w:r>
        <w:t>Procedure</w:t>
      </w:r>
      <w:bookmarkEnd w:id="643"/>
    </w:p>
    <w:p w14:paraId="50606ED1" w14:textId="0854A284" w:rsidR="0018190B" w:rsidRDefault="00521037" w:rsidP="00D966CD">
      <w:pPr>
        <w:ind w:firstLine="0"/>
        <w:rPr>
          <w:ins w:id="683" w:author="Chen Heller" w:date="2023-01-31T13:01:00Z"/>
        </w:rPr>
      </w:pPr>
      <w:del w:id="684"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685" w:author="Chen Heller" w:date="2023-01-03T16:51:00Z">
        <w:r w:rsidR="00D826D9" w:rsidDel="007156FD">
          <w:delText>two</w:delText>
        </w:r>
        <w:r w:rsidDel="007156FD">
          <w:delText xml:space="preserve"> </w:delText>
        </w:r>
      </w:del>
      <w:ins w:id="686"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687" w:author="Chen Heller" w:date="2023-01-17T10:00:00Z">
        <w:r w:rsidR="00E94313" w:rsidRPr="00E94313">
          <w:t xml:space="preserve"> </w:t>
        </w:r>
        <w:r w:rsidR="00E94313">
          <w:t>with their order counterbalanced between participants</w:t>
        </w:r>
      </w:ins>
      <w:del w:id="688" w:author="Chen Heller" w:date="2023-01-17T10:01:00Z">
        <w:r w:rsidDel="00E94313">
          <w:delText xml:space="preserve">, </w:delText>
        </w:r>
      </w:del>
      <w:ins w:id="689" w:author="Chen Heller" w:date="2023-01-17T10:01:00Z">
        <w:r w:rsidR="00E94313">
          <w:t xml:space="preserve">. </w:t>
        </w:r>
      </w:ins>
      <w:del w:id="690" w:author="Chen Heller" w:date="2023-01-17T10:01:00Z">
        <w:r w:rsidDel="00CD3FA4">
          <w:delText xml:space="preserve">one </w:delText>
        </w:r>
      </w:del>
      <w:ins w:id="691" w:author="Chen Heller" w:date="2023-01-17T10:01:00Z">
        <w:r w:rsidR="00CD3FA4">
          <w:t xml:space="preserve">One session </w:t>
        </w:r>
      </w:ins>
      <w:r>
        <w:t>for keyboard response and the other for motion tracking</w:t>
      </w:r>
      <w:del w:id="692" w:author="Chen Heller" w:date="2023-01-17T10:01:00Z">
        <w:r w:rsidDel="00CD3FA4">
          <w:delText>.</w:delText>
        </w:r>
        <w:r w:rsidR="00D826D9" w:rsidRPr="00400416" w:rsidDel="00CD3FA4">
          <w:delText xml:space="preserve"> </w:delText>
        </w:r>
        <w:r w:rsidDel="00CD3FA4">
          <w:delText>E</w:delText>
        </w:r>
      </w:del>
      <w:ins w:id="693"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694"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695"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696" w:author="Chen Heller" w:date="2023-01-31T12:58:00Z">
        <w:r w:rsidR="00D826D9" w:rsidRPr="00400416" w:rsidDel="003A469D">
          <w:delText xml:space="preserve">Stimuli order </w:delText>
        </w:r>
      </w:del>
      <w:del w:id="697" w:author="Chen Heller" w:date="2023-01-03T16:56:00Z">
        <w:r w:rsidR="00D826D9" w:rsidDel="009F7DBA">
          <w:delText xml:space="preserve">in the experimental blocks </w:delText>
        </w:r>
      </w:del>
      <w:del w:id="698"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699"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 xml:space="preserve">movement ended when the finger was 0.7cm away from the </w:delText>
        </w:r>
        <w:r w:rsidR="00D826D9" w:rsidDel="00927E7D">
          <w:lastRenderedPageBreak/>
          <w:delText>screen (on the Z axis)</w:delText>
        </w:r>
        <w:r w:rsidR="0032042D" w:rsidDel="00927E7D">
          <w:delText xml:space="preserve">, </w:delText>
        </w:r>
        <w:r w:rsidR="00D826D9" w:rsidDel="00927E7D">
          <w:delText>and</w:delText>
        </w:r>
      </w:del>
      <w:r w:rsidR="00D826D9">
        <w:t xml:space="preserve"> </w:t>
      </w:r>
      <w:ins w:id="700" w:author="Chen Heller" w:date="2023-01-03T17:02:00Z">
        <w:r w:rsidR="00927E7D" w:rsidRPr="00400416">
          <w:t>The procedure</w:t>
        </w:r>
      </w:ins>
      <w:ins w:id="701" w:author="Chen Heller" w:date="2023-01-31T13:02:00Z">
        <w:r w:rsidR="00AF2593">
          <w:t xml:space="preserve"> wi</w:t>
        </w:r>
      </w:ins>
      <w:ins w:id="702" w:author="Chen Heller" w:date="2023-01-31T13:03:00Z">
        <w:r w:rsidR="00AF2593">
          <w:t>thin each block</w:t>
        </w:r>
      </w:ins>
      <w:ins w:id="703" w:author="Chen Heller" w:date="2023-01-03T17:02:00Z">
        <w:r w:rsidR="00927E7D" w:rsidRPr="00400416">
          <w:t xml:space="preserv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704" w:author="Chen Heller" w:date="2023-01-03T17:03:00Z">
        <w:r w:rsidR="007D52A6">
          <w:t xml:space="preserve">selecting the </w:t>
        </w:r>
      </w:ins>
      <w:ins w:id="705" w:author="Chen Heller" w:date="2023-01-03T17:02:00Z">
        <w:r w:rsidR="00927E7D" w:rsidRPr="00400416">
          <w:t>side of the screen that contain</w:t>
        </w:r>
      </w:ins>
      <w:ins w:id="706" w:author="Chen Heller" w:date="2023-01-03T17:03:00Z">
        <w:r w:rsidR="008918D3">
          <w:t>s</w:t>
        </w:r>
      </w:ins>
      <w:ins w:id="707" w:author="Chen Heller" w:date="2023-01-03T17:02:00Z">
        <w:r w:rsidR="00927E7D" w:rsidRPr="00400416">
          <w:t xml:space="preserve"> the appropriate category </w:t>
        </w:r>
        <w:r w:rsidR="00927E7D">
          <w:t>(</w:t>
        </w:r>
      </w:ins>
      <w:ins w:id="708" w:author="Chen Heller" w:date="2023-01-17T10:14:00Z">
        <w:r w:rsidR="008F540B">
          <w:t>Figure [ref]</w:t>
        </w:r>
      </w:ins>
      <w:ins w:id="709" w:author="Chen Heller" w:date="2023-01-03T17:02:00Z">
        <w:r w:rsidR="00927E7D" w:rsidRPr="00400416">
          <w:t>).</w:t>
        </w:r>
      </w:ins>
      <w:ins w:id="710" w:author="Chen Heller" w:date="2023-01-03T17:04:00Z">
        <w:r w:rsidR="00F0246E">
          <w:t xml:space="preserve"> </w:t>
        </w:r>
      </w:ins>
      <w:ins w:id="711" w:author="Chen Heller" w:date="2023-01-17T10:15:00Z">
        <w:r w:rsidR="001946E1">
          <w:t xml:space="preserve">Following the guidelines set up in </w:t>
        </w:r>
      </w:ins>
      <w:ins w:id="712"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713" w:author="Chen Heller" w:date="2023-01-17T10:14:00Z">
        <w:r w:rsidR="00FE196C">
          <w:t>,</w:t>
        </w:r>
      </w:ins>
      <w:ins w:id="714" w:author="Chen Heller" w:date="2023-01-03T17:19:00Z">
        <w:r w:rsidR="00621802">
          <w:t xml:space="preserve"> </w:t>
        </w:r>
      </w:ins>
      <w:moveToRangeStart w:id="715" w:author="Chen Heller" w:date="2023-01-03T17:14:00Z" w:name="move123658468"/>
      <w:moveTo w:id="716" w:author="Chen Heller" w:date="2023-01-03T17:14:00Z">
        <w:del w:id="717" w:author="Chen Heller" w:date="2023-01-03T17:14:00Z">
          <w:r w:rsidR="00067907" w:rsidDel="00067907">
            <w:delText xml:space="preserve">timing was adjusted so that </w:delText>
          </w:r>
        </w:del>
      </w:moveTo>
      <w:ins w:id="718" w:author="Chen Heller" w:date="2023-01-31T13:04:00Z">
        <w:r w:rsidR="00620B0A">
          <w:t xml:space="preserve">in the reaching session </w:t>
        </w:r>
      </w:ins>
      <w:ins w:id="719" w:author="Chen Heller" w:date="2023-01-04T13:15:00Z">
        <w:r w:rsidR="00E23537">
          <w:t xml:space="preserve">the finger had to leave the starting point </w:t>
        </w:r>
      </w:ins>
      <w:ins w:id="720" w:author="Chen Heller" w:date="2023-01-04T13:18:00Z">
        <w:r w:rsidR="0053116D">
          <w:t>within</w:t>
        </w:r>
      </w:ins>
      <w:ins w:id="721" w:author="Chen Heller" w:date="2023-01-04T13:17:00Z">
        <w:r w:rsidR="00F032C8">
          <w:t xml:space="preserve"> </w:t>
        </w:r>
      </w:ins>
      <w:ins w:id="722" w:author="Chen Heller" w:date="2023-01-04T13:15:00Z">
        <w:r w:rsidR="00E23537">
          <w:t>100ms</w:t>
        </w:r>
      </w:ins>
      <w:ins w:id="723" w:author="Chen Heller" w:date="2023-01-04T13:18:00Z">
        <w:r w:rsidR="0053116D">
          <w:t>-</w:t>
        </w:r>
      </w:ins>
      <w:ins w:id="724" w:author="Chen Heller" w:date="2023-01-04T13:16:00Z">
        <w:r w:rsidR="00E23537">
          <w:t xml:space="preserve">320ms </w:t>
        </w:r>
      </w:ins>
      <w:ins w:id="725" w:author="Chen Heller" w:date="2023-01-04T13:18:00Z">
        <w:r w:rsidR="0053116D">
          <w:t>after target presentation</w:t>
        </w:r>
      </w:ins>
      <w:ins w:id="726" w:author="Chen Heller" w:date="2023-01-04T13:19:00Z">
        <w:r w:rsidR="00472EEB">
          <w:t xml:space="preserve"> and then reach the screen within 420ms</w:t>
        </w:r>
      </w:ins>
      <w:moveTo w:id="727" w:author="Chen Heller" w:date="2023-01-03T17:14:00Z">
        <w:del w:id="728" w:author="Chen Heller" w:date="2023-01-04T13:19:00Z">
          <w:r w:rsidR="00067907" w:rsidDel="00472EEB">
            <w:delText>movements had to start before 3</w:delText>
          </w:r>
        </w:del>
        <w:del w:id="729" w:author="Chen Heller" w:date="2023-01-03T17:14:00Z">
          <w:r w:rsidR="00067907" w:rsidDel="008C05C0">
            <w:delText>3</w:delText>
          </w:r>
        </w:del>
        <w:del w:id="730" w:author="Chen Heller" w:date="2023-01-04T13:19:00Z">
          <w:r w:rsidR="00067907" w:rsidDel="00472EEB">
            <w:delText>0ms had passedand last no longer than 4</w:delText>
          </w:r>
        </w:del>
        <w:del w:id="731" w:author="Chen Heller" w:date="2023-01-03T17:14:00Z">
          <w:r w:rsidR="00067907" w:rsidDel="008C05C0">
            <w:delText>3</w:delText>
          </w:r>
        </w:del>
        <w:del w:id="732" w:author="Chen Heller" w:date="2023-01-04T13:19:00Z">
          <w:r w:rsidR="00067907" w:rsidDel="00472EEB">
            <w:delText>0ms</w:delText>
          </w:r>
        </w:del>
        <w:r w:rsidR="00067907">
          <w:t xml:space="preserve">. </w:t>
        </w:r>
      </w:moveTo>
      <w:ins w:id="733" w:author="Chen Heller" w:date="2023-01-04T13:19:00Z">
        <w:r w:rsidR="00472EEB">
          <w:t>The finger left the starting point when it</w:t>
        </w:r>
      </w:ins>
      <w:moveTo w:id="734" w:author="Chen Heller" w:date="2023-01-03T17:14:00Z">
        <w:del w:id="735" w:author="Chen Heller" w:date="2023-01-04T13:20:00Z">
          <w:r w:rsidR="00067907" w:rsidDel="00472EEB">
            <w:delText>Movement started when the finger</w:delText>
          </w:r>
        </w:del>
        <w:r w:rsidR="00067907">
          <w:t xml:space="preserve"> was </w:t>
        </w:r>
        <w:del w:id="736" w:author="Chen Heller" w:date="2023-01-03T17:20:00Z">
          <w:r w:rsidR="00067907" w:rsidDel="00343602">
            <w:delText>2</w:delText>
          </w:r>
        </w:del>
      </w:moveTo>
      <w:ins w:id="737" w:author="Chen Heller" w:date="2023-01-03T17:20:00Z">
        <w:r w:rsidR="00343602">
          <w:t>1</w:t>
        </w:r>
      </w:ins>
      <w:moveTo w:id="738" w:author="Chen Heller" w:date="2023-01-03T17:14:00Z">
        <w:r w:rsidR="00067907">
          <w:t xml:space="preserve">cm away from </w:t>
        </w:r>
        <w:del w:id="739" w:author="Chen Heller" w:date="2023-01-04T13:20:00Z">
          <w:r w:rsidR="00067907" w:rsidDel="00472EEB">
            <w:delText xml:space="preserve">the starting point </w:delText>
          </w:r>
        </w:del>
      </w:moveTo>
      <w:ins w:id="740" w:author="Chen Heller" w:date="2023-01-04T13:20:00Z">
        <w:r w:rsidR="00472EEB">
          <w:t xml:space="preserve">it </w:t>
        </w:r>
      </w:ins>
      <w:moveTo w:id="741" w:author="Chen Heller" w:date="2023-01-03T17:14:00Z">
        <w:r w:rsidR="00067907">
          <w:t xml:space="preserve">(Euclidean distance) and </w:t>
        </w:r>
        <w:del w:id="742" w:author="Chen Heller" w:date="2023-01-04T13:20:00Z">
          <w:r w:rsidR="00067907" w:rsidDel="003338F6">
            <w:delText xml:space="preserve">ended </w:delText>
          </w:r>
        </w:del>
      </w:moveTo>
      <w:ins w:id="743" w:author="Chen Heller" w:date="2023-01-04T13:20:00Z">
        <w:r w:rsidR="003338F6">
          <w:t xml:space="preserve">reached the screen </w:t>
        </w:r>
      </w:ins>
      <w:moveTo w:id="744" w:author="Chen Heller" w:date="2023-01-03T17:14:00Z">
        <w:r w:rsidR="00067907">
          <w:t xml:space="preserve">when it was </w:t>
        </w:r>
        <w:del w:id="745" w:author="Chen Heller" w:date="2023-01-03T17:15:00Z">
          <w:r w:rsidR="00067907" w:rsidDel="008C05C0">
            <w:delText>3</w:delText>
          </w:r>
        </w:del>
      </w:moveTo>
      <w:ins w:id="746" w:author="Chen Heller" w:date="2023-01-03T17:15:00Z">
        <w:r w:rsidR="008C05C0">
          <w:t>0.7</w:t>
        </w:r>
      </w:ins>
      <w:moveTo w:id="747" w:author="Chen Heller" w:date="2023-01-03T17:14:00Z">
        <w:r w:rsidR="00067907">
          <w:t xml:space="preserve">cm </w:t>
        </w:r>
        <w:del w:id="748" w:author="Chen Heller" w:date="2023-01-04T13:20:00Z">
          <w:r w:rsidR="00067907" w:rsidDel="003338F6">
            <w:delText xml:space="preserve">away </w:delText>
          </w:r>
        </w:del>
        <w:r w:rsidR="00067907">
          <w:t xml:space="preserve">from </w:t>
        </w:r>
        <w:del w:id="749" w:author="Chen Heller" w:date="2023-01-04T13:20:00Z">
          <w:r w:rsidR="00067907" w:rsidDel="003338F6">
            <w:delText>the screen</w:delText>
          </w:r>
        </w:del>
      </w:moveTo>
      <w:ins w:id="750" w:author="Chen Heller" w:date="2023-01-17T10:19:00Z">
        <w:r w:rsidR="004802F2">
          <w:t>the screen</w:t>
        </w:r>
      </w:ins>
      <w:moveTo w:id="751" w:author="Chen Heller" w:date="2023-01-03T17:14:00Z">
        <w:r w:rsidR="00067907">
          <w:t xml:space="preserve"> (on the Z axis). </w:t>
        </w:r>
      </w:moveTo>
      <w:ins w:id="752" w:author="Chen Heller" w:date="2023-01-03T17:24:00Z">
        <w:r w:rsidR="007546C5">
          <w:t xml:space="preserve">Early or </w:t>
        </w:r>
      </w:ins>
      <w:moveTo w:id="753" w:author="Chen Heller" w:date="2023-01-03T17:14:00Z">
        <w:del w:id="754" w:author="Chen Heller" w:date="2023-01-03T17:24:00Z">
          <w:r w:rsidR="00067907" w:rsidDel="007546C5">
            <w:delText>L</w:delText>
          </w:r>
        </w:del>
      </w:moveTo>
      <w:ins w:id="755" w:author="Chen Heller" w:date="2023-01-03T17:24:00Z">
        <w:r w:rsidR="007546C5">
          <w:t>l</w:t>
        </w:r>
      </w:ins>
      <w:moveTo w:id="756" w:author="Chen Heller" w:date="2023-01-03T17:14:00Z">
        <w:r w:rsidR="00067907">
          <w:t xml:space="preserve">ate initiations </w:t>
        </w:r>
      </w:moveTo>
      <w:ins w:id="757" w:author="Chen Heller" w:date="2023-01-03T17:24:00Z">
        <w:r w:rsidR="007546C5">
          <w:t>as well as</w:t>
        </w:r>
      </w:ins>
      <w:moveTo w:id="758" w:author="Chen Heller" w:date="2023-01-03T17:14:00Z">
        <w:del w:id="759" w:author="Chen Heller" w:date="2023-01-03T17:24:00Z">
          <w:r w:rsidR="00067907" w:rsidDel="007546C5">
            <w:delText>and</w:delText>
          </w:r>
        </w:del>
        <w:r w:rsidR="00067907">
          <w:t xml:space="preserve"> long durations were followed by a </w:t>
        </w:r>
      </w:moveTo>
      <w:ins w:id="760" w:author="Chen Heller" w:date="2023-01-03T17:24:00Z">
        <w:r w:rsidR="007546C5">
          <w:t xml:space="preserve">"Too Early", </w:t>
        </w:r>
      </w:ins>
      <w:moveTo w:id="761" w:author="Chen Heller" w:date="2023-01-03T17:14:00Z">
        <w:r w:rsidR="00067907">
          <w:t>"Too late" and "Too slow" feedbacks, respectively.</w:t>
        </w:r>
      </w:moveTo>
      <w:moveToRangeEnd w:id="715"/>
      <w:r w:rsidR="00A03C3E">
        <w:t xml:space="preserve"> </w:t>
      </w:r>
      <w:ins w:id="762" w:author="Chen Heller" w:date="2023-01-03T17:24:00Z">
        <w:r w:rsidR="007546C5">
          <w:t xml:space="preserve">The purpose of the "Too early" feedback was to prevent predictive responses, which are planned before the stimulus is displayed and are therefore less affected by it. </w:t>
        </w:r>
      </w:ins>
      <w:del w:id="763" w:author="Chen Heller" w:date="2023-01-03T17:43:00Z">
        <w:r w:rsidR="00450658" w:rsidDel="004C41F7">
          <w:delText xml:space="preserve">to </w:delText>
        </w:r>
      </w:del>
      <w:ins w:id="764"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w:t>
      </w:r>
      <w:del w:id="765" w:author="Chen Heller" w:date="2023-01-31T13:00:00Z">
        <w:r w:rsidR="00D826D9" w:rsidDel="0081292B">
          <w:delText xml:space="preserve"> </w:delText>
        </w:r>
      </w:del>
      <w:ins w:id="766" w:author="Chen Heller" w:date="2023-01-17T10:47:00Z">
        <w:r w:rsidR="007B4B60" w:rsidDel="00A6338E">
          <w:t xml:space="preserve"> </w:t>
        </w:r>
      </w:ins>
      <w:ins w:id="767" w:author="Chen Heller" w:date="2023-01-03T17:10:00Z">
        <w:r w:rsidR="009A7DF2" w:rsidRPr="00400416">
          <w:t xml:space="preserve">After </w:t>
        </w:r>
      </w:ins>
      <w:ins w:id="768" w:author="Chen Heller" w:date="2023-01-31T13:00:00Z">
        <w:r w:rsidR="0081292B">
          <w:t>c</w:t>
        </w:r>
      </w:ins>
      <w:ins w:id="769"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lastRenderedPageBreak/>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770" w:author="Chen Heller" w:date="2023-01-31T12:59:00Z">
        <w:r w:rsidR="0081292B">
          <w:t xml:space="preserve"> </w:t>
        </w:r>
      </w:ins>
    </w:p>
    <w:p w14:paraId="47D0B8F3" w14:textId="1F646301" w:rsidR="00931AFD" w:rsidRDefault="00671036" w:rsidP="004D1A49">
      <w:pPr>
        <w:rPr>
          <w:ins w:id="771" w:author="Chen Heller" w:date="2023-01-31T13:00:00Z"/>
        </w:rPr>
        <w:pPrChange w:id="772" w:author="Chen Heller" w:date="2023-01-31T13:28:00Z">
          <w:pPr>
            <w:ind w:firstLine="0"/>
          </w:pPr>
        </w:pPrChange>
      </w:pPr>
      <w:ins w:id="773" w:author="Chen Heller" w:date="2023-01-31T13:18:00Z">
        <w:r>
          <w:t xml:space="preserve">The word </w:t>
        </w:r>
      </w:ins>
      <w:ins w:id="774" w:author="Chen Heller" w:date="2023-01-31T13:19:00Z">
        <w:r w:rsidR="00210665">
          <w:t xml:space="preserve">stimuli </w:t>
        </w:r>
      </w:ins>
      <w:ins w:id="775" w:author="Chen Heller" w:date="2023-01-31T13:20:00Z">
        <w:r w:rsidR="00DB26C5">
          <w:t xml:space="preserve">included </w:t>
        </w:r>
      </w:ins>
      <w:ins w:id="776" w:author="Chen Heller" w:date="2023-01-31T13:19:00Z">
        <w:r w:rsidR="00210665">
          <w:t>natural and artificial ite</w:t>
        </w:r>
      </w:ins>
      <w:ins w:id="777" w:author="Chen Heller" w:date="2023-01-31T13:20:00Z">
        <w:r w:rsidR="00634A8C">
          <w:t>m</w:t>
        </w:r>
      </w:ins>
      <w:ins w:id="778" w:author="Chen Heller" w:date="2023-01-31T13:19:00Z">
        <w:r w:rsidR="00210665">
          <w:t>s</w:t>
        </w:r>
      </w:ins>
      <w:ins w:id="779" w:author="Chen Heller" w:date="2023-01-31T13:21:00Z">
        <w:r w:rsidR="00E91A80">
          <w:t xml:space="preserve"> so that h</w:t>
        </w:r>
      </w:ins>
      <w:ins w:id="780" w:author="Chen Heller" w:date="2023-01-31T13:01:00Z">
        <w:r w:rsidR="00931AFD" w:rsidRPr="00400416">
          <w:t xml:space="preserve">alf </w:t>
        </w:r>
      </w:ins>
      <w:ins w:id="781" w:author="Chen Heller" w:date="2023-01-31T13:10:00Z">
        <w:r w:rsidR="00435280">
          <w:t xml:space="preserve">of the </w:t>
        </w:r>
      </w:ins>
      <w:ins w:id="782" w:author="Chen Heller" w:date="2023-01-31T13:01:00Z">
        <w:r w:rsidR="00931AFD" w:rsidRPr="00400416">
          <w:t xml:space="preserve">targets </w:t>
        </w:r>
      </w:ins>
      <w:ins w:id="783" w:author="Chen Heller" w:date="2023-01-31T13:19:00Z">
        <w:r w:rsidR="00210665">
          <w:t xml:space="preserve">described </w:t>
        </w:r>
      </w:ins>
      <w:ins w:id="784"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785" w:author="Chen Heller" w:date="2023-01-31T13:22:00Z">
        <w:r w:rsidR="003D177E">
          <w:t>i</w:t>
        </w:r>
      </w:ins>
      <w:ins w:id="786"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787" w:author="Chen Heller" w:date="2023-01-31T13:27:00Z">
        <w:r w:rsidR="004D1A49" w:rsidRPr="00400416">
          <w:t xml:space="preserve">In the congruent condition the prime </w:t>
        </w:r>
        <w:r w:rsidR="004D1A49">
          <w:t xml:space="preserve">was </w:t>
        </w:r>
        <w:r w:rsidR="004D1A49" w:rsidRPr="00400416">
          <w:t>identical to the target word;</w:t>
        </w:r>
      </w:ins>
      <w:ins w:id="788" w:author="Chen Heller" w:date="2023-01-31T13:01:00Z">
        <w:r w:rsidR="00931AFD" w:rsidRPr="00400416">
          <w:t xml:space="preserve"> (b) </w:t>
        </w:r>
      </w:ins>
      <w:ins w:id="789" w:author="Chen Heller" w:date="2023-01-31T13:28:00Z">
        <w:r w:rsidR="004D1A49" w:rsidRPr="00400416">
          <w:t xml:space="preserve">In the incongruent condition, a prime which doesn't share letters in common locations with the target </w:t>
        </w:r>
        <w:r w:rsidR="004D1A49">
          <w:t xml:space="preserve">was </w:t>
        </w:r>
        <w:r w:rsidR="004D1A49" w:rsidRPr="00400416">
          <w:t>selected from the alternative category (artificial/natural)</w:t>
        </w:r>
      </w:ins>
      <w:ins w:id="790" w:author="Chen Heller" w:date="2023-01-31T13:29:00Z">
        <w:r w:rsidR="003F3DFE">
          <w:t>.</w:t>
        </w:r>
      </w:ins>
      <w:ins w:id="791" w:author="Chen Heller" w:date="2023-01-31T13:28:00Z">
        <w:r w:rsidR="004D1A49">
          <w:t xml:space="preserve"> </w:t>
        </w:r>
      </w:ins>
      <w:ins w:id="792"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793" w:author="Chen Heller" w:date="2023-01-31T13:01:00Z">
        <w:r w:rsidR="00931AFD" w:rsidRPr="00400416">
          <w:t xml:space="preserve">(c) </w:t>
        </w:r>
      </w:ins>
      <w:ins w:id="794"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795" w:author="Chen Heller" w:date="2023-01-31T13:01:00Z">
        <w:r w:rsidR="00931AFD" w:rsidRPr="00400416">
          <w:t xml:space="preserve">(d) </w:t>
        </w:r>
      </w:ins>
      <w:ins w:id="796" w:author="Chen Heller" w:date="2023-01-31T13:27:00Z">
        <w:r w:rsidR="004D1A49" w:rsidRPr="00400416">
          <w:t xml:space="preserve">Each word </w:t>
        </w:r>
        <w:r w:rsidR="004D1A49">
          <w:t>was</w:t>
        </w:r>
        <w:r w:rsidR="004D1A49" w:rsidRPr="00400416">
          <w:t xml:space="preserve"> equally frequent as a target at the congruent and incongruent conditions;</w:t>
        </w:r>
        <w:r w:rsidR="004D1A49" w:rsidRPr="00400416">
          <w:t xml:space="preserve"> </w:t>
        </w:r>
      </w:ins>
      <w:ins w:id="797" w:author="Chen Heller" w:date="2023-01-31T13:01:00Z">
        <w:r w:rsidR="00931AFD" w:rsidRPr="00400416">
          <w:t xml:space="preserve">(e) </w:t>
        </w:r>
      </w:ins>
      <w:ins w:id="798"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799" w:author="Chen Heller" w:date="2023-01-31T13:26:00Z">
        <w:r w:rsidR="004D1A49">
          <w:t>(f</w:t>
        </w:r>
      </w:ins>
      <w:ins w:id="800" w:author="Chen Heller" w:date="2023-01-31T13:27:00Z">
        <w:r w:rsidR="004D1A49">
          <w:t xml:space="preserve">) </w:t>
        </w:r>
      </w:ins>
      <w:ins w:id="801" w:author="Chen Heller" w:date="2023-01-31T13:28:00Z">
        <w:r w:rsidR="00A85020" w:rsidRPr="00400416">
          <w:t>A target never repeat</w:t>
        </w:r>
        <w:r w:rsidR="00A85020">
          <w:t>ed</w:t>
        </w:r>
        <w:r w:rsidR="00A85020" w:rsidRPr="00400416">
          <w:t xml:space="preserve"> in the same block</w:t>
        </w:r>
        <w:r w:rsidR="00A85020">
          <w:t xml:space="preserve">. </w:t>
        </w:r>
      </w:ins>
      <w:ins w:id="802"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77777777" w:rsidR="0018190B" w:rsidRDefault="0018190B" w:rsidP="0018190B">
      <w:pPr>
        <w:rPr>
          <w:ins w:id="803" w:author="Chen Heller" w:date="2023-01-31T13:00:00Z"/>
        </w:rPr>
        <w:pPrChange w:id="804" w:author="Chen Heller" w:date="2023-01-31T13:01:00Z">
          <w:pPr>
            <w:ind w:firstLine="0"/>
          </w:pPr>
        </w:pPrChange>
      </w:pPr>
      <w:ins w:id="805"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w:t>
        </w:r>
        <w:r>
          <w:lastRenderedPageBreak/>
          <w:t xml:space="preserve">than 12cm, as well as reaching movements that were shorter – when measured along the z axis – than the distance between the starting point and the screen, minus a three-centimeter allowance that accounts for small variations in reaching onset. Additional problematic responses were </w:t>
        </w:r>
        <w:commentRangeStart w:id="806"/>
        <w:r>
          <w:t xml:space="preserve">"Too Early" and "Too Late" </w:t>
        </w:r>
        <w:commentRangeEnd w:id="806"/>
        <w:r>
          <w:rPr>
            <w:rStyle w:val="CommentReference"/>
          </w:rPr>
          <w:commentReference w:id="806"/>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807"/>
        <w:r>
          <w:rPr>
            <w:i/>
            <w:iCs/>
          </w:rPr>
          <w:t>Valid trials</w:t>
        </w:r>
        <w:r>
          <w:t xml:space="preserve"> </w:t>
        </w:r>
        <w:commentRangeEnd w:id="807"/>
        <w:r>
          <w:rPr>
            <w:rStyle w:val="CommentReference"/>
          </w:rPr>
          <w:commentReference w:id="807"/>
        </w:r>
        <w:r>
          <w:t>were those that were not excluded due to any exclusion criteria.</w:t>
        </w:r>
      </w:ins>
    </w:p>
    <w:p w14:paraId="2C88FD2C" w14:textId="057784CE" w:rsidR="00D826D9" w:rsidRDefault="00D826D9" w:rsidP="0018190B">
      <w:pPr>
        <w:pPrChange w:id="808" w:author="Chen Heller" w:date="2023-01-31T13:01:00Z">
          <w:pPr>
            <w:ind w:firstLine="0"/>
          </w:pPr>
        </w:pPrChange>
      </w:pPr>
      <w:del w:id="809"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810"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811" w:author="Chen Heller" w:date="2023-01-03T16:50:00Z" w:name="move123657044"/>
    </w:p>
    <w:p w14:paraId="3785E79C" w14:textId="32E5B00B" w:rsidR="00E65EFB" w:rsidRDefault="00E65EFB" w:rsidP="00E65EFB">
      <w:pPr>
        <w:pStyle w:val="Caption"/>
        <w:jc w:val="left"/>
        <w:rPr>
          <w:moveTo w:id="812" w:author="Chen Heller" w:date="2023-01-03T16:50:00Z"/>
        </w:rPr>
      </w:pPr>
      <w:bookmarkStart w:id="813" w:name="_Ref114472325"/>
      <w:moveTo w:id="814" w:author="Chen Heller" w:date="2023-01-03T16:50:00Z">
        <w:r>
          <w:t xml:space="preserve">Figure </w:t>
        </w:r>
        <w:r>
          <w:fldChar w:fldCharType="begin"/>
        </w:r>
        <w:r>
          <w:instrText xml:space="preserve"> SEQ Figure \* ARABIC </w:instrText>
        </w:r>
        <w:r>
          <w:fldChar w:fldCharType="separate"/>
        </w:r>
      </w:moveTo>
      <w:ins w:id="815" w:author="Chen Heller" w:date="2023-01-04T14:57:00Z">
        <w:r w:rsidR="00C56E28">
          <w:rPr>
            <w:noProof/>
          </w:rPr>
          <w:t>2</w:t>
        </w:r>
      </w:ins>
      <w:moveTo w:id="816" w:author="Chen Heller" w:date="2023-01-03T16:50:00Z">
        <w:r>
          <w:rPr>
            <w:noProof/>
          </w:rPr>
          <w:fldChar w:fldCharType="end"/>
        </w:r>
        <w:bookmarkEnd w:id="813"/>
        <w:r>
          <w:t xml:space="preserve">. </w:t>
        </w:r>
        <w:r w:rsidRPr="00400416">
          <w:t>Stimuli presentation order</w:t>
        </w:r>
        <w:del w:id="817" w:author="Chen Heller" w:date="2023-01-31T13:32:00Z">
          <w:r w:rsidDel="0079143B">
            <w:delText xml:space="preserve"> in experiment 1</w:delText>
          </w:r>
        </w:del>
        <w:r w:rsidRPr="00400416">
          <w:t xml:space="preserve">. Each trial </w:t>
        </w:r>
        <w:r>
          <w:t>was</w:t>
        </w:r>
        <w:r w:rsidRPr="00400416">
          <w:t xml:space="preserve"> composed of a fixation cross (1000ms), a first mask (270ms), a second mask (30ms), a prime word (30ms), a third mask (30ms), a classification task (</w:t>
        </w:r>
      </w:moveTo>
      <w:ins w:id="818" w:author="Chen Heller" w:date="2023-01-09T12:19:00Z">
        <w:r w:rsidR="00441E16">
          <w:t>100</w:t>
        </w:r>
      </w:ins>
      <w:moveTo w:id="819" w:author="Chen Heller" w:date="2023-01-03T16:50:00Z">
        <w:del w:id="820" w:author="Chen Heller" w:date="2023-01-09T12:19:00Z">
          <w:r w:rsidDel="00441E16">
            <w:delText>0</w:delText>
          </w:r>
        </w:del>
        <w:r>
          <w:t>-</w:t>
        </w:r>
        <w:del w:id="821" w:author="Chen Heller" w:date="2023-01-09T12:19:00Z">
          <w:r w:rsidDel="00441E16">
            <w:delText>1500</w:delText>
          </w:r>
        </w:del>
      </w:moveTo>
      <w:ins w:id="822" w:author="Chen Heller" w:date="2023-01-09T12:19:00Z">
        <w:r w:rsidR="00441E16">
          <w:t>740</w:t>
        </w:r>
      </w:ins>
      <w:moveTo w:id="823" w:author="Chen Heller" w:date="2023-01-03T16:50:00Z">
        <w:r w:rsidRPr="00400416">
          <w:t xml:space="preserve">ms, out of which the target </w:t>
        </w:r>
        <w:r>
          <w:t xml:space="preserve">was </w:t>
        </w:r>
        <w:r w:rsidRPr="00400416">
          <w:t>displayed for 500ms), a recognition task (</w:t>
        </w:r>
        <w:r>
          <w:t>0</w:t>
        </w:r>
        <w:r w:rsidRPr="00400416">
          <w:t>-</w:t>
        </w:r>
        <w:del w:id="824" w:author="Chen Heller" w:date="2023-01-09T12:19:00Z">
          <w:r w:rsidDel="00734F8E">
            <w:delText>5</w:delText>
          </w:r>
        </w:del>
      </w:moveTo>
      <w:ins w:id="825" w:author="Chen Heller" w:date="2023-01-09T12:19:00Z">
        <w:r w:rsidR="00734F8E">
          <w:t>7</w:t>
        </w:r>
      </w:ins>
      <w:moveTo w:id="826"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827" w:author="Chen Heller" w:date="2023-01-09T12:20:00Z">
        <w:r w:rsidR="004449CE">
          <w:t xml:space="preserve"> </w:t>
        </w:r>
      </w:ins>
      <w:ins w:id="828" w:author="Chen Heller" w:date="2023-01-09T12:21:00Z">
        <w:r w:rsidR="004449CE">
          <w:t>In practice, t</w:t>
        </w:r>
      </w:ins>
      <w:ins w:id="829" w:author="Chen Heller" w:date="2023-01-09T12:20:00Z">
        <w:r w:rsidR="004449CE">
          <w:t xml:space="preserve">he blue circle </w:t>
        </w:r>
      </w:ins>
      <w:ins w:id="830" w:author="Chen Heller" w:date="2023-01-09T12:22:00Z">
        <w:r w:rsidR="00790904">
          <w:t>and</w:t>
        </w:r>
      </w:ins>
      <w:ins w:id="831" w:author="Chen Heller" w:date="2023-01-09T12:20:00Z">
        <w:r w:rsidR="004449CE">
          <w:t xml:space="preserve"> the </w:t>
        </w:r>
      </w:ins>
      <w:ins w:id="832" w:author="Chen Heller" w:date="2023-01-09T12:21:00Z">
        <w:r w:rsidR="004449CE">
          <w:t>A</w:t>
        </w:r>
      </w:ins>
      <w:ins w:id="833" w:author="Chen Heller" w:date="2023-01-09T12:20:00Z">
        <w:r w:rsidR="004449CE">
          <w:t>rt</w:t>
        </w:r>
      </w:ins>
      <w:ins w:id="834" w:author="Chen Heller" w:date="2023-01-09T12:21:00Z">
        <w:r w:rsidR="004449CE">
          <w:t>ificial/Natural category names were present</w:t>
        </w:r>
      </w:ins>
      <w:ins w:id="835" w:author="Chen Heller" w:date="2023-01-09T12:22:00Z">
        <w:r w:rsidR="00790904">
          <w:t xml:space="preserve"> on the screen</w:t>
        </w:r>
      </w:ins>
      <w:ins w:id="836" w:author="Chen Heller" w:date="2023-01-09T12:21:00Z">
        <w:r w:rsidR="00790904">
          <w:t xml:space="preserve"> from the </w:t>
        </w:r>
      </w:ins>
      <w:ins w:id="837" w:author="Chen Heller" w:date="2023-01-09T12:23:00Z">
        <w:r w:rsidR="002347CB">
          <w:t>beginning of the trial</w:t>
        </w:r>
      </w:ins>
      <w:ins w:id="838" w:author="Chen Heller" w:date="2023-01-09T12:22:00Z">
        <w:r w:rsidR="00790904">
          <w:t xml:space="preserve">, but </w:t>
        </w:r>
      </w:ins>
      <w:ins w:id="839" w:author="Chen Heller" w:date="2023-01-31T13:33:00Z">
        <w:r w:rsidR="00CD33CC">
          <w:t xml:space="preserve"> for </w:t>
        </w:r>
      </w:ins>
      <w:ins w:id="840" w:author="Chen Heller" w:date="2023-01-31T13:34:00Z">
        <w:r w:rsidR="00CD33CC">
          <w:t xml:space="preserve">readability purposes </w:t>
        </w:r>
      </w:ins>
      <w:ins w:id="841" w:author="Chen Heller" w:date="2023-01-09T12:23:00Z">
        <w:r w:rsidR="002347CB">
          <w:t>are</w:t>
        </w:r>
      </w:ins>
      <w:ins w:id="842" w:author="Chen Heller" w:date="2023-01-17T10:23:00Z">
        <w:r w:rsidR="00F06AB6">
          <w:t xml:space="preserve"> presented </w:t>
        </w:r>
      </w:ins>
      <w:ins w:id="843" w:author="Chen Heller" w:date="2023-01-31T13:34:00Z">
        <w:r w:rsidR="00CD33CC">
          <w:t xml:space="preserve">here </w:t>
        </w:r>
      </w:ins>
      <w:ins w:id="844" w:author="Chen Heller" w:date="2023-01-17T10:23:00Z">
        <w:r w:rsidR="00F06AB6">
          <w:t xml:space="preserve">only </w:t>
        </w:r>
      </w:ins>
      <w:ins w:id="845" w:author="Chen Heller" w:date="2023-01-31T13:34:00Z">
        <w:r w:rsidR="00CD33CC">
          <w:t>after the last mask.</w:t>
        </w:r>
      </w:ins>
    </w:p>
    <w:p w14:paraId="4375C930" w14:textId="77777777" w:rsidR="001F1330" w:rsidRDefault="001F1330">
      <w:pPr>
        <w:pStyle w:val="Heading4"/>
        <w:rPr>
          <w:moveTo w:id="846" w:author="Chen Heller" w:date="2023-01-03T17:26:00Z"/>
        </w:rPr>
        <w:pPrChange w:id="847" w:author="Chen Heller" w:date="2023-01-03T17:27:00Z">
          <w:pPr>
            <w:pStyle w:val="Heading3"/>
          </w:pPr>
        </w:pPrChange>
      </w:pPr>
      <w:moveToRangeStart w:id="848" w:author="Chen Heller" w:date="2023-01-03T17:26:00Z" w:name="move123659235"/>
      <w:moveToRangeEnd w:id="811"/>
      <w:moveTo w:id="849" w:author="Chen Heller" w:date="2023-01-03T17:26:00Z">
        <w:r>
          <w:lastRenderedPageBreak/>
          <w:t>Trajectory preprocessing</w:t>
        </w:r>
      </w:moveTo>
    </w:p>
    <w:p w14:paraId="38AFA958" w14:textId="2D9EED42" w:rsidR="001C0104" w:rsidRPr="00892F96" w:rsidRDefault="001F1330" w:rsidP="001F1330">
      <w:moveTo w:id="850"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851" w:author="Chen Heller" w:date="2023-01-03T17:27:00Z">
        <w:r w:rsidR="001B0F21">
          <w:rPr>
            <w:vertAlign w:val="superscript"/>
          </w:rPr>
          <w:t>2</w:t>
        </w:r>
      </w:ins>
      <w:moveTo w:id="852" w:author="Chen Heller" w:date="2023-01-03T17:26:00Z">
        <w:del w:id="853"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854"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848"/>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855" w:author="Chen Heller" w:date="2023-01-17T10:48:00Z"/>
        </w:rPr>
        <w:pPrChange w:id="856" w:author="Chen Heller" w:date="2023-01-03T16:16:00Z">
          <w:pPr>
            <w:pStyle w:val="Heading3"/>
          </w:pPr>
        </w:pPrChange>
      </w:pPr>
      <w:bookmarkStart w:id="857" w:name="_Toc114485392"/>
      <w:del w:id="858" w:author="Chen Heller" w:date="2023-01-17T10:48:00Z">
        <w:r w:rsidDel="007B4B60">
          <w:lastRenderedPageBreak/>
          <w:delText>Exclusion criteria</w:delText>
        </w:r>
        <w:bookmarkEnd w:id="857"/>
      </w:del>
    </w:p>
    <w:p w14:paraId="312384C8" w14:textId="35968B5A" w:rsidR="00D826D9" w:rsidRDefault="001A3B6D" w:rsidP="007D1A08">
      <w:pPr>
        <w:ind w:firstLine="0"/>
        <w:rPr>
          <w:ins w:id="859" w:author="Chen Heller" w:date="2023-01-09T17:17:00Z"/>
        </w:rPr>
      </w:pPr>
      <w:moveToRangeStart w:id="860" w:author="Chen Heller" w:date="2023-01-03T17:37:00Z" w:name="move123659894"/>
      <w:moveTo w:id="861" w:author="Chen Heller" w:date="2023-01-03T17:37:00Z">
        <w:del w:id="862"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863"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860"/>
      <w:del w:id="864"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865"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866" w:author="Chen Heller" w:date="2023-01-09T17:17:00Z"/>
        </w:rPr>
        <w:pPrChange w:id="867" w:author="Chen Heller" w:date="2023-01-09T17:29:00Z">
          <w:pPr>
            <w:pStyle w:val="Heading3"/>
          </w:pPr>
        </w:pPrChange>
      </w:pPr>
      <w:ins w:id="868" w:author="Chen Heller" w:date="2023-01-09T17:17:00Z">
        <w:r>
          <w:t>Analysis</w:t>
        </w:r>
      </w:ins>
    </w:p>
    <w:p w14:paraId="672F29D2" w14:textId="59304A81" w:rsidR="008F4EDF" w:rsidRDefault="00CA397F" w:rsidP="00904C49">
      <w:pPr>
        <w:rPr>
          <w:ins w:id="869" w:author="Chen Heller" w:date="2023-01-10T10:52:00Z"/>
        </w:rPr>
      </w:pPr>
      <w:ins w:id="870" w:author="Chen Heller" w:date="2023-01-09T17:17:00Z">
        <w:r>
          <w:t xml:space="preserve">All the comparisons between the congruent and incongruent conditions were corrected for multiple comparisons using the Tree-BH method </w:t>
        </w:r>
      </w:ins>
      <w:ins w:id="871" w:author="Chen Heller" w:date="2023-01-17T10:53:00Z">
        <w:r w:rsidR="00F5543D">
          <w:t xml:space="preserve">(Supplementary </w:t>
        </w:r>
      </w:ins>
      <w:ins w:id="872" w:author="Chen Heller" w:date="2023-01-17T10:54:00Z">
        <w:r w:rsidR="003A5915">
          <w:t>F</w:t>
        </w:r>
      </w:ins>
      <w:ins w:id="873" w:author="Chen Heller" w:date="2023-01-17T10:53:00Z">
        <w:r w:rsidR="00F5543D">
          <w:t xml:space="preserve">igure [ref]) </w:t>
        </w:r>
      </w:ins>
      <w:ins w:id="874"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875" w:author="Chen Heller" w:date="2023-01-17T10:54:00Z">
        <w:r w:rsidR="003A5915">
          <w:t>N</w:t>
        </w:r>
      </w:ins>
      <w:ins w:id="876"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877" w:author="Chen Heller" w:date="2023-01-17T10:54:00Z">
        <w:r w:rsidR="003A5915">
          <w:t xml:space="preserve"> Supplementary Figure [ref]</w:t>
        </w:r>
      </w:ins>
      <w:ins w:id="878" w:author="Chen Heller" w:date="2023-01-09T17:17:00Z">
        <w:r>
          <w:t>).</w:t>
        </w:r>
      </w:ins>
    </w:p>
    <w:p w14:paraId="0B2AF24F" w14:textId="7DB1EDC5" w:rsidR="00CA397F" w:rsidRPr="00B7042B" w:rsidRDefault="003E480D">
      <w:pPr>
        <w:pPrChange w:id="879" w:author="Chen Heller" w:date="2023-01-10T11:02:00Z">
          <w:pPr>
            <w:ind w:firstLine="0"/>
          </w:pPr>
        </w:pPrChange>
      </w:pPr>
      <w:ins w:id="880" w:author="Chen Heller" w:date="2023-01-10T10:55:00Z">
        <w:r>
          <w:t>C</w:t>
        </w:r>
      </w:ins>
      <w:ins w:id="881" w:author="Chen Heller" w:date="2023-01-10T10:54:00Z">
        <w:r w:rsidR="001D24FE">
          <w:t>omments received from colleagues a</w:t>
        </w:r>
      </w:ins>
      <w:ins w:id="882" w:author="Chen Heller" w:date="2023-01-09T17:17:00Z">
        <w:r w:rsidR="00CA397F">
          <w:t xml:space="preserve">fter </w:t>
        </w:r>
      </w:ins>
      <w:ins w:id="883" w:author="Chen Heller" w:date="2023-01-10T10:54:00Z">
        <w:r w:rsidR="001D24FE">
          <w:t xml:space="preserve">the </w:t>
        </w:r>
      </w:ins>
      <w:ins w:id="884" w:author="Chen Heller" w:date="2023-01-09T17:17:00Z">
        <w:r w:rsidR="00CA397F">
          <w:t>submission of the pre-</w:t>
        </w:r>
      </w:ins>
      <w:ins w:id="885" w:author="Chen Heller" w:date="2023-01-09T17:18:00Z">
        <w:r w:rsidR="00CA397F">
          <w:t>registration</w:t>
        </w:r>
      </w:ins>
      <w:ins w:id="886" w:author="Chen Heller" w:date="2023-01-09T17:17:00Z">
        <w:r w:rsidR="00CA397F">
          <w:t xml:space="preserve"> document</w:t>
        </w:r>
      </w:ins>
      <w:ins w:id="887" w:author="Chen Heller" w:date="2023-01-10T10:54:00Z">
        <w:r w:rsidR="001D24FE">
          <w:t xml:space="preserve"> </w:t>
        </w:r>
      </w:ins>
      <w:ins w:id="888" w:author="Chen Heller" w:date="2023-01-10T10:55:00Z">
        <w:r>
          <w:t xml:space="preserve">prompted two </w:t>
        </w:r>
      </w:ins>
      <w:ins w:id="889" w:author="Chen Heller" w:date="2023-01-10T11:00:00Z">
        <w:r w:rsidR="00527E95">
          <w:t xml:space="preserve">additional </w:t>
        </w:r>
      </w:ins>
      <w:ins w:id="890" w:author="Chen Heller" w:date="2023-01-10T10:55:00Z">
        <w:r>
          <w:t>analyses.</w:t>
        </w:r>
      </w:ins>
      <w:ins w:id="891" w:author="Chen Heller" w:date="2023-01-10T10:59:00Z">
        <w:r w:rsidR="004C0A6C">
          <w:t xml:space="preserve"> </w:t>
        </w:r>
      </w:ins>
      <w:ins w:id="892" w:author="Chen Heller" w:date="2023-01-10T10:55:00Z">
        <w:r>
          <w:t xml:space="preserve">The first </w:t>
        </w:r>
      </w:ins>
      <w:ins w:id="893" w:author="Chen Heller" w:date="2023-01-10T10:57:00Z">
        <w:r w:rsidR="00E543B7">
          <w:t>addresses</w:t>
        </w:r>
      </w:ins>
      <w:ins w:id="894" w:author="Chen Heller" w:date="2023-01-10T10:56:00Z">
        <w:r w:rsidR="00E543B7">
          <w:t xml:space="preserve"> the high variability between participants</w:t>
        </w:r>
      </w:ins>
      <w:ins w:id="895" w:author="Chen Heller" w:date="2023-01-10T10:57:00Z">
        <w:r w:rsidR="005345F0">
          <w:t xml:space="preserve"> </w:t>
        </w:r>
      </w:ins>
      <w:ins w:id="896" w:author="Chen Heller" w:date="2023-01-10T11:01:00Z">
        <w:r w:rsidR="00781772">
          <w:t>which</w:t>
        </w:r>
      </w:ins>
      <w:ins w:id="897" w:author="Chen Heller" w:date="2023-01-10T10:57:00Z">
        <w:r w:rsidR="005345F0">
          <w:t xml:space="preserve"> can obscure smaller but highly consistent effects. </w:t>
        </w:r>
      </w:ins>
      <w:ins w:id="898" w:author="Chen Heller" w:date="2023-01-10T10:58:00Z">
        <w:r w:rsidR="005345F0">
          <w:t xml:space="preserve">To </w:t>
        </w:r>
      </w:ins>
      <w:ins w:id="899" w:author="Chen Heller" w:date="2023-01-17T10:56:00Z">
        <w:r w:rsidR="00C6487E">
          <w:t>tackle this issue</w:t>
        </w:r>
      </w:ins>
      <w:ins w:id="900" w:author="Chen Heller" w:date="2023-01-10T11:07:00Z">
        <w:r w:rsidR="0001355D">
          <w:t>,</w:t>
        </w:r>
      </w:ins>
      <w:ins w:id="901" w:author="Chen Heller" w:date="2023-01-10T10:58:00Z">
        <w:r w:rsidR="005345F0">
          <w:t xml:space="preserve"> </w:t>
        </w:r>
      </w:ins>
      <w:ins w:id="902" w:author="Chen Heller" w:date="2023-01-10T11:07:00Z">
        <w:r w:rsidR="0001355D">
          <w:t xml:space="preserve">the </w:t>
        </w:r>
      </w:ins>
      <w:ins w:id="903" w:author="Chen Heller" w:date="2023-01-10T10:58:00Z">
        <w:r w:rsidR="005345F0">
          <w:t xml:space="preserve">non-timeseries </w:t>
        </w:r>
        <w:r w:rsidR="005345F0">
          <w:lastRenderedPageBreak/>
          <w:t>variables were normalized within participant</w:t>
        </w:r>
      </w:ins>
      <w:ins w:id="904" w:author="Chen Heller" w:date="2023-01-10T10:59:00Z">
        <w:r w:rsidR="005345F0">
          <w:t>.</w:t>
        </w:r>
      </w:ins>
      <w:ins w:id="905" w:author="Chen Heller" w:date="2023-01-10T11:07:00Z">
        <w:r w:rsidR="00807DAB">
          <w:t xml:space="preserve"> </w:t>
        </w:r>
      </w:ins>
      <w:ins w:id="906" w:author="Chen Heller" w:date="2023-01-10T11:08:00Z">
        <w:r w:rsidR="00807DAB">
          <w:t>Both the original and the added analys</w:t>
        </w:r>
      </w:ins>
      <w:ins w:id="907" w:author="Chen Heller" w:date="2023-01-16T15:02:00Z">
        <w:r w:rsidR="00DB2938">
          <w:t>i</w:t>
        </w:r>
      </w:ins>
      <w:ins w:id="908" w:author="Chen Heller" w:date="2023-01-10T11:08:00Z">
        <w:r w:rsidR="00807DAB">
          <w:t>s r</w:t>
        </w:r>
      </w:ins>
      <w:ins w:id="909" w:author="Chen Heller" w:date="2023-01-10T11:07:00Z">
        <w:r w:rsidR="00807DAB">
          <w:t>esult</w:t>
        </w:r>
      </w:ins>
      <w:ins w:id="910" w:author="Chen Heller" w:date="2023-01-10T11:08:00Z">
        <w:r w:rsidR="00807DAB">
          <w:t xml:space="preserve">s are provided </w:t>
        </w:r>
      </w:ins>
      <w:ins w:id="911" w:author="Chen Heller" w:date="2023-01-10T11:09:00Z">
        <w:r w:rsidR="00CF4EE8">
          <w:t xml:space="preserve">in </w:t>
        </w:r>
      </w:ins>
      <w:ins w:id="912" w:author="Chen Heller" w:date="2023-01-17T10:56:00Z">
        <w:r w:rsidR="0090221B">
          <w:t>T</w:t>
        </w:r>
      </w:ins>
      <w:ins w:id="913" w:author="Chen Heller" w:date="2023-01-10T11:09:00Z">
        <w:r w:rsidR="00CF4EE8">
          <w:t>able [ref]</w:t>
        </w:r>
      </w:ins>
      <w:ins w:id="914" w:author="Chen Heller" w:date="2023-01-16T15:04:00Z">
        <w:r w:rsidR="00283B67">
          <w:t xml:space="preserve"> but only the normalized results are discussed in the results section below</w:t>
        </w:r>
      </w:ins>
      <w:ins w:id="915" w:author="Chen Heller" w:date="2023-01-10T11:08:00Z">
        <w:r w:rsidR="00807DAB">
          <w:t>.</w:t>
        </w:r>
      </w:ins>
      <w:ins w:id="916" w:author="Chen Heller" w:date="2023-01-10T11:02:00Z">
        <w:r w:rsidR="00B7042B">
          <w:t xml:space="preserve"> </w:t>
        </w:r>
      </w:ins>
      <w:ins w:id="917" w:author="Chen Heller" w:date="2023-01-10T11:03:00Z">
        <w:r w:rsidR="00B7042B">
          <w:t xml:space="preserve">The second </w:t>
        </w:r>
      </w:ins>
      <w:ins w:id="918" w:author="Chen Heller" w:date="2023-01-10T11:09:00Z">
        <w:r w:rsidR="007C1881">
          <w:t xml:space="preserve">analysis </w:t>
        </w:r>
      </w:ins>
      <w:ins w:id="919" w:author="Chen Heller" w:date="2023-01-17T10:57:00Z">
        <w:r w:rsidR="003037BC">
          <w:t>pertains to the</w:t>
        </w:r>
      </w:ins>
      <w:ins w:id="920" w:author="Chen Heller" w:date="2023-01-09T17:30:00Z">
        <w:r w:rsidR="00CC0F3F">
          <w:t xml:space="preserve"> significance of the </w:t>
        </w:r>
      </w:ins>
      <w:ins w:id="921" w:author="Chen Heller" w:date="2023-01-10T11:14:00Z">
        <w:r w:rsidR="00A3121A">
          <w:t xml:space="preserve">temporal aspect </w:t>
        </w:r>
      </w:ins>
      <w:ins w:id="922" w:author="Chen Heller" w:date="2023-01-10T11:15:00Z">
        <w:r w:rsidR="00A3121A">
          <w:t xml:space="preserve">of the congruency effect, which </w:t>
        </w:r>
      </w:ins>
      <w:ins w:id="923" w:author="Chen Heller" w:date="2023-01-10T11:18:00Z">
        <w:r w:rsidR="00336757">
          <w:t xml:space="preserve">can </w:t>
        </w:r>
      </w:ins>
      <w:ins w:id="924" w:author="Chen Heller" w:date="2023-01-10T11:15:00Z">
        <w:r w:rsidR="00A3121A">
          <w:t xml:space="preserve">be </w:t>
        </w:r>
      </w:ins>
      <w:ins w:id="925" w:author="Chen Heller" w:date="2023-01-17T10:57:00Z">
        <w:r w:rsidR="003037BC">
          <w:t xml:space="preserve">accessed </w:t>
        </w:r>
      </w:ins>
      <w:ins w:id="926" w:author="Chen Heller" w:date="2023-01-10T11:18:00Z">
        <w:r w:rsidR="00336757">
          <w:t xml:space="preserve">only </w:t>
        </w:r>
      </w:ins>
      <w:ins w:id="927" w:author="Chen Heller" w:date="2023-01-10T11:20:00Z">
        <w:r w:rsidR="00A637E9">
          <w:t xml:space="preserve">when </w:t>
        </w:r>
      </w:ins>
      <w:ins w:id="928" w:author="Chen Heller" w:date="2023-01-17T10:57:00Z">
        <w:r w:rsidR="003037BC">
          <w:t xml:space="preserve">skipping </w:t>
        </w:r>
      </w:ins>
      <w:ins w:id="929" w:author="Chen Heller" w:date="2023-01-10T11:15:00Z">
        <w:r w:rsidR="00DC14CE">
          <w:t>spatial normaliz</w:t>
        </w:r>
      </w:ins>
      <w:ins w:id="930" w:author="Chen Heller" w:date="2023-01-10T11:18:00Z">
        <w:r w:rsidR="00336757">
          <w:t>ation</w:t>
        </w:r>
      </w:ins>
      <w:ins w:id="931" w:author="Chen Heller" w:date="2023-01-09T17:31:00Z">
        <w:r w:rsidR="00CC0F3F">
          <w:t xml:space="preserve">. </w:t>
        </w:r>
      </w:ins>
      <w:ins w:id="932" w:author="Chen Heller" w:date="2023-01-17T10:58:00Z">
        <w:r w:rsidR="005D0E4D">
          <w:t>T</w:t>
        </w:r>
      </w:ins>
      <w:ins w:id="933" w:author="Chen Heller" w:date="2023-01-09T17:18:00Z">
        <w:r w:rsidR="00CA397F">
          <w:t xml:space="preserve">o </w:t>
        </w:r>
      </w:ins>
      <w:ins w:id="934" w:author="Chen Heller" w:date="2023-01-10T11:25:00Z">
        <w:r w:rsidR="000552C6">
          <w:t>average</w:t>
        </w:r>
      </w:ins>
      <w:ins w:id="935" w:author="Chen Heller" w:date="2023-01-10T11:24:00Z">
        <w:r w:rsidR="00722085">
          <w:t xml:space="preserve"> </w:t>
        </w:r>
      </w:ins>
      <w:ins w:id="936" w:author="Chen Heller" w:date="2023-01-09T17:18:00Z">
        <w:r w:rsidR="00CA397F">
          <w:t xml:space="preserve">the </w:t>
        </w:r>
      </w:ins>
      <w:ins w:id="937" w:author="Chen Heller" w:date="2023-01-10T11:22:00Z">
        <w:r w:rsidR="00751A94">
          <w:t xml:space="preserve">non-normalized </w:t>
        </w:r>
      </w:ins>
      <w:ins w:id="938" w:author="Chen Heller" w:date="2023-01-09T17:18:00Z">
        <w:r w:rsidR="00CA397F">
          <w:t xml:space="preserve">trajectories, all trials </w:t>
        </w:r>
      </w:ins>
      <w:ins w:id="939" w:author="Chen Heller" w:date="2023-01-17T10:58:00Z">
        <w:r w:rsidR="005D0E4D">
          <w:t xml:space="preserve">had to be </w:t>
        </w:r>
      </w:ins>
      <w:ins w:id="940" w:author="Chen Heller" w:date="2023-01-09T17:18:00Z">
        <w:r w:rsidR="00CA397F">
          <w:t xml:space="preserve">trimmed to </w:t>
        </w:r>
      </w:ins>
      <w:ins w:id="941" w:author="Chen Heller" w:date="2023-01-17T10:58:00Z">
        <w:r w:rsidR="007B7FF4">
          <w:t xml:space="preserve">an </w:t>
        </w:r>
      </w:ins>
      <w:ins w:id="942" w:author="Chen Heller" w:date="2023-01-09T17:18:00Z">
        <w:r w:rsidR="00CA397F">
          <w:t xml:space="preserve">identical </w:t>
        </w:r>
      </w:ins>
      <w:ins w:id="943" w:author="Chen Heller" w:date="2023-01-17T10:58:00Z">
        <w:r w:rsidR="007B7FF4">
          <w:t xml:space="preserve">time range </w:t>
        </w:r>
      </w:ins>
      <w:ins w:id="944" w:author="Chen Heller" w:date="2023-01-09T17:18:00Z">
        <w:r w:rsidR="00CA397F">
          <w:t xml:space="preserve">of </w:t>
        </w:r>
      </w:ins>
      <w:ins w:id="945" w:author="Chen Heller" w:date="2023-01-17T10:59:00Z">
        <w:r w:rsidR="007B7FF4">
          <w:t>0-</w:t>
        </w:r>
      </w:ins>
      <w:ins w:id="946" w:author="Chen Heller" w:date="2023-01-09T17:18:00Z">
        <w:r w:rsidR="00CA397F">
          <w:t>340ms</w:t>
        </w:r>
      </w:ins>
      <w:ins w:id="947" w:author="Chen Heller" w:date="2023-01-10T11:23:00Z">
        <w:r w:rsidR="001719E9">
          <w:t xml:space="preserve"> which </w:t>
        </w:r>
      </w:ins>
      <w:ins w:id="948" w:author="Chen Heller" w:date="2023-01-17T10:59:00Z">
        <w:r w:rsidR="007B7FF4">
          <w:t xml:space="preserve">is </w:t>
        </w:r>
      </w:ins>
      <w:ins w:id="949" w:author="Chen Heller" w:date="2023-01-09T17:18:00Z">
        <w:r w:rsidR="00CA397F">
          <w:t>encompasse</w:t>
        </w:r>
      </w:ins>
      <w:ins w:id="950" w:author="Chen Heller" w:date="2023-01-17T10:59:00Z">
        <w:r w:rsidR="007B7FF4">
          <w:t>d in</w:t>
        </w:r>
      </w:ins>
      <w:ins w:id="951" w:author="Chen Heller" w:date="2023-01-09T17:18:00Z">
        <w:r w:rsidR="00CA397F">
          <w:t xml:space="preserve"> 90% of the trials</w:t>
        </w:r>
      </w:ins>
      <w:ins w:id="952" w:author="Chen Heller" w:date="2023-01-10T11:23:00Z">
        <w:r w:rsidR="001719E9">
          <w:t xml:space="preserve">. The </w:t>
        </w:r>
      </w:ins>
      <w:ins w:id="953" w:author="Chen Heller" w:date="2023-01-09T17:18:00Z">
        <w:r w:rsidR="00CA397F">
          <w:t xml:space="preserve">other 10% </w:t>
        </w:r>
      </w:ins>
      <w:ins w:id="954" w:author="Chen Heller" w:date="2023-01-10T11:23:00Z">
        <w:r w:rsidR="001719E9">
          <w:t xml:space="preserve">were </w:t>
        </w:r>
      </w:ins>
      <w:ins w:id="955" w:author="Chen Heller" w:date="2023-01-09T17:18:00Z">
        <w:r w:rsidR="00CA397F">
          <w:t xml:space="preserve">excluded. </w:t>
        </w:r>
      </w:ins>
      <w:ins w:id="956" w:author="Chen Heller" w:date="2023-01-17T11:00:00Z">
        <w:r w:rsidR="00F10B87">
          <w:t>T</w:t>
        </w:r>
      </w:ins>
      <w:ins w:id="957" w:author="Chen Heller" w:date="2023-01-17T10:59:00Z">
        <w:r w:rsidR="00F10B87">
          <w:t xml:space="preserve">he </w:t>
        </w:r>
      </w:ins>
      <w:ins w:id="958" w:author="Chen Heller" w:date="2023-01-17T11:00:00Z">
        <w:r w:rsidR="00F10B87">
          <w:t>congruency effect was estimated by conducting a</w:t>
        </w:r>
      </w:ins>
      <w:ins w:id="959" w:author="Chen Heller" w:date="2023-01-09T17:18:00Z">
        <w:r w:rsidR="00CA397F">
          <w:t xml:space="preserve"> </w:t>
        </w:r>
        <w:commentRangeStart w:id="960"/>
        <w:r w:rsidR="00CA397F">
          <w:t>t-test at every timepoint</w:t>
        </w:r>
      </w:ins>
      <w:commentRangeEnd w:id="960"/>
      <w:ins w:id="961" w:author="Chen Heller" w:date="2023-01-10T11:05:00Z">
        <w:r w:rsidR="008566E6">
          <w:rPr>
            <w:rStyle w:val="CommentReference"/>
          </w:rPr>
          <w:commentReference w:id="960"/>
        </w:r>
      </w:ins>
      <w:ins w:id="962" w:author="Chen Heller" w:date="2023-01-09T17:18:00Z">
        <w:r w:rsidR="00CA397F">
          <w:t xml:space="preserve">, and </w:t>
        </w:r>
      </w:ins>
      <w:ins w:id="963" w:author="Chen Heller" w:date="2023-01-17T11:01:00Z">
        <w:r w:rsidR="00B9255F">
          <w:t xml:space="preserve">clustering together </w:t>
        </w:r>
      </w:ins>
      <w:ins w:id="964" w:author="Chen Heller" w:date="2023-01-09T17:18:00Z">
        <w:r w:rsidR="00CA397F">
          <w:t>adjacent significant values</w:t>
        </w:r>
      </w:ins>
      <w:ins w:id="965" w:author="Chen Heller" w:date="2023-01-10T11:27:00Z">
        <w:r w:rsidR="00B176EA">
          <w:t xml:space="preserve"> of similar sign</w:t>
        </w:r>
      </w:ins>
      <w:ins w:id="966" w:author="Chen Heller" w:date="2023-01-09T17:18:00Z">
        <w:r w:rsidR="00CA397F">
          <w:t>. Then a permutation and clustering procedure [</w:t>
        </w:r>
        <w:commentRangeStart w:id="967"/>
        <w:r w:rsidR="00CA397F">
          <w:t>ref</w:t>
        </w:r>
        <w:commentRangeEnd w:id="967"/>
        <w:r w:rsidR="00CA397F">
          <w:rPr>
            <w:rStyle w:val="CommentReference"/>
          </w:rPr>
          <w:commentReference w:id="967"/>
        </w:r>
        <w:r w:rsidR="00CA397F">
          <w:t xml:space="preserve">] was conducted to evaluate the clusters' significance and correct for multiple comparisons. Finally, </w:t>
        </w:r>
      </w:ins>
      <w:ins w:id="968" w:author="Chen Heller" w:date="2023-01-10T11:27:00Z">
        <w:r w:rsidR="00B176EA">
          <w:t xml:space="preserve">the </w:t>
        </w:r>
      </w:ins>
      <m:oMath>
        <m:r>
          <w:ins w:id="969" w:author="Chen Heller" w:date="2023-01-10T11:27:00Z">
            <w:rPr>
              <w:rFonts w:ascii="Cambria Math" w:hAnsi="Cambria Math"/>
            </w:rPr>
            <m:t>α</m:t>
          </w:ins>
        </m:r>
      </m:oMath>
      <w:ins w:id="970" w:author="Chen Heller" w:date="2023-01-10T11:27:00Z">
        <w:r w:rsidR="00B176EA">
          <w:t xml:space="preserve"> value was divided by </w:t>
        </w:r>
      </w:ins>
      <w:ins w:id="971" w:author="Chen Heller" w:date="2023-01-10T11:28:00Z">
        <w:r w:rsidR="00B176EA">
          <w:t xml:space="preserve">three </w:t>
        </w:r>
      </w:ins>
      <w:ins w:id="972" w:author="Chen Heller" w:date="2023-01-10T11:27:00Z">
        <w:r w:rsidR="00B176EA">
          <w:t xml:space="preserve">to correct for </w:t>
        </w:r>
      </w:ins>
      <w:ins w:id="973" w:author="Chen Heller" w:date="2023-01-10T11:28:00Z">
        <w:r w:rsidR="00B176EA">
          <w:t>the three permutation and clustering procedures performed (</w:t>
        </w:r>
        <w:r w:rsidR="00CC290A">
          <w:t xml:space="preserve">i.e., </w:t>
        </w:r>
      </w:ins>
      <w:ins w:id="974" w:author="Chen Heller" w:date="2023-01-10T11:29:00Z">
        <w:r w:rsidR="000E3FEB">
          <w:t xml:space="preserve">deviation from center, </w:t>
        </w:r>
      </w:ins>
      <w:ins w:id="975" w:author="Chen Heller" w:date="2023-01-10T11:28:00Z">
        <w:r w:rsidR="00B176EA">
          <w:t>velocity</w:t>
        </w:r>
      </w:ins>
      <w:ins w:id="976" w:author="Chen Heller" w:date="2023-01-10T11:29:00Z">
        <w:r w:rsidR="000E3FEB">
          <w:t>, and</w:t>
        </w:r>
      </w:ins>
      <w:ins w:id="977" w:author="Chen Heller" w:date="2023-01-10T11:28:00Z">
        <w:r w:rsidR="00B176EA">
          <w:t xml:space="preserve"> implied end point).</w:t>
        </w:r>
      </w:ins>
    </w:p>
    <w:p w14:paraId="3AA9C79F" w14:textId="69DF0122" w:rsidR="00D826D9" w:rsidRDefault="00D826D9" w:rsidP="006238E0">
      <w:pPr>
        <w:pStyle w:val="Heading3"/>
      </w:pPr>
      <w:bookmarkStart w:id="978" w:name="_Toc114485393"/>
      <w:r>
        <w:t>Results</w:t>
      </w:r>
      <w:bookmarkEnd w:id="978"/>
    </w:p>
    <w:p w14:paraId="438C6938" w14:textId="78E0F411"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979" w:author="Chen Heller" w:date="2023-01-04T09:11:00Z" w:name="move123715935"/>
      <w:moveTo w:id="980" w:author="Chen Heller" w:date="2023-01-04T09:11:00Z">
        <w:r w:rsidR="00462D23">
          <w:t>Because using identical prime</w:t>
        </w:r>
        <w:del w:id="981" w:author="Chen Heller" w:date="2023-01-17T13:05:00Z">
          <w:r w:rsidR="00462D23" w:rsidDel="009C328A">
            <w:delText>s</w:delText>
          </w:r>
        </w:del>
        <w:r w:rsidR="00462D23">
          <w:t xml:space="preserve"> and target words in the congruent condition biases the responses towards the target, </w:t>
        </w:r>
        <w:del w:id="982" w:author="Chen Heller" w:date="2023-01-17T13:05:00Z">
          <w:r w:rsidR="00462D23" w:rsidDel="009C328A">
            <w:delText xml:space="preserve">I </w:delText>
          </w:r>
        </w:del>
        <w:r w:rsidR="00462D23">
          <w:t xml:space="preserve">only </w:t>
        </w:r>
      </w:moveTo>
      <w:ins w:id="983" w:author="Chen Heller" w:date="2023-01-17T13:06:00Z">
        <w:r w:rsidR="009C328A">
          <w:t xml:space="preserve">the incongruent trials </w:t>
        </w:r>
      </w:ins>
      <w:moveTo w:id="984" w:author="Chen Heller" w:date="2023-01-04T09:11:00Z">
        <w:del w:id="985" w:author="Chen Heller" w:date="2023-01-17T13:06:00Z">
          <w:r w:rsidR="00462D23" w:rsidDel="009C328A">
            <w:delText xml:space="preserve">analyzed the responses in the incongruent condition to </w:delText>
          </w:r>
        </w:del>
      </w:moveTo>
      <w:ins w:id="986" w:author="Chen Heller" w:date="2023-01-17T13:06:00Z">
        <w:r w:rsidR="009C328A">
          <w:t xml:space="preserve">were used to </w:t>
        </w:r>
      </w:ins>
      <w:moveTo w:id="987" w:author="Chen Heller" w:date="2023-01-04T09:11:00Z">
        <w:r w:rsidR="00462D23">
          <w:t>estimate prime visibility.</w:t>
        </w:r>
      </w:moveTo>
      <w:moveToRangeEnd w:id="979"/>
      <w:ins w:id="988" w:author="Chen Heller" w:date="2023-01-04T09:12:00Z">
        <w:r w:rsidR="00462D23">
          <w:t xml:space="preserve"> </w:t>
        </w:r>
      </w:ins>
      <w:r w:rsidR="00FD5D3D">
        <w:t xml:space="preserve">Objective recognition performance for the subjectively invisible stimuli was </w:t>
      </w:r>
      <w:ins w:id="989" w:author="Chen Heller" w:date="2023-01-17T13:07:00Z">
        <w:r w:rsidR="00412DCE">
          <w:t xml:space="preserve">not better than </w:t>
        </w:r>
      </w:ins>
      <w:del w:id="990" w:author="Chen Heller" w:date="2023-01-17T13:07:00Z">
        <w:r w:rsidR="00FD5D3D" w:rsidDel="00412DCE">
          <w:delText xml:space="preserve">at </w:delText>
        </w:r>
      </w:del>
      <w:r w:rsidR="00FD5D3D">
        <w:t>chance</w:t>
      </w:r>
      <w:del w:id="991"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4A1683F2" w:rsidR="00453F6C" w:rsidRDefault="00652B7D" w:rsidP="00741F3D">
      <w:pPr>
        <w:rPr>
          <w:ins w:id="992" w:author="Chen Heller" w:date="2023-01-17T13:53:00Z"/>
        </w:rPr>
      </w:pPr>
      <w:r>
        <w:lastRenderedPageBreak/>
        <w:t xml:space="preserve">Congruency effect: </w:t>
      </w:r>
      <w:moveToRangeStart w:id="993" w:author="Chen Heller" w:date="2023-01-04T09:14:00Z" w:name="move123716079"/>
      <w:moveTo w:id="994" w:author="Chen Heller" w:date="2023-01-04T09:14:00Z">
        <w:del w:id="995" w:author="Chen Heller" w:date="2023-01-09T17:17:00Z">
          <w:r w:rsidR="00A7794D" w:rsidDel="00CA397F">
            <w:delText xml:space="preserve">All the comparisons between the congruent and incongruent conditions </w:delText>
          </w:r>
        </w:del>
        <w:del w:id="996" w:author="Chen Heller" w:date="2023-01-04T09:14:00Z">
          <w:r w:rsidR="00A7794D" w:rsidDel="00A7794D">
            <w:delText xml:space="preserve">in all four experiments </w:delText>
          </w:r>
        </w:del>
        <w:del w:id="997"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998" w:author="Chen Heller" w:date="2023-01-09T17:17:00Z"/>
      <w:moveTo w:id="999" w:author="Chen Heller" w:date="2023-01-04T09:14:00Z">
        <w:del w:id="1000"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001" w:author="Chen Heller" w:date="2023-01-09T17:17:00Z"/>
      <w:moveTo w:id="1002" w:author="Chen Heller" w:date="2023-01-04T09:14:00Z">
        <w:del w:id="1003" w:author="Chen Heller" w:date="2023-01-09T17:17:00Z">
          <w:r w:rsidR="00000000">
            <w:fldChar w:fldCharType="separate"/>
          </w:r>
          <w:r w:rsidR="00A7794D" w:rsidDel="00CA397F">
            <w:fldChar w:fldCharType="end"/>
          </w:r>
          <w:r w:rsidR="00A7794D" w:rsidDel="00CA397F">
            <w:delText>).</w:delText>
          </w:r>
        </w:del>
      </w:moveTo>
      <w:moveToRangeEnd w:id="993"/>
      <w:r w:rsidR="00F01249">
        <w:t>A congruency effect was found in both measures</w:t>
      </w:r>
      <w:del w:id="1004" w:author="Chen Heller" w:date="2023-01-04T11:08:00Z">
        <w:r w:rsidR="00F01249" w:rsidDel="00CB2CC7">
          <w:delText xml:space="preserve">, </w:delText>
        </w:r>
      </w:del>
      <w:ins w:id="1005" w:author="Chen Heller" w:date="2023-01-04T11:08:00Z">
        <w:r w:rsidR="00CB2CC7">
          <w:t xml:space="preserve">. In the reaching task, </w:t>
        </w:r>
      </w:ins>
      <w:del w:id="1006" w:author="Chen Heller" w:date="2023-01-04T11:08:00Z">
        <w:r w:rsidR="00F01249" w:rsidDel="007B2D69">
          <w:delText xml:space="preserve">as was evident by </w:delText>
        </w:r>
      </w:del>
      <w:r w:rsidR="00F01249">
        <w:t xml:space="preserve">the </w:t>
      </w:r>
      <w:del w:id="1007" w:author="Chen Heller" w:date="2023-01-04T11:08:00Z">
        <w:r w:rsidR="00F01249" w:rsidDel="007B2D69">
          <w:delText xml:space="preserve">smaller </w:delText>
        </w:r>
      </w:del>
      <w:r w:rsidR="00F01249">
        <w:t>reach area</w:t>
      </w:r>
      <w:ins w:id="1008"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009" w:author="Chen Heller" w:date="2023-01-04T11:09:00Z">
        <w:r w:rsidR="007B2D69">
          <w:t>, was smaller in the incongruent condition. In the keyboard task,</w:t>
        </w:r>
      </w:ins>
      <w:r w:rsidR="00F01249">
        <w:t xml:space="preserve"> </w:t>
      </w:r>
      <w:del w:id="1010" w:author="Chen Heller" w:date="2023-01-04T11:09:00Z">
        <w:r w:rsidR="00F01249" w:rsidDel="007B2D69">
          <w:delText xml:space="preserve">and </w:delText>
        </w:r>
      </w:del>
      <w:r w:rsidR="00F01249">
        <w:t xml:space="preserve">slower </w:t>
      </w:r>
      <w:del w:id="1011" w:author="Chen Heller" w:date="2023-01-04T11:10:00Z">
        <w:r w:rsidR="00F01249" w:rsidDel="0082689E">
          <w:delText>keyboard-</w:delText>
        </w:r>
      </w:del>
      <w:r w:rsidR="00F01249">
        <w:t xml:space="preserve">RT </w:t>
      </w:r>
      <w:ins w:id="1012" w:author="Chen Heller" w:date="2023-01-04T11:10:00Z">
        <w:r w:rsidR="0082689E">
          <w:t xml:space="preserve">was observed </w:t>
        </w:r>
      </w:ins>
      <w:r w:rsidR="00F01249">
        <w:t>in the incongruent condition</w:t>
      </w:r>
      <w:r w:rsidR="00EC38FA">
        <w:t xml:space="preserve"> (</w:t>
      </w:r>
      <w:del w:id="1013"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014" w:author="Chen Heller" w:date="2023-01-04T14:57:00Z">
        <w:r w:rsidR="003251EA" w:rsidDel="00C56E28">
          <w:delText xml:space="preserve">Table </w:delText>
        </w:r>
        <w:r w:rsidR="003251EA" w:rsidDel="00C56E28">
          <w:rPr>
            <w:noProof/>
          </w:rPr>
          <w:delText>4</w:delText>
        </w:r>
      </w:del>
      <w:del w:id="1015" w:author="Chen Heller" w:date="2023-01-17T13:39:00Z">
        <w:r w:rsidR="00EC38FA" w:rsidDel="002722EE">
          <w:fldChar w:fldCharType="end"/>
        </w:r>
      </w:del>
      <w:ins w:id="1016" w:author="Chen Heller" w:date="2023-01-17T13:39:00Z">
        <w:r w:rsidR="002722EE">
          <w:t>Table [ref]</w:t>
        </w:r>
      </w:ins>
      <w:r w:rsidR="00EC38FA">
        <w:t>)</w:t>
      </w:r>
      <w:r w:rsidR="00F01249">
        <w:t>.</w:t>
      </w:r>
      <w:r w:rsidR="000C177A">
        <w:t xml:space="preserve"> </w:t>
      </w:r>
      <w:r w:rsidR="00CB5A32">
        <w:t>Comparison of the effect sizes revealed t</w:t>
      </w:r>
      <w:r w:rsidR="00E74CD9">
        <w:t>hat t</w:t>
      </w:r>
      <w:r w:rsidR="00CB5A32">
        <w:t xml:space="preserve">he keyboard-RT effect (Cohen's d = </w:t>
      </w:r>
      <w:del w:id="1017"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018" w:author="Chen Heller" w:date="2023-01-16T14:58:00Z">
        <w:r w:rsidR="00E74CD9" w:rsidDel="00E075E9">
          <w:delText>69</w:delText>
        </w:r>
      </w:del>
      <w:ins w:id="1019" w:author="Chen Heller" w:date="2023-01-16T14:58:00Z">
        <w:r w:rsidR="00E075E9">
          <w:t>68</w:t>
        </w:r>
      </w:ins>
      <w:r w:rsidR="00CB5A32">
        <w:t>)</w:t>
      </w:r>
      <w:ins w:id="1020" w:author="Chen Heller" w:date="2023-01-17T13:39:00Z">
        <w:r w:rsidR="002722EE">
          <w:t xml:space="preserve">, </w:t>
        </w:r>
      </w:ins>
      <w:del w:id="1021" w:author="Chen Heller" w:date="2023-01-17T13:39:00Z">
        <w:r w:rsidR="00CB5A32" w:rsidDel="002722EE">
          <w:delText xml:space="preserve">. </w:delText>
        </w:r>
      </w:del>
      <w:ins w:id="1022" w:author="Chen Heller" w:date="2023-01-17T13:39:00Z">
        <w:r w:rsidR="002722EE">
          <w:t>h</w:t>
        </w:r>
      </w:ins>
      <w:ins w:id="1023" w:author="Chen Heller" w:date="2023-01-16T15:00:00Z">
        <w:r w:rsidR="008347B1">
          <w:t xml:space="preserve">owever, reaching duration which was longer for incongruent trials produced </w:t>
        </w:r>
      </w:ins>
      <w:ins w:id="1024" w:author="Chen Heller" w:date="2023-01-17T13:39:00Z">
        <w:r w:rsidR="002722EE">
          <w:t xml:space="preserve">the </w:t>
        </w:r>
      </w:ins>
      <w:ins w:id="1025" w:author="Chen Heller" w:date="2023-01-16T15:00:00Z">
        <w:r w:rsidR="008347B1">
          <w:t>large</w:t>
        </w:r>
      </w:ins>
      <w:ins w:id="1026" w:author="Chen Heller" w:date="2023-01-17T13:39:00Z">
        <w:r w:rsidR="002722EE">
          <w:t>st</w:t>
        </w:r>
      </w:ins>
      <w:ins w:id="1027" w:author="Chen Heller" w:date="2023-01-16T15:00:00Z">
        <w:r w:rsidR="008347B1">
          <w:t xml:space="preserve"> effect </w:t>
        </w:r>
      </w:ins>
      <w:ins w:id="1028" w:author="Chen Heller" w:date="2023-01-16T15:02:00Z">
        <w:r w:rsidR="007156D0">
          <w:t xml:space="preserve">(Cohen's d = </w:t>
        </w:r>
        <w:r w:rsidR="002E0DD6">
          <w:t>1.25)</w:t>
        </w:r>
      </w:ins>
      <w:ins w:id="1029" w:author="Chen Heller" w:date="2023-01-16T15:01:00Z">
        <w:r w:rsidR="007156D0">
          <w:t xml:space="preserve">. </w:t>
        </w:r>
      </w:ins>
      <w:moveFromRangeStart w:id="1030" w:author="Chen Heller" w:date="2023-01-04T11:14:00Z" w:name="move123723265"/>
      <w:moveFrom w:id="1031"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032" w:author="Chen Heller" w:date="2023-01-04T11:14:00Z"/>
      <w:moveFrom w:id="1033"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030"/>
      <w:ins w:id="1034" w:author="Chen Heller" w:date="2023-01-04T12:14:00Z">
        <w:r w:rsidR="00116E2B">
          <w:t xml:space="preserve">Additionally, </w:t>
        </w:r>
      </w:ins>
      <w:ins w:id="1035" w:author="Chen Heller" w:date="2023-01-17T13:41:00Z">
        <w:r w:rsidR="004D2319">
          <w:t xml:space="preserve">the </w:t>
        </w:r>
      </w:ins>
      <w:ins w:id="1036" w:author="Chen Heller" w:date="2023-01-17T13:49:00Z">
        <w:r w:rsidR="0087650F">
          <w:t>traveled distance</w:t>
        </w:r>
      </w:ins>
      <w:ins w:id="1037" w:author="Chen Heller" w:date="2023-01-17T13:41:00Z">
        <w:r w:rsidR="00CF7681">
          <w:t xml:space="preserve">, which is measured as </w:t>
        </w:r>
        <w:r w:rsidR="00CF7681" w:rsidRPr="000428C9">
          <w:t xml:space="preserve">the sum of Euclidean distances between </w:t>
        </w:r>
        <w:r w:rsidR="00CF7681">
          <w:t xml:space="preserve">all adjacent </w:t>
        </w:r>
        <w:r w:rsidR="00CF7681" w:rsidRPr="000428C9">
          <w:t>samples of a single trial</w:t>
        </w:r>
        <w:r w:rsidR="00CF7681">
          <w:t>, was l</w:t>
        </w:r>
      </w:ins>
      <w:ins w:id="1038" w:author="Chen Heller" w:date="2023-01-17T13:42:00Z">
        <w:r w:rsidR="00CF7681">
          <w:t>onger in incongruent trials</w:t>
        </w:r>
      </w:ins>
      <w:del w:id="1039" w:author="Chen Heller" w:date="2023-01-04T12:14:00Z">
        <w:r w:rsidR="00F01249" w:rsidDel="00116E2B">
          <w:delText xml:space="preserve">The bias resulted in </w:delText>
        </w:r>
        <w:r w:rsidR="00285F78" w:rsidDel="00116E2B">
          <w:delText>an</w:delText>
        </w:r>
      </w:del>
      <w:del w:id="1040" w:author="Chen Heller" w:date="2023-01-17T13:42:00Z">
        <w:r w:rsidR="00285F78" w:rsidDel="00CF7681">
          <w:delText xml:space="preserve"> </w:delText>
        </w:r>
        <w:r w:rsidR="00F01249" w:rsidDel="00CF7681">
          <w:delText>extended traveled distance</w:delText>
        </w:r>
      </w:del>
      <w:ins w:id="1041" w:author="Chen Heller" w:date="2023-01-04T12:15:00Z">
        <w:r w:rsidR="00116E2B">
          <w:t>.</w:t>
        </w:r>
      </w:ins>
      <w:r w:rsidR="00F01249">
        <w:t xml:space="preserve"> </w:t>
      </w:r>
      <w:ins w:id="1042" w:author="Chen Heller" w:date="2023-01-17T13:50:00Z">
        <w:r w:rsidR="0087650F">
          <w:t>On the other hand</w:t>
        </w:r>
      </w:ins>
      <w:ins w:id="1043" w:author="Chen Heller" w:date="2023-01-17T13:42:00Z">
        <w:r w:rsidR="00836D3F">
          <w:t xml:space="preserve">, reaction time, </w:t>
        </w:r>
      </w:ins>
      <w:ins w:id="1044" w:author="Chen Heller" w:date="2023-01-04T12:17:00Z">
        <w:r w:rsidR="000452AB" w:rsidRPr="000452AB">
          <w:t>defined as the time from stimulus presentation up to movement onset</w:t>
        </w:r>
      </w:ins>
      <w:ins w:id="1045" w:author="Chen Heller" w:date="2023-01-09T17:33:00Z">
        <w:r w:rsidR="00A40EA5">
          <w:t>,</w:t>
        </w:r>
      </w:ins>
      <w:ins w:id="1046" w:author="Chen Heller" w:date="2023-01-04T12:17:00Z">
        <w:r w:rsidR="000452AB" w:rsidRPr="000452AB">
          <w:t xml:space="preserve"> </w:t>
        </w:r>
      </w:ins>
      <w:ins w:id="1047" w:author="Chen Heller" w:date="2023-01-17T13:43:00Z">
        <w:r w:rsidR="00055809">
          <w:t xml:space="preserve">did not differ between the conditions. </w:t>
        </w:r>
      </w:ins>
      <w:ins w:id="1048" w:author="Chen Heller" w:date="2023-01-17T13:53:00Z">
        <w:r w:rsidR="00453F6C">
          <w:t xml:space="preserve">Analysis of the </w:t>
        </w:r>
      </w:ins>
      <w:ins w:id="1049" w:author="Chen Heller" w:date="2023-01-17T13:54:00Z">
        <w:r w:rsidR="00453F6C">
          <w:t xml:space="preserve">implied endpoint did not </w:t>
        </w:r>
      </w:ins>
      <w:ins w:id="1050" w:author="Chen Heller" w:date="2023-01-17T13:55:00Z">
        <w:r w:rsidR="00507C86">
          <w:t>reveal</w:t>
        </w:r>
      </w:ins>
      <w:ins w:id="1051" w:author="Chen Heller" w:date="2023-01-17T13:54:00Z">
        <w:r w:rsidR="00453F6C">
          <w:t xml:space="preserve"> any </w:t>
        </w:r>
      </w:ins>
      <w:ins w:id="1052" w:author="Chen Heller" w:date="2023-01-17T13:58:00Z">
        <w:r w:rsidR="00914B1D">
          <w:t xml:space="preserve">changes </w:t>
        </w:r>
      </w:ins>
      <w:ins w:id="1053" w:author="Chen Heller" w:date="2023-01-17T13:59:00Z">
        <w:r w:rsidR="00914B1D">
          <w:t xml:space="preserve">of mind </w:t>
        </w:r>
      </w:ins>
      <w:ins w:id="1054" w:author="Chen Heller" w:date="2023-01-17T13:54:00Z">
        <w:r w:rsidR="00453F6C">
          <w:t xml:space="preserve">during movement. </w:t>
        </w:r>
      </w:ins>
      <w:ins w:id="1055" w:author="Chen Heller" w:date="2023-01-17T13:55:00Z">
        <w:r w:rsidR="00507C86">
          <w:t>The i</w:t>
        </w:r>
      </w:ins>
      <w:ins w:id="1056" w:author="Chen Heller" w:date="2023-01-17T13:56:00Z">
        <w:r w:rsidR="00507C86">
          <w:t xml:space="preserve">mplied end point was </w:t>
        </w:r>
        <w:r w:rsidR="004E6D7B">
          <w:t>marked as the point where the curre</w:t>
        </w:r>
      </w:ins>
      <w:ins w:id="1057" w:author="Chen Heller" w:date="2023-01-17T13:57:00Z">
        <w:r w:rsidR="00794FB0">
          <w:t>n</w:t>
        </w:r>
      </w:ins>
      <w:ins w:id="1058" w:author="Chen Heller" w:date="2023-01-17T13:56:00Z">
        <w:r w:rsidR="004E6D7B">
          <w:t xml:space="preserve">t tangent to the trajectory meets the screen, and a </w:t>
        </w:r>
      </w:ins>
      <w:ins w:id="1059" w:author="Chen Heller" w:date="2023-01-17T13:59:00Z">
        <w:r w:rsidR="00914B1D">
          <w:t xml:space="preserve">change of mind </w:t>
        </w:r>
      </w:ins>
      <w:ins w:id="1060" w:author="Chen Heller" w:date="2023-01-17T13:56:00Z">
        <w:r w:rsidR="004E6D7B">
          <w:t xml:space="preserve">was </w:t>
        </w:r>
      </w:ins>
      <w:ins w:id="1061" w:author="Chen Heller" w:date="2023-01-17T13:57:00Z">
        <w:r w:rsidR="00794FB0">
          <w:t>implied</w:t>
        </w:r>
      </w:ins>
      <w:ins w:id="1062" w:author="Chen Heller" w:date="2023-01-17T13:56:00Z">
        <w:r w:rsidR="004E6D7B">
          <w:t xml:space="preserve"> </w:t>
        </w:r>
      </w:ins>
      <w:ins w:id="1063" w:author="Chen Heller" w:date="2023-01-17T13:57:00Z">
        <w:r w:rsidR="00794FB0">
          <w:t xml:space="preserve">if </w:t>
        </w:r>
      </w:ins>
      <w:ins w:id="1064" w:author="Chen Heller" w:date="2023-01-17T13:56:00Z">
        <w:r w:rsidR="004E6D7B">
          <w:t>it crossed from one side of the screen to the other.</w:t>
        </w:r>
      </w:ins>
    </w:p>
    <w:p w14:paraId="11D57144" w14:textId="77777777" w:rsidR="007B776C" w:rsidRDefault="00F01249" w:rsidP="00695D3D">
      <w:pPr>
        <w:rPr>
          <w:ins w:id="1065" w:author="Chen Heller" w:date="2023-01-17T14:00:00Z"/>
        </w:rPr>
      </w:pPr>
      <w:del w:id="1066" w:author="Chen Heller" w:date="2023-01-17T13:59:00Z">
        <w:r w:rsidDel="00914B1D">
          <w:lastRenderedPageBreak/>
          <w:delText xml:space="preserve">and </w:delText>
        </w:r>
        <w:r w:rsidR="00285F78" w:rsidDel="00914B1D">
          <w:delText xml:space="preserve">a </w:delText>
        </w:r>
        <w:r w:rsidDel="00914B1D">
          <w:delText xml:space="preserve">prolonged </w:delText>
        </w:r>
      </w:del>
      <w:del w:id="1067" w:author="Chen Heller" w:date="2023-01-04T13:28:00Z">
        <w:r w:rsidDel="000128A2">
          <w:delText xml:space="preserve">movement </w:delText>
        </w:r>
      </w:del>
      <w:del w:id="1068"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069" w:author="Chen Heller" w:date="2023-01-17T14:00:00Z">
        <w:r w:rsidR="00594DA5" w:rsidDel="007B776C">
          <w:delText xml:space="preserve"> </w:delText>
        </w:r>
      </w:del>
    </w:p>
    <w:p w14:paraId="493CD208" w14:textId="249292C2" w:rsidR="007309FB" w:rsidRDefault="007309FB" w:rsidP="00695D3D">
      <w:moveToRangeStart w:id="1070" w:author="Chen Heller" w:date="2023-01-04T11:14:00Z" w:name="move123723265"/>
      <w:moveTo w:id="1071" w:author="Chen Heller" w:date="2023-01-04T11:14:00Z">
        <w:del w:id="1072" w:author="Chen Heller" w:date="2023-01-10T10:06:00Z">
          <w:r w:rsidDel="00CB497F">
            <w:delText>A</w:delText>
          </w:r>
        </w:del>
      </w:moveTo>
      <w:ins w:id="1073" w:author="Chen Heller" w:date="2023-01-17T14:01:00Z">
        <w:r w:rsidR="007B776C">
          <w:t>A</w:t>
        </w:r>
      </w:ins>
      <w:moveTo w:id="1074" w:author="Chen Heller" w:date="2023-01-04T11:14:00Z">
        <w:r>
          <w:t xml:space="preserve"> bias towards the incorrect answer in incongruent trials was </w:t>
        </w:r>
      </w:moveTo>
      <w:ins w:id="1075" w:author="Chen Heller" w:date="2023-01-10T10:06:00Z">
        <w:r w:rsidR="00CB497F">
          <w:t xml:space="preserve">visually </w:t>
        </w:r>
      </w:ins>
      <w:moveTo w:id="1076" w:author="Chen Heller" w:date="2023-01-04T11:14:00Z">
        <w:r>
          <w:t>evident</w:t>
        </w:r>
      </w:moveTo>
      <w:ins w:id="1077" w:author="Chen Heller" w:date="2023-01-16T15:17:00Z">
        <w:r w:rsidR="00932458">
          <w:t xml:space="preserve"> in the </w:t>
        </w:r>
      </w:ins>
      <w:ins w:id="1078" w:author="Chen Heller" w:date="2023-01-17T14:15:00Z">
        <w:r w:rsidR="00727E1E">
          <w:t xml:space="preserve">average </w:t>
        </w:r>
      </w:ins>
      <w:ins w:id="1079" w:author="Chen Heller" w:date="2023-01-16T15:17:00Z">
        <w:r w:rsidR="00932458">
          <w:t>time dependent trajectories</w:t>
        </w:r>
      </w:ins>
      <w:ins w:id="1080" w:author="Chen Heller" w:date="2023-01-10T10:50:00Z">
        <w:r w:rsidR="002105AC">
          <w:t>, but not statistically</w:t>
        </w:r>
      </w:ins>
      <w:ins w:id="1081" w:author="Chen Heller" w:date="2023-01-16T15:08:00Z">
        <w:r w:rsidR="00080A06">
          <w:t xml:space="preserve"> significant</w:t>
        </w:r>
      </w:ins>
      <w:moveTo w:id="1082" w:author="Chen Heller" w:date="2023-01-04T11:14:00Z">
        <w:del w:id="1083" w:author="Chen Heller" w:date="2023-01-16T15:17:00Z">
          <w:r w:rsidDel="00932458">
            <w:delText xml:space="preserve"> in the trajector</w:delText>
          </w:r>
        </w:del>
        <w:del w:id="1084" w:author="Chen Heller" w:date="2023-01-10T10:06:00Z">
          <w:r w:rsidDel="00CB497F">
            <w:delText>y</w:delText>
          </w:r>
        </w:del>
      </w:moveTo>
      <w:ins w:id="1085" w:author="Chen Heller" w:date="2023-01-10T10:50:00Z">
        <w:r w:rsidR="002105AC">
          <w:t xml:space="preserve"> </w:t>
        </w:r>
      </w:ins>
      <w:ins w:id="1086" w:author="Chen Heller" w:date="2023-01-10T10:08:00Z">
        <w:r w:rsidR="001B3B76">
          <w:t>[</w:t>
        </w:r>
        <w:commentRangeStart w:id="1087"/>
        <w:r w:rsidR="001B3B76">
          <w:t>ref</w:t>
        </w:r>
      </w:ins>
      <w:commentRangeEnd w:id="1087"/>
      <w:ins w:id="1088" w:author="Chen Heller" w:date="2023-01-10T10:09:00Z">
        <w:r w:rsidR="005956B2">
          <w:rPr>
            <w:rStyle w:val="CommentReference"/>
          </w:rPr>
          <w:commentReference w:id="1087"/>
        </w:r>
      </w:ins>
      <w:ins w:id="1089" w:author="Chen Heller" w:date="2023-01-10T10:08:00Z">
        <w:r w:rsidR="001B3B76">
          <w:t>]</w:t>
        </w:r>
      </w:ins>
      <w:ins w:id="1090" w:author="Chen Heller" w:date="2023-01-10T10:07:00Z">
        <w:r w:rsidR="001B3B76">
          <w:t>.</w:t>
        </w:r>
      </w:ins>
      <w:ins w:id="1091" w:author="Chen Heller" w:date="2023-01-16T16:46:00Z">
        <w:r w:rsidR="0072366B">
          <w:t xml:space="preserve"> </w:t>
        </w:r>
      </w:ins>
      <w:ins w:id="1092" w:author="Chen Heller" w:date="2023-01-17T14:15:00Z">
        <w:r w:rsidR="00BA0B5B">
          <w:t>Since average</w:t>
        </w:r>
      </w:ins>
      <w:ins w:id="1093" w:author="Chen Heller" w:date="2023-01-17T14:16:00Z">
        <w:r w:rsidR="00727E1E">
          <w:t>d</w:t>
        </w:r>
      </w:ins>
      <w:ins w:id="1094" w:author="Chen Heller" w:date="2023-01-17T14:15:00Z">
        <w:r w:rsidR="00BA0B5B">
          <w:t xml:space="preserve"> trajectories do not provide a veridical representation of</w:t>
        </w:r>
      </w:ins>
      <w:ins w:id="1095" w:author="Chen Heller" w:date="2023-01-17T14:16:00Z">
        <w:r w:rsidR="00727E1E">
          <w:t xml:space="preserve"> single reaching movement</w:t>
        </w:r>
      </w:ins>
      <w:ins w:id="1096" w:author="Chen Heller" w:date="2023-01-17T14:17:00Z">
        <w:r w:rsidR="00310313">
          <w:t>s</w:t>
        </w:r>
      </w:ins>
      <w:ins w:id="1097" w:author="Chen Heller" w:date="2023-01-17T14:16:00Z">
        <w:r w:rsidR="00727E1E">
          <w:t xml:space="preserve">, </w:t>
        </w:r>
      </w:ins>
      <w:ins w:id="1098" w:author="Chen Heller" w:date="2023-01-17T14:17:00Z">
        <w:r w:rsidR="00310313">
          <w:t xml:space="preserve">a </w:t>
        </w:r>
      </w:ins>
      <w:ins w:id="1099" w:author="Chen Heller" w:date="2023-01-17T14:16:00Z">
        <w:r w:rsidR="00727E1E">
          <w:t xml:space="preserve">sample </w:t>
        </w:r>
      </w:ins>
      <w:ins w:id="1100" w:author="Chen Heller" w:date="2023-01-17T14:17:00Z">
        <w:r w:rsidR="00310313">
          <w:t xml:space="preserve">of </w:t>
        </w:r>
      </w:ins>
      <w:ins w:id="1101" w:author="Chen Heller" w:date="2023-01-17T14:15:00Z">
        <w:r w:rsidR="00BA0B5B">
          <w:t xml:space="preserve">single trial data </w:t>
        </w:r>
      </w:ins>
      <w:ins w:id="1102" w:author="Chen Heller" w:date="2023-01-17T14:16:00Z">
        <w:r w:rsidR="00727E1E">
          <w:t xml:space="preserve">is </w:t>
        </w:r>
      </w:ins>
      <w:ins w:id="1103" w:author="Chen Heller" w:date="2023-01-17T14:15:00Z">
        <w:r w:rsidR="00BA0B5B">
          <w:t xml:space="preserve">presented in </w:t>
        </w:r>
      </w:ins>
      <w:ins w:id="1104" w:author="Chen Heller" w:date="2023-01-17T14:28:00Z">
        <w:r w:rsidR="001578CB">
          <w:t>F</w:t>
        </w:r>
      </w:ins>
      <w:ins w:id="1105" w:author="Chen Heller" w:date="2023-01-17T14:15:00Z">
        <w:r w:rsidR="00BA0B5B">
          <w:t xml:space="preserve">igure [ref]. </w:t>
        </w:r>
      </w:ins>
      <w:ins w:id="1106" w:author="Chen Heller" w:date="2023-01-16T16:49:00Z">
        <w:r w:rsidR="00764059">
          <w:t xml:space="preserve">A </w:t>
        </w:r>
      </w:ins>
      <w:ins w:id="1107" w:author="Chen Heller" w:date="2023-01-17T14:01:00Z">
        <w:r w:rsidR="007B776C">
          <w:t xml:space="preserve">comment by a </w:t>
        </w:r>
      </w:ins>
      <w:ins w:id="1108" w:author="Chen Heller" w:date="2023-01-16T16:51:00Z">
        <w:r w:rsidR="004E28B9">
          <w:t>reviewer</w:t>
        </w:r>
      </w:ins>
      <w:ins w:id="1109" w:author="Chen Heller" w:date="2023-01-17T14:14:00Z">
        <w:r w:rsidR="00BA0B5B">
          <w:t xml:space="preserve">, received after submitting the preregistration document, </w:t>
        </w:r>
      </w:ins>
      <w:ins w:id="1110" w:author="Chen Heller" w:date="2023-01-17T14:21:00Z">
        <w:r w:rsidR="00B47417">
          <w:t>recommended the analysis o</w:t>
        </w:r>
      </w:ins>
      <w:ins w:id="1111" w:author="Chen Heller" w:date="2023-01-17T14:22:00Z">
        <w:r w:rsidR="00B47417">
          <w:t xml:space="preserve">f </w:t>
        </w:r>
      </w:ins>
      <w:ins w:id="1112" w:author="Chen Heller" w:date="2023-01-16T16:46:00Z">
        <w:r w:rsidR="0072366B">
          <w:t>implied endpoint and horizontal velocity.</w:t>
        </w:r>
      </w:ins>
      <w:ins w:id="1113" w:author="Chen Heller" w:date="2023-01-16T16:47:00Z">
        <w:r w:rsidR="000C2E01">
          <w:t xml:space="preserve"> Both measures are sensitive to changes in </w:t>
        </w:r>
      </w:ins>
      <w:ins w:id="1114" w:author="Chen Heller" w:date="2023-01-16T16:50:00Z">
        <w:r w:rsidR="00953299">
          <w:t xml:space="preserve">direction and should therefor </w:t>
        </w:r>
      </w:ins>
      <w:ins w:id="1115" w:author="Chen Heller" w:date="2023-01-16T16:47:00Z">
        <w:r w:rsidR="000C2E01">
          <w:t xml:space="preserve">reflect the </w:t>
        </w:r>
      </w:ins>
      <w:ins w:id="1116" w:author="Chen Heller" w:date="2023-01-16T16:48:00Z">
        <w:r w:rsidR="00695D3D">
          <w:t>participant</w:t>
        </w:r>
      </w:ins>
      <w:ins w:id="1117" w:author="Chen Heller" w:date="2023-01-17T14:29:00Z">
        <w:r w:rsidR="001578CB">
          <w:t>'</w:t>
        </w:r>
      </w:ins>
      <w:ins w:id="1118" w:author="Chen Heller" w:date="2023-01-16T16:48:00Z">
        <w:r w:rsidR="00695D3D">
          <w:t>s intentions earlier than the trajectory</w:t>
        </w:r>
      </w:ins>
      <w:ins w:id="1119" w:author="Chen Heller" w:date="2023-01-16T16:50:00Z">
        <w:r w:rsidR="00953299">
          <w:t xml:space="preserve"> </w:t>
        </w:r>
      </w:ins>
      <w:ins w:id="1120" w:author="Chen Heller" w:date="2023-01-16T15:25:00Z">
        <w:r w:rsidR="00440750">
          <w:t>[</w:t>
        </w:r>
        <w:commentRangeStart w:id="1121"/>
        <w:r w:rsidR="00440750">
          <w:t>ref</w:t>
        </w:r>
        <w:commentRangeEnd w:id="1121"/>
        <w:r w:rsidR="00440750">
          <w:rPr>
            <w:rStyle w:val="CommentReference"/>
          </w:rPr>
          <w:commentReference w:id="1121"/>
        </w:r>
        <w:r w:rsidR="00440750">
          <w:t>]</w:t>
        </w:r>
      </w:ins>
      <w:ins w:id="1122" w:author="Chen Heller" w:date="2023-01-10T10:10:00Z">
        <w:r w:rsidR="005956B2">
          <w:t xml:space="preserve">. </w:t>
        </w:r>
      </w:ins>
      <w:ins w:id="1123" w:author="Chen Heller" w:date="2023-01-10T10:13:00Z">
        <w:r w:rsidR="00097547">
          <w:t xml:space="preserve">Horizontal velocity </w:t>
        </w:r>
      </w:ins>
      <w:ins w:id="1124" w:author="Chen Heller" w:date="2023-01-17T14:23:00Z">
        <w:r w:rsidR="009E648C">
          <w:t xml:space="preserve">was </w:t>
        </w:r>
      </w:ins>
      <w:ins w:id="1125" w:author="Chen Heller" w:date="2023-01-17T14:25:00Z">
        <w:r w:rsidR="00F023E2">
          <w:t>derived</w:t>
        </w:r>
      </w:ins>
      <w:ins w:id="1126" w:author="Chen Heller" w:date="2023-01-17T14:23:00Z">
        <w:r w:rsidR="009E648C">
          <w:t xml:space="preserve"> </w:t>
        </w:r>
      </w:ins>
      <w:ins w:id="1127" w:author="Chen Heller" w:date="2023-01-10T10:14:00Z">
        <w:r w:rsidR="00097547">
          <w:t xml:space="preserve">by dividing the </w:t>
        </w:r>
      </w:ins>
      <w:ins w:id="1128" w:author="Chen Heller" w:date="2023-01-10T10:15:00Z">
        <w:r w:rsidR="00520DBC">
          <w:t xml:space="preserve">distance along the X axis between each two points, by the </w:t>
        </w:r>
        <w:r w:rsidR="00DF171D">
          <w:t>sampling rate</w:t>
        </w:r>
      </w:ins>
      <w:ins w:id="1129" w:author="Chen Heller" w:date="2023-01-17T14:24:00Z">
        <w:r w:rsidR="00D0194C">
          <w:t xml:space="preserve">. </w:t>
        </w:r>
      </w:ins>
      <w:ins w:id="1130" w:author="Chen Heller" w:date="2023-01-17T14:26:00Z">
        <w:r w:rsidR="00F023E2">
          <w:t>A significant congruency effect was found between</w:t>
        </w:r>
      </w:ins>
      <w:ins w:id="1131" w:author="Chen Heller" w:date="2023-01-10T10:21:00Z">
        <w:r w:rsidR="00F077AD">
          <w:t xml:space="preserve"> 170-300ms </w:t>
        </w:r>
      </w:ins>
      <w:ins w:id="1132" w:author="Chen Heller" w:date="2023-01-17T14:26:00Z">
        <w:r w:rsidR="00F023E2">
          <w:t xml:space="preserve">after </w:t>
        </w:r>
      </w:ins>
      <w:ins w:id="1133" w:author="Chen Heller" w:date="2023-01-10T10:21:00Z">
        <w:r w:rsidR="00F077AD">
          <w:t>reaching onset (</w:t>
        </w:r>
      </w:ins>
      <w:ins w:id="1134" w:author="Chen Heller" w:date="2023-01-10T10:23:00Z">
        <w:r w:rsidR="00CA6C1D">
          <w:t>Cohen's d</w:t>
        </w:r>
        <w:r w:rsidR="00CA6C1D">
          <w:rPr>
            <w:vertAlign w:val="subscript"/>
          </w:rPr>
          <w:t>z</w:t>
        </w:r>
        <w:r w:rsidR="00CA6C1D">
          <w:t xml:space="preserve"> = 0.79</w:t>
        </w:r>
      </w:ins>
      <w:ins w:id="1135" w:author="Chen Heller" w:date="2023-01-10T10:21:00Z">
        <w:r w:rsidR="00F077AD">
          <w:t>)</w:t>
        </w:r>
      </w:ins>
      <w:ins w:id="1136" w:author="Chen Heller" w:date="2023-01-17T14:30:00Z">
        <w:r w:rsidR="00490E46">
          <w:t xml:space="preserve">, and similarly in the implied end point measure it was found </w:t>
        </w:r>
      </w:ins>
      <w:ins w:id="1137" w:author="Chen Heller" w:date="2023-01-17T14:26:00Z">
        <w:r w:rsidR="00F023E2">
          <w:t xml:space="preserve">between </w:t>
        </w:r>
      </w:ins>
      <w:ins w:id="1138" w:author="Chen Heller" w:date="2023-01-10T10:24:00Z">
        <w:r w:rsidR="00333FFD">
          <w:t>160-300ms (Cohen's d</w:t>
        </w:r>
        <w:r w:rsidR="00333FFD">
          <w:rPr>
            <w:vertAlign w:val="subscript"/>
          </w:rPr>
          <w:t>z</w:t>
        </w:r>
        <w:r w:rsidR="00333FFD">
          <w:t xml:space="preserve"> = 0.76)</w:t>
        </w:r>
      </w:ins>
      <w:ins w:id="1139" w:author="Chen Heller" w:date="2023-01-10T10:11:00Z">
        <w:r w:rsidR="00A74725">
          <w:t>.</w:t>
        </w:r>
      </w:ins>
      <w:moveTo w:id="1140" w:author="Chen Heller" w:date="2023-01-04T11:14:00Z">
        <w:del w:id="1141"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142" w:author="Chen Heller" w:date="2023-01-10T10:08:00Z"/>
      <w:moveTo w:id="1143" w:author="Chen Heller" w:date="2023-01-04T11:14:00Z">
        <w:del w:id="1144" w:author="Chen Heller" w:date="2023-01-10T10:08:00Z">
          <w:r w:rsidDel="001B3B76">
            <w:fldChar w:fldCharType="separate"/>
          </w:r>
        </w:del>
        <w:del w:id="1145" w:author="Chen Heller" w:date="2023-01-04T14:57:00Z">
          <w:r w:rsidDel="00C56E28">
            <w:delText xml:space="preserve">Figure </w:delText>
          </w:r>
          <w:r w:rsidDel="00C56E28">
            <w:rPr>
              <w:noProof/>
            </w:rPr>
            <w:delText>6</w:delText>
          </w:r>
        </w:del>
        <w:del w:id="1146" w:author="Chen Heller" w:date="2023-01-10T10:08:00Z">
          <w:r w:rsidDel="001B3B76">
            <w:fldChar w:fldCharType="end"/>
          </w:r>
          <w:r w:rsidDel="001B3B76">
            <w:delText>, (a)).</w:delText>
          </w:r>
        </w:del>
      </w:moveTo>
      <w:moveToRangeEnd w:id="1070"/>
    </w:p>
    <w:p w14:paraId="1C709955" w14:textId="5861FE99" w:rsidR="006119BA" w:rsidRDefault="00F01249" w:rsidP="00FE0AE9">
      <w:del w:id="1147"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148"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w:t>
      </w:r>
      <w:ins w:id="1149" w:author="Chen Heller" w:date="2023-01-17T14:31:00Z">
        <w:r w:rsidR="005766DD">
          <w:t xml:space="preserve"> </w:t>
        </w:r>
      </w:ins>
      <w:del w:id="1150" w:author="Chen Heller" w:date="2023-01-17T14:31:00Z">
        <w:r w:rsidR="007C13FD" w:rsidDel="005766DD">
          <w:delText xml:space="preserve"> </w:delText>
        </w:r>
      </w:del>
      <w:ins w:id="1151" w:author="Chen Heller" w:date="2023-01-17T14:31:00Z">
        <w:r w:rsidR="005766DD">
          <w:t>Supplementary Table [ref]</w:t>
        </w:r>
      </w:ins>
      <w:del w:id="1152"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153" w:name="_Ref114068072"/>
      <w:commentRangeStart w:id="1154"/>
      <w:r>
        <w:lastRenderedPageBreak/>
        <w:t xml:space="preserve">Table </w:t>
      </w:r>
      <w:fldSimple w:instr=" SEQ Table \* ARABIC ">
        <w:ins w:id="1155" w:author="Chen Heller" w:date="2023-01-04T14:57:00Z">
          <w:r w:rsidR="00C56E28">
            <w:rPr>
              <w:noProof/>
            </w:rPr>
            <w:t>1</w:t>
          </w:r>
        </w:ins>
        <w:del w:id="1156" w:author="Chen Heller" w:date="2023-01-04T14:57:00Z">
          <w:r w:rsidR="003251EA" w:rsidDel="00C56E28">
            <w:rPr>
              <w:noProof/>
            </w:rPr>
            <w:delText>4</w:delText>
          </w:r>
        </w:del>
      </w:fldSimple>
      <w:bookmarkEnd w:id="1153"/>
      <w:r>
        <w:t>. Results of Experiment 4</w:t>
      </w:r>
      <w:commentRangeEnd w:id="1154"/>
      <w:r w:rsidR="00851859">
        <w:rPr>
          <w:rStyle w:val="CommentReference"/>
          <w:i w:val="0"/>
          <w:iCs w:val="0"/>
          <w:color w:val="auto"/>
        </w:rPr>
        <w:commentReference w:id="1154"/>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57"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158">
          <w:tblGrid>
            <w:gridCol w:w="284"/>
            <w:gridCol w:w="2269"/>
            <w:gridCol w:w="1701"/>
            <w:gridCol w:w="1701"/>
            <w:gridCol w:w="708"/>
            <w:gridCol w:w="1134"/>
            <w:gridCol w:w="1701"/>
            <w:gridCol w:w="709"/>
          </w:tblGrid>
        </w:tblGridChange>
      </w:tblGrid>
      <w:tr w:rsidR="001D2361" w14:paraId="010F9CD6" w14:textId="77777777" w:rsidTr="00E875AF">
        <w:trPr>
          <w:trHeight w:val="510"/>
          <w:trPrChange w:id="1159" w:author="Chen Heller" w:date="2023-01-09T11:22:00Z">
            <w:trPr>
              <w:trHeight w:val="510"/>
            </w:trPr>
          </w:trPrChange>
        </w:trPr>
        <w:tc>
          <w:tcPr>
            <w:tcW w:w="284" w:type="dxa"/>
            <w:tcBorders>
              <w:top w:val="single" w:sz="12" w:space="0" w:color="auto"/>
            </w:tcBorders>
            <w:tcPrChange w:id="1160"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161"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162"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163"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164"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165"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166"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167"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168" w:author="Chen Heller" w:date="2023-01-09T11:22:00Z">
            <w:trPr>
              <w:trHeight w:val="254"/>
            </w:trPr>
          </w:trPrChange>
        </w:trPr>
        <w:tc>
          <w:tcPr>
            <w:tcW w:w="284" w:type="dxa"/>
            <w:tcBorders>
              <w:bottom w:val="single" w:sz="12" w:space="0" w:color="auto"/>
            </w:tcBorders>
            <w:tcPrChange w:id="1169"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170"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171"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172"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173"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174"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175"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176"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177" w:author="Chen Heller" w:date="2023-01-09T11:22:00Z">
            <w:trPr>
              <w:trHeight w:val="313"/>
            </w:trPr>
          </w:trPrChange>
        </w:trPr>
        <w:tc>
          <w:tcPr>
            <w:tcW w:w="10207" w:type="dxa"/>
            <w:gridSpan w:val="8"/>
            <w:tcBorders>
              <w:top w:val="single" w:sz="12" w:space="0" w:color="auto"/>
            </w:tcBorders>
            <w:tcPrChange w:id="1178"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179" w:author="Chen Heller" w:date="2023-01-09T11:22:00Z">
            <w:trPr>
              <w:trHeight w:val="490"/>
            </w:trPr>
          </w:trPrChange>
        </w:trPr>
        <w:tc>
          <w:tcPr>
            <w:tcW w:w="284" w:type="dxa"/>
            <w:vMerge w:val="restart"/>
            <w:tcBorders>
              <w:bottom w:val="single" w:sz="12" w:space="0" w:color="auto"/>
            </w:tcBorders>
            <w:tcPrChange w:id="1180"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181"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182"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183"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1184" w:author="Chen Heller" w:date="2023-01-09T11:22:00Z">
              <w:tcPr>
                <w:tcW w:w="708" w:type="dxa"/>
              </w:tcPr>
            </w:tcPrChange>
          </w:tcPr>
          <w:p w14:paraId="2A493D92" w14:textId="4C72C7C0" w:rsidR="001D2361" w:rsidRDefault="00C67208" w:rsidP="001D2361">
            <w:pPr>
              <w:ind w:firstLine="0"/>
            </w:pPr>
            <w:ins w:id="1185" w:author="Chen Heller" w:date="2023-01-16T11:46:00Z">
              <w:r>
                <w:t>3.75</w:t>
              </w:r>
            </w:ins>
          </w:p>
        </w:tc>
        <w:tc>
          <w:tcPr>
            <w:tcW w:w="1134" w:type="dxa"/>
            <w:tcPrChange w:id="1186" w:author="Chen Heller" w:date="2023-01-09T11:22:00Z">
              <w:tcPr>
                <w:tcW w:w="1134" w:type="dxa"/>
              </w:tcPr>
            </w:tcPrChange>
          </w:tcPr>
          <w:p w14:paraId="56CBC635" w14:textId="4E90E834" w:rsidR="001D2361" w:rsidRDefault="00C67208" w:rsidP="001D2361">
            <w:pPr>
              <w:ind w:firstLine="0"/>
            </w:pPr>
            <w:ins w:id="1187" w:author="Chen Heller" w:date="2023-01-16T11:46:00Z">
              <w:r>
                <w:t>&lt;</w:t>
              </w:r>
            </w:ins>
            <w:r w:rsidR="001D2361">
              <w:t>0.001*</w:t>
            </w:r>
          </w:p>
        </w:tc>
        <w:tc>
          <w:tcPr>
            <w:tcW w:w="1701" w:type="dxa"/>
            <w:tcPrChange w:id="1188" w:author="Chen Heller" w:date="2023-01-09T11:22:00Z">
              <w:tcPr>
                <w:tcW w:w="1701" w:type="dxa"/>
              </w:tcPr>
            </w:tcPrChange>
          </w:tcPr>
          <w:p w14:paraId="627FB39F" w14:textId="22FC44AE" w:rsidR="001D2361" w:rsidRDefault="001D2361" w:rsidP="001D2361">
            <w:pPr>
              <w:ind w:firstLine="0"/>
            </w:pPr>
            <w:r>
              <w:t>0.</w:t>
            </w:r>
            <w:del w:id="1189" w:author="Chen Heller" w:date="2023-01-16T11:46:00Z">
              <w:r w:rsidDel="001D39A8">
                <w:delText>16</w:delText>
              </w:r>
            </w:del>
            <w:ins w:id="1190" w:author="Chen Heller" w:date="2023-01-16T11:46:00Z">
              <w:r w:rsidR="001D39A8">
                <w:t>15</w:t>
              </w:r>
            </w:ins>
            <w:r>
              <w:t>, 0.</w:t>
            </w:r>
            <w:del w:id="1191" w:author="Chen Heller" w:date="2023-01-16T11:46:00Z">
              <w:r w:rsidDel="001D39A8">
                <w:delText>52</w:delText>
              </w:r>
            </w:del>
            <w:ins w:id="1192" w:author="Chen Heller" w:date="2023-01-16T11:46:00Z">
              <w:r w:rsidR="001D39A8">
                <w:t>53</w:t>
              </w:r>
            </w:ins>
          </w:p>
        </w:tc>
        <w:tc>
          <w:tcPr>
            <w:tcW w:w="709" w:type="dxa"/>
            <w:tcPrChange w:id="1193" w:author="Chen Heller" w:date="2023-01-09T11:22:00Z">
              <w:tcPr>
                <w:tcW w:w="709" w:type="dxa"/>
              </w:tcPr>
            </w:tcPrChange>
          </w:tcPr>
          <w:p w14:paraId="581AC8D5" w14:textId="72C4894C" w:rsidR="001D2361" w:rsidRDefault="001D2361" w:rsidP="001D2361">
            <w:pPr>
              <w:ind w:firstLine="0"/>
            </w:pPr>
            <w:r>
              <w:t>0.</w:t>
            </w:r>
            <w:del w:id="1194" w:author="Chen Heller" w:date="2023-01-16T11:46:00Z">
              <w:r w:rsidDel="001D39A8">
                <w:delText>69</w:delText>
              </w:r>
            </w:del>
            <w:ins w:id="1195" w:author="Chen Heller" w:date="2023-01-16T11:46:00Z">
              <w:r w:rsidR="001D39A8">
                <w:t>68</w:t>
              </w:r>
            </w:ins>
          </w:p>
        </w:tc>
      </w:tr>
      <w:tr w:rsidR="001D2361" w14:paraId="4B03AE91" w14:textId="77777777" w:rsidTr="00E875AF">
        <w:trPr>
          <w:trHeight w:val="490"/>
          <w:trPrChange w:id="1196" w:author="Chen Heller" w:date="2023-01-09T11:22:00Z">
            <w:trPr>
              <w:trHeight w:val="490"/>
            </w:trPr>
          </w:trPrChange>
        </w:trPr>
        <w:tc>
          <w:tcPr>
            <w:tcW w:w="284" w:type="dxa"/>
            <w:vMerge/>
            <w:tcBorders>
              <w:top w:val="single" w:sz="12" w:space="0" w:color="auto"/>
              <w:bottom w:val="single" w:sz="12" w:space="0" w:color="auto"/>
            </w:tcBorders>
            <w:tcPrChange w:id="1197"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198"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199"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200"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201" w:author="Chen Heller" w:date="2023-01-09T11:22:00Z">
              <w:tcPr>
                <w:tcW w:w="708" w:type="dxa"/>
              </w:tcPr>
            </w:tcPrChange>
          </w:tcPr>
          <w:p w14:paraId="551354DC" w14:textId="3E18EF68" w:rsidR="001D2361" w:rsidRDefault="00051116" w:rsidP="001D2361">
            <w:pPr>
              <w:ind w:firstLine="0"/>
            </w:pPr>
            <w:ins w:id="1202" w:author="Chen Heller" w:date="2023-01-16T11:42:00Z">
              <w:r>
                <w:t>5.19</w:t>
              </w:r>
            </w:ins>
          </w:p>
        </w:tc>
        <w:tc>
          <w:tcPr>
            <w:tcW w:w="1134" w:type="dxa"/>
            <w:tcPrChange w:id="1203"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204" w:author="Chen Heller" w:date="2023-01-09T11:22:00Z">
              <w:tcPr>
                <w:tcW w:w="1701" w:type="dxa"/>
              </w:tcPr>
            </w:tcPrChange>
          </w:tcPr>
          <w:p w14:paraId="0408F6E5" w14:textId="296CDE9A" w:rsidR="001D2361" w:rsidRDefault="001D2361" w:rsidP="001D2361">
            <w:pPr>
              <w:ind w:firstLine="0"/>
            </w:pPr>
            <w:r>
              <w:t>-1.25, -0.</w:t>
            </w:r>
            <w:del w:id="1205" w:author="Chen Heller" w:date="2023-01-16T11:42:00Z">
              <w:r w:rsidDel="00051116">
                <w:delText>56</w:delText>
              </w:r>
            </w:del>
            <w:ins w:id="1206" w:author="Chen Heller" w:date="2023-01-16T11:42:00Z">
              <w:r w:rsidR="00051116">
                <w:t>54</w:t>
              </w:r>
            </w:ins>
          </w:p>
        </w:tc>
        <w:tc>
          <w:tcPr>
            <w:tcW w:w="709" w:type="dxa"/>
            <w:tcPrChange w:id="1207" w:author="Chen Heller" w:date="2023-01-09T11:22:00Z">
              <w:tcPr>
                <w:tcW w:w="709" w:type="dxa"/>
              </w:tcPr>
            </w:tcPrChange>
          </w:tcPr>
          <w:p w14:paraId="66F47399" w14:textId="1FD1BCAB" w:rsidR="001D2361" w:rsidRDefault="001D2361" w:rsidP="001D2361">
            <w:pPr>
              <w:ind w:firstLine="0"/>
            </w:pPr>
            <w:r>
              <w:t>0.</w:t>
            </w:r>
            <w:del w:id="1208" w:author="Chen Heller" w:date="2023-01-16T11:42:00Z">
              <w:r w:rsidDel="00051116">
                <w:delText>95</w:delText>
              </w:r>
            </w:del>
            <w:ins w:id="1209" w:author="Chen Heller" w:date="2023-01-16T11:42:00Z">
              <w:r w:rsidR="00051116">
                <w:t>94</w:t>
              </w:r>
            </w:ins>
          </w:p>
        </w:tc>
      </w:tr>
      <w:tr w:rsidR="001D2361" w14:paraId="5AF17B24" w14:textId="77777777" w:rsidTr="00E875AF">
        <w:trPr>
          <w:trHeight w:val="490"/>
          <w:trPrChange w:id="1210" w:author="Chen Heller" w:date="2023-01-09T11:22:00Z">
            <w:trPr>
              <w:trHeight w:val="490"/>
            </w:trPr>
          </w:trPrChange>
        </w:trPr>
        <w:tc>
          <w:tcPr>
            <w:tcW w:w="284" w:type="dxa"/>
            <w:vMerge/>
            <w:tcBorders>
              <w:top w:val="single" w:sz="12" w:space="0" w:color="auto"/>
              <w:bottom w:val="single" w:sz="12" w:space="0" w:color="auto"/>
            </w:tcBorders>
            <w:tcPrChange w:id="1211"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212" w:author="Chen Heller" w:date="2023-01-09T11:22:00Z">
              <w:tcPr>
                <w:tcW w:w="2269" w:type="dxa"/>
              </w:tcPr>
            </w:tcPrChange>
          </w:tcPr>
          <w:p w14:paraId="06588EC5" w14:textId="77777777" w:rsidR="001D2361" w:rsidRPr="002B41E9" w:rsidRDefault="001D2361" w:rsidP="001D2361">
            <w:pPr>
              <w:ind w:firstLine="0"/>
              <w:rPr>
                <w:b/>
                <w:bCs/>
                <w:highlight w:val="yellow"/>
                <w:rPrChange w:id="1213" w:author="Chen Heller" w:date="2023-01-09T11:40:00Z">
                  <w:rPr>
                    <w:b/>
                    <w:bCs/>
                  </w:rPr>
                </w:rPrChange>
              </w:rPr>
            </w:pPr>
            <w:commentRangeStart w:id="1214"/>
            <w:r w:rsidRPr="002B41E9">
              <w:rPr>
                <w:b/>
                <w:bCs/>
                <w:highlight w:val="yellow"/>
                <w:rPrChange w:id="1215" w:author="Chen Heller" w:date="2023-01-09T11:40:00Z">
                  <w:rPr>
                    <w:b/>
                    <w:bCs/>
                  </w:rPr>
                </w:rPrChange>
              </w:rPr>
              <w:t>Reaction time</w:t>
            </w:r>
            <w:commentRangeEnd w:id="1214"/>
            <w:r w:rsidR="00405902">
              <w:rPr>
                <w:rStyle w:val="CommentReference"/>
              </w:rPr>
              <w:commentReference w:id="1214"/>
            </w:r>
          </w:p>
        </w:tc>
        <w:tc>
          <w:tcPr>
            <w:tcW w:w="1701" w:type="dxa"/>
            <w:tcPrChange w:id="1216"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217"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218" w:author="Chen Heller" w:date="2023-01-09T11:22:00Z">
              <w:tcPr>
                <w:tcW w:w="708" w:type="dxa"/>
              </w:tcPr>
            </w:tcPrChange>
          </w:tcPr>
          <w:p w14:paraId="79043DD9" w14:textId="7FE4A116" w:rsidR="001D2361" w:rsidRDefault="001D2361" w:rsidP="001D2361">
            <w:pPr>
              <w:ind w:firstLine="0"/>
            </w:pPr>
            <w:del w:id="1219" w:author="Chen Heller" w:date="2023-01-16T11:28:00Z">
              <w:r w:rsidDel="00523E01">
                <w:delText>1.01</w:delText>
              </w:r>
            </w:del>
          </w:p>
        </w:tc>
        <w:tc>
          <w:tcPr>
            <w:tcW w:w="1134" w:type="dxa"/>
            <w:tcPrChange w:id="1220" w:author="Chen Heller" w:date="2023-01-09T11:22:00Z">
              <w:tcPr>
                <w:tcW w:w="1134" w:type="dxa"/>
              </w:tcPr>
            </w:tcPrChange>
          </w:tcPr>
          <w:p w14:paraId="32C5B30E" w14:textId="732101E4" w:rsidR="001D2361" w:rsidRDefault="001D2361" w:rsidP="001D2361">
            <w:pPr>
              <w:ind w:firstLine="0"/>
            </w:pPr>
            <w:r>
              <w:t>0.</w:t>
            </w:r>
            <w:del w:id="1221" w:author="Chen Heller" w:date="2023-01-16T11:17:00Z">
              <w:r w:rsidDel="00726F04">
                <w:delText>318</w:delText>
              </w:r>
            </w:del>
            <w:ins w:id="1222" w:author="Chen Heller" w:date="2023-01-16T11:17:00Z">
              <w:r w:rsidR="00726F04">
                <w:t>314</w:t>
              </w:r>
            </w:ins>
          </w:p>
        </w:tc>
        <w:tc>
          <w:tcPr>
            <w:tcW w:w="1701" w:type="dxa"/>
            <w:tcPrChange w:id="1223" w:author="Chen Heller" w:date="2023-01-09T11:22:00Z">
              <w:tcPr>
                <w:tcW w:w="1701" w:type="dxa"/>
              </w:tcPr>
            </w:tcPrChange>
          </w:tcPr>
          <w:p w14:paraId="6572F86D" w14:textId="41FEBFFD" w:rsidR="001D2361" w:rsidRDefault="001D2361" w:rsidP="001D2361">
            <w:pPr>
              <w:ind w:firstLine="0"/>
            </w:pPr>
            <w:r>
              <w:t>-5.</w:t>
            </w:r>
            <w:del w:id="1224" w:author="Chen Heller" w:date="2023-01-16T11:17:00Z">
              <w:r w:rsidDel="00726F04">
                <w:delText>31</w:delText>
              </w:r>
            </w:del>
            <w:ins w:id="1225" w:author="Chen Heller" w:date="2023-01-16T11:17:00Z">
              <w:r w:rsidR="00726F04">
                <w:t>12</w:t>
              </w:r>
            </w:ins>
            <w:r>
              <w:t>, 1.</w:t>
            </w:r>
            <w:del w:id="1226" w:author="Chen Heller" w:date="2023-01-16T11:17:00Z">
              <w:r w:rsidDel="00726F04">
                <w:delText>79</w:delText>
              </w:r>
            </w:del>
            <w:ins w:id="1227" w:author="Chen Heller" w:date="2023-01-16T11:17:00Z">
              <w:r w:rsidR="00726F04">
                <w:t>58</w:t>
              </w:r>
            </w:ins>
          </w:p>
        </w:tc>
        <w:tc>
          <w:tcPr>
            <w:tcW w:w="709" w:type="dxa"/>
            <w:tcPrChange w:id="1228"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229" w:author="Chen Heller" w:date="2023-01-09T11:22:00Z">
            <w:trPr>
              <w:trHeight w:val="490"/>
            </w:trPr>
          </w:trPrChange>
        </w:trPr>
        <w:tc>
          <w:tcPr>
            <w:tcW w:w="284" w:type="dxa"/>
            <w:vMerge/>
            <w:tcBorders>
              <w:top w:val="single" w:sz="12" w:space="0" w:color="auto"/>
              <w:bottom w:val="single" w:sz="12" w:space="0" w:color="auto"/>
            </w:tcBorders>
            <w:tcPrChange w:id="1230"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231" w:author="Chen Heller" w:date="2023-01-09T11:22:00Z">
              <w:tcPr>
                <w:tcW w:w="2269" w:type="dxa"/>
              </w:tcPr>
            </w:tcPrChange>
          </w:tcPr>
          <w:p w14:paraId="1D4FE0CF" w14:textId="3F467C3B" w:rsidR="001D2361" w:rsidRPr="002B41E9" w:rsidRDefault="001D2361" w:rsidP="001D2361">
            <w:pPr>
              <w:ind w:firstLine="0"/>
              <w:rPr>
                <w:b/>
                <w:bCs/>
                <w:highlight w:val="yellow"/>
                <w:rPrChange w:id="1232" w:author="Chen Heller" w:date="2023-01-09T11:40:00Z">
                  <w:rPr>
                    <w:b/>
                    <w:bCs/>
                  </w:rPr>
                </w:rPrChange>
              </w:rPr>
            </w:pPr>
            <w:del w:id="1233" w:author="Chen Heller" w:date="2023-01-04T13:30:00Z">
              <w:r w:rsidRPr="00B26FEC" w:rsidDel="00977059">
                <w:rPr>
                  <w:b/>
                  <w:bCs/>
                </w:rPr>
                <w:delText xml:space="preserve">Movement </w:delText>
              </w:r>
            </w:del>
            <w:ins w:id="1234" w:author="Chen Heller" w:date="2023-01-04T13:30:00Z">
              <w:r w:rsidR="00977059" w:rsidRPr="00B26FEC">
                <w:rPr>
                  <w:b/>
                  <w:bCs/>
                </w:rPr>
                <w:t xml:space="preserve">Reaching </w:t>
              </w:r>
            </w:ins>
            <w:r w:rsidR="003538C4" w:rsidRPr="00B26FEC">
              <w:rPr>
                <w:b/>
                <w:bCs/>
              </w:rPr>
              <w:t>duration</w:t>
            </w:r>
          </w:p>
        </w:tc>
        <w:tc>
          <w:tcPr>
            <w:tcW w:w="1701" w:type="dxa"/>
            <w:tcPrChange w:id="1235"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236"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237" w:author="Chen Heller" w:date="2023-01-09T11:22:00Z">
              <w:tcPr>
                <w:tcW w:w="708" w:type="dxa"/>
              </w:tcPr>
            </w:tcPrChange>
          </w:tcPr>
          <w:p w14:paraId="240BB847" w14:textId="39E0D470" w:rsidR="001D2361" w:rsidRDefault="001D2361" w:rsidP="001D2361">
            <w:pPr>
              <w:ind w:firstLine="0"/>
            </w:pPr>
            <w:del w:id="1238" w:author="Chen Heller" w:date="2023-01-16T11:25:00Z">
              <w:r w:rsidDel="00D76147">
                <w:delText>6.40</w:delText>
              </w:r>
            </w:del>
          </w:p>
        </w:tc>
        <w:tc>
          <w:tcPr>
            <w:tcW w:w="1134" w:type="dxa"/>
            <w:tcPrChange w:id="1239"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240" w:author="Chen Heller" w:date="2023-01-09T11:22:00Z">
              <w:tcPr>
                <w:tcW w:w="1701" w:type="dxa"/>
              </w:tcPr>
            </w:tcPrChange>
          </w:tcPr>
          <w:p w14:paraId="290AF343" w14:textId="028710BF" w:rsidR="001D2361" w:rsidRDefault="001D2361" w:rsidP="001D2361">
            <w:pPr>
              <w:ind w:firstLine="0"/>
            </w:pPr>
            <w:r>
              <w:t>-17.</w:t>
            </w:r>
            <w:del w:id="1241" w:author="Chen Heller" w:date="2023-01-16T11:26:00Z">
              <w:r w:rsidDel="00D76147">
                <w:delText>32</w:delText>
              </w:r>
            </w:del>
            <w:ins w:id="1242" w:author="Chen Heller" w:date="2023-01-16T11:26:00Z">
              <w:r w:rsidR="00D76147">
                <w:t>08</w:t>
              </w:r>
            </w:ins>
            <w:r>
              <w:t>, -</w:t>
            </w:r>
            <w:del w:id="1243" w:author="Chen Heller" w:date="2023-01-16T11:26:00Z">
              <w:r w:rsidDel="00D76147">
                <w:delText>8.93</w:delText>
              </w:r>
            </w:del>
            <w:ins w:id="1244" w:author="Chen Heller" w:date="2023-01-16T11:26:00Z">
              <w:r w:rsidR="00D76147">
                <w:t>9.17</w:t>
              </w:r>
            </w:ins>
          </w:p>
        </w:tc>
        <w:tc>
          <w:tcPr>
            <w:tcW w:w="709" w:type="dxa"/>
            <w:tcPrChange w:id="1245"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246" w:author="Chen Heller" w:date="2023-01-09T11:22:00Z">
            <w:trPr>
              <w:trHeight w:val="490"/>
            </w:trPr>
          </w:trPrChange>
        </w:trPr>
        <w:tc>
          <w:tcPr>
            <w:tcW w:w="284" w:type="dxa"/>
            <w:vMerge/>
            <w:tcBorders>
              <w:top w:val="single" w:sz="12" w:space="0" w:color="auto"/>
              <w:bottom w:val="single" w:sz="12" w:space="0" w:color="auto"/>
            </w:tcBorders>
            <w:tcPrChange w:id="1247"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248"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commentRangeStart w:id="1249"/>
            <w:del w:id="1250" w:author="Chen Heller" w:date="2023-01-16T11:43:00Z">
              <w:r w:rsidRPr="00EA2CED" w:rsidDel="00E07CA8">
                <w:rPr>
                  <w:b/>
                  <w:bCs/>
                </w:rPr>
                <w:delText>COM</w:delText>
              </w:r>
            </w:del>
          </w:p>
        </w:tc>
        <w:tc>
          <w:tcPr>
            <w:tcW w:w="1701" w:type="dxa"/>
            <w:tcBorders>
              <w:bottom w:val="single" w:sz="12" w:space="0" w:color="auto"/>
            </w:tcBorders>
            <w:tcPrChange w:id="1251" w:author="Chen Heller" w:date="2023-01-09T11:22:00Z">
              <w:tcPr>
                <w:tcW w:w="1701" w:type="dxa"/>
                <w:tcBorders>
                  <w:bottom w:val="single" w:sz="12" w:space="0" w:color="auto"/>
                </w:tcBorders>
              </w:tcPr>
            </w:tcPrChange>
          </w:tcPr>
          <w:p w14:paraId="309C5D92" w14:textId="694FB348" w:rsidR="001D2361" w:rsidRDefault="001D2361" w:rsidP="001D2361">
            <w:pPr>
              <w:ind w:firstLine="0"/>
            </w:pPr>
            <w:del w:id="1252" w:author="Chen Heller" w:date="2023-01-16T11:43:00Z">
              <w:r w:rsidDel="00E07CA8">
                <w:delText>0.24 (0.12)</w:delText>
              </w:r>
            </w:del>
          </w:p>
        </w:tc>
        <w:tc>
          <w:tcPr>
            <w:tcW w:w="1701" w:type="dxa"/>
            <w:tcBorders>
              <w:bottom w:val="single" w:sz="12" w:space="0" w:color="auto"/>
            </w:tcBorders>
            <w:tcPrChange w:id="1253" w:author="Chen Heller" w:date="2023-01-09T11:22:00Z">
              <w:tcPr>
                <w:tcW w:w="1701" w:type="dxa"/>
                <w:tcBorders>
                  <w:bottom w:val="single" w:sz="12" w:space="0" w:color="auto"/>
                </w:tcBorders>
              </w:tcPr>
            </w:tcPrChange>
          </w:tcPr>
          <w:p w14:paraId="79BE72CB" w14:textId="2427CECA" w:rsidR="001D2361" w:rsidRDefault="001D2361" w:rsidP="001D2361">
            <w:pPr>
              <w:ind w:firstLine="0"/>
            </w:pPr>
            <w:del w:id="1254" w:author="Chen Heller" w:date="2023-01-16T11:43:00Z">
              <w:r w:rsidDel="00E07CA8">
                <w:delText>0.22 (0.11)</w:delText>
              </w:r>
            </w:del>
          </w:p>
        </w:tc>
        <w:tc>
          <w:tcPr>
            <w:tcW w:w="708" w:type="dxa"/>
            <w:tcBorders>
              <w:bottom w:val="single" w:sz="12" w:space="0" w:color="auto"/>
            </w:tcBorders>
            <w:tcPrChange w:id="1255" w:author="Chen Heller" w:date="2023-01-09T11:22:00Z">
              <w:tcPr>
                <w:tcW w:w="708" w:type="dxa"/>
                <w:tcBorders>
                  <w:bottom w:val="single" w:sz="12" w:space="0" w:color="auto"/>
                </w:tcBorders>
              </w:tcPr>
            </w:tcPrChange>
          </w:tcPr>
          <w:p w14:paraId="1A46BDE6" w14:textId="0225B851" w:rsidR="001D2361" w:rsidRDefault="001D2361" w:rsidP="001D2361">
            <w:pPr>
              <w:ind w:firstLine="0"/>
            </w:pPr>
            <w:del w:id="1256" w:author="Chen Heller" w:date="2023-01-16T11:43:00Z">
              <w:r w:rsidDel="00E07CA8">
                <w:delText>1.06</w:delText>
              </w:r>
            </w:del>
          </w:p>
        </w:tc>
        <w:tc>
          <w:tcPr>
            <w:tcW w:w="1134" w:type="dxa"/>
            <w:tcBorders>
              <w:bottom w:val="single" w:sz="12" w:space="0" w:color="auto"/>
            </w:tcBorders>
            <w:tcPrChange w:id="1257" w:author="Chen Heller" w:date="2023-01-09T11:22:00Z">
              <w:tcPr>
                <w:tcW w:w="1134" w:type="dxa"/>
                <w:tcBorders>
                  <w:bottom w:val="single" w:sz="12" w:space="0" w:color="auto"/>
                </w:tcBorders>
              </w:tcPr>
            </w:tcPrChange>
          </w:tcPr>
          <w:p w14:paraId="26EFE69D" w14:textId="15A355F0" w:rsidR="001D2361" w:rsidRDefault="001D2361" w:rsidP="001D2361">
            <w:pPr>
              <w:ind w:firstLine="0"/>
            </w:pPr>
            <w:del w:id="1258" w:author="Chen Heller" w:date="2023-01-16T11:43:00Z">
              <w:r w:rsidDel="00E07CA8">
                <w:delText>0.318</w:delText>
              </w:r>
            </w:del>
          </w:p>
        </w:tc>
        <w:tc>
          <w:tcPr>
            <w:tcW w:w="1701" w:type="dxa"/>
            <w:tcBorders>
              <w:bottom w:val="single" w:sz="12" w:space="0" w:color="auto"/>
            </w:tcBorders>
            <w:tcPrChange w:id="1259" w:author="Chen Heller" w:date="2023-01-09T11:22:00Z">
              <w:tcPr>
                <w:tcW w:w="1701" w:type="dxa"/>
                <w:tcBorders>
                  <w:bottom w:val="single" w:sz="12" w:space="0" w:color="auto"/>
                </w:tcBorders>
              </w:tcPr>
            </w:tcPrChange>
          </w:tcPr>
          <w:p w14:paraId="5C6EE881" w14:textId="6E77AADA" w:rsidR="001D2361" w:rsidRDefault="001D2361" w:rsidP="001D2361">
            <w:pPr>
              <w:ind w:firstLine="0"/>
            </w:pPr>
            <w:del w:id="1260" w:author="Chen Heller" w:date="2023-01-16T11:43:00Z">
              <w:r w:rsidDel="00E07CA8">
                <w:delText>-0.02, 0.06</w:delText>
              </w:r>
            </w:del>
          </w:p>
        </w:tc>
        <w:tc>
          <w:tcPr>
            <w:tcW w:w="709" w:type="dxa"/>
            <w:tcBorders>
              <w:bottom w:val="single" w:sz="12" w:space="0" w:color="auto"/>
            </w:tcBorders>
            <w:tcPrChange w:id="1261" w:author="Chen Heller" w:date="2023-01-09T11:22:00Z">
              <w:tcPr>
                <w:tcW w:w="709" w:type="dxa"/>
                <w:tcBorders>
                  <w:bottom w:val="single" w:sz="12" w:space="0" w:color="auto"/>
                </w:tcBorders>
              </w:tcPr>
            </w:tcPrChange>
          </w:tcPr>
          <w:p w14:paraId="25DA840B" w14:textId="14F6F2B7" w:rsidR="001D2361" w:rsidRDefault="001D2361" w:rsidP="001D2361">
            <w:pPr>
              <w:ind w:firstLine="0"/>
            </w:pPr>
            <w:del w:id="1262" w:author="Chen Heller" w:date="2023-01-16T11:43:00Z">
              <w:r w:rsidDel="00E07CA8">
                <w:delText>0.19</w:delText>
              </w:r>
            </w:del>
            <w:commentRangeEnd w:id="1249"/>
            <w:r w:rsidR="00BA1FA9">
              <w:rPr>
                <w:rStyle w:val="CommentReference"/>
              </w:rPr>
              <w:commentReference w:id="1249"/>
            </w:r>
          </w:p>
        </w:tc>
      </w:tr>
      <w:tr w:rsidR="001D2361" w14:paraId="5199F135" w14:textId="77777777" w:rsidTr="00E875AF">
        <w:trPr>
          <w:trHeight w:val="285"/>
          <w:trPrChange w:id="1263" w:author="Chen Heller" w:date="2023-01-09T11:22:00Z">
            <w:trPr>
              <w:trHeight w:val="285"/>
            </w:trPr>
          </w:trPrChange>
        </w:trPr>
        <w:tc>
          <w:tcPr>
            <w:tcW w:w="10207" w:type="dxa"/>
            <w:gridSpan w:val="8"/>
            <w:tcPrChange w:id="1264"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265" w:author="Chen Heller" w:date="2023-01-09T11:37:00Z">
            <w:trPr>
              <w:trHeight w:val="490"/>
            </w:trPr>
          </w:trPrChange>
        </w:trPr>
        <w:tc>
          <w:tcPr>
            <w:tcW w:w="284" w:type="dxa"/>
            <w:tcBorders>
              <w:bottom w:val="single" w:sz="12" w:space="0" w:color="000000"/>
            </w:tcBorders>
            <w:tcPrChange w:id="1266"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267"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268"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269"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270"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271"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272"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273"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274" w:author="Chen Heller" w:date="2023-01-09T11:35:00Z"/>
          <w:trPrChange w:id="1275" w:author="Chen Heller" w:date="2023-01-09T11:37:00Z">
            <w:trPr>
              <w:trHeight w:val="490"/>
            </w:trPr>
          </w:trPrChange>
        </w:trPr>
        <w:tc>
          <w:tcPr>
            <w:tcW w:w="10207" w:type="dxa"/>
            <w:gridSpan w:val="8"/>
            <w:tcBorders>
              <w:top w:val="single" w:sz="12" w:space="0" w:color="000000"/>
            </w:tcBorders>
            <w:tcPrChange w:id="1276" w:author="Chen Heller" w:date="2023-01-09T11:37:00Z">
              <w:tcPr>
                <w:tcW w:w="10207" w:type="dxa"/>
                <w:gridSpan w:val="8"/>
                <w:tcBorders>
                  <w:bottom w:val="single" w:sz="12" w:space="0" w:color="auto"/>
                </w:tcBorders>
              </w:tcPr>
            </w:tcPrChange>
          </w:tcPr>
          <w:p w14:paraId="3BD754E3" w14:textId="1B62CD08" w:rsidR="00EE7036" w:rsidRDefault="00EE7036" w:rsidP="00EE7036">
            <w:pPr>
              <w:ind w:firstLine="0"/>
              <w:rPr>
                <w:ins w:id="1277" w:author="Chen Heller" w:date="2023-01-09T11:35:00Z"/>
              </w:rPr>
            </w:pPr>
            <w:ins w:id="1278" w:author="Chen Heller" w:date="2023-01-09T11:36:00Z">
              <w:r>
                <w:rPr>
                  <w:b/>
                  <w:bCs/>
                </w:rPr>
                <w:t>Reaching</w:t>
              </w:r>
            </w:ins>
            <w:ins w:id="1279" w:author="Chen Heller" w:date="2023-01-09T11:38:00Z">
              <w:r>
                <w:rPr>
                  <w:b/>
                  <w:bCs/>
                </w:rPr>
                <w:t xml:space="preserve"> </w:t>
              </w:r>
            </w:ins>
            <w:ins w:id="1280" w:author="Chen Heller" w:date="2023-01-16T09:56:00Z">
              <w:r w:rsidR="008108F6">
                <w:rPr>
                  <w:b/>
                  <w:bCs/>
                </w:rPr>
                <w:t>–</w:t>
              </w:r>
            </w:ins>
            <w:ins w:id="1281" w:author="Chen Heller" w:date="2023-01-09T11:38:00Z">
              <w:r>
                <w:rPr>
                  <w:b/>
                  <w:bCs/>
                </w:rPr>
                <w:t xml:space="preserve"> Normalized</w:t>
              </w:r>
            </w:ins>
          </w:p>
        </w:tc>
      </w:tr>
      <w:tr w:rsidR="00EE7036" w14:paraId="1D374BAA" w14:textId="77777777" w:rsidTr="00EE7036">
        <w:trPr>
          <w:trHeight w:val="490"/>
          <w:ins w:id="1282" w:author="Chen Heller" w:date="2023-01-09T11:35:00Z"/>
          <w:trPrChange w:id="1283" w:author="Chen Heller" w:date="2023-01-09T11:37:00Z">
            <w:trPr>
              <w:trHeight w:val="490"/>
            </w:trPr>
          </w:trPrChange>
        </w:trPr>
        <w:tc>
          <w:tcPr>
            <w:tcW w:w="284" w:type="dxa"/>
            <w:tcPrChange w:id="1284"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285" w:author="Chen Heller" w:date="2023-01-09T11:35:00Z"/>
                <w:b/>
                <w:bCs/>
              </w:rPr>
            </w:pPr>
          </w:p>
        </w:tc>
        <w:tc>
          <w:tcPr>
            <w:tcW w:w="2269" w:type="dxa"/>
            <w:tcPrChange w:id="1286"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287" w:author="Chen Heller" w:date="2023-01-09T11:35:00Z"/>
                <w:b/>
                <w:bCs/>
              </w:rPr>
            </w:pPr>
            <w:ins w:id="1288" w:author="Chen Heller" w:date="2023-01-09T11:36:00Z">
              <w:r w:rsidRPr="00EA2CED">
                <w:rPr>
                  <w:b/>
                  <w:bCs/>
                </w:rPr>
                <w:t>Traveled distance</w:t>
              </w:r>
            </w:ins>
          </w:p>
        </w:tc>
        <w:tc>
          <w:tcPr>
            <w:tcW w:w="1701" w:type="dxa"/>
            <w:tcPrChange w:id="1289"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290" w:author="Chen Heller" w:date="2023-01-09T11:35:00Z"/>
              </w:rPr>
            </w:pPr>
            <w:ins w:id="1291" w:author="Chen Heller" w:date="2023-01-16T09:45:00Z">
              <w:r>
                <w:t>-8.79 (15.55)</w:t>
              </w:r>
            </w:ins>
          </w:p>
        </w:tc>
        <w:tc>
          <w:tcPr>
            <w:tcW w:w="1701" w:type="dxa"/>
            <w:tcPrChange w:id="1292"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293" w:author="Chen Heller" w:date="2023-01-09T11:35:00Z"/>
              </w:rPr>
            </w:pPr>
            <w:ins w:id="1294" w:author="Chen Heller" w:date="2023-01-16T09:45:00Z">
              <w:r>
                <w:t>16.13 (17.</w:t>
              </w:r>
            </w:ins>
            <w:ins w:id="1295" w:author="Chen Heller" w:date="2023-01-16T09:46:00Z">
              <w:r>
                <w:t>06)</w:t>
              </w:r>
            </w:ins>
          </w:p>
        </w:tc>
        <w:tc>
          <w:tcPr>
            <w:tcW w:w="708" w:type="dxa"/>
            <w:tcPrChange w:id="1296"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297" w:author="Chen Heller" w:date="2023-01-09T11:35:00Z"/>
              </w:rPr>
            </w:pPr>
            <w:ins w:id="1298" w:author="Chen Heller" w:date="2023-01-16T09:46:00Z">
              <w:r>
                <w:t>4.82</w:t>
              </w:r>
            </w:ins>
          </w:p>
        </w:tc>
        <w:tc>
          <w:tcPr>
            <w:tcW w:w="1134" w:type="dxa"/>
            <w:tcPrChange w:id="1299"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300" w:author="Chen Heller" w:date="2023-01-09T11:35:00Z"/>
              </w:rPr>
            </w:pPr>
            <w:ins w:id="1301" w:author="Chen Heller" w:date="2023-01-16T09:46:00Z">
              <w:r>
                <w:t>&lt;0.001</w:t>
              </w:r>
            </w:ins>
            <w:ins w:id="1302" w:author="Chen Heller" w:date="2023-01-16T09:56:00Z">
              <w:r w:rsidR="008108F6">
                <w:t>*</w:t>
              </w:r>
            </w:ins>
          </w:p>
        </w:tc>
        <w:tc>
          <w:tcPr>
            <w:tcW w:w="1701" w:type="dxa"/>
            <w:tcPrChange w:id="1303"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304" w:author="Chen Heller" w:date="2023-01-09T11:35:00Z"/>
              </w:rPr>
            </w:pPr>
            <w:ins w:id="1305" w:author="Chen Heller" w:date="2023-01-16T09:46:00Z">
              <w:r>
                <w:t>-35.49, -14.36</w:t>
              </w:r>
            </w:ins>
          </w:p>
        </w:tc>
        <w:tc>
          <w:tcPr>
            <w:tcW w:w="709" w:type="dxa"/>
            <w:tcPrChange w:id="1306"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307" w:author="Chen Heller" w:date="2023-01-09T11:35:00Z"/>
              </w:rPr>
            </w:pPr>
            <w:ins w:id="1308" w:author="Chen Heller" w:date="2023-01-16T09:46:00Z">
              <w:r>
                <w:t>0.88</w:t>
              </w:r>
            </w:ins>
          </w:p>
        </w:tc>
      </w:tr>
      <w:tr w:rsidR="00EE7036" w14:paraId="54643829" w14:textId="77777777" w:rsidTr="00EE7036">
        <w:trPr>
          <w:trHeight w:val="490"/>
          <w:ins w:id="1309" w:author="Chen Heller" w:date="2023-01-09T11:35:00Z"/>
          <w:trPrChange w:id="1310" w:author="Chen Heller" w:date="2023-01-09T11:37:00Z">
            <w:trPr>
              <w:trHeight w:val="490"/>
            </w:trPr>
          </w:trPrChange>
        </w:trPr>
        <w:tc>
          <w:tcPr>
            <w:tcW w:w="284" w:type="dxa"/>
            <w:tcPrChange w:id="1311"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312" w:author="Chen Heller" w:date="2023-01-09T11:35:00Z"/>
                <w:b/>
                <w:bCs/>
              </w:rPr>
            </w:pPr>
          </w:p>
        </w:tc>
        <w:tc>
          <w:tcPr>
            <w:tcW w:w="2269" w:type="dxa"/>
            <w:tcPrChange w:id="1313"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314" w:author="Chen Heller" w:date="2023-01-09T11:35:00Z"/>
                <w:b/>
                <w:bCs/>
              </w:rPr>
            </w:pPr>
            <w:ins w:id="1315" w:author="Chen Heller" w:date="2023-01-09T11:36:00Z">
              <w:r w:rsidRPr="00EA2CED">
                <w:rPr>
                  <w:b/>
                  <w:bCs/>
                </w:rPr>
                <w:t>Reaction time</w:t>
              </w:r>
            </w:ins>
          </w:p>
        </w:tc>
        <w:tc>
          <w:tcPr>
            <w:tcW w:w="1701" w:type="dxa"/>
            <w:tcPrChange w:id="1316"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317" w:author="Chen Heller" w:date="2023-01-09T11:35:00Z"/>
              </w:rPr>
            </w:pPr>
            <w:ins w:id="1318" w:author="Chen Heller" w:date="2023-01-16T09:41:00Z">
              <w:r>
                <w:t>-7.23 (</w:t>
              </w:r>
            </w:ins>
            <w:ins w:id="1319" w:author="Chen Heller" w:date="2023-01-16T09:42:00Z">
              <w:r>
                <w:t>96.02)</w:t>
              </w:r>
            </w:ins>
          </w:p>
        </w:tc>
        <w:tc>
          <w:tcPr>
            <w:tcW w:w="1701" w:type="dxa"/>
            <w:tcPrChange w:id="1320"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321" w:author="Chen Heller" w:date="2023-01-09T11:35:00Z"/>
              </w:rPr>
            </w:pPr>
            <w:ins w:id="1322" w:author="Chen Heller" w:date="2023-01-16T09:42:00Z">
              <w:r>
                <w:t>43.09 (107.69)</w:t>
              </w:r>
            </w:ins>
          </w:p>
        </w:tc>
        <w:tc>
          <w:tcPr>
            <w:tcW w:w="708" w:type="dxa"/>
            <w:tcPrChange w:id="1323"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324" w:author="Chen Heller" w:date="2023-01-09T11:35:00Z"/>
              </w:rPr>
            </w:pPr>
          </w:p>
        </w:tc>
        <w:tc>
          <w:tcPr>
            <w:tcW w:w="1134" w:type="dxa"/>
            <w:tcPrChange w:id="1325"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326" w:author="Chen Heller" w:date="2023-01-09T11:35:00Z"/>
              </w:rPr>
            </w:pPr>
            <w:ins w:id="1327" w:author="Chen Heller" w:date="2023-01-16T09:42:00Z">
              <w:r>
                <w:t>0.1</w:t>
              </w:r>
            </w:ins>
            <w:ins w:id="1328" w:author="Chen Heller" w:date="2023-01-16T12:13:00Z">
              <w:r w:rsidR="003E0AD5">
                <w:t>58</w:t>
              </w:r>
            </w:ins>
          </w:p>
        </w:tc>
        <w:tc>
          <w:tcPr>
            <w:tcW w:w="1701" w:type="dxa"/>
            <w:tcPrChange w:id="1329"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330" w:author="Chen Heller" w:date="2023-01-09T11:35:00Z"/>
              </w:rPr>
            </w:pPr>
            <w:ins w:id="1331" w:author="Chen Heller" w:date="2023-01-16T09:42:00Z">
              <w:r>
                <w:t>-</w:t>
              </w:r>
            </w:ins>
            <w:ins w:id="1332" w:author="Chen Heller" w:date="2023-01-16T12:13:00Z">
              <w:r w:rsidR="003E0AD5">
                <w:t>117.68</w:t>
              </w:r>
            </w:ins>
            <w:ins w:id="1333" w:author="Chen Heller" w:date="2023-01-16T09:43:00Z">
              <w:r>
                <w:t xml:space="preserve">, </w:t>
              </w:r>
            </w:ins>
            <w:ins w:id="1334" w:author="Chen Heller" w:date="2023-01-16T12:13:00Z">
              <w:r w:rsidR="003E0AD5">
                <w:t>17.56</w:t>
              </w:r>
            </w:ins>
          </w:p>
        </w:tc>
        <w:tc>
          <w:tcPr>
            <w:tcW w:w="709" w:type="dxa"/>
            <w:tcPrChange w:id="1335"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336" w:author="Chen Heller" w:date="2023-01-09T11:35:00Z"/>
              </w:rPr>
            </w:pPr>
            <w:ins w:id="1337" w:author="Chen Heller" w:date="2023-01-16T09:43:00Z">
              <w:r>
                <w:t>0.26</w:t>
              </w:r>
            </w:ins>
          </w:p>
        </w:tc>
      </w:tr>
      <w:tr w:rsidR="00EE7036" w14:paraId="2242644A" w14:textId="77777777" w:rsidTr="00EE7036">
        <w:trPr>
          <w:trHeight w:val="490"/>
          <w:ins w:id="1338" w:author="Chen Heller" w:date="2023-01-09T11:35:00Z"/>
          <w:trPrChange w:id="1339" w:author="Chen Heller" w:date="2023-01-09T11:37:00Z">
            <w:trPr>
              <w:trHeight w:val="490"/>
            </w:trPr>
          </w:trPrChange>
        </w:trPr>
        <w:tc>
          <w:tcPr>
            <w:tcW w:w="284" w:type="dxa"/>
            <w:tcPrChange w:id="1340"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341" w:author="Chen Heller" w:date="2023-01-09T11:35:00Z"/>
                <w:b/>
                <w:bCs/>
              </w:rPr>
            </w:pPr>
          </w:p>
        </w:tc>
        <w:tc>
          <w:tcPr>
            <w:tcW w:w="2269" w:type="dxa"/>
            <w:tcPrChange w:id="1342"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343" w:author="Chen Heller" w:date="2023-01-09T11:35:00Z"/>
                <w:b/>
                <w:bCs/>
              </w:rPr>
            </w:pPr>
            <w:ins w:id="1344" w:author="Chen Heller" w:date="2023-01-09T11:36:00Z">
              <w:r>
                <w:rPr>
                  <w:b/>
                  <w:bCs/>
                </w:rPr>
                <w:t>Reaching</w:t>
              </w:r>
              <w:r w:rsidRPr="00EA2CED">
                <w:rPr>
                  <w:b/>
                  <w:bCs/>
                </w:rPr>
                <w:t xml:space="preserve"> </w:t>
              </w:r>
              <w:r>
                <w:rPr>
                  <w:b/>
                  <w:bCs/>
                </w:rPr>
                <w:t>duration</w:t>
              </w:r>
            </w:ins>
          </w:p>
        </w:tc>
        <w:tc>
          <w:tcPr>
            <w:tcW w:w="1701" w:type="dxa"/>
            <w:tcPrChange w:id="1345"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346" w:author="Chen Heller" w:date="2023-01-09T11:35:00Z"/>
              </w:rPr>
            </w:pPr>
            <w:ins w:id="1347" w:author="Chen Heller" w:date="2023-01-16T09:43:00Z">
              <w:r>
                <w:t>-76.53 (132.92)</w:t>
              </w:r>
            </w:ins>
          </w:p>
        </w:tc>
        <w:tc>
          <w:tcPr>
            <w:tcW w:w="1701" w:type="dxa"/>
            <w:tcPrChange w:id="1348"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349" w:author="Chen Heller" w:date="2023-01-09T11:35:00Z"/>
              </w:rPr>
            </w:pPr>
            <w:ins w:id="1350" w:author="Chen Heller" w:date="2023-01-16T09:43:00Z">
              <w:r>
                <w:t>185.76 (108.72)</w:t>
              </w:r>
            </w:ins>
          </w:p>
        </w:tc>
        <w:tc>
          <w:tcPr>
            <w:tcW w:w="708" w:type="dxa"/>
            <w:tcPrChange w:id="1351"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352" w:author="Chen Heller" w:date="2023-01-09T11:35:00Z"/>
              </w:rPr>
            </w:pPr>
          </w:p>
        </w:tc>
        <w:tc>
          <w:tcPr>
            <w:tcW w:w="1134" w:type="dxa"/>
            <w:tcPrChange w:id="1353"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354" w:author="Chen Heller" w:date="2023-01-09T11:35:00Z"/>
              </w:rPr>
            </w:pPr>
            <w:ins w:id="1355" w:author="Chen Heller" w:date="2023-01-16T09:44:00Z">
              <w:r>
                <w:t>&lt;0.001</w:t>
              </w:r>
            </w:ins>
            <w:ins w:id="1356" w:author="Chen Heller" w:date="2023-01-16T09:56:00Z">
              <w:r w:rsidR="008108F6">
                <w:t>*</w:t>
              </w:r>
            </w:ins>
          </w:p>
        </w:tc>
        <w:tc>
          <w:tcPr>
            <w:tcW w:w="1701" w:type="dxa"/>
            <w:tcPrChange w:id="1357"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358" w:author="Chen Heller" w:date="2023-01-09T11:35:00Z"/>
              </w:rPr>
            </w:pPr>
            <w:ins w:id="1359" w:author="Chen Heller" w:date="2023-01-16T09:44:00Z">
              <w:r>
                <w:t>-</w:t>
              </w:r>
            </w:ins>
            <w:ins w:id="1360" w:author="Chen Heller" w:date="2023-01-16T12:14:00Z">
              <w:r w:rsidR="00EF1C4F">
                <w:t>335.79,</w:t>
              </w:r>
            </w:ins>
            <w:ins w:id="1361" w:author="Chen Heller" w:date="2023-01-16T09:44:00Z">
              <w:r>
                <w:t xml:space="preserve"> -18</w:t>
              </w:r>
            </w:ins>
            <w:ins w:id="1362" w:author="Chen Heller" w:date="2023-01-16T12:15:00Z">
              <w:r w:rsidR="00EF1C4F">
                <w:t>8</w:t>
              </w:r>
            </w:ins>
            <w:ins w:id="1363" w:author="Chen Heller" w:date="2023-01-16T09:44:00Z">
              <w:r>
                <w:t>.</w:t>
              </w:r>
            </w:ins>
            <w:ins w:id="1364" w:author="Chen Heller" w:date="2023-01-16T12:15:00Z">
              <w:r w:rsidR="00EF1C4F">
                <w:t>56</w:t>
              </w:r>
            </w:ins>
          </w:p>
        </w:tc>
        <w:tc>
          <w:tcPr>
            <w:tcW w:w="709" w:type="dxa"/>
            <w:tcPrChange w:id="1365"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366" w:author="Chen Heller" w:date="2023-01-09T11:35:00Z"/>
              </w:rPr>
            </w:pPr>
            <w:ins w:id="1367" w:author="Chen Heller" w:date="2023-01-16T09:44:00Z">
              <w:r>
                <w:t>1.25</w:t>
              </w:r>
            </w:ins>
          </w:p>
        </w:tc>
      </w:tr>
      <w:tr w:rsidR="00EE7036" w14:paraId="73B84F63" w14:textId="77777777" w:rsidTr="00C46903">
        <w:trPr>
          <w:trHeight w:val="351"/>
          <w:ins w:id="1368" w:author="Chen Heller" w:date="2023-01-09T11:35:00Z"/>
          <w:trPrChange w:id="1369" w:author="Chen Heller" w:date="2023-01-09T11:38:00Z">
            <w:trPr>
              <w:trHeight w:val="490"/>
            </w:trPr>
          </w:trPrChange>
        </w:trPr>
        <w:tc>
          <w:tcPr>
            <w:tcW w:w="10207" w:type="dxa"/>
            <w:gridSpan w:val="8"/>
            <w:tcBorders>
              <w:top w:val="single" w:sz="12" w:space="0" w:color="000000"/>
            </w:tcBorders>
            <w:tcPrChange w:id="1370" w:author="Chen Heller" w:date="2023-01-09T11:38:00Z">
              <w:tcPr>
                <w:tcW w:w="10207" w:type="dxa"/>
                <w:gridSpan w:val="8"/>
                <w:tcBorders>
                  <w:bottom w:val="single" w:sz="12" w:space="0" w:color="auto"/>
                </w:tcBorders>
              </w:tcPr>
            </w:tcPrChange>
          </w:tcPr>
          <w:p w14:paraId="6E02926D" w14:textId="28E9378F" w:rsidR="00EE7036" w:rsidRPr="00EE7036" w:rsidRDefault="00EE7036" w:rsidP="00EE7036">
            <w:pPr>
              <w:ind w:firstLine="0"/>
              <w:rPr>
                <w:ins w:id="1371" w:author="Chen Heller" w:date="2023-01-09T11:35:00Z"/>
                <w:b/>
                <w:bCs/>
                <w:rPrChange w:id="1372" w:author="Chen Heller" w:date="2023-01-09T11:37:00Z">
                  <w:rPr>
                    <w:ins w:id="1373" w:author="Chen Heller" w:date="2023-01-09T11:35:00Z"/>
                  </w:rPr>
                </w:rPrChange>
              </w:rPr>
            </w:pPr>
            <w:ins w:id="1374" w:author="Chen Heller" w:date="2023-01-09T11:37:00Z">
              <w:r w:rsidRPr="00EE7036">
                <w:rPr>
                  <w:b/>
                  <w:bCs/>
                  <w:rPrChange w:id="1375" w:author="Chen Heller" w:date="2023-01-09T11:37:00Z">
                    <w:rPr/>
                  </w:rPrChange>
                </w:rPr>
                <w:t>Keyboard</w:t>
              </w:r>
            </w:ins>
            <w:ins w:id="1376" w:author="Chen Heller" w:date="2023-01-09T11:38:00Z">
              <w:r w:rsidR="00C46903">
                <w:rPr>
                  <w:b/>
                  <w:bCs/>
                </w:rPr>
                <w:t xml:space="preserve"> </w:t>
              </w:r>
            </w:ins>
            <w:ins w:id="1377" w:author="Chen Heller" w:date="2023-01-16T09:48:00Z">
              <w:r w:rsidR="002E2E57">
                <w:rPr>
                  <w:b/>
                  <w:bCs/>
                </w:rPr>
                <w:t>–</w:t>
              </w:r>
            </w:ins>
            <w:ins w:id="1378" w:author="Chen Heller" w:date="2023-01-09T11:38:00Z">
              <w:r w:rsidR="00C46903">
                <w:rPr>
                  <w:b/>
                  <w:bCs/>
                </w:rPr>
                <w:t xml:space="preserve"> Normalized</w:t>
              </w:r>
            </w:ins>
          </w:p>
        </w:tc>
      </w:tr>
      <w:tr w:rsidR="00EE7036" w14:paraId="71BCF61A" w14:textId="77777777" w:rsidTr="00EE7036">
        <w:trPr>
          <w:trHeight w:val="490"/>
          <w:ins w:id="1379" w:author="Chen Heller" w:date="2023-01-09T11:35:00Z"/>
          <w:trPrChange w:id="1380" w:author="Chen Heller" w:date="2023-01-09T11:37:00Z">
            <w:trPr>
              <w:trHeight w:val="490"/>
            </w:trPr>
          </w:trPrChange>
        </w:trPr>
        <w:tc>
          <w:tcPr>
            <w:tcW w:w="284" w:type="dxa"/>
            <w:tcBorders>
              <w:bottom w:val="single" w:sz="12" w:space="0" w:color="auto"/>
            </w:tcBorders>
            <w:tcPrChange w:id="1381"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382" w:author="Chen Heller" w:date="2023-01-09T11:35:00Z"/>
                <w:b/>
                <w:bCs/>
              </w:rPr>
            </w:pPr>
          </w:p>
        </w:tc>
        <w:tc>
          <w:tcPr>
            <w:tcW w:w="2269" w:type="dxa"/>
            <w:tcBorders>
              <w:bottom w:val="single" w:sz="12" w:space="0" w:color="auto"/>
            </w:tcBorders>
            <w:tcPrChange w:id="1383"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384" w:author="Chen Heller" w:date="2023-01-09T11:35:00Z"/>
                <w:b/>
                <w:bCs/>
              </w:rPr>
            </w:pPr>
            <w:ins w:id="1385" w:author="Chen Heller" w:date="2023-01-09T11:36:00Z">
              <w:r>
                <w:rPr>
                  <w:b/>
                  <w:bCs/>
                </w:rPr>
                <w:t>Response Time</w:t>
              </w:r>
            </w:ins>
          </w:p>
        </w:tc>
        <w:tc>
          <w:tcPr>
            <w:tcW w:w="1701" w:type="dxa"/>
            <w:tcBorders>
              <w:bottom w:val="single" w:sz="12" w:space="0" w:color="auto"/>
            </w:tcBorders>
            <w:tcPrChange w:id="1386"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387" w:author="Chen Heller" w:date="2023-01-09T11:35:00Z"/>
              </w:rPr>
            </w:pPr>
            <w:ins w:id="1388" w:author="Chen Heller" w:date="2023-01-16T12:16:00Z">
              <w:r>
                <w:t>-</w:t>
              </w:r>
            </w:ins>
            <w:ins w:id="1389" w:author="Chen Heller" w:date="2023-01-16T09:48:00Z">
              <w:r w:rsidR="002E2E57">
                <w:t>121.72 (115.81)</w:t>
              </w:r>
            </w:ins>
          </w:p>
        </w:tc>
        <w:tc>
          <w:tcPr>
            <w:tcW w:w="1701" w:type="dxa"/>
            <w:tcBorders>
              <w:bottom w:val="single" w:sz="12" w:space="0" w:color="auto"/>
            </w:tcBorders>
            <w:tcPrChange w:id="1390"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391" w:author="Chen Heller" w:date="2023-01-09T11:35:00Z"/>
              </w:rPr>
            </w:pPr>
            <w:ins w:id="1392" w:author="Chen Heller" w:date="2023-01-16T09:48:00Z">
              <w:r>
                <w:t>151.84 (121.60)</w:t>
              </w:r>
            </w:ins>
          </w:p>
        </w:tc>
        <w:tc>
          <w:tcPr>
            <w:tcW w:w="708" w:type="dxa"/>
            <w:tcBorders>
              <w:bottom w:val="single" w:sz="12" w:space="0" w:color="auto"/>
            </w:tcBorders>
            <w:tcPrChange w:id="1393"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394" w:author="Chen Heller" w:date="2023-01-09T11:35:00Z"/>
              </w:rPr>
            </w:pPr>
            <w:ins w:id="1395" w:author="Chen Heller" w:date="2023-01-16T09:48:00Z">
              <w:r>
                <w:t>6.49</w:t>
              </w:r>
            </w:ins>
          </w:p>
        </w:tc>
        <w:tc>
          <w:tcPr>
            <w:tcW w:w="1134" w:type="dxa"/>
            <w:tcBorders>
              <w:bottom w:val="single" w:sz="12" w:space="0" w:color="auto"/>
            </w:tcBorders>
            <w:tcPrChange w:id="1396"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397" w:author="Chen Heller" w:date="2023-01-09T11:35:00Z"/>
              </w:rPr>
            </w:pPr>
            <w:ins w:id="1398" w:author="Chen Heller" w:date="2023-01-16T09:48:00Z">
              <w:r>
                <w:t>&lt;0.001</w:t>
              </w:r>
            </w:ins>
            <w:ins w:id="1399" w:author="Chen Heller" w:date="2023-01-16T09:56:00Z">
              <w:r w:rsidR="008108F6">
                <w:t>*</w:t>
              </w:r>
            </w:ins>
          </w:p>
        </w:tc>
        <w:tc>
          <w:tcPr>
            <w:tcW w:w="1701" w:type="dxa"/>
            <w:tcBorders>
              <w:bottom w:val="single" w:sz="12" w:space="0" w:color="auto"/>
            </w:tcBorders>
            <w:tcPrChange w:id="1400"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401" w:author="Chen Heller" w:date="2023-01-09T11:35:00Z"/>
              </w:rPr>
            </w:pPr>
            <w:ins w:id="1402" w:author="Chen Heller" w:date="2023-01-16T09:48:00Z">
              <w:r>
                <w:t>-359.66, -187.48</w:t>
              </w:r>
            </w:ins>
          </w:p>
        </w:tc>
        <w:tc>
          <w:tcPr>
            <w:tcW w:w="709" w:type="dxa"/>
            <w:tcBorders>
              <w:bottom w:val="single" w:sz="12" w:space="0" w:color="auto"/>
            </w:tcBorders>
            <w:tcPrChange w:id="1403"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404" w:author="Chen Heller" w:date="2023-01-09T11:35:00Z"/>
              </w:rPr>
            </w:pPr>
            <w:ins w:id="1405" w:author="Chen Heller" w:date="2023-01-16T09:48:00Z">
              <w:r>
                <w:t>1.18</w:t>
              </w:r>
            </w:ins>
          </w:p>
        </w:tc>
      </w:tr>
      <w:tr w:rsidR="00EE7036" w14:paraId="49D5FC69" w14:textId="77777777" w:rsidTr="00E875AF">
        <w:trPr>
          <w:trHeight w:val="490"/>
          <w:trPrChange w:id="1406" w:author="Chen Heller" w:date="2023-01-09T11:22:00Z">
            <w:trPr>
              <w:trHeight w:val="490"/>
            </w:trPr>
          </w:trPrChange>
        </w:trPr>
        <w:tc>
          <w:tcPr>
            <w:tcW w:w="10207" w:type="dxa"/>
            <w:gridSpan w:val="8"/>
            <w:tcBorders>
              <w:top w:val="single" w:sz="12" w:space="0" w:color="auto"/>
            </w:tcBorders>
            <w:tcPrChange w:id="1407" w:author="Chen Heller" w:date="2023-01-09T11:22:00Z">
              <w:tcPr>
                <w:tcW w:w="10207" w:type="dxa"/>
                <w:gridSpan w:val="8"/>
                <w:tcBorders>
                  <w:top w:val="single" w:sz="12" w:space="0" w:color="auto"/>
                </w:tcBorders>
              </w:tcPr>
            </w:tcPrChange>
          </w:tcPr>
          <w:p w14:paraId="569467B4" w14:textId="34ADB385" w:rsidR="00EE7036" w:rsidRPr="00EA2CED" w:rsidRDefault="00EE7036" w:rsidP="00EE7036">
            <w:pPr>
              <w:ind w:firstLine="0"/>
              <w:rPr>
                <w:sz w:val="22"/>
                <w:szCs w:val="22"/>
              </w:rPr>
            </w:pPr>
            <w:r w:rsidRPr="00EA2CED">
              <w:rPr>
                <w:i/>
                <w:iCs/>
                <w:sz w:val="22"/>
                <w:szCs w:val="22"/>
              </w:rPr>
              <w:t xml:space="preserve">Note. </w:t>
            </w:r>
            <w:del w:id="1408" w:author="Chen Heller" w:date="2023-01-17T14:32:00Z">
              <w:r w:rsidR="00A34CE5" w:rsidRPr="00EA2CED" w:rsidDel="003D5244">
                <w:rPr>
                  <w:sz w:val="22"/>
                  <w:szCs w:val="22"/>
                </w:rPr>
                <w:delText>T</w:delText>
              </w:r>
            </w:del>
            <w:ins w:id="1409"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410" w:author="Chen Heller" w:date="2023-01-17T14:32:00Z">
              <w:r w:rsidDel="003D5244">
                <w:rPr>
                  <w:sz w:val="22"/>
                  <w:szCs w:val="22"/>
                </w:rPr>
                <w:delText xml:space="preserve">corrected </w:delText>
              </w:r>
            </w:del>
            <w:r>
              <w:rPr>
                <w:sz w:val="22"/>
                <w:szCs w:val="22"/>
              </w:rPr>
              <w:t xml:space="preserve">p-value </w:t>
            </w:r>
            <w:ins w:id="1411"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412"/>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12"/>
      <w:r w:rsidR="007700AC">
        <w:rPr>
          <w:rStyle w:val="CommentReference"/>
        </w:rPr>
        <w:commentReference w:id="1412"/>
      </w:r>
    </w:p>
    <w:p w14:paraId="2104970E" w14:textId="5ABCD3E5" w:rsidR="009F050A" w:rsidRDefault="007E2512" w:rsidP="005436B9">
      <w:pPr>
        <w:pStyle w:val="Caption"/>
        <w:rPr>
          <w:ins w:id="1413" w:author="Chen Heller" w:date="2023-01-16T15:39:00Z"/>
        </w:rPr>
      </w:pPr>
      <w:bookmarkStart w:id="1414" w:name="_Ref113906821"/>
      <w:r>
        <w:t xml:space="preserve">Figure </w:t>
      </w:r>
      <w:fldSimple w:instr=" SEQ Figure \* ARABIC ">
        <w:ins w:id="1415" w:author="Chen Heller" w:date="2023-01-04T14:57:00Z">
          <w:r w:rsidR="00C56E28">
            <w:rPr>
              <w:noProof/>
            </w:rPr>
            <w:t>3</w:t>
          </w:r>
        </w:ins>
        <w:del w:id="1416" w:author="Chen Heller" w:date="2023-01-04T14:57:00Z">
          <w:r w:rsidR="0095479C" w:rsidDel="00C56E28">
            <w:rPr>
              <w:noProof/>
            </w:rPr>
            <w:delText>6</w:delText>
          </w:r>
        </w:del>
      </w:fldSimple>
      <w:bookmarkEnd w:id="1414"/>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417"/>
      <w:r w:rsidR="001F33A0">
        <w:t xml:space="preserve">Black error bars symbol the </w:t>
      </w:r>
      <w:r w:rsidR="000B1947">
        <w:t>SE</w:t>
      </w:r>
      <w:commentRangeEnd w:id="1417"/>
      <w:r w:rsidR="0080343A">
        <w:rPr>
          <w:rStyle w:val="CommentReference"/>
          <w:i w:val="0"/>
          <w:iCs w:val="0"/>
          <w:color w:val="auto"/>
        </w:rPr>
        <w:commentReference w:id="1417"/>
      </w:r>
      <w:r w:rsidR="001F33A0">
        <w:t>. Full/dashed grey lines represent a numerical incline/decline (respectively) between the congruent and incongruent conditions</w:t>
      </w:r>
      <w:r w:rsidRPr="00F3771A">
        <w:t>.</w:t>
      </w:r>
    </w:p>
    <w:p w14:paraId="1919DF25" w14:textId="01C76623" w:rsidR="00085C60" w:rsidRPr="00085C60" w:rsidDel="00085C60" w:rsidRDefault="00085C60">
      <w:pPr>
        <w:ind w:firstLine="0"/>
        <w:rPr>
          <w:del w:id="1418" w:author="Chen Heller" w:date="2023-01-16T15:39:00Z"/>
        </w:rPr>
        <w:pPrChange w:id="1419" w:author="Chen Heller" w:date="2023-01-16T15:39:00Z">
          <w:pPr>
            <w:pStyle w:val="Caption"/>
          </w:pPr>
        </w:pPrChange>
      </w:pPr>
    </w:p>
    <w:p w14:paraId="1C2CF195" w14:textId="3E399B08" w:rsidR="0013510A" w:rsidRPr="001C0104" w:rsidRDefault="00085C60">
      <w:pPr>
        <w:ind w:firstLine="0"/>
        <w:pPrChange w:id="1420" w:author="Chen Heller" w:date="2023-01-16T15:39:00Z">
          <w:pPr/>
        </w:pPrChange>
      </w:pPr>
      <w:commentRangeStart w:id="1421"/>
      <w:ins w:id="1422" w:author="Chen Heller" w:date="2023-01-16T15:38:00Z">
        <w:r w:rsidRPr="00085C60">
          <w:rPr>
            <w:noProof/>
          </w:rPr>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139" cy="2995042"/>
                      </a:xfrm>
                      <a:prstGeom prst="rect">
                        <a:avLst/>
                      </a:prstGeom>
                    </pic:spPr>
                  </pic:pic>
                </a:graphicData>
              </a:graphic>
            </wp:inline>
          </w:drawing>
        </w:r>
      </w:ins>
      <w:commentRangeEnd w:id="1421"/>
      <w:ins w:id="1423" w:author="Chen Heller" w:date="2023-01-16T15:39:00Z">
        <w:r>
          <w:rPr>
            <w:rStyle w:val="CommentReference"/>
          </w:rPr>
          <w:commentReference w:id="1421"/>
        </w:r>
      </w:ins>
    </w:p>
    <w:p w14:paraId="35CAFCBB" w14:textId="3501B28E" w:rsidR="006A7738" w:rsidDel="000434D9" w:rsidRDefault="00D826D9" w:rsidP="006238E0">
      <w:pPr>
        <w:pStyle w:val="Heading3"/>
        <w:rPr>
          <w:del w:id="1424" w:author="Chen Heller" w:date="2023-01-09T13:29:00Z"/>
        </w:rPr>
      </w:pPr>
      <w:bookmarkStart w:id="1425" w:name="_Toc114485394"/>
      <w:del w:id="1426" w:author="Chen Heller" w:date="2023-01-09T13:29:00Z">
        <w:r w:rsidDel="000434D9">
          <w:delText>Discussion</w:delText>
        </w:r>
        <w:bookmarkEnd w:id="1425"/>
      </w:del>
    </w:p>
    <w:p w14:paraId="0B7BE30B" w14:textId="0739F776" w:rsidR="00BA6169" w:rsidRDefault="00F01249" w:rsidP="005856CE">
      <w:pPr>
        <w:ind w:firstLine="0"/>
      </w:pPr>
      <w:del w:id="1427"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428" w:author="Chen Heller" w:date="2023-01-04T13:29:00Z">
        <w:r w:rsidDel="000128A2">
          <w:delText xml:space="preserve">movement </w:delText>
        </w:r>
      </w:del>
      <w:del w:id="1429" w:author="Chen Heller" w:date="2023-01-09T13:29:00Z">
        <w:r w:rsidDel="000434D9">
          <w:delText xml:space="preserve">duration. The difference between congruent and incongruent trajectories was significant </w:delText>
        </w:r>
      </w:del>
      <w:del w:id="1430" w:author="Chen Heller" w:date="2023-01-09T13:26:00Z">
        <w:r w:rsidDel="00B74112">
          <w:delText xml:space="preserve">approximately </w:delText>
        </w:r>
      </w:del>
      <w:del w:id="1431" w:author="Chen Heller" w:date="2023-01-09T13:29:00Z">
        <w:r w:rsidDel="000434D9">
          <w:delText xml:space="preserve">around </w:delText>
        </w:r>
      </w:del>
      <w:del w:id="1432"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1433" w:author="Chen Heller" w:date="2023-01-09T13:29:00Z">
        <w:r w:rsidR="000B4137" w:rsidDel="000434D9">
          <w:delText>24</w:delText>
        </w:r>
        <w:r w:rsidDel="000434D9">
          <w:delText>-</w:delText>
        </w:r>
        <w:r w:rsidR="000B4137" w:rsidDel="000434D9">
          <w:delText>94</w:delText>
        </w:r>
        <w:r w:rsidR="00886EF1" w:rsidDel="000434D9">
          <w:delText>% of the path</w:delText>
        </w:r>
      </w:del>
      <w:del w:id="1434" w:author="Chen Heller" w:date="2023-01-09T13:26:00Z">
        <w:r w:rsidDel="00B74112">
          <w:delText>) post target onset</w:delText>
        </w:r>
      </w:del>
      <w:del w:id="1435"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436" w:author="Chen Heller" w:date="2023-01-04T13:29:00Z">
        <w:r w:rsidR="005217F0" w:rsidDel="00977059">
          <w:delText xml:space="preserve">movement </w:delText>
        </w:r>
      </w:del>
      <w:del w:id="1437"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438" w:name="_Toc114485395"/>
      <w:del w:id="1439" w:author="Chen Heller" w:date="2023-01-16T16:59:00Z">
        <w:r w:rsidDel="008922B7">
          <w:delText xml:space="preserve">General </w:delText>
        </w:r>
      </w:del>
      <w:r w:rsidR="00E668B7">
        <w:t>Discussion</w:t>
      </w:r>
      <w:bookmarkEnd w:id="1438"/>
    </w:p>
    <w:p w14:paraId="0EAC151E" w14:textId="00D987C1"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440" w:author="Chen Heller" w:date="2023-01-04T16:28:00Z">
        <w:r w:rsidR="00883733" w:rsidDel="002627AD">
          <w:delText>In t</w:delText>
        </w:r>
      </w:del>
      <w:del w:id="1441" w:author="Chen Heller" w:date="2023-01-16T12:19:00Z">
        <w:r w:rsidR="00883733" w:rsidDel="00A34CE5">
          <w:delText>his</w:delText>
        </w:r>
      </w:del>
      <w:ins w:id="1442" w:author="Chen Heller" w:date="2023-01-16T16:59:00Z">
        <w:r w:rsidR="008922B7">
          <w:t>T</w:t>
        </w:r>
      </w:ins>
      <w:ins w:id="1443" w:author="Chen Heller" w:date="2023-01-16T12:19:00Z">
        <w:r w:rsidR="00A34CE5">
          <w:t>his</w:t>
        </w:r>
      </w:ins>
      <w:r w:rsidR="00883733">
        <w:t xml:space="preserve"> </w:t>
      </w:r>
      <w:del w:id="1444" w:author="Chen Heller" w:date="2023-01-04T16:28:00Z">
        <w:r w:rsidR="00883733" w:rsidDel="002627AD">
          <w:delText xml:space="preserve">thesis, I </w:delText>
        </w:r>
      </w:del>
      <w:ins w:id="1445"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446" w:author="Chen Heller" w:date="2023-01-04T16:52:00Z">
        <w:r w:rsidR="00C46CA3" w:rsidDel="00D12EAE">
          <w:delText>I</w:delText>
        </w:r>
        <w:r w:rsidR="00FF06FA" w:rsidDel="00D12EAE">
          <w:delText xml:space="preserve"> </w:delText>
        </w:r>
      </w:del>
      <w:del w:id="1447" w:author="Chen Heller" w:date="2023-01-04T17:01:00Z">
        <w:r w:rsidR="006F7BC9" w:rsidDel="0028261D">
          <w:delText>used a</w:delText>
        </w:r>
      </w:del>
      <w:ins w:id="1448"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del w:id="1449" w:author="Chen Heller" w:date="2023-01-04T17:01:00Z">
        <w:r w:rsidR="005C621D" w:rsidDel="0028261D">
          <w:fldChar w:fldCharType="begin"/>
        </w:r>
        <w:r w:rsidR="008D13A3" w:rsidDel="0028261D">
          <w:del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5C621D" w:rsidDel="0028261D">
          <w:fldChar w:fldCharType="separate"/>
        </w:r>
        <w:r w:rsidR="005C621D" w:rsidRPr="005C621D" w:rsidDel="0028261D">
          <w:rPr>
            <w:rFonts w:ascii="Times New Roman" w:hAnsi="Times New Roman" w:cs="Times New Roman"/>
          </w:rPr>
          <w:delText xml:space="preserve">Dehaene et al. </w:delText>
        </w:r>
        <w:r w:rsidR="005C621D" w:rsidDel="0028261D">
          <w:rPr>
            <w:rFonts w:ascii="Times New Roman" w:hAnsi="Times New Roman" w:cs="Times New Roman"/>
          </w:rPr>
          <w:delText>(</w:delText>
        </w:r>
        <w:r w:rsidR="005C621D" w:rsidRPr="005C621D" w:rsidDel="0028261D">
          <w:rPr>
            <w:rFonts w:ascii="Times New Roman" w:hAnsi="Times New Roman" w:cs="Times New Roman"/>
          </w:rPr>
          <w:delText>2001)</w:delText>
        </w:r>
        <w:r w:rsidR="005C621D" w:rsidDel="0028261D">
          <w:fldChar w:fldCharType="end"/>
        </w:r>
        <w:r w:rsidR="002D0222" w:rsidDel="0028261D">
          <w:delText xml:space="preserve">, </w:delText>
        </w:r>
      </w:del>
      <w:ins w:id="1450" w:author="Chen Heller" w:date="2023-01-04T17:01:00Z">
        <w:r w:rsidR="0028261D">
          <w:fldChar w:fldCharType="begin"/>
        </w:r>
        <w:r w:rsidR="0028261D">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28261D">
          <w:fldChar w:fldCharType="separate"/>
        </w:r>
        <w:r w:rsidR="0028261D" w:rsidRPr="005C621D">
          <w:rPr>
            <w:rFonts w:ascii="Times New Roman" w:hAnsi="Times New Roman" w:cs="Times New Roman"/>
          </w:rPr>
          <w:t xml:space="preserve">Dehaene et al. </w:t>
        </w:r>
        <w:r w:rsidR="0028261D">
          <w:rPr>
            <w:rFonts w:ascii="Times New Roman" w:hAnsi="Times New Roman" w:cs="Times New Roman"/>
          </w:rPr>
          <w:t>(</w:t>
        </w:r>
        <w:r w:rsidR="0028261D" w:rsidRPr="005C621D">
          <w:rPr>
            <w:rFonts w:ascii="Times New Roman" w:hAnsi="Times New Roman" w:cs="Times New Roman"/>
          </w:rPr>
          <w:t>2001)</w:t>
        </w:r>
        <w:r w:rsidR="0028261D">
          <w:fldChar w:fldCharType="end"/>
        </w:r>
        <w:r w:rsidR="0028261D">
          <w:t xml:space="preserve">. This allowed to track participants' </w:t>
        </w:r>
      </w:ins>
      <w:ins w:id="1451" w:author="Chen Heller" w:date="2023-01-04T17:02:00Z">
        <w:r w:rsidR="0028261D">
          <w:t xml:space="preserve">reaching responses as they </w:t>
        </w:r>
      </w:ins>
      <w:del w:id="1452" w:author="Chen Heller" w:date="2023-01-04T17:02:00Z">
        <w:r w:rsidR="002D0222" w:rsidDel="0028261D">
          <w:delText xml:space="preserve">which </w:delText>
        </w:r>
      </w:del>
      <w:ins w:id="1453" w:author="Chen Heller" w:date="2023-01-04T16:51:00Z">
        <w:r w:rsidR="00D12EAE">
          <w:t>perform</w:t>
        </w:r>
      </w:ins>
      <w:ins w:id="1454" w:author="Chen Heller" w:date="2023-01-04T17:02:00Z">
        <w:r w:rsidR="0028261D">
          <w:t>ed</w:t>
        </w:r>
      </w:ins>
      <w:ins w:id="1455" w:author="Chen Heller" w:date="2023-01-04T16:51:00Z">
        <w:r w:rsidR="00D12EAE">
          <w:t xml:space="preserve"> a semantic judgment (i.e., determine whether the word described a natural item or a man-made artifact) on a visible target word that </w:t>
        </w:r>
      </w:ins>
      <w:ins w:id="1456" w:author="Chen Heller" w:date="2023-01-04T17:02:00Z">
        <w:r w:rsidR="002A70C0">
          <w:t>was</w:t>
        </w:r>
      </w:ins>
      <w:ins w:id="1457" w:author="Chen Heller" w:date="2023-01-04T16:51:00Z">
        <w:r w:rsidR="00D12EAE">
          <w:t xml:space="preserve"> preceded by an invisible prime. </w:t>
        </w:r>
      </w:ins>
      <w:commentRangeStart w:id="1458"/>
      <w:ins w:id="1459" w:author="Chen Heller" w:date="2023-01-31T13:41:00Z">
        <w:r w:rsidR="00297149">
          <w:t xml:space="preserve">To </w:t>
        </w:r>
        <w:r w:rsidR="00D17BA6">
          <w:t>provide a basis for comparison, e</w:t>
        </w:r>
      </w:ins>
      <w:ins w:id="1460" w:author="Chen Heller" w:date="2023-01-31T13:39:00Z">
        <w:r w:rsidR="0024215F">
          <w:t xml:space="preserve">ach participant completed an </w:t>
        </w:r>
      </w:ins>
      <w:ins w:id="1461" w:author="Chen Heller" w:date="2023-01-31T13:42:00Z">
        <w:r w:rsidR="0078194B">
          <w:t xml:space="preserve">additional session with an </w:t>
        </w:r>
      </w:ins>
      <w:ins w:id="1462" w:author="Chen Heller" w:date="2023-01-31T13:41:00Z">
        <w:r w:rsidR="00D17BA6">
          <w:t xml:space="preserve">identical </w:t>
        </w:r>
      </w:ins>
      <w:ins w:id="1463" w:author="Chen Heller" w:date="2023-01-31T13:39:00Z">
        <w:r w:rsidR="0024215F">
          <w:t xml:space="preserve">task, but </w:t>
        </w:r>
      </w:ins>
      <w:ins w:id="1464" w:author="Chen Heller" w:date="2023-01-31T13:42:00Z">
        <w:r w:rsidR="0078194B">
          <w:t xml:space="preserve">this time </w:t>
        </w:r>
        <w:r w:rsidR="00B46403">
          <w:t xml:space="preserve">responding with a </w:t>
        </w:r>
      </w:ins>
      <w:ins w:id="1465" w:author="Chen Heller" w:date="2023-01-31T13:38:00Z">
        <w:r w:rsidR="002B7D01">
          <w:t>keyboard instead of reaching</w:t>
        </w:r>
      </w:ins>
      <w:commentRangeEnd w:id="1458"/>
      <w:ins w:id="1466" w:author="Chen Heller" w:date="2023-01-31T13:43:00Z">
        <w:r w:rsidR="000E3633">
          <w:rPr>
            <w:rStyle w:val="CommentReference"/>
          </w:rPr>
          <w:commentReference w:id="1458"/>
        </w:r>
      </w:ins>
      <w:ins w:id="1467" w:author="Chen Heller" w:date="2023-01-18T12:10:00Z">
        <w:r w:rsidR="00E3118B">
          <w:t>.</w:t>
        </w:r>
      </w:ins>
      <w:del w:id="1468" w:author="Chen Heller" w:date="2023-01-04T17:02:00Z">
        <w:r w:rsidR="002D0222" w:rsidDel="002A70C0">
          <w:delText xml:space="preserve">allowed for continuous motion tracking while participants make reaching responses to </w:delText>
        </w:r>
      </w:del>
      <w:del w:id="1469" w:author="Chen Heller" w:date="2023-01-04T16:45:00Z">
        <w:r w:rsidR="002D0222" w:rsidDel="00966B33">
          <w:delText xml:space="preserve">classify </w:delText>
        </w:r>
      </w:del>
      <w:del w:id="1470"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1471"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472"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473"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474"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lastRenderedPageBreak/>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475" w:author="Chen Heller" w:date="2023-01-04T13:29:00Z">
        <w:r w:rsidR="00C1383D" w:rsidRPr="00B61294" w:rsidDel="00977059">
          <w:delText xml:space="preserve">movement </w:delText>
        </w:r>
      </w:del>
      <w:del w:id="1476"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477" w:author="Chen Heller" w:date="2023-01-04T16:43:00Z"/>
        </w:rPr>
      </w:pPr>
      <w:del w:id="1478"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479" w:author="Chen Heller" w:date="2023-01-04T13:29:00Z">
        <w:r w:rsidR="00FF06FA" w:rsidDel="00977059">
          <w:delText xml:space="preserve">movement </w:delText>
        </w:r>
      </w:del>
      <w:del w:id="1480"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481" w:author="Chen Heller" w:date="2023-01-04T16:44:00Z"/>
        </w:rPr>
      </w:pPr>
      <w:del w:id="1482"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79657262" w:rsidR="00B00AED" w:rsidRDefault="004C7623" w:rsidP="00AD6ABD">
      <w:del w:id="1483"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484"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effect was found using both measures.</w:t>
        </w:r>
      </w:ins>
      <w:ins w:id="1485" w:author="Chen Heller" w:date="2023-01-16T17:34:00Z">
        <w:r w:rsidR="00956589">
          <w:t xml:space="preserve"> In the reaching session, presenting an incongruent prime biased the participant's response</w:t>
        </w:r>
      </w:ins>
      <w:ins w:id="1486" w:author="Chen Heller" w:date="2023-01-18T09:26:00Z">
        <w:r w:rsidR="004D1478">
          <w:t>s</w:t>
        </w:r>
      </w:ins>
      <w:ins w:id="1487" w:author="Chen Heller" w:date="2023-01-16T17:34:00Z">
        <w:r w:rsidR="00956589">
          <w:t xml:space="preserve"> towards the incorrect answer</w:t>
        </w:r>
      </w:ins>
      <w:ins w:id="1488" w:author="Chen Heller" w:date="2023-01-16T17:36:00Z">
        <w:r w:rsidR="00EC597B">
          <w:t xml:space="preserve">, resulting in </w:t>
        </w:r>
      </w:ins>
      <w:ins w:id="1489" w:author="Chen Heller" w:date="2023-01-16T17:38:00Z">
        <w:r w:rsidR="008F6F85">
          <w:t>average trajectories that c</w:t>
        </w:r>
      </w:ins>
      <w:ins w:id="1490" w:author="Chen Heller" w:date="2023-01-16T17:39:00Z">
        <w:r w:rsidR="008F6F85">
          <w:t>urve towards the center of the screen.</w:t>
        </w:r>
      </w:ins>
      <w:ins w:id="1491" w:author="Chen Heller" w:date="2023-01-16T17:36:00Z">
        <w:r w:rsidR="00EC597B">
          <w:t xml:space="preserve"> </w:t>
        </w:r>
      </w:ins>
      <w:ins w:id="1492" w:author="Chen Heller" w:date="2023-01-18T09:24:00Z">
        <w:r w:rsidR="0000314A">
          <w:t xml:space="preserve">The area between these trajectories was smaller than </w:t>
        </w:r>
      </w:ins>
      <w:ins w:id="1493" w:author="Chen Heller" w:date="2023-01-18T09:26:00Z">
        <w:r w:rsidR="004D1478">
          <w:t xml:space="preserve">between the </w:t>
        </w:r>
      </w:ins>
      <w:ins w:id="1494" w:author="Chen Heller" w:date="2023-01-18T09:25:00Z">
        <w:r w:rsidR="00BE5A40">
          <w:t>congruent o</w:t>
        </w:r>
      </w:ins>
      <w:ins w:id="1495" w:author="Chen Heller" w:date="2023-01-18T09:26:00Z">
        <w:r w:rsidR="00BE5A40">
          <w:t>ne</w:t>
        </w:r>
        <w:r w:rsidR="004D1478">
          <w:t>s</w:t>
        </w:r>
        <w:r w:rsidR="00BE5A40">
          <w:t xml:space="preserve">, </w:t>
        </w:r>
      </w:ins>
      <w:ins w:id="1496" w:author="Chen Heller" w:date="2023-01-18T09:27:00Z">
        <w:r w:rsidR="004D1478">
          <w:t>providing quantifiable evidence for the invisible prime's effect on movement.</w:t>
        </w:r>
      </w:ins>
      <w:ins w:id="1497" w:author="Chen Heller" w:date="2023-01-18T09:29:00Z">
        <w:r w:rsidR="00B7402F">
          <w:t xml:space="preserve"> </w:t>
        </w:r>
      </w:ins>
      <w:ins w:id="1498" w:author="Chen Heller" w:date="2023-01-18T09:33:00Z">
        <w:r w:rsidR="00793BE0">
          <w:t xml:space="preserve">Temporally, this effect can be placed approximately between 160-300ms post target presentation, as is </w:t>
        </w:r>
      </w:ins>
      <w:ins w:id="1499" w:author="Chen Heller" w:date="2023-01-18T09:40:00Z">
        <w:r w:rsidR="001A7210">
          <w:t>apparent</w:t>
        </w:r>
      </w:ins>
      <w:ins w:id="1500" w:author="Chen Heller" w:date="2023-01-18T09:33:00Z">
        <w:r w:rsidR="00793BE0">
          <w:t xml:space="preserve"> in the </w:t>
        </w:r>
      </w:ins>
      <w:ins w:id="1501" w:author="Chen Heller" w:date="2023-01-18T09:34:00Z">
        <w:r w:rsidR="002019E3">
          <w:t xml:space="preserve">velocity and </w:t>
        </w:r>
      </w:ins>
      <w:ins w:id="1502" w:author="Chen Heller" w:date="2023-01-18T09:33:00Z">
        <w:r w:rsidR="00793BE0">
          <w:t xml:space="preserve">implied end point </w:t>
        </w:r>
      </w:ins>
      <w:ins w:id="1503" w:author="Chen Heller" w:date="2023-01-18T09:34:00Z">
        <w:r w:rsidR="00793BE0">
          <w:t>analys</w:t>
        </w:r>
      </w:ins>
      <w:ins w:id="1504" w:author="Chen Heller" w:date="2023-01-18T09:35:00Z">
        <w:r w:rsidR="002019E3">
          <w:t>e</w:t>
        </w:r>
      </w:ins>
      <w:ins w:id="1505" w:author="Chen Heller" w:date="2023-01-18T09:34:00Z">
        <w:r w:rsidR="00793BE0">
          <w:t>s</w:t>
        </w:r>
      </w:ins>
      <w:ins w:id="1506" w:author="Chen Heller" w:date="2023-01-18T09:33:00Z">
        <w:r w:rsidR="00793BE0">
          <w:t xml:space="preserve"> (note however that this </w:t>
        </w:r>
        <w:r w:rsidR="00793BE0">
          <w:lastRenderedPageBreak/>
          <w:t xml:space="preserve">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1507" w:author="Chen Heller" w:date="2023-01-18T12:15:00Z">
        <w:r w:rsidR="00B14D1C">
          <w:t xml:space="preserve">In line with the averaged trajectories results, the </w:t>
        </w:r>
      </w:ins>
      <w:ins w:id="1508" w:author="Chen Heller" w:date="2023-01-18T12:16:00Z">
        <w:r w:rsidR="00B14D1C">
          <w:t xml:space="preserve">single trial data also provided evidence for the prime's </w:t>
        </w:r>
      </w:ins>
      <w:ins w:id="1509" w:author="Chen Heller" w:date="2023-01-18T12:15:00Z">
        <w:r w:rsidR="00B14D1C">
          <w:t>interference with the participant's decision process</w:t>
        </w:r>
      </w:ins>
      <w:ins w:id="1510" w:author="Chen Heller" w:date="2023-01-18T12:16:00Z">
        <w:r w:rsidR="00B14D1C">
          <w:t xml:space="preserve">. This </w:t>
        </w:r>
      </w:ins>
      <w:ins w:id="1511" w:author="Chen Heller" w:date="2023-01-31T13:44:00Z">
        <w:r w:rsidR="00642C0B">
          <w:t xml:space="preserve">is indicated by </w:t>
        </w:r>
      </w:ins>
      <w:ins w:id="1512" w:author="Chen Heller" w:date="2023-01-18T12:16:00Z">
        <w:r w:rsidR="00B14D1C">
          <w:t xml:space="preserve">the relatively </w:t>
        </w:r>
      </w:ins>
      <w:ins w:id="1513" w:author="Chen Heller" w:date="2023-01-18T12:15:00Z">
        <w:r w:rsidR="00B14D1C">
          <w:t xml:space="preserve">longer </w:t>
        </w:r>
      </w:ins>
      <w:ins w:id="1514" w:author="Chen Heller" w:date="2023-01-18T12:16:00Z">
        <w:r w:rsidR="00B14D1C">
          <w:t xml:space="preserve">reaching movements and durations exhibited in incongruent </w:t>
        </w:r>
      </w:ins>
      <w:ins w:id="1515" w:author="Chen Heller" w:date="2023-01-18T12:17:00Z">
        <w:r w:rsidR="006F5B74">
          <w:t>trials</w:t>
        </w:r>
      </w:ins>
      <w:ins w:id="1516" w:author="Chen Heller" w:date="2023-01-18T12:16:00Z">
        <w:r w:rsidR="006F5B74">
          <w:t>.</w:t>
        </w:r>
      </w:ins>
      <w:ins w:id="1517" w:author="Chen Heller" w:date="2023-01-18T12:18:00Z">
        <w:r w:rsidR="00AD6ABD">
          <w:t xml:space="preserve"> </w:t>
        </w:r>
      </w:ins>
      <w:ins w:id="1518" w:author="Chen Heller" w:date="2023-01-16T17:51:00Z">
        <w:r w:rsidR="00A00E18">
          <w:t xml:space="preserve">The </w:t>
        </w:r>
      </w:ins>
      <w:ins w:id="1519" w:author="Chen Heller" w:date="2023-01-09T13:31:00Z">
        <w:r w:rsidR="00F17027">
          <w:t>result</w:t>
        </w:r>
      </w:ins>
      <w:ins w:id="1520" w:author="Chen Heller" w:date="2023-01-16T17:51:00Z">
        <w:r w:rsidR="00A00E18">
          <w:t>s</w:t>
        </w:r>
      </w:ins>
      <w:ins w:id="1521" w:author="Chen Heller" w:date="2023-01-09T13:31:00Z">
        <w:r w:rsidR="00F17027">
          <w:t xml:space="preserve"> go beyond previous studies, as the current design included stringent awareness measures, with trial by trial subjective and objective measures, mitigating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Similarly,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w:t>
        </w:r>
        <w:commentRangeStart w:id="1522"/>
        <w:r w:rsidR="00F17027">
          <w:t>strong evidence</w:t>
        </w:r>
      </w:ins>
      <w:commentRangeEnd w:id="1522"/>
      <w:ins w:id="1523" w:author="Chen Heller" w:date="2023-01-18T12:23:00Z">
        <w:r w:rsidR="0055129B">
          <w:rPr>
            <w:rStyle w:val="CommentReference"/>
          </w:rPr>
          <w:commentReference w:id="1522"/>
        </w:r>
      </w:ins>
      <w:ins w:id="1524" w:author="Chen Heller" w:date="2023-01-09T13:31:00Z">
        <w:r w:rsidR="00F17027">
          <w:t xml:space="preserv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525" w:author="Chen Heller" w:date="2023-01-09T13:31:00Z">
        <w:r w:rsidR="002E3E1A" w:rsidDel="00F17027">
          <w:delText xml:space="preserve">In line with </w:delText>
        </w:r>
      </w:del>
      <w:del w:id="1526" w:author="Chen Heller" w:date="2023-01-04T17:05:00Z">
        <w:r w:rsidR="002E3E1A" w:rsidDel="00F12D4E">
          <w:delText xml:space="preserve">my </w:delText>
        </w:r>
      </w:del>
      <w:del w:id="1527" w:author="Chen Heller" w:date="2023-01-09T13:31:00Z">
        <w:r w:rsidR="002E3E1A" w:rsidDel="00F17027">
          <w:delText>predictions</w:delText>
        </w:r>
        <w:r w:rsidR="00B00AED" w:rsidDel="00F17027">
          <w:delText xml:space="preserve">, both </w:delText>
        </w:r>
      </w:del>
      <w:del w:id="1528" w:author="Chen Heller" w:date="2023-01-04T17:05:00Z">
        <w:r w:rsidR="00B00AED" w:rsidDel="00F12D4E">
          <w:delText xml:space="preserve">of which </w:delText>
        </w:r>
      </w:del>
      <w:del w:id="1529" w:author="Chen Heller" w:date="2023-01-09T13:31:00Z">
        <w:r w:rsidR="00B00AED" w:rsidDel="00F17027">
          <w:delText>yielded robust effects.</w:delText>
        </w:r>
      </w:del>
      <w:r w:rsidR="00463A29">
        <w:t xml:space="preserve"> </w:t>
      </w:r>
      <w:del w:id="1530"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531" w:author="Chen Heller" w:date="2023-01-04T17:08:00Z">
        <w:r w:rsidR="00B00AED" w:rsidDel="00E9122A">
          <w:delText xml:space="preserve">attributing </w:delText>
        </w:r>
      </w:del>
      <w:del w:id="1532"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6E8E7033"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1533" w:author="Chen Heller" w:date="2023-01-16T17:09:00Z">
        <w:r w:rsidR="00B5000E" w:rsidDel="00D4446F">
          <w:lastRenderedPageBreak/>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1534"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1535" w:author="Chen Heller" w:date="2023-01-18T13:06:00Z">
        <w:r w:rsidR="003D0AC5">
          <w:t>Indeed, t</w:t>
        </w:r>
      </w:ins>
      <w:ins w:id="1536" w:author="Chen Heller" w:date="2023-01-18T13:04:00Z">
        <w:r w:rsidR="00364D7F">
          <w:t xml:space="preserve">he similar reaching onsets </w:t>
        </w:r>
      </w:ins>
      <w:ins w:id="1537" w:author="Chen Heller" w:date="2023-01-18T13:05:00Z">
        <w:r w:rsidR="003D0AC5">
          <w:t xml:space="preserve">between the condition, </w:t>
        </w:r>
      </w:ins>
      <w:ins w:id="1538" w:author="Chen Heller" w:date="2023-01-18T13:04:00Z">
        <w:r w:rsidR="00364D7F">
          <w:t xml:space="preserve">but </w:t>
        </w:r>
      </w:ins>
      <w:ins w:id="1539" w:author="Chen Heller" w:date="2023-01-18T13:06:00Z">
        <w:r w:rsidR="003D0AC5">
          <w:t xml:space="preserve">different </w:t>
        </w:r>
      </w:ins>
      <w:ins w:id="1540" w:author="Chen Heller" w:date="2023-01-18T13:04:00Z">
        <w:r w:rsidR="00364D7F">
          <w:t>movement durations</w:t>
        </w:r>
      </w:ins>
      <w:commentRangeStart w:id="1541"/>
      <w:ins w:id="1542" w:author="Chen Heller" w:date="2023-01-18T13:08:00Z">
        <w:r w:rsidR="00C0555C">
          <w:t>,</w:t>
        </w:r>
      </w:ins>
      <w:ins w:id="1543" w:author="Chen Heller" w:date="2023-01-18T13:05:00Z">
        <w:r w:rsidR="00364D7F">
          <w:t xml:space="preserve"> </w:t>
        </w:r>
      </w:ins>
      <w:ins w:id="1544" w:author="Chen Heller" w:date="2023-01-18T13:06:00Z">
        <w:r w:rsidR="003D0AC5">
          <w:t xml:space="preserve">imply that the decision process </w:t>
        </w:r>
      </w:ins>
      <w:ins w:id="1545" w:author="Chen Heller" w:date="2023-01-18T13:07:00Z">
        <w:r w:rsidR="00EE4147">
          <w:t xml:space="preserve">overlaps with </w:t>
        </w:r>
      </w:ins>
      <w:ins w:id="1546" w:author="Chen Heller" w:date="2023-01-18T13:08:00Z">
        <w:r w:rsidR="00C0555C">
          <w:t>the</w:t>
        </w:r>
      </w:ins>
      <w:ins w:id="1547" w:author="Chen Heller" w:date="2023-01-18T13:07:00Z">
        <w:r w:rsidR="00EE4147">
          <w:t xml:space="preserve"> movement</w:t>
        </w:r>
      </w:ins>
      <w:commentRangeEnd w:id="1541"/>
      <w:ins w:id="1548" w:author="Chen Heller" w:date="2023-01-30T12:53:00Z">
        <w:r w:rsidR="0077761B">
          <w:rPr>
            <w:rStyle w:val="CommentReference"/>
          </w:rPr>
          <w:commentReference w:id="1541"/>
        </w:r>
      </w:ins>
      <w:ins w:id="1549" w:author="Chen Heller" w:date="2023-01-18T13:07:00Z">
        <w:r w:rsidR="00EE4147">
          <w:t xml:space="preserve">. This </w:t>
        </w:r>
      </w:ins>
      <w:ins w:id="1550" w:author="Chen Heller" w:date="2023-01-18T13:09:00Z">
        <w:r w:rsidR="00EE4318">
          <w:t xml:space="preserve">potentially </w:t>
        </w:r>
      </w:ins>
      <w:ins w:id="1551" w:author="Chen Heller" w:date="2023-01-18T13:01:00Z">
        <w:r w:rsidR="008F3257">
          <w:t xml:space="preserve">allows </w:t>
        </w:r>
      </w:ins>
      <w:ins w:id="1552" w:author="Chen Heller" w:date="2023-01-16T17:11:00Z">
        <w:r w:rsidR="00B14A91">
          <w:t xml:space="preserve">to </w:t>
        </w:r>
      </w:ins>
      <w:ins w:id="1553" w:author="Chen Heller" w:date="2023-01-18T13:07:00Z">
        <w:r w:rsidR="00EE4147">
          <w:t xml:space="preserve">capture </w:t>
        </w:r>
      </w:ins>
      <w:ins w:id="1554" w:author="Chen Heller" w:date="2023-01-16T17:11:00Z">
        <w:r w:rsidR="00B14A91">
          <w:t xml:space="preserve">interesting </w:t>
        </w:r>
        <w:r w:rsidR="001F5A3B">
          <w:t xml:space="preserve">events </w:t>
        </w:r>
      </w:ins>
      <w:del w:id="1555" w:author="Chen Heller" w:date="2023-01-18T13:08:00Z">
        <w:r w:rsidR="00CA3047" w:rsidDel="00EE4147">
          <w:delText xml:space="preserve">including </w:delText>
        </w:r>
      </w:del>
      <w:ins w:id="1556" w:author="Chen Heller" w:date="2023-01-18T13:08:00Z">
        <w:r w:rsidR="00EE4147">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w:t>
      </w:r>
      <w:ins w:id="1557" w:author="Chen Heller" w:date="2023-01-18T13:09:00Z">
        <w:r w:rsidR="00EE4318">
          <w:t>However</w:t>
        </w:r>
      </w:ins>
      <w:ins w:id="1558" w:author="Chen Heller" w:date="2023-01-16T17:13:00Z">
        <w:r w:rsidR="00612440">
          <w:t xml:space="preserve">, COM were not </w:t>
        </w:r>
      </w:ins>
      <w:ins w:id="1559" w:author="Chen Heller" w:date="2023-01-18T12:34:00Z">
        <w:r w:rsidR="005D5722">
          <w:t>detected</w:t>
        </w:r>
      </w:ins>
      <w:ins w:id="1560" w:author="Chen Heller" w:date="2023-01-16T17:13:00Z">
        <w:r w:rsidR="00612440">
          <w:t xml:space="preserve"> in the current experiment</w:t>
        </w:r>
      </w:ins>
      <w:ins w:id="1561" w:author="Chen Heller" w:date="2023-01-16T17:54:00Z">
        <w:r w:rsidR="003548EA">
          <w:t>, pe</w:t>
        </w:r>
      </w:ins>
      <w:ins w:id="1562" w:author="Chen Heller" w:date="2023-01-16T17:55:00Z">
        <w:r w:rsidR="003548EA">
          <w:t>r</w:t>
        </w:r>
      </w:ins>
      <w:ins w:id="1563" w:author="Chen Heller" w:date="2023-01-16T17:54:00Z">
        <w:r w:rsidR="003548EA">
          <w:t>haps</w:t>
        </w:r>
      </w:ins>
      <w:ins w:id="1564" w:author="Chen Heller" w:date="2023-01-16T17:13:00Z">
        <w:r w:rsidR="00612440">
          <w:t xml:space="preserve"> due to the decoding method used. A more </w:t>
        </w:r>
      </w:ins>
      <w:ins w:id="1565" w:author="Chen Heller" w:date="2023-01-16T17:14:00Z">
        <w:r w:rsidR="00BF4FCB">
          <w:t>sophisticated</w:t>
        </w:r>
      </w:ins>
      <w:ins w:id="1566" w:author="Chen Heller" w:date="2023-01-16T17:13:00Z">
        <w:r w:rsidR="00612440">
          <w:t xml:space="preserve"> method relies on </w:t>
        </w:r>
      </w:ins>
      <w:ins w:id="1567" w:author="Chen Heller" w:date="2023-01-16T17:14:00Z">
        <w:r w:rsidR="00612440">
          <w:t>angular movement</w:t>
        </w:r>
      </w:ins>
      <w:ins w:id="1568" w:author="Chen Heller" w:date="2023-01-16T17:54:00Z">
        <w:r w:rsidR="000C368B" w:rsidRPr="000C368B">
          <w:t xml:space="preserve"> </w:t>
        </w:r>
        <w:r w:rsidR="000C368B">
          <w:t>direction</w:t>
        </w:r>
      </w:ins>
      <w:ins w:id="1569" w:author="Chen Heller" w:date="2023-01-16T17:14:00Z">
        <w:r w:rsidR="00612440">
          <w:t xml:space="preserve"> </w:t>
        </w:r>
        <w:r w:rsidR="00BF4FCB">
          <w:t>[</w:t>
        </w:r>
        <w:commentRangeStart w:id="1570"/>
        <w:r w:rsidR="00BF4FCB">
          <w:t>ref</w:t>
        </w:r>
      </w:ins>
      <w:commentRangeEnd w:id="1570"/>
      <w:ins w:id="1571" w:author="Chen Heller" w:date="2023-01-16T17:19:00Z">
        <w:r w:rsidR="007C192A">
          <w:rPr>
            <w:rStyle w:val="CommentReference"/>
          </w:rPr>
          <w:commentReference w:id="1570"/>
        </w:r>
      </w:ins>
      <w:ins w:id="1572" w:author="Chen Heller" w:date="2023-01-16T17:14:00Z">
        <w:r w:rsidR="00BF4FCB">
          <w:t xml:space="preserve">] </w:t>
        </w:r>
      </w:ins>
      <w:ins w:id="1573" w:author="Chen Heller" w:date="2023-01-16T17:55:00Z">
        <w:r w:rsidR="003548EA">
          <w:t xml:space="preserve">and </w:t>
        </w:r>
      </w:ins>
      <w:ins w:id="1574" w:author="Chen Heller" w:date="2023-01-16T17:14:00Z">
        <w:r w:rsidR="00612440">
          <w:t xml:space="preserve">could </w:t>
        </w:r>
      </w:ins>
      <w:ins w:id="1575" w:author="Chen Heller" w:date="2023-01-18T13:10:00Z">
        <w:r w:rsidR="00EE4318">
          <w:t xml:space="preserve">have </w:t>
        </w:r>
      </w:ins>
      <w:ins w:id="1576" w:author="Chen Heller" w:date="2023-01-16T17:14:00Z">
        <w:r w:rsidR="00612440">
          <w:t>possibly reveal</w:t>
        </w:r>
      </w:ins>
      <w:ins w:id="1577" w:author="Chen Heller" w:date="2023-01-18T13:10:00Z">
        <w:r w:rsidR="00EE4318">
          <w:t>ed</w:t>
        </w:r>
      </w:ins>
      <w:ins w:id="1578" w:author="Chen Heller" w:date="2023-01-16T17:14:00Z">
        <w:r w:rsidR="00612440">
          <w:t xml:space="preserve"> </w:t>
        </w:r>
        <w:r w:rsidR="00BF4FCB">
          <w:t xml:space="preserve">changes in decision that went </w:t>
        </w:r>
      </w:ins>
      <w:ins w:id="1579" w:author="Chen Heller" w:date="2023-01-16T17:55:00Z">
        <w:r w:rsidR="003548EA">
          <w:t xml:space="preserve">undetected </w:t>
        </w:r>
      </w:ins>
      <w:ins w:id="1580" w:author="Chen Heller" w:date="2023-01-16T17:14:00Z">
        <w:r w:rsidR="00BF4FCB">
          <w:t xml:space="preserve">in the current constellation. </w:t>
        </w:r>
      </w:ins>
      <w:ins w:id="1581" w:author="Chen Heller" w:date="2023-01-16T17:54:00Z">
        <w:r w:rsidR="000C368B">
          <w:t xml:space="preserve">COM behavior </w:t>
        </w:r>
      </w:ins>
      <w:del w:id="1582"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583"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584"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1585" w:author="Chen Heller" w:date="2023-01-16T17:12:00Z">
        <w:r w:rsidR="00D02C7F">
          <w:t xml:space="preserve"> </w:t>
        </w:r>
      </w:ins>
    </w:p>
    <w:p w14:paraId="26216D45" w14:textId="23D18B84" w:rsidR="00C07D7A" w:rsidRDefault="007A6540" w:rsidP="00C07D7A">
      <w:r>
        <w:t xml:space="preserve">Contrary to </w:t>
      </w:r>
      <w:del w:id="1586" w:author="Chen Heller" w:date="2023-01-18T13:12:00Z">
        <w:r w:rsidDel="00E76A1D">
          <w:delText xml:space="preserve">my </w:delText>
        </w:r>
      </w:del>
      <w:ins w:id="1587" w:author="Chen Heller" w:date="2023-01-18T13:12:00Z">
        <w:r w:rsidR="00E76A1D">
          <w:t xml:space="preserve">the </w:t>
        </w:r>
      </w:ins>
      <w:del w:id="1588" w:author="Chen Heller" w:date="2023-01-18T13:12:00Z">
        <w:r w:rsidDel="00E76A1D">
          <w:delText>hypothesis</w:delText>
        </w:r>
      </w:del>
      <w:ins w:id="1589" w:author="Chen Heller" w:date="2023-01-18T13:12:00Z">
        <w:r w:rsidR="00E76A1D">
          <w:t>predicitons</w:t>
        </w:r>
      </w:ins>
      <w:r>
        <w:t xml:space="preserve">, the effect size in the keyboard condition </w:t>
      </w:r>
      <w:r w:rsidR="003B1BD0">
        <w:t xml:space="preserve">was </w:t>
      </w:r>
      <w:del w:id="1590" w:author="Chen Heller" w:date="2023-01-30T13:20:00Z">
        <w:r w:rsidR="002B6B6F" w:rsidDel="00D825AF">
          <w:delText xml:space="preserve">comparable </w:delText>
        </w:r>
      </w:del>
      <w:ins w:id="1591" w:author="Chen Heller" w:date="2023-01-30T13:20:00Z">
        <w:r w:rsidR="00D825AF">
          <w:t>only slightly smaller</w:t>
        </w:r>
        <w:r w:rsidR="00D825AF">
          <w:t xml:space="preserve"> </w:t>
        </w:r>
      </w:ins>
      <w:del w:id="1592" w:author="Chen Heller" w:date="2023-01-30T13:20:00Z">
        <w:r w:rsidR="003B1BD0" w:rsidDel="00D825AF">
          <w:delText xml:space="preserve">to </w:delText>
        </w:r>
      </w:del>
      <w:ins w:id="1593"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1594" w:author="Chen Heller" w:date="2023-01-04T13:29:00Z">
        <w:r w:rsidR="003B1BD0" w:rsidDel="00977059">
          <w:delText xml:space="preserve">movement </w:delText>
        </w:r>
      </w:del>
      <w:ins w:id="1595"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1596" w:author="Chen Heller" w:date="2023-01-30T13:21:00Z">
        <w:r w:rsidR="00C07D7A" w:rsidDel="00D825AF">
          <w:delText xml:space="preserve">contrasts </w:delText>
        </w:r>
      </w:del>
      <w:ins w:id="1597" w:author="Chen Heller" w:date="2023-01-30T13:21:00Z">
        <w:r w:rsidR="00D825AF">
          <w:t>does not align</w:t>
        </w:r>
        <w:r w:rsidR="00D825AF">
          <w:t xml:space="preserve">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1598" w:author="Chen Heller" w:date="2023-01-18T13:13:00Z">
        <w:r w:rsidR="00C07D7A" w:rsidDel="00E76A1D">
          <w:delText xml:space="preserve">an </w:delText>
        </w:r>
      </w:del>
      <w:ins w:id="1599" w:author="Chen Heller" w:date="2023-01-18T13:13:00Z">
        <w:r w:rsidR="00E76A1D">
          <w:t xml:space="preserve">a dramatic </w:t>
        </w:r>
      </w:ins>
      <w:r w:rsidR="00C07D7A">
        <w:t xml:space="preserve">advantage for mouse tracking over keyboard responses. </w:t>
      </w:r>
      <w:r w:rsidR="001F5C20">
        <w:t xml:space="preserve">One possible explanation for this discrepancy might stem from the different form of movement tracking; while </w:t>
      </w:r>
      <w:del w:id="1600" w:author="Chen Heller" w:date="2023-01-18T15:08:00Z">
        <w:r w:rsidR="001F5C20" w:rsidDel="00E6618F">
          <w:delText xml:space="preserve">I </w:delText>
        </w:r>
      </w:del>
      <w:ins w:id="1601" w:author="Chen Heller" w:date="2023-01-18T15:08:00Z">
        <w:r w:rsidR="00E6618F">
          <w:t xml:space="preserve">the current experiment </w:t>
        </w:r>
      </w:ins>
      <w:r w:rsidR="001F5C20">
        <w:t xml:space="preserve">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t>
      </w:r>
      <w:del w:id="1602" w:author="Chen Heller" w:date="2023-01-18T13:14:00Z">
        <w:r w:rsidR="00C07D7A" w:rsidDel="00EE6BFF">
          <w:delText xml:space="preserve">which </w:delText>
        </w:r>
      </w:del>
      <w:ins w:id="1603" w:author="Chen Heller" w:date="2023-01-18T13:14:00Z">
        <w:r w:rsidR="00EE6BFF">
          <w:t xml:space="preserve">since </w:t>
        </w:r>
        <w:r w:rsidR="006C1CC8">
          <w:t>it</w:t>
        </w:r>
        <w:r w:rsidR="00EE6BFF">
          <w:t xml:space="preserve"> </w:t>
        </w:r>
      </w:ins>
      <w:r w:rsidR="00C07D7A">
        <w:t>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lastRenderedPageBreak/>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07B9DD30"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1604" w:author="Chen Heller" w:date="2023-01-18T13:16:00Z">
        <w:r w:rsidR="00C07D7A" w:rsidDel="00A70478">
          <w:delText xml:space="preserve">I </w:delText>
        </w:r>
      </w:del>
      <w:ins w:id="1605"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w:t>
      </w:r>
      <w:ins w:id="1606" w:author="Chen Heller" w:date="2023-01-18T13:17:00Z">
        <w:r w:rsidR="00A76FF7">
          <w:t xml:space="preserve">the current </w:t>
        </w:r>
      </w:ins>
      <w:del w:id="1607" w:author="Chen Heller" w:date="2023-01-18T13:17:00Z">
        <w:r w:rsidR="00C07D7A" w:rsidDel="00A76FF7">
          <w:delText xml:space="preserve">my </w:delText>
        </w:r>
      </w:del>
      <w:r w:rsidR="00C07D7A">
        <w:t>data reve</w:t>
      </w:r>
      <w:ins w:id="1608" w:author="Chen Heller" w:date="2023-01-09T13:33:00Z">
        <w:r w:rsidR="0018530D">
          <w:t>a</w:t>
        </w:r>
      </w:ins>
      <w:r w:rsidR="00C07D7A">
        <w:t>led similar effect size to that produced by the reach area measure</w:t>
      </w:r>
      <w:ins w:id="1609" w:author="Chen Heller" w:date="2023-01-09T13:33:00Z">
        <w:r w:rsidR="0018530D">
          <w:t xml:space="preserve"> (for full description of results see Supplementary Material [ref])</w:t>
        </w:r>
      </w:ins>
      <w:r w:rsidR="00C07D7A">
        <w:t>.</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E4011EC"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w:t>
      </w:r>
      <w:del w:id="1610" w:author="Chen Heller" w:date="2023-01-18T13:18:00Z">
        <w:r w:rsidDel="005B5892">
          <w:delText xml:space="preserve">the </w:delText>
        </w:r>
      </w:del>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w:t>
      </w:r>
      <w:r w:rsidR="00FE12FA">
        <w:lastRenderedPageBreak/>
        <w:t xml:space="preserve">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0BF9DB13"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w:t>
      </w:r>
      <w:del w:id="1611"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1612" w:author="Chen Heller" w:date="2023-01-18T14:35:00Z">
        <w:r w:rsidR="00D338ED">
          <w:t>'s effect only slightly larger than that of the keyboard response.</w:t>
        </w:r>
      </w:ins>
      <w:del w:id="1613" w:author="Chen Heller" w:date="2023-01-18T14:35:00Z">
        <w:r w:rsidR="00725A51" w:rsidDel="00D338ED">
          <w:delText xml:space="preserve"> not found.</w:delText>
        </w:r>
      </w:del>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1614"/>
      <w:r w:rsidR="00B160A8">
        <w:t>comple</w:t>
      </w:r>
      <w:r w:rsidR="00ED1528">
        <w:t>x</w:t>
      </w:r>
      <w:r w:rsidR="00181385">
        <w:t xml:space="preserve"> than a simple keypress</w:t>
      </w:r>
      <w:commentRangeEnd w:id="1614"/>
      <w:r w:rsidR="007D7457">
        <w:rPr>
          <w:rStyle w:val="CommentReference"/>
        </w:rPr>
        <w:commentReference w:id="1614"/>
      </w:r>
      <w:r w:rsidR="00181385">
        <w:t>.</w:t>
      </w:r>
      <w:r w:rsidR="00B160A8">
        <w:t xml:space="preserve"> </w:t>
      </w:r>
      <w:r w:rsidR="00181385">
        <w:t>T</w:t>
      </w:r>
      <w:r w:rsidR="00EE0803">
        <w:t>he more complex a process is, the more room there is for error and variability when executing it</w:t>
      </w:r>
      <w:r w:rsidR="00746BAC">
        <w:t xml:space="preserve"> </w:t>
      </w:r>
      <w:commentRangeStart w:id="1615"/>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commentRangeEnd w:id="1615"/>
      <w:r w:rsidR="006C26ED">
        <w:rPr>
          <w:rStyle w:val="CommentReference"/>
        </w:rPr>
        <w:commentReference w:id="1615"/>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w:t>
      </w:r>
      <w:commentRangeStart w:id="1616"/>
      <w:r w:rsidR="00F22DA9">
        <w:t xml:space="preserve">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commentRangeEnd w:id="1616"/>
      <w:r w:rsidR="0013777F">
        <w:rPr>
          <w:rStyle w:val="CommentReference"/>
        </w:rPr>
        <w:commentReference w:id="1616"/>
      </w:r>
      <w:r w:rsidR="00553B76">
        <w:t xml:space="preserve">. </w:t>
      </w:r>
      <w:r w:rsidR="00FC6200">
        <w:t xml:space="preserve">In addition, the </w:t>
      </w:r>
      <w:r w:rsidR="00C674B7">
        <w:t>SNR was further decreased in the reaching session due to the higher number of excluded trials.</w:t>
      </w:r>
    </w:p>
    <w:p w14:paraId="29CDF939" w14:textId="7000EE0C" w:rsidR="005C5A39" w:rsidRDefault="003F6AD7" w:rsidP="00372F74">
      <w:pPr>
        <w:rPr>
          <w:ins w:id="1617" w:author="Chen Heller" w:date="2023-01-16T14:44:00Z"/>
        </w:rPr>
      </w:pPr>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xml:space="preserve">, </w:t>
      </w:r>
      <w:ins w:id="1618" w:author="Chen Heller" w:date="2023-01-31T08:40:00Z">
        <w:r w:rsidR="00F63BB7">
          <w:t xml:space="preserve">unconscious </w:t>
        </w:r>
      </w:ins>
      <w:ins w:id="1619" w:author="Chen Heller" w:date="2023-01-31T08:41:00Z">
        <w:r w:rsidR="00F63BB7">
          <w:t xml:space="preserve">processing might </w:t>
        </w:r>
      </w:ins>
      <w:ins w:id="1620" w:author="Chen Heller" w:date="2023-01-31T08:42:00Z">
        <w:r w:rsidR="00693A06">
          <w:t xml:space="preserve">influence it </w:t>
        </w:r>
      </w:ins>
      <w:ins w:id="1621" w:author="Chen Heller" w:date="2023-01-31T08:41:00Z">
        <w:r w:rsidR="00F63BB7">
          <w:t xml:space="preserve">only </w:t>
        </w:r>
      </w:ins>
      <w:ins w:id="1622" w:author="Chen Heller" w:date="2023-01-31T08:42:00Z">
        <w:r w:rsidR="00693A06">
          <w:t xml:space="preserve">for </w:t>
        </w:r>
      </w:ins>
      <w:ins w:id="1623" w:author="Chen Heller" w:date="2023-01-31T08:41:00Z">
        <w:r w:rsidR="00F63BB7">
          <w:t xml:space="preserve">a short period of the reaching. </w:t>
        </w:r>
      </w:ins>
      <w:ins w:id="1624" w:author="Chen Heller" w:date="2023-01-31T08:43:00Z">
        <w:r w:rsidR="00693A06">
          <w:t xml:space="preserve">If this is the case, </w:t>
        </w:r>
      </w:ins>
      <w:del w:id="1625" w:author="Chen Heller" w:date="2023-01-31T08:36:00Z">
        <w:r w:rsidR="00D442E6" w:rsidDel="00AB3083">
          <w:delText xml:space="preserve">they might </w:delText>
        </w:r>
      </w:del>
      <w:del w:id="1626" w:author="Chen Heller" w:date="2023-01-30T13:58:00Z">
        <w:r w:rsidR="00D442E6" w:rsidDel="00953643">
          <w:delText xml:space="preserve">be less affected by </w:delText>
        </w:r>
      </w:del>
      <w:del w:id="1627" w:author="Chen Heller" w:date="2023-01-31T08:41:00Z">
        <w:r w:rsidR="00D442E6" w:rsidDel="00D93ED9">
          <w:delText>short-lived effects</w:delText>
        </w:r>
      </w:del>
      <w:ins w:id="1628" w:author="Chen Heller" w:date="2023-01-31T08:41:00Z">
        <w:r w:rsidR="00D93ED9">
          <w:t xml:space="preserve"> </w:t>
        </w:r>
      </w:ins>
      <w:ins w:id="1629" w:author="Chen Heller" w:date="2023-01-31T08:43:00Z">
        <w:r w:rsidR="00693A06">
          <w:t xml:space="preserve">the </w:t>
        </w:r>
      </w:ins>
      <w:ins w:id="1630" w:author="Chen Heller" w:date="2023-01-31T08:42:00Z">
        <w:r w:rsidR="00693A06">
          <w:t xml:space="preserve">effect's </w:t>
        </w:r>
      </w:ins>
      <w:ins w:id="1631" w:author="Chen Heller" w:date="2023-01-31T08:35:00Z">
        <w:r w:rsidR="00A132B3">
          <w:t>expr</w:t>
        </w:r>
      </w:ins>
      <w:ins w:id="1632" w:author="Chen Heller" w:date="2023-01-31T08:36:00Z">
        <w:r w:rsidR="00A132B3">
          <w:t xml:space="preserve">ession in the extracted movement </w:t>
        </w:r>
      </w:ins>
      <w:ins w:id="1633" w:author="Chen Heller" w:date="2023-01-31T08:38:00Z">
        <w:r w:rsidR="00D83EBF">
          <w:t>p</w:t>
        </w:r>
      </w:ins>
      <w:ins w:id="1634" w:author="Chen Heller" w:date="2023-01-31T08:36:00Z">
        <w:r w:rsidR="00A132B3">
          <w:t xml:space="preserve">arameters </w:t>
        </w:r>
      </w:ins>
      <w:ins w:id="1635" w:author="Chen Heller" w:date="2023-01-31T08:43:00Z">
        <w:r w:rsidR="00693A06">
          <w:t xml:space="preserve">will </w:t>
        </w:r>
      </w:ins>
      <w:ins w:id="1636" w:author="Chen Heller" w:date="2023-01-31T08:36:00Z">
        <w:r w:rsidR="00A132B3">
          <w:t>be minor</w:t>
        </w:r>
      </w:ins>
      <w:r w:rsidR="00924FB7">
        <w:t xml:space="preserve">. </w:t>
      </w:r>
      <w:ins w:id="1637" w:author="Chen Heller" w:date="2023-01-31T08:43:00Z">
        <w:r w:rsidR="00141DDD">
          <w:t>Evidence for</w:t>
        </w:r>
      </w:ins>
      <w:commentRangeStart w:id="1638"/>
      <w:del w:id="1639"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1640" w:author="Chen Heller" w:date="2023-01-31T08:43:00Z">
        <w:r w:rsidR="001D3A88" w:rsidDel="00141DDD">
          <w:delText xml:space="preserve">does not </w:delText>
        </w:r>
        <w:r w:rsidR="007F4931" w:rsidDel="00141DDD">
          <w:lastRenderedPageBreak/>
          <w:delText xml:space="preserve">align </w:delText>
        </w:r>
      </w:del>
      <w:ins w:id="1641" w:author="Chen Heller" w:date="2023-01-31T08:43:00Z">
        <w:r w:rsidR="00141DDD">
          <w:t xml:space="preserve">can be found in </w:t>
        </w:r>
      </w:ins>
      <w:del w:id="1642"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1643" w:author="Chen Heller" w:date="2023-01-16T14:44:00Z">
        <w:r w:rsidR="005C5A39">
          <w:t xml:space="preserve">approximately </w:t>
        </w:r>
      </w:ins>
      <w:ins w:id="1644" w:author="Chen Heller" w:date="2023-01-30T14:01:00Z">
        <w:r w:rsidR="00E558A1">
          <w:t xml:space="preserve">between </w:t>
        </w:r>
      </w:ins>
      <w:ins w:id="1645" w:author="Chen Heller" w:date="2023-01-16T14:44:00Z">
        <w:r w:rsidR="005C5A39">
          <w:t xml:space="preserve"> 160</w:t>
        </w:r>
      </w:ins>
      <w:ins w:id="1646" w:author="Chen Heller" w:date="2023-01-30T14:01:00Z">
        <w:r w:rsidR="00E558A1">
          <w:t>-300</w:t>
        </w:r>
      </w:ins>
      <w:ins w:id="1647" w:author="Chen Heller" w:date="2023-01-16T14:44:00Z">
        <w:r w:rsidR="005C5A39">
          <w:t>ms</w:t>
        </w:r>
      </w:ins>
      <w:ins w:id="1648" w:author="Chen Heller" w:date="2023-01-31T08:44:00Z">
        <w:r w:rsidR="00141DDD">
          <w:t xml:space="preserve">, while the average reaching duration is </w:t>
        </w:r>
        <w:commentRangeStart w:id="1649"/>
        <w:r w:rsidR="00141DDD">
          <w:t>420</w:t>
        </w:r>
        <w:commentRangeEnd w:id="1649"/>
        <w:r w:rsidR="00B12E88">
          <w:rPr>
            <w:rStyle w:val="CommentReference"/>
          </w:rPr>
          <w:commentReference w:id="1649"/>
        </w:r>
        <w:r w:rsidR="00141DDD">
          <w:t>ms</w:t>
        </w:r>
      </w:ins>
      <w:del w:id="1650" w:author="Chen Heller" w:date="2023-01-16T14:44:00Z">
        <w:r w:rsidR="00FC7606" w:rsidDel="005C5A39">
          <w:delText xml:space="preserve">almost </w:delText>
        </w:r>
      </w:del>
      <w:commentRangeEnd w:id="1638"/>
      <w:r w:rsidR="00333A2A">
        <w:rPr>
          <w:rStyle w:val="CommentReference"/>
        </w:rPr>
        <w:commentReference w:id="1638"/>
      </w:r>
      <w:del w:id="1651" w:author="Chen Heller" w:date="2023-01-16T14:44:00Z">
        <w:r w:rsidR="00FC7606" w:rsidDel="005C5A39">
          <w:delText>throughout the entire movement</w:delText>
        </w:r>
      </w:del>
      <w:r w:rsidR="00FC7606">
        <w:t>.</w:t>
      </w:r>
    </w:p>
    <w:p w14:paraId="16D82428" w14:textId="6A639871" w:rsidR="00E94A0B" w:rsidRDefault="002178E2" w:rsidP="00E94A0B">
      <w:pPr>
        <w:rPr>
          <w:ins w:id="1652" w:author="Chen Heller" w:date="2023-01-31T10:09:00Z"/>
        </w:rPr>
      </w:pPr>
      <w:ins w:id="1653" w:author="Chen Heller" w:date="2023-01-31T10:00:00Z">
        <w:r>
          <w:t xml:space="preserve">A third explanation for the results </w:t>
        </w:r>
        <w:r>
          <w:t xml:space="preserve">pertains to the large effects found here. </w:t>
        </w:r>
      </w:ins>
      <w:ins w:id="1654" w:author="Chen Heller" w:date="2023-01-31T10:17:00Z">
        <w:r w:rsidR="00002BCB">
          <w:t xml:space="preserve">Larger effects have </w:t>
        </w:r>
      </w:ins>
      <w:ins w:id="1655" w:author="Chen Heller" w:date="2023-01-31T10:01:00Z">
        <w:r w:rsidR="006F1192">
          <w:t xml:space="preserve">been shown </w:t>
        </w:r>
      </w:ins>
      <w:ins w:id="1656" w:author="Chen Heller" w:date="2023-01-31T10:17:00Z">
        <w:r w:rsidR="00002BCB">
          <w:t xml:space="preserve">to occur when </w:t>
        </w:r>
      </w:ins>
      <w:ins w:id="1657" w:author="Chen Heller" w:date="2023-01-31T10:01:00Z">
        <w:r w:rsidR="006F1192">
          <w:t>eas</w:t>
        </w:r>
      </w:ins>
      <w:ins w:id="1658" w:author="Chen Heller" w:date="2023-01-31T10:02:00Z">
        <w:r w:rsidR="006F1192">
          <w:t xml:space="preserve">ier tasks </w:t>
        </w:r>
      </w:ins>
      <w:ins w:id="1659" w:author="Chen Heller" w:date="2023-01-31T10:17:00Z">
        <w:r w:rsidR="00002BCB">
          <w:t xml:space="preserve">are given </w:t>
        </w:r>
      </w:ins>
      <w:ins w:id="1660" w:author="Chen Heller" w:date="2023-01-31T10:09:00Z">
        <w:r w:rsidR="00E94A0B">
          <w:t>[</w:t>
        </w:r>
        <w:commentRangeStart w:id="1661"/>
        <w:r w:rsidR="00E94A0B">
          <w:t>ref</w:t>
        </w:r>
      </w:ins>
      <w:commentRangeEnd w:id="1661"/>
      <w:ins w:id="1662" w:author="Chen Heller" w:date="2023-01-31T10:10:00Z">
        <w:r w:rsidR="00E94A0B">
          <w:rPr>
            <w:rStyle w:val="CommentReference"/>
          </w:rPr>
          <w:commentReference w:id="1661"/>
        </w:r>
      </w:ins>
      <w:ins w:id="1663" w:author="Chen Heller" w:date="2023-01-31T10:09:00Z">
        <w:r w:rsidR="00E94A0B">
          <w:t>]</w:t>
        </w:r>
      </w:ins>
      <w:ins w:id="1664" w:author="Chen Heller" w:date="2023-01-31T10:27:00Z">
        <w:r w:rsidR="00076ABB">
          <w:t>. Considering that</w:t>
        </w:r>
      </w:ins>
      <w:ins w:id="1665" w:author="Chen Heller" w:date="2023-01-31T10:25:00Z">
        <w:r w:rsidR="007C7DBF">
          <w:t xml:space="preserve"> and</w:t>
        </w:r>
      </w:ins>
      <w:ins w:id="1666" w:author="Chen Heller" w:date="2023-01-31T10:27:00Z">
        <w:r w:rsidR="00076ABB">
          <w:t xml:space="preserve"> </w:t>
        </w:r>
      </w:ins>
      <w:ins w:id="1667" w:author="Chen Heller" w:date="2023-01-31T10:10:00Z">
        <w:r w:rsidR="00EC5E86">
          <w:t xml:space="preserve">the </w:t>
        </w:r>
      </w:ins>
      <w:ins w:id="1668" w:author="Chen Heller" w:date="2023-01-31T10:03:00Z">
        <w:r w:rsidR="003203D1">
          <w:t xml:space="preserve">low </w:t>
        </w:r>
      </w:ins>
      <w:ins w:id="1669" w:author="Chen Heller" w:date="2023-01-31T10:26:00Z">
        <w:r w:rsidR="007C7DBF">
          <w:t xml:space="preserve">proportion </w:t>
        </w:r>
      </w:ins>
      <w:ins w:id="1670" w:author="Chen Heller" w:date="2023-01-31T10:03:00Z">
        <w:r w:rsidR="003203D1">
          <w:t>of incorrect answers</w:t>
        </w:r>
      </w:ins>
      <w:ins w:id="1671" w:author="Chen Heller" w:date="2023-01-31T10:26:00Z">
        <w:r w:rsidR="007C7DBF">
          <w:t xml:space="preserve"> in the current experiment</w:t>
        </w:r>
      </w:ins>
      <w:ins w:id="1672" w:author="Chen Heller" w:date="2023-01-31T10:03:00Z">
        <w:r w:rsidR="003203D1">
          <w:t>, i</w:t>
        </w:r>
      </w:ins>
      <w:ins w:id="1673" w:author="Chen Heller" w:date="2023-01-31T10:02:00Z">
        <w:r w:rsidR="006F1192">
          <w:t xml:space="preserve">t is possible that the task at hand </w:t>
        </w:r>
      </w:ins>
      <w:ins w:id="1674" w:author="Chen Heller" w:date="2023-01-31T10:03:00Z">
        <w:r w:rsidR="003203D1">
          <w:t xml:space="preserve">was </w:t>
        </w:r>
      </w:ins>
      <w:ins w:id="1675" w:author="Chen Heller" w:date="2023-01-31T10:02:00Z">
        <w:r w:rsidR="006F1192">
          <w:t xml:space="preserve">simple </w:t>
        </w:r>
      </w:ins>
      <w:ins w:id="1676" w:author="Chen Heller" w:date="2023-01-31T10:26:00Z">
        <w:r w:rsidR="00152414">
          <w:t xml:space="preserve">enough </w:t>
        </w:r>
      </w:ins>
      <w:ins w:id="1677" w:author="Chen Heller" w:date="2023-01-31T10:02:00Z">
        <w:r w:rsidR="006F1192">
          <w:t>t</w:t>
        </w:r>
      </w:ins>
      <w:ins w:id="1678" w:author="Chen Heller" w:date="2023-01-31T10:26:00Z">
        <w:r w:rsidR="00152414">
          <w:t xml:space="preserve">o </w:t>
        </w:r>
      </w:ins>
      <w:ins w:id="1679" w:author="Chen Heller" w:date="2023-01-31T10:02:00Z">
        <w:r w:rsidR="003203D1">
          <w:t>place both measures at their ceiling effect size</w:t>
        </w:r>
      </w:ins>
      <w:ins w:id="1680" w:author="Chen Heller" w:date="2023-01-31T10:03:00Z">
        <w:r w:rsidR="002C574D">
          <w:t>. T</w:t>
        </w:r>
      </w:ins>
      <w:ins w:id="1681" w:author="Chen Heller" w:date="2023-01-31T10:02:00Z">
        <w:r w:rsidR="003203D1">
          <w:t>herefor existing difference</w:t>
        </w:r>
      </w:ins>
      <w:ins w:id="1682" w:author="Chen Heller" w:date="2023-01-31T10:10:00Z">
        <w:r w:rsidR="00EC5E86">
          <w:t>s</w:t>
        </w:r>
      </w:ins>
      <w:ins w:id="1683" w:author="Chen Heller" w:date="2023-01-31T10:02:00Z">
        <w:r w:rsidR="003203D1">
          <w:t xml:space="preserve"> between </w:t>
        </w:r>
      </w:ins>
      <w:ins w:id="1684" w:author="Chen Heller" w:date="2023-01-31T10:28:00Z">
        <w:r w:rsidR="00076ABB">
          <w:t xml:space="preserve">the measures </w:t>
        </w:r>
      </w:ins>
      <w:ins w:id="1685" w:author="Chen Heller" w:date="2023-01-31T10:10:00Z">
        <w:r w:rsidR="00EC5E86">
          <w:t xml:space="preserve">could </w:t>
        </w:r>
      </w:ins>
      <w:ins w:id="1686" w:author="Chen Heller" w:date="2023-01-31T10:03:00Z">
        <w:r w:rsidR="003203D1">
          <w:t xml:space="preserve">not be </w:t>
        </w:r>
      </w:ins>
      <w:ins w:id="1687" w:author="Chen Heller" w:date="2023-01-31T10:28:00Z">
        <w:r w:rsidR="00076ABB">
          <w:t>detected</w:t>
        </w:r>
      </w:ins>
      <w:ins w:id="1688" w:author="Chen Heller" w:date="2023-01-31T10:03:00Z">
        <w:r w:rsidR="003203D1">
          <w:t>.</w:t>
        </w:r>
      </w:ins>
      <w:ins w:id="1689" w:author="Chen Heller" w:date="2023-01-31T10:04:00Z">
        <w:r w:rsidR="002C574D">
          <w:t xml:space="preserve"> </w:t>
        </w:r>
      </w:ins>
      <w:ins w:id="1690" w:author="Chen Heller" w:date="2023-01-31T10:06:00Z">
        <w:r w:rsidR="00D37C14">
          <w:t>M</w:t>
        </w:r>
      </w:ins>
      <w:ins w:id="1691" w:author="Chen Heller" w:date="2023-01-31T10:04:00Z">
        <w:r w:rsidR="002C574D">
          <w:t>aking use</w:t>
        </w:r>
      </w:ins>
      <w:ins w:id="1692" w:author="Chen Heller" w:date="2023-01-31T10:05:00Z">
        <w:r w:rsidR="00A67AF2">
          <w:t xml:space="preserve"> of a more complex task </w:t>
        </w:r>
      </w:ins>
      <w:ins w:id="1693" w:author="Chen Heller" w:date="2023-01-31T10:08:00Z">
        <w:r w:rsidR="00E94A0B">
          <w:t>should reduce the keyboard's effect</w:t>
        </w:r>
      </w:ins>
      <w:ins w:id="1694" w:author="Chen Heller" w:date="2023-01-31T10:32:00Z">
        <w:r w:rsidR="00987D0F">
          <w:t xml:space="preserve"> [ref]</w:t>
        </w:r>
      </w:ins>
      <w:ins w:id="1695" w:author="Chen Heller" w:date="2023-01-31T10:08:00Z">
        <w:r w:rsidR="00E94A0B">
          <w:t xml:space="preserve">, </w:t>
        </w:r>
      </w:ins>
      <w:ins w:id="1696" w:author="Chen Heller" w:date="2023-01-31T10:30:00Z">
        <w:r w:rsidR="005A597E">
          <w:t xml:space="preserve">however </w:t>
        </w:r>
      </w:ins>
      <w:ins w:id="1697" w:author="Chen Heller" w:date="2023-01-31T10:29:00Z">
        <w:r w:rsidR="005A597E">
          <w:t xml:space="preserve">its </w:t>
        </w:r>
        <w:r w:rsidR="00CA3EC1">
          <w:t xml:space="preserve">influence over the reaching task is unknown. </w:t>
        </w:r>
      </w:ins>
      <w:ins w:id="1698" w:author="Chen Heller" w:date="2023-01-31T10:30:00Z">
        <w:r w:rsidR="005A597E">
          <w:t>Possibly</w:t>
        </w:r>
      </w:ins>
      <w:ins w:id="1699" w:author="Chen Heller" w:date="2023-01-31T10:29:00Z">
        <w:r w:rsidR="00CA3EC1">
          <w:t xml:space="preserve"> the </w:t>
        </w:r>
      </w:ins>
      <w:ins w:id="1700" w:author="Chen Heller" w:date="2023-01-31T10:30:00Z">
        <w:r w:rsidR="005A597E">
          <w:t xml:space="preserve">negative influence over the </w:t>
        </w:r>
      </w:ins>
      <w:ins w:id="1701" w:author="Chen Heller" w:date="2023-01-31T10:09:00Z">
        <w:r w:rsidR="00E94A0B">
          <w:t xml:space="preserve">effect would be smaller </w:t>
        </w:r>
      </w:ins>
      <w:ins w:id="1702" w:author="Chen Heller" w:date="2023-01-31T10:11:00Z">
        <w:r w:rsidR="00EC5E86">
          <w:t xml:space="preserve">in comparison to </w:t>
        </w:r>
      </w:ins>
      <w:ins w:id="1703" w:author="Chen Heller" w:date="2023-01-31T10:09:00Z">
        <w:r w:rsidR="00E94A0B">
          <w:t>that of the keyboard.</w:t>
        </w:r>
      </w:ins>
    </w:p>
    <w:p w14:paraId="64C3FE90" w14:textId="369C9076" w:rsidR="0099062F" w:rsidRDefault="0099062F" w:rsidP="00E118B7">
      <w:pPr>
        <w:rPr>
          <w:ins w:id="1704" w:author="Chen Heller" w:date="2023-01-31T10:39:00Z"/>
        </w:rPr>
      </w:pPr>
      <w:ins w:id="1705" w:author="Chen Heller" w:date="2023-01-31T10:39:00Z">
        <w:r>
          <w:t>A Key point that has</w:t>
        </w:r>
      </w:ins>
      <w:ins w:id="1706" w:author="Chen Heller" w:date="2023-01-31T10:51:00Z">
        <w:r w:rsidR="00427CFC">
          <w:t xml:space="preserve"> no</w:t>
        </w:r>
      </w:ins>
      <w:ins w:id="1707" w:author="Chen Heller" w:date="2023-01-31T10:39:00Z">
        <w:r>
          <w:t xml:space="preserve">t been touched upon yet is </w:t>
        </w:r>
      </w:ins>
      <w:ins w:id="1708" w:author="Chen Heller" w:date="2023-01-31T10:50:00Z">
        <w:r w:rsidR="00427CFC">
          <w:t xml:space="preserve">how large are </w:t>
        </w:r>
      </w:ins>
      <w:ins w:id="1709" w:author="Chen Heller" w:date="2023-01-31T10:39:00Z">
        <w:r>
          <w:t>the effects found</w:t>
        </w:r>
      </w:ins>
      <w:ins w:id="1710" w:author="Chen Heller" w:date="2023-01-31T10:51:00Z">
        <w:r w:rsidR="00427CFC">
          <w:t xml:space="preserve"> here as compared to those common</w:t>
        </w:r>
      </w:ins>
      <w:ins w:id="1711" w:author="Chen Heller" w:date="2023-01-31T10:52:00Z">
        <w:r w:rsidR="00B86632">
          <w:t xml:space="preserve">ly found in unconscious priming experiments </w:t>
        </w:r>
      </w:ins>
      <w:ins w:id="1712" w:author="Chen Heller" w:date="2023-01-31T10:51:00Z">
        <w:r w:rsidR="00427CFC">
          <w:t>[</w:t>
        </w:r>
        <w:commentRangeStart w:id="1713"/>
        <w:r w:rsidR="00427CFC">
          <w:t>ref</w:t>
        </w:r>
        <w:commentRangeEnd w:id="1713"/>
        <w:r w:rsidR="00427CFC">
          <w:rPr>
            <w:rStyle w:val="CommentReference"/>
          </w:rPr>
          <w:commentReference w:id="1713"/>
        </w:r>
        <w:r w:rsidR="00427CFC">
          <w:t>]</w:t>
        </w:r>
      </w:ins>
      <w:ins w:id="1714" w:author="Chen Heller" w:date="2023-01-31T10:39:00Z">
        <w:r>
          <w:t>.</w:t>
        </w:r>
      </w:ins>
      <w:ins w:id="1715" w:author="Chen Heller" w:date="2023-01-31T10:52:00Z">
        <w:r w:rsidR="00B86632">
          <w:t xml:space="preserve"> </w:t>
        </w:r>
      </w:ins>
      <w:ins w:id="1716" w:author="Chen Heller" w:date="2023-01-31T10:53:00Z">
        <w:r w:rsidR="00B86632">
          <w:t xml:space="preserve">This </w:t>
        </w:r>
      </w:ins>
      <w:ins w:id="1717" w:author="Chen Heller" w:date="2023-01-31T10:52:00Z">
        <w:r w:rsidR="00B86632">
          <w:t>irregular</w:t>
        </w:r>
      </w:ins>
      <w:ins w:id="1718" w:author="Chen Heller" w:date="2023-01-31T10:53:00Z">
        <w:r w:rsidR="00B86632">
          <w:t xml:space="preserve"> result </w:t>
        </w:r>
        <w:r w:rsidR="005B3405">
          <w:t xml:space="preserve">can be mediated </w:t>
        </w:r>
        <w:r w:rsidR="005B3405">
          <w:t xml:space="preserve">by </w:t>
        </w:r>
        <w:r w:rsidR="005B3405">
          <w:t>considering the short RTs imposed upon the participants</w:t>
        </w:r>
        <w:r w:rsidR="005B3405">
          <w:t xml:space="preserve"> </w:t>
        </w:r>
      </w:ins>
      <w:ins w:id="1719" w:author="Chen Heller" w:date="2023-01-31T10:55:00Z">
        <w:r w:rsidR="00697F40">
          <w:t>in this experiment</w:t>
        </w:r>
      </w:ins>
      <w:ins w:id="1720" w:author="Chen Heller" w:date="2023-01-31T10:53:00Z">
        <w:r w:rsidR="005B3405">
          <w:t xml:space="preserve">. </w:t>
        </w:r>
      </w:ins>
      <w:ins w:id="1721" w:author="Chen Heller" w:date="2023-01-31T10:55:00Z">
        <w:r w:rsidR="00697F40">
          <w:t>K</w:t>
        </w:r>
      </w:ins>
      <w:ins w:id="1722" w:author="Chen Heller" w:date="2023-01-31T10:54:00Z">
        <w:r w:rsidR="00040E5C">
          <w:t>eyboard</w:t>
        </w:r>
      </w:ins>
      <w:ins w:id="1723" w:author="Chen Heller" w:date="2023-01-31T10:55:00Z">
        <w:r w:rsidR="00697F40">
          <w:t xml:space="preserve"> </w:t>
        </w:r>
      </w:ins>
      <w:ins w:id="1724" w:author="Chen Heller" w:date="2023-01-31T10:54:00Z">
        <w:r w:rsidR="00040E5C">
          <w:t>RT</w:t>
        </w:r>
      </w:ins>
      <w:ins w:id="1725" w:author="Chen Heller" w:date="2023-01-31T10:55:00Z">
        <w:r w:rsidR="00697F40">
          <w:t>s</w:t>
        </w:r>
      </w:ins>
      <w:ins w:id="1726" w:author="Chen Heller" w:date="2023-01-31T10:54:00Z">
        <w:r w:rsidR="00040E5C">
          <w:t xml:space="preserve"> were around 80ms shorter than those reported by Dehaene [ref] and around 200ms shorter than those reported by Xiao et al [ref]. </w:t>
        </w:r>
      </w:ins>
      <w:ins w:id="1727" w:author="Chen Heller" w:date="2023-01-31T10:56:00Z">
        <w:r w:rsidR="00697F40">
          <w:t>U</w:t>
        </w:r>
      </w:ins>
      <w:ins w:id="1728" w:author="Chen Heller" w:date="2023-01-31T10:54:00Z">
        <w:r w:rsidR="00040E5C">
          <w:t xml:space="preserve">nconscious effects have been shown to </w:t>
        </w:r>
      </w:ins>
      <w:ins w:id="1729" w:author="Chen Heller" w:date="2023-01-31T10:56:00Z">
        <w:r w:rsidR="004773F2">
          <w:t xml:space="preserve">be large in short </w:t>
        </w:r>
      </w:ins>
      <w:ins w:id="1730" w:author="Chen Heller" w:date="2023-01-31T10:54:00Z">
        <w:r w:rsidR="00040E5C">
          <w:t>RT</w:t>
        </w:r>
      </w:ins>
      <w:ins w:id="1731" w:author="Chen Heller" w:date="2023-01-31T10:56:00Z">
        <w:r w:rsidR="004773F2">
          <w:t>s and diminish over time</w:t>
        </w:r>
      </w:ins>
      <w:ins w:id="1732" w:author="Chen Heller" w:date="2023-01-31T10:54:00Z">
        <w:r w:rsidR="00040E5C">
          <w:t xml:space="preserve"> [</w:t>
        </w:r>
        <w:commentRangeStart w:id="1733"/>
        <w:r w:rsidR="00040E5C">
          <w:t>ref</w:t>
        </w:r>
        <w:commentRangeEnd w:id="1733"/>
        <w:r w:rsidR="00040E5C">
          <w:rPr>
            <w:rStyle w:val="CommentReference"/>
          </w:rPr>
          <w:commentReference w:id="1733"/>
        </w:r>
        <w:r w:rsidR="00040E5C">
          <w:t>]</w:t>
        </w:r>
      </w:ins>
      <w:ins w:id="1734" w:author="Chen Heller" w:date="2023-01-31T10:57:00Z">
        <w:r w:rsidR="004773F2">
          <w:t>. Therefor</w:t>
        </w:r>
      </w:ins>
      <w:ins w:id="1735" w:author="Chen Heller" w:date="2023-01-31T10:54:00Z">
        <w:r w:rsidR="00040E5C">
          <w:t xml:space="preserve"> it is expected that if an effect is found for shorter RTs it will be larger. These results stress the importance of short and concise response windows for experiments that probe unconscious processes</w:t>
        </w:r>
      </w:ins>
      <w:ins w:id="1736" w:author="Chen Heller" w:date="2023-01-31T10:55:00Z">
        <w:r w:rsidR="00040E5C">
          <w:t>.</w:t>
        </w:r>
      </w:ins>
    </w:p>
    <w:p w14:paraId="1ADC2992" w14:textId="2421CBD9" w:rsidR="00CD3847" w:rsidRPr="008B22C0" w:rsidRDefault="00FC7606" w:rsidP="00E118B7">
      <w:pPr>
        <w:rPr>
          <w:rFonts w:hint="cs"/>
          <w:rtl/>
        </w:rPr>
      </w:pPr>
      <w:del w:id="1737" w:author="Chen Heller" w:date="2023-01-16T14:52:00Z">
        <w:r w:rsidDel="00BA5193">
          <w:delText xml:space="preserve"> </w:delText>
        </w:r>
        <w:r w:rsidR="00D210E4" w:rsidDel="00BA5193">
          <w:delText>Thus, it seems like the lower SNR is a more plausible explanation for the results.</w:delText>
        </w:r>
      </w:del>
    </w:p>
    <w:p w14:paraId="0CADF9B0" w14:textId="73889A9F" w:rsidR="00621E6D" w:rsidRDefault="00621E6D" w:rsidP="001617E7">
      <w:r>
        <w:t xml:space="preserve">To conclude, </w:t>
      </w:r>
      <w:r w:rsidR="00226148">
        <w:t xml:space="preserve">although </w:t>
      </w:r>
      <w:del w:id="1738" w:author="Chen Heller" w:date="2023-01-18T15:26:00Z">
        <w:r w:rsidR="00226148" w:rsidDel="006D58BA">
          <w:delText xml:space="preserve">no </w:delText>
        </w:r>
      </w:del>
      <w:ins w:id="1739"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w:t>
      </w:r>
      <w:r w:rsidR="002D47E4">
        <w:lastRenderedPageBreak/>
        <w:t>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1740" w:author="Chen Heller" w:date="2023-01-03T10:14:00Z"/>
        </w:rPr>
        <w:pPrChange w:id="1741" w:author="Chen Heller" w:date="2023-01-03T10:14:00Z">
          <w:pPr>
            <w:pStyle w:val="Heading3"/>
          </w:pPr>
        </w:pPrChange>
      </w:pPr>
      <w:ins w:id="1742" w:author="Chen Heller" w:date="2023-01-03T10:15:00Z">
        <w:r>
          <w:t>Declarations</w:t>
        </w:r>
      </w:ins>
    </w:p>
    <w:p w14:paraId="7AD43A12" w14:textId="652B265C" w:rsidR="00D0536B" w:rsidRDefault="00D0536B" w:rsidP="00D0536B">
      <w:pPr>
        <w:pStyle w:val="Heading3"/>
        <w:rPr>
          <w:ins w:id="1743" w:author="Chen Heller" w:date="2023-01-02T16:30:00Z"/>
        </w:rPr>
      </w:pPr>
      <w:ins w:id="1744" w:author="Chen Heller" w:date="2023-01-02T16:22:00Z">
        <w:r w:rsidRPr="00D0536B">
          <w:t>Funding (information that explains whether and by whom the research was supported)</w:t>
        </w:r>
      </w:ins>
    </w:p>
    <w:p w14:paraId="14FF92D2" w14:textId="559F2FA0" w:rsidR="009C5EBA" w:rsidRDefault="009C5EBA">
      <w:pPr>
        <w:rPr>
          <w:ins w:id="1745" w:author="Chen Heller" w:date="2023-01-03T10:16:00Z"/>
          <w:lang w:eastAsia="ja-JP" w:bidi="ar-SA"/>
        </w:rPr>
      </w:pPr>
      <w:ins w:id="1746" w:author="Chen Heller" w:date="2023-01-02T16:31:00Z">
        <w:r w:rsidRPr="009C5EBA">
          <w:rPr>
            <w:lang w:eastAsia="ja-JP" w:bidi="ar-SA"/>
          </w:rPr>
          <w:t>Acknowledgments of people, grants, funds, etc. should be placed in a separate section before the reference list. The names of funding organizations should be written in full. In addition, please provide the funding information in a separate step of the submission process in the peer review system. Funder names should preferably be selected from the standardized list you will see during submission. If the funding institution you need is not listed, it can be entered as free text. Funding information will be published as searchable metadata for the accepted article, whereas acknowledgements are published within the paper</w:t>
        </w:r>
      </w:ins>
      <w:ins w:id="1747" w:author="Chen Heller" w:date="2023-01-03T10:16:00Z">
        <w:r w:rsidR="00C737D1">
          <w:rPr>
            <w:lang w:eastAsia="ja-JP" w:bidi="ar-SA"/>
          </w:rPr>
          <w:t>.</w:t>
        </w:r>
      </w:ins>
    </w:p>
    <w:p w14:paraId="56F2E564" w14:textId="23E58032" w:rsidR="00C737D1" w:rsidRPr="009C5EBA" w:rsidRDefault="00963C78">
      <w:pPr>
        <w:rPr>
          <w:ins w:id="1748" w:author="Chen Heller" w:date="2023-01-02T16:22:00Z"/>
          <w:lang w:eastAsia="ja-JP"/>
          <w:rPrChange w:id="1749" w:author="Chen Heller" w:date="2023-01-02T16:30:00Z">
            <w:rPr>
              <w:ins w:id="1750" w:author="Chen Heller" w:date="2023-01-02T16:22:00Z"/>
            </w:rPr>
          </w:rPrChange>
        </w:rPr>
        <w:pPrChange w:id="1751" w:author="Chen Heller" w:date="2023-01-02T16:30:00Z">
          <w:pPr>
            <w:numPr>
              <w:numId w:val="21"/>
            </w:numPr>
            <w:tabs>
              <w:tab w:val="num" w:pos="720"/>
            </w:tabs>
            <w:ind w:left="720" w:hanging="360"/>
          </w:pPr>
        </w:pPrChange>
      </w:pPr>
      <w:ins w:id="1752" w:author="Chen Heller" w:date="2023-01-03T10:16:00Z">
        <w:r>
          <w:rPr>
            <w:lang w:eastAsia="ja-JP" w:bidi="ar-SA"/>
          </w:rPr>
          <w:t xml:space="preserve">If no funding was received, state that </w:t>
        </w:r>
      </w:ins>
      <w:ins w:id="1753" w:author="Chen Heller" w:date="2023-01-03T10:17:00Z">
        <w:r>
          <w:rPr>
            <w:lang w:eastAsia="ja-JP" w:bidi="ar-SA"/>
          </w:rPr>
          <w:t>(examples in the journal's guide).</w:t>
        </w:r>
      </w:ins>
    </w:p>
    <w:p w14:paraId="3AC4CD82" w14:textId="77777777" w:rsidR="00D0536B" w:rsidRPr="00D0536B" w:rsidRDefault="00D0536B">
      <w:pPr>
        <w:pStyle w:val="Heading3"/>
        <w:rPr>
          <w:ins w:id="1754" w:author="Chen Heller" w:date="2023-01-02T16:22:00Z"/>
        </w:rPr>
        <w:pPrChange w:id="1755" w:author="Chen Heller" w:date="2023-01-02T16:23:00Z">
          <w:pPr>
            <w:numPr>
              <w:numId w:val="21"/>
            </w:numPr>
            <w:tabs>
              <w:tab w:val="num" w:pos="720"/>
            </w:tabs>
            <w:ind w:left="720" w:hanging="360"/>
          </w:pPr>
        </w:pPrChange>
      </w:pPr>
      <w:ins w:id="1756" w:author="Chen Heller" w:date="2023-01-02T16:22:00Z">
        <w:r w:rsidRPr="00D0536B">
          <w:t>Conflicts of interest/Competing interests (include appropriate disclosures)</w:t>
        </w:r>
      </w:ins>
    </w:p>
    <w:p w14:paraId="2B0CCF91" w14:textId="6EAA8C72" w:rsidR="00D0536B" w:rsidRDefault="00D0536B">
      <w:pPr>
        <w:pStyle w:val="Heading3"/>
        <w:rPr>
          <w:ins w:id="1757" w:author="Chen Heller" w:date="2023-01-03T10:18:00Z"/>
        </w:rPr>
      </w:pPr>
      <w:ins w:id="1758" w:author="Chen Heller" w:date="2023-01-02T16:22:00Z">
        <w:r w:rsidRPr="00D0536B">
          <w:t>Ethics approval (include appropriate approvals or waivers)</w:t>
        </w:r>
      </w:ins>
    </w:p>
    <w:p w14:paraId="1FDAE914" w14:textId="02D934A5" w:rsidR="00A00866" w:rsidRPr="00A00866" w:rsidRDefault="00A00866">
      <w:pPr>
        <w:rPr>
          <w:ins w:id="1759" w:author="Chen Heller" w:date="2023-01-02T16:22:00Z"/>
          <w:lang w:eastAsia="ja-JP" w:bidi="ar-SA"/>
          <w:rPrChange w:id="1760" w:author="Chen Heller" w:date="2023-01-03T10:18:00Z">
            <w:rPr>
              <w:ins w:id="1761" w:author="Chen Heller" w:date="2023-01-02T16:22:00Z"/>
            </w:rPr>
          </w:rPrChange>
        </w:rPr>
        <w:pPrChange w:id="1762" w:author="Chen Heller" w:date="2023-01-03T10:18:00Z">
          <w:pPr>
            <w:numPr>
              <w:numId w:val="21"/>
            </w:numPr>
            <w:tabs>
              <w:tab w:val="num" w:pos="720"/>
            </w:tabs>
            <w:ind w:left="720" w:hanging="360"/>
          </w:pPr>
        </w:pPrChange>
      </w:pPr>
      <w:ins w:id="1763" w:author="Chen Heller" w:date="2023-01-03T10:18:00Z">
        <w:r>
          <w:rPr>
            <w:lang w:eastAsia="ja-JP" w:bidi="ar-SA"/>
          </w:rPr>
          <w:t>Statement that the study was approved by the ethics committee in Tel Aviv and passes the helsinky standards.</w:t>
        </w:r>
      </w:ins>
    </w:p>
    <w:p w14:paraId="2583B143" w14:textId="386A1597" w:rsidR="00D0536B" w:rsidRDefault="00D0536B">
      <w:pPr>
        <w:pStyle w:val="Heading3"/>
        <w:rPr>
          <w:ins w:id="1764" w:author="Chen Heller" w:date="2023-01-03T10:37:00Z"/>
        </w:rPr>
      </w:pPr>
      <w:ins w:id="1765" w:author="Chen Heller" w:date="2023-01-02T16:22:00Z">
        <w:r w:rsidRPr="00D0536B">
          <w:t>Consent to participate (include appropriate statements)</w:t>
        </w:r>
      </w:ins>
    </w:p>
    <w:p w14:paraId="58CB061D" w14:textId="795990FA" w:rsidR="00D6696D" w:rsidRPr="00D6696D" w:rsidRDefault="00D6696D">
      <w:pPr>
        <w:rPr>
          <w:ins w:id="1766" w:author="Chen Heller" w:date="2023-01-02T16:22:00Z"/>
          <w:lang w:eastAsia="ja-JP" w:bidi="ar-SA"/>
          <w:rPrChange w:id="1767" w:author="Chen Heller" w:date="2023-01-03T10:37:00Z">
            <w:rPr>
              <w:ins w:id="1768" w:author="Chen Heller" w:date="2023-01-02T16:22:00Z"/>
            </w:rPr>
          </w:rPrChange>
        </w:rPr>
        <w:pPrChange w:id="1769" w:author="Chen Heller" w:date="2023-01-03T10:37:00Z">
          <w:pPr>
            <w:numPr>
              <w:numId w:val="21"/>
            </w:numPr>
            <w:tabs>
              <w:tab w:val="num" w:pos="720"/>
            </w:tabs>
            <w:ind w:left="720" w:hanging="360"/>
          </w:pPr>
        </w:pPrChange>
      </w:pPr>
      <w:ins w:id="1770" w:author="Chen Heller" w:date="2023-01-03T10:37:00Z">
        <w:r>
          <w:rPr>
            <w:lang w:eastAsia="ja-JP" w:bidi="ar-SA"/>
          </w:rPr>
          <w:lastRenderedPageBreak/>
          <w:t xml:space="preserve">State that all participants gave a free consent to </w:t>
        </w:r>
      </w:ins>
      <w:ins w:id="1771" w:author="Chen Heller" w:date="2023-01-03T10:38:00Z">
        <w:r>
          <w:rPr>
            <w:lang w:eastAsia="ja-JP" w:bidi="ar-SA"/>
          </w:rPr>
          <w:t>participate in the study. Examples in the journal's guidelines (There are examples for all the other declerations as well).</w:t>
        </w:r>
      </w:ins>
    </w:p>
    <w:p w14:paraId="48342B09" w14:textId="77777777" w:rsidR="00D0536B" w:rsidRPr="00D0536B" w:rsidRDefault="00D0536B">
      <w:pPr>
        <w:pStyle w:val="Heading3"/>
        <w:rPr>
          <w:ins w:id="1772" w:author="Chen Heller" w:date="2023-01-02T16:22:00Z"/>
        </w:rPr>
        <w:pPrChange w:id="1773" w:author="Chen Heller" w:date="2023-01-02T16:22:00Z">
          <w:pPr>
            <w:numPr>
              <w:numId w:val="21"/>
            </w:numPr>
            <w:tabs>
              <w:tab w:val="num" w:pos="720"/>
            </w:tabs>
            <w:ind w:left="720" w:hanging="360"/>
          </w:pPr>
        </w:pPrChange>
      </w:pPr>
      <w:ins w:id="1774" w:author="Chen Heller" w:date="2023-01-02T16:22:00Z">
        <w:r w:rsidRPr="00D0536B">
          <w:t>Consent for publication (include appropriate statements)</w:t>
        </w:r>
      </w:ins>
    </w:p>
    <w:p w14:paraId="1463CDFE" w14:textId="638671B3" w:rsidR="00D0536B" w:rsidRDefault="00D0536B" w:rsidP="00D0536B">
      <w:pPr>
        <w:pStyle w:val="Heading3"/>
        <w:rPr>
          <w:ins w:id="1775" w:author="Chen Heller" w:date="2023-01-02T17:51:00Z"/>
        </w:rPr>
      </w:pPr>
      <w:ins w:id="1776" w:author="Chen Heller" w:date="2023-01-02T16:22:00Z">
        <w:r w:rsidRPr="00D0536B">
          <w:t>Availability of data and materials (data transparency)</w:t>
        </w:r>
      </w:ins>
    </w:p>
    <w:p w14:paraId="7A678523" w14:textId="77777777" w:rsidR="003660D1" w:rsidRDefault="003660D1" w:rsidP="003660D1">
      <w:pPr>
        <w:rPr>
          <w:ins w:id="1777" w:author="Chen Heller" w:date="2023-01-02T17:51:00Z"/>
          <w:lang w:eastAsia="ja-JP" w:bidi="ar-SA"/>
        </w:rPr>
      </w:pPr>
      <w:ins w:id="1778" w:author="Chen Heller" w:date="2023-01-02T17:51:00Z">
        <w:r>
          <w:rPr>
            <w:lang w:eastAsia="ja-JP" w:bidi="ar-SA"/>
          </w:rPr>
          <w:t>All original research must include a data availability statement. Data availability statements should include information on where data supporting the results reported in the article can be found. Statements should include, where applicable, hyperlinks to publicly archived datasets analysed or generated during the study. For the purposes of the data availability statement, “data” is defined as the minimal dataset that would be necessary to interpret, replicate and build upon the findings reported in the article. When it is not possible to share research data publicly, for instance when individual privacy could be compromised, data availability should still be stated in the manuscript along with any conditions for access. Data availability statements can take one of the following forms (or a combination of more than one if required for multiple datasets):</w:t>
        </w:r>
      </w:ins>
    </w:p>
    <w:p w14:paraId="69ED1726" w14:textId="77777777" w:rsidR="003660D1" w:rsidRDefault="003660D1" w:rsidP="003660D1">
      <w:pPr>
        <w:rPr>
          <w:ins w:id="1779" w:author="Chen Heller" w:date="2023-01-02T17:51:00Z"/>
          <w:lang w:eastAsia="ja-JP" w:bidi="ar-SA"/>
        </w:rPr>
      </w:pPr>
      <w:ins w:id="1780" w:author="Chen Heller" w:date="2023-01-02T17:51:00Z">
        <w:r>
          <w:rPr>
            <w:lang w:eastAsia="ja-JP" w:bidi="ar-SA"/>
          </w:rPr>
          <w:t>1. The datasets generated during and/or analysed during the current study are available in the [NAME] repository, [PERSISTENT WEB LINK TO DATASETS]</w:t>
        </w:r>
      </w:ins>
    </w:p>
    <w:p w14:paraId="10978EC1" w14:textId="77777777" w:rsidR="003660D1" w:rsidRDefault="003660D1" w:rsidP="003660D1">
      <w:pPr>
        <w:rPr>
          <w:ins w:id="1781" w:author="Chen Heller" w:date="2023-01-02T17:51:00Z"/>
          <w:lang w:eastAsia="ja-JP" w:bidi="ar-SA"/>
        </w:rPr>
      </w:pPr>
      <w:ins w:id="1782" w:author="Chen Heller" w:date="2023-01-02T17:51:00Z">
        <w:r>
          <w:rPr>
            <w:lang w:eastAsia="ja-JP" w:bidi="ar-SA"/>
          </w:rPr>
          <w:t>2. All data generated or analyzed during this study are included in this published article.</w:t>
        </w:r>
      </w:ins>
    </w:p>
    <w:p w14:paraId="037CF5DC" w14:textId="77777777" w:rsidR="003660D1" w:rsidRDefault="003660D1" w:rsidP="003660D1">
      <w:pPr>
        <w:rPr>
          <w:ins w:id="1783" w:author="Chen Heller" w:date="2023-01-02T17:51:00Z"/>
          <w:lang w:eastAsia="ja-JP" w:bidi="ar-SA"/>
        </w:rPr>
      </w:pPr>
      <w:ins w:id="1784" w:author="Chen Heller" w:date="2023-01-02T17:51:00Z">
        <w:r>
          <w:rPr>
            <w:lang w:eastAsia="ja-JP" w:bidi="ar-SA"/>
          </w:rPr>
          <w:t>3. The datasets generated during and/or analysed during the current study are not publicly available due [REASON(S) WHY DATA ARE NOT PUBLIC] but are available from the corresponding author on reasonable request.]. Because of this limitation, analysis code is illustrated with a synthetic dataset, which allows readers to check the correctness of their implementation.</w:t>
        </w:r>
      </w:ins>
    </w:p>
    <w:p w14:paraId="0A9F9BE7" w14:textId="77777777" w:rsidR="003660D1" w:rsidRDefault="003660D1" w:rsidP="003660D1">
      <w:pPr>
        <w:rPr>
          <w:ins w:id="1785" w:author="Chen Heller" w:date="2023-01-02T17:51:00Z"/>
          <w:lang w:eastAsia="ja-JP" w:bidi="ar-SA"/>
        </w:rPr>
      </w:pPr>
      <w:ins w:id="1786" w:author="Chen Heller" w:date="2023-01-02T17:51:00Z">
        <w:r>
          <w:rPr>
            <w:lang w:eastAsia="ja-JP" w:bidi="ar-SA"/>
          </w:rPr>
          <w:t>4. Data sharing not applicable to this article as no datasets were generated or analyzed during the current study.</w:t>
        </w:r>
      </w:ins>
    </w:p>
    <w:p w14:paraId="282CAB7C" w14:textId="77777777" w:rsidR="003660D1" w:rsidRDefault="003660D1" w:rsidP="003660D1">
      <w:pPr>
        <w:rPr>
          <w:ins w:id="1787" w:author="Chen Heller" w:date="2023-01-02T17:51:00Z"/>
          <w:lang w:eastAsia="ja-JP" w:bidi="ar-SA"/>
        </w:rPr>
      </w:pPr>
    </w:p>
    <w:p w14:paraId="54BB8139" w14:textId="77777777" w:rsidR="003660D1" w:rsidRDefault="003660D1" w:rsidP="003660D1">
      <w:pPr>
        <w:rPr>
          <w:ins w:id="1788" w:author="Chen Heller" w:date="2023-01-02T17:51:00Z"/>
          <w:lang w:eastAsia="ja-JP" w:bidi="ar-SA"/>
        </w:rPr>
      </w:pPr>
      <w:ins w:id="1789" w:author="Chen Heller" w:date="2023-01-02T17:51:00Z">
        <w:r>
          <w:rPr>
            <w:lang w:eastAsia="ja-JP" w:bidi="ar-SA"/>
          </w:rPr>
          <w:t>More templates for data availability statements, including examples of openly available and restricted access datasets, are available here:</w:t>
        </w:r>
      </w:ins>
    </w:p>
    <w:p w14:paraId="37C4CBDA" w14:textId="5C9161EC" w:rsidR="003660D1" w:rsidRDefault="003660D1" w:rsidP="003660D1">
      <w:pPr>
        <w:rPr>
          <w:ins w:id="1790" w:author="Chen Heller" w:date="2023-01-02T17:53:00Z"/>
          <w:lang w:eastAsia="ja-JP" w:bidi="ar-SA"/>
        </w:rPr>
      </w:pPr>
      <w:ins w:id="1791" w:author="Chen Heller" w:date="2023-01-02T17:52:00Z">
        <w:r>
          <w:rPr>
            <w:lang w:eastAsia="ja-JP" w:bidi="ar-SA"/>
          </w:rPr>
          <w:fldChar w:fldCharType="begin"/>
        </w:r>
        <w:r>
          <w:rPr>
            <w:lang w:eastAsia="ja-JP" w:bidi="ar-SA"/>
          </w:rPr>
          <w:instrText xml:space="preserve"> HYPERLINK "https://www.springernature.com/gp/authors/research-data-policy/data-availability-statements/12330880" </w:instrText>
        </w:r>
        <w:r>
          <w:rPr>
            <w:lang w:eastAsia="ja-JP" w:bidi="ar-SA"/>
          </w:rPr>
        </w:r>
        <w:r>
          <w:rPr>
            <w:lang w:eastAsia="ja-JP" w:bidi="ar-SA"/>
          </w:rPr>
          <w:fldChar w:fldCharType="separate"/>
        </w:r>
        <w:r w:rsidRPr="003660D1">
          <w:rPr>
            <w:rStyle w:val="Hyperlink"/>
            <w:lang w:eastAsia="ja-JP" w:bidi="ar-SA"/>
          </w:rPr>
          <w:t>Data availability statements</w:t>
        </w:r>
        <w:r>
          <w:rPr>
            <w:lang w:eastAsia="ja-JP" w:bidi="ar-SA"/>
          </w:rPr>
          <w:fldChar w:fldCharType="end"/>
        </w:r>
      </w:ins>
    </w:p>
    <w:p w14:paraId="50668F79" w14:textId="4BE891BF" w:rsidR="00C14F71" w:rsidRDefault="00C14F71" w:rsidP="003660D1">
      <w:pPr>
        <w:rPr>
          <w:ins w:id="1792" w:author="Chen Heller" w:date="2023-01-02T17:53:00Z"/>
          <w:lang w:eastAsia="ja-JP" w:bidi="ar-SA"/>
        </w:rPr>
      </w:pPr>
      <w:ins w:id="1793" w:author="Chen Heller" w:date="2023-01-02T17:53:00Z">
        <w:r>
          <w:rPr>
            <w:lang w:eastAsia="ja-JP" w:bidi="ar-SA"/>
          </w:rPr>
          <w:fldChar w:fldCharType="begin"/>
        </w:r>
        <w:r>
          <w:rPr>
            <w:lang w:eastAsia="ja-JP" w:bidi="ar-SA"/>
          </w:rPr>
          <w:instrText xml:space="preserve"> HYPERLINK "https://www.springernature.com/gp/authors/research-data-policy/recommended-repositories" </w:instrText>
        </w:r>
        <w:r>
          <w:rPr>
            <w:lang w:eastAsia="ja-JP" w:bidi="ar-SA"/>
          </w:rPr>
        </w:r>
        <w:r>
          <w:rPr>
            <w:lang w:eastAsia="ja-JP" w:bidi="ar-SA"/>
          </w:rPr>
          <w:fldChar w:fldCharType="separate"/>
        </w:r>
        <w:r w:rsidRPr="00C14F71">
          <w:rPr>
            <w:rStyle w:val="Hyperlink"/>
            <w:lang w:eastAsia="ja-JP" w:bidi="ar-SA"/>
          </w:rPr>
          <w:t>Repositories for dataset storage.</w:t>
        </w:r>
        <w:r>
          <w:rPr>
            <w:lang w:eastAsia="ja-JP" w:bidi="ar-SA"/>
          </w:rPr>
          <w:fldChar w:fldCharType="end"/>
        </w:r>
      </w:ins>
    </w:p>
    <w:p w14:paraId="3E7D2198" w14:textId="77777777" w:rsidR="00C14F71" w:rsidRPr="003660D1" w:rsidRDefault="00C14F71">
      <w:pPr>
        <w:rPr>
          <w:ins w:id="1794" w:author="Chen Heller" w:date="2023-01-02T16:22:00Z"/>
          <w:lang w:eastAsia="ja-JP" w:bidi="ar-SA"/>
          <w:rPrChange w:id="1795" w:author="Chen Heller" w:date="2023-01-02T17:51:00Z">
            <w:rPr>
              <w:ins w:id="1796" w:author="Chen Heller" w:date="2023-01-02T16:22:00Z"/>
            </w:rPr>
          </w:rPrChange>
        </w:rPr>
        <w:pPrChange w:id="1797" w:author="Chen Heller" w:date="2023-01-02T17:51:00Z">
          <w:pPr>
            <w:numPr>
              <w:numId w:val="21"/>
            </w:numPr>
            <w:tabs>
              <w:tab w:val="num" w:pos="720"/>
            </w:tabs>
            <w:ind w:left="720" w:hanging="360"/>
          </w:pPr>
        </w:pPrChange>
      </w:pPr>
    </w:p>
    <w:p w14:paraId="53E234F5" w14:textId="77777777" w:rsidR="00D0536B" w:rsidRPr="00D0536B" w:rsidRDefault="00D0536B">
      <w:pPr>
        <w:pStyle w:val="Heading3"/>
        <w:rPr>
          <w:ins w:id="1798" w:author="Chen Heller" w:date="2023-01-02T16:22:00Z"/>
        </w:rPr>
        <w:pPrChange w:id="1799" w:author="Chen Heller" w:date="2023-01-02T16:22:00Z">
          <w:pPr>
            <w:numPr>
              <w:numId w:val="21"/>
            </w:numPr>
            <w:tabs>
              <w:tab w:val="num" w:pos="720"/>
            </w:tabs>
            <w:ind w:left="720" w:hanging="360"/>
          </w:pPr>
        </w:pPrChange>
      </w:pPr>
      <w:ins w:id="1800" w:author="Chen Heller" w:date="2023-01-02T16:22:00Z">
        <w:r w:rsidRPr="00D0536B">
          <w:t>Code availability (software application or custom code)</w:t>
        </w:r>
      </w:ins>
    </w:p>
    <w:p w14:paraId="281670E0" w14:textId="65BD70C2" w:rsidR="00D0536B" w:rsidRDefault="00D0536B" w:rsidP="00D0536B">
      <w:pPr>
        <w:pStyle w:val="Heading3"/>
        <w:rPr>
          <w:ins w:id="1801" w:author="Chen Heller" w:date="2023-01-02T17:34:00Z"/>
        </w:rPr>
      </w:pPr>
      <w:ins w:id="1802" w:author="Chen Heller" w:date="2023-01-02T16:22:00Z">
        <w:r w:rsidRPr="00D0536B">
          <w:t>Authors' contributions (optional: please review the submission guidelines from the journal whether statements are mandatory)</w:t>
        </w:r>
      </w:ins>
    </w:p>
    <w:p w14:paraId="2F9BA0AA" w14:textId="342A8975" w:rsidR="001A0D6C" w:rsidRDefault="00CF07E0">
      <w:pPr>
        <w:pStyle w:val="Heading3"/>
        <w:rPr>
          <w:ins w:id="1803" w:author="Chen Heller" w:date="2023-01-02T17:34:00Z"/>
        </w:rPr>
        <w:pPrChange w:id="1804" w:author="Chen Heller" w:date="2023-01-02T17:34:00Z">
          <w:pPr/>
        </w:pPrChange>
      </w:pPr>
      <w:ins w:id="1805" w:author="Chen Heller" w:date="2023-01-02T17:34:00Z">
        <w:r w:rsidRPr="001A0D6C">
          <w:t>Acknowledgments</w:t>
        </w:r>
      </w:ins>
    </w:p>
    <w:p w14:paraId="35764C92" w14:textId="7689EE17" w:rsidR="001A0D6C" w:rsidRPr="00972A60" w:rsidRDefault="001A0D6C">
      <w:pPr>
        <w:rPr>
          <w:ins w:id="1806" w:author="Chen Heller" w:date="2023-01-02T16:26:00Z"/>
        </w:rPr>
        <w:pPrChange w:id="1807" w:author="Chen Heller" w:date="2023-01-02T17:34:00Z">
          <w:pPr>
            <w:pStyle w:val="Heading3"/>
          </w:pPr>
        </w:pPrChange>
      </w:pPr>
      <w:ins w:id="1808" w:author="Chen Heller" w:date="2023-01-02T17:34:00Z">
        <w:r w:rsidRPr="001A0D6C">
          <w:rPr>
            <w:lang w:eastAsia="ja-JP"/>
          </w:rPr>
          <w:t>The Author Note should include sources of financial support and any possible conflicts of interest. If desirable, contributions of different authors may be briefly described here. Reviewers and the Editor should not be thanked in the Author Note</w:t>
        </w:r>
      </w:ins>
    </w:p>
    <w:p w14:paraId="7976B60A" w14:textId="5D382B47" w:rsidR="00034D4B" w:rsidRDefault="00034D4B" w:rsidP="00034D4B">
      <w:pPr>
        <w:pStyle w:val="Heading3"/>
        <w:rPr>
          <w:ins w:id="1809" w:author="Chen Heller" w:date="2023-01-02T16:27:00Z"/>
        </w:rPr>
      </w:pPr>
      <w:ins w:id="1810" w:author="Chen Heller" w:date="2023-01-02T16:26:00Z">
        <w:r>
          <w:t>Open practices statement</w:t>
        </w:r>
      </w:ins>
    </w:p>
    <w:p w14:paraId="1473D0DF" w14:textId="100AB89B" w:rsidR="00D802FC" w:rsidRDefault="00034D4B" w:rsidP="00F37271">
      <w:pPr>
        <w:spacing w:line="360" w:lineRule="auto"/>
        <w:rPr>
          <w:ins w:id="1811" w:author="Chen Heller" w:date="2023-01-04T14:55:00Z"/>
          <w:lang w:eastAsia="ja-JP" w:bidi="ar-SA"/>
        </w:rPr>
      </w:pPr>
      <w:ins w:id="1812" w:author="Chen Heller" w:date="2023-01-02T16:27:00Z">
        <w:r w:rsidRPr="00034D4B">
          <w:rPr>
            <w:lang w:eastAsia="ja-JP" w:bidi="ar-SA"/>
          </w:rPr>
          <w:t>The statement must specify (1) where the data and/or materials are available (using stable repositories with persistent URL identifiers); and (2) whether any experiments were preregistered, and if so, which</w:t>
        </w:r>
        <w:r w:rsidR="00D802FC">
          <w:rPr>
            <w:lang w:eastAsia="ja-JP" w:bidi="ar-SA"/>
          </w:rPr>
          <w:t xml:space="preserve">. E.g.: </w:t>
        </w:r>
      </w:ins>
      <w:ins w:id="1813" w:author="Chen Heller" w:date="2023-01-02T16:28:00Z">
        <w:r w:rsidR="00D802FC" w:rsidRPr="00D802FC">
          <w:rPr>
            <w:lang w:eastAsia="ja-JP" w:bidi="ar-SA"/>
          </w:rPr>
          <w:t>The data and materials for all experiments are available at (url for the site hosting the data and materials).</w:t>
        </w:r>
        <w:r w:rsidR="00F37271">
          <w:rPr>
            <w:lang w:eastAsia="ja-JP" w:bidi="ar-SA"/>
          </w:rPr>
          <w:t xml:space="preserve"> </w:t>
        </w:r>
        <w:r w:rsidR="00D802FC" w:rsidRPr="00D802FC">
          <w:rPr>
            <w:lang w:eastAsia="ja-JP" w:bidi="ar-SA"/>
          </w:rPr>
          <w:t>Experiment 1 was preregistered (url for the preregistration) or was not preregistered.</w:t>
        </w:r>
      </w:ins>
    </w:p>
    <w:p w14:paraId="0658C09E" w14:textId="555C52DC" w:rsidR="00E24E4A" w:rsidRPr="00D802FC" w:rsidRDefault="00E24E4A" w:rsidP="00F37271">
      <w:pPr>
        <w:spacing w:line="360" w:lineRule="auto"/>
        <w:rPr>
          <w:ins w:id="1814" w:author="Chen Heller" w:date="2023-01-02T16:28:00Z"/>
          <w:lang w:eastAsia="ja-JP" w:bidi="ar-SA"/>
        </w:rPr>
      </w:pPr>
      <w:ins w:id="1815" w:author="Chen Heller" w:date="2023-01-04T14:56:00Z">
        <w:r>
          <w:t>P</w:t>
        </w:r>
      </w:ins>
      <w:ins w:id="1816" w:author="Chen Heller" w:date="2023-01-04T14:55:00Z">
        <w:r>
          <w:t xml:space="preserve">reregistered </w:t>
        </w:r>
      </w:ins>
      <w:ins w:id="1817" w:author="Chen Heller" w:date="2023-01-04T14:56:00Z">
        <w:r>
          <w:t xml:space="preserve">at </w:t>
        </w:r>
      </w:ins>
      <w:ins w:id="1818" w:author="Chen Heller" w:date="2023-01-04T14:55:00Z">
        <w:r>
          <w:t>(</w:t>
        </w:r>
        <w:r>
          <w:fldChar w:fldCharType="begin"/>
        </w:r>
        <w:r>
          <w:instrText>HYPERLINK "https://osf.io/8dsvp"</w:instrText>
        </w:r>
        <w:r>
          <w:fldChar w:fldCharType="separate"/>
        </w:r>
        <w:r w:rsidRPr="00E53F62">
          <w:rPr>
            <w:rStyle w:val="Hyperlink"/>
          </w:rPr>
          <w:t>https://osf.io/8dsvp</w:t>
        </w:r>
        <w:r>
          <w:rPr>
            <w:rStyle w:val="Hyperlink"/>
          </w:rPr>
          <w:fldChar w:fldCharType="end"/>
        </w:r>
        <w:r>
          <w:t>)</w:t>
        </w:r>
      </w:ins>
    </w:p>
    <w:p w14:paraId="7D6E2859" w14:textId="3A20B95A" w:rsidR="00D802FC" w:rsidRPr="00034D4B" w:rsidRDefault="00D802FC">
      <w:pPr>
        <w:rPr>
          <w:ins w:id="1819" w:author="Chen Heller" w:date="2023-01-02T16:22:00Z"/>
          <w:lang w:eastAsia="ja-JP" w:bidi="ar-SA"/>
          <w:rPrChange w:id="1820" w:author="Chen Heller" w:date="2023-01-02T16:27:00Z">
            <w:rPr>
              <w:ins w:id="1821" w:author="Chen Heller" w:date="2023-01-02T16:22:00Z"/>
            </w:rPr>
          </w:rPrChange>
        </w:rPr>
        <w:pPrChange w:id="1822" w:author="Chen Heller" w:date="2023-01-02T16:27:00Z">
          <w:pPr>
            <w:numPr>
              <w:numId w:val="21"/>
            </w:numPr>
            <w:tabs>
              <w:tab w:val="num" w:pos="720"/>
            </w:tabs>
            <w:ind w:left="720" w:hanging="360"/>
          </w:pPr>
        </w:pPrChange>
      </w:pP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1823" w:name="_Toc114485396"/>
      <w:r>
        <w:lastRenderedPageBreak/>
        <w:t>Supplementary materials</w:t>
      </w:r>
      <w:bookmarkEnd w:id="1823"/>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1824" w:author="Chen Heller" w:date="2023-01-16T12:19:00Z"/>
        </w:rPr>
      </w:pPr>
      <w:del w:id="1825"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1826"/>
      <w:ins w:id="1827"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1826"/>
      <w:ins w:id="1828" w:author="Chen Heller" w:date="2023-01-16T11:40:00Z">
        <w:r w:rsidR="00013CA4">
          <w:rPr>
            <w:rStyle w:val="CommentReference"/>
          </w:rPr>
          <w:commentReference w:id="1826"/>
        </w:r>
      </w:ins>
    </w:p>
    <w:p w14:paraId="02F223B3" w14:textId="4A53D87A" w:rsidR="00A34CE5" w:rsidRDefault="00A34CE5" w:rsidP="00422967">
      <w:pPr>
        <w:keepNext/>
        <w:ind w:firstLine="0"/>
      </w:pPr>
      <w:commentRangeStart w:id="1829"/>
      <w:commentRangeStart w:id="1830"/>
      <w:ins w:id="1831"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1829"/>
      <w:commentRangeEnd w:id="1830"/>
      <w:ins w:id="1832" w:author="Chen Heller" w:date="2023-01-30T11:58:00Z">
        <w:r w:rsidR="0088708F">
          <w:rPr>
            <w:rStyle w:val="CommentReference"/>
          </w:rPr>
          <w:commentReference w:id="1830"/>
        </w:r>
      </w:ins>
      <w:ins w:id="1833" w:author="Chen Heller" w:date="2023-01-16T12:19:00Z">
        <w:r>
          <w:rPr>
            <w:rStyle w:val="CommentReference"/>
          </w:rPr>
          <w:commentReference w:id="1829"/>
        </w:r>
      </w:ins>
    </w:p>
    <w:p w14:paraId="0F745B8B" w14:textId="0EDC4B2E" w:rsidR="005B74BC" w:rsidRPr="005B74BC" w:rsidRDefault="005B74BC" w:rsidP="00422967">
      <w:pPr>
        <w:pStyle w:val="Caption"/>
        <w:rPr>
          <w:lang w:eastAsia="ja-JP" w:bidi="ar-SA"/>
        </w:rPr>
      </w:pPr>
      <w:bookmarkStart w:id="1834" w:name="_Ref114050197"/>
      <w:r>
        <w:t xml:space="preserve">Supplementary Figure </w:t>
      </w:r>
      <w:fldSimple w:instr=" SEQ Supplementary_Figure \* ARABIC ">
        <w:r w:rsidR="00C56E28">
          <w:rPr>
            <w:noProof/>
          </w:rPr>
          <w:t>1</w:t>
        </w:r>
      </w:fldSimple>
      <w:bookmarkEnd w:id="1834"/>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1835" w:name="_Ref114128122"/>
      <w:r>
        <w:t xml:space="preserve">Supplementary Figure </w:t>
      </w:r>
      <w:fldSimple w:instr=" SEQ Supplementary_Figure \* ARABIC ">
        <w:r w:rsidR="00C56E28">
          <w:rPr>
            <w:noProof/>
          </w:rPr>
          <w:t>2</w:t>
        </w:r>
      </w:fldSimple>
      <w:bookmarkEnd w:id="1835"/>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1836" w:name="_Ref114130120"/>
      <w:r>
        <w:br w:type="page"/>
      </w:r>
    </w:p>
    <w:p w14:paraId="285CC3E1" w14:textId="6CA4325F" w:rsidR="00B322A4" w:rsidRDefault="00B322A4" w:rsidP="00422967">
      <w:pPr>
        <w:pStyle w:val="Caption"/>
        <w:keepNext/>
      </w:pPr>
      <w:bookmarkStart w:id="1837" w:name="_Ref114472701"/>
      <w:r>
        <w:lastRenderedPageBreak/>
        <w:t xml:space="preserve">Supplementary Table </w:t>
      </w:r>
      <w:fldSimple w:instr=" SEQ Supplementary_Table \* ARABIC ">
        <w:r w:rsidR="00C56E28">
          <w:rPr>
            <w:noProof/>
          </w:rPr>
          <w:t>1</w:t>
        </w:r>
      </w:fldSimple>
      <w:bookmarkEnd w:id="1836"/>
      <w:bookmarkEnd w:id="1837"/>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1838" w:name="_Ref114130105"/>
      <w:r>
        <w:t xml:space="preserve">Supplementary Table </w:t>
      </w:r>
      <w:fldSimple w:instr=" SEQ Supplementary_Table \* ARABIC ">
        <w:r w:rsidR="00C56E28">
          <w:rPr>
            <w:noProof/>
          </w:rPr>
          <w:t>2</w:t>
        </w:r>
      </w:fldSimple>
      <w:bookmarkEnd w:id="1838"/>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1839" w:name="_Toc114485397"/>
      <w:r>
        <w:lastRenderedPageBreak/>
        <w:t>References</w:t>
      </w:r>
      <w:bookmarkEnd w:id="1839"/>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1840" w:author="Chen Heller" w:date="2022-10-02T10:33:00Z"/>
          <w:lang w:eastAsia="ja-JP" w:bidi="ar-SA"/>
        </w:rPr>
      </w:pPr>
      <w:ins w:id="1841"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1842" w:author="Chen Heller" w:date="2022-10-02T10:33:00Z"/>
          <w:lang w:eastAsia="ja-JP" w:bidi="ar-SA"/>
        </w:rPr>
      </w:pPr>
      <w:ins w:id="1843"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1844" w:author="Chen Heller" w:date="2022-10-02T10:33:00Z"/>
          <w:lang w:eastAsia="ja-JP" w:bidi="ar-SA"/>
        </w:rPr>
      </w:pPr>
      <w:ins w:id="1845"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1846" w:author="Chen Heller" w:date="2022-10-02T10:33:00Z"/>
          <w:lang w:eastAsia="ja-JP"/>
        </w:rPr>
      </w:pPr>
      <w:ins w:id="1847"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1848" w:author="Chen Heller" w:date="2022-10-02T10:33:00Z">
          <w:pPr>
            <w:ind w:firstLine="0"/>
            <w:jc w:val="left"/>
          </w:pPr>
        </w:pPrChange>
      </w:pPr>
      <w:ins w:id="1849"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5"/>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4" w:author="Chen Heller" w:date="2023-01-02T17:33:00Z" w:initials="CH">
    <w:p w14:paraId="1DC8645F" w14:textId="77777777" w:rsidR="00C838EC" w:rsidRDefault="00C838EC" w:rsidP="008437DD">
      <w:pPr>
        <w:pStyle w:val="CommentText"/>
        <w:ind w:firstLine="0"/>
        <w:jc w:val="left"/>
      </w:pPr>
      <w:r>
        <w:rPr>
          <w:rStyle w:val="CommentReference"/>
        </w:rPr>
        <w:annotationRef/>
      </w:r>
      <w:r>
        <w:t>Reduce to 250 words</w:t>
      </w:r>
    </w:p>
  </w:comment>
  <w:comment w:id="13"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19" w:author="Chen Heller" w:date="2022-10-01T21:33:00Z" w:initials="CH">
    <w:p w14:paraId="79D067F1" w14:textId="03DA4C90"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806" w:author="Chen Heller" w:date="2023-01-17T10:52:00Z" w:initials="CH">
    <w:p w14:paraId="34EB5081" w14:textId="77777777"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807"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960"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967"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087" w:author="Chen Heller" w:date="2023-01-10T10:09:00Z" w:initials="CH">
    <w:p w14:paraId="529EBCE6" w14:textId="77777777" w:rsidR="005956B2" w:rsidRDefault="005956B2" w:rsidP="00586CD4">
      <w:pPr>
        <w:pStyle w:val="CommentText"/>
        <w:ind w:firstLine="0"/>
        <w:jc w:val="left"/>
      </w:pPr>
      <w:r>
        <w:rPr>
          <w:rStyle w:val="CommentReference"/>
        </w:rPr>
        <w:annotationRef/>
      </w:r>
      <w:r>
        <w:t>Figure of traj as func of time.</w:t>
      </w:r>
    </w:p>
  </w:comment>
  <w:comment w:id="1121" w:author="Chen Heller" w:date="2023-01-10T10:27:00Z" w:initials="CH">
    <w:p w14:paraId="767CBD70" w14:textId="77777777" w:rsidR="00440750" w:rsidRDefault="00440750" w:rsidP="00440750">
      <w:pPr>
        <w:pStyle w:val="CommentText"/>
        <w:ind w:firstLine="0"/>
        <w:jc w:val="left"/>
      </w:pPr>
      <w:r>
        <w:rPr>
          <w:rStyle w:val="CommentReference"/>
        </w:rPr>
        <w:annotationRef/>
      </w:r>
      <w:r>
        <w:t>Look in mail from Dror or in Dror's papers.</w:t>
      </w:r>
    </w:p>
  </w:comment>
  <w:comment w:id="1154" w:author="Chen Heller" w:date="2023-01-03T11:45:00Z" w:initials="CH">
    <w:p w14:paraId="49CE1771" w14:textId="49B18156"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214"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249" w:author="Chen Heller" w:date="2023-01-16T11:44:00Z" w:initials="CH">
    <w:p w14:paraId="3E5A5AAD" w14:textId="77777777" w:rsidR="00BA1FA9" w:rsidRDefault="00BA1FA9" w:rsidP="00355F0A">
      <w:pPr>
        <w:pStyle w:val="CommentText"/>
        <w:ind w:firstLine="0"/>
        <w:jc w:val="left"/>
      </w:pPr>
      <w:r>
        <w:rPr>
          <w:rStyle w:val="CommentReference"/>
        </w:rPr>
        <w:annotationRef/>
      </w:r>
      <w:r>
        <w:t>Found no COM after fixing COM code.</w:t>
      </w:r>
    </w:p>
  </w:comment>
  <w:comment w:id="1412"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417"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421" w:author="Chen Heller" w:date="2023-01-16T15:39:00Z" w:initials="CH">
    <w:p w14:paraId="6AFC2456" w14:textId="77777777"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1458" w:author="Chen Heller" w:date="2023-01-31T13:43:00Z" w:initials="CH">
    <w:p w14:paraId="7893E3BF" w14:textId="77777777" w:rsidR="000E3633" w:rsidRDefault="000E3633" w:rsidP="00364575">
      <w:pPr>
        <w:pStyle w:val="CommentText"/>
        <w:ind w:firstLine="0"/>
        <w:jc w:val="left"/>
      </w:pPr>
      <w:r>
        <w:rPr>
          <w:rStyle w:val="CommentReference"/>
        </w:rPr>
        <w:annotationRef/>
      </w:r>
      <w:r>
        <w:t>Im not sure I like this phrasing</w:t>
      </w:r>
    </w:p>
  </w:comment>
  <w:comment w:id="1522" w:author="Chen Heller" w:date="2023-01-18T12:23:00Z" w:initials="CH">
    <w:p w14:paraId="47041166" w14:textId="089CD60B" w:rsidR="0055129B" w:rsidRDefault="0055129B">
      <w:pPr>
        <w:pStyle w:val="CommentText"/>
        <w:ind w:firstLine="0"/>
        <w:jc w:val="left"/>
      </w:pPr>
      <w:r>
        <w:rPr>
          <w:rStyle w:val="CommentReference"/>
        </w:rPr>
        <w:annotationRef/>
      </w:r>
      <w:r>
        <w:t>Stronger effect than is usually found in UC literature. Perhaps due to the short response window?</w:t>
      </w:r>
    </w:p>
    <w:p w14:paraId="021C5930" w14:textId="77777777" w:rsidR="0055129B" w:rsidRDefault="0055129B">
      <w:pPr>
        <w:pStyle w:val="CommentText"/>
        <w:ind w:firstLine="0"/>
        <w:jc w:val="left"/>
      </w:pPr>
      <w:r>
        <w:t>In Dehaene original study the average RT was:</w:t>
      </w:r>
    </w:p>
    <w:p w14:paraId="149645D4" w14:textId="77777777" w:rsidR="0055129B" w:rsidRDefault="0055129B">
      <w:pPr>
        <w:pStyle w:val="CommentText"/>
        <w:ind w:firstLine="0"/>
        <w:jc w:val="left"/>
      </w:pPr>
      <w:r>
        <w:t>Congruent 607ms</w:t>
      </w:r>
    </w:p>
    <w:p w14:paraId="6401A31E" w14:textId="77777777" w:rsidR="0055129B" w:rsidRDefault="0055129B">
      <w:pPr>
        <w:pStyle w:val="CommentText"/>
        <w:ind w:firstLine="0"/>
        <w:jc w:val="left"/>
      </w:pPr>
      <w:r>
        <w:t>Incongruent 618ms</w:t>
      </w:r>
    </w:p>
    <w:p w14:paraId="2DDBA338" w14:textId="77777777" w:rsidR="0055129B" w:rsidRDefault="0055129B">
      <w:pPr>
        <w:pStyle w:val="CommentText"/>
        <w:ind w:firstLine="0"/>
        <w:jc w:val="left"/>
      </w:pPr>
      <w:r>
        <w:t>While in our keyboard condition the average RT was:</w:t>
      </w:r>
    </w:p>
    <w:p w14:paraId="5E1175B5" w14:textId="77777777" w:rsidR="0055129B" w:rsidRDefault="0055129B">
      <w:pPr>
        <w:pStyle w:val="CommentText"/>
        <w:ind w:firstLine="0"/>
        <w:jc w:val="left"/>
      </w:pPr>
      <w:r>
        <w:t>Congruent 525ms</w:t>
      </w:r>
    </w:p>
    <w:p w14:paraId="5EDD7CD7" w14:textId="77777777" w:rsidR="0055129B" w:rsidRDefault="0055129B">
      <w:pPr>
        <w:pStyle w:val="CommentText"/>
        <w:ind w:firstLine="0"/>
        <w:jc w:val="left"/>
      </w:pPr>
      <w:r>
        <w:t>Incongruent 545ms</w:t>
      </w:r>
    </w:p>
    <w:p w14:paraId="720B2702" w14:textId="77777777" w:rsidR="0055129B" w:rsidRDefault="0055129B">
      <w:pPr>
        <w:pStyle w:val="CommentText"/>
        <w:ind w:firstLine="0"/>
        <w:jc w:val="left"/>
      </w:pPr>
    </w:p>
    <w:p w14:paraId="30E46EF0" w14:textId="77777777" w:rsidR="0055129B" w:rsidRDefault="0055129B">
      <w:pPr>
        <w:pStyle w:val="CommentText"/>
        <w:ind w:firstLine="0"/>
        <w:jc w:val="left"/>
      </w:pPr>
      <w:r>
        <w:t xml:space="preserve">Is 80ms enough to make the difference? </w:t>
      </w:r>
    </w:p>
    <w:p w14:paraId="3B179925" w14:textId="77777777" w:rsidR="0055129B" w:rsidRDefault="0055129B" w:rsidP="008F5542">
      <w:pPr>
        <w:pStyle w:val="CommentText"/>
        <w:ind w:firstLine="0"/>
        <w:jc w:val="left"/>
      </w:pPr>
      <w:r>
        <w:t>What is the average RT in other repetition priming studies?</w:t>
      </w:r>
    </w:p>
  </w:comment>
  <w:comment w:id="1541" w:author="Chen Heller" w:date="2023-01-30T12:53:00Z" w:initials="CH">
    <w:p w14:paraId="2EF04B83" w14:textId="77777777" w:rsidR="0077761B" w:rsidRDefault="0077761B" w:rsidP="00BF27CB">
      <w:pPr>
        <w:pStyle w:val="CommentText"/>
        <w:ind w:firstLine="0"/>
        <w:jc w:val="left"/>
      </w:pPr>
      <w:r>
        <w:rPr>
          <w:rStyle w:val="CommentReference"/>
        </w:rPr>
        <w:annotationRef/>
      </w:r>
      <w:r>
        <w:t>Why? The connection isn't clear enough. You should say the decision process is influenced by the prime, and this influence can only be seen in the movement time, not in the reaching onset. Therefore it is likely that the decision process occurs concurrently with the movment.</w:t>
      </w:r>
    </w:p>
  </w:comment>
  <w:comment w:id="1570" w:author="Chen Heller" w:date="2023-01-16T17:19:00Z" w:initials="CH">
    <w:p w14:paraId="005E5FA9" w14:textId="21820E0E" w:rsidR="007C192A" w:rsidRDefault="007C192A">
      <w:pPr>
        <w:pStyle w:val="CommentText"/>
        <w:ind w:firstLine="0"/>
        <w:jc w:val="left"/>
      </w:pPr>
      <w:r>
        <w:rPr>
          <w:rStyle w:val="CommentReference"/>
        </w:rPr>
        <w:annotationRef/>
      </w:r>
      <w:r>
        <w:t>Dror's papers:</w:t>
      </w:r>
    </w:p>
    <w:p w14:paraId="3F8874D1" w14:textId="77777777" w:rsidR="007C192A" w:rsidRDefault="007C192A">
      <w:pPr>
        <w:pStyle w:val="CommentText"/>
        <w:ind w:firstLine="0"/>
        <w:jc w:val="left"/>
      </w:pPr>
      <w:r>
        <w:rPr>
          <w:color w:val="222222"/>
          <w:highlight w:val="white"/>
        </w:rPr>
        <w:t>Dotan, D., Meyniel, F., &amp; Dehaene, S. (2018). On-line confidence monitoring during decision making</w:t>
      </w:r>
    </w:p>
    <w:p w14:paraId="0B8394B2" w14:textId="77777777" w:rsidR="007C192A" w:rsidRDefault="007C192A" w:rsidP="0021147D">
      <w:pPr>
        <w:pStyle w:val="CommentText"/>
        <w:ind w:firstLine="0"/>
        <w:jc w:val="left"/>
      </w:pPr>
      <w:r>
        <w:rPr>
          <w:color w:val="222222"/>
          <w:highlight w:val="white"/>
        </w:rPr>
        <w:t>Make sure he explains about it, I think he only mentions the word "clockwise" twice...</w:t>
      </w:r>
    </w:p>
  </w:comment>
  <w:comment w:id="1614" w:author="Chen Heller" w:date="2022-10-01T21:28:00Z" w:initials="CH">
    <w:p w14:paraId="11090F9D" w14:textId="32E94313"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 w:id="1615" w:author="Chen Heller" w:date="2023-01-31T08:33:00Z" w:initials="CH">
    <w:p w14:paraId="08C821B7" w14:textId="77777777" w:rsidR="006C26ED" w:rsidRDefault="006C26ED" w:rsidP="00C9592D">
      <w:pPr>
        <w:pStyle w:val="CommentText"/>
        <w:ind w:firstLine="0"/>
        <w:jc w:val="left"/>
      </w:pPr>
      <w:r>
        <w:rPr>
          <w:rStyle w:val="CommentReference"/>
        </w:rPr>
        <w:annotationRef/>
      </w:r>
      <w:r>
        <w:t>Try to find something about reaching movements variability</w:t>
      </w:r>
    </w:p>
  </w:comment>
  <w:comment w:id="1616" w:author="Chen Heller" w:date="2023-01-09T13:35:00Z" w:initials="CH">
    <w:p w14:paraId="00D5AC9C" w14:textId="2475CC09" w:rsidR="0013777F" w:rsidRDefault="0013777F" w:rsidP="00821B58">
      <w:pPr>
        <w:pStyle w:val="CommentText"/>
        <w:ind w:firstLine="0"/>
        <w:jc w:val="left"/>
      </w:pPr>
      <w:r>
        <w:rPr>
          <w:rStyle w:val="CommentReference"/>
        </w:rPr>
        <w:annotationRef/>
      </w:r>
      <w:r>
        <w:t>Is that so? I remmember I saw something contradictory to that in my results.</w:t>
      </w:r>
    </w:p>
  </w:comment>
  <w:comment w:id="1649" w:author="Chen Heller" w:date="2023-01-31T08:44:00Z" w:initials="CH">
    <w:p w14:paraId="5FA2913B" w14:textId="77777777" w:rsidR="00B12E88" w:rsidRDefault="00B12E88" w:rsidP="00BD743B">
      <w:pPr>
        <w:pStyle w:val="CommentText"/>
        <w:ind w:firstLine="0"/>
        <w:jc w:val="left"/>
      </w:pPr>
      <w:r>
        <w:rPr>
          <w:rStyle w:val="CommentReference"/>
        </w:rPr>
        <w:annotationRef/>
      </w:r>
      <w:r>
        <w:t>Check what is the exact value in MATLAB</w:t>
      </w:r>
    </w:p>
  </w:comment>
  <w:comment w:id="1638" w:author="Chen Heller" w:date="2023-01-30T14:21:00Z" w:initials="CH">
    <w:p w14:paraId="0E874169" w14:textId="4D04ECB8" w:rsidR="00333A2A" w:rsidRDefault="00333A2A" w:rsidP="008C663E">
      <w:pPr>
        <w:pStyle w:val="CommentText"/>
        <w:ind w:firstLine="0"/>
        <w:jc w:val="left"/>
      </w:pPr>
      <w:r>
        <w:rPr>
          <w:rStyle w:val="CommentReference"/>
        </w:rPr>
        <w:annotationRef/>
      </w:r>
      <w:r>
        <w:t>Actually it does, because the reaching movement lasts around 420ms, but the UC effect can be seen only around 160-300ms which is around 35% of the reaching duration.</w:t>
      </w:r>
    </w:p>
  </w:comment>
  <w:comment w:id="1661" w:author="Chen Heller" w:date="2023-01-31T10:10:00Z" w:initials="CH">
    <w:p w14:paraId="6A3E54A5" w14:textId="77777777"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1713" w:author="Chen Heller" w:date="2023-01-31T10:51:00Z" w:initials="CH">
    <w:p w14:paraId="7C920867" w14:textId="77777777" w:rsidR="00427CFC" w:rsidRDefault="00427CFC" w:rsidP="0096223B">
      <w:pPr>
        <w:pStyle w:val="CommentText"/>
        <w:ind w:firstLine="0"/>
        <w:jc w:val="left"/>
      </w:pPr>
      <w:r>
        <w:rPr>
          <w:rStyle w:val="CommentReference"/>
        </w:rPr>
        <w:annotationRef/>
      </w:r>
      <w:r>
        <w:t>Meta-analysis about unconscious priming experiments</w:t>
      </w:r>
    </w:p>
  </w:comment>
  <w:comment w:id="1733" w:author="Chen Heller" w:date="2023-01-30T13:44:00Z" w:initials="CH">
    <w:p w14:paraId="6D41FC40" w14:textId="77777777" w:rsidR="00040E5C" w:rsidRDefault="00040E5C" w:rsidP="00040E5C">
      <w:pPr>
        <w:pStyle w:val="CommentText"/>
        <w:ind w:firstLine="0"/>
        <w:jc w:val="left"/>
      </w:pPr>
      <w:r>
        <w:rPr>
          <w:rStyle w:val="CommentReference"/>
        </w:rPr>
        <w:annotationRef/>
      </w:r>
      <w:r>
        <w:t>Effect size is larger for shorter RTs and "wanes" as time passes:</w:t>
      </w:r>
    </w:p>
    <w:p w14:paraId="177704A9" w14:textId="77777777" w:rsidR="00040E5C" w:rsidRDefault="00040E5C" w:rsidP="00040E5C">
      <w:pPr>
        <w:pStyle w:val="CommentText"/>
        <w:ind w:firstLine="0"/>
        <w:jc w:val="left"/>
      </w:pPr>
      <w:r>
        <w:rPr>
          <w:color w:val="222222"/>
          <w:highlight w:val="white"/>
        </w:rPr>
        <w:t>Avneon, M., &amp; Lamy, D. (2019). Do semantic priming and retrieval of stimulus-response associations depend on conscious perception?</w:t>
      </w:r>
    </w:p>
    <w:p w14:paraId="4BFA7FF7" w14:textId="77777777" w:rsidR="00040E5C" w:rsidRDefault="00040E5C" w:rsidP="00040E5C">
      <w:pPr>
        <w:pStyle w:val="CommentText"/>
        <w:ind w:firstLine="0"/>
        <w:jc w:val="left"/>
      </w:pPr>
    </w:p>
    <w:p w14:paraId="640C05E3" w14:textId="77777777" w:rsidR="00040E5C" w:rsidRDefault="00040E5C" w:rsidP="00040E5C">
      <w:pPr>
        <w:pStyle w:val="CommentText"/>
        <w:ind w:firstLine="0"/>
        <w:jc w:val="left"/>
      </w:pPr>
      <w:r>
        <w:rPr>
          <w:color w:val="222222"/>
          <w:highlight w:val="white"/>
        </w:rPr>
        <w:t>If further support needed, read this:</w:t>
      </w:r>
    </w:p>
    <w:p w14:paraId="3C4AC988" w14:textId="77777777" w:rsidR="00040E5C" w:rsidRDefault="00040E5C" w:rsidP="00040E5C">
      <w:pPr>
        <w:pStyle w:val="CommentText"/>
        <w:ind w:firstLine="0"/>
        <w:jc w:val="left"/>
      </w:pPr>
      <w:r>
        <w:rPr>
          <w:color w:val="222222"/>
          <w:highlight w:val="white"/>
        </w:rPr>
        <w:t>Avneon, M., &amp; Lamy, D. (2018). Reexamining unconscious response priming: A liminal-prime paradigm</w:t>
      </w:r>
    </w:p>
    <w:p w14:paraId="1C2227BF" w14:textId="77777777" w:rsidR="00040E5C" w:rsidRDefault="00040E5C" w:rsidP="00040E5C">
      <w:pPr>
        <w:pStyle w:val="CommentText"/>
        <w:ind w:firstLine="0"/>
        <w:jc w:val="left"/>
      </w:pPr>
      <w:r>
        <w:t>Greenwald, A. G., Draine, S. C., &amp; Abrams, R. L. (1996). Three cognitive markers of unconscious semantic activation.</w:t>
      </w:r>
    </w:p>
    <w:p w14:paraId="655B8CD9" w14:textId="77777777" w:rsidR="00040E5C" w:rsidRDefault="00040E5C" w:rsidP="00040E5C">
      <w:pPr>
        <w:pStyle w:val="CommentText"/>
        <w:ind w:firstLine="0"/>
        <w:jc w:val="left"/>
      </w:pPr>
      <w:r>
        <w:t>Van Opstal, F., de Lange, F. P., &amp; Dehaene, S. (2011). Rapid parallel semantic processing of numbers without awareness.</w:t>
      </w:r>
    </w:p>
  </w:comment>
  <w:comment w:id="1826" w:author="Chen Heller" w:date="2023-01-16T11:40:00Z" w:initials="CH">
    <w:p w14:paraId="0237FFFA" w14:textId="0EFAC6D9"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1830" w:author="Chen Heller" w:date="2023-01-30T11:58:00Z" w:initials="CH">
    <w:p w14:paraId="250E8583" w14:textId="77777777" w:rsidR="0088708F" w:rsidRDefault="0088708F" w:rsidP="00183FBC">
      <w:pPr>
        <w:pStyle w:val="CommentText"/>
        <w:ind w:firstLine="0"/>
        <w:jc w:val="left"/>
        <w:rPr>
          <w:rFonts w:hint="cs"/>
          <w:rtl/>
        </w:rPr>
      </w:pPr>
      <w:r>
        <w:rPr>
          <w:rStyle w:val="CommentReference"/>
        </w:rPr>
        <w:annotationRef/>
      </w:r>
      <w:r>
        <w:t>COM</w:t>
      </w:r>
      <w:r>
        <w:rPr>
          <w:rtl/>
        </w:rPr>
        <w:t xml:space="preserve"> </w:t>
      </w:r>
      <w:r>
        <w:t xml:space="preserve"> is nan here</w:t>
      </w:r>
    </w:p>
  </w:comment>
  <w:comment w:id="1829"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1DC8645F" w15:done="0"/>
  <w15:commentEx w15:paraId="3B99F7EA" w15:done="0"/>
  <w15:commentEx w15:paraId="2ED95B14" w15:done="0"/>
  <w15:commentEx w15:paraId="34EB5081" w15:done="0"/>
  <w15:commentEx w15:paraId="427C42E6" w15:done="0"/>
  <w15:commentEx w15:paraId="4563E84E" w15:done="0"/>
  <w15:commentEx w15:paraId="4E89111E" w15:done="0"/>
  <w15:commentEx w15:paraId="529EBCE6" w15:done="0"/>
  <w15:commentEx w15:paraId="767CBD70" w15:done="0"/>
  <w15:commentEx w15:paraId="51504870" w15:done="0"/>
  <w15:commentEx w15:paraId="332B2996" w15:done="0"/>
  <w15:commentEx w15:paraId="3E5A5AAD" w15:done="0"/>
  <w15:commentEx w15:paraId="7F8E216D" w15:done="0"/>
  <w15:commentEx w15:paraId="2EC354C4" w15:done="0"/>
  <w15:commentEx w15:paraId="62973CFF" w15:done="0"/>
  <w15:commentEx w15:paraId="7893E3BF" w15:done="0"/>
  <w15:commentEx w15:paraId="3B179925" w15:done="0"/>
  <w15:commentEx w15:paraId="2EF04B83" w15:done="0"/>
  <w15:commentEx w15:paraId="0B8394B2" w15:done="0"/>
  <w15:commentEx w15:paraId="7611B78C" w15:done="0"/>
  <w15:commentEx w15:paraId="08C821B7" w15:done="0"/>
  <w15:commentEx w15:paraId="00D5AC9C" w15:done="0"/>
  <w15:commentEx w15:paraId="5FA2913B" w15:done="0"/>
  <w15:commentEx w15:paraId="0E874169" w15:done="0"/>
  <w15:commentEx w15:paraId="424BDDAF" w15:done="0"/>
  <w15:commentEx w15:paraId="7C920867" w15:done="0"/>
  <w15:commentEx w15:paraId="655B8CD9"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5D93DB" w16cex:dateUtc="2023-01-02T15:33:00Z"/>
  <w16cex:commentExtensible w16cex:durableId="2770F162" w16cex:dateUtc="2023-01-17T08:05:00Z"/>
  <w16cex:commentExtensible w16cex:durableId="26E3309D" w16cex:dateUtc="2022-10-01T18:33:00Z"/>
  <w16cex:commentExtensible w16cex:durableId="2770FC63" w16cex:dateUtc="2023-01-17T08:52:00Z"/>
  <w16cex:commentExtensible w16cex:durableId="2770FA6F" w16cex:dateUtc="2023-01-17T08:43:00Z"/>
  <w16cex:commentExtensible w16cex:durableId="2767C4F8" w16cex:dateUtc="2023-01-10T09:05:00Z"/>
  <w16cex:commentExtensible w16cex:durableId="2766C97E" w16cex:dateUtc="2023-01-09T15:12:00Z"/>
  <w16cex:commentExtensible w16cex:durableId="2767B7BF" w16cex:dateUtc="2023-01-10T08:09:00Z"/>
  <w16cex:commentExtensible w16cex:durableId="2767BC22" w16cex:dateUtc="2023-01-10T08:27:00Z"/>
  <w16cex:commentExtensible w16cex:durableId="275E93C2" w16cex:dateUtc="2023-01-03T09:45:00Z"/>
  <w16cex:commentExtensible w16cex:durableId="276F9973" w16cex:dateUtc="2023-01-16T07:37:00Z"/>
  <w16cex:commentExtensible w16cex:durableId="276FB736" w16cex:dateUtc="2023-01-16T09:44:00Z"/>
  <w16cex:commentExtensible w16cex:durableId="275D9498" w16cex:dateUtc="2023-01-02T15:36:00Z"/>
  <w16cex:commentExtensible w16cex:durableId="275FCED0" w16cex:dateUtc="2023-01-04T08:09:00Z"/>
  <w16cex:commentExtensible w16cex:durableId="276FEE4D" w16cex:dateUtc="2023-01-16T13:39:00Z"/>
  <w16cex:commentExtensible w16cex:durableId="2783999E" w16cex:dateUtc="2023-01-31T11:43:00Z"/>
  <w16cex:commentExtensible w16cex:durableId="27726327" w16cex:dateUtc="2023-01-18T10:23:00Z"/>
  <w16cex:commentExtensible w16cex:durableId="27823C48" w16cex:dateUtc="2023-01-30T10:53:00Z"/>
  <w16cex:commentExtensible w16cex:durableId="277005B4" w16cex:dateUtc="2023-01-16T15:19:00Z"/>
  <w16cex:commentExtensible w16cex:durableId="26E32F77" w16cex:dateUtc="2022-10-01T18:28:00Z"/>
  <w16cex:commentExtensible w16cex:durableId="278350E1" w16cex:dateUtc="2023-01-31T06:33:00Z"/>
  <w16cex:commentExtensible w16cex:durableId="276696AB" w16cex:dateUtc="2023-01-09T11:35:00Z"/>
  <w16cex:commentExtensible w16cex:durableId="27835380" w16cex:dateUtc="2023-01-31T06:44:00Z"/>
  <w16cex:commentExtensible w16cex:durableId="278250FA" w16cex:dateUtc="2023-01-30T12:21:00Z"/>
  <w16cex:commentExtensible w16cex:durableId="2783677B" w16cex:dateUtc="2023-01-31T08:10:00Z"/>
  <w16cex:commentExtensible w16cex:durableId="2783712B" w16cex:dateUtc="2023-01-31T08:51:00Z"/>
  <w16cex:commentExtensible w16cex:durableId="2782483B" w16cex:dateUtc="2023-01-30T11:44: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1DC8645F" w16cid:durableId="275D93DB"/>
  <w16cid:commentId w16cid:paraId="3B99F7EA" w16cid:durableId="2770F162"/>
  <w16cid:commentId w16cid:paraId="2ED95B14" w16cid:durableId="26E3309D"/>
  <w16cid:commentId w16cid:paraId="34EB5081" w16cid:durableId="2770FC63"/>
  <w16cid:commentId w16cid:paraId="427C42E6" w16cid:durableId="2770FA6F"/>
  <w16cid:commentId w16cid:paraId="4563E84E" w16cid:durableId="2767C4F8"/>
  <w16cid:commentId w16cid:paraId="4E89111E" w16cid:durableId="2766C97E"/>
  <w16cid:commentId w16cid:paraId="529EBCE6" w16cid:durableId="2767B7BF"/>
  <w16cid:commentId w16cid:paraId="767CBD70" w16cid:durableId="2767BC22"/>
  <w16cid:commentId w16cid:paraId="51504870" w16cid:durableId="275E93C2"/>
  <w16cid:commentId w16cid:paraId="332B2996" w16cid:durableId="276F9973"/>
  <w16cid:commentId w16cid:paraId="3E5A5AAD" w16cid:durableId="276FB736"/>
  <w16cid:commentId w16cid:paraId="7F8E216D" w16cid:durableId="275D9498"/>
  <w16cid:commentId w16cid:paraId="2EC354C4" w16cid:durableId="275FCED0"/>
  <w16cid:commentId w16cid:paraId="62973CFF" w16cid:durableId="276FEE4D"/>
  <w16cid:commentId w16cid:paraId="7893E3BF" w16cid:durableId="2783999E"/>
  <w16cid:commentId w16cid:paraId="3B179925" w16cid:durableId="27726327"/>
  <w16cid:commentId w16cid:paraId="2EF04B83" w16cid:durableId="27823C48"/>
  <w16cid:commentId w16cid:paraId="0B8394B2" w16cid:durableId="277005B4"/>
  <w16cid:commentId w16cid:paraId="7611B78C" w16cid:durableId="26E32F77"/>
  <w16cid:commentId w16cid:paraId="08C821B7" w16cid:durableId="278350E1"/>
  <w16cid:commentId w16cid:paraId="00D5AC9C" w16cid:durableId="276696AB"/>
  <w16cid:commentId w16cid:paraId="5FA2913B" w16cid:durableId="27835380"/>
  <w16cid:commentId w16cid:paraId="0E874169" w16cid:durableId="278250FA"/>
  <w16cid:commentId w16cid:paraId="424BDDAF" w16cid:durableId="2783677B"/>
  <w16cid:commentId w16cid:paraId="7C920867" w16cid:durableId="2783712B"/>
  <w16cid:commentId w16cid:paraId="655B8CD9" w16cid:durableId="2782483B"/>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99DB3" w14:textId="77777777" w:rsidR="009F373B" w:rsidRDefault="009F373B" w:rsidP="00E96D8E">
      <w:r>
        <w:separator/>
      </w:r>
    </w:p>
  </w:endnote>
  <w:endnote w:type="continuationSeparator" w:id="0">
    <w:p w14:paraId="06AF580C" w14:textId="77777777" w:rsidR="009F373B" w:rsidRDefault="009F373B"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DC3FD" w14:textId="77777777" w:rsidR="009F373B" w:rsidRDefault="009F373B" w:rsidP="00E96D8E">
      <w:r>
        <w:separator/>
      </w:r>
    </w:p>
  </w:footnote>
  <w:footnote w:type="continuationSeparator" w:id="0">
    <w:p w14:paraId="7701749D" w14:textId="77777777" w:rsidR="009F373B" w:rsidRDefault="009F373B"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850" w:author="Chen Heller" w:date="2023-01-02T17:31:00Z"/>
  <w:sdt>
    <w:sdtPr>
      <w:id w:val="1693958908"/>
      <w:docPartObj>
        <w:docPartGallery w:val="Page Numbers (Top of Page)"/>
        <w:docPartUnique/>
      </w:docPartObj>
    </w:sdtPr>
    <w:sdtEndPr>
      <w:rPr>
        <w:noProof/>
      </w:rPr>
    </w:sdtEndPr>
    <w:sdtContent>
      <w:customXmlInsRangeEnd w:id="1850"/>
      <w:p w14:paraId="45A06099" w14:textId="54268E96" w:rsidR="0020719F" w:rsidRDefault="0020719F">
        <w:pPr>
          <w:pStyle w:val="Header"/>
          <w:jc w:val="right"/>
          <w:rPr>
            <w:ins w:id="1851" w:author="Chen Heller" w:date="2023-01-02T17:31:00Z"/>
          </w:rPr>
        </w:pPr>
        <w:ins w:id="1852"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1853" w:author="Chen Heller" w:date="2023-01-02T17:31:00Z"/>
    </w:sdtContent>
  </w:sdt>
  <w:customXmlInsRangeEnd w:id="1853"/>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74E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EB3"/>
    <w:rsid w:val="00035FA8"/>
    <w:rsid w:val="000360C2"/>
    <w:rsid w:val="00036854"/>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C27"/>
    <w:rsid w:val="00050F36"/>
    <w:rsid w:val="00051116"/>
    <w:rsid w:val="000517AB"/>
    <w:rsid w:val="00052C82"/>
    <w:rsid w:val="00053279"/>
    <w:rsid w:val="000540D0"/>
    <w:rsid w:val="000552C6"/>
    <w:rsid w:val="000556D1"/>
    <w:rsid w:val="00055809"/>
    <w:rsid w:val="0005617C"/>
    <w:rsid w:val="000561B8"/>
    <w:rsid w:val="00056B2C"/>
    <w:rsid w:val="00057206"/>
    <w:rsid w:val="00057528"/>
    <w:rsid w:val="000575A4"/>
    <w:rsid w:val="00060B5C"/>
    <w:rsid w:val="00060FE2"/>
    <w:rsid w:val="000610E2"/>
    <w:rsid w:val="000610E4"/>
    <w:rsid w:val="000618C8"/>
    <w:rsid w:val="00063624"/>
    <w:rsid w:val="000639FA"/>
    <w:rsid w:val="00063B24"/>
    <w:rsid w:val="00065032"/>
    <w:rsid w:val="00066C8F"/>
    <w:rsid w:val="000670D0"/>
    <w:rsid w:val="000672DE"/>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1C0"/>
    <w:rsid w:val="000744A2"/>
    <w:rsid w:val="00074548"/>
    <w:rsid w:val="00075363"/>
    <w:rsid w:val="00075969"/>
    <w:rsid w:val="00076ABB"/>
    <w:rsid w:val="000771C7"/>
    <w:rsid w:val="00077925"/>
    <w:rsid w:val="000804AB"/>
    <w:rsid w:val="0008090E"/>
    <w:rsid w:val="00080A06"/>
    <w:rsid w:val="000810A8"/>
    <w:rsid w:val="00081961"/>
    <w:rsid w:val="00081AB5"/>
    <w:rsid w:val="00081CDB"/>
    <w:rsid w:val="0008250B"/>
    <w:rsid w:val="0008346F"/>
    <w:rsid w:val="000841CA"/>
    <w:rsid w:val="00085675"/>
    <w:rsid w:val="000857F8"/>
    <w:rsid w:val="000859F6"/>
    <w:rsid w:val="00085B46"/>
    <w:rsid w:val="00085C60"/>
    <w:rsid w:val="00086E17"/>
    <w:rsid w:val="0008758E"/>
    <w:rsid w:val="000901C4"/>
    <w:rsid w:val="00090482"/>
    <w:rsid w:val="000904B3"/>
    <w:rsid w:val="00090F73"/>
    <w:rsid w:val="00090FA8"/>
    <w:rsid w:val="000920D5"/>
    <w:rsid w:val="000936FE"/>
    <w:rsid w:val="00093ED3"/>
    <w:rsid w:val="00094743"/>
    <w:rsid w:val="00094981"/>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0DAE"/>
    <w:rsid w:val="001016A8"/>
    <w:rsid w:val="00102041"/>
    <w:rsid w:val="00102600"/>
    <w:rsid w:val="001034FA"/>
    <w:rsid w:val="001036D3"/>
    <w:rsid w:val="00103CA0"/>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092"/>
    <w:rsid w:val="0012516F"/>
    <w:rsid w:val="001253A7"/>
    <w:rsid w:val="001257E5"/>
    <w:rsid w:val="00126822"/>
    <w:rsid w:val="0012693A"/>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1DDD"/>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2414"/>
    <w:rsid w:val="001537B9"/>
    <w:rsid w:val="001545CD"/>
    <w:rsid w:val="001546D4"/>
    <w:rsid w:val="00154EA4"/>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4088"/>
    <w:rsid w:val="00174143"/>
    <w:rsid w:val="00174F24"/>
    <w:rsid w:val="00175328"/>
    <w:rsid w:val="001754A3"/>
    <w:rsid w:val="0017586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39A8"/>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4DF2"/>
    <w:rsid w:val="001E53E4"/>
    <w:rsid w:val="001E631C"/>
    <w:rsid w:val="001E64D4"/>
    <w:rsid w:val="001E6C3F"/>
    <w:rsid w:val="001E6D35"/>
    <w:rsid w:val="001E73BA"/>
    <w:rsid w:val="001E74C0"/>
    <w:rsid w:val="001E74D8"/>
    <w:rsid w:val="001E75F1"/>
    <w:rsid w:val="001E7E52"/>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79"/>
    <w:rsid w:val="00205DCC"/>
    <w:rsid w:val="00206F1F"/>
    <w:rsid w:val="00207190"/>
    <w:rsid w:val="0020719F"/>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D8D"/>
    <w:rsid w:val="00212E1E"/>
    <w:rsid w:val="0021349A"/>
    <w:rsid w:val="00213718"/>
    <w:rsid w:val="00213D82"/>
    <w:rsid w:val="00213EBA"/>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178E2"/>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215F"/>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051"/>
    <w:rsid w:val="00255122"/>
    <w:rsid w:val="0025568C"/>
    <w:rsid w:val="00256119"/>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2DC4"/>
    <w:rsid w:val="00293469"/>
    <w:rsid w:val="0029365B"/>
    <w:rsid w:val="00293C44"/>
    <w:rsid w:val="0029428F"/>
    <w:rsid w:val="002945D9"/>
    <w:rsid w:val="002949E3"/>
    <w:rsid w:val="002953E3"/>
    <w:rsid w:val="00296BBA"/>
    <w:rsid w:val="00296D13"/>
    <w:rsid w:val="00296FEE"/>
    <w:rsid w:val="00297149"/>
    <w:rsid w:val="002971DB"/>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67DE"/>
    <w:rsid w:val="002B69FB"/>
    <w:rsid w:val="002B6B6F"/>
    <w:rsid w:val="002B6F94"/>
    <w:rsid w:val="002B70D4"/>
    <w:rsid w:val="002B73D8"/>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5295"/>
    <w:rsid w:val="002C574D"/>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D2D"/>
    <w:rsid w:val="002F5E5D"/>
    <w:rsid w:val="002F5F3E"/>
    <w:rsid w:val="002F6482"/>
    <w:rsid w:val="002F6C19"/>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54A"/>
    <w:rsid w:val="00305977"/>
    <w:rsid w:val="00305BB5"/>
    <w:rsid w:val="00305CBB"/>
    <w:rsid w:val="003062D4"/>
    <w:rsid w:val="00306903"/>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5007"/>
    <w:rsid w:val="0031554F"/>
    <w:rsid w:val="00315B3A"/>
    <w:rsid w:val="00315F51"/>
    <w:rsid w:val="00316A29"/>
    <w:rsid w:val="003172D7"/>
    <w:rsid w:val="0031754F"/>
    <w:rsid w:val="00320113"/>
    <w:rsid w:val="00320172"/>
    <w:rsid w:val="003203D1"/>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A2A"/>
    <w:rsid w:val="00333DEB"/>
    <w:rsid w:val="00333FFD"/>
    <w:rsid w:val="0033425C"/>
    <w:rsid w:val="0033432A"/>
    <w:rsid w:val="00334A70"/>
    <w:rsid w:val="00334D4C"/>
    <w:rsid w:val="00334D5D"/>
    <w:rsid w:val="00335088"/>
    <w:rsid w:val="003351BB"/>
    <w:rsid w:val="00335B1A"/>
    <w:rsid w:val="00335F1E"/>
    <w:rsid w:val="00335F32"/>
    <w:rsid w:val="00336757"/>
    <w:rsid w:val="00336D27"/>
    <w:rsid w:val="00336EE6"/>
    <w:rsid w:val="00337559"/>
    <w:rsid w:val="00337929"/>
    <w:rsid w:val="00337B80"/>
    <w:rsid w:val="00337C38"/>
    <w:rsid w:val="003410E4"/>
    <w:rsid w:val="00341933"/>
    <w:rsid w:val="00342DA7"/>
    <w:rsid w:val="00342ECB"/>
    <w:rsid w:val="00343602"/>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2109"/>
    <w:rsid w:val="00362655"/>
    <w:rsid w:val="00362826"/>
    <w:rsid w:val="00362E0D"/>
    <w:rsid w:val="0036328E"/>
    <w:rsid w:val="00364024"/>
    <w:rsid w:val="003642CD"/>
    <w:rsid w:val="00364D7F"/>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3B48"/>
    <w:rsid w:val="00374877"/>
    <w:rsid w:val="00374AED"/>
    <w:rsid w:val="00374BAF"/>
    <w:rsid w:val="00374F2B"/>
    <w:rsid w:val="003752BA"/>
    <w:rsid w:val="00375367"/>
    <w:rsid w:val="00375A4E"/>
    <w:rsid w:val="00376FB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714"/>
    <w:rsid w:val="00387E37"/>
    <w:rsid w:val="003900ED"/>
    <w:rsid w:val="00391EDC"/>
    <w:rsid w:val="0039299B"/>
    <w:rsid w:val="00393921"/>
    <w:rsid w:val="00393DE0"/>
    <w:rsid w:val="003945DC"/>
    <w:rsid w:val="00394A04"/>
    <w:rsid w:val="00395046"/>
    <w:rsid w:val="0039629B"/>
    <w:rsid w:val="00396E66"/>
    <w:rsid w:val="00397BE4"/>
    <w:rsid w:val="003A0213"/>
    <w:rsid w:val="003A0A81"/>
    <w:rsid w:val="003A101A"/>
    <w:rsid w:val="003A10AE"/>
    <w:rsid w:val="003A1311"/>
    <w:rsid w:val="003A1CDA"/>
    <w:rsid w:val="003A2B63"/>
    <w:rsid w:val="003A3BB7"/>
    <w:rsid w:val="003A401F"/>
    <w:rsid w:val="003A469D"/>
    <w:rsid w:val="003A4A50"/>
    <w:rsid w:val="003A4EEF"/>
    <w:rsid w:val="003A4F55"/>
    <w:rsid w:val="003A4FC0"/>
    <w:rsid w:val="003A558E"/>
    <w:rsid w:val="003A5915"/>
    <w:rsid w:val="003A5BBB"/>
    <w:rsid w:val="003A5F96"/>
    <w:rsid w:val="003A61EA"/>
    <w:rsid w:val="003A7204"/>
    <w:rsid w:val="003A7A70"/>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AC5"/>
    <w:rsid w:val="003D0BBC"/>
    <w:rsid w:val="003D0D68"/>
    <w:rsid w:val="003D0F3C"/>
    <w:rsid w:val="003D11DB"/>
    <w:rsid w:val="003D164E"/>
    <w:rsid w:val="003D16E2"/>
    <w:rsid w:val="003D177E"/>
    <w:rsid w:val="003D20C0"/>
    <w:rsid w:val="003D2C1C"/>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639"/>
    <w:rsid w:val="003F17C8"/>
    <w:rsid w:val="003F1817"/>
    <w:rsid w:val="003F1865"/>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2EB2"/>
    <w:rsid w:val="004034AA"/>
    <w:rsid w:val="00404370"/>
    <w:rsid w:val="004045DE"/>
    <w:rsid w:val="00404743"/>
    <w:rsid w:val="00405473"/>
    <w:rsid w:val="004058A7"/>
    <w:rsid w:val="00405902"/>
    <w:rsid w:val="0040665E"/>
    <w:rsid w:val="00406C31"/>
    <w:rsid w:val="00407745"/>
    <w:rsid w:val="00407760"/>
    <w:rsid w:val="00407779"/>
    <w:rsid w:val="00407A58"/>
    <w:rsid w:val="004102F8"/>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6D4"/>
    <w:rsid w:val="00432BF9"/>
    <w:rsid w:val="00433F9B"/>
    <w:rsid w:val="004348D2"/>
    <w:rsid w:val="00435280"/>
    <w:rsid w:val="004359F8"/>
    <w:rsid w:val="00435BFC"/>
    <w:rsid w:val="004363EC"/>
    <w:rsid w:val="00437184"/>
    <w:rsid w:val="0043758C"/>
    <w:rsid w:val="004377E7"/>
    <w:rsid w:val="0044006A"/>
    <w:rsid w:val="00440265"/>
    <w:rsid w:val="00440750"/>
    <w:rsid w:val="00440DBF"/>
    <w:rsid w:val="00441E16"/>
    <w:rsid w:val="004427F9"/>
    <w:rsid w:val="00442A90"/>
    <w:rsid w:val="00442C53"/>
    <w:rsid w:val="0044325A"/>
    <w:rsid w:val="004434EC"/>
    <w:rsid w:val="00443673"/>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1F3C"/>
    <w:rsid w:val="0045341F"/>
    <w:rsid w:val="00453448"/>
    <w:rsid w:val="00453E2B"/>
    <w:rsid w:val="00453F6C"/>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2CF1"/>
    <w:rsid w:val="00462D23"/>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5A9"/>
    <w:rsid w:val="004A3F95"/>
    <w:rsid w:val="004A45C9"/>
    <w:rsid w:val="004A4684"/>
    <w:rsid w:val="004A49C8"/>
    <w:rsid w:val="004A582D"/>
    <w:rsid w:val="004A638A"/>
    <w:rsid w:val="004A6CE4"/>
    <w:rsid w:val="004A6D9A"/>
    <w:rsid w:val="004A6F04"/>
    <w:rsid w:val="004A6FC5"/>
    <w:rsid w:val="004A723A"/>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A6C"/>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319"/>
    <w:rsid w:val="004D25AA"/>
    <w:rsid w:val="004D2932"/>
    <w:rsid w:val="004D2D11"/>
    <w:rsid w:val="004D35B3"/>
    <w:rsid w:val="004D39BB"/>
    <w:rsid w:val="004D40BE"/>
    <w:rsid w:val="004D43D2"/>
    <w:rsid w:val="004D4528"/>
    <w:rsid w:val="004D5003"/>
    <w:rsid w:val="004D558B"/>
    <w:rsid w:val="004D5BF1"/>
    <w:rsid w:val="004D6A76"/>
    <w:rsid w:val="004D6C22"/>
    <w:rsid w:val="004D796F"/>
    <w:rsid w:val="004D7C0F"/>
    <w:rsid w:val="004D7CE2"/>
    <w:rsid w:val="004E041F"/>
    <w:rsid w:val="004E0807"/>
    <w:rsid w:val="004E0C6C"/>
    <w:rsid w:val="004E0F45"/>
    <w:rsid w:val="004E1421"/>
    <w:rsid w:val="004E1F6A"/>
    <w:rsid w:val="004E2179"/>
    <w:rsid w:val="004E2185"/>
    <w:rsid w:val="004E23B1"/>
    <w:rsid w:val="004E2486"/>
    <w:rsid w:val="004E28B9"/>
    <w:rsid w:val="004E28D1"/>
    <w:rsid w:val="004E2A04"/>
    <w:rsid w:val="004E3A92"/>
    <w:rsid w:val="004E56B3"/>
    <w:rsid w:val="004E674D"/>
    <w:rsid w:val="004E6BC3"/>
    <w:rsid w:val="004E6D7B"/>
    <w:rsid w:val="004E7164"/>
    <w:rsid w:val="004E71B9"/>
    <w:rsid w:val="004E7A77"/>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223B"/>
    <w:rsid w:val="005129FA"/>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74D"/>
    <w:rsid w:val="00523E01"/>
    <w:rsid w:val="00523ED0"/>
    <w:rsid w:val="005241D7"/>
    <w:rsid w:val="00524638"/>
    <w:rsid w:val="00525F62"/>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E91"/>
    <w:rsid w:val="00540EE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506"/>
    <w:rsid w:val="00560A4A"/>
    <w:rsid w:val="00560F66"/>
    <w:rsid w:val="005628A6"/>
    <w:rsid w:val="00562960"/>
    <w:rsid w:val="00562AD9"/>
    <w:rsid w:val="00563641"/>
    <w:rsid w:val="00563E64"/>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766DD"/>
    <w:rsid w:val="0057715F"/>
    <w:rsid w:val="00581168"/>
    <w:rsid w:val="005812BB"/>
    <w:rsid w:val="005824BE"/>
    <w:rsid w:val="00582EEC"/>
    <w:rsid w:val="005832C0"/>
    <w:rsid w:val="00583425"/>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38C"/>
    <w:rsid w:val="005B06C2"/>
    <w:rsid w:val="005B0880"/>
    <w:rsid w:val="005B08BB"/>
    <w:rsid w:val="005B1163"/>
    <w:rsid w:val="005B1B51"/>
    <w:rsid w:val="005B22B7"/>
    <w:rsid w:val="005B262C"/>
    <w:rsid w:val="005B29C8"/>
    <w:rsid w:val="005B2A6E"/>
    <w:rsid w:val="005B3247"/>
    <w:rsid w:val="005B3405"/>
    <w:rsid w:val="005B3FFA"/>
    <w:rsid w:val="005B45DE"/>
    <w:rsid w:val="005B4A5B"/>
    <w:rsid w:val="005B4C51"/>
    <w:rsid w:val="005B4D15"/>
    <w:rsid w:val="005B4DE8"/>
    <w:rsid w:val="005B4E48"/>
    <w:rsid w:val="005B4E49"/>
    <w:rsid w:val="005B509C"/>
    <w:rsid w:val="005B5892"/>
    <w:rsid w:val="005B5EA4"/>
    <w:rsid w:val="005B74BC"/>
    <w:rsid w:val="005B755E"/>
    <w:rsid w:val="005B7C15"/>
    <w:rsid w:val="005B7EDA"/>
    <w:rsid w:val="005C0148"/>
    <w:rsid w:val="005C0D84"/>
    <w:rsid w:val="005C2B8A"/>
    <w:rsid w:val="005C3C6A"/>
    <w:rsid w:val="005C5A39"/>
    <w:rsid w:val="005C621D"/>
    <w:rsid w:val="005C673F"/>
    <w:rsid w:val="005C6867"/>
    <w:rsid w:val="005C69C9"/>
    <w:rsid w:val="005C6DD0"/>
    <w:rsid w:val="005C754F"/>
    <w:rsid w:val="005C7FDA"/>
    <w:rsid w:val="005D094A"/>
    <w:rsid w:val="005D09A7"/>
    <w:rsid w:val="005D0A36"/>
    <w:rsid w:val="005D0AD8"/>
    <w:rsid w:val="005D0E4D"/>
    <w:rsid w:val="005D11D3"/>
    <w:rsid w:val="005D1A39"/>
    <w:rsid w:val="005D2204"/>
    <w:rsid w:val="005D27DF"/>
    <w:rsid w:val="005D2BB7"/>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3DE"/>
    <w:rsid w:val="005F25E3"/>
    <w:rsid w:val="005F2BBE"/>
    <w:rsid w:val="005F33D3"/>
    <w:rsid w:val="005F374C"/>
    <w:rsid w:val="005F47C8"/>
    <w:rsid w:val="005F4B45"/>
    <w:rsid w:val="005F573D"/>
    <w:rsid w:val="005F5BB1"/>
    <w:rsid w:val="005F5DBF"/>
    <w:rsid w:val="005F6361"/>
    <w:rsid w:val="005F6E93"/>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20379"/>
    <w:rsid w:val="00620A7E"/>
    <w:rsid w:val="00620B0A"/>
    <w:rsid w:val="00620C85"/>
    <w:rsid w:val="00621802"/>
    <w:rsid w:val="0062193E"/>
    <w:rsid w:val="00621AE6"/>
    <w:rsid w:val="00621E6D"/>
    <w:rsid w:val="006222C6"/>
    <w:rsid w:val="00622C8F"/>
    <w:rsid w:val="0062314C"/>
    <w:rsid w:val="006238E0"/>
    <w:rsid w:val="00623DF1"/>
    <w:rsid w:val="00623FAE"/>
    <w:rsid w:val="0062503C"/>
    <w:rsid w:val="00625565"/>
    <w:rsid w:val="0062560D"/>
    <w:rsid w:val="00625F75"/>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7CF"/>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D1"/>
    <w:rsid w:val="00676B1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34"/>
    <w:rsid w:val="006B2942"/>
    <w:rsid w:val="006B2AFC"/>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58BA"/>
    <w:rsid w:val="006D6438"/>
    <w:rsid w:val="006D6BD1"/>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83F"/>
    <w:rsid w:val="00733D1A"/>
    <w:rsid w:val="00733EA1"/>
    <w:rsid w:val="007345ED"/>
    <w:rsid w:val="00734F8E"/>
    <w:rsid w:val="00735858"/>
    <w:rsid w:val="007358A0"/>
    <w:rsid w:val="00735979"/>
    <w:rsid w:val="00735AEF"/>
    <w:rsid w:val="0073604D"/>
    <w:rsid w:val="00736159"/>
    <w:rsid w:val="00736E8F"/>
    <w:rsid w:val="0073711D"/>
    <w:rsid w:val="007379E3"/>
    <w:rsid w:val="00737C52"/>
    <w:rsid w:val="00740084"/>
    <w:rsid w:val="00740844"/>
    <w:rsid w:val="00741E1D"/>
    <w:rsid w:val="00741F3D"/>
    <w:rsid w:val="007421ED"/>
    <w:rsid w:val="007429C1"/>
    <w:rsid w:val="0074373F"/>
    <w:rsid w:val="00744529"/>
    <w:rsid w:val="00744735"/>
    <w:rsid w:val="00744990"/>
    <w:rsid w:val="007449E8"/>
    <w:rsid w:val="00744EE0"/>
    <w:rsid w:val="0074561B"/>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9F5"/>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61B"/>
    <w:rsid w:val="0077789A"/>
    <w:rsid w:val="0078001D"/>
    <w:rsid w:val="00780B42"/>
    <w:rsid w:val="00780FFE"/>
    <w:rsid w:val="007810DC"/>
    <w:rsid w:val="007813E2"/>
    <w:rsid w:val="00781772"/>
    <w:rsid w:val="007818E3"/>
    <w:rsid w:val="0078194B"/>
    <w:rsid w:val="0078197A"/>
    <w:rsid w:val="0078275B"/>
    <w:rsid w:val="007828CE"/>
    <w:rsid w:val="0078363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881"/>
    <w:rsid w:val="007C192A"/>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DBF"/>
    <w:rsid w:val="007C7E06"/>
    <w:rsid w:val="007C7E8B"/>
    <w:rsid w:val="007D0199"/>
    <w:rsid w:val="007D0270"/>
    <w:rsid w:val="007D034A"/>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2A6"/>
    <w:rsid w:val="007D5385"/>
    <w:rsid w:val="007D5E2C"/>
    <w:rsid w:val="007D5E42"/>
    <w:rsid w:val="007D6156"/>
    <w:rsid w:val="007D6CBE"/>
    <w:rsid w:val="007D71AC"/>
    <w:rsid w:val="007D7457"/>
    <w:rsid w:val="007D7E80"/>
    <w:rsid w:val="007E07B9"/>
    <w:rsid w:val="007E08AD"/>
    <w:rsid w:val="007E0DED"/>
    <w:rsid w:val="007E0DF8"/>
    <w:rsid w:val="007E1196"/>
    <w:rsid w:val="007E171E"/>
    <w:rsid w:val="007E1993"/>
    <w:rsid w:val="007E22AF"/>
    <w:rsid w:val="007E2512"/>
    <w:rsid w:val="007E2626"/>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35A6"/>
    <w:rsid w:val="007F3A22"/>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92B"/>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89E"/>
    <w:rsid w:val="00827596"/>
    <w:rsid w:val="00827E2E"/>
    <w:rsid w:val="008306CA"/>
    <w:rsid w:val="00830FF6"/>
    <w:rsid w:val="008318DE"/>
    <w:rsid w:val="00831906"/>
    <w:rsid w:val="00832A5D"/>
    <w:rsid w:val="00832C42"/>
    <w:rsid w:val="00833535"/>
    <w:rsid w:val="0083353B"/>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6D5D"/>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213"/>
    <w:rsid w:val="008673AD"/>
    <w:rsid w:val="008704D6"/>
    <w:rsid w:val="0087060B"/>
    <w:rsid w:val="00870B5D"/>
    <w:rsid w:val="00870FF0"/>
    <w:rsid w:val="00871611"/>
    <w:rsid w:val="00871F65"/>
    <w:rsid w:val="008725A0"/>
    <w:rsid w:val="008738F8"/>
    <w:rsid w:val="008738FA"/>
    <w:rsid w:val="00873955"/>
    <w:rsid w:val="00873FA3"/>
    <w:rsid w:val="00874762"/>
    <w:rsid w:val="00875B00"/>
    <w:rsid w:val="0087608F"/>
    <w:rsid w:val="0087650F"/>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2E9"/>
    <w:rsid w:val="00893C5D"/>
    <w:rsid w:val="00893CAA"/>
    <w:rsid w:val="00894851"/>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0CA"/>
    <w:rsid w:val="008B77EC"/>
    <w:rsid w:val="008C05C0"/>
    <w:rsid w:val="008C0CC4"/>
    <w:rsid w:val="008C0D4C"/>
    <w:rsid w:val="008C0FF6"/>
    <w:rsid w:val="008C1025"/>
    <w:rsid w:val="008C13FB"/>
    <w:rsid w:val="008C1915"/>
    <w:rsid w:val="008C1953"/>
    <w:rsid w:val="008C1B53"/>
    <w:rsid w:val="008C1C3A"/>
    <w:rsid w:val="008C2097"/>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477"/>
    <w:rsid w:val="008E7A2D"/>
    <w:rsid w:val="008F0674"/>
    <w:rsid w:val="008F1AD1"/>
    <w:rsid w:val="008F1EBF"/>
    <w:rsid w:val="008F238B"/>
    <w:rsid w:val="008F276E"/>
    <w:rsid w:val="008F2801"/>
    <w:rsid w:val="008F3257"/>
    <w:rsid w:val="008F357D"/>
    <w:rsid w:val="008F37CB"/>
    <w:rsid w:val="008F3877"/>
    <w:rsid w:val="008F398C"/>
    <w:rsid w:val="008F3F2B"/>
    <w:rsid w:val="008F412E"/>
    <w:rsid w:val="008F440E"/>
    <w:rsid w:val="008F4511"/>
    <w:rsid w:val="008F4EDF"/>
    <w:rsid w:val="008F50CF"/>
    <w:rsid w:val="008F51BA"/>
    <w:rsid w:val="008F540B"/>
    <w:rsid w:val="008F5680"/>
    <w:rsid w:val="008F6040"/>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B1D"/>
    <w:rsid w:val="00915CA3"/>
    <w:rsid w:val="00915F02"/>
    <w:rsid w:val="00915F5C"/>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1AFD"/>
    <w:rsid w:val="00932458"/>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8A5"/>
    <w:rsid w:val="00945E1B"/>
    <w:rsid w:val="00945E9B"/>
    <w:rsid w:val="0094652B"/>
    <w:rsid w:val="009466C3"/>
    <w:rsid w:val="009467C4"/>
    <w:rsid w:val="00946F58"/>
    <w:rsid w:val="00950873"/>
    <w:rsid w:val="00950DF9"/>
    <w:rsid w:val="00951A98"/>
    <w:rsid w:val="009526D2"/>
    <w:rsid w:val="0095287E"/>
    <w:rsid w:val="00952AF8"/>
    <w:rsid w:val="00952FF2"/>
    <w:rsid w:val="00953299"/>
    <w:rsid w:val="00953643"/>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5FE"/>
    <w:rsid w:val="00962917"/>
    <w:rsid w:val="00962BAE"/>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30D"/>
    <w:rsid w:val="009A1BF7"/>
    <w:rsid w:val="009A1D38"/>
    <w:rsid w:val="009A2106"/>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35DE"/>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28A"/>
    <w:rsid w:val="009C3535"/>
    <w:rsid w:val="009C3EAE"/>
    <w:rsid w:val="009C4003"/>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368"/>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48C"/>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70E"/>
    <w:rsid w:val="00A00866"/>
    <w:rsid w:val="00A00E18"/>
    <w:rsid w:val="00A00F2A"/>
    <w:rsid w:val="00A01313"/>
    <w:rsid w:val="00A017B5"/>
    <w:rsid w:val="00A01A4C"/>
    <w:rsid w:val="00A01A93"/>
    <w:rsid w:val="00A02192"/>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1D2C"/>
    <w:rsid w:val="00A11DD2"/>
    <w:rsid w:val="00A132B3"/>
    <w:rsid w:val="00A1358A"/>
    <w:rsid w:val="00A139B6"/>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61B"/>
    <w:rsid w:val="00A3771B"/>
    <w:rsid w:val="00A40609"/>
    <w:rsid w:val="00A4090B"/>
    <w:rsid w:val="00A40EA5"/>
    <w:rsid w:val="00A420EA"/>
    <w:rsid w:val="00A42670"/>
    <w:rsid w:val="00A4296D"/>
    <w:rsid w:val="00A42B30"/>
    <w:rsid w:val="00A42CD7"/>
    <w:rsid w:val="00A43A97"/>
    <w:rsid w:val="00A43F80"/>
    <w:rsid w:val="00A449FA"/>
    <w:rsid w:val="00A44BFB"/>
    <w:rsid w:val="00A45066"/>
    <w:rsid w:val="00A45296"/>
    <w:rsid w:val="00A45B00"/>
    <w:rsid w:val="00A46029"/>
    <w:rsid w:val="00A464E8"/>
    <w:rsid w:val="00A465F4"/>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13A"/>
    <w:rsid w:val="00A55E0D"/>
    <w:rsid w:val="00A55F3B"/>
    <w:rsid w:val="00A561BE"/>
    <w:rsid w:val="00A5641A"/>
    <w:rsid w:val="00A56B2E"/>
    <w:rsid w:val="00A57CA5"/>
    <w:rsid w:val="00A60507"/>
    <w:rsid w:val="00A60E0D"/>
    <w:rsid w:val="00A6155C"/>
    <w:rsid w:val="00A61D0A"/>
    <w:rsid w:val="00A63387"/>
    <w:rsid w:val="00A6338E"/>
    <w:rsid w:val="00A637E9"/>
    <w:rsid w:val="00A638CF"/>
    <w:rsid w:val="00A643B2"/>
    <w:rsid w:val="00A65CA7"/>
    <w:rsid w:val="00A661C8"/>
    <w:rsid w:val="00A664C3"/>
    <w:rsid w:val="00A671D0"/>
    <w:rsid w:val="00A67AF2"/>
    <w:rsid w:val="00A67ED9"/>
    <w:rsid w:val="00A7033C"/>
    <w:rsid w:val="00A70478"/>
    <w:rsid w:val="00A71002"/>
    <w:rsid w:val="00A71099"/>
    <w:rsid w:val="00A716DC"/>
    <w:rsid w:val="00A72790"/>
    <w:rsid w:val="00A740D0"/>
    <w:rsid w:val="00A74725"/>
    <w:rsid w:val="00A75B96"/>
    <w:rsid w:val="00A75EC8"/>
    <w:rsid w:val="00A7614E"/>
    <w:rsid w:val="00A76243"/>
    <w:rsid w:val="00A76268"/>
    <w:rsid w:val="00A76373"/>
    <w:rsid w:val="00A763FD"/>
    <w:rsid w:val="00A76FF7"/>
    <w:rsid w:val="00A7794D"/>
    <w:rsid w:val="00A77C13"/>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20"/>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333"/>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F32"/>
    <w:rsid w:val="00AE4442"/>
    <w:rsid w:val="00AE4FAE"/>
    <w:rsid w:val="00AE5279"/>
    <w:rsid w:val="00AE55AB"/>
    <w:rsid w:val="00AE59FC"/>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B0A"/>
    <w:rsid w:val="00B1470F"/>
    <w:rsid w:val="00B1489D"/>
    <w:rsid w:val="00B148DB"/>
    <w:rsid w:val="00B14A91"/>
    <w:rsid w:val="00B14D1C"/>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11C2"/>
    <w:rsid w:val="00B313BD"/>
    <w:rsid w:val="00B31CCE"/>
    <w:rsid w:val="00B31E3D"/>
    <w:rsid w:val="00B322A4"/>
    <w:rsid w:val="00B3254C"/>
    <w:rsid w:val="00B327F2"/>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4EDC"/>
    <w:rsid w:val="00B4510A"/>
    <w:rsid w:val="00B45B56"/>
    <w:rsid w:val="00B45E15"/>
    <w:rsid w:val="00B45E24"/>
    <w:rsid w:val="00B46358"/>
    <w:rsid w:val="00B46403"/>
    <w:rsid w:val="00B46B54"/>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316D"/>
    <w:rsid w:val="00B53473"/>
    <w:rsid w:val="00B53C5F"/>
    <w:rsid w:val="00B53DA4"/>
    <w:rsid w:val="00B53DED"/>
    <w:rsid w:val="00B54198"/>
    <w:rsid w:val="00B549CC"/>
    <w:rsid w:val="00B54E83"/>
    <w:rsid w:val="00B5549D"/>
    <w:rsid w:val="00B55954"/>
    <w:rsid w:val="00B55D74"/>
    <w:rsid w:val="00B56152"/>
    <w:rsid w:val="00B565E4"/>
    <w:rsid w:val="00B56EE6"/>
    <w:rsid w:val="00B6032F"/>
    <w:rsid w:val="00B60A3F"/>
    <w:rsid w:val="00B6108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72A"/>
    <w:rsid w:val="00B76A17"/>
    <w:rsid w:val="00B77016"/>
    <w:rsid w:val="00B77430"/>
    <w:rsid w:val="00B7749F"/>
    <w:rsid w:val="00B8142F"/>
    <w:rsid w:val="00B82406"/>
    <w:rsid w:val="00B8257A"/>
    <w:rsid w:val="00B8268F"/>
    <w:rsid w:val="00B82B6C"/>
    <w:rsid w:val="00B83018"/>
    <w:rsid w:val="00B83C9B"/>
    <w:rsid w:val="00B83F72"/>
    <w:rsid w:val="00B843B0"/>
    <w:rsid w:val="00B8456E"/>
    <w:rsid w:val="00B84C8D"/>
    <w:rsid w:val="00B84CAE"/>
    <w:rsid w:val="00B85208"/>
    <w:rsid w:val="00B85465"/>
    <w:rsid w:val="00B85D87"/>
    <w:rsid w:val="00B86632"/>
    <w:rsid w:val="00B86BD4"/>
    <w:rsid w:val="00B870F2"/>
    <w:rsid w:val="00B87495"/>
    <w:rsid w:val="00B875BE"/>
    <w:rsid w:val="00B9255F"/>
    <w:rsid w:val="00B92907"/>
    <w:rsid w:val="00B93159"/>
    <w:rsid w:val="00B9323B"/>
    <w:rsid w:val="00B93651"/>
    <w:rsid w:val="00B93F90"/>
    <w:rsid w:val="00B948B2"/>
    <w:rsid w:val="00B94F99"/>
    <w:rsid w:val="00B95348"/>
    <w:rsid w:val="00B978FF"/>
    <w:rsid w:val="00B97BB2"/>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252D"/>
    <w:rsid w:val="00BC32D6"/>
    <w:rsid w:val="00BC4AF2"/>
    <w:rsid w:val="00BC4D3B"/>
    <w:rsid w:val="00BC4D66"/>
    <w:rsid w:val="00BC5510"/>
    <w:rsid w:val="00BC55D0"/>
    <w:rsid w:val="00BC60C1"/>
    <w:rsid w:val="00BC6D73"/>
    <w:rsid w:val="00BC732A"/>
    <w:rsid w:val="00BD065A"/>
    <w:rsid w:val="00BD06E4"/>
    <w:rsid w:val="00BD0E85"/>
    <w:rsid w:val="00BD1665"/>
    <w:rsid w:val="00BD211C"/>
    <w:rsid w:val="00BD24CA"/>
    <w:rsid w:val="00BD2A49"/>
    <w:rsid w:val="00BD33D6"/>
    <w:rsid w:val="00BD3911"/>
    <w:rsid w:val="00BD3F24"/>
    <w:rsid w:val="00BD40C2"/>
    <w:rsid w:val="00BD444D"/>
    <w:rsid w:val="00BD490D"/>
    <w:rsid w:val="00BD4BEB"/>
    <w:rsid w:val="00BD5703"/>
    <w:rsid w:val="00BD6016"/>
    <w:rsid w:val="00BD62CD"/>
    <w:rsid w:val="00BD64AE"/>
    <w:rsid w:val="00BD6E45"/>
    <w:rsid w:val="00BD6E83"/>
    <w:rsid w:val="00BD6F39"/>
    <w:rsid w:val="00BD75B9"/>
    <w:rsid w:val="00BE0235"/>
    <w:rsid w:val="00BE0804"/>
    <w:rsid w:val="00BE0B86"/>
    <w:rsid w:val="00BE0BF2"/>
    <w:rsid w:val="00BE0E6F"/>
    <w:rsid w:val="00BE1670"/>
    <w:rsid w:val="00BE1F50"/>
    <w:rsid w:val="00BE252D"/>
    <w:rsid w:val="00BE34E7"/>
    <w:rsid w:val="00BE38E8"/>
    <w:rsid w:val="00BE3998"/>
    <w:rsid w:val="00BE3B54"/>
    <w:rsid w:val="00BE4232"/>
    <w:rsid w:val="00BE4ADB"/>
    <w:rsid w:val="00BE4DF4"/>
    <w:rsid w:val="00BE5A40"/>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698"/>
    <w:rsid w:val="00C11B4F"/>
    <w:rsid w:val="00C11D51"/>
    <w:rsid w:val="00C11D9D"/>
    <w:rsid w:val="00C11E89"/>
    <w:rsid w:val="00C12E86"/>
    <w:rsid w:val="00C13750"/>
    <w:rsid w:val="00C1383D"/>
    <w:rsid w:val="00C138A6"/>
    <w:rsid w:val="00C13E3D"/>
    <w:rsid w:val="00C14A75"/>
    <w:rsid w:val="00C14F71"/>
    <w:rsid w:val="00C17949"/>
    <w:rsid w:val="00C17DE0"/>
    <w:rsid w:val="00C17EFC"/>
    <w:rsid w:val="00C17FCD"/>
    <w:rsid w:val="00C205C1"/>
    <w:rsid w:val="00C20D1C"/>
    <w:rsid w:val="00C215F0"/>
    <w:rsid w:val="00C23184"/>
    <w:rsid w:val="00C2374A"/>
    <w:rsid w:val="00C2473A"/>
    <w:rsid w:val="00C24B34"/>
    <w:rsid w:val="00C24F2B"/>
    <w:rsid w:val="00C25156"/>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DE1"/>
    <w:rsid w:val="00C641FC"/>
    <w:rsid w:val="00C646FB"/>
    <w:rsid w:val="00C6487E"/>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B7D"/>
    <w:rsid w:val="00C76F74"/>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3EC1"/>
    <w:rsid w:val="00CA4069"/>
    <w:rsid w:val="00CA4735"/>
    <w:rsid w:val="00CA4820"/>
    <w:rsid w:val="00CA4A59"/>
    <w:rsid w:val="00CA5296"/>
    <w:rsid w:val="00CA5D3E"/>
    <w:rsid w:val="00CA6888"/>
    <w:rsid w:val="00CA6ADD"/>
    <w:rsid w:val="00CA6C1D"/>
    <w:rsid w:val="00CA6D62"/>
    <w:rsid w:val="00CA779D"/>
    <w:rsid w:val="00CA7AF7"/>
    <w:rsid w:val="00CA7B9C"/>
    <w:rsid w:val="00CB06D2"/>
    <w:rsid w:val="00CB0F34"/>
    <w:rsid w:val="00CB1258"/>
    <w:rsid w:val="00CB278A"/>
    <w:rsid w:val="00CB2CC7"/>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828"/>
    <w:rsid w:val="00CD009A"/>
    <w:rsid w:val="00CD0862"/>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7E0"/>
    <w:rsid w:val="00CF0A33"/>
    <w:rsid w:val="00CF0CD2"/>
    <w:rsid w:val="00CF108A"/>
    <w:rsid w:val="00CF167C"/>
    <w:rsid w:val="00CF173A"/>
    <w:rsid w:val="00CF313E"/>
    <w:rsid w:val="00CF4EE8"/>
    <w:rsid w:val="00CF4F56"/>
    <w:rsid w:val="00CF56FB"/>
    <w:rsid w:val="00CF598A"/>
    <w:rsid w:val="00CF5C7E"/>
    <w:rsid w:val="00CF6B66"/>
    <w:rsid w:val="00CF6BB6"/>
    <w:rsid w:val="00CF6F7D"/>
    <w:rsid w:val="00CF6F7F"/>
    <w:rsid w:val="00CF7681"/>
    <w:rsid w:val="00CF79E6"/>
    <w:rsid w:val="00D011EC"/>
    <w:rsid w:val="00D012CA"/>
    <w:rsid w:val="00D0194C"/>
    <w:rsid w:val="00D01D1A"/>
    <w:rsid w:val="00D02235"/>
    <w:rsid w:val="00D0268C"/>
    <w:rsid w:val="00D02C7F"/>
    <w:rsid w:val="00D02E2E"/>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71F"/>
    <w:rsid w:val="00D11E5A"/>
    <w:rsid w:val="00D12C9C"/>
    <w:rsid w:val="00D12DFB"/>
    <w:rsid w:val="00D12EAE"/>
    <w:rsid w:val="00D12FA1"/>
    <w:rsid w:val="00D1351B"/>
    <w:rsid w:val="00D14270"/>
    <w:rsid w:val="00D147F8"/>
    <w:rsid w:val="00D14B89"/>
    <w:rsid w:val="00D1564D"/>
    <w:rsid w:val="00D15D0E"/>
    <w:rsid w:val="00D15D83"/>
    <w:rsid w:val="00D160F9"/>
    <w:rsid w:val="00D1621D"/>
    <w:rsid w:val="00D1694D"/>
    <w:rsid w:val="00D16D80"/>
    <w:rsid w:val="00D17299"/>
    <w:rsid w:val="00D1732C"/>
    <w:rsid w:val="00D1788C"/>
    <w:rsid w:val="00D17BA6"/>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33EC"/>
    <w:rsid w:val="00D434AA"/>
    <w:rsid w:val="00D436D6"/>
    <w:rsid w:val="00D44019"/>
    <w:rsid w:val="00D440E9"/>
    <w:rsid w:val="00D442AA"/>
    <w:rsid w:val="00D442E6"/>
    <w:rsid w:val="00D4446F"/>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EEB"/>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B0E"/>
    <w:rsid w:val="00D75003"/>
    <w:rsid w:val="00D76147"/>
    <w:rsid w:val="00D77A57"/>
    <w:rsid w:val="00D77F8D"/>
    <w:rsid w:val="00D802FC"/>
    <w:rsid w:val="00D806C2"/>
    <w:rsid w:val="00D80A66"/>
    <w:rsid w:val="00D80B9B"/>
    <w:rsid w:val="00D81236"/>
    <w:rsid w:val="00D81544"/>
    <w:rsid w:val="00D81E44"/>
    <w:rsid w:val="00D820B0"/>
    <w:rsid w:val="00D825AF"/>
    <w:rsid w:val="00D826D9"/>
    <w:rsid w:val="00D8285F"/>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44F9"/>
    <w:rsid w:val="00DA5694"/>
    <w:rsid w:val="00DA6678"/>
    <w:rsid w:val="00DA7781"/>
    <w:rsid w:val="00DA7DA4"/>
    <w:rsid w:val="00DB26C5"/>
    <w:rsid w:val="00DB2938"/>
    <w:rsid w:val="00DB37BB"/>
    <w:rsid w:val="00DB43B1"/>
    <w:rsid w:val="00DB43BA"/>
    <w:rsid w:val="00DB4BC2"/>
    <w:rsid w:val="00DB4E1A"/>
    <w:rsid w:val="00DB56AD"/>
    <w:rsid w:val="00DB64D7"/>
    <w:rsid w:val="00DB64E2"/>
    <w:rsid w:val="00DB665E"/>
    <w:rsid w:val="00DB6701"/>
    <w:rsid w:val="00DB671C"/>
    <w:rsid w:val="00DB6C47"/>
    <w:rsid w:val="00DB70BA"/>
    <w:rsid w:val="00DB7354"/>
    <w:rsid w:val="00DB77C5"/>
    <w:rsid w:val="00DB7DD5"/>
    <w:rsid w:val="00DC020C"/>
    <w:rsid w:val="00DC103F"/>
    <w:rsid w:val="00DC11F3"/>
    <w:rsid w:val="00DC14CE"/>
    <w:rsid w:val="00DC26A2"/>
    <w:rsid w:val="00DC26B3"/>
    <w:rsid w:val="00DC301E"/>
    <w:rsid w:val="00DC3267"/>
    <w:rsid w:val="00DC371C"/>
    <w:rsid w:val="00DC40E5"/>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2767"/>
    <w:rsid w:val="00E034A0"/>
    <w:rsid w:val="00E0382E"/>
    <w:rsid w:val="00E03B8D"/>
    <w:rsid w:val="00E04868"/>
    <w:rsid w:val="00E04EF4"/>
    <w:rsid w:val="00E05797"/>
    <w:rsid w:val="00E06273"/>
    <w:rsid w:val="00E065BD"/>
    <w:rsid w:val="00E06684"/>
    <w:rsid w:val="00E07041"/>
    <w:rsid w:val="00E0705B"/>
    <w:rsid w:val="00E074FD"/>
    <w:rsid w:val="00E075E9"/>
    <w:rsid w:val="00E07621"/>
    <w:rsid w:val="00E07CA8"/>
    <w:rsid w:val="00E1078C"/>
    <w:rsid w:val="00E11384"/>
    <w:rsid w:val="00E118B7"/>
    <w:rsid w:val="00E12CF5"/>
    <w:rsid w:val="00E132B1"/>
    <w:rsid w:val="00E1373B"/>
    <w:rsid w:val="00E13B36"/>
    <w:rsid w:val="00E13B48"/>
    <w:rsid w:val="00E13C85"/>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94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4D81"/>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510C"/>
    <w:rsid w:val="00E55539"/>
    <w:rsid w:val="00E556CA"/>
    <w:rsid w:val="00E558A1"/>
    <w:rsid w:val="00E55B8C"/>
    <w:rsid w:val="00E55CA2"/>
    <w:rsid w:val="00E565F9"/>
    <w:rsid w:val="00E5692C"/>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B73"/>
    <w:rsid w:val="00E72484"/>
    <w:rsid w:val="00E72C37"/>
    <w:rsid w:val="00E72C5B"/>
    <w:rsid w:val="00E72DB0"/>
    <w:rsid w:val="00E7318D"/>
    <w:rsid w:val="00E7320D"/>
    <w:rsid w:val="00E737D4"/>
    <w:rsid w:val="00E73C04"/>
    <w:rsid w:val="00E740B6"/>
    <w:rsid w:val="00E74CD9"/>
    <w:rsid w:val="00E74EAB"/>
    <w:rsid w:val="00E75527"/>
    <w:rsid w:val="00E75A76"/>
    <w:rsid w:val="00E75FF4"/>
    <w:rsid w:val="00E761A9"/>
    <w:rsid w:val="00E76A1D"/>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A80"/>
    <w:rsid w:val="00E91B25"/>
    <w:rsid w:val="00E91B50"/>
    <w:rsid w:val="00E91C4E"/>
    <w:rsid w:val="00E91D06"/>
    <w:rsid w:val="00E93496"/>
    <w:rsid w:val="00E93521"/>
    <w:rsid w:val="00E93C2A"/>
    <w:rsid w:val="00E93DD8"/>
    <w:rsid w:val="00E942CE"/>
    <w:rsid w:val="00E94313"/>
    <w:rsid w:val="00E94A0B"/>
    <w:rsid w:val="00E94C2D"/>
    <w:rsid w:val="00E95DDB"/>
    <w:rsid w:val="00E95DFE"/>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A59"/>
    <w:rsid w:val="00EC1BFD"/>
    <w:rsid w:val="00EC1EE6"/>
    <w:rsid w:val="00EC1FE7"/>
    <w:rsid w:val="00EC1FED"/>
    <w:rsid w:val="00EC2B7B"/>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C62"/>
    <w:rsid w:val="00EE2E47"/>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681"/>
    <w:rsid w:val="00F25B34"/>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43D"/>
    <w:rsid w:val="00F55B59"/>
    <w:rsid w:val="00F55B84"/>
    <w:rsid w:val="00F5635B"/>
    <w:rsid w:val="00F5658A"/>
    <w:rsid w:val="00F57BDE"/>
    <w:rsid w:val="00F602A6"/>
    <w:rsid w:val="00F61119"/>
    <w:rsid w:val="00F611B7"/>
    <w:rsid w:val="00F624C6"/>
    <w:rsid w:val="00F625AB"/>
    <w:rsid w:val="00F6282F"/>
    <w:rsid w:val="00F630B9"/>
    <w:rsid w:val="00F630C9"/>
    <w:rsid w:val="00F63796"/>
    <w:rsid w:val="00F63B44"/>
    <w:rsid w:val="00F63BB7"/>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4910"/>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A7BD7"/>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685"/>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14C8"/>
    <w:rsid w:val="00FE196C"/>
    <w:rsid w:val="00FE25BD"/>
    <w:rsid w:val="00FE284B"/>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1220C6"/>
    <w:rsid w:val="002328BB"/>
    <w:rsid w:val="002944C9"/>
    <w:rsid w:val="003858F0"/>
    <w:rsid w:val="003E49DE"/>
    <w:rsid w:val="0041443A"/>
    <w:rsid w:val="004855D7"/>
    <w:rsid w:val="00494A0B"/>
    <w:rsid w:val="005E20A3"/>
    <w:rsid w:val="008210C2"/>
    <w:rsid w:val="00873785"/>
    <w:rsid w:val="008C4119"/>
    <w:rsid w:val="009276B5"/>
    <w:rsid w:val="00B36078"/>
    <w:rsid w:val="00C46BBD"/>
    <w:rsid w:val="00C70E4B"/>
    <w:rsid w:val="00D73831"/>
    <w:rsid w:val="00D838D4"/>
    <w:rsid w:val="00DB0648"/>
    <w:rsid w:val="00EC70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6939</TotalTime>
  <Pages>77</Pages>
  <Words>66097</Words>
  <Characters>330485</Characters>
  <Application>Microsoft Office Word</Application>
  <DocSecurity>0</DocSecurity>
  <Lines>2754</Lines>
  <Paragraphs>791</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256</cp:revision>
  <cp:lastPrinted>2023-01-04T12:57:00Z</cp:lastPrinted>
  <dcterms:created xsi:type="dcterms:W3CDTF">2022-09-19T06:03:00Z</dcterms:created>
  <dcterms:modified xsi:type="dcterms:W3CDTF">2023-01-31T11:44:00Z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
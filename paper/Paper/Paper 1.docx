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_Toc114485356"/>
    <w:bookmarkStart w:id="2" w:name="_Hlk106572155"/>
    <w:commentRangeStart w:id="3"/>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proofErr w:type="spellStart"/>
      <w:r>
        <w:t>Khen</w:t>
      </w:r>
      <w:proofErr w:type="spellEnd"/>
      <w:r>
        <w:t xml:space="preserve"> Heller</w:t>
      </w:r>
      <w:r>
        <w:rPr>
          <w:vertAlign w:val="superscript"/>
        </w:rPr>
        <w:t>1</w:t>
      </w:r>
      <w:r>
        <w:t>, Craig S. Chapman</w:t>
      </w:r>
      <w:r>
        <w:rPr>
          <w:vertAlign w:val="superscript"/>
        </w:rPr>
        <w:t>2,3</w:t>
      </w:r>
      <w:r>
        <w:t xml:space="preserve"> and </w:t>
      </w:r>
      <w:proofErr w:type="spellStart"/>
      <w:r>
        <w:t>Liad</w:t>
      </w:r>
      <w:proofErr w:type="spellEnd"/>
      <w:r>
        <w:t xml:space="preserve"> Mudrik</w:t>
      </w:r>
      <w:r>
        <w:rPr>
          <w:vertAlign w:val="superscript"/>
        </w:rPr>
        <w:t>1,4</w:t>
      </w:r>
    </w:p>
    <w:p w14:paraId="7E660848" w14:textId="77777777" w:rsidR="00074548" w:rsidRDefault="00074548" w:rsidP="00074548">
      <w:pPr>
        <w:pStyle w:val="Title2"/>
      </w:pPr>
      <w:r>
        <w:rPr>
          <w:vertAlign w:val="superscript"/>
        </w:rPr>
        <w:t xml:space="preserve">1 </w:t>
      </w:r>
      <w:proofErr w:type="spellStart"/>
      <w:r w:rsidRPr="006D6EF5">
        <w:t>Sagol</w:t>
      </w:r>
      <w:proofErr w:type="spellEnd"/>
      <w:r w:rsidRPr="006D6EF5">
        <w:t xml:space="preserve">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1"/>
      <w:commentRangeEnd w:id="3"/>
      <w:r w:rsidR="00C838EC">
        <w:rPr>
          <w:rStyle w:val="CommentReference"/>
          <w:rtl/>
        </w:rPr>
        <w:commentReference w:id="3"/>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4" w:name="_Toc114485357"/>
      <w:commentRangeStart w:id="5"/>
      <w:r>
        <w:lastRenderedPageBreak/>
        <w:t>Abstract</w:t>
      </w:r>
      <w:bookmarkEnd w:id="4"/>
      <w:commentRangeEnd w:id="5"/>
      <w:r w:rsidR="00C838EC">
        <w:rPr>
          <w:rStyle w:val="CommentReference"/>
          <w:rFonts w:asciiTheme="majorBidi" w:eastAsiaTheme="minorEastAsia" w:hAnsiTheme="majorBidi" w:cstheme="majorBidi"/>
          <w:b w:val="0"/>
          <w:bCs w:val="0"/>
          <w:lang w:eastAsia="en-US" w:bidi="he-IL"/>
        </w:rPr>
        <w:commentReference w:id="5"/>
      </w:r>
    </w:p>
    <w:p w14:paraId="7C352F4A" w14:textId="536BFFB3" w:rsidR="003D683E" w:rsidRDefault="000904B3" w:rsidP="00AA7E94">
      <w:pPr>
        <w:ind w:firstLine="0"/>
      </w:pPr>
      <w:bookmarkStart w:id="6"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w:t>
      </w:r>
      <w:r w:rsidRPr="00CA4C70">
        <w:lastRenderedPageBreak/>
        <w:t xml:space="preserve">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6"/>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7" w:name="_Toc114485358"/>
      <w:r w:rsidRPr="00BF08EE">
        <w:lastRenderedPageBreak/>
        <w:t>Introduction</w:t>
      </w:r>
      <w:bookmarkEnd w:id="7"/>
    </w:p>
    <w:bookmarkEnd w:id="2"/>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8" w:author="Chen Heller" w:date="2022-12-28T17:12:00Z"/>
        </w:rPr>
      </w:pPr>
      <w:bookmarkStart w:id="9" w:name="_Toc114485359"/>
      <w:del w:id="10" w:author="Chen Heller" w:date="2022-12-28T17:12:00Z">
        <w:r w:rsidDel="001C75C2">
          <w:lastRenderedPageBreak/>
          <w:delText>Contradicting findings</w:delText>
        </w:r>
        <w:bookmarkEnd w:id="9"/>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1" w:name="_Toc114485360"/>
      <w:r>
        <w:t xml:space="preserve">Explaining The </w:t>
      </w:r>
      <w:r w:rsidR="00FC0D0A">
        <w:t>D</w:t>
      </w:r>
      <w:r>
        <w:t xml:space="preserve">iscrepancy between </w:t>
      </w:r>
      <w:r w:rsidR="00FC0D0A">
        <w:t>F</w:t>
      </w:r>
      <w:r>
        <w:t>indings</w:t>
      </w:r>
      <w:bookmarkEnd w:id="11"/>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2" w:name="_Toc114485361"/>
      <w:r>
        <w:t xml:space="preserve">Comparing </w:t>
      </w:r>
      <w:r w:rsidR="006E4F8B">
        <w:t xml:space="preserve">Motion </w:t>
      </w:r>
      <w:r>
        <w:t>T</w:t>
      </w:r>
      <w:r w:rsidR="006E4F8B">
        <w:t xml:space="preserve">racking </w:t>
      </w:r>
      <w:r>
        <w:t>with K</w:t>
      </w:r>
      <w:r w:rsidR="006E4F8B">
        <w:t>eyboard</w:t>
      </w:r>
      <w:r>
        <w:t xml:space="preserve"> Response</w:t>
      </w:r>
      <w:bookmarkEnd w:id="12"/>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3" w:name="_Toc114485362"/>
      <w:r>
        <w:t>Prev</w:t>
      </w:r>
      <w:r w:rsidR="00C71547">
        <w:t>ious</w:t>
      </w:r>
      <w:r>
        <w:t xml:space="preserve"> </w:t>
      </w:r>
      <w:r w:rsidR="000438C2">
        <w:t>Priming Findings Made with Motion Tracking</w:t>
      </w:r>
      <w:bookmarkEnd w:id="13"/>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4" w:name="_Hlk110934244"/>
      <w:r w:rsidR="006C164D">
        <w:t xml:space="preserve">When responses were given via a keyboard, </w:t>
      </w:r>
      <w:bookmarkEnd w:id="14"/>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w:t>
      </w:r>
      <w:r w:rsidR="002C1CE0">
        <w:lastRenderedPageBreak/>
        <w:t>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5"/>
      <w:r w:rsidR="003C7FCB">
        <w:t>possibl</w:t>
      </w:r>
      <w:r w:rsidR="000475DF">
        <w:t>y</w:t>
      </w:r>
      <w:r w:rsidR="003C7FCB">
        <w:t xml:space="preserve"> more likely to express fluctuations in the decision </w:t>
      </w:r>
      <w:commentRangeEnd w:id="15"/>
      <w:r w:rsidR="00D25900">
        <w:rPr>
          <w:rStyle w:val="CommentReference"/>
        </w:rPr>
        <w:commentReference w:id="15"/>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6" w:name="_Toc114485363"/>
      <w:r>
        <w:t>Current Research</w:t>
      </w:r>
      <w:bookmarkEnd w:id="16"/>
    </w:p>
    <w:p w14:paraId="1B63E398" w14:textId="23EBAC53"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w:t>
      </w:r>
      <w:del w:id="17"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18"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19" w:author="Chen Heller" w:date="2023-01-03T15:53:00Z">
        <w:r w:rsidR="00783CC7">
          <w:t>Both measures were compared in a</w:t>
        </w:r>
      </w:ins>
      <w:ins w:id="20" w:author="Chen Heller" w:date="2023-01-03T15:03:00Z">
        <w:r w:rsidR="00203FB3">
          <w:t xml:space="preserve"> </w:t>
        </w:r>
      </w:ins>
      <w:r w:rsidR="00AA2BC2">
        <w:t xml:space="preserve">priming paradigm </w:t>
      </w:r>
      <w:r w:rsidR="00D21058">
        <w:t>following</w:t>
      </w:r>
      <w:r w:rsidR="00AA2BC2">
        <w:t xml:space="preserve"> </w:t>
      </w:r>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1" w:author="Chen Heller" w:date="2023-01-03T15:58:00Z">
        <w:r w:rsidR="00620379" w:rsidDel="00180C5B">
          <w:delText>In the first three experiments, I expected to find e</w:delText>
        </w:r>
      </w:del>
      <w:ins w:id="22" w:author="Chen Heller" w:date="2023-01-03T15:58:00Z">
        <w:r w:rsidR="00180C5B">
          <w:t>E</w:t>
        </w:r>
      </w:ins>
      <w:r w:rsidR="00620379">
        <w:t xml:space="preserve">vidence for a congruency effect </w:t>
      </w:r>
      <w:ins w:id="23" w:author="Chen Heller" w:date="2023-01-03T15:58:00Z">
        <w:r w:rsidR="00180C5B">
          <w:t xml:space="preserve">was expected </w:t>
        </w:r>
      </w:ins>
      <w:ins w:id="24" w:author="Chen Heller" w:date="2023-01-03T16:04:00Z">
        <w:r w:rsidR="00284FAB">
          <w:t>to be found</w:t>
        </w:r>
      </w:ins>
      <w:ins w:id="25" w:author="Chen Heller" w:date="2023-01-03T15:59:00Z">
        <w:r w:rsidR="003B1849">
          <w:t xml:space="preserve"> </w:t>
        </w:r>
      </w:ins>
      <w:r w:rsidR="00620379">
        <w:t>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del w:id="26"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27" w:author="Chen Heller" w:date="2023-01-03T15:58:00Z">
        <w:r w:rsidR="00180C5B">
          <w:t>T</w:t>
        </w:r>
      </w:ins>
      <w:r w:rsidR="00E3108A">
        <w:t xml:space="preserve">his congruency effect </w:t>
      </w:r>
      <w:ins w:id="28" w:author="Chen Heller" w:date="2023-01-03T15:58:00Z">
        <w:r w:rsidR="00180C5B">
          <w:t xml:space="preserve">was expected </w:t>
        </w:r>
      </w:ins>
      <w:r w:rsidR="00E3108A">
        <w:t xml:space="preserve">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7BBD10E9" w:rsidR="00BA41CF" w:rsidDel="00284FAB" w:rsidRDefault="008E682E" w:rsidP="006238E0">
      <w:pPr>
        <w:pStyle w:val="Heading2"/>
        <w:rPr>
          <w:del w:id="29" w:author="Chen Heller" w:date="2023-01-03T16:05:00Z"/>
        </w:rPr>
      </w:pPr>
      <w:bookmarkStart w:id="30" w:name="_Toc114485364"/>
      <w:del w:id="31" w:author="Chen Heller" w:date="2023-01-03T16:05:00Z">
        <w:r w:rsidDel="00284FAB">
          <w:lastRenderedPageBreak/>
          <w:delText>Pilot Experiment</w:delText>
        </w:r>
        <w:r w:rsidR="00ED60E1" w:rsidDel="00284FAB">
          <w:delText xml:space="preserve"> 1</w:delText>
        </w:r>
        <w:bookmarkEnd w:id="30"/>
      </w:del>
    </w:p>
    <w:p w14:paraId="4F322CBE" w14:textId="39008FD5" w:rsidR="00C3013B" w:rsidRPr="00C32066" w:rsidDel="00284FAB" w:rsidRDefault="003F5172" w:rsidP="008F398C">
      <w:pPr>
        <w:ind w:firstLine="0"/>
        <w:rPr>
          <w:del w:id="32" w:author="Chen Heller" w:date="2023-01-03T16:05:00Z"/>
        </w:rPr>
      </w:pPr>
      <w:del w:id="33"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34" w:author="Chen Heller" w:date="2023-01-03T16:06:00Z"/>
        </w:rPr>
      </w:pPr>
      <w:bookmarkStart w:id="35" w:name="_Toc114485365"/>
      <w:del w:id="36" w:author="Chen Heller" w:date="2023-01-03T16:06:00Z">
        <w:r w:rsidDel="007F6CA0">
          <w:delText>Methods</w:delText>
        </w:r>
        <w:bookmarkEnd w:id="35"/>
      </w:del>
    </w:p>
    <w:p w14:paraId="0D1ADB73" w14:textId="332E6FDB" w:rsidR="002057FC" w:rsidRPr="00C0305E" w:rsidDel="007F6CA0" w:rsidRDefault="002057FC" w:rsidP="006238E0">
      <w:pPr>
        <w:pStyle w:val="Heading4"/>
        <w:rPr>
          <w:del w:id="37" w:author="Chen Heller" w:date="2023-01-03T16:06:00Z"/>
        </w:rPr>
      </w:pPr>
      <w:bookmarkStart w:id="38" w:name="_Toc114485366"/>
      <w:del w:id="39" w:author="Chen Heller" w:date="2023-01-03T16:06:00Z">
        <w:r w:rsidRPr="00C0305E" w:rsidDel="007F6CA0">
          <w:delText>Participants</w:delText>
        </w:r>
        <w:bookmarkEnd w:id="38"/>
      </w:del>
    </w:p>
    <w:p w14:paraId="6A35019C" w14:textId="6134C3EE" w:rsidR="00422E34" w:rsidRPr="00422E34" w:rsidRDefault="00853F45" w:rsidP="008F398C">
      <w:pPr>
        <w:ind w:firstLine="0"/>
      </w:pPr>
      <w:del w:id="40"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41" w:author="Chen Heller" w:date="2023-01-03T16:08:00Z" w:name="move123654499"/>
      <w:moveFrom w:id="42"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41"/>
    </w:p>
    <w:p w14:paraId="2BD90709" w14:textId="76AEC67A" w:rsidR="002057FC" w:rsidDel="00E75FF4" w:rsidRDefault="002057FC" w:rsidP="006238E0">
      <w:pPr>
        <w:pStyle w:val="Heading4"/>
        <w:rPr>
          <w:moveFrom w:id="43" w:author="Chen Heller" w:date="2023-01-03T16:18:00Z"/>
        </w:rPr>
      </w:pPr>
      <w:bookmarkStart w:id="44" w:name="_Toc114485367"/>
      <w:moveFromRangeStart w:id="45" w:author="Chen Heller" w:date="2023-01-03T16:18:00Z" w:name="move123655117"/>
      <w:moveFrom w:id="46" w:author="Chen Heller" w:date="2023-01-03T16:18:00Z">
        <w:r w:rsidDel="00E75FF4">
          <w:t>Stimuli</w:t>
        </w:r>
        <w:bookmarkEnd w:id="44"/>
      </w:moveFrom>
    </w:p>
    <w:p w14:paraId="3CEDC9CA" w14:textId="0A6E7F58" w:rsidR="00647384" w:rsidDel="00E75FF4" w:rsidRDefault="00C3440C" w:rsidP="004570E3">
      <w:pPr>
        <w:ind w:firstLine="0"/>
        <w:rPr>
          <w:moveFrom w:id="47" w:author="Chen Heller" w:date="2023-01-03T16:18:00Z"/>
        </w:rPr>
      </w:pPr>
      <w:moveFrom w:id="48"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49"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50" w:author="Chen Heller" w:date="2023-01-03T16:18:00Z"/>
        </w:rPr>
      </w:pPr>
      <w:bookmarkStart w:id="51" w:name="_Toc114485368"/>
      <w:moveFrom w:id="52" w:author="Chen Heller" w:date="2023-01-03T16:18:00Z">
        <w:r w:rsidDel="00E75FF4">
          <w:lastRenderedPageBreak/>
          <w:t>Apparatus</w:t>
        </w:r>
        <w:bookmarkEnd w:id="51"/>
      </w:moveFrom>
    </w:p>
    <w:p w14:paraId="7405EC60" w14:textId="2B37001D" w:rsidR="007846C7" w:rsidRDefault="007846C7" w:rsidP="00533630">
      <w:pPr>
        <w:ind w:firstLine="0"/>
      </w:pPr>
      <w:moveFrom w:id="53"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away from the screen or closer. A system of 6 OptiTrack Flex 13 cameras by NaturalPoint, Inc. track</w:t>
        </w:r>
        <w:r w:rsidR="001B6994" w:rsidDel="00E75FF4">
          <w:t>ed</w:t>
        </w:r>
        <w:r w:rsidRPr="007846C7" w:rsidDel="00E75FF4">
          <w:t xml:space="preserve"> the 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45"/>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54" w:author="Chen Heller" w:date="2023-01-03T16:48:00Z"/>
        </w:rPr>
      </w:pPr>
      <w:moveFromRangeStart w:id="55" w:author="Chen Heller" w:date="2023-01-03T16:48:00Z" w:name="move123656900"/>
      <w:moveFrom w:id="56" w:author="Chen Heller" w:date="2023-01-03T16:48:00Z">
        <w:r w:rsidRPr="00127BFA" w:rsidDel="00854D68">
          <w:rPr>
            <w:noProof/>
          </w:rPr>
          <w:lastRenderedPageBreak/>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57" w:author="Chen Heller" w:date="2023-01-03T16:48:00Z"/>
        </w:rPr>
      </w:pPr>
      <w:moveFrom w:id="58" w:author="Chen Heller" w:date="2023-01-03T16:48:00Z">
        <w:r w:rsidDel="00854D68">
          <w:t xml:space="preserve">Figure </w:t>
        </w:r>
        <w:r w:rsidDel="00854D68">
          <w:fldChar w:fldCharType="begin"/>
        </w:r>
        <w:r w:rsidDel="00854D68">
          <w:instrText xml:space="preserve"> SEQ Figure \* ARABIC </w:instrText>
        </w:r>
        <w:r w:rsidDel="00854D68">
          <w:fldChar w:fldCharType="separate"/>
        </w:r>
        <w:r w:rsidR="0095479C" w:rsidDel="00854D68">
          <w:rPr>
            <w:noProof/>
          </w:rPr>
          <w:t>1</w:t>
        </w:r>
        <w:r w:rsidDel="00854D68">
          <w:rPr>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55"/>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59" w:author="Chen Heller" w:date="2023-01-03T16:48:00Z"/>
        </w:rPr>
      </w:pPr>
      <w:bookmarkStart w:id="60" w:name="_Toc114485369"/>
      <w:del w:id="61" w:author="Chen Heller" w:date="2023-01-03T16:48:00Z">
        <w:r w:rsidDel="00E65EFB">
          <w:lastRenderedPageBreak/>
          <w:delText>Procedure</w:delText>
        </w:r>
        <w:bookmarkEnd w:id="60"/>
      </w:del>
    </w:p>
    <w:p w14:paraId="006ADC8A" w14:textId="5E26FEA6" w:rsidR="00400416" w:rsidRPr="00400416" w:rsidDel="00E65EFB" w:rsidRDefault="00400416" w:rsidP="00723227">
      <w:pPr>
        <w:ind w:firstLine="0"/>
        <w:rPr>
          <w:moveFrom w:id="62" w:author="Chen Heller" w:date="2023-01-03T16:49:00Z"/>
        </w:rPr>
      </w:pPr>
      <w:moveFromRangeStart w:id="63" w:author="Chen Heller" w:date="2023-01-03T16:49:00Z" w:name="move123657010"/>
      <w:moveFrom w:id="64" w:author="Chen Heller" w:date="2023-01-03T16:49:00Z">
        <w:r w:rsidRPr="00400416" w:rsidDel="00E65EFB">
          <w:t>Each session include</w:t>
        </w:r>
        <w:r w:rsidR="004C19CF" w:rsidDel="00E65EFB">
          <w:t>d</w:t>
        </w:r>
        <w:r w:rsidRPr="00400416" w:rsidDel="00E65EFB">
          <w:t xml:space="preserve"> a practice block and </w:t>
        </w:r>
        <w:r w:rsidDel="00E65EFB">
          <w:t xml:space="preserve">twelve </w:t>
        </w:r>
        <w:r w:rsidRPr="00400416" w:rsidDel="00E65EFB">
          <w:t xml:space="preserve">test blocks of forty trials each (i.e., 40 practice trials and </w:t>
        </w:r>
        <w:r w:rsidDel="00E65EFB">
          <w:t xml:space="preserve">480 </w:t>
        </w:r>
        <w:r w:rsidRPr="00400416" w:rsidDel="00E65EFB">
          <w:t xml:space="preserve">test trials). Breaks </w:t>
        </w:r>
        <w:r w:rsidR="004C19CF" w:rsidDel="00E65EFB">
          <w:t xml:space="preserve">were </w:t>
        </w:r>
        <w:r w:rsidR="0024692C" w:rsidDel="00E65EFB">
          <w:t>given</w:t>
        </w:r>
        <w:r w:rsidR="0024692C" w:rsidRPr="00400416" w:rsidDel="00E65EFB">
          <w:t xml:space="preserve"> </w:t>
        </w:r>
        <w:r w:rsidRPr="00400416" w:rsidDel="00E65EFB">
          <w:t xml:space="preserve">between blocks. </w:t>
        </w:r>
        <w:r w:rsidR="0024692C" w:rsidDel="00E65EFB">
          <w:t>H</w:t>
        </w:r>
        <w:r w:rsidRPr="00400416" w:rsidDel="00E65EFB">
          <w:t xml:space="preserve">alf the trials </w:t>
        </w:r>
        <w:r w:rsidR="004C19CF" w:rsidDel="00E65EFB">
          <w:t xml:space="preserve">were </w:t>
        </w:r>
        <w:r w:rsidRPr="00400416" w:rsidDel="00E65EFB">
          <w:t xml:space="preserve">congruent and half incongruent, and half the targets </w:t>
        </w:r>
        <w:r w:rsidR="004C19CF" w:rsidDel="00E65EFB">
          <w:t xml:space="preserve">were </w:t>
        </w:r>
        <w:r w:rsidRPr="00400416" w:rsidDel="00E65EFB">
          <w:t xml:space="preserve">natural and half artificial. Stimuli order </w:t>
        </w:r>
        <w:r w:rsidR="00591CFE" w:rsidDel="00E65EFB">
          <w:t xml:space="preserve">in the experimental blocks </w:t>
        </w:r>
        <w:r w:rsidR="004C19CF" w:rsidDel="00E65EFB">
          <w:t xml:space="preserve">was </w:t>
        </w:r>
        <w:r w:rsidRPr="00400416" w:rsidDel="00E65EFB">
          <w:t xml:space="preserve">dictated by </w:t>
        </w:r>
        <w:r w:rsidR="002A64E7" w:rsidDel="00E65EFB">
          <w:t xml:space="preserve">a </w:t>
        </w:r>
        <w:r w:rsidRPr="00400416" w:rsidDel="00E65EFB">
          <w:t xml:space="preserve">list that </w:t>
        </w:r>
        <w:r w:rsidR="004C19CF" w:rsidDel="00E65EFB">
          <w:t xml:space="preserve">was </w:t>
        </w:r>
        <w:r w:rsidRPr="00400416" w:rsidDel="00E65EFB">
          <w:t xml:space="preserve">randomly sampled (without replacement) out of </w:t>
        </w:r>
        <w:r w:rsidR="002A64E7" w:rsidDel="00E65EFB">
          <w:t xml:space="preserve">ten </w:t>
        </w:r>
        <w:r w:rsidRPr="00400416" w:rsidDel="00E65EFB">
          <w:t xml:space="preserve">pre-composed lists of trial condition and stimulus. </w:t>
        </w:r>
        <w:r w:rsidR="0024692C" w:rsidDel="00E65EFB">
          <w:t xml:space="preserve">An additional </w:t>
        </w:r>
        <w:r w:rsidRPr="00400416" w:rsidDel="00E65EFB">
          <w:t>practice list</w:t>
        </w:r>
        <w:r w:rsidR="00222164" w:rsidDel="00E65EFB">
          <w:t xml:space="preserve"> </w:t>
        </w:r>
        <w:r w:rsidR="00DE4F36" w:rsidDel="00E65EFB">
          <w:t xml:space="preserve">was </w:t>
        </w:r>
        <w:r w:rsidR="0024692C" w:rsidDel="00E65EFB">
          <w:t xml:space="preserve">used </w:t>
        </w:r>
        <w:r w:rsidR="00222164" w:rsidDel="00E65EFB">
          <w:t>for a</w:t>
        </w:r>
        <w:r w:rsidR="00DE4F36" w:rsidDel="00E65EFB">
          <w:t>l</w:t>
        </w:r>
        <w:r w:rsidR="00222164" w:rsidDel="00E65EFB">
          <w:t>l participants.</w:t>
        </w:r>
        <w:r w:rsidRPr="00400416" w:rsidDel="00E65EFB">
          <w:t xml:space="preserve"> In each list, the order of words </w:t>
        </w:r>
        <w:r w:rsidR="00235843" w:rsidDel="00E65EFB">
          <w:t>wa</w:t>
        </w:r>
        <w:r w:rsidRPr="00400416" w:rsidDel="00E65EFB">
          <w:t xml:space="preserve">s pseudorandom, with the following constraints: (a) Each word </w:t>
        </w:r>
        <w:r w:rsidR="00DE4F36" w:rsidDel="00E65EFB">
          <w:t>was</w:t>
        </w:r>
        <w:r w:rsidRPr="00400416" w:rsidDel="00E65EFB">
          <w:t xml:space="preserve"> equally frequent as a target at the congruent and incongruent conditions; (b) All words </w:t>
        </w:r>
        <w:r w:rsidR="00CB5253" w:rsidDel="00E65EFB">
          <w:t xml:space="preserve">were </w:t>
        </w:r>
        <w:r w:rsidRPr="00400416" w:rsidDel="00E65EFB">
          <w:t>used as targets the same number of times; (c) A target never repeat</w:t>
        </w:r>
        <w:r w:rsidR="00CB5253" w:rsidDel="00E65EFB">
          <w:t>ed</w:t>
        </w:r>
        <w:r w:rsidRPr="00400416" w:rsidDel="00E65EFB">
          <w:t xml:space="preserve"> in the same block; (d) In the congruent condition the prime </w:t>
        </w:r>
        <w:r w:rsidR="00CB5253" w:rsidDel="00E65EFB">
          <w:t xml:space="preserve">was </w:t>
        </w:r>
        <w:r w:rsidRPr="00400416" w:rsidDel="00E65EFB">
          <w:t xml:space="preserve">identical to the target word; (e) In the incongruent condition, a prime which doesn't share letters in common locations with the target </w:t>
        </w:r>
        <w:r w:rsidR="00CB5253" w:rsidDel="00E65EFB">
          <w:t xml:space="preserve">was </w:t>
        </w:r>
        <w:r w:rsidRPr="00400416" w:rsidDel="00E65EFB">
          <w:t>selected from the alternative category (artificial/natural). For example, in the congruent condition</w:t>
        </w:r>
        <w:r w:rsidR="00235843" w:rsidDel="00E65EFB">
          <w:t>, the word</w:t>
        </w:r>
        <w:r w:rsidRPr="00400416" w:rsidDel="00E65EFB">
          <w:t xml:space="preserve"> "phone" </w:t>
        </w:r>
        <w:r w:rsidR="00097F67" w:rsidDel="00E65EFB">
          <w:t xml:space="preserve">would </w:t>
        </w:r>
        <w:r w:rsidRPr="00400416" w:rsidDel="00E65EFB">
          <w:t xml:space="preserve">be preceded by "PHONE", while in the incongruent condition it </w:t>
        </w:r>
        <w:r w:rsidR="00CB5253" w:rsidDel="00E65EFB">
          <w:t xml:space="preserve">could </w:t>
        </w:r>
        <w:r w:rsidRPr="00400416" w:rsidDel="00E65EFB">
          <w:t xml:space="preserve">be preceded by "GRASS". Each prime </w:t>
        </w:r>
        <w:r w:rsidR="00CB5253" w:rsidDel="00E65EFB">
          <w:t xml:space="preserve">was </w:t>
        </w:r>
        <w:r w:rsidRPr="00400416" w:rsidDel="00E65EFB">
          <w:t>further paired with a random distractor from the same category (artificial/natural) to be used in the prime recognition task. The distractor share</w:t>
        </w:r>
        <w:r w:rsidR="00D1564D" w:rsidDel="00E65EFB">
          <w:t xml:space="preserve">d </w:t>
        </w:r>
        <w:r w:rsidRPr="00400416" w:rsidDel="00E65EFB">
          <w:t>no letters in common locations with the prime, so seeing one letter only suffice</w:t>
        </w:r>
        <w:r w:rsidR="00D1564D" w:rsidDel="00E65EFB">
          <w:t>d</w:t>
        </w:r>
        <w:r w:rsidRPr="00400416" w:rsidDel="00E65EFB">
          <w:t xml:space="preserve"> for correct discrimination.</w:t>
        </w:r>
      </w:moveFrom>
    </w:p>
    <w:p w14:paraId="1E9B4EF6" w14:textId="16C27411" w:rsidR="00400416" w:rsidRDefault="00400416" w:rsidP="008D13A3">
      <w:moveFrom w:id="65" w:author="Chen Heller" w:date="2023-01-03T16:49:00Z">
        <w:r w:rsidRPr="00400416" w:rsidDel="00E65EFB">
          <w:t>The procedure closely follow</w:t>
        </w:r>
        <w:r w:rsidR="00D1564D" w:rsidDel="00E65EFB">
          <w:t>ed</w:t>
        </w:r>
        <w:r w:rsidRPr="00400416" w:rsidDel="00E65EFB">
          <w:t xml:space="preserve"> the one used in</w:t>
        </w:r>
        <w:r w:rsidR="00CA3673" w:rsidDel="00E65EFB">
          <w:t xml:space="preserve"> </w:t>
        </w:r>
        <w:r w:rsidR="00CA3673" w:rsidDel="00E65EFB">
          <w:fldChar w:fldCharType="begin"/>
        </w:r>
        <w:r w:rsidR="00364024" w:rsidDel="00E65EFB">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rsidDel="00E65EFB">
          <w:fldChar w:fldCharType="separate"/>
        </w:r>
        <w:r w:rsidR="008D13A3" w:rsidRPr="008D13A3" w:rsidDel="00E65EFB">
          <w:rPr>
            <w:rFonts w:ascii="Times New Roman" w:hAnsi="Times New Roman" w:cs="Times New Roman"/>
          </w:rPr>
          <w:t xml:space="preserve">Dehaene et al. </w:t>
        </w:r>
        <w:r w:rsidR="008D13A3" w:rsidDel="00E65EFB">
          <w:rPr>
            <w:rFonts w:ascii="Times New Roman" w:hAnsi="Times New Roman" w:cs="Times New Roman"/>
          </w:rPr>
          <w:t>(</w:t>
        </w:r>
        <w:r w:rsidR="008D13A3" w:rsidRPr="008D13A3" w:rsidDel="00E65EFB">
          <w:rPr>
            <w:rFonts w:ascii="Times New Roman" w:hAnsi="Times New Roman" w:cs="Times New Roman"/>
          </w:rPr>
          <w:t>2001)</w:t>
        </w:r>
        <w:r w:rsidR="00CA3673" w:rsidDel="00E65EFB">
          <w:fldChar w:fldCharType="end"/>
        </w:r>
        <w:r w:rsidR="006F655C" w:rsidDel="00E65EFB">
          <w:t>, yet in a motion tracking setup</w:t>
        </w:r>
        <w:r w:rsidR="004124F4" w:rsidDel="00E65EFB">
          <w:t xml:space="preserve">. </w:t>
        </w:r>
        <w:r w:rsidRPr="00400416" w:rsidDel="00E65EFB">
          <w:t>Every trial consist</w:t>
        </w:r>
        <w:r w:rsidR="00D1564D" w:rsidDel="00E65EFB">
          <w:t>ed</w:t>
        </w:r>
        <w:r w:rsidRPr="00400416" w:rsidDel="00E65EFB">
          <w:t xml:space="preserve"> of a fixation cross (1000ms), a first mask (270ms), a second mask (30ms), a prime word (30ms), a third mask (30ms) and a target (500ms). Once the target </w:t>
        </w:r>
        <w:r w:rsidR="00D1564D" w:rsidDel="00E65EFB">
          <w:t xml:space="preserve">was </w:t>
        </w:r>
        <w:r w:rsidRPr="00400416" w:rsidDel="00E65EFB">
          <w:t>displayed, participants classif</w:t>
        </w:r>
        <w:r w:rsidR="00D1564D" w:rsidDel="00E65EFB">
          <w:t>ied</w:t>
        </w:r>
        <w:r w:rsidRPr="00400416" w:rsidDel="00E65EFB">
          <w:t xml:space="preserve"> the target word as describing a natural / artificial item by </w:t>
        </w:r>
        <w:r w:rsidR="004124F4" w:rsidDel="00E65EFB">
          <w:t xml:space="preserve">reaching </w:t>
        </w:r>
        <w:r w:rsidRPr="00400416" w:rsidDel="00E65EFB">
          <w:t xml:space="preserve">the side of the screen that contains the appropriate category </w:t>
        </w:r>
        <w:r w:rsidR="001E74D8" w:rsidDel="00E65EFB">
          <w:t>(</w:t>
        </w:r>
        <w:r w:rsidR="001E74D8" w:rsidDel="00E65EFB">
          <w:fldChar w:fldCharType="begin"/>
        </w:r>
        <w:r w:rsidR="001E74D8" w:rsidDel="00E65EFB">
          <w:instrText xml:space="preserve"> REF _Ref114472325 \h </w:instrText>
        </w:r>
        <w:r w:rsidR="001E74D8" w:rsidDel="00E65EFB">
          <w:fldChar w:fldCharType="separate"/>
        </w:r>
        <w:r w:rsidR="001E74D8" w:rsidDel="00E65EFB">
          <w:t xml:space="preserve">Figure </w:t>
        </w:r>
        <w:r w:rsidR="001E74D8" w:rsidDel="00E65EFB">
          <w:rPr>
            <w:noProof/>
          </w:rPr>
          <w:t>2</w:t>
        </w:r>
        <w:r w:rsidR="001E74D8" w:rsidDel="00E65EFB">
          <w:fldChar w:fldCharType="end"/>
        </w:r>
        <w:r w:rsidRPr="00400416" w:rsidDel="00E65EFB">
          <w:fldChar w:fldCharType="begin"/>
        </w:r>
        <w:r w:rsidRPr="00400416" w:rsidDel="00E65EFB">
          <w:instrText xml:space="preserve"> REF _Ref106198697 \h </w:instrText>
        </w:r>
        <w:r w:rsidR="006238E0" w:rsidDel="00E65EFB">
          <w:instrText xml:space="preserve"> \* MERGEFORMAT </w:instrText>
        </w:r>
        <w:r w:rsidR="00000000" w:rsidDel="00E65EFB">
          <w:fldChar w:fldCharType="separate"/>
        </w:r>
        <w:r w:rsidRPr="00400416" w:rsidDel="00E65EFB">
          <w:fldChar w:fldCharType="end"/>
        </w:r>
        <w:r w:rsidRPr="00400416" w:rsidDel="00E65EFB">
          <w:t xml:space="preserve">). </w:t>
        </w:r>
        <w:r w:rsidR="00343DE9" w:rsidDel="00E65EFB">
          <w:t>R</w:t>
        </w:r>
        <w:r w:rsidRPr="00400416" w:rsidDel="00E65EFB">
          <w:t xml:space="preserve">esponses </w:t>
        </w:r>
        <w:r w:rsidR="00D1564D" w:rsidDel="00E65EFB">
          <w:t xml:space="preserve">had to </w:t>
        </w:r>
        <w:r w:rsidR="00343DE9" w:rsidDel="00E65EFB">
          <w:t>be provided within a 1500ms time window from target presentation.</w:t>
        </w:r>
        <w:r w:rsidRPr="00400416" w:rsidDel="00E65EFB">
          <w:t xml:space="preserve"> Movement </w:t>
        </w:r>
        <w:r w:rsidR="0085649F" w:rsidDel="00E65EFB">
          <w:t>duration</w:t>
        </w:r>
        <w:r w:rsidR="0085649F" w:rsidRPr="00400416" w:rsidDel="00E65EFB">
          <w:t xml:space="preserve"> </w:t>
        </w:r>
        <w:r w:rsidR="00E740B6" w:rsidDel="00E65EFB">
          <w:t>was defined as the time between</w:t>
        </w:r>
        <w:r w:rsidR="00E740B6" w:rsidRPr="00400416" w:rsidDel="00E65EFB">
          <w:t xml:space="preserve"> </w:t>
        </w:r>
        <w:r w:rsidR="00A55E0D" w:rsidDel="00E65EFB">
          <w:t xml:space="preserve">target </w:t>
        </w:r>
        <w:r w:rsidR="00E740B6" w:rsidDel="00E65EFB">
          <w:t>onset</w:t>
        </w:r>
        <w:r w:rsidR="00A55E0D" w:rsidDel="00E65EFB">
          <w:t xml:space="preserve"> </w:t>
        </w:r>
        <w:r w:rsidR="006F655C" w:rsidDel="00E65EFB">
          <w:t>and the point whe</w:t>
        </w:r>
        <w:r w:rsidRPr="00400416" w:rsidDel="00E65EFB">
          <w:t xml:space="preserve">n </w:t>
        </w:r>
        <w:r w:rsidR="007851B9" w:rsidDel="00E65EFB">
          <w:t xml:space="preserve">the finger </w:t>
        </w:r>
        <w:r w:rsidR="00CE2ED4" w:rsidDel="00E65EFB">
          <w:t>was</w:t>
        </w:r>
        <w:r w:rsidRPr="00400416" w:rsidDel="00E65EFB">
          <w:t xml:space="preserve"> </w:t>
        </w:r>
        <w:r w:rsidR="009A3E90" w:rsidDel="00E65EFB">
          <w:t>3</w:t>
        </w:r>
        <w:r w:rsidRPr="00400416" w:rsidDel="00E65EFB">
          <w:t xml:space="preserve">cm away from the screen or </w:t>
        </w:r>
        <w:r w:rsidRPr="00400416" w:rsidDel="00E65EFB">
          <w:lastRenderedPageBreak/>
          <w:t>closer (on the Z axis)</w:t>
        </w:r>
        <w:r w:rsidR="004E674D" w:rsidDel="00E65EFB">
          <w:t>.</w:t>
        </w:r>
        <w:r w:rsidR="009A3E90" w:rsidDel="00E65EFB">
          <w:t xml:space="preserve"> </w:t>
        </w:r>
        <w:r w:rsidR="006F655C" w:rsidDel="00E65EFB">
          <w:t>Responses slower than 1500ms were followed by "Move faster" feedback.</w:t>
        </w:r>
        <w:r w:rsidR="006F655C" w:rsidRPr="00400416" w:rsidDel="00E65EFB">
          <w:t xml:space="preserve"> </w:t>
        </w:r>
        <w:r w:rsidRPr="00400416" w:rsidDel="00E65EFB">
          <w:t>After Classifying the targets, the participant</w:t>
        </w:r>
        <w:r w:rsidR="00492654" w:rsidDel="00E65EFB">
          <w:t>s were</w:t>
        </w:r>
        <w:r w:rsidR="00CE2ED4" w:rsidDel="00E65EFB">
          <w:t xml:space="preserve"> </w:t>
        </w:r>
        <w:r w:rsidRPr="00400416" w:rsidDel="00E65EFB">
          <w:t xml:space="preserve">asked to recognize the prime as an objective measure of prime awareness. Participants </w:t>
        </w:r>
        <w:r w:rsidR="00E31408" w:rsidDel="00E65EFB">
          <w:t xml:space="preserve">were </w:t>
        </w:r>
        <w:r w:rsidRPr="00400416" w:rsidDel="00E65EFB">
          <w:t xml:space="preserve">presented with two words – the prime and another word from the same category. Response </w:t>
        </w:r>
        <w:r w:rsidR="00E31408" w:rsidDel="00E65EFB">
          <w:t xml:space="preserve">was </w:t>
        </w:r>
        <w:r w:rsidRPr="00400416" w:rsidDel="00E65EFB">
          <w:t xml:space="preserve">given in an identical fashion to the target classification task, within a </w:t>
        </w:r>
        <w:r w:rsidR="001F1A45" w:rsidDel="00E65EFB">
          <w:t xml:space="preserve">5 </w:t>
        </w:r>
        <w:r w:rsidRPr="00400416" w:rsidDel="00E65EFB">
          <w:t xml:space="preserve">seconds response window. </w:t>
        </w:r>
        <w:r w:rsidR="00086E17" w:rsidDel="00E65EFB">
          <w:t>Then</w:t>
        </w:r>
        <w:r w:rsidRPr="00400416" w:rsidDel="00E65EFB">
          <w:t xml:space="preserve">, a subjective measure of prime awareness </w:t>
        </w:r>
        <w:r w:rsidR="00E31408" w:rsidDel="00E65EFB">
          <w:t xml:space="preserve">was </w:t>
        </w:r>
        <w:r w:rsidRPr="00400416" w:rsidDel="00E65EFB">
          <w:t>taken, using the Perceptual Awareness Scale (PAS</w:t>
        </w:r>
        <w:r w:rsidR="00941B2F" w:rsidDel="00E65EFB">
          <w:t>;</w:t>
        </w:r>
        <w:r w:rsidR="00BB389B" w:rsidDel="00E65EFB">
          <w:t xml:space="preserve"> </w:t>
        </w:r>
        <w:r w:rsidR="00941B2F" w:rsidDel="00E65EFB">
          <w:fldChar w:fldCharType="begin"/>
        </w:r>
        <w:r w:rsidR="008D13A3" w:rsidDel="00E65EFB">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rsidDel="00E65EFB">
          <w:fldChar w:fldCharType="separate"/>
        </w:r>
        <w:r w:rsidR="00941B2F" w:rsidRPr="00941B2F" w:rsidDel="00E65EFB">
          <w:rPr>
            <w:rFonts w:ascii="Times New Roman" w:hAnsi="Times New Roman" w:cs="Times New Roman"/>
          </w:rPr>
          <w:t>Sandberg &amp; Overgaard, 2015)</w:t>
        </w:r>
        <w:r w:rsidR="00941B2F" w:rsidDel="00E65EFB">
          <w:fldChar w:fldCharType="end"/>
        </w:r>
        <w:r w:rsidRPr="00400416" w:rsidDel="00E65EFB">
          <w:t>. Participants use</w:t>
        </w:r>
        <w:r w:rsidR="00E31408" w:rsidDel="00E65EFB">
          <w:t>d</w:t>
        </w:r>
        <w:r w:rsidRPr="00400416" w:rsidDel="00E65EFB">
          <w:t xml:space="preserve"> the</w:t>
        </w:r>
        <w:r w:rsidR="00253BED" w:rsidDel="00E65EFB">
          <w:t xml:space="preserve"> </w:t>
        </w:r>
        <w:r w:rsidRPr="00400416" w:rsidDel="00E65EFB">
          <w:t>keyboard numbers</w:t>
        </w:r>
        <w:r w:rsidR="00253BED" w:rsidDel="00E65EFB">
          <w:t xml:space="preserve"> </w:t>
        </w:r>
        <w:r w:rsidRPr="00400416" w:rsidDel="00E65EFB">
          <w:t xml:space="preserve">1-4 to rate how well did they see the prime (1 – "Didn't see anything", 2 – "Saw something vaguely, but can't say what it is", 3 – "Saw part of the prime clearly", 4 – "Saw the whole prime clearly"). Finally, participants </w:t>
        </w:r>
        <w:r w:rsidR="009C3535" w:rsidDel="00E65EFB">
          <w:t xml:space="preserve">were asked </w:t>
        </w:r>
        <w:r w:rsidRPr="00400416" w:rsidDel="00E65EFB">
          <w:t>to return their finger to the starting point.</w:t>
        </w:r>
      </w:moveFrom>
      <w:moveFromRangeEnd w:id="63"/>
    </w:p>
    <w:p w14:paraId="735EB056" w14:textId="77777777" w:rsidR="000D064C" w:rsidRDefault="000D064C" w:rsidP="008D13A3"/>
    <w:p w14:paraId="368B1290" w14:textId="1DB41FCF" w:rsidR="0095479C" w:rsidDel="00E65EFB" w:rsidRDefault="004058A7" w:rsidP="0095479C">
      <w:pPr>
        <w:pStyle w:val="NoSpacing"/>
        <w:keepNext/>
        <w:bidi w:val="0"/>
        <w:rPr>
          <w:moveFrom w:id="66" w:author="Chen Heller" w:date="2023-01-03T16:50:00Z"/>
        </w:rPr>
      </w:pPr>
      <w:moveFromRangeStart w:id="67" w:author="Chen Heller" w:date="2023-01-03T16:50:00Z" w:name="move123657044"/>
      <w:moveFrom w:id="68"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69" w:author="Chen Heller" w:date="2023-01-03T16:50:00Z"/>
        </w:rPr>
      </w:pPr>
      <w:moveFrom w:id="70" w:author="Chen Heller" w:date="2023-01-03T16:50:00Z">
        <w:r w:rsidDel="00E65EFB">
          <w:t xml:space="preserve">Figure </w:t>
        </w:r>
        <w:r w:rsidDel="00E65EFB">
          <w:fldChar w:fldCharType="begin"/>
        </w:r>
        <w:r w:rsidDel="00E65EFB">
          <w:instrText xml:space="preserve"> SEQ Figure \* ARABIC </w:instrText>
        </w:r>
        <w:r w:rsidDel="00E65EFB">
          <w:fldChar w:fldCharType="separate"/>
        </w:r>
        <w:r w:rsidDel="00E65EFB">
          <w:rPr>
            <w:noProof/>
          </w:rPr>
          <w:t>2</w:t>
        </w:r>
        <w:r w:rsidDel="00E65EFB">
          <w:rPr>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67"/>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71" w:author="Chen Heller" w:date="2023-01-03T17:26:00Z"/>
        </w:rPr>
      </w:pPr>
      <w:bookmarkStart w:id="72" w:name="_Toc114485370"/>
      <w:moveFromRangeStart w:id="73" w:author="Chen Heller" w:date="2023-01-03T17:26:00Z" w:name="move123659235"/>
      <w:moveFrom w:id="74" w:author="Chen Heller" w:date="2023-01-03T17:26:00Z">
        <w:r w:rsidDel="001F1330">
          <w:t>Trajectory p</w:t>
        </w:r>
        <w:r w:rsidR="00B33642" w:rsidDel="001F1330">
          <w:t>reprocessing</w:t>
        </w:r>
        <w:bookmarkEnd w:id="72"/>
      </w:moveFrom>
    </w:p>
    <w:p w14:paraId="597DB305" w14:textId="15203F59" w:rsidR="00B33642" w:rsidRPr="00B33642" w:rsidRDefault="001E0823" w:rsidP="00723227">
      <w:pPr>
        <w:ind w:firstLine="0"/>
      </w:pPr>
      <w:moveFrom w:id="75"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76"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73"/>
      </w:moveFrom>
    </w:p>
    <w:p w14:paraId="1B7E9AD3" w14:textId="0BCFD95E" w:rsidR="001E0823" w:rsidRDefault="001E0823" w:rsidP="006238E0">
      <w:pPr>
        <w:pStyle w:val="Heading3"/>
      </w:pPr>
      <w:bookmarkStart w:id="77" w:name="_Toc114485371"/>
      <w:commentRangeStart w:id="78"/>
      <w:r>
        <w:t>Variables extraction</w:t>
      </w:r>
      <w:bookmarkEnd w:id="77"/>
      <w:commentRangeEnd w:id="78"/>
      <w:r w:rsidR="00812047">
        <w:rPr>
          <w:rStyle w:val="CommentReference"/>
          <w:rFonts w:asciiTheme="majorBidi" w:eastAsiaTheme="minorEastAsia" w:hAnsiTheme="majorBidi" w:cstheme="majorBidi"/>
          <w:b w:val="0"/>
          <w:bCs w:val="0"/>
          <w:kern w:val="0"/>
          <w:lang w:eastAsia="en-US" w:bidi="he-IL"/>
        </w:rPr>
        <w:commentReference w:id="78"/>
      </w:r>
    </w:p>
    <w:p w14:paraId="3FD2B015" w14:textId="43A935B9" w:rsidR="001E0823" w:rsidRDefault="00AA1B21" w:rsidP="00723227">
      <w:pPr>
        <w:ind w:firstLine="0"/>
      </w:pPr>
      <w:r>
        <w:t xml:space="preserve">The congruency effect was estimated </w:t>
      </w:r>
      <w:r w:rsidR="00D542A7">
        <w:t>with</w:t>
      </w:r>
      <w:r>
        <w:t xml:space="preserve"> </w:t>
      </w:r>
      <w:r w:rsidR="0079639D">
        <w:t xml:space="preserve">five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commentRangeStart w:id="79"/>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w:t>
      </w:r>
      <w:r w:rsidR="006400A3" w:rsidRPr="009F43BB">
        <w:rPr>
          <w:i/>
          <w:iCs/>
        </w:rPr>
        <w:t>Movement offset</w:t>
      </w:r>
      <w:r w:rsidR="006400A3">
        <w:t xml:space="preserve">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commentRangeEnd w:id="79"/>
      <w:r w:rsidR="00812047">
        <w:rPr>
          <w:rStyle w:val="CommentReference"/>
        </w:rPr>
        <w:commentReference w:id="79"/>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6AF08300" w:rsidR="003F77CF" w:rsidDel="001036D3" w:rsidRDefault="003F77CF" w:rsidP="006238E0">
      <w:pPr>
        <w:pStyle w:val="Heading3"/>
        <w:rPr>
          <w:del w:id="80" w:author="Chen Heller" w:date="2023-01-03T17:37:00Z"/>
        </w:rPr>
      </w:pPr>
      <w:bookmarkStart w:id="81" w:name="_Toc114485372"/>
      <w:del w:id="82" w:author="Chen Heller" w:date="2023-01-03T17:37:00Z">
        <w:r w:rsidDel="001036D3">
          <w:delText>Exclusion criteria</w:delText>
        </w:r>
        <w:bookmarkEnd w:id="81"/>
      </w:del>
    </w:p>
    <w:p w14:paraId="278BD072" w14:textId="6D8808A6" w:rsidR="00823CFE" w:rsidRDefault="00F70C75" w:rsidP="00723227">
      <w:pPr>
        <w:ind w:firstLine="0"/>
      </w:pPr>
      <w:moveFromRangeStart w:id="83" w:author="Chen Heller" w:date="2023-01-03T17:37:00Z" w:name="move123659894"/>
      <w:moveFrom w:id="84"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83"/>
    </w:p>
    <w:p w14:paraId="459C7EAD" w14:textId="3C2FA502" w:rsidR="000E1974" w:rsidRDefault="002057FC" w:rsidP="006238E0">
      <w:pPr>
        <w:pStyle w:val="Heading3"/>
      </w:pPr>
      <w:bookmarkStart w:id="85" w:name="_Toc114485373"/>
      <w:r>
        <w:t>Results</w:t>
      </w:r>
      <w:bookmarkEnd w:id="85"/>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6F29561" w14:textId="51F3C4C9" w:rsidR="000C2F18" w:rsidRDefault="00EE27A0" w:rsidP="001F2A95">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3251EA">
        <w:t xml:space="preserve">Supplementary Figure </w:t>
      </w:r>
      <w:r w:rsidR="003251EA">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xml:space="preserve">. In addition, normality of the residuals was tested with </w:t>
      </w:r>
      <w:r w:rsidR="0034613B">
        <w:t xml:space="preserve">a </w:t>
      </w:r>
      <w:r w:rsidR="00754A46">
        <w:t>QQ-plot</w:t>
      </w:r>
      <w:r w:rsidR="00406C31">
        <w:t>,</w:t>
      </w:r>
      <w:r w:rsidR="00754A46">
        <w:t xml:space="preserve"> and </w:t>
      </w:r>
      <w:r w:rsidR="00406C31">
        <w:t xml:space="preserve">a permutation test </w:t>
      </w:r>
      <w:r w:rsidR="00B148DB">
        <w:t>(</w:t>
      </w:r>
      <w:r w:rsidR="00B148DB">
        <w:fldChar w:fldCharType="begin"/>
      </w:r>
      <w:r w:rsidR="004903FB">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was use</w:t>
      </w:r>
      <w:r w:rsidR="002A6955">
        <w:t>d</w:t>
      </w:r>
      <w:r w:rsidR="00406C31">
        <w:t xml:space="preserve"> to assess differences in </w:t>
      </w:r>
      <w:r w:rsidR="00145C16">
        <w:t xml:space="preserve">variables that did not pass </w:t>
      </w:r>
      <w:r w:rsidR="00406C31">
        <w:t>the normality</w:t>
      </w:r>
      <w:r w:rsidR="008043D7">
        <w:t xml:space="preserve"> test</w:t>
      </w:r>
      <w:r w:rsidR="00006F56">
        <w:t xml:space="preserve"> (</w:t>
      </w:r>
      <w:r w:rsidR="00DF51BA">
        <w:t>f</w:t>
      </w:r>
      <w:r w:rsidR="00006F56">
        <w:t>or a list</w:t>
      </w:r>
      <w:r w:rsidR="002A45A3">
        <w:t xml:space="preserve"> </w:t>
      </w:r>
      <w:r w:rsidR="00006F56">
        <w:t xml:space="preserve">of </w:t>
      </w:r>
      <w:r w:rsidR="00424D9F">
        <w:t xml:space="preserve">such </w:t>
      </w:r>
      <w:r w:rsidR="00006F56">
        <w:t>variables see</w:t>
      </w:r>
      <w:r w:rsidR="00243F3B">
        <w:t xml:space="preserve"> </w:t>
      </w:r>
      <w:r w:rsidR="00BB21CF">
        <w:lastRenderedPageBreak/>
        <w:fldChar w:fldCharType="begin"/>
      </w:r>
      <w:r w:rsidR="00BB21CF">
        <w:instrText xml:space="preserve"> REF _Ref114128122 \h </w:instrText>
      </w:r>
      <w:r w:rsidR="00BB21CF">
        <w:fldChar w:fldCharType="separate"/>
      </w:r>
      <w:r w:rsidR="003251EA">
        <w:t xml:space="preserve">Supplementary Figure </w:t>
      </w:r>
      <w:r w:rsidR="003251EA">
        <w:rPr>
          <w:noProof/>
        </w:rPr>
        <w:t>2</w:t>
      </w:r>
      <w:r w:rsidR="00BB21CF">
        <w:fldChar w:fldCharType="end"/>
      </w:r>
      <w:r w:rsidR="0019704E">
        <w:t>)</w:t>
      </w:r>
      <w:r w:rsidR="00877E08">
        <w:t xml:space="preserve">. </w:t>
      </w:r>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3251EA">
        <w:t xml:space="preserve">Figure </w:t>
      </w:r>
      <w:r w:rsidR="003251EA">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bookmarkStart w:id="86" w:name="_Ref114067851"/>
      <w:r w:rsidR="001F2A95">
        <w:fldChar w:fldCharType="begin"/>
      </w:r>
      <w:r w:rsidR="001F2A95">
        <w:instrText xml:space="preserve"> REF _Ref114471021 \h </w:instrText>
      </w:r>
      <w:r w:rsidR="001F2A95">
        <w:fldChar w:fldCharType="separate"/>
      </w:r>
      <w:r w:rsidR="003251EA">
        <w:t xml:space="preserve">Table </w:t>
      </w:r>
      <w:r w:rsidR="003251EA">
        <w:rPr>
          <w:noProof/>
        </w:rPr>
        <w:t>1</w:t>
      </w:r>
      <w:r w:rsidR="001F2A95">
        <w:fldChar w:fldCharType="end"/>
      </w:r>
      <w:r w:rsidR="001F2A95">
        <w:t>).</w:t>
      </w:r>
    </w:p>
    <w:p w14:paraId="01772DC4" w14:textId="786DB017" w:rsidR="001F2A95" w:rsidRDefault="001F2A95">
      <w:pPr>
        <w:jc w:val="left"/>
      </w:pPr>
      <w:r>
        <w:br w:type="page"/>
      </w:r>
    </w:p>
    <w:p w14:paraId="77E035F3" w14:textId="57D5B39F" w:rsidR="004545CA" w:rsidRDefault="004545CA" w:rsidP="00EE3C0C">
      <w:pPr>
        <w:pStyle w:val="Caption"/>
        <w:keepNext/>
      </w:pPr>
      <w:bookmarkStart w:id="87" w:name="_Ref114471021"/>
      <w:r>
        <w:lastRenderedPageBreak/>
        <w:t xml:space="preserve">Table </w:t>
      </w:r>
      <w:fldSimple w:instr=" SEQ Table \* ARABIC ">
        <w:r w:rsidR="003251EA">
          <w:rPr>
            <w:noProof/>
          </w:rPr>
          <w:t>1</w:t>
        </w:r>
      </w:fldSimple>
      <w:bookmarkEnd w:id="86"/>
      <w:bookmarkEnd w:id="87"/>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r>
              <w:rPr>
                <w:b/>
                <w:bCs/>
              </w:rPr>
              <w:t>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395A41CB" w:rsidR="00DC6616" w:rsidRDefault="00DC6616" w:rsidP="00EA2CED">
            <w:pPr>
              <w:ind w:firstLine="0"/>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r w:rsidR="002D5D25">
              <w:rPr>
                <w:sz w:val="22"/>
                <w:szCs w:val="22"/>
              </w:rPr>
              <w:t>D</w:t>
            </w:r>
            <w:r w:rsidR="002D5D25" w:rsidRPr="00EA2CED">
              <w:rPr>
                <w:sz w:val="22"/>
                <w:szCs w:val="22"/>
              </w:rPr>
              <w:t xml:space="preserve">egrees </w:t>
            </w:r>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25BA8F34" w14:textId="77777777" w:rsidR="00694848" w:rsidRDefault="00694848">
      <w:pPr>
        <w:jc w:val="left"/>
      </w:pPr>
      <w:r>
        <w:br w:type="page"/>
      </w:r>
    </w:p>
    <w:p w14:paraId="5D8CD174" w14:textId="2C5DCE28" w:rsidR="005A4C44" w:rsidRPr="005A4C44" w:rsidRDefault="005A4C44" w:rsidP="005A4C44">
      <w:pPr>
        <w:ind w:firstLine="0"/>
      </w:pPr>
      <w:r w:rsidRPr="005A4C44">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5F456A07" w:rsidR="00106015" w:rsidRDefault="00A63387" w:rsidP="008D35B7">
      <w:pPr>
        <w:pStyle w:val="Caption"/>
      </w:pPr>
      <w:bookmarkStart w:id="88" w:name="_Ref113876063"/>
      <w:r>
        <w:t xml:space="preserve">Figure </w:t>
      </w:r>
      <w:fldSimple w:instr=" SEQ Figure \* ARABIC ">
        <w:r w:rsidR="0095479C">
          <w:rPr>
            <w:noProof/>
          </w:rPr>
          <w:t>3</w:t>
        </w:r>
      </w:fldSimple>
      <w:bookmarkEnd w:id="88"/>
      <w:r>
        <w:t xml:space="preserve">. </w:t>
      </w:r>
      <w:bookmarkStart w:id="89"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89"/>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90" w:name="_Toc114485374"/>
      <w:r>
        <w:t>Discussion</w:t>
      </w:r>
      <w:bookmarkEnd w:id="90"/>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91" w:name="_Toc114485375"/>
      <w:r>
        <w:t xml:space="preserve">Pilot </w:t>
      </w:r>
      <w:r w:rsidR="00ED60E1">
        <w:t>Exp</w:t>
      </w:r>
      <w:r>
        <w:t>eriment</w:t>
      </w:r>
      <w:r w:rsidR="00ED60E1">
        <w:t xml:space="preserve"> 2</w:t>
      </w:r>
      <w:bookmarkEnd w:id="91"/>
    </w:p>
    <w:p w14:paraId="43984158" w14:textId="023757BE"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r w:rsidR="00B35555">
        <w:t>-</w:t>
      </w:r>
      <w:r w:rsidR="000610E4">
        <w:t xml:space="preserve">window given for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1E5B807A" w14:textId="011479FD" w:rsidR="002D5D25" w:rsidRPr="00272765" w:rsidRDefault="002945D9" w:rsidP="00694848">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lastRenderedPageBreak/>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19BBC9B1" w14:textId="034D8A83" w:rsidR="007429C1" w:rsidRPr="00BA41CF" w:rsidDel="00B23456" w:rsidRDefault="007429C1" w:rsidP="006238E0">
      <w:pPr>
        <w:pStyle w:val="Heading3"/>
        <w:rPr>
          <w:del w:id="92" w:author="Chen Heller" w:date="2023-01-03T17:25:00Z"/>
        </w:rPr>
      </w:pPr>
      <w:bookmarkStart w:id="93" w:name="_Toc114485376"/>
      <w:del w:id="94" w:author="Chen Heller" w:date="2023-01-03T17:25:00Z">
        <w:r w:rsidDel="00B23456">
          <w:delText>Methods</w:delText>
        </w:r>
        <w:bookmarkEnd w:id="93"/>
      </w:del>
    </w:p>
    <w:p w14:paraId="54353DE0" w14:textId="4AB05304" w:rsidR="007429C1" w:rsidDel="004F40BF" w:rsidRDefault="007429C1" w:rsidP="006238E0">
      <w:pPr>
        <w:pStyle w:val="Heading4"/>
        <w:rPr>
          <w:del w:id="95" w:author="Chen Heller" w:date="2023-01-03T17:11:00Z"/>
        </w:rPr>
      </w:pPr>
      <w:bookmarkStart w:id="96" w:name="_Toc114485377"/>
      <w:del w:id="97" w:author="Chen Heller" w:date="2023-01-03T17:11:00Z">
        <w:r w:rsidDel="004F40BF">
          <w:delText>Participants</w:delText>
        </w:r>
        <w:bookmarkEnd w:id="96"/>
      </w:del>
    </w:p>
    <w:p w14:paraId="1993AB85" w14:textId="19CA5844" w:rsidR="007429C1" w:rsidRPr="00422E34" w:rsidDel="004F40BF" w:rsidRDefault="00974448" w:rsidP="00974448">
      <w:pPr>
        <w:ind w:firstLine="0"/>
        <w:rPr>
          <w:del w:id="98" w:author="Chen Heller" w:date="2023-01-03T17:11:00Z"/>
        </w:rPr>
      </w:pPr>
      <w:del w:id="99"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100" w:author="Chen Heller" w:date="2023-01-03T17:12:00Z"/>
        </w:rPr>
      </w:pPr>
      <w:bookmarkStart w:id="101" w:name="_Toc114485378"/>
      <w:del w:id="102"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101"/>
      </w:del>
    </w:p>
    <w:p w14:paraId="48EF074D" w14:textId="40D98933" w:rsidR="001A054F" w:rsidRDefault="00CA2666" w:rsidP="00BD24CA">
      <w:pPr>
        <w:ind w:firstLine="0"/>
      </w:pPr>
      <w:del w:id="103"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104"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105" w:author="Chen Heller" w:date="2023-01-03T17:14:00Z" w:name="move123658468"/>
      <w:moveFrom w:id="106"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105"/>
      <w:del w:id="107"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108" w:author="Chen Heller" w:date="2023-01-03T17:40:00Z"/>
        </w:rPr>
      </w:pPr>
      <w:bookmarkStart w:id="109" w:name="_Toc114485379"/>
      <w:del w:id="110" w:author="Chen Heller" w:date="2023-01-03T17:40:00Z">
        <w:r w:rsidDel="00B2756B">
          <w:delText>Exclusion criteria</w:delText>
        </w:r>
        <w:bookmarkEnd w:id="109"/>
      </w:del>
    </w:p>
    <w:p w14:paraId="1A31F715" w14:textId="0D07CEB3" w:rsidR="006B13AE" w:rsidRDefault="00D826D9" w:rsidP="00974448">
      <w:pPr>
        <w:ind w:firstLine="0"/>
      </w:pPr>
      <w:del w:id="111"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11EFE9F6" w:rsidR="00D826D9" w:rsidRDefault="00D826D9" w:rsidP="006238E0">
      <w:pPr>
        <w:pStyle w:val="Heading3"/>
      </w:pPr>
      <w:bookmarkStart w:id="112" w:name="_Toc114485380"/>
      <w:r>
        <w:lastRenderedPageBreak/>
        <w:t>Results</w:t>
      </w:r>
      <w:bookmarkEnd w:id="112"/>
    </w:p>
    <w:p w14:paraId="437897F0" w14:textId="204D650B" w:rsidR="000E54E1" w:rsidRDefault="00BA4221" w:rsidP="00974448">
      <w:pPr>
        <w:ind w:firstLine="0"/>
      </w:pPr>
      <w:r>
        <w:t xml:space="preserve">Prime visibility: </w:t>
      </w:r>
      <w:r w:rsidR="001F7E99">
        <w:t>i</w:t>
      </w:r>
      <w:r w:rsidR="0053128B">
        <w:t>n total</w:t>
      </w:r>
      <w:r>
        <w:t xml:space="preserve">, </w:t>
      </w:r>
      <w:r w:rsidR="00402BB2">
        <w:t>visibility rating</w:t>
      </w:r>
      <w:r w:rsidR="00B170A4">
        <w:t>s</w:t>
      </w:r>
      <w:r w:rsidR="00402BB2">
        <w:t xml:space="preserve"> of 1 </w:t>
      </w:r>
      <w:r w:rsidR="00B170A4">
        <w:t xml:space="preserve">were </w:t>
      </w:r>
      <w:r w:rsidR="00402BB2">
        <w:t xml:space="preserve">given in </w:t>
      </w:r>
      <w:r w:rsidR="003F2C2D">
        <w:t>81.63</w:t>
      </w:r>
      <w:r>
        <w:t>% of the trials,</w:t>
      </w:r>
      <w:r w:rsidR="002E11F6">
        <w:t xml:space="preserve"> visibility rating</w:t>
      </w:r>
      <w:r w:rsidR="002223D0">
        <w:t>s</w:t>
      </w:r>
      <w:r w:rsidR="002E11F6">
        <w:t xml:space="preserve"> of 2 in</w:t>
      </w:r>
      <w:r>
        <w:t xml:space="preserve"> </w:t>
      </w:r>
      <w:r w:rsidR="003F2C2D">
        <w:t>16.07</w:t>
      </w:r>
      <w:r>
        <w:t xml:space="preserve">% </w:t>
      </w:r>
      <w:r w:rsidR="002E11F6">
        <w:t>of the trials</w:t>
      </w:r>
      <w:r>
        <w:t>,</w:t>
      </w:r>
      <w:r w:rsidR="002E11F6">
        <w:t xml:space="preserve"> visibility rating</w:t>
      </w:r>
      <w:r w:rsidR="002223D0">
        <w:t>s</w:t>
      </w:r>
      <w:r w:rsidR="002E11F6">
        <w:t xml:space="preserve"> of 3 in</w:t>
      </w:r>
      <w:r>
        <w:t xml:space="preserve"> </w:t>
      </w:r>
      <w:r w:rsidR="003F2C2D">
        <w:t>1.83</w:t>
      </w:r>
      <w:r>
        <w:t xml:space="preserve">% </w:t>
      </w:r>
      <w:r w:rsidR="002E11F6">
        <w:t>of the trials</w:t>
      </w:r>
      <w:r>
        <w:t xml:space="preserve"> and</w:t>
      </w:r>
      <w:r w:rsidR="002E11F6">
        <w:t xml:space="preserve"> visibility rating</w:t>
      </w:r>
      <w:r w:rsidR="006478F0">
        <w:t>s</w:t>
      </w:r>
      <w:r w:rsidR="002E11F6">
        <w:t xml:space="preserve">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level, </w:t>
      </w:r>
      <w:r w:rsidR="00D826D9">
        <w:t>M = 50.2</w:t>
      </w:r>
      <w:r w:rsidR="00D23156">
        <w:t>6</w:t>
      </w:r>
      <w:r w:rsidR="00D826D9">
        <w:t>%, SD = 2.57, t</w:t>
      </w:r>
      <w:r w:rsidR="00D826D9" w:rsidRPr="00974448">
        <w:t>(8)</w:t>
      </w:r>
      <w:r w:rsidR="00D826D9">
        <w:t xml:space="preserve"> = 0.30, p = 0.77</w:t>
      </w:r>
      <w:r w:rsidR="00D23156">
        <w:t>0</w:t>
      </w:r>
      <w:r w:rsidR="00D826D9">
        <w:t>, 95% CI = [48.27, 52.24].</w:t>
      </w:r>
      <w:r w:rsidR="008116EA" w:rsidRPr="008116EA">
        <w:t xml:space="preserve"> </w:t>
      </w:r>
      <w:r w:rsidR="00DF5E7F">
        <w:t>Again, this confirm</w:t>
      </w:r>
      <w:r w:rsidR="005D4AC1">
        <w:t>s</w:t>
      </w:r>
      <w:r w:rsidR="00DF5E7F">
        <w:t xml:space="preserve"> the efficiency of </w:t>
      </w:r>
      <w:r w:rsidR="005D4AC1">
        <w:t>my</w:t>
      </w:r>
      <w:r w:rsidR="00DF5E7F">
        <w:t xml:space="preserve"> masking procedure (as will be the case for the two subsequent experiments, see below)</w:t>
      </w:r>
      <w:r w:rsidR="005534BA">
        <w:t>.</w:t>
      </w:r>
    </w:p>
    <w:p w14:paraId="35416620" w14:textId="628F6AC3" w:rsidR="00F71D0B" w:rsidRDefault="000E54E1" w:rsidP="00063B24">
      <w:r>
        <w:t xml:space="preserve">Congruency effect: </w:t>
      </w:r>
      <w:r w:rsidR="00D826D9">
        <w:t xml:space="preserve">Similarly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3251EA">
        <w:t xml:space="preserve">Figure </w:t>
      </w:r>
      <w:r w:rsidR="003251EA">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3251EA">
        <w:t xml:space="preserve">Table </w:t>
      </w:r>
      <w:r w:rsidR="003251EA">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25E41983" w:rsidR="003B10E1" w:rsidRDefault="003B10E1" w:rsidP="002872CF">
      <w:pPr>
        <w:pStyle w:val="Caption"/>
        <w:keepNext/>
      </w:pPr>
      <w:bookmarkStart w:id="113" w:name="_Ref114067886"/>
      <w:r>
        <w:t xml:space="preserve">Table </w:t>
      </w:r>
      <w:fldSimple w:instr=" SEQ Table \* ARABIC ">
        <w:r w:rsidR="003251EA">
          <w:rPr>
            <w:noProof/>
          </w:rPr>
          <w:t>2</w:t>
        </w:r>
      </w:fldSimple>
      <w:bookmarkEnd w:id="113"/>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r>
              <w:rPr>
                <w:b/>
                <w:bCs/>
              </w:rPr>
              <w:t>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1E2D32B1" w:rsidR="00F625AB" w:rsidRDefault="00F625AB" w:rsidP="00EA2CED">
            <w:pPr>
              <w:ind w:firstLine="0"/>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r w:rsidR="001675D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29FBD4C3" w:rsidR="00AE66BB" w:rsidRDefault="00C072CE" w:rsidP="002872CF">
      <w:pPr>
        <w:pStyle w:val="Caption"/>
        <w:jc w:val="left"/>
      </w:pPr>
      <w:bookmarkStart w:id="114" w:name="_Ref113877160"/>
      <w:r>
        <w:t xml:space="preserve">Figure </w:t>
      </w:r>
      <w:fldSimple w:instr=" SEQ Figure \* ARABIC ">
        <w:r w:rsidR="0095479C">
          <w:rPr>
            <w:noProof/>
          </w:rPr>
          <w:t>4</w:t>
        </w:r>
      </w:fldSimple>
      <w:bookmarkEnd w:id="114"/>
      <w:r>
        <w:t xml:space="preserve">. </w:t>
      </w:r>
      <w:bookmarkStart w:id="115" w:name="_Hlk113877123"/>
      <w:r w:rsidRPr="00C072CE">
        <w:t xml:space="preserve">Results of Experiment </w:t>
      </w:r>
      <w:r>
        <w:t>2</w:t>
      </w:r>
      <w:r w:rsidRPr="00C072CE">
        <w:t xml:space="preserve">. </w:t>
      </w:r>
      <w:r w:rsidR="00D640C9">
        <w:t>(a) Reaching trajectories in trials where a correct answer was given. Shaded areas are the SE. (b-</w:t>
      </w:r>
      <w:r w:rsidR="00426563">
        <w:t>e</w:t>
      </w:r>
      <w:r w:rsidR="00D640C9">
        <w:t xml:space="preserve">) </w:t>
      </w:r>
      <w:r w:rsidR="002872CF">
        <w:t xml:space="preserve">results of the different movement variables, with the same annotations as in </w:t>
      </w:r>
      <w:r w:rsidR="00610239">
        <w:fldChar w:fldCharType="begin"/>
      </w:r>
      <w:r w:rsidR="00610239">
        <w:instrText xml:space="preserve"> REF _Ref113876063 \h </w:instrText>
      </w:r>
      <w:r w:rsidR="00610239">
        <w:fldChar w:fldCharType="separate"/>
      </w:r>
      <w:r w:rsidR="003251EA">
        <w:t xml:space="preserve">Figure </w:t>
      </w:r>
      <w:r w:rsidR="003251EA">
        <w:rPr>
          <w:noProof/>
        </w:rPr>
        <w:t>3</w:t>
      </w:r>
      <w:r w:rsidR="00610239">
        <w:fldChar w:fldCharType="end"/>
      </w:r>
      <w:r w:rsidR="002872CF">
        <w:t xml:space="preserve">. </w:t>
      </w:r>
      <w:bookmarkEnd w:id="115"/>
    </w:p>
    <w:p w14:paraId="478CC092" w14:textId="77777777" w:rsidR="005948F8" w:rsidRPr="005948F8" w:rsidRDefault="005948F8" w:rsidP="005948F8"/>
    <w:p w14:paraId="65366A3D" w14:textId="27CF7643" w:rsidR="00D826D9" w:rsidRDefault="00D826D9" w:rsidP="006238E0">
      <w:pPr>
        <w:pStyle w:val="Heading3"/>
      </w:pPr>
      <w:bookmarkStart w:id="116" w:name="_Toc114485381"/>
      <w:r>
        <w:t>Discussion</w:t>
      </w:r>
      <w:bookmarkEnd w:id="116"/>
    </w:p>
    <w:p w14:paraId="25BD0ACD" w14:textId="1D342E17" w:rsidR="00197453" w:rsidRDefault="005B4E48" w:rsidP="0054373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3251EA">
        <w:t xml:space="preserve">Figure </w:t>
      </w:r>
      <w:r w:rsidR="003251EA">
        <w:rPr>
          <w:noProof/>
        </w:rPr>
        <w:lastRenderedPageBreak/>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n effect is found in the</w:t>
      </w:r>
      <w:r w:rsidR="00FA1183">
        <w:t xml:space="preserve"> reach</w:t>
      </w:r>
      <w:r w:rsidR="00EC3DA9">
        <w:t xml:space="preserve"> </w:t>
      </w:r>
      <w:r w:rsidR="00FE25BD">
        <w:t>area</w:t>
      </w:r>
      <w:r w:rsidR="00FA1183">
        <w:t xml:space="preserve"> variable</w:t>
      </w:r>
      <w:r w:rsidR="002D5D25">
        <w:t xml:space="preserve"> (p</w:t>
      </w:r>
      <w:r w:rsidR="005B3247">
        <w:t xml:space="preserve"> &lt; 0.001</w:t>
      </w:r>
      <w:r w:rsidR="002D5D25">
        <w:t>)</w:t>
      </w:r>
      <w:r w:rsidR="00FE25BD">
        <w:t>.</w:t>
      </w:r>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C206D09" w14:textId="6D0EC5AF" w:rsidR="00ED60E1" w:rsidRDefault="008E682E" w:rsidP="006238E0">
      <w:pPr>
        <w:pStyle w:val="Heading2"/>
        <w:rPr>
          <w:rtl/>
        </w:rPr>
      </w:pPr>
      <w:bookmarkStart w:id="117" w:name="_Toc114485382"/>
      <w:r>
        <w:t xml:space="preserve">Pilot </w:t>
      </w:r>
      <w:r w:rsidR="00ED60E1">
        <w:t>Exp</w:t>
      </w:r>
      <w:r>
        <w:t>eriment</w:t>
      </w:r>
      <w:r w:rsidR="00ED60E1">
        <w:t xml:space="preserve"> 3</w:t>
      </w:r>
      <w:bookmarkEnd w:id="117"/>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0D941159" w:rsidR="00D826D9" w:rsidDel="00B23456" w:rsidRDefault="00D826D9" w:rsidP="006238E0">
      <w:pPr>
        <w:pStyle w:val="Heading3"/>
        <w:rPr>
          <w:del w:id="118" w:author="Chen Heller" w:date="2023-01-03T17:25:00Z"/>
        </w:rPr>
      </w:pPr>
      <w:bookmarkStart w:id="119" w:name="_Toc114485383"/>
      <w:del w:id="120" w:author="Chen Heller" w:date="2023-01-03T17:25:00Z">
        <w:r w:rsidDel="00B23456">
          <w:delText>Methods</w:delText>
        </w:r>
        <w:bookmarkEnd w:id="119"/>
      </w:del>
    </w:p>
    <w:p w14:paraId="3B29F863" w14:textId="2287F0E3" w:rsidR="00D826D9" w:rsidDel="00B23456" w:rsidRDefault="00D826D9" w:rsidP="006238E0">
      <w:pPr>
        <w:pStyle w:val="Heading4"/>
        <w:rPr>
          <w:del w:id="121" w:author="Chen Heller" w:date="2023-01-03T17:25:00Z"/>
        </w:rPr>
      </w:pPr>
      <w:bookmarkStart w:id="122" w:name="_Toc114485384"/>
      <w:del w:id="123" w:author="Chen Heller" w:date="2023-01-03T17:25:00Z">
        <w:r w:rsidDel="00B23456">
          <w:delText>Participants</w:delText>
        </w:r>
        <w:bookmarkEnd w:id="122"/>
      </w:del>
    </w:p>
    <w:p w14:paraId="542AD451" w14:textId="181A10CF" w:rsidR="00D826D9" w:rsidRPr="00354457" w:rsidDel="00B23456" w:rsidRDefault="00F0095E" w:rsidP="00B23456">
      <w:pPr>
        <w:ind w:firstLine="0"/>
        <w:rPr>
          <w:del w:id="124" w:author="Chen Heller" w:date="2023-01-03T17:25:00Z"/>
        </w:rPr>
      </w:pPr>
      <w:del w:id="125"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rsidP="00B23456">
      <w:pPr>
        <w:ind w:firstLine="0"/>
        <w:pPrChange w:id="126" w:author="Chen Heller" w:date="2023-01-03T17:25:00Z">
          <w:pPr>
            <w:pStyle w:val="Heading3"/>
          </w:pPr>
        </w:pPrChange>
      </w:pPr>
      <w:bookmarkStart w:id="127" w:name="_Toc114485385"/>
      <w:del w:id="128" w:author="Chen Heller" w:date="2023-01-03T17:25:00Z">
        <w:r w:rsidDel="00B23456">
          <w:delText>Stimuli</w:delText>
        </w:r>
        <w:r w:rsidR="008E682E" w:rsidDel="00B23456">
          <w:delText>, Apparatus and Procedure</w:delText>
        </w:r>
      </w:del>
      <w:bookmarkEnd w:id="127"/>
    </w:p>
    <w:p w14:paraId="1151CE81" w14:textId="6BEACAD6" w:rsidR="00D826D9" w:rsidRDefault="00D826D9" w:rsidP="00EE6512">
      <w:pPr>
        <w:ind w:firstLine="0"/>
      </w:pPr>
      <w:del w:id="129"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130"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131" w:author="Chen Heller" w:date="2023-01-03T17:19:00Z">
        <w:r w:rsidDel="00621802">
          <w:delText xml:space="preserve">. </w:delText>
        </w:r>
      </w:del>
      <w:del w:id="132"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133"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134"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78C4F3B9" w:rsidR="00D826D9" w:rsidRDefault="00D826D9" w:rsidP="006238E0">
      <w:pPr>
        <w:pStyle w:val="Heading3"/>
      </w:pPr>
      <w:bookmarkStart w:id="135" w:name="_Toc114485386"/>
      <w:r>
        <w:t>Results</w:t>
      </w:r>
      <w:bookmarkEnd w:id="135"/>
    </w:p>
    <w:p w14:paraId="3C8905BD" w14:textId="04D4204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t</w:t>
      </w:r>
      <w:r w:rsidR="00D826D9" w:rsidRPr="00EE6512">
        <w:t>(6)</w:t>
      </w:r>
      <w:r w:rsidR="00D826D9">
        <w:t xml:space="preserve"> = -1.94, p = 0.1</w:t>
      </w:r>
      <w:r w:rsidR="00174F24">
        <w:t>00</w:t>
      </w:r>
      <w:r w:rsidR="00D826D9">
        <w:t>, 95% CI = [44.26, 50.65].</w:t>
      </w:r>
      <w:r w:rsidR="008116EA">
        <w:t xml:space="preserve"> </w:t>
      </w:r>
    </w:p>
    <w:p w14:paraId="79B2248F" w14:textId="7310F36A"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r w:rsidR="002973C7">
        <w:t>,</w:t>
      </w:r>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3251EA">
        <w:t xml:space="preserve">Figure </w:t>
      </w:r>
      <w:r w:rsidR="003251EA">
        <w:rPr>
          <w:noProof/>
        </w:rPr>
        <w:t>5</w:t>
      </w:r>
      <w:r w:rsidR="000C3552">
        <w:fldChar w:fldCharType="end"/>
      </w:r>
      <w:r w:rsidR="0043758C">
        <w:t>). H</w:t>
      </w:r>
      <w:r w:rsidR="00536CFE">
        <w:t>owever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3251EA">
        <w:t xml:space="preserve">Table </w:t>
      </w:r>
      <w:r w:rsidR="003251EA">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0A8F98F" w:rsidR="00D826D9" w:rsidRDefault="002973C7" w:rsidP="00050C27">
      <w:r>
        <w:t>As opposed to</w:t>
      </w:r>
      <w:r w:rsidR="00810BEA">
        <w:t xml:space="preserve"> my expectation</w:t>
      </w:r>
      <w:r w:rsidR="00A57CA5">
        <w:t xml:space="preserve">, </w:t>
      </w:r>
      <w:r w:rsidR="00810BEA">
        <w:t xml:space="preserve">no </w:t>
      </w:r>
      <w:r w:rsidR="00385C79">
        <w:t>difference</w:t>
      </w:r>
      <w:r w:rsidR="00810BEA">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xml:space="preserve">, </w:t>
      </w:r>
      <w:r w:rsidR="00DD7902">
        <w:lastRenderedPageBreak/>
        <w:t>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050C27">
        <w:t xml:space="preserve"> </w:t>
      </w:r>
      <w:r w:rsidR="00050C27">
        <w:fldChar w:fldCharType="begin"/>
      </w:r>
      <w:r w:rsidR="00050C27">
        <w:instrText xml:space="preserve"> REF _Ref114472701 \h </w:instrText>
      </w:r>
      <w:r w:rsidR="00050C27">
        <w:fldChar w:fldCharType="separate"/>
      </w:r>
      <w:r w:rsidR="00050C27">
        <w:t xml:space="preserve">Supplementary Table </w:t>
      </w:r>
      <w:r w:rsidR="00050C27">
        <w:rPr>
          <w:noProof/>
        </w:rPr>
        <w:t>1</w:t>
      </w:r>
      <w:r w:rsidR="00050C27">
        <w:fldChar w:fldCharType="end"/>
      </w:r>
      <w:r w:rsidR="00634E13">
        <w:t>).</w:t>
      </w:r>
    </w:p>
    <w:p w14:paraId="45D5EF99" w14:textId="77777777" w:rsidR="002973C7" w:rsidRDefault="002973C7" w:rsidP="00212789"/>
    <w:p w14:paraId="3D3AA847" w14:textId="4277C445" w:rsidR="001D150D" w:rsidRDefault="001D150D" w:rsidP="002973C7">
      <w:pPr>
        <w:pStyle w:val="Caption"/>
        <w:keepNext/>
      </w:pPr>
      <w:bookmarkStart w:id="136" w:name="_Ref114067946"/>
      <w:r>
        <w:t xml:space="preserve">Table </w:t>
      </w:r>
      <w:fldSimple w:instr=" SEQ Table \* ARABIC ">
        <w:r w:rsidR="003251EA">
          <w:rPr>
            <w:noProof/>
          </w:rPr>
          <w:t>3</w:t>
        </w:r>
      </w:fldSimple>
      <w:bookmarkEnd w:id="136"/>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r>
              <w:rPr>
                <w:b/>
                <w:bCs/>
              </w:rPr>
              <w:t>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2110013E" w:rsidR="00F45D87" w:rsidRDefault="004A776C" w:rsidP="002973C7">
            <w:pPr>
              <w:ind w:firstLine="0"/>
            </w:pPr>
            <w:r w:rsidRPr="002973C7">
              <w:rPr>
                <w:i/>
                <w:iCs/>
                <w:sz w:val="22"/>
                <w:szCs w:val="22"/>
              </w:rPr>
              <w:t xml:space="preserve">Note. </w:t>
            </w:r>
            <w:r w:rsidR="00DE67F7" w:rsidRPr="002973C7">
              <w:rPr>
                <w:sz w:val="22"/>
                <w:szCs w:val="22"/>
              </w:rPr>
              <w:t>t</w:t>
            </w:r>
            <w:r w:rsidR="001C7715">
              <w:rPr>
                <w:sz w:val="22"/>
                <w:szCs w:val="22"/>
              </w:rPr>
              <w:t>(</w:t>
            </w:r>
            <w:proofErr w:type="spellStart"/>
            <w:r w:rsidR="001C7715">
              <w:rPr>
                <w:sz w:val="22"/>
                <w:szCs w:val="22"/>
              </w:rPr>
              <w:t>df</w:t>
            </w:r>
            <w:proofErr w:type="spellEnd"/>
            <w:r w:rsidR="001C7715">
              <w:rPr>
                <w:sz w:val="22"/>
                <w:szCs w:val="22"/>
              </w:rPr>
              <w:t>)</w:t>
            </w:r>
            <w:r w:rsidR="00DE67F7" w:rsidRPr="002973C7">
              <w:rPr>
                <w:sz w:val="22"/>
                <w:szCs w:val="22"/>
              </w:rPr>
              <w:t xml:space="preserve"> = </w:t>
            </w:r>
            <w:r w:rsidR="00642AA7" w:rsidRPr="00EA2CED">
              <w:rPr>
                <w:sz w:val="22"/>
                <w:szCs w:val="22"/>
              </w:rPr>
              <w:t>t-test score</w:t>
            </w:r>
            <w:r w:rsidR="00614B8F">
              <w:rPr>
                <w:sz w:val="22"/>
                <w:szCs w:val="22"/>
              </w:rPr>
              <w:t xml:space="preserve">. </w:t>
            </w:r>
            <w:r w:rsidR="00B43C88">
              <w:rPr>
                <w:sz w:val="22"/>
                <w:szCs w:val="22"/>
              </w:rPr>
              <w:t>D</w:t>
            </w:r>
            <w:r w:rsidR="00DE67F7" w:rsidRPr="002973C7">
              <w:rPr>
                <w:sz w:val="22"/>
                <w:szCs w:val="22"/>
              </w:rPr>
              <w:t xml:space="preserve">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752F3A22" w14:textId="6853BF0B" w:rsidR="005D59F2" w:rsidRDefault="005D59F2" w:rsidP="005D59F2">
      <w:pPr>
        <w:pStyle w:val="NoSpacing"/>
        <w:keepNext/>
        <w:bidi w:val="0"/>
      </w:pPr>
      <w:r w:rsidRPr="005D59F2">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5772BE9" w:rsidR="00861172" w:rsidRDefault="00F3771A" w:rsidP="008351C5">
      <w:pPr>
        <w:pStyle w:val="Caption"/>
        <w:jc w:val="left"/>
      </w:pPr>
      <w:bookmarkStart w:id="137" w:name="_Ref113877436"/>
      <w:r>
        <w:t xml:space="preserve">Figure </w:t>
      </w:r>
      <w:fldSimple w:instr=" SEQ Figure \* ARABIC ">
        <w:r w:rsidR="0095479C">
          <w:rPr>
            <w:noProof/>
          </w:rPr>
          <w:t>5</w:t>
        </w:r>
      </w:fldSimple>
      <w:bookmarkEnd w:id="137"/>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r w:rsidRPr="00F3771A">
        <w:t>.</w:t>
      </w:r>
    </w:p>
    <w:p w14:paraId="606097A7" w14:textId="001D673D" w:rsidR="00D826D9" w:rsidRDefault="00D826D9" w:rsidP="006238E0">
      <w:pPr>
        <w:pStyle w:val="Heading3"/>
      </w:pPr>
      <w:bookmarkStart w:id="138" w:name="_Toc114485387"/>
      <w:r>
        <w:t>Discussion</w:t>
      </w:r>
      <w:bookmarkEnd w:id="138"/>
    </w:p>
    <w:p w14:paraId="04CA93E9" w14:textId="6C888424"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r w:rsidR="00E432CC">
        <w:t>,</w:t>
      </w:r>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7DD084CE" w:rsidR="00FC3846" w:rsidRDefault="00865203" w:rsidP="00212789">
      <w:r>
        <w:lastRenderedPageBreak/>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r w:rsidR="00323DB7">
        <w:t>d</w:t>
      </w:r>
      <w:r w:rsidR="0058739A">
        <w:t>id not</w:t>
      </w:r>
      <w:r w:rsidR="004917DF">
        <w:t xml:space="preserve"> significantly</w:t>
      </w:r>
      <w:r w:rsidR="0058739A">
        <w:t xml:space="preserve"> reduce the participants' response time or proportion of excluded trials, and was therefore </w:t>
      </w:r>
      <w:r w:rsidR="00B45E24">
        <w:t>forgone</w:t>
      </w:r>
      <w:r w:rsidR="0058739A">
        <w:t xml:space="preserve"> in the next experiment.</w:t>
      </w:r>
      <w:r w:rsidR="00D826D9" w:rsidRPr="00A329D6">
        <w:t xml:space="preserve"> </w:t>
      </w:r>
    </w:p>
    <w:p w14:paraId="1176DED7" w14:textId="01DA232C" w:rsidR="00ED60E1" w:rsidRDefault="00CE37CA" w:rsidP="006238E0">
      <w:pPr>
        <w:pStyle w:val="Heading2"/>
      </w:pPr>
      <w:bookmarkStart w:id="139" w:name="_Toc114485388"/>
      <w:r>
        <w:t>Experiment 4</w:t>
      </w:r>
      <w:bookmarkEnd w:id="139"/>
    </w:p>
    <w:p w14:paraId="3D3FAF54" w14:textId="310309BC" w:rsidR="00D826D9" w:rsidRDefault="00A8788A" w:rsidP="00717FF1">
      <w:pPr>
        <w:ind w:firstLine="0"/>
      </w:pPr>
      <w:r>
        <w:t>Experiment 4</w:t>
      </w:r>
      <w:r w:rsidR="00FC3846">
        <w:t xml:space="preserve"> was preregistered</w:t>
      </w:r>
      <w:r w:rsidR="00EB44AC">
        <w:t xml:space="preserve"> (</w:t>
      </w:r>
      <w:hyperlink r:id="rId17" w:history="1">
        <w:r w:rsidR="00E53F62" w:rsidRPr="00E53F62">
          <w:rPr>
            <w:rStyle w:val="Hyperlink"/>
          </w:rPr>
          <w:t>https://osf.io/8dsvp</w:t>
        </w:r>
      </w:hyperlink>
      <w:r w:rsidR="00EB44AC">
        <w:t>),</w:t>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4F35F08C" w14:textId="1E5D7171" w:rsidR="00D826D9" w:rsidRDefault="00D826D9" w:rsidP="006238E0">
      <w:pPr>
        <w:pStyle w:val="Heading3"/>
      </w:pPr>
      <w:bookmarkStart w:id="140" w:name="_Toc114485389"/>
      <w:r>
        <w:t>Methods</w:t>
      </w:r>
      <w:bookmarkEnd w:id="140"/>
    </w:p>
    <w:p w14:paraId="635A0C30" w14:textId="77777777" w:rsidR="00D826D9" w:rsidRDefault="00D826D9" w:rsidP="006238E0">
      <w:pPr>
        <w:pStyle w:val="Heading4"/>
      </w:pPr>
      <w:bookmarkStart w:id="141" w:name="_Toc114485390"/>
      <w:r>
        <w:lastRenderedPageBreak/>
        <w:t>Participants</w:t>
      </w:r>
      <w:bookmarkEnd w:id="141"/>
    </w:p>
    <w:p w14:paraId="10928BC5" w14:textId="228DCAA8" w:rsidR="00D826D9" w:rsidRDefault="004543AF" w:rsidP="008C0D4C">
      <w:pPr>
        <w:ind w:firstLine="0"/>
      </w:pPr>
      <w:del w:id="142"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w:t>
      </w:r>
      <w:ins w:id="143" w:author="Chen Heller" w:date="2023-01-03T16:08:00Z">
        <w:r w:rsidR="007A6274" w:rsidRPr="007A6274">
          <w:t xml:space="preserve"> </w:t>
        </w:r>
      </w:ins>
      <w:moveToRangeStart w:id="144" w:author="Chen Heller" w:date="2023-01-03T16:08:00Z" w:name="move123654499"/>
      <w:moveTo w:id="145"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146"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147" w:author="Chen Heller" w:date="2023-01-03T16:08:00Z">
          <w:r w:rsidR="007A6274" w:rsidDel="003B662F">
            <w:delText>is</w:delText>
          </w:r>
        </w:del>
      </w:moveTo>
      <w:ins w:id="148" w:author="Chen Heller" w:date="2023-01-03T16:08:00Z">
        <w:r w:rsidR="003B662F">
          <w:t>e</w:t>
        </w:r>
      </w:ins>
      <w:moveTo w:id="149" w:author="Chen Heller" w:date="2023-01-03T16:08:00Z">
        <w:r w:rsidR="007A6274">
          <w:t xml:space="preserve"> experiment </w:t>
        </w:r>
        <w:del w:id="150" w:author="Chen Heller" w:date="2023-01-03T16:08:00Z">
          <w:r w:rsidR="007A6274" w:rsidDel="003B662F">
            <w:delText xml:space="preserve">– and all others reported here – </w:delText>
          </w:r>
        </w:del>
        <w:r w:rsidR="007A6274">
          <w:t>was approved by the Tel Aviv University ethics committee.</w:t>
        </w:r>
      </w:moveTo>
      <w:moveToRangeEnd w:id="144"/>
      <w:r>
        <w:t xml:space="preserve"> </w:t>
      </w:r>
      <w:r w:rsidR="00C859DE">
        <w:t xml:space="preserve">The </w:t>
      </w:r>
      <w:r w:rsidR="00EA0563">
        <w:t xml:space="preserve">sample size was determined following a power analysis, </w:t>
      </w:r>
      <w:del w:id="151" w:author="Chen Heller" w:date="2023-01-03T16:13:00Z">
        <w:r w:rsidR="00D826D9" w:rsidDel="00646D84">
          <w:delText xml:space="preserve">calculated </w:delText>
        </w:r>
      </w:del>
      <w:ins w:id="152"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153" w:author="Chen Heller" w:date="2023-01-03T16:10:00Z">
        <w:r w:rsidR="00D826D9" w:rsidDel="008B70CA">
          <w:delText xml:space="preserve">in </w:delText>
        </w:r>
      </w:del>
      <w:del w:id="154"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155" w:author="Chen Heller" w:date="2023-01-03T16:10:00Z">
        <w:r w:rsidR="008B70CA">
          <w:t xml:space="preserve">of </w:t>
        </w:r>
      </w:ins>
      <w:ins w:id="156" w:author="Chen Heller" w:date="2023-01-03T16:09:00Z">
        <w:r w:rsidR="008B70CA">
          <w:t xml:space="preserve">two </w:t>
        </w:r>
      </w:ins>
      <w:ins w:id="157" w:author="Chen Heller" w:date="2023-01-03T16:12:00Z">
        <w:r w:rsidR="00F7666F">
          <w:t>prior</w:t>
        </w:r>
      </w:ins>
      <w:ins w:id="158" w:author="Chen Heller" w:date="2023-01-03T16:09:00Z">
        <w:r w:rsidR="008B70CA">
          <w:t xml:space="preserve"> pilot experiments</w:t>
        </w:r>
      </w:ins>
      <w:del w:id="159" w:author="Chen Heller" w:date="2023-01-03T16:13:00Z">
        <w:r w:rsidR="00D826D9" w:rsidDel="00646D84">
          <w:delText xml:space="preserve">. </w:delText>
        </w:r>
      </w:del>
      <w:ins w:id="160" w:author="Chen Heller" w:date="2023-01-03T16:13:00Z">
        <w:r w:rsidR="00646D84">
          <w:t xml:space="preserve">, which </w:t>
        </w:r>
      </w:ins>
      <w:del w:id="161" w:author="Chen Heller" w:date="2023-01-03T16:13:00Z">
        <w:r w:rsidR="00D826D9" w:rsidRPr="006852A2" w:rsidDel="00646D84">
          <w:delText xml:space="preserve">The average effect size </w:delText>
        </w:r>
      </w:del>
      <w:r w:rsidR="00D826D9" w:rsidRPr="006852A2">
        <w:t xml:space="preserve">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proofErr w:type="spellStart"/>
      <w:r w:rsidR="008C0D4C" w:rsidRPr="008C0D4C">
        <w:rPr>
          <w:rFonts w:ascii="Times New Roman" w:hAnsi="Times New Roman" w:cs="Times New Roman"/>
        </w:rPr>
        <w:t>Lakens</w:t>
      </w:r>
      <w:proofErr w:type="spellEnd"/>
      <w:r w:rsidR="008C0D4C" w:rsidRPr="008C0D4C">
        <w:rPr>
          <w:rFonts w:ascii="Times New Roman" w:hAnsi="Times New Roman" w:cs="Times New Roman"/>
        </w:rPr>
        <w:t>, 2013</w:t>
      </w:r>
      <w:r w:rsidR="00756803">
        <w:fldChar w:fldCharType="end"/>
      </w:r>
      <w:r w:rsidR="00D826D9" w:rsidRPr="006852A2">
        <w:t xml:space="preserve">). </w:t>
      </w:r>
      <w:del w:id="162" w:author="Chen Heller" w:date="2023-01-03T16:10:00Z">
        <w:r w:rsidR="00C46CA3" w:rsidDel="008345CC">
          <w:delText>I</w:delText>
        </w:r>
        <w:r w:rsidR="00D826D9" w:rsidRPr="006852A2" w:rsidDel="008345CC">
          <w:delText xml:space="preserve"> estimated t</w:delText>
        </w:r>
      </w:del>
      <w:ins w:id="163" w:author="Chen Heller" w:date="2023-01-03T16:10:00Z">
        <w:r w:rsidR="008345CC">
          <w:t>T</w:t>
        </w:r>
      </w:ins>
      <w:r w:rsidR="00D826D9" w:rsidRPr="006852A2">
        <w:t xml:space="preserve">he keyboard task's effect size </w:t>
      </w:r>
      <w:ins w:id="164" w:author="Chen Heller" w:date="2023-01-03T16:10:00Z">
        <w:r w:rsidR="008345CC">
          <w:t xml:space="preserve">was estimated </w:t>
        </w:r>
      </w:ins>
      <w:r w:rsidR="00D826D9" w:rsidRPr="006852A2">
        <w:t>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del w:id="165" w:author="Chen Heller" w:date="2023-01-03T16:11:00Z">
        <w:r w:rsidR="00333DEB" w:rsidDel="008345CC">
          <w:delText>my</w:delText>
        </w:r>
        <w:r w:rsidR="00D826D9" w:rsidRPr="006852A2" w:rsidDel="008345CC">
          <w:delText xml:space="preserve"> </w:delText>
        </w:r>
      </w:del>
      <w:ins w:id="166" w:author="Chen Heller" w:date="2023-01-03T16:11:00Z">
        <w:r w:rsidR="008345CC">
          <w:t xml:space="preserve">the </w:t>
        </w:r>
      </w:ins>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167" w:author="Chen Heller" w:date="2023-01-03T16:18:00Z"/>
        </w:rPr>
      </w:pPr>
      <w:bookmarkStart w:id="168" w:name="_Toc114485391"/>
      <w:moveToRangeStart w:id="169" w:author="Chen Heller" w:date="2023-01-03T16:18:00Z" w:name="move123655117"/>
      <w:moveTo w:id="170" w:author="Chen Heller" w:date="2023-01-03T16:18:00Z">
        <w:r>
          <w:lastRenderedPageBreak/>
          <w:t>Stimuli</w:t>
        </w:r>
      </w:moveTo>
    </w:p>
    <w:p w14:paraId="0D6912FB" w14:textId="77777777" w:rsidR="00B65869" w:rsidRDefault="00B65869" w:rsidP="00B65869">
      <w:pPr>
        <w:ind w:firstLine="0"/>
        <w:rPr>
          <w:moveTo w:id="171" w:author="Chen Heller" w:date="2023-01-03T16:18:00Z"/>
        </w:rPr>
      </w:pPr>
      <w:moveTo w:id="172"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 xml:space="preserve">(Frost &amp; </w:t>
        </w:r>
        <w:proofErr w:type="spellStart"/>
        <w:r w:rsidRPr="004570E3">
          <w:rPr>
            <w:rFonts w:ascii="Times New Roman" w:hAnsi="Times New Roman" w:cs="Times New Roman"/>
          </w:rPr>
          <w:t>Plaut</w:t>
        </w:r>
        <w:proofErr w:type="spellEnd"/>
        <w:r w:rsidRPr="004570E3">
          <w:rPr>
            <w:rFonts w:ascii="Times New Roman" w:hAnsi="Times New Roman" w:cs="Times New Roman"/>
          </w:rPr>
          <w: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173"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174" w:author="Chen Heller" w:date="2023-01-03T16:18:00Z"/>
        </w:rPr>
      </w:pPr>
      <w:moveTo w:id="175" w:author="Chen Heller" w:date="2023-01-03T16:18:00Z">
        <w:r>
          <w:t>Apparatus</w:t>
        </w:r>
      </w:moveTo>
    </w:p>
    <w:p w14:paraId="05A8EE64" w14:textId="26A12C34" w:rsidR="00B65869" w:rsidRDefault="00B65869" w:rsidP="00B65869">
      <w:pPr>
        <w:ind w:firstLine="0"/>
        <w:rPr>
          <w:ins w:id="176" w:author="Chen Heller" w:date="2023-01-03T16:48:00Z"/>
        </w:rPr>
      </w:pPr>
      <w:moveTo w:id="177" w:author="Chen Heller" w:date="2023-01-03T16:18:00Z">
        <w:r w:rsidRPr="007846C7">
          <w:t xml:space="preserve">The stimulus </w:t>
        </w:r>
        <w:r>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 xml:space="preserve">and </w:t>
        </w:r>
        <w:proofErr w:type="spellStart"/>
        <w:r w:rsidRPr="007846C7">
          <w:t>Psychtoolbox</w:t>
        </w:r>
        <w:proofErr w:type="spellEnd"/>
        <w:r w:rsidRPr="007846C7">
          <w:t xml:space="preserve">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178" w:author="Chen Heller" w:date="2023-01-03T16:32:00Z">
          <w:r w:rsidDel="00F770D9">
            <w:delText>40</w:delText>
          </w:r>
        </w:del>
      </w:moveTo>
      <w:ins w:id="179" w:author="Chen Heller" w:date="2023-01-03T16:32:00Z">
        <w:r w:rsidR="00F770D9">
          <w:t>35</w:t>
        </w:r>
      </w:ins>
      <w:moveTo w:id="180"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r>
          <w:fldChar w:fldCharType="begin"/>
        </w:r>
        <w:r>
          <w:instrText xml:space="preserve"> REF _Ref113902132 \h </w:instrText>
        </w:r>
        <w:r>
          <w:fldChar w:fldCharType="separate"/>
        </w:r>
        <w:r>
          <w:t xml:space="preserve">Figure </w:t>
        </w:r>
        <w:del w:id="181" w:author="Chen Heller" w:date="2023-01-03T16:33:00Z">
          <w:r w:rsidDel="00F770D9">
            <w:rPr>
              <w:noProof/>
            </w:rPr>
            <w:delText>1</w:delText>
          </w:r>
        </w:del>
      </w:moveTo>
      <w:ins w:id="182" w:author="Chen Heller" w:date="2023-01-03T16:33:00Z">
        <w:r w:rsidR="00F770D9">
          <w:rPr>
            <w:noProof/>
          </w:rPr>
          <w:t>XXX</w:t>
        </w:r>
      </w:ins>
      <w:moveTo w:id="183" w:author="Chen Heller" w:date="2023-01-03T16:18:00Z">
        <w:r>
          <w:fldChar w:fldCharType="end"/>
        </w:r>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184" w:author="Chen Heller" w:date="2023-01-03T16:33:00Z">
          <w:r w:rsidDel="0054169C">
            <w:delText>3</w:delText>
          </w:r>
        </w:del>
      </w:moveTo>
      <w:ins w:id="185" w:author="Chen Heller" w:date="2023-01-03T16:33:00Z">
        <w:r w:rsidR="0054169C">
          <w:t>0.7</w:t>
        </w:r>
      </w:ins>
      <w:moveTo w:id="186" w:author="Chen Heller" w:date="2023-01-03T16:18:00Z">
        <w:r w:rsidRPr="007846C7">
          <w:t>cm</w:t>
        </w:r>
        <w:r>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w:t>
        </w:r>
        <w:r w:rsidRPr="007846C7">
          <w:lastRenderedPageBreak/>
          <w:t xml:space="preserve">coordinates </w:t>
        </w:r>
        <w:r>
          <w:t xml:space="preserve">were </w:t>
        </w:r>
        <w:r w:rsidRPr="007846C7">
          <w:t xml:space="preserve">broadcasted online to a </w:t>
        </w:r>
        <w:proofErr w:type="spellStart"/>
        <w:r w:rsidRPr="007846C7">
          <w:t>NatNet</w:t>
        </w:r>
        <w:proofErr w:type="spellEnd"/>
        <w:r w:rsidRPr="007846C7">
          <w:t xml:space="preserve">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proofErr w:type="spellStart"/>
        <w:r w:rsidRPr="006D3EC2">
          <w:rPr>
            <w:rFonts w:ascii="Times New Roman" w:hAnsi="Times New Roman" w:cs="Times New Roman"/>
            <w:i/>
            <w:iCs/>
          </w:rPr>
          <w:t>NatNet</w:t>
        </w:r>
        <w:proofErr w:type="spellEnd"/>
        <w:r w:rsidRPr="006D3EC2">
          <w:rPr>
            <w:rFonts w:ascii="Times New Roman" w:hAnsi="Times New Roman" w:cs="Times New Roman"/>
            <w:i/>
            <w:iCs/>
          </w:rPr>
          <w:t xml:space="preserve"> SDK</w:t>
        </w:r>
        <w:r w:rsidRPr="006D3EC2">
          <w:rPr>
            <w:rFonts w:ascii="Times New Roman" w:hAnsi="Times New Roman" w:cs="Times New Roman"/>
          </w:rPr>
          <w:t>, 2021)</w:t>
        </w:r>
        <w:r>
          <w:fldChar w:fldCharType="end"/>
        </w:r>
        <w:r>
          <w:t xml:space="preserve"> </w:t>
        </w:r>
        <w:r w:rsidRPr="007846C7">
          <w:t xml:space="preserve">and recorded with </w:t>
        </w:r>
        <w:proofErr w:type="spellStart"/>
        <w:r w:rsidRPr="007846C7">
          <w:t>Matlab</w:t>
        </w:r>
        <w:proofErr w:type="spellEnd"/>
        <w:r w:rsidRPr="007846C7">
          <w:t>.</w:t>
        </w:r>
      </w:moveTo>
      <w:moveToRangeEnd w:id="169"/>
    </w:p>
    <w:p w14:paraId="142171C9" w14:textId="77777777" w:rsidR="00854D68" w:rsidRDefault="00854D68" w:rsidP="00854D68">
      <w:pPr>
        <w:pStyle w:val="NoSpacing"/>
        <w:keepNext/>
        <w:bidi w:val="0"/>
        <w:jc w:val="center"/>
        <w:rPr>
          <w:moveTo w:id="187" w:author="Chen Heller" w:date="2023-01-03T16:48:00Z"/>
        </w:rPr>
      </w:pPr>
      <w:moveToRangeStart w:id="188" w:author="Chen Heller" w:date="2023-01-03T16:48:00Z" w:name="move123656900"/>
      <w:moveTo w:id="189" w:author="Chen Heller" w:date="2023-01-03T16:48:00Z">
        <w:r w:rsidRPr="00127BFA">
          <w:rPr>
            <w:noProof/>
          </w:rPr>
          <w:drawing>
            <wp:inline distT="0" distB="0" distL="0" distR="0" wp14:anchorId="21834894" wp14:editId="4484268A">
              <wp:extent cx="2984459" cy="2520724"/>
              <wp:effectExtent l="0" t="0" r="6985" b="0"/>
              <wp:docPr id="4" name="Picture 4"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To>
    </w:p>
    <w:p w14:paraId="6216D8AD" w14:textId="77777777" w:rsidR="00854D68" w:rsidRPr="00F630C9" w:rsidDel="00854D68" w:rsidRDefault="00854D68" w:rsidP="00854D68">
      <w:pPr>
        <w:pStyle w:val="Caption"/>
        <w:jc w:val="left"/>
        <w:rPr>
          <w:del w:id="190" w:author="Chen Heller" w:date="2023-01-03T16:48:00Z"/>
          <w:moveTo w:id="191" w:author="Chen Heller" w:date="2023-01-03T16:48:00Z"/>
        </w:rPr>
      </w:pPr>
      <w:bookmarkStart w:id="192" w:name="_Ref113902132"/>
      <w:moveTo w:id="193" w:author="Chen Heller" w:date="2023-01-03T16:48:00Z">
        <w:r>
          <w:t xml:space="preserve">Figure </w:t>
        </w:r>
        <w:r>
          <w:fldChar w:fldCharType="begin"/>
        </w:r>
        <w:r>
          <w:instrText xml:space="preserve"> SEQ Figure \* ARABIC </w:instrText>
        </w:r>
        <w:r>
          <w:fldChar w:fldCharType="separate"/>
        </w:r>
        <w:r>
          <w:rPr>
            <w:noProof/>
          </w:rPr>
          <w:t>1</w:t>
        </w:r>
        <w:r>
          <w:rPr>
            <w:noProof/>
          </w:rPr>
          <w:fldChar w:fldCharType="end"/>
        </w:r>
        <w:bookmarkEnd w:id="192"/>
        <w:r>
          <w:t xml:space="preserve">. </w:t>
        </w:r>
        <w:r w:rsidRPr="00F630C9">
          <w:t xml:space="preserve">Setup. A participant placing his finger on the starting point which is located 40cm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188"/>
    <w:p w14:paraId="10298409" w14:textId="77777777" w:rsidR="00854D68" w:rsidRDefault="00854D68" w:rsidP="00854D68">
      <w:pPr>
        <w:pStyle w:val="Caption"/>
        <w:jc w:val="left"/>
        <w:rPr>
          <w:ins w:id="194" w:author="Chen Heller" w:date="2023-01-03T16:18:00Z"/>
        </w:rPr>
        <w:pPrChange w:id="195" w:author="Chen Heller" w:date="2023-01-03T16:48:00Z">
          <w:pPr>
            <w:pStyle w:val="Heading4"/>
          </w:pPr>
        </w:pPrChange>
      </w:pPr>
    </w:p>
    <w:p w14:paraId="5FC1E55D" w14:textId="485669D9" w:rsidR="00D826D9" w:rsidRDefault="00D826D9" w:rsidP="006D6BD1">
      <w:pPr>
        <w:pStyle w:val="Heading4"/>
        <w:pPrChange w:id="196" w:author="Chen Heller" w:date="2023-01-03T16:16:00Z">
          <w:pPr>
            <w:pStyle w:val="Heading3"/>
          </w:pPr>
        </w:pPrChange>
      </w:pPr>
      <w:del w:id="197" w:author="Chen Heller" w:date="2023-01-03T16:49:00Z">
        <w:r w:rsidDel="00E65EFB">
          <w:delText>Stimuli</w:delText>
        </w:r>
        <w:r w:rsidR="00521037" w:rsidDel="00E65EFB">
          <w:delText xml:space="preserve">, Apparatus and </w:delText>
        </w:r>
      </w:del>
      <w:r>
        <w:t>Procedure</w:t>
      </w:r>
      <w:bookmarkEnd w:id="168"/>
    </w:p>
    <w:p w14:paraId="4D528F45" w14:textId="4AF842AE" w:rsidR="00E65EFB" w:rsidRPr="00400416" w:rsidRDefault="00E65EFB" w:rsidP="00E65EFB">
      <w:pPr>
        <w:ind w:firstLine="0"/>
        <w:rPr>
          <w:moveTo w:id="198" w:author="Chen Heller" w:date="2023-01-03T16:49:00Z"/>
        </w:rPr>
      </w:pPr>
      <w:moveToRangeStart w:id="199" w:author="Chen Heller" w:date="2023-01-03T16:49:00Z" w:name="move123657010"/>
      <w:moveTo w:id="200" w:author="Chen Heller" w:date="2023-01-03T16:49:00Z">
        <w:del w:id="201" w:author="Chen Heller" w:date="2023-01-03T16:52:00Z">
          <w:r w:rsidRPr="00400416" w:rsidDel="00612121">
            <w:delText xml:space="preserve">Breaks </w:delText>
          </w:r>
          <w:r w:rsidDel="00612121">
            <w:delText>were given</w:delText>
          </w:r>
          <w:r w:rsidRPr="00400416" w:rsidDel="00612121">
            <w:delText xml:space="preserve"> between blocks</w:delText>
          </w:r>
        </w:del>
        <w:del w:id="202" w:author="Chen Heller" w:date="2023-01-03T16:53:00Z">
          <w:r w:rsidRPr="00400416" w:rsidDel="00A67ED9">
            <w:delText xml:space="preserve">. </w:delText>
          </w:r>
          <w:r w:rsidDel="00A67ED9">
            <w:delText>H</w:delText>
          </w:r>
          <w:r w:rsidRPr="00400416" w:rsidDel="00A67ED9">
            <w:delText xml:space="preserve">alf the trials </w:delText>
          </w:r>
          <w:r w:rsidDel="00A67ED9">
            <w:delText xml:space="preserve">were </w:delText>
          </w:r>
          <w:r w:rsidRPr="00400416" w:rsidDel="00A67ED9">
            <w:delText xml:space="preserve">congruent and half incongruent, and half the targets </w:delText>
          </w:r>
          <w:r w:rsidDel="00A67ED9">
            <w:delText xml:space="preserve">were </w:delText>
          </w:r>
          <w:r w:rsidRPr="00400416" w:rsidDel="00A67ED9">
            <w:delText xml:space="preserve">natural and half artificial. Stimuli order </w:delText>
          </w:r>
          <w:r w:rsidDel="00A67ED9">
            <w:delText xml:space="preserve">in the experimental blocks was </w:delText>
          </w:r>
          <w:r w:rsidRPr="00400416" w:rsidDel="00A67ED9">
            <w:delText xml:space="preserve">dictated by </w:delText>
          </w:r>
          <w:r w:rsidDel="00A67ED9">
            <w:delText xml:space="preserve">a </w:delText>
          </w:r>
          <w:r w:rsidRPr="00400416" w:rsidDel="00A67ED9">
            <w:delText xml:space="preserve">list that </w:delText>
          </w:r>
          <w:r w:rsidDel="00A67ED9">
            <w:delText xml:space="preserve">was </w:delText>
          </w:r>
          <w:r w:rsidRPr="00400416" w:rsidDel="00A67ED9">
            <w:delText xml:space="preserve">randomly sampled (without replacement) out of </w:delText>
          </w:r>
          <w:r w:rsidDel="00A67ED9">
            <w:delText xml:space="preserve">ten </w:delText>
          </w:r>
          <w:r w:rsidRPr="00400416" w:rsidDel="00A67ED9">
            <w:delText xml:space="preserve">pre-composed lists of trial condition and stimulus. </w:delText>
          </w:r>
          <w:r w:rsidDel="00A67ED9">
            <w:delText xml:space="preserve">An additional </w:delText>
          </w:r>
          <w:r w:rsidRPr="00400416" w:rsidDel="00A67ED9">
            <w:delText>practice list</w:delText>
          </w:r>
          <w:r w:rsidDel="00A67ED9">
            <w:delText xml:space="preserve"> was used for all participants.</w:delText>
          </w:r>
        </w:del>
        <w:r w:rsidRPr="00400416">
          <w:t xml:space="preserve"> </w:t>
        </w:r>
        <w:del w:id="203" w:author="Chen Heller" w:date="2023-01-03T17:00:00Z">
          <w:r w:rsidRPr="00400416" w:rsidDel="00FE4C78">
            <w:delText xml:space="preserve">In each list, the order of words </w:delText>
          </w:r>
          <w:r w:rsidDel="00FE4C78">
            <w:delText>wa</w:delText>
          </w:r>
          <w:r w:rsidRPr="00400416" w:rsidDel="00FE4C78">
            <w:delText xml:space="preserve">s pseudorandom, with the following constraints: (a) Each word </w:delText>
          </w:r>
          <w:r w:rsidDel="00FE4C78">
            <w:delText>was</w:delText>
          </w:r>
          <w:r w:rsidRPr="00400416" w:rsidDel="00FE4C78">
            <w:delText xml:space="preserve"> equally frequent as a target at the congruent and incongruent conditions; (b) All words </w:delText>
          </w:r>
          <w:r w:rsidDel="00FE4C78">
            <w:delText xml:space="preserve">were </w:delText>
          </w:r>
          <w:r w:rsidRPr="00400416" w:rsidDel="00FE4C78">
            <w:delText>used as targets the same number of times; (c) A target never repeat</w:delText>
          </w:r>
          <w:r w:rsidDel="00FE4C78">
            <w:delText>ed</w:delText>
          </w:r>
          <w:r w:rsidRPr="00400416" w:rsidDel="00FE4C78">
            <w:delText xml:space="preserve"> in the same block; (d) In the congruent condition the prime </w:delText>
          </w:r>
          <w:r w:rsidDel="00FE4C78">
            <w:delText xml:space="preserve">was </w:delText>
          </w:r>
          <w:r w:rsidRPr="00400416" w:rsidDel="00FE4C78">
            <w:delText xml:space="preserve">identical to the target word; (e) In the incongruent condition, a prime which doesn't share letters in common locations with the target </w:delText>
          </w:r>
          <w:r w:rsidDel="00FE4C78">
            <w:delText xml:space="preserve">was </w:delText>
          </w:r>
          <w:r w:rsidRPr="00400416" w:rsidDel="00FE4C78">
            <w:delText>selected from the alternative category (artificial/natural). For example, in the congruent condition</w:delText>
          </w:r>
          <w:r w:rsidDel="00FE4C78">
            <w:delText>, the word</w:delText>
          </w:r>
          <w:r w:rsidRPr="00400416" w:rsidDel="00FE4C78">
            <w:delText xml:space="preserve"> "phone" </w:delText>
          </w:r>
          <w:r w:rsidDel="00FE4C78">
            <w:delText xml:space="preserve">would </w:delText>
          </w:r>
          <w:r w:rsidRPr="00400416" w:rsidDel="00FE4C78">
            <w:delText xml:space="preserve">be </w:delText>
          </w:r>
          <w:r w:rsidRPr="00400416" w:rsidDel="00FE4C78">
            <w:lastRenderedPageBreak/>
            <w:delText xml:space="preserve">preceded by "PHONE", while in the incongruent condition it </w:delText>
          </w:r>
          <w:r w:rsidDel="00FE4C78">
            <w:delText xml:space="preserve">could </w:delText>
          </w:r>
          <w:r w:rsidRPr="00400416" w:rsidDel="00FE4C78">
            <w:delText xml:space="preserve">be preceded by "GRASS". Each prime </w:delText>
          </w:r>
          <w:r w:rsidDel="00FE4C78">
            <w:delText xml:space="preserve">was </w:delText>
          </w:r>
          <w:r w:rsidRPr="00400416" w:rsidDel="00FE4C78">
            <w:delText>further paired with a random distractor from the same category (artificial/natural) to be used in the prime recognition task. The distractor share</w:delText>
          </w:r>
          <w:r w:rsidDel="00FE4C78">
            <w:delText xml:space="preserve">d </w:delText>
          </w:r>
          <w:r w:rsidRPr="00400416" w:rsidDel="00FE4C78">
            <w:delText>no letters in common locations with the prime, so seeing one letter only suffice</w:delText>
          </w:r>
          <w:r w:rsidDel="00FE4C78">
            <w:delText>d</w:delText>
          </w:r>
          <w:r w:rsidRPr="00400416" w:rsidDel="00FE4C78">
            <w:delText xml:space="preserve"> for correct discrimination.</w:delText>
          </w:r>
        </w:del>
      </w:moveTo>
    </w:p>
    <w:p w14:paraId="30847F64" w14:textId="40242D4C" w:rsidR="00E65EFB" w:rsidRDefault="00E65EFB" w:rsidP="00E65EFB">
      <w:pPr>
        <w:ind w:firstLine="0"/>
        <w:rPr>
          <w:ins w:id="204" w:author="Chen Heller" w:date="2023-01-03T16:49:00Z"/>
        </w:rPr>
      </w:pPr>
      <w:moveTo w:id="205" w:author="Chen Heller" w:date="2023-01-03T16:49:00Z">
        <w:del w:id="206" w:author="Chen Heller" w:date="2023-01-03T17:02:00Z">
          <w:r w:rsidRPr="00400416" w:rsidDel="00927E7D">
            <w:delText>The procedure closely follow</w:delText>
          </w:r>
          <w:r w:rsidDel="00927E7D">
            <w:delText>ed</w:delText>
          </w:r>
          <w:r w:rsidRPr="00400416" w:rsidDel="00927E7D">
            <w:delText xml:space="preserve"> the one used in</w:delText>
          </w:r>
          <w:r w:rsidDel="00927E7D">
            <w:delText xml:space="preserve"> </w:delText>
          </w:r>
          <w:r w:rsidDel="00927E7D">
            <w:fldChar w:fldCharType="begin"/>
          </w:r>
          <w:r w:rsidDel="00927E7D">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Del="00927E7D">
            <w:fldChar w:fldCharType="separate"/>
          </w:r>
          <w:r w:rsidRPr="008D13A3" w:rsidDel="00927E7D">
            <w:rPr>
              <w:rFonts w:ascii="Times New Roman" w:hAnsi="Times New Roman" w:cs="Times New Roman"/>
            </w:rPr>
            <w:delText xml:space="preserve">Dehaene et al. </w:delText>
          </w:r>
          <w:r w:rsidDel="00927E7D">
            <w:rPr>
              <w:rFonts w:ascii="Times New Roman" w:hAnsi="Times New Roman" w:cs="Times New Roman"/>
            </w:rPr>
            <w:delText>(</w:delText>
          </w:r>
          <w:r w:rsidRPr="008D13A3" w:rsidDel="00927E7D">
            <w:rPr>
              <w:rFonts w:ascii="Times New Roman" w:hAnsi="Times New Roman" w:cs="Times New Roman"/>
            </w:rPr>
            <w:delText>2001)</w:delText>
          </w:r>
          <w:r w:rsidDel="00927E7D">
            <w:fldChar w:fldCharType="end"/>
          </w:r>
          <w:r w:rsidDel="00927E7D">
            <w:delText xml:space="preserve">, yet in a motion tracking setup. </w:delText>
          </w:r>
          <w:r w:rsidRPr="00400416" w:rsidDel="00927E7D">
            <w:delText>Every trial consist</w:delText>
          </w:r>
          <w:r w:rsidDel="00927E7D">
            <w:delText>ed</w:delText>
          </w:r>
          <w:r w:rsidRPr="00400416" w:rsidDel="00927E7D">
            <w:delText xml:space="preserve"> of a fixation cross (1000ms), a first mask (270ms), a second mask (30ms), a prime word (30ms), a third mask (30ms) and a target (500ms). Once the target </w:delText>
          </w:r>
          <w:r w:rsidDel="00927E7D">
            <w:delText xml:space="preserve">was </w:delText>
          </w:r>
          <w:r w:rsidRPr="00400416" w:rsidDel="00927E7D">
            <w:delText>displayed, participants classif</w:delText>
          </w:r>
          <w:r w:rsidDel="00927E7D">
            <w:delText>ied</w:delText>
          </w:r>
          <w:r w:rsidRPr="00400416" w:rsidDel="00927E7D">
            <w:delText xml:space="preserve"> the target word as describing a natural / artificial item by </w:delText>
          </w:r>
          <w:r w:rsidDel="00927E7D">
            <w:delText xml:space="preserve">reaching </w:delText>
          </w:r>
          <w:r w:rsidRPr="00400416" w:rsidDel="00927E7D">
            <w:delText xml:space="preserve">the side of the screen that contains the appropriate category </w:delText>
          </w:r>
          <w:r w:rsidDel="00927E7D">
            <w:delText>(</w:delText>
          </w:r>
          <w:r w:rsidDel="00927E7D">
            <w:fldChar w:fldCharType="begin"/>
          </w:r>
          <w:r w:rsidDel="00927E7D">
            <w:delInstrText xml:space="preserve"> REF _Ref114472325 \h </w:delInstrText>
          </w:r>
          <w:r w:rsidDel="00927E7D">
            <w:fldChar w:fldCharType="separate"/>
          </w:r>
          <w:r w:rsidDel="00927E7D">
            <w:delText xml:space="preserve">Figure </w:delText>
          </w:r>
          <w:r w:rsidDel="00927E7D">
            <w:rPr>
              <w:noProof/>
            </w:rPr>
            <w:delText>2</w:delText>
          </w:r>
          <w:r w:rsidDel="00927E7D">
            <w:fldChar w:fldCharType="end"/>
          </w:r>
          <w:r w:rsidRPr="00400416" w:rsidDel="00927E7D">
            <w:fldChar w:fldCharType="begin"/>
          </w:r>
          <w:r w:rsidRPr="00400416" w:rsidDel="00927E7D">
            <w:delInstrText xml:space="preserve"> REF _Ref106198697 \h </w:delInstrText>
          </w:r>
          <w:r w:rsidDel="00927E7D">
            <w:delInstrText xml:space="preserve"> \* MERGEFORMAT </w:delInstrText>
          </w:r>
          <w:r w:rsidDel="00927E7D">
            <w:fldChar w:fldCharType="separate"/>
          </w:r>
          <w:r w:rsidRPr="00400416" w:rsidDel="00927E7D">
            <w:fldChar w:fldCharType="end"/>
          </w:r>
          <w:r w:rsidRPr="00400416" w:rsidDel="00927E7D">
            <w:delText xml:space="preserve">). </w:delText>
          </w:r>
        </w:del>
        <w:del w:id="207" w:author="Chen Heller" w:date="2023-01-03T17:05:00Z">
          <w:r w:rsidDel="00F0246E">
            <w:delText>R</w:delText>
          </w:r>
          <w:r w:rsidRPr="00400416" w:rsidDel="00F0246E">
            <w:delText xml:space="preserve">esponses </w:delText>
          </w:r>
          <w:r w:rsidDel="00F0246E">
            <w:delText>had to be provided within a 1500ms time window from target presentation.</w:delText>
          </w:r>
          <w:r w:rsidRPr="00400416" w:rsidDel="00F0246E">
            <w:delText xml:space="preserve"> Movement </w:delText>
          </w:r>
          <w:r w:rsidDel="00F0246E">
            <w:delText>duration</w:delText>
          </w:r>
          <w:r w:rsidRPr="00400416" w:rsidDel="00F0246E">
            <w:delText xml:space="preserve"> </w:delText>
          </w:r>
          <w:r w:rsidDel="00F0246E">
            <w:delText>was defined as the time between</w:delText>
          </w:r>
          <w:r w:rsidRPr="00400416" w:rsidDel="00F0246E">
            <w:delText xml:space="preserve"> </w:delText>
          </w:r>
          <w:r w:rsidDel="00F0246E">
            <w:delText>target onset and the point whe</w:delText>
          </w:r>
          <w:r w:rsidRPr="00400416" w:rsidDel="00F0246E">
            <w:delText xml:space="preserve">n </w:delText>
          </w:r>
          <w:r w:rsidDel="00F0246E">
            <w:delText>the finger was</w:delText>
          </w:r>
          <w:r w:rsidRPr="00400416" w:rsidDel="00F0246E">
            <w:delText xml:space="preserve"> </w:delText>
          </w:r>
          <w:r w:rsidDel="00F0246E">
            <w:delText>3</w:delText>
          </w:r>
          <w:r w:rsidRPr="00400416" w:rsidDel="00F0246E">
            <w:delText>cm away from the screen or closer (on the Z axis)</w:delText>
          </w:r>
          <w:r w:rsidDel="00F0246E">
            <w:delText>. Responses slower than 1500ms were followed by "Move faster" feedback.</w:delText>
          </w:r>
          <w:r w:rsidRPr="00400416" w:rsidDel="00F0246E">
            <w:delText xml:space="preserve"> </w:delText>
          </w:r>
        </w:del>
        <w:del w:id="208" w:author="Chen Heller" w:date="2023-01-03T17:09:00Z">
          <w:r w:rsidRPr="00400416" w:rsidDel="009A7DF2">
            <w:delText>After Classifying the targets, the participant</w:delText>
          </w:r>
          <w:r w:rsidDel="009A7DF2">
            <w:delText xml:space="preserve">s were </w:delText>
          </w:r>
          <w:r w:rsidRPr="00400416" w:rsidDel="009A7DF2">
            <w:delText xml:space="preserve">asked to recognize the prime as an objective measure of prime awareness. Participants </w:delText>
          </w:r>
          <w:r w:rsidDel="009A7DF2">
            <w:delText xml:space="preserve">were </w:delText>
          </w:r>
          <w:r w:rsidRPr="00400416" w:rsidDel="009A7DF2">
            <w:delText xml:space="preserve">presented with two words – the prime and another word from the same category. Response </w:delText>
          </w:r>
          <w:r w:rsidDel="009A7DF2">
            <w:delText xml:space="preserve">was </w:delText>
          </w:r>
          <w:r w:rsidRPr="00400416" w:rsidDel="009A7DF2">
            <w:delText xml:space="preserve">given in an identical fashion to the target classification task, within a </w:delText>
          </w:r>
          <w:r w:rsidDel="009A7DF2">
            <w:delText xml:space="preserve">5 </w:delText>
          </w:r>
          <w:r w:rsidRPr="00400416" w:rsidDel="009A7DF2">
            <w:delText xml:space="preserve">seconds response window. </w:delText>
          </w:r>
          <w:r w:rsidDel="009A7DF2">
            <w:delText>Then</w:delText>
          </w:r>
          <w:r w:rsidRPr="00400416" w:rsidDel="009A7DF2">
            <w:delText xml:space="preserve">, a subjective measure of prime awareness </w:delText>
          </w:r>
          <w:r w:rsidDel="009A7DF2">
            <w:delText xml:space="preserve">was </w:delText>
          </w:r>
          <w:r w:rsidRPr="00400416" w:rsidDel="009A7DF2">
            <w:delText>taken, using the Perceptual Awareness Scale (PAS</w:delText>
          </w:r>
          <w:r w:rsidDel="009A7DF2">
            <w:delText xml:space="preserve">; </w:delText>
          </w:r>
          <w:r w:rsidDel="009A7DF2">
            <w:fldChar w:fldCharType="begin"/>
          </w:r>
          <w:r w:rsidDel="009A7DF2">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Del="009A7DF2">
            <w:fldChar w:fldCharType="separate"/>
          </w:r>
          <w:r w:rsidRPr="00941B2F" w:rsidDel="009A7DF2">
            <w:rPr>
              <w:rFonts w:ascii="Times New Roman" w:hAnsi="Times New Roman" w:cs="Times New Roman"/>
            </w:rPr>
            <w:delText>Sandberg &amp; Overgaard, 2015)</w:delText>
          </w:r>
          <w:r w:rsidDel="009A7DF2">
            <w:fldChar w:fldCharType="end"/>
          </w:r>
          <w:r w:rsidRPr="00400416" w:rsidDel="009A7DF2">
            <w:delText>. Participants use</w:delText>
          </w:r>
          <w:r w:rsidDel="009A7DF2">
            <w:delText>d</w:delText>
          </w:r>
          <w:r w:rsidRPr="00400416" w:rsidDel="009A7DF2">
            <w:delText xml:space="preserve"> the</w:delText>
          </w:r>
          <w:r w:rsidDel="009A7DF2">
            <w:delText xml:space="preserve"> </w:delText>
          </w:r>
          <w:r w:rsidRPr="00400416" w:rsidDel="009A7DF2">
            <w:delText>keyboard numbers</w:delText>
          </w:r>
          <w:r w:rsidDel="009A7DF2">
            <w:delText xml:space="preserve"> </w:delText>
          </w:r>
          <w:r w:rsidRPr="00400416" w:rsidDel="009A7DF2">
            <w:delText xml:space="preserve">1-4 to rate how well did they see the prime (1 – "Didn't see anything", 2 – "Saw something vaguely, but can't say what it is", 3 – "Saw part of the prime clearly", 4 – "Saw the whole prime clearly"). Finally, participants </w:delText>
          </w:r>
          <w:r w:rsidDel="009A7DF2">
            <w:delText xml:space="preserve">were asked </w:delText>
          </w:r>
          <w:r w:rsidRPr="00400416" w:rsidDel="009A7DF2">
            <w:delText>to return their finger to the starting point.</w:delText>
          </w:r>
        </w:del>
      </w:moveTo>
      <w:moveToRangeEnd w:id="199"/>
    </w:p>
    <w:p w14:paraId="2C88FD2C" w14:textId="668FC293" w:rsidR="00D826D9" w:rsidRDefault="00521037" w:rsidP="00D966CD">
      <w:pPr>
        <w:ind w:firstLine="0"/>
      </w:pPr>
      <w:del w:id="209"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210" w:author="Chen Heller" w:date="2023-01-03T16:51:00Z">
        <w:r w:rsidR="00D826D9" w:rsidDel="007156FD">
          <w:delText>two</w:delText>
        </w:r>
        <w:r w:rsidDel="007156FD">
          <w:delText xml:space="preserve"> </w:delText>
        </w:r>
      </w:del>
      <w:ins w:id="211" w:author="Chen Heller" w:date="2023-01-03T16:51:00Z">
        <w:r w:rsidR="007156FD">
          <w:t>T</w:t>
        </w:r>
        <w:r w:rsidR="007156FD">
          <w:t xml:space="preserve">wo </w:t>
        </w:r>
      </w:ins>
      <w:r>
        <w:t>main</w:t>
      </w:r>
      <w:r w:rsidR="00D826D9">
        <w:t xml:space="preserve"> </w:t>
      </w:r>
      <w:r w:rsidR="00D826D9" w:rsidRPr="00400416">
        <w:t>session</w:t>
      </w:r>
      <w:r w:rsidR="00D826D9">
        <w:t>s</w:t>
      </w:r>
      <w:r w:rsidR="00560506">
        <w:t xml:space="preserve"> </w:t>
      </w:r>
      <w:r w:rsidR="000A4571">
        <w:t xml:space="preserve">were </w:t>
      </w:r>
      <w:r w:rsidR="00560506">
        <w:t xml:space="preserve">conducted on the </w:t>
      </w:r>
      <w:r w:rsidR="00560506">
        <w:lastRenderedPageBreak/>
        <w:t>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w:t>
      </w:r>
      <w:ins w:id="212"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ins w:id="213" w:author="Chen Heller" w:date="2023-01-03T16:55:00Z">
        <w:r w:rsidR="00A36C47">
          <w:t>H</w:t>
        </w:r>
        <w:r w:rsidR="00A36C47" w:rsidRPr="00400416">
          <w:t xml:space="preserve">alf the trials </w:t>
        </w:r>
        <w:r w:rsidR="00A36C47">
          <w:t xml:space="preserve">were </w:t>
        </w:r>
        <w:r w:rsidR="00A36C47" w:rsidRPr="00400416">
          <w:t xml:space="preserve">congruent and half incongruent, and half the targets </w:t>
        </w:r>
        <w:r w:rsidR="00A36C47">
          <w:t xml:space="preserve">were </w:t>
        </w:r>
        <w:r w:rsidR="00A36C47" w:rsidRPr="00400416">
          <w:t>natural and half artificial</w:t>
        </w:r>
        <w:r w:rsidR="00A36C47">
          <w:t>.</w:t>
        </w:r>
        <w:r w:rsidR="00A36C47" w:rsidRPr="00400416">
          <w:t xml:space="preserve"> </w:t>
        </w:r>
      </w:ins>
      <w:r w:rsidR="00D826D9" w:rsidRPr="00400416">
        <w:t xml:space="preserve">Stimuli order </w:t>
      </w:r>
      <w:del w:id="214" w:author="Chen Heller" w:date="2023-01-03T16:56:00Z">
        <w:r w:rsidR="00D826D9" w:rsidDel="009F7DBA">
          <w:delText xml:space="preserve">in the experimental blocks </w:delText>
        </w:r>
      </w:del>
      <w:r w:rsidR="00D826D9">
        <w:t xml:space="preserve">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pre-composed lists of trial condition and stimulus</w:t>
      </w:r>
      <w:ins w:id="215" w:author="Chen Heller" w:date="2023-01-03T16:57:00Z">
        <w:r w:rsidR="009F7DBA">
          <w:t xml:space="preserve"> in the experimental blocks and </w:t>
        </w:r>
        <w:r w:rsidR="00A13E1F">
          <w:t>ten precomposed lists in the practice blocks</w:t>
        </w:r>
      </w:ins>
      <w:r w:rsidR="00D826D9" w:rsidRPr="00400416">
        <w:t xml:space="preserve">. </w:t>
      </w:r>
      <w:ins w:id="216" w:author="Chen Heller" w:date="2023-01-03T17:00:00Z">
        <w:r w:rsidR="00FE4C78" w:rsidRPr="00400416">
          <w:t xml:space="preserve">In each list, the order of words </w:t>
        </w:r>
        <w:r w:rsidR="00FE4C78">
          <w:t>wa</w:t>
        </w:r>
        <w:r w:rsidR="00FE4C78" w:rsidRPr="00400416">
          <w:t xml:space="preserve">s pseudorandom, with the following constraints: (a) Each word </w:t>
        </w:r>
        <w:r w:rsidR="00FE4C78">
          <w:t>was</w:t>
        </w:r>
        <w:r w:rsidR="00FE4C78" w:rsidRPr="00400416">
          <w:t xml:space="preserve"> equally frequent as a target at the congruent and incongruent conditions; (b) All words </w:t>
        </w:r>
        <w:r w:rsidR="00FE4C78">
          <w:t xml:space="preserve">were </w:t>
        </w:r>
        <w:r w:rsidR="00FE4C78" w:rsidRPr="00400416">
          <w:t>used as targets the same number of times; (c) A target never repeat</w:t>
        </w:r>
        <w:r w:rsidR="00FE4C78">
          <w:t>ed</w:t>
        </w:r>
        <w:r w:rsidR="00FE4C78" w:rsidRPr="00400416">
          <w:t xml:space="preserve"> in the same block; (d) In the congruent condition the prime </w:t>
        </w:r>
        <w:r w:rsidR="00FE4C78">
          <w:t xml:space="preserve">was </w:t>
        </w:r>
        <w:r w:rsidR="00FE4C78" w:rsidRPr="00400416">
          <w:t xml:space="preserve">identical to the target word; (e) In the incongruent condition, a prime which doesn't share letters in common locations with the target </w:t>
        </w:r>
        <w:r w:rsidR="00FE4C78">
          <w:t xml:space="preserve">was </w:t>
        </w:r>
        <w:r w:rsidR="00FE4C78" w:rsidRPr="00400416">
          <w:t>selected from the alternative category (artificial/natural). For example, in the congruent condition</w:t>
        </w:r>
        <w:r w:rsidR="00FE4C78">
          <w:t>, the word</w:t>
        </w:r>
        <w:r w:rsidR="00FE4C78" w:rsidRPr="00400416">
          <w:t xml:space="preserve"> "phone" </w:t>
        </w:r>
        <w:r w:rsidR="00FE4C78">
          <w:t xml:space="preserve">would </w:t>
        </w:r>
        <w:r w:rsidR="00FE4C78" w:rsidRPr="00400416">
          <w:t xml:space="preserve">be preceded by "PHONE", while in the incongruent condition it </w:t>
        </w:r>
        <w:r w:rsidR="00FE4C78">
          <w:t xml:space="preserve">could </w:t>
        </w:r>
        <w:r w:rsidR="00FE4C78" w:rsidRPr="00400416">
          <w:t xml:space="preserve">be preceded by "GRASS". Each prime </w:t>
        </w:r>
        <w:r w:rsidR="00FE4C78">
          <w:t xml:space="preserve">was </w:t>
        </w:r>
        <w:r w:rsidR="00FE4C78" w:rsidRPr="00400416">
          <w:t>further paired with a random distractor from the same category (artificial/natural) to be used in the prime recognition task. The distractor share</w:t>
        </w:r>
        <w:r w:rsidR="00FE4C78">
          <w:t xml:space="preserve">d </w:t>
        </w:r>
        <w:r w:rsidR="00FE4C78" w:rsidRPr="00400416">
          <w:t>no letters in common locations with the prime, so seeing one letter only suffice</w:t>
        </w:r>
        <w:r w:rsidR="00FE4C78">
          <w:t>d</w:t>
        </w:r>
        <w:r w:rsidR="00FE4C78" w:rsidRPr="00400416">
          <w:t xml:space="preserve"> for correct discrimination.</w:t>
        </w:r>
      </w:ins>
      <w:del w:id="217"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r w:rsidR="00D826D9">
        <w:t xml:space="preserve"> </w:t>
      </w:r>
      <w:ins w:id="218" w:author="Chen Heller" w:date="2023-01-03T17:02:00Z">
        <w:r w:rsidR="00927E7D" w:rsidRPr="00400416">
          <w:t>The procedure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proofErr w:type="spellStart"/>
        <w:r w:rsidR="00927E7D" w:rsidRPr="008D13A3">
          <w:rPr>
            <w:rFonts w:ascii="Times New Roman" w:hAnsi="Times New Roman" w:cs="Times New Roman"/>
          </w:rPr>
          <w:t>Dehaene</w:t>
        </w:r>
        <w:proofErr w:type="spellEnd"/>
        <w:r w:rsidR="00927E7D" w:rsidRPr="008D13A3">
          <w:rPr>
            <w:rFonts w:ascii="Times New Roman" w:hAnsi="Times New Roman" w:cs="Times New Roman"/>
          </w:rPr>
          <w:t xml:space="preserv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yet in a motion tracking setup.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w:t>
        </w:r>
        <w:r w:rsidR="00927E7D" w:rsidRPr="00400416">
          <w:lastRenderedPageBreak/>
          <w:t xml:space="preserve">by </w:t>
        </w:r>
      </w:ins>
      <w:ins w:id="219" w:author="Chen Heller" w:date="2023-01-03T17:03:00Z">
        <w:r w:rsidR="007D52A6">
          <w:t xml:space="preserve">selecting the </w:t>
        </w:r>
      </w:ins>
      <w:ins w:id="220" w:author="Chen Heller" w:date="2023-01-03T17:02:00Z">
        <w:r w:rsidR="00927E7D" w:rsidRPr="00400416">
          <w:t>side of the screen that contain</w:t>
        </w:r>
      </w:ins>
      <w:ins w:id="221" w:author="Chen Heller" w:date="2023-01-03T17:03:00Z">
        <w:r w:rsidR="008918D3">
          <w:t>s</w:t>
        </w:r>
      </w:ins>
      <w:ins w:id="222" w:author="Chen Heller" w:date="2023-01-03T17:02:00Z">
        <w:r w:rsidR="00927E7D" w:rsidRPr="00400416">
          <w:t xml:space="preserve"> the appropriate category </w:t>
        </w:r>
        <w:r w:rsidR="00927E7D">
          <w:t>(</w:t>
        </w:r>
        <w:r w:rsidR="00927E7D">
          <w:fldChar w:fldCharType="begin"/>
        </w:r>
        <w:r w:rsidR="00927E7D">
          <w:instrText xml:space="preserve"> REF _Ref114472325 \h </w:instrText>
        </w:r>
        <w:r w:rsidR="00927E7D">
          <w:fldChar w:fldCharType="separate"/>
        </w:r>
        <w:r w:rsidR="00927E7D">
          <w:t xml:space="preserve">Figure </w:t>
        </w:r>
      </w:ins>
      <w:ins w:id="223" w:author="Chen Heller" w:date="2023-01-03T17:03:00Z">
        <w:r w:rsidR="008918D3">
          <w:rPr>
            <w:noProof/>
          </w:rPr>
          <w:t>X</w:t>
        </w:r>
      </w:ins>
      <w:ins w:id="224" w:author="Chen Heller" w:date="2023-01-03T17:04:00Z">
        <w:r w:rsidR="008918D3">
          <w:rPr>
            <w:noProof/>
          </w:rPr>
          <w:t>XX</w:t>
        </w:r>
      </w:ins>
      <w:ins w:id="225" w:author="Chen Heller" w:date="2023-01-03T17:02:00Z">
        <w:r w:rsidR="00927E7D">
          <w:fldChar w:fldCharType="end"/>
        </w:r>
      </w:ins>
      <w:ins w:id="226" w:author="Chen Heller" w:date="2023-01-03T17:04:00Z">
        <w:r w:rsidR="008918D3">
          <w:t>XX</w:t>
        </w:r>
      </w:ins>
      <w:ins w:id="227" w:author="Chen Heller" w:date="2023-01-03T17:02:00Z">
        <w:r w:rsidR="00927E7D" w:rsidRPr="00400416">
          <w:fldChar w:fldCharType="begin"/>
        </w:r>
        <w:r w:rsidR="00927E7D" w:rsidRPr="00400416">
          <w:instrText xml:space="preserve"> REF _Ref106198697 \h </w:instrText>
        </w:r>
        <w:r w:rsidR="00927E7D">
          <w:instrText xml:space="preserve"> \* MERGEFORMAT </w:instrText>
        </w:r>
        <w:r w:rsidR="00927E7D">
          <w:fldChar w:fldCharType="separate"/>
        </w:r>
        <w:r w:rsidR="00927E7D" w:rsidRPr="00400416">
          <w:fldChar w:fldCharType="end"/>
        </w:r>
        <w:r w:rsidR="00927E7D" w:rsidRPr="00400416">
          <w:t>).</w:t>
        </w:r>
      </w:ins>
      <w:ins w:id="228" w:author="Chen Heller" w:date="2023-01-03T17:04:00Z">
        <w:r w:rsidR="00F0246E">
          <w:t xml:space="preserve"> </w:t>
        </w:r>
      </w:ins>
      <w:ins w:id="229" w:author="Chen Heller" w:date="2023-01-03T17:06:00Z">
        <w:r w:rsidR="00650AC9">
          <w:t xml:space="preserve">In </w:t>
        </w:r>
      </w:ins>
      <w:ins w:id="230" w:author="Chen Heller" w:date="2023-01-03T17:19:00Z">
        <w:r w:rsidR="00621802">
          <w:t xml:space="preserve">accordance with </w:t>
        </w:r>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621802">
          <w:t xml:space="preserve"> in </w:t>
        </w:r>
      </w:ins>
      <w:ins w:id="231" w:author="Chen Heller" w:date="2023-01-03T17:06:00Z">
        <w:r w:rsidR="00650AC9">
          <w:t xml:space="preserve">the </w:t>
        </w:r>
      </w:ins>
      <w:ins w:id="232" w:author="Chen Heller" w:date="2023-01-03T17:07:00Z">
        <w:r w:rsidR="00650AC9">
          <w:t xml:space="preserve">reaching task </w:t>
        </w:r>
      </w:ins>
      <w:moveToRangeStart w:id="233" w:author="Chen Heller" w:date="2023-01-03T17:14:00Z" w:name="move123658468"/>
      <w:moveTo w:id="234" w:author="Chen Heller" w:date="2023-01-03T17:14:00Z">
        <w:del w:id="235" w:author="Chen Heller" w:date="2023-01-03T17:14:00Z">
          <w:r w:rsidR="00067907" w:rsidDel="00067907">
            <w:delText xml:space="preserve">timing was adjusted so that </w:delText>
          </w:r>
        </w:del>
        <w:r w:rsidR="00067907">
          <w:t xml:space="preserve">movements had to start </w:t>
        </w:r>
      </w:moveTo>
      <w:ins w:id="236" w:author="Chen Heller" w:date="2023-01-03T17:23:00Z">
        <w:r w:rsidR="00973F8F">
          <w:t xml:space="preserve">after 100ms had passed from target presentation but </w:t>
        </w:r>
      </w:ins>
      <w:moveTo w:id="237" w:author="Chen Heller" w:date="2023-01-03T17:14:00Z">
        <w:r w:rsidR="00067907">
          <w:t>before 3</w:t>
        </w:r>
        <w:del w:id="238" w:author="Chen Heller" w:date="2023-01-03T17:14:00Z">
          <w:r w:rsidR="00067907" w:rsidDel="008C05C0">
            <w:delText>3</w:delText>
          </w:r>
        </w:del>
      </w:moveTo>
      <w:ins w:id="239" w:author="Chen Heller" w:date="2023-01-03T17:14:00Z">
        <w:r w:rsidR="008C05C0">
          <w:t>2</w:t>
        </w:r>
      </w:ins>
      <w:moveTo w:id="240" w:author="Chen Heller" w:date="2023-01-03T17:14:00Z">
        <w:r w:rsidR="00067907">
          <w:t>0ms had passed</w:t>
        </w:r>
      </w:moveTo>
      <w:ins w:id="241" w:author="Chen Heller" w:date="2023-01-03T17:23:00Z">
        <w:r w:rsidR="00973F8F">
          <w:t xml:space="preserve"> </w:t>
        </w:r>
      </w:ins>
      <w:moveTo w:id="242" w:author="Chen Heller" w:date="2023-01-03T17:14:00Z">
        <w:r w:rsidR="00067907">
          <w:t>and last no longer than 4</w:t>
        </w:r>
        <w:del w:id="243" w:author="Chen Heller" w:date="2023-01-03T17:14:00Z">
          <w:r w:rsidR="00067907" w:rsidDel="008C05C0">
            <w:delText>3</w:delText>
          </w:r>
        </w:del>
      </w:moveTo>
      <w:ins w:id="244" w:author="Chen Heller" w:date="2023-01-03T17:14:00Z">
        <w:r w:rsidR="008C05C0">
          <w:t>2</w:t>
        </w:r>
      </w:ins>
      <w:moveTo w:id="245" w:author="Chen Heller" w:date="2023-01-03T17:14:00Z">
        <w:r w:rsidR="00067907">
          <w:t xml:space="preserve">0ms. Movement started when the finger was </w:t>
        </w:r>
        <w:del w:id="246" w:author="Chen Heller" w:date="2023-01-03T17:20:00Z">
          <w:r w:rsidR="00067907" w:rsidDel="00343602">
            <w:delText>2</w:delText>
          </w:r>
        </w:del>
      </w:moveTo>
      <w:ins w:id="247" w:author="Chen Heller" w:date="2023-01-03T17:20:00Z">
        <w:r w:rsidR="00343602">
          <w:t>1</w:t>
        </w:r>
      </w:ins>
      <w:moveTo w:id="248" w:author="Chen Heller" w:date="2023-01-03T17:14:00Z">
        <w:r w:rsidR="00067907">
          <w:t xml:space="preserve">cm away from the starting point (Euclidean distance) and ended when it was </w:t>
        </w:r>
        <w:del w:id="249" w:author="Chen Heller" w:date="2023-01-03T17:15:00Z">
          <w:r w:rsidR="00067907" w:rsidDel="008C05C0">
            <w:delText>3</w:delText>
          </w:r>
        </w:del>
      </w:moveTo>
      <w:ins w:id="250" w:author="Chen Heller" w:date="2023-01-03T17:15:00Z">
        <w:r w:rsidR="008C05C0">
          <w:t>0.7</w:t>
        </w:r>
      </w:ins>
      <w:moveTo w:id="251" w:author="Chen Heller" w:date="2023-01-03T17:14:00Z">
        <w:r w:rsidR="00067907">
          <w:t xml:space="preserve">cm away from the screen (on the Z axis). </w:t>
        </w:r>
      </w:moveTo>
      <w:ins w:id="252" w:author="Chen Heller" w:date="2023-01-03T17:24:00Z">
        <w:r w:rsidR="007546C5">
          <w:t xml:space="preserve">Early or </w:t>
        </w:r>
      </w:ins>
      <w:moveTo w:id="253" w:author="Chen Heller" w:date="2023-01-03T17:14:00Z">
        <w:del w:id="254" w:author="Chen Heller" w:date="2023-01-03T17:24:00Z">
          <w:r w:rsidR="00067907" w:rsidDel="007546C5">
            <w:delText>L</w:delText>
          </w:r>
        </w:del>
      </w:moveTo>
      <w:ins w:id="255" w:author="Chen Heller" w:date="2023-01-03T17:24:00Z">
        <w:r w:rsidR="007546C5">
          <w:t>l</w:t>
        </w:r>
      </w:ins>
      <w:moveTo w:id="256" w:author="Chen Heller" w:date="2023-01-03T17:14:00Z">
        <w:r w:rsidR="00067907">
          <w:t xml:space="preserve">ate initiations </w:t>
        </w:r>
      </w:moveTo>
      <w:ins w:id="257" w:author="Chen Heller" w:date="2023-01-03T17:24:00Z">
        <w:r w:rsidR="007546C5">
          <w:t>as well as</w:t>
        </w:r>
      </w:ins>
      <w:moveTo w:id="258" w:author="Chen Heller" w:date="2023-01-03T17:14:00Z">
        <w:del w:id="259" w:author="Chen Heller" w:date="2023-01-03T17:24:00Z">
          <w:r w:rsidR="00067907" w:rsidDel="007546C5">
            <w:delText>and</w:delText>
          </w:r>
        </w:del>
        <w:r w:rsidR="00067907">
          <w:t xml:space="preserve"> long durations were followed by a </w:t>
        </w:r>
      </w:moveTo>
      <w:ins w:id="260" w:author="Chen Heller" w:date="2023-01-03T17:24:00Z">
        <w:r w:rsidR="007546C5">
          <w:t xml:space="preserve">"Too Early", </w:t>
        </w:r>
      </w:ins>
      <w:moveTo w:id="261" w:author="Chen Heller" w:date="2023-01-03T17:14:00Z">
        <w:r w:rsidR="00067907">
          <w:t>"Too late" and "Too slow" feedbacks, respectively.</w:t>
        </w:r>
      </w:moveTo>
      <w:moveToRangeEnd w:id="233"/>
      <w:r w:rsidR="00A03C3E">
        <w:t xml:space="preserve"> </w:t>
      </w:r>
      <w:ins w:id="262" w:author="Chen Heller" w:date="2023-01-03T17:24:00Z">
        <w:r w:rsidR="007546C5">
          <w:t>The purpose of the "Too early" feedback was to prevent predictive responses, which are planned before the stimulus is displayed and are therefore less affected by it.</w:t>
        </w:r>
        <w:r w:rsidR="007546C5">
          <w:t xml:space="preserve"> </w:t>
        </w:r>
      </w:ins>
      <w:del w:id="263" w:author="Chen Heller" w:date="2023-01-03T17:43:00Z">
        <w:r w:rsidR="00450658" w:rsidDel="004C41F7">
          <w:delText xml:space="preserve">to </w:delText>
        </w:r>
      </w:del>
      <w:ins w:id="264" w:author="Chen Heller" w:date="2023-01-03T17:43:00Z">
        <w:r w:rsidR="004C41F7">
          <w:t>T</w:t>
        </w:r>
        <w:r w:rsidR="004C41F7">
          <w:t xml:space="preserve">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w:t>
      </w:r>
      <w:ins w:id="265" w:author="Chen Heller" w:date="2023-01-03T17:10:00Z">
        <w:r w:rsidR="009A7DF2" w:rsidRPr="00400416">
          <w:t>After Classifying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7</w:t>
        </w:r>
        <w:r w:rsidR="009A7DF2">
          <w:t xml:space="preserve">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del w:id="266" w:author="Chen Heller" w:date="2023-01-03T17:10:00Z">
        <w:r w:rsidR="00D826D9" w:rsidDel="009A7DF2">
          <w:delText xml:space="preserve">Response </w:delText>
        </w:r>
        <w:r w:rsidR="00EF5E42" w:rsidDel="009A7DF2">
          <w:delText xml:space="preserve">in the prime recognition task </w:delText>
        </w:r>
        <w:r w:rsidR="00D826D9" w:rsidDel="009A7DF2">
          <w:delText>was given in an identical fashion to the target classification task, within a seven second response window.</w:delText>
        </w:r>
      </w:del>
    </w:p>
    <w:p w14:paraId="704238B2" w14:textId="77777777" w:rsidR="00E65EFB" w:rsidRDefault="00E65EFB" w:rsidP="00E65EFB">
      <w:pPr>
        <w:pStyle w:val="NoSpacing"/>
        <w:keepNext/>
        <w:bidi w:val="0"/>
        <w:rPr>
          <w:moveTo w:id="267" w:author="Chen Heller" w:date="2023-01-03T16:50:00Z"/>
        </w:rPr>
      </w:pPr>
      <w:moveToRangeStart w:id="268" w:author="Chen Heller" w:date="2023-01-03T16:50:00Z" w:name="move123657044"/>
      <w:commentRangeStart w:id="269"/>
      <w:moveTo w:id="270" w:author="Chen Heller" w:date="2023-01-03T16:50:00Z">
        <w:r w:rsidRPr="004058A7">
          <w:rPr>
            <w:noProof/>
          </w:rPr>
          <w:lastRenderedPageBreak/>
          <w:drawing>
            <wp:inline distT="0" distB="0" distL="0" distR="0" wp14:anchorId="27130CF0" wp14:editId="20E40EAF">
              <wp:extent cx="6556847" cy="392864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To>
    </w:p>
    <w:p w14:paraId="3785E79C" w14:textId="77777777" w:rsidR="00E65EFB" w:rsidRDefault="00E65EFB" w:rsidP="00E65EFB">
      <w:pPr>
        <w:pStyle w:val="Caption"/>
        <w:jc w:val="left"/>
        <w:rPr>
          <w:moveTo w:id="271" w:author="Chen Heller" w:date="2023-01-03T16:50:00Z"/>
        </w:rPr>
      </w:pPr>
      <w:bookmarkStart w:id="272" w:name="_Ref114472325"/>
      <w:moveTo w:id="273" w:author="Chen Heller" w:date="2023-01-03T16:50:00Z">
        <w:r>
          <w:t xml:space="preserve">Figure </w:t>
        </w:r>
        <w:r>
          <w:fldChar w:fldCharType="begin"/>
        </w:r>
        <w:r>
          <w:instrText xml:space="preserve"> SEQ Figure \* ARABIC </w:instrText>
        </w:r>
        <w:r>
          <w:fldChar w:fldCharType="separate"/>
        </w:r>
        <w:r>
          <w:rPr>
            <w:noProof/>
          </w:rPr>
          <w:t>2</w:t>
        </w:r>
        <w:r>
          <w:rPr>
            <w:noProof/>
          </w:rPr>
          <w:fldChar w:fldCharType="end"/>
        </w:r>
        <w:bookmarkEnd w:id="272"/>
        <w:r>
          <w:t xml:space="preserve">. </w:t>
        </w:r>
        <w:r w:rsidRPr="00400416">
          <w:t>Stimuli presentation order</w:t>
        </w:r>
        <w:r>
          <w:t xml:space="preserve"> in experiment 1</w:t>
        </w:r>
        <w:r w:rsidRPr="00400416">
          <w:t xml:space="preserve">. Each trial </w:t>
        </w:r>
        <w:r>
          <w:t>was</w:t>
        </w:r>
        <w:r w:rsidRPr="00400416">
          <w:t xml:space="preserve"> composed of a fixation cross (1000ms), a first mask (270ms), a second mask (30ms), a prime word (30ms), a third mask (30ms), a classification task (</w:t>
        </w:r>
        <w:r>
          <w:t>0-1500</w:t>
        </w:r>
        <w:r w:rsidRPr="00400416">
          <w:t xml:space="preserve">ms, out of which the target </w:t>
        </w:r>
        <w:r>
          <w:t xml:space="preserve">was </w:t>
        </w:r>
        <w:r w:rsidRPr="00400416">
          <w:t>displayed for 500ms), a recognition task (</w:t>
        </w:r>
        <w:r>
          <w:t>0</w:t>
        </w:r>
        <w:r w:rsidRPr="00400416">
          <w:t>-</w:t>
        </w:r>
        <w:r>
          <w:t>5,</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commentRangeEnd w:id="269"/>
      <w:r w:rsidR="009A7DF2">
        <w:rPr>
          <w:rStyle w:val="CommentReference"/>
          <w:i w:val="0"/>
          <w:iCs w:val="0"/>
          <w:color w:val="auto"/>
        </w:rPr>
        <w:commentReference w:id="269"/>
      </w:r>
    </w:p>
    <w:p w14:paraId="4375C930" w14:textId="77777777" w:rsidR="001F1330" w:rsidRDefault="001F1330" w:rsidP="001F1330">
      <w:pPr>
        <w:pStyle w:val="Heading4"/>
        <w:rPr>
          <w:moveTo w:id="274" w:author="Chen Heller" w:date="2023-01-03T17:26:00Z"/>
        </w:rPr>
        <w:pPrChange w:id="275" w:author="Chen Heller" w:date="2023-01-03T17:27:00Z">
          <w:pPr>
            <w:pStyle w:val="Heading3"/>
          </w:pPr>
        </w:pPrChange>
      </w:pPr>
      <w:moveToRangeStart w:id="276" w:author="Chen Heller" w:date="2023-01-03T17:26:00Z" w:name="move123659235"/>
      <w:moveToRangeEnd w:id="268"/>
      <w:moveTo w:id="277" w:author="Chen Heller" w:date="2023-01-03T17:26:00Z">
        <w:r>
          <w:t>Trajectory preprocessing</w:t>
        </w:r>
      </w:moveTo>
    </w:p>
    <w:p w14:paraId="38AFA958" w14:textId="2D9EED42" w:rsidR="001C0104" w:rsidRPr="00892F96" w:rsidRDefault="001F1330" w:rsidP="001F1330">
      <w:moveTo w:id="278"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w:t>
        </w:r>
        <w:proofErr w:type="spellStart"/>
        <w:r w:rsidRPr="0086789F">
          <w:rPr>
            <w:rFonts w:ascii="Times New Roman" w:hAnsi="Times New Roman" w:cs="Times New Roman"/>
          </w:rPr>
          <w:t>D’Errico</w:t>
        </w:r>
        <w:proofErr w:type="spellEnd"/>
        <w:r w:rsidRPr="0086789F">
          <w:rPr>
            <w:rFonts w:ascii="Times New Roman" w:hAnsi="Times New Roman" w:cs="Times New Roman"/>
          </w:rPr>
          <w:t>, 2022)</w:t>
        </w:r>
        <w:r>
          <w:fldChar w:fldCharType="end"/>
        </w:r>
        <w:r>
          <w:t xml:space="preserve"> to fill gaps in the trajectory, which was 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279" w:author="Chen Heller" w:date="2023-01-03T17:27:00Z">
        <w:r w:rsidR="001B0F21">
          <w:rPr>
            <w:vertAlign w:val="superscript"/>
          </w:rPr>
          <w:t>2</w:t>
        </w:r>
      </w:ins>
      <w:moveTo w:id="280" w:author="Chen Heller" w:date="2023-01-03T17:26:00Z">
        <w:del w:id="281"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w:t>
        </w:r>
        <w:r>
          <w:lastRenderedPageBreak/>
          <w:t>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282" w:author="Chen Heller" w:date="2023-01-03T17:26:00Z">
          <w:r>
            <w:t xml:space="preserve"> on the 4</w:t>
          </w:r>
          <w:proofErr w:type="spellStart"/>
          <w:r w:rsidRPr="00C83062">
            <w:rPr>
              <w:vertAlign w:val="superscript"/>
            </w:rPr>
            <w:t>th</w:t>
          </w:r>
          <w:proofErr w:type="spellEnd"/>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276"/>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7A41AC7B" w:rsidR="00D826D9" w:rsidRDefault="00D826D9" w:rsidP="006D6BD1">
      <w:pPr>
        <w:pStyle w:val="Heading4"/>
        <w:pPrChange w:id="283" w:author="Chen Heller" w:date="2023-01-03T16:16:00Z">
          <w:pPr>
            <w:pStyle w:val="Heading3"/>
          </w:pPr>
        </w:pPrChange>
      </w:pPr>
      <w:bookmarkStart w:id="284" w:name="_Toc114485392"/>
      <w:commentRangeStart w:id="285"/>
      <w:r>
        <w:lastRenderedPageBreak/>
        <w:t>Exclusion criteria</w:t>
      </w:r>
      <w:bookmarkEnd w:id="284"/>
      <w:commentRangeEnd w:id="285"/>
      <w:r w:rsidR="003062D4">
        <w:rPr>
          <w:rStyle w:val="CommentReference"/>
          <w:rFonts w:eastAsiaTheme="minorEastAsia"/>
          <w:i w:val="0"/>
          <w:iCs w:val="0"/>
        </w:rPr>
        <w:commentReference w:id="285"/>
      </w:r>
    </w:p>
    <w:p w14:paraId="312384C8" w14:textId="7FAC5517" w:rsidR="00D826D9" w:rsidRDefault="001A3B6D" w:rsidP="007D1A08">
      <w:pPr>
        <w:ind w:firstLine="0"/>
      </w:pPr>
      <w:moveToRangeStart w:id="286" w:author="Chen Heller" w:date="2023-01-03T17:37:00Z" w:name="move123659894"/>
      <w:moveTo w:id="287" w:author="Chen Heller" w:date="2023-01-03T17:37: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t>
        </w:r>
      </w:moveTo>
      <w:ins w:id="288" w:author="Chen Heller" w:date="2023-01-03T17:41:00Z">
        <w:r w:rsidR="008A3F79">
          <w:t xml:space="preserve">Movements that started less than 100ms or more than 320ms after target display were </w:t>
        </w:r>
        <w:r w:rsidR="008A3F79">
          <w:t xml:space="preserve">also </w:t>
        </w:r>
        <w:r w:rsidR="008A3F79">
          <w:t xml:space="preserve">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sidR="008A3F79">
          <w:rPr>
            <w:i/>
            <w:iCs/>
          </w:rPr>
          <w:t>Valid trials</w:t>
        </w:r>
        <w:r w:rsidR="008A3F79">
          <w:t xml:space="preserve"> were those that were not excluded due to any exclusion criteria.</w:t>
        </w:r>
      </w:ins>
      <w:ins w:id="289" w:author="Chen Heller" w:date="2023-01-03T17:42:00Z">
        <w:r w:rsidR="00A6338E" w:rsidDel="00A6338E">
          <w:t xml:space="preserve"> </w:t>
        </w:r>
      </w:ins>
      <w:moveTo w:id="290" w:author="Chen Heller" w:date="2023-01-03T17:37:00Z">
        <w:del w:id="291"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286"/>
      <w:del w:id="292"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r w:rsidR="00D826D9">
        <w:t>. Additional exclusion criteria were used in the keyboard session</w:t>
      </w:r>
      <w:r w:rsidR="003B3AF4">
        <w:t>,</w:t>
      </w:r>
      <w:r w:rsidR="00D826D9">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293" w:name="_Toc114485393"/>
      <w:r>
        <w:t>Results</w:t>
      </w:r>
      <w:bookmarkEnd w:id="293"/>
    </w:p>
    <w:p w14:paraId="438C6938" w14:textId="08EC2728"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w:t>
      </w:r>
      <w:r w:rsidR="00835861">
        <w:lastRenderedPageBreak/>
        <w:t xml:space="preserve">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592EF16E" w14:textId="7E76D7A6" w:rsidR="00691DE5" w:rsidRDefault="00652B7D" w:rsidP="00C64FDF">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3251EA">
        <w:t xml:space="preserve">Table </w:t>
      </w:r>
      <w:r w:rsidR="003251E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3251EA">
        <w:t xml:space="preserve">Figure </w:t>
      </w:r>
      <w:r w:rsidR="003251EA">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r w:rsidR="00CB785E">
        <w:t>In contrast</w:t>
      </w:r>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2496E810" w:rsidR="006119BA" w:rsidRDefault="00F01249" w:rsidP="00FE0AE9">
      <w:r>
        <w:t xml:space="preserve">As predicted by </w:t>
      </w:r>
      <w:r w:rsidR="002F313C" w:rsidRPr="002F313C">
        <w:t>Experiment 2</w:t>
      </w:r>
      <w:r w:rsidR="00EB57B5">
        <w:t xml:space="preserve"> </w:t>
      </w:r>
      <w:r w:rsidR="00C0785D">
        <w:t>a</w:t>
      </w:r>
      <w:r w:rsidR="00EB57B5">
        <w:t xml:space="preserve">nd </w:t>
      </w:r>
      <w:r w:rsidR="002F313C" w:rsidRPr="002F313C">
        <w:t>Experiment 3</w:t>
      </w:r>
      <w:r w:rsidR="00133122">
        <w:t>,</w:t>
      </w:r>
      <w:r w:rsidR="00EB57B5">
        <w:t xml:space="preserve"> </w:t>
      </w:r>
      <w:r w:rsidR="00133122">
        <w:t>t</w:t>
      </w:r>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3251EA">
        <w:t xml:space="preserve">Supplementary Table </w:t>
      </w:r>
      <w:r w:rsidR="003251EA">
        <w:rPr>
          <w:noProof/>
        </w:rPr>
        <w:t>2</w:t>
      </w:r>
      <w:r w:rsidR="006A1DF9">
        <w:fldChar w:fldCharType="end"/>
      </w:r>
      <w:r w:rsidR="007C13FD">
        <w:t>)</w:t>
      </w:r>
      <w:r>
        <w:t>.</w:t>
      </w:r>
    </w:p>
    <w:p w14:paraId="4CE0605F" w14:textId="5C75BE7B" w:rsidR="00774E47" w:rsidRDefault="00D60972" w:rsidP="008A0F94">
      <w:pPr>
        <w:jc w:val="left"/>
      </w:pPr>
      <w:r>
        <w:br w:type="page"/>
      </w:r>
    </w:p>
    <w:p w14:paraId="53CA5193" w14:textId="3045B6AD" w:rsidR="002436A8" w:rsidRDefault="002436A8" w:rsidP="005436B9">
      <w:pPr>
        <w:pStyle w:val="Caption"/>
      </w:pPr>
      <w:bookmarkStart w:id="294" w:name="_Ref114068072"/>
      <w:commentRangeStart w:id="295"/>
      <w:r>
        <w:lastRenderedPageBreak/>
        <w:t xml:space="preserve">Table </w:t>
      </w:r>
      <w:fldSimple w:instr=" SEQ Table \* ARABIC ">
        <w:r w:rsidR="003251EA">
          <w:rPr>
            <w:noProof/>
          </w:rPr>
          <w:t>4</w:t>
        </w:r>
      </w:fldSimple>
      <w:bookmarkEnd w:id="294"/>
      <w:r>
        <w:t>. Results of Experiment 4</w:t>
      </w:r>
      <w:commentRangeEnd w:id="295"/>
      <w:r w:rsidR="00851859">
        <w:rPr>
          <w:rStyle w:val="CommentReference"/>
          <w:i w:val="0"/>
          <w:iCs w:val="0"/>
          <w:color w:val="auto"/>
        </w:rPr>
        <w:commentReference w:id="295"/>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400DE6FE" w:rsidR="001D2361" w:rsidRPr="00EA2CED" w:rsidRDefault="001D2361" w:rsidP="001D2361">
            <w:pPr>
              <w:ind w:firstLine="0"/>
              <w:rPr>
                <w:sz w:val="22"/>
                <w:szCs w:val="22"/>
              </w:rPr>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00B43C8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296"/>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296"/>
      <w:r w:rsidR="007700AC">
        <w:rPr>
          <w:rStyle w:val="CommentReference"/>
        </w:rPr>
        <w:commentReference w:id="296"/>
      </w:r>
    </w:p>
    <w:p w14:paraId="2104970E" w14:textId="2DC4FF70" w:rsidR="009F050A" w:rsidRPr="00F01249" w:rsidRDefault="007E2512" w:rsidP="005436B9">
      <w:pPr>
        <w:pStyle w:val="Caption"/>
      </w:pPr>
      <w:bookmarkStart w:id="297" w:name="_Ref113906821"/>
      <w:r>
        <w:t xml:space="preserve">Figure </w:t>
      </w:r>
      <w:fldSimple w:instr=" SEQ Figure \* ARABIC ">
        <w:r w:rsidR="0095479C">
          <w:rPr>
            <w:noProof/>
          </w:rPr>
          <w:t>6</w:t>
        </w:r>
      </w:fldSimple>
      <w:bookmarkEnd w:id="297"/>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298" w:name="_Toc114485394"/>
      <w:r>
        <w:t>Discussion</w:t>
      </w:r>
      <w:bookmarkEnd w:id="298"/>
    </w:p>
    <w:p w14:paraId="0B7BE30B" w14:textId="0C80804B" w:rsidR="00BA6169" w:rsidRDefault="00F01249" w:rsidP="005856CE">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w:t>
      </w:r>
      <w:r>
        <w:lastRenderedPageBreak/>
        <w:t xml:space="preserve">difference between congruent and incongruent trajectories was significant approximately around </w:t>
      </w:r>
      <w:r w:rsidR="000B4137">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r w:rsidR="005856CE">
        <w:t xml:space="preserve"> </w:t>
      </w:r>
      <w:r w:rsidR="005856CE">
        <w:fldChar w:fldCharType="begin"/>
      </w:r>
      <w:r w:rsidR="00A56B2E">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5856CE">
        <w:fldChar w:fldCharType="separate"/>
      </w:r>
      <w:r w:rsidR="005856CE" w:rsidRPr="005856CE">
        <w:rPr>
          <w:rFonts w:ascii="Times New Roman" w:hAnsi="Times New Roman" w:cs="Times New Roman"/>
        </w:rPr>
        <w:t>Sassenhagen &amp; Draschkow</w:t>
      </w:r>
      <w:r w:rsidR="005B4C51">
        <w:rPr>
          <w:rFonts w:ascii="Times New Roman" w:hAnsi="Times New Roman" w:cs="Times New Roman"/>
        </w:rPr>
        <w:t>,</w:t>
      </w:r>
      <w:r w:rsidR="005856CE" w:rsidRPr="005856CE">
        <w:rPr>
          <w:rFonts w:ascii="Times New Roman" w:hAnsi="Times New Roman" w:cs="Times New Roman"/>
        </w:rPr>
        <w:t xml:space="preserve"> 2019</w:t>
      </w:r>
      <w:r w:rsidR="005856CE">
        <w:fldChar w:fldCharType="end"/>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299" w:name="_Toc114485395"/>
      <w:r>
        <w:t xml:space="preserve">General </w:t>
      </w:r>
      <w:r w:rsidR="00E668B7">
        <w:t>Discussion</w:t>
      </w:r>
      <w:bookmarkEnd w:id="299"/>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 xml:space="preserve">this experiment allowed for </w:t>
      </w:r>
      <w:r w:rsidR="00FF06FA">
        <w:lastRenderedPageBreak/>
        <w:t>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0DF82863"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r w:rsidR="00422967">
        <w:t xml:space="preserve">found </w:t>
      </w:r>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lastRenderedPageBreak/>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lastRenderedPageBreak/>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xml:space="preserve">. </w:t>
      </w:r>
      <w:r>
        <w:lastRenderedPageBreak/>
        <w:t>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300"/>
      <w:r w:rsidR="00B160A8">
        <w:t>comple</w:t>
      </w:r>
      <w:r w:rsidR="00ED1528">
        <w:t>x</w:t>
      </w:r>
      <w:r w:rsidR="00181385">
        <w:t xml:space="preserve"> than a simple keypress</w:t>
      </w:r>
      <w:commentRangeEnd w:id="300"/>
      <w:r w:rsidR="007D7457">
        <w:rPr>
          <w:rStyle w:val="CommentReference"/>
        </w:rPr>
        <w:commentReference w:id="300"/>
      </w:r>
      <w:r w:rsidR="00181385">
        <w:t>.</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30C108C8"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w:t>
      </w:r>
      <w:r w:rsidR="00D210E4">
        <w:t>Thus, it seems like the lower SNR is a more plausible explanation for the results.</w:t>
      </w:r>
    </w:p>
    <w:p w14:paraId="0CADF9B0" w14:textId="44DE444A"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xml:space="preserve">, this study does suggest that it might be a fruitful venue for future research. First, the effects are comparable </w:t>
      </w:r>
      <w:r w:rsidR="00A5641A">
        <w:lastRenderedPageBreak/>
        <w:t>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rsidP="00972A60">
      <w:pPr>
        <w:pStyle w:val="Heading2"/>
        <w:rPr>
          <w:ins w:id="301" w:author="Chen Heller" w:date="2023-01-03T10:14:00Z"/>
        </w:rPr>
        <w:pPrChange w:id="302" w:author="Chen Heller" w:date="2023-01-03T10:14:00Z">
          <w:pPr>
            <w:pStyle w:val="Heading3"/>
          </w:pPr>
        </w:pPrChange>
      </w:pPr>
      <w:ins w:id="303" w:author="Chen Heller" w:date="2023-01-03T10:15:00Z">
        <w:r>
          <w:t>Declarations</w:t>
        </w:r>
      </w:ins>
    </w:p>
    <w:p w14:paraId="7AD43A12" w14:textId="652B265C" w:rsidR="00D0536B" w:rsidRDefault="00D0536B" w:rsidP="00D0536B">
      <w:pPr>
        <w:pStyle w:val="Heading3"/>
        <w:rPr>
          <w:ins w:id="304" w:author="Chen Heller" w:date="2023-01-02T16:30:00Z"/>
        </w:rPr>
      </w:pPr>
      <w:ins w:id="305" w:author="Chen Heller" w:date="2023-01-02T16:22:00Z">
        <w:r w:rsidRPr="00D0536B">
          <w:t>Funding (information that explains whether and by whom the research was supported)</w:t>
        </w:r>
      </w:ins>
    </w:p>
    <w:p w14:paraId="14FF92D2" w14:textId="559F2FA0" w:rsidR="009C5EBA" w:rsidRDefault="009C5EBA">
      <w:pPr>
        <w:rPr>
          <w:ins w:id="306" w:author="Chen Heller" w:date="2023-01-03T10:16:00Z"/>
          <w:lang w:eastAsia="ja-JP" w:bidi="ar-SA"/>
        </w:rPr>
      </w:pPr>
      <w:ins w:id="307" w:author="Chen Heller" w:date="2023-01-02T16:31:00Z">
        <w:r w:rsidRPr="009C5EBA">
          <w:rPr>
            <w:lang w:eastAsia="ja-JP" w:bidi="ar-SA"/>
          </w:rPr>
          <w:t>Acknowledgments of people, grants, funds, etc. should be placed in a separate section before the reference list. The names of funding organizations should be written in full. In addition, please provide the funding information in a separate step of the submission process in the peer review system. Funder names should preferably be selected from the standardized list you will see during submission. If the funding institution you need is not listed, it can be entered as free text. Funding information will be published as searchable metadata for the accepted article, whereas acknowledgements are published within the paper</w:t>
        </w:r>
      </w:ins>
      <w:ins w:id="308" w:author="Chen Heller" w:date="2023-01-03T10:16:00Z">
        <w:r w:rsidR="00C737D1">
          <w:rPr>
            <w:lang w:eastAsia="ja-JP" w:bidi="ar-SA"/>
          </w:rPr>
          <w:t>.</w:t>
        </w:r>
      </w:ins>
    </w:p>
    <w:p w14:paraId="56F2E564" w14:textId="23E58032" w:rsidR="00C737D1" w:rsidRPr="009C5EBA" w:rsidRDefault="00963C78">
      <w:pPr>
        <w:rPr>
          <w:ins w:id="309" w:author="Chen Heller" w:date="2023-01-02T16:22:00Z"/>
          <w:lang w:eastAsia="ja-JP"/>
          <w:rPrChange w:id="310" w:author="Chen Heller" w:date="2023-01-02T16:30:00Z">
            <w:rPr>
              <w:ins w:id="311" w:author="Chen Heller" w:date="2023-01-02T16:22:00Z"/>
            </w:rPr>
          </w:rPrChange>
        </w:rPr>
        <w:pPrChange w:id="312" w:author="Chen Heller" w:date="2023-01-02T16:30:00Z">
          <w:pPr>
            <w:numPr>
              <w:numId w:val="21"/>
            </w:numPr>
            <w:tabs>
              <w:tab w:val="num" w:pos="720"/>
            </w:tabs>
            <w:ind w:left="720" w:hanging="360"/>
          </w:pPr>
        </w:pPrChange>
      </w:pPr>
      <w:ins w:id="313" w:author="Chen Heller" w:date="2023-01-03T10:16:00Z">
        <w:r>
          <w:rPr>
            <w:lang w:eastAsia="ja-JP" w:bidi="ar-SA"/>
          </w:rPr>
          <w:t xml:space="preserve">If no funding was received, state that </w:t>
        </w:r>
      </w:ins>
      <w:ins w:id="314" w:author="Chen Heller" w:date="2023-01-03T10:17:00Z">
        <w:r>
          <w:rPr>
            <w:lang w:eastAsia="ja-JP" w:bidi="ar-SA"/>
          </w:rPr>
          <w:t>(examples in the journal's guide).</w:t>
        </w:r>
      </w:ins>
    </w:p>
    <w:p w14:paraId="3AC4CD82" w14:textId="77777777" w:rsidR="00D0536B" w:rsidRPr="00D0536B" w:rsidRDefault="00D0536B">
      <w:pPr>
        <w:pStyle w:val="Heading3"/>
        <w:rPr>
          <w:ins w:id="315" w:author="Chen Heller" w:date="2023-01-02T16:22:00Z"/>
        </w:rPr>
        <w:pPrChange w:id="316" w:author="Chen Heller" w:date="2023-01-02T16:23:00Z">
          <w:pPr>
            <w:numPr>
              <w:numId w:val="21"/>
            </w:numPr>
            <w:tabs>
              <w:tab w:val="num" w:pos="720"/>
            </w:tabs>
            <w:ind w:left="720" w:hanging="360"/>
          </w:pPr>
        </w:pPrChange>
      </w:pPr>
      <w:ins w:id="317" w:author="Chen Heller" w:date="2023-01-02T16:22:00Z">
        <w:r w:rsidRPr="00D0536B">
          <w:t>Conflicts of interest/Competing interests (include appropriate disclosures)</w:t>
        </w:r>
      </w:ins>
    </w:p>
    <w:p w14:paraId="2B0CCF91" w14:textId="6EAA8C72" w:rsidR="00D0536B" w:rsidRDefault="00D0536B">
      <w:pPr>
        <w:pStyle w:val="Heading3"/>
        <w:rPr>
          <w:ins w:id="318" w:author="Chen Heller" w:date="2023-01-03T10:18:00Z"/>
        </w:rPr>
      </w:pPr>
      <w:ins w:id="319" w:author="Chen Heller" w:date="2023-01-02T16:22:00Z">
        <w:r w:rsidRPr="00D0536B">
          <w:t>Ethics approval (include appropriate approvals or waivers)</w:t>
        </w:r>
      </w:ins>
    </w:p>
    <w:p w14:paraId="1FDAE914" w14:textId="02D934A5" w:rsidR="00A00866" w:rsidRPr="00A00866" w:rsidRDefault="00A00866" w:rsidP="00A00866">
      <w:pPr>
        <w:rPr>
          <w:ins w:id="320" w:author="Chen Heller" w:date="2023-01-02T16:22:00Z"/>
          <w:lang w:eastAsia="ja-JP" w:bidi="ar-SA"/>
          <w:rPrChange w:id="321" w:author="Chen Heller" w:date="2023-01-03T10:18:00Z">
            <w:rPr>
              <w:ins w:id="322" w:author="Chen Heller" w:date="2023-01-02T16:22:00Z"/>
            </w:rPr>
          </w:rPrChange>
        </w:rPr>
        <w:pPrChange w:id="323" w:author="Chen Heller" w:date="2023-01-03T10:18:00Z">
          <w:pPr>
            <w:numPr>
              <w:numId w:val="21"/>
            </w:numPr>
            <w:tabs>
              <w:tab w:val="num" w:pos="720"/>
            </w:tabs>
            <w:ind w:left="720" w:hanging="360"/>
          </w:pPr>
        </w:pPrChange>
      </w:pPr>
      <w:ins w:id="324" w:author="Chen Heller" w:date="2023-01-03T10:18:00Z">
        <w:r>
          <w:rPr>
            <w:lang w:eastAsia="ja-JP" w:bidi="ar-SA"/>
          </w:rPr>
          <w:t xml:space="preserve">Statement that the study was approved by the ethics committee in Tel Aviv and passes the </w:t>
        </w:r>
        <w:proofErr w:type="spellStart"/>
        <w:r>
          <w:rPr>
            <w:lang w:eastAsia="ja-JP" w:bidi="ar-SA"/>
          </w:rPr>
          <w:t>helsinky</w:t>
        </w:r>
        <w:proofErr w:type="spellEnd"/>
        <w:r>
          <w:rPr>
            <w:lang w:eastAsia="ja-JP" w:bidi="ar-SA"/>
          </w:rPr>
          <w:t xml:space="preserve"> standards.</w:t>
        </w:r>
      </w:ins>
    </w:p>
    <w:p w14:paraId="2583B143" w14:textId="386A1597" w:rsidR="00D0536B" w:rsidRDefault="00D0536B">
      <w:pPr>
        <w:pStyle w:val="Heading3"/>
        <w:rPr>
          <w:ins w:id="325" w:author="Chen Heller" w:date="2023-01-03T10:37:00Z"/>
        </w:rPr>
      </w:pPr>
      <w:ins w:id="326" w:author="Chen Heller" w:date="2023-01-02T16:22:00Z">
        <w:r w:rsidRPr="00D0536B">
          <w:lastRenderedPageBreak/>
          <w:t>Consent to participate (include appropriate statements)</w:t>
        </w:r>
      </w:ins>
    </w:p>
    <w:p w14:paraId="58CB061D" w14:textId="795990FA" w:rsidR="00D6696D" w:rsidRPr="00D6696D" w:rsidRDefault="00D6696D" w:rsidP="00D6696D">
      <w:pPr>
        <w:rPr>
          <w:ins w:id="327" w:author="Chen Heller" w:date="2023-01-02T16:22:00Z"/>
          <w:lang w:eastAsia="ja-JP" w:bidi="ar-SA"/>
          <w:rPrChange w:id="328" w:author="Chen Heller" w:date="2023-01-03T10:37:00Z">
            <w:rPr>
              <w:ins w:id="329" w:author="Chen Heller" w:date="2023-01-02T16:22:00Z"/>
            </w:rPr>
          </w:rPrChange>
        </w:rPr>
        <w:pPrChange w:id="330" w:author="Chen Heller" w:date="2023-01-03T10:37:00Z">
          <w:pPr>
            <w:numPr>
              <w:numId w:val="21"/>
            </w:numPr>
            <w:tabs>
              <w:tab w:val="num" w:pos="720"/>
            </w:tabs>
            <w:ind w:left="720" w:hanging="360"/>
          </w:pPr>
        </w:pPrChange>
      </w:pPr>
      <w:ins w:id="331" w:author="Chen Heller" w:date="2023-01-03T10:37:00Z">
        <w:r>
          <w:rPr>
            <w:lang w:eastAsia="ja-JP" w:bidi="ar-SA"/>
          </w:rPr>
          <w:t xml:space="preserve">State that all participants gave a free consent to </w:t>
        </w:r>
      </w:ins>
      <w:ins w:id="332" w:author="Chen Heller" w:date="2023-01-03T10:38:00Z">
        <w:r>
          <w:rPr>
            <w:lang w:eastAsia="ja-JP" w:bidi="ar-SA"/>
          </w:rPr>
          <w:t xml:space="preserve">participate in the study. Examples in the journal's guidelines (There are examples for all the other </w:t>
        </w:r>
        <w:proofErr w:type="spellStart"/>
        <w:r>
          <w:rPr>
            <w:lang w:eastAsia="ja-JP" w:bidi="ar-SA"/>
          </w:rPr>
          <w:t>declerations</w:t>
        </w:r>
        <w:proofErr w:type="spellEnd"/>
        <w:r>
          <w:rPr>
            <w:lang w:eastAsia="ja-JP" w:bidi="ar-SA"/>
          </w:rPr>
          <w:t xml:space="preserve"> as well).</w:t>
        </w:r>
      </w:ins>
    </w:p>
    <w:p w14:paraId="48342B09" w14:textId="77777777" w:rsidR="00D0536B" w:rsidRPr="00D0536B" w:rsidRDefault="00D0536B">
      <w:pPr>
        <w:pStyle w:val="Heading3"/>
        <w:rPr>
          <w:ins w:id="333" w:author="Chen Heller" w:date="2023-01-02T16:22:00Z"/>
        </w:rPr>
        <w:pPrChange w:id="334" w:author="Chen Heller" w:date="2023-01-02T16:22:00Z">
          <w:pPr>
            <w:numPr>
              <w:numId w:val="21"/>
            </w:numPr>
            <w:tabs>
              <w:tab w:val="num" w:pos="720"/>
            </w:tabs>
            <w:ind w:left="720" w:hanging="360"/>
          </w:pPr>
        </w:pPrChange>
      </w:pPr>
      <w:ins w:id="335" w:author="Chen Heller" w:date="2023-01-02T16:22:00Z">
        <w:r w:rsidRPr="00D0536B">
          <w:t>Consent for publication (include appropriate statements)</w:t>
        </w:r>
      </w:ins>
    </w:p>
    <w:p w14:paraId="1463CDFE" w14:textId="638671B3" w:rsidR="00D0536B" w:rsidRDefault="00D0536B" w:rsidP="00D0536B">
      <w:pPr>
        <w:pStyle w:val="Heading3"/>
        <w:rPr>
          <w:ins w:id="336" w:author="Chen Heller" w:date="2023-01-02T17:51:00Z"/>
        </w:rPr>
      </w:pPr>
      <w:ins w:id="337" w:author="Chen Heller" w:date="2023-01-02T16:22:00Z">
        <w:r w:rsidRPr="00D0536B">
          <w:t>Availability of data and materials (data transparency)</w:t>
        </w:r>
      </w:ins>
    </w:p>
    <w:p w14:paraId="7A678523" w14:textId="77777777" w:rsidR="003660D1" w:rsidRDefault="003660D1" w:rsidP="003660D1">
      <w:pPr>
        <w:rPr>
          <w:ins w:id="338" w:author="Chen Heller" w:date="2023-01-02T17:51:00Z"/>
          <w:lang w:eastAsia="ja-JP" w:bidi="ar-SA"/>
        </w:rPr>
      </w:pPr>
      <w:ins w:id="339" w:author="Chen Heller" w:date="2023-01-02T17:51:00Z">
        <w:r>
          <w:rPr>
            <w:lang w:eastAsia="ja-JP" w:bidi="ar-SA"/>
          </w:rPr>
          <w:t xml:space="preserve">All original research must include a data availability statement. Data availability statements should include information on where data supporting the results reported in the article can be found. Statements should include, where applicable, hyperlinks to publicly archived datasets </w:t>
        </w:r>
        <w:proofErr w:type="spellStart"/>
        <w:r>
          <w:rPr>
            <w:lang w:eastAsia="ja-JP" w:bidi="ar-SA"/>
          </w:rPr>
          <w:t>analysed</w:t>
        </w:r>
        <w:proofErr w:type="spellEnd"/>
        <w:r>
          <w:rPr>
            <w:lang w:eastAsia="ja-JP" w:bidi="ar-SA"/>
          </w:rPr>
          <w:t xml:space="preserve"> or generated during the study. For the purposes of the data availability statement, “data” is defined as the minimal dataset that would be necessary to interpret, replicate and build upon the findings reported in the article. When it is not possible to share research data publicly, for instance when individual privacy could be compromised, data availability should still be stated in the manuscript along with any conditions for access. Data availability statements can take one of the following forms (or a combination of more than one if required for multiple datasets):</w:t>
        </w:r>
      </w:ins>
    </w:p>
    <w:p w14:paraId="69ED1726" w14:textId="77777777" w:rsidR="003660D1" w:rsidRDefault="003660D1" w:rsidP="003660D1">
      <w:pPr>
        <w:rPr>
          <w:ins w:id="340" w:author="Chen Heller" w:date="2023-01-02T17:51:00Z"/>
          <w:lang w:eastAsia="ja-JP" w:bidi="ar-SA"/>
        </w:rPr>
      </w:pPr>
      <w:ins w:id="341" w:author="Chen Heller" w:date="2023-01-02T17:51:00Z">
        <w:r>
          <w:rPr>
            <w:lang w:eastAsia="ja-JP" w:bidi="ar-SA"/>
          </w:rPr>
          <w:t xml:space="preserve">1. The datasets generated during and/or </w:t>
        </w:r>
        <w:proofErr w:type="spellStart"/>
        <w:r>
          <w:rPr>
            <w:lang w:eastAsia="ja-JP" w:bidi="ar-SA"/>
          </w:rPr>
          <w:t>analysed</w:t>
        </w:r>
        <w:proofErr w:type="spellEnd"/>
        <w:r>
          <w:rPr>
            <w:lang w:eastAsia="ja-JP" w:bidi="ar-SA"/>
          </w:rPr>
          <w:t xml:space="preserve"> during the current study are available in the [NAME] repository, [PERSISTENT WEB LINK TO DATASETS]</w:t>
        </w:r>
      </w:ins>
    </w:p>
    <w:p w14:paraId="10978EC1" w14:textId="77777777" w:rsidR="003660D1" w:rsidRDefault="003660D1" w:rsidP="003660D1">
      <w:pPr>
        <w:rPr>
          <w:ins w:id="342" w:author="Chen Heller" w:date="2023-01-02T17:51:00Z"/>
          <w:lang w:eastAsia="ja-JP" w:bidi="ar-SA"/>
        </w:rPr>
      </w:pPr>
      <w:ins w:id="343" w:author="Chen Heller" w:date="2023-01-02T17:51:00Z">
        <w:r>
          <w:rPr>
            <w:lang w:eastAsia="ja-JP" w:bidi="ar-SA"/>
          </w:rPr>
          <w:t>2. All data generated or analyzed during this study are included in this published article.</w:t>
        </w:r>
      </w:ins>
    </w:p>
    <w:p w14:paraId="037CF5DC" w14:textId="77777777" w:rsidR="003660D1" w:rsidRDefault="003660D1" w:rsidP="003660D1">
      <w:pPr>
        <w:rPr>
          <w:ins w:id="344" w:author="Chen Heller" w:date="2023-01-02T17:51:00Z"/>
          <w:lang w:eastAsia="ja-JP" w:bidi="ar-SA"/>
        </w:rPr>
      </w:pPr>
      <w:ins w:id="345" w:author="Chen Heller" w:date="2023-01-02T17:51:00Z">
        <w:r>
          <w:rPr>
            <w:lang w:eastAsia="ja-JP" w:bidi="ar-SA"/>
          </w:rPr>
          <w:t xml:space="preserve">3. The datasets generated during and/or </w:t>
        </w:r>
        <w:proofErr w:type="spellStart"/>
        <w:r>
          <w:rPr>
            <w:lang w:eastAsia="ja-JP" w:bidi="ar-SA"/>
          </w:rPr>
          <w:t>analysed</w:t>
        </w:r>
        <w:proofErr w:type="spellEnd"/>
        <w:r>
          <w:rPr>
            <w:lang w:eastAsia="ja-JP" w:bidi="ar-SA"/>
          </w:rPr>
          <w:t xml:space="preserve"> during the current study are not publicly available due [REASON(S) WHY DATA ARE NOT PUBLIC] but are available from the corresponding author on reasonable request.]. Because of this limitation, analysis code is illustrated with a synthetic dataset, which allows readers to check the correctness of their implementation.</w:t>
        </w:r>
      </w:ins>
    </w:p>
    <w:p w14:paraId="0A9F9BE7" w14:textId="77777777" w:rsidR="003660D1" w:rsidRDefault="003660D1" w:rsidP="003660D1">
      <w:pPr>
        <w:rPr>
          <w:ins w:id="346" w:author="Chen Heller" w:date="2023-01-02T17:51:00Z"/>
          <w:lang w:eastAsia="ja-JP" w:bidi="ar-SA"/>
        </w:rPr>
      </w:pPr>
      <w:ins w:id="347" w:author="Chen Heller" w:date="2023-01-02T17:51:00Z">
        <w:r>
          <w:rPr>
            <w:lang w:eastAsia="ja-JP" w:bidi="ar-SA"/>
          </w:rPr>
          <w:lastRenderedPageBreak/>
          <w:t>4. Data sharing not applicable to this article as no datasets were generated or analyzed during the current study.</w:t>
        </w:r>
      </w:ins>
    </w:p>
    <w:p w14:paraId="282CAB7C" w14:textId="77777777" w:rsidR="003660D1" w:rsidRDefault="003660D1" w:rsidP="003660D1">
      <w:pPr>
        <w:rPr>
          <w:ins w:id="348" w:author="Chen Heller" w:date="2023-01-02T17:51:00Z"/>
          <w:lang w:eastAsia="ja-JP" w:bidi="ar-SA"/>
        </w:rPr>
      </w:pPr>
    </w:p>
    <w:p w14:paraId="54BB8139" w14:textId="77777777" w:rsidR="003660D1" w:rsidRDefault="003660D1" w:rsidP="003660D1">
      <w:pPr>
        <w:rPr>
          <w:ins w:id="349" w:author="Chen Heller" w:date="2023-01-02T17:51:00Z"/>
          <w:lang w:eastAsia="ja-JP" w:bidi="ar-SA"/>
        </w:rPr>
      </w:pPr>
      <w:ins w:id="350" w:author="Chen Heller" w:date="2023-01-02T17:51:00Z">
        <w:r>
          <w:rPr>
            <w:lang w:eastAsia="ja-JP" w:bidi="ar-SA"/>
          </w:rPr>
          <w:t>More templates for data availability statements, including examples of openly available and restricted access datasets, are available here:</w:t>
        </w:r>
      </w:ins>
    </w:p>
    <w:p w14:paraId="37C4CBDA" w14:textId="5C9161EC" w:rsidR="003660D1" w:rsidRDefault="003660D1" w:rsidP="003660D1">
      <w:pPr>
        <w:rPr>
          <w:ins w:id="351" w:author="Chen Heller" w:date="2023-01-02T17:53:00Z"/>
          <w:lang w:eastAsia="ja-JP" w:bidi="ar-SA"/>
        </w:rPr>
      </w:pPr>
      <w:ins w:id="352" w:author="Chen Heller" w:date="2023-01-02T17:52:00Z">
        <w:r>
          <w:rPr>
            <w:lang w:eastAsia="ja-JP" w:bidi="ar-SA"/>
          </w:rPr>
          <w:fldChar w:fldCharType="begin"/>
        </w:r>
        <w:r>
          <w:rPr>
            <w:lang w:eastAsia="ja-JP" w:bidi="ar-SA"/>
          </w:rPr>
          <w:instrText xml:space="preserve"> HYPERLINK "https://www.springernature.com/gp/authors/research-data-policy/data-availability-statements/12330880" </w:instrText>
        </w:r>
        <w:r>
          <w:rPr>
            <w:lang w:eastAsia="ja-JP" w:bidi="ar-SA"/>
          </w:rPr>
        </w:r>
        <w:r>
          <w:rPr>
            <w:lang w:eastAsia="ja-JP" w:bidi="ar-SA"/>
          </w:rPr>
          <w:fldChar w:fldCharType="separate"/>
        </w:r>
        <w:r w:rsidRPr="003660D1">
          <w:rPr>
            <w:rStyle w:val="Hyperlink"/>
            <w:lang w:eastAsia="ja-JP" w:bidi="ar-SA"/>
          </w:rPr>
          <w:t>Data availability statements</w:t>
        </w:r>
        <w:r>
          <w:rPr>
            <w:lang w:eastAsia="ja-JP" w:bidi="ar-SA"/>
          </w:rPr>
          <w:fldChar w:fldCharType="end"/>
        </w:r>
      </w:ins>
    </w:p>
    <w:p w14:paraId="50668F79" w14:textId="4BE891BF" w:rsidR="00C14F71" w:rsidRDefault="00C14F71" w:rsidP="003660D1">
      <w:pPr>
        <w:rPr>
          <w:ins w:id="353" w:author="Chen Heller" w:date="2023-01-02T17:53:00Z"/>
          <w:lang w:eastAsia="ja-JP" w:bidi="ar-SA"/>
        </w:rPr>
      </w:pPr>
      <w:ins w:id="354" w:author="Chen Heller" w:date="2023-01-02T17:53:00Z">
        <w:r>
          <w:rPr>
            <w:lang w:eastAsia="ja-JP" w:bidi="ar-SA"/>
          </w:rPr>
          <w:fldChar w:fldCharType="begin"/>
        </w:r>
        <w:r>
          <w:rPr>
            <w:lang w:eastAsia="ja-JP" w:bidi="ar-SA"/>
          </w:rPr>
          <w:instrText xml:space="preserve"> HYPERLINK "https://www.springernature.com/gp/authors/research-data-policy/recommended-repositories" </w:instrText>
        </w:r>
        <w:r>
          <w:rPr>
            <w:lang w:eastAsia="ja-JP" w:bidi="ar-SA"/>
          </w:rPr>
        </w:r>
        <w:r>
          <w:rPr>
            <w:lang w:eastAsia="ja-JP" w:bidi="ar-SA"/>
          </w:rPr>
          <w:fldChar w:fldCharType="separate"/>
        </w:r>
        <w:r w:rsidRPr="00C14F71">
          <w:rPr>
            <w:rStyle w:val="Hyperlink"/>
            <w:lang w:eastAsia="ja-JP" w:bidi="ar-SA"/>
          </w:rPr>
          <w:t>Repositories for dataset storage.</w:t>
        </w:r>
        <w:r>
          <w:rPr>
            <w:lang w:eastAsia="ja-JP" w:bidi="ar-SA"/>
          </w:rPr>
          <w:fldChar w:fldCharType="end"/>
        </w:r>
      </w:ins>
    </w:p>
    <w:p w14:paraId="3E7D2198" w14:textId="77777777" w:rsidR="00C14F71" w:rsidRPr="003660D1" w:rsidRDefault="00C14F71">
      <w:pPr>
        <w:rPr>
          <w:ins w:id="355" w:author="Chen Heller" w:date="2023-01-02T16:22:00Z"/>
          <w:lang w:eastAsia="ja-JP" w:bidi="ar-SA"/>
          <w:rPrChange w:id="356" w:author="Chen Heller" w:date="2023-01-02T17:51:00Z">
            <w:rPr>
              <w:ins w:id="357" w:author="Chen Heller" w:date="2023-01-02T16:22:00Z"/>
            </w:rPr>
          </w:rPrChange>
        </w:rPr>
        <w:pPrChange w:id="358" w:author="Chen Heller" w:date="2023-01-02T17:51:00Z">
          <w:pPr>
            <w:numPr>
              <w:numId w:val="21"/>
            </w:numPr>
            <w:tabs>
              <w:tab w:val="num" w:pos="720"/>
            </w:tabs>
            <w:ind w:left="720" w:hanging="360"/>
          </w:pPr>
        </w:pPrChange>
      </w:pPr>
    </w:p>
    <w:p w14:paraId="53E234F5" w14:textId="77777777" w:rsidR="00D0536B" w:rsidRPr="00D0536B" w:rsidRDefault="00D0536B">
      <w:pPr>
        <w:pStyle w:val="Heading3"/>
        <w:rPr>
          <w:ins w:id="359" w:author="Chen Heller" w:date="2023-01-02T16:22:00Z"/>
        </w:rPr>
        <w:pPrChange w:id="360" w:author="Chen Heller" w:date="2023-01-02T16:22:00Z">
          <w:pPr>
            <w:numPr>
              <w:numId w:val="21"/>
            </w:numPr>
            <w:tabs>
              <w:tab w:val="num" w:pos="720"/>
            </w:tabs>
            <w:ind w:left="720" w:hanging="360"/>
          </w:pPr>
        </w:pPrChange>
      </w:pPr>
      <w:ins w:id="361" w:author="Chen Heller" w:date="2023-01-02T16:22:00Z">
        <w:r w:rsidRPr="00D0536B">
          <w:t>Code availability (software application or custom code)</w:t>
        </w:r>
      </w:ins>
    </w:p>
    <w:p w14:paraId="281670E0" w14:textId="65BD70C2" w:rsidR="00D0536B" w:rsidRDefault="00D0536B" w:rsidP="00D0536B">
      <w:pPr>
        <w:pStyle w:val="Heading3"/>
        <w:rPr>
          <w:ins w:id="362" w:author="Chen Heller" w:date="2023-01-02T17:34:00Z"/>
        </w:rPr>
      </w:pPr>
      <w:ins w:id="363" w:author="Chen Heller" w:date="2023-01-02T16:22:00Z">
        <w:r w:rsidRPr="00D0536B">
          <w:t>Authors' contributions (optional: please review the submission guidelines from the journal whether statements are mandatory)</w:t>
        </w:r>
      </w:ins>
    </w:p>
    <w:p w14:paraId="2F9BA0AA" w14:textId="342A8975" w:rsidR="001A0D6C" w:rsidRDefault="00CF07E0">
      <w:pPr>
        <w:pStyle w:val="Heading3"/>
        <w:rPr>
          <w:ins w:id="364" w:author="Chen Heller" w:date="2023-01-02T17:34:00Z"/>
        </w:rPr>
        <w:pPrChange w:id="365" w:author="Chen Heller" w:date="2023-01-02T17:34:00Z">
          <w:pPr/>
        </w:pPrChange>
      </w:pPr>
      <w:ins w:id="366" w:author="Chen Heller" w:date="2023-01-02T17:34:00Z">
        <w:r w:rsidRPr="001A0D6C">
          <w:t>Acknowledgments</w:t>
        </w:r>
      </w:ins>
    </w:p>
    <w:p w14:paraId="35764C92" w14:textId="7689EE17" w:rsidR="001A0D6C" w:rsidRPr="00972A60" w:rsidRDefault="001A0D6C">
      <w:pPr>
        <w:rPr>
          <w:ins w:id="367" w:author="Chen Heller" w:date="2023-01-02T16:26:00Z"/>
        </w:rPr>
        <w:pPrChange w:id="368" w:author="Chen Heller" w:date="2023-01-02T17:34:00Z">
          <w:pPr>
            <w:pStyle w:val="Heading3"/>
          </w:pPr>
        </w:pPrChange>
      </w:pPr>
      <w:ins w:id="369" w:author="Chen Heller" w:date="2023-01-02T17:34:00Z">
        <w:r w:rsidRPr="001A0D6C">
          <w:rPr>
            <w:lang w:eastAsia="ja-JP"/>
          </w:rPr>
          <w:t>The Author Note should include sources of financial support and any possible conflicts of interest. If desirable, contributions of different authors may be briefly described here. Reviewers and the Editor should not be thanked in the Author Note</w:t>
        </w:r>
      </w:ins>
    </w:p>
    <w:p w14:paraId="7976B60A" w14:textId="5D382B47" w:rsidR="00034D4B" w:rsidRDefault="00034D4B" w:rsidP="00034D4B">
      <w:pPr>
        <w:pStyle w:val="Heading3"/>
        <w:rPr>
          <w:ins w:id="370" w:author="Chen Heller" w:date="2023-01-02T16:27:00Z"/>
        </w:rPr>
      </w:pPr>
      <w:ins w:id="371" w:author="Chen Heller" w:date="2023-01-02T16:26:00Z">
        <w:r>
          <w:t>Open practices statement</w:t>
        </w:r>
      </w:ins>
    </w:p>
    <w:p w14:paraId="1473D0DF" w14:textId="7593879B" w:rsidR="00D802FC" w:rsidRPr="00D802FC" w:rsidRDefault="00034D4B" w:rsidP="00F37271">
      <w:pPr>
        <w:spacing w:line="360" w:lineRule="auto"/>
        <w:rPr>
          <w:ins w:id="372" w:author="Chen Heller" w:date="2023-01-02T16:28:00Z"/>
          <w:lang w:eastAsia="ja-JP" w:bidi="ar-SA"/>
        </w:rPr>
      </w:pPr>
      <w:ins w:id="373" w:author="Chen Heller" w:date="2023-01-02T16:27:00Z">
        <w:r w:rsidRPr="00034D4B">
          <w:rPr>
            <w:lang w:eastAsia="ja-JP" w:bidi="ar-SA"/>
          </w:rPr>
          <w:t>The statement must specify (1) where the data and/or materials are available (using stable repositories with persistent URL identifiers); and (2) whether any experiments were preregistered, and if so, which</w:t>
        </w:r>
        <w:r w:rsidR="00D802FC">
          <w:rPr>
            <w:lang w:eastAsia="ja-JP" w:bidi="ar-SA"/>
          </w:rPr>
          <w:t xml:space="preserve">. E.g.: </w:t>
        </w:r>
      </w:ins>
      <w:ins w:id="374" w:author="Chen Heller" w:date="2023-01-02T16:28:00Z">
        <w:r w:rsidR="00D802FC" w:rsidRPr="00D802FC">
          <w:rPr>
            <w:lang w:eastAsia="ja-JP" w:bidi="ar-SA"/>
          </w:rPr>
          <w:t>The data and materials for all experiments are available at (</w:t>
        </w:r>
        <w:proofErr w:type="spellStart"/>
        <w:r w:rsidR="00D802FC" w:rsidRPr="00D802FC">
          <w:rPr>
            <w:lang w:eastAsia="ja-JP" w:bidi="ar-SA"/>
          </w:rPr>
          <w:t>url</w:t>
        </w:r>
        <w:proofErr w:type="spellEnd"/>
        <w:r w:rsidR="00D802FC" w:rsidRPr="00D802FC">
          <w:rPr>
            <w:lang w:eastAsia="ja-JP" w:bidi="ar-SA"/>
          </w:rPr>
          <w:t xml:space="preserve"> for the site hosting the data and materials).</w:t>
        </w:r>
        <w:r w:rsidR="00F37271">
          <w:rPr>
            <w:lang w:eastAsia="ja-JP" w:bidi="ar-SA"/>
          </w:rPr>
          <w:t xml:space="preserve"> </w:t>
        </w:r>
        <w:r w:rsidR="00D802FC" w:rsidRPr="00D802FC">
          <w:rPr>
            <w:lang w:eastAsia="ja-JP" w:bidi="ar-SA"/>
          </w:rPr>
          <w:t>Experiment 1 was preregistered (</w:t>
        </w:r>
        <w:proofErr w:type="spellStart"/>
        <w:r w:rsidR="00D802FC" w:rsidRPr="00D802FC">
          <w:rPr>
            <w:lang w:eastAsia="ja-JP" w:bidi="ar-SA"/>
          </w:rPr>
          <w:t>url</w:t>
        </w:r>
        <w:proofErr w:type="spellEnd"/>
        <w:r w:rsidR="00D802FC" w:rsidRPr="00D802FC">
          <w:rPr>
            <w:lang w:eastAsia="ja-JP" w:bidi="ar-SA"/>
          </w:rPr>
          <w:t xml:space="preserve"> for the preregistration) or was not preregistered.</w:t>
        </w:r>
      </w:ins>
    </w:p>
    <w:p w14:paraId="7D6E2859" w14:textId="3A20B95A" w:rsidR="00D802FC" w:rsidRPr="00034D4B" w:rsidRDefault="00D802FC">
      <w:pPr>
        <w:rPr>
          <w:ins w:id="375" w:author="Chen Heller" w:date="2023-01-02T16:22:00Z"/>
          <w:lang w:eastAsia="ja-JP" w:bidi="ar-SA"/>
          <w:rPrChange w:id="376" w:author="Chen Heller" w:date="2023-01-02T16:27:00Z">
            <w:rPr>
              <w:ins w:id="377" w:author="Chen Heller" w:date="2023-01-02T16:22:00Z"/>
            </w:rPr>
          </w:rPrChange>
        </w:rPr>
        <w:pPrChange w:id="378" w:author="Chen Heller" w:date="2023-01-02T16:27:00Z">
          <w:pPr>
            <w:numPr>
              <w:numId w:val="21"/>
            </w:numPr>
            <w:tabs>
              <w:tab w:val="num" w:pos="720"/>
            </w:tabs>
            <w:ind w:left="720" w:hanging="360"/>
          </w:pPr>
        </w:pPrChange>
      </w:pPr>
    </w:p>
    <w:p w14:paraId="1DEEA6AC" w14:textId="77777777" w:rsidR="00B82B6C" w:rsidRDefault="00B82B6C" w:rsidP="001617E7"/>
    <w:p w14:paraId="47A82634" w14:textId="6AEF72D7" w:rsidR="004933F1" w:rsidRDefault="004933F1">
      <w:pPr>
        <w:jc w:val="left"/>
      </w:pPr>
      <w:r>
        <w:lastRenderedPageBreak/>
        <w:br w:type="page"/>
      </w:r>
    </w:p>
    <w:p w14:paraId="12DA2B37" w14:textId="3697BBD0" w:rsidR="00BB4D09" w:rsidRDefault="005B74BC" w:rsidP="005B74BC">
      <w:pPr>
        <w:pStyle w:val="Heading2"/>
      </w:pPr>
      <w:bookmarkStart w:id="379" w:name="_Toc114485396"/>
      <w:r>
        <w:lastRenderedPageBreak/>
        <w:t>Supplementary materials</w:t>
      </w:r>
      <w:bookmarkEnd w:id="379"/>
    </w:p>
    <w:p w14:paraId="760CDEBF" w14:textId="77777777" w:rsidR="00C95E59" w:rsidRPr="00C95E59" w:rsidRDefault="00C95E59" w:rsidP="00C95E59">
      <w:pPr>
        <w:rPr>
          <w:lang w:eastAsia="ja-JP" w:bidi="ar-SA"/>
        </w:rPr>
      </w:pPr>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1ECC905A" w:rsidR="005B74BC" w:rsidRPr="005B74BC" w:rsidRDefault="005B74BC" w:rsidP="00422967">
      <w:pPr>
        <w:pStyle w:val="Caption"/>
        <w:rPr>
          <w:lang w:eastAsia="ja-JP" w:bidi="ar-SA"/>
        </w:rPr>
      </w:pPr>
      <w:bookmarkStart w:id="380" w:name="_Ref114050197"/>
      <w:r>
        <w:t xml:space="preserve">Supplementary Figure </w:t>
      </w:r>
      <w:fldSimple w:instr=" SEQ Supplementary_Figure \* ARABIC ">
        <w:r w:rsidR="003251EA">
          <w:rPr>
            <w:noProof/>
          </w:rPr>
          <w:t>1</w:t>
        </w:r>
      </w:fldSimple>
      <w:bookmarkEnd w:id="380"/>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p>
    <w:p w14:paraId="58B5B68C" w14:textId="3DC436A9" w:rsidR="00E72C5B" w:rsidRDefault="00E72C5B" w:rsidP="00E72C5B">
      <w:pPr>
        <w:pStyle w:val="Caption"/>
        <w:jc w:val="left"/>
      </w:pPr>
      <w:bookmarkStart w:id="381" w:name="_Ref114128122"/>
      <w:r>
        <w:t xml:space="preserve">Supplementary Figure </w:t>
      </w:r>
      <w:fldSimple w:instr=" SEQ Supplementary_Figure \* ARABIC ">
        <w:r w:rsidR="003251EA">
          <w:rPr>
            <w:noProof/>
          </w:rPr>
          <w:t>2</w:t>
        </w:r>
      </w:fldSimple>
      <w:bookmarkEnd w:id="381"/>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382" w:name="_Ref114130120"/>
      <w:r>
        <w:br w:type="page"/>
      </w:r>
    </w:p>
    <w:p w14:paraId="285CC3E1" w14:textId="628A2AE7" w:rsidR="00B322A4" w:rsidRDefault="00B322A4" w:rsidP="00422967">
      <w:pPr>
        <w:pStyle w:val="Caption"/>
        <w:keepNext/>
      </w:pPr>
      <w:bookmarkStart w:id="383" w:name="_Ref114472701"/>
      <w:r>
        <w:lastRenderedPageBreak/>
        <w:t xml:space="preserve">Supplementary Table </w:t>
      </w:r>
      <w:fldSimple w:instr=" SEQ Supplementary_Table \* ARABIC ">
        <w:r w:rsidR="003251EA">
          <w:rPr>
            <w:noProof/>
          </w:rPr>
          <w:t>1</w:t>
        </w:r>
      </w:fldSimple>
      <w:bookmarkEnd w:id="382"/>
      <w:bookmarkEnd w:id="383"/>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47D95C94" w:rsidR="00D31803" w:rsidRDefault="00D31803" w:rsidP="00422967">
      <w:pPr>
        <w:pStyle w:val="Caption"/>
        <w:keepNext/>
      </w:pPr>
      <w:bookmarkStart w:id="384" w:name="_Ref114130105"/>
      <w:r>
        <w:t xml:space="preserve">Supplementary Table </w:t>
      </w:r>
      <w:fldSimple w:instr=" SEQ Supplementary_Table \* ARABIC ">
        <w:r w:rsidR="003251EA">
          <w:rPr>
            <w:noProof/>
          </w:rPr>
          <w:t>2</w:t>
        </w:r>
      </w:fldSimple>
      <w:bookmarkEnd w:id="384"/>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385" w:name="_Toc114485397"/>
      <w:r>
        <w:lastRenderedPageBreak/>
        <w:t>References</w:t>
      </w:r>
      <w:bookmarkEnd w:id="385"/>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386" w:author="Chen Heller" w:date="2022-10-02T10:33:00Z"/>
          <w:lang w:eastAsia="ja-JP" w:bidi="ar-SA"/>
        </w:rPr>
      </w:pPr>
      <w:ins w:id="387"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388" w:author="Chen Heller" w:date="2022-10-02T10:33:00Z"/>
          <w:lang w:eastAsia="ja-JP" w:bidi="ar-SA"/>
        </w:rPr>
      </w:pPr>
      <w:ins w:id="389"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390" w:author="Chen Heller" w:date="2022-10-02T10:33:00Z"/>
          <w:lang w:eastAsia="ja-JP" w:bidi="ar-SA"/>
        </w:rPr>
      </w:pPr>
      <w:ins w:id="391"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392" w:author="Chen Heller" w:date="2022-10-02T10:33:00Z"/>
          <w:lang w:eastAsia="ja-JP"/>
        </w:rPr>
      </w:pPr>
      <w:ins w:id="393"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394" w:author="Chen Heller" w:date="2022-10-02T10:33:00Z">
          <w:pPr>
            <w:ind w:firstLine="0"/>
            <w:jc w:val="left"/>
          </w:pPr>
        </w:pPrChange>
      </w:pPr>
      <w:ins w:id="395"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5" w:author="Chen Heller" w:date="2023-01-02T17:33:00Z" w:initials="CH">
    <w:p w14:paraId="1DC8645F" w14:textId="77777777" w:rsidR="00C838EC" w:rsidRDefault="00C838EC" w:rsidP="008437DD">
      <w:pPr>
        <w:pStyle w:val="CommentText"/>
        <w:ind w:firstLine="0"/>
        <w:jc w:val="left"/>
      </w:pPr>
      <w:r>
        <w:rPr>
          <w:rStyle w:val="CommentReference"/>
        </w:rPr>
        <w:annotationRef/>
      </w:r>
      <w:r>
        <w:t>Reduce to 250 words</w:t>
      </w:r>
    </w:p>
  </w:comment>
  <w:comment w:id="15" w:author="Chen Heller" w:date="2022-10-01T21:33:00Z" w:initials="CH">
    <w:p w14:paraId="79D067F1" w14:textId="65A64D77"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78" w:author="Chen Heller" w:date="2023-01-03T17:36:00Z" w:initials="CH">
    <w:p w14:paraId="4F1F95D8" w14:textId="77777777" w:rsidR="00812047" w:rsidRDefault="00812047" w:rsidP="005F190B">
      <w:pPr>
        <w:pStyle w:val="CommentText"/>
        <w:ind w:firstLine="0"/>
        <w:jc w:val="left"/>
      </w:pPr>
      <w:r>
        <w:rPr>
          <w:rStyle w:val="CommentReference"/>
        </w:rPr>
        <w:annotationRef/>
      </w:r>
      <w:r>
        <w:t>I think an explanation about each variable should be given before describing its results in the results section.</w:t>
      </w:r>
    </w:p>
  </w:comment>
  <w:comment w:id="79" w:author="Chen Heller" w:date="2023-01-03T17:36:00Z" w:initials="CH">
    <w:p w14:paraId="42712E97" w14:textId="1444C407" w:rsidR="00812047" w:rsidRDefault="00812047" w:rsidP="00222B94">
      <w:pPr>
        <w:pStyle w:val="CommentText"/>
        <w:ind w:firstLine="0"/>
        <w:jc w:val="left"/>
      </w:pPr>
      <w:r>
        <w:rPr>
          <w:rStyle w:val="CommentReference"/>
        </w:rPr>
        <w:annotationRef/>
      </w:r>
      <w:r>
        <w:t>You need to describe the reaching onset and offset so people can differentiate.</w:t>
      </w:r>
    </w:p>
  </w:comment>
  <w:comment w:id="269" w:author="Chen Heller" w:date="2023-01-03T17:10:00Z" w:initials="CH">
    <w:p w14:paraId="0E2069F7" w14:textId="5A79D062" w:rsidR="009A7DF2" w:rsidRDefault="009A7DF2" w:rsidP="00C03B43">
      <w:pPr>
        <w:pStyle w:val="CommentText"/>
        <w:ind w:firstLine="0"/>
        <w:jc w:val="left"/>
      </w:pPr>
      <w:r>
        <w:rPr>
          <w:rStyle w:val="CommentReference"/>
        </w:rPr>
        <w:annotationRef/>
      </w:r>
      <w:r>
        <w:t>Update for Exp 4, this is of Exp 1</w:t>
      </w:r>
    </w:p>
  </w:comment>
  <w:comment w:id="285" w:author="Chen Heller" w:date="2023-01-03T17:39:00Z" w:initials="CH">
    <w:p w14:paraId="37BF5AD5" w14:textId="77777777" w:rsidR="003062D4" w:rsidRDefault="003062D4" w:rsidP="0050553B">
      <w:pPr>
        <w:pStyle w:val="CommentText"/>
        <w:ind w:firstLine="0"/>
        <w:jc w:val="left"/>
      </w:pPr>
      <w:r>
        <w:rPr>
          <w:rStyle w:val="CommentReference"/>
        </w:rPr>
        <w:annotationRef/>
      </w:r>
      <w:r>
        <w:t>Compare to exclusion criteria in the code, because you added new ones. Anything that was added on top of the pre-reg should be explained.</w:t>
      </w:r>
    </w:p>
  </w:comment>
  <w:comment w:id="295" w:author="Chen Heller" w:date="2023-01-03T11:45:00Z" w:initials="CH">
    <w:p w14:paraId="49CE1771" w14:textId="5BA22D0C"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851859" w:rsidP="003C6399">
      <w:pPr>
        <w:pStyle w:val="CommentText"/>
        <w:ind w:firstLine="0"/>
        <w:jc w:val="left"/>
      </w:pPr>
      <w:hyperlink r:id="rId1" w:history="1">
        <w:r w:rsidRPr="003C6399">
          <w:rPr>
            <w:rStyle w:val="Hyperlink"/>
          </w:rPr>
          <w:t>https://apastyle.apa.org/style-grammar-guidelines/tables-figures</w:t>
        </w:r>
      </w:hyperlink>
    </w:p>
  </w:comment>
  <w:comment w:id="296" w:author="Chen Heller" w:date="2023-01-02T17:36:00Z" w:initials="CH">
    <w:p w14:paraId="7F8E216D" w14:textId="23AF712D"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300" w:author="Chen Heller" w:date="2022-10-01T21:28:00Z" w:initials="CH">
    <w:p w14:paraId="11090F9D" w14:textId="3BF517EF"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1DC8645F" w15:done="0"/>
  <w15:commentEx w15:paraId="2ED95B14" w15:done="0"/>
  <w15:commentEx w15:paraId="4F1F95D8" w15:done="0"/>
  <w15:commentEx w15:paraId="42712E97" w15:done="0"/>
  <w15:commentEx w15:paraId="0E2069F7" w15:done="0"/>
  <w15:commentEx w15:paraId="37BF5AD5" w15:done="0"/>
  <w15:commentEx w15:paraId="51504870" w15:done="0"/>
  <w15:commentEx w15:paraId="7F8E216D" w15:done="0"/>
  <w15:commentEx w15:paraId="7611B7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5D93DB" w16cex:dateUtc="2023-01-02T15:33:00Z"/>
  <w16cex:commentExtensible w16cex:durableId="26E3309D" w16cex:dateUtc="2022-10-01T18:33:00Z"/>
  <w16cex:commentExtensible w16cex:durableId="275EE627" w16cex:dateUtc="2023-01-03T15:36:00Z"/>
  <w16cex:commentExtensible w16cex:durableId="275EE60C" w16cex:dateUtc="2023-01-03T15:36:00Z"/>
  <w16cex:commentExtensible w16cex:durableId="275EE010" w16cex:dateUtc="2023-01-03T15:10:00Z"/>
  <w16cex:commentExtensible w16cex:durableId="275EE6E9" w16cex:dateUtc="2023-01-03T15:39:00Z"/>
  <w16cex:commentExtensible w16cex:durableId="275E93C2" w16cex:dateUtc="2023-01-03T09:45:00Z"/>
  <w16cex:commentExtensible w16cex:durableId="275D9498" w16cex:dateUtc="2023-01-02T15:36:00Z"/>
  <w16cex:commentExtensible w16cex:durableId="26E32F77" w16cex:dateUtc="2022-10-01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1DC8645F" w16cid:durableId="275D93DB"/>
  <w16cid:commentId w16cid:paraId="2ED95B14" w16cid:durableId="26E3309D"/>
  <w16cid:commentId w16cid:paraId="4F1F95D8" w16cid:durableId="275EE627"/>
  <w16cid:commentId w16cid:paraId="42712E97" w16cid:durableId="275EE60C"/>
  <w16cid:commentId w16cid:paraId="0E2069F7" w16cid:durableId="275EE010"/>
  <w16cid:commentId w16cid:paraId="37BF5AD5" w16cid:durableId="275EE6E9"/>
  <w16cid:commentId w16cid:paraId="51504870" w16cid:durableId="275E93C2"/>
  <w16cid:commentId w16cid:paraId="7F8E216D" w16cid:durableId="275D9498"/>
  <w16cid:commentId w16cid:paraId="7611B78C" w16cid:durableId="26E32F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500B7" w14:textId="77777777" w:rsidR="00C26631" w:rsidRDefault="00C26631" w:rsidP="00E96D8E">
      <w:r>
        <w:separator/>
      </w:r>
    </w:p>
  </w:endnote>
  <w:endnote w:type="continuationSeparator" w:id="0">
    <w:p w14:paraId="2665B4EB" w14:textId="77777777" w:rsidR="00C26631" w:rsidRDefault="00C26631"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4DC52" w14:textId="77777777" w:rsidR="00C26631" w:rsidRDefault="00C26631" w:rsidP="00E96D8E">
      <w:r>
        <w:separator/>
      </w:r>
    </w:p>
  </w:footnote>
  <w:footnote w:type="continuationSeparator" w:id="0">
    <w:p w14:paraId="4A43F006" w14:textId="77777777" w:rsidR="00C26631" w:rsidRDefault="00C26631"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96" w:author="Chen Heller" w:date="2023-01-02T17:31:00Z"/>
  <w:sdt>
    <w:sdtPr>
      <w:id w:val="1693958908"/>
      <w:docPartObj>
        <w:docPartGallery w:val="Page Numbers (Top of Page)"/>
        <w:docPartUnique/>
      </w:docPartObj>
    </w:sdtPr>
    <w:sdtEndPr>
      <w:rPr>
        <w:noProof/>
      </w:rPr>
    </w:sdtEndPr>
    <w:sdtContent>
      <w:customXmlInsRangeEnd w:id="396"/>
      <w:p w14:paraId="45A06099" w14:textId="54268E96" w:rsidR="0020719F" w:rsidRDefault="0020719F">
        <w:pPr>
          <w:pStyle w:val="Header"/>
          <w:jc w:val="right"/>
          <w:rPr>
            <w:ins w:id="397" w:author="Chen Heller" w:date="2023-01-02T17:31:00Z"/>
          </w:rPr>
        </w:pPr>
        <w:ins w:id="398"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399" w:author="Chen Heller" w:date="2023-01-02T17:31:00Z"/>
    </w:sdtContent>
  </w:sdt>
  <w:customXmlInsRangeEnd w:id="399"/>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D4B"/>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461"/>
    <w:rsid w:val="0004464E"/>
    <w:rsid w:val="000447DE"/>
    <w:rsid w:val="000447E3"/>
    <w:rsid w:val="00045011"/>
    <w:rsid w:val="00045865"/>
    <w:rsid w:val="00045AE5"/>
    <w:rsid w:val="00045F12"/>
    <w:rsid w:val="00045FE5"/>
    <w:rsid w:val="00046913"/>
    <w:rsid w:val="000470DB"/>
    <w:rsid w:val="000475DF"/>
    <w:rsid w:val="00050C27"/>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4A2"/>
    <w:rsid w:val="00074548"/>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F18"/>
    <w:rsid w:val="000C3552"/>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6D3"/>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B"/>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DEE"/>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E5D"/>
    <w:rsid w:val="00201CB0"/>
    <w:rsid w:val="00202472"/>
    <w:rsid w:val="00202F84"/>
    <w:rsid w:val="0020308A"/>
    <w:rsid w:val="002032B0"/>
    <w:rsid w:val="00203345"/>
    <w:rsid w:val="00203FB3"/>
    <w:rsid w:val="002041CD"/>
    <w:rsid w:val="00204617"/>
    <w:rsid w:val="00205077"/>
    <w:rsid w:val="0020511F"/>
    <w:rsid w:val="0020575E"/>
    <w:rsid w:val="002057FC"/>
    <w:rsid w:val="00205DCC"/>
    <w:rsid w:val="00207190"/>
    <w:rsid w:val="0020719F"/>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7D2"/>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55"/>
    <w:rsid w:val="002A69C9"/>
    <w:rsid w:val="002A69D6"/>
    <w:rsid w:val="002A6FB1"/>
    <w:rsid w:val="002A75DD"/>
    <w:rsid w:val="002A75E6"/>
    <w:rsid w:val="002B2300"/>
    <w:rsid w:val="002B243A"/>
    <w:rsid w:val="002B2AC5"/>
    <w:rsid w:val="002B390A"/>
    <w:rsid w:val="002B39BD"/>
    <w:rsid w:val="002B3D75"/>
    <w:rsid w:val="002B3DD7"/>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892"/>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2D4"/>
    <w:rsid w:val="00306903"/>
    <w:rsid w:val="00306D63"/>
    <w:rsid w:val="00307160"/>
    <w:rsid w:val="003072A4"/>
    <w:rsid w:val="00307A39"/>
    <w:rsid w:val="00307E69"/>
    <w:rsid w:val="003103B7"/>
    <w:rsid w:val="00310641"/>
    <w:rsid w:val="00311E92"/>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602"/>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5DC"/>
    <w:rsid w:val="00394A04"/>
    <w:rsid w:val="0039629B"/>
    <w:rsid w:val="00396E66"/>
    <w:rsid w:val="00397BE4"/>
    <w:rsid w:val="003A0213"/>
    <w:rsid w:val="003A0A81"/>
    <w:rsid w:val="003A101A"/>
    <w:rsid w:val="003A10AE"/>
    <w:rsid w:val="003A1311"/>
    <w:rsid w:val="003A1CDA"/>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849"/>
    <w:rsid w:val="003B1BD0"/>
    <w:rsid w:val="003B1E16"/>
    <w:rsid w:val="003B21E7"/>
    <w:rsid w:val="003B25EF"/>
    <w:rsid w:val="003B295C"/>
    <w:rsid w:val="003B3AF4"/>
    <w:rsid w:val="003B4107"/>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CB9"/>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265"/>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6B35"/>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1F7"/>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0CAD"/>
    <w:rsid w:val="004F16BC"/>
    <w:rsid w:val="004F16E8"/>
    <w:rsid w:val="004F1986"/>
    <w:rsid w:val="004F1C7D"/>
    <w:rsid w:val="004F240A"/>
    <w:rsid w:val="004F2ED5"/>
    <w:rsid w:val="004F3156"/>
    <w:rsid w:val="004F3354"/>
    <w:rsid w:val="004F38B2"/>
    <w:rsid w:val="004F3C0C"/>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6F79"/>
    <w:rsid w:val="005A7125"/>
    <w:rsid w:val="005A7297"/>
    <w:rsid w:val="005A73D2"/>
    <w:rsid w:val="005B038C"/>
    <w:rsid w:val="005B06C2"/>
    <w:rsid w:val="005B0880"/>
    <w:rsid w:val="005B08BB"/>
    <w:rsid w:val="005B1163"/>
    <w:rsid w:val="005B1B51"/>
    <w:rsid w:val="005B22B7"/>
    <w:rsid w:val="005B262C"/>
    <w:rsid w:val="005B29C8"/>
    <w:rsid w:val="005B2A6E"/>
    <w:rsid w:val="005B3247"/>
    <w:rsid w:val="005B3FFA"/>
    <w:rsid w:val="005B4A5B"/>
    <w:rsid w:val="005B4C51"/>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121"/>
    <w:rsid w:val="0061257B"/>
    <w:rsid w:val="0061280A"/>
    <w:rsid w:val="00613B97"/>
    <w:rsid w:val="0061430A"/>
    <w:rsid w:val="00614B8F"/>
    <w:rsid w:val="006157BA"/>
    <w:rsid w:val="006157D5"/>
    <w:rsid w:val="00616793"/>
    <w:rsid w:val="0061699E"/>
    <w:rsid w:val="00620379"/>
    <w:rsid w:val="00620A7E"/>
    <w:rsid w:val="00620C85"/>
    <w:rsid w:val="00621802"/>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6D84"/>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6BD1"/>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56FD"/>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4EE0"/>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6C5"/>
    <w:rsid w:val="00754A46"/>
    <w:rsid w:val="00754C50"/>
    <w:rsid w:val="00754D78"/>
    <w:rsid w:val="00756803"/>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3CC7"/>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274"/>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5F74"/>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2A6"/>
    <w:rsid w:val="007D5385"/>
    <w:rsid w:val="007D5E2C"/>
    <w:rsid w:val="007D5E42"/>
    <w:rsid w:val="007D6CBE"/>
    <w:rsid w:val="007D71AC"/>
    <w:rsid w:val="007D7457"/>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A0"/>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047"/>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5CC"/>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611"/>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8D3"/>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0F94"/>
    <w:rsid w:val="008A283B"/>
    <w:rsid w:val="008A34A3"/>
    <w:rsid w:val="008A35B1"/>
    <w:rsid w:val="008A3F06"/>
    <w:rsid w:val="008A3F79"/>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0CA"/>
    <w:rsid w:val="008B77EC"/>
    <w:rsid w:val="008C05C0"/>
    <w:rsid w:val="008C0CC4"/>
    <w:rsid w:val="008C0D4C"/>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79C"/>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3C78"/>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A7DF2"/>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EB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3BB"/>
    <w:rsid w:val="009F470F"/>
    <w:rsid w:val="009F5FFC"/>
    <w:rsid w:val="009F6C96"/>
    <w:rsid w:val="009F6D8E"/>
    <w:rsid w:val="009F71F7"/>
    <w:rsid w:val="009F73BA"/>
    <w:rsid w:val="009F7DBA"/>
    <w:rsid w:val="00A00143"/>
    <w:rsid w:val="00A001E4"/>
    <w:rsid w:val="00A003BE"/>
    <w:rsid w:val="00A0070E"/>
    <w:rsid w:val="00A00866"/>
    <w:rsid w:val="00A00F2A"/>
    <w:rsid w:val="00A01313"/>
    <w:rsid w:val="00A017B5"/>
    <w:rsid w:val="00A01A4C"/>
    <w:rsid w:val="00A01A93"/>
    <w:rsid w:val="00A02192"/>
    <w:rsid w:val="00A034F5"/>
    <w:rsid w:val="00A03C3E"/>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E1F"/>
    <w:rsid w:val="00A13F39"/>
    <w:rsid w:val="00A1409F"/>
    <w:rsid w:val="00A1462D"/>
    <w:rsid w:val="00A148D0"/>
    <w:rsid w:val="00A14E92"/>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6C47"/>
    <w:rsid w:val="00A3761B"/>
    <w:rsid w:val="00A377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6B2E"/>
    <w:rsid w:val="00A57CA5"/>
    <w:rsid w:val="00A60507"/>
    <w:rsid w:val="00A60E0D"/>
    <w:rsid w:val="00A6155C"/>
    <w:rsid w:val="00A61D0A"/>
    <w:rsid w:val="00A63387"/>
    <w:rsid w:val="00A6338E"/>
    <w:rsid w:val="00A638CF"/>
    <w:rsid w:val="00A643B2"/>
    <w:rsid w:val="00A65CA7"/>
    <w:rsid w:val="00A661C8"/>
    <w:rsid w:val="00A664C3"/>
    <w:rsid w:val="00A671D0"/>
    <w:rsid w:val="00A67ED9"/>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A01"/>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74FE"/>
    <w:rsid w:val="00B2756B"/>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6A17"/>
    <w:rsid w:val="00B77016"/>
    <w:rsid w:val="00B77430"/>
    <w:rsid w:val="00B7749F"/>
    <w:rsid w:val="00B8142F"/>
    <w:rsid w:val="00B8257A"/>
    <w:rsid w:val="00B8268F"/>
    <w:rsid w:val="00B82B6C"/>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4CA"/>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4F71"/>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20FA"/>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7E0"/>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0972"/>
    <w:rsid w:val="00D61130"/>
    <w:rsid w:val="00D6155B"/>
    <w:rsid w:val="00D616F8"/>
    <w:rsid w:val="00D61C84"/>
    <w:rsid w:val="00D61DDE"/>
    <w:rsid w:val="00D62EEB"/>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2FC"/>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A2D"/>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1C3"/>
    <w:rsid w:val="00E24A8B"/>
    <w:rsid w:val="00E24AF9"/>
    <w:rsid w:val="00E24D9D"/>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4D81"/>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5FF4"/>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7AF"/>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BFD"/>
    <w:rsid w:val="00EE0D1C"/>
    <w:rsid w:val="00EE0E3B"/>
    <w:rsid w:val="00EE1564"/>
    <w:rsid w:val="00EE24E2"/>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46E"/>
    <w:rsid w:val="00F02862"/>
    <w:rsid w:val="00F030AF"/>
    <w:rsid w:val="00F05249"/>
    <w:rsid w:val="00F0567A"/>
    <w:rsid w:val="00F056DF"/>
    <w:rsid w:val="00F06124"/>
    <w:rsid w:val="00F06477"/>
    <w:rsid w:val="00F06B6B"/>
    <w:rsid w:val="00F06CC7"/>
    <w:rsid w:val="00F100A1"/>
    <w:rsid w:val="00F11408"/>
    <w:rsid w:val="00F12932"/>
    <w:rsid w:val="00F135D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4E75"/>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32"/>
    <w:rsid w:val="00FE4524"/>
    <w:rsid w:val="00FE49CD"/>
    <w:rsid w:val="00FE4C78"/>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Change w:id="0" w:author="Chen Heller" w:date="2023-01-02T17:30:00Z">
        <w:pPr>
          <w:spacing w:line="360" w:lineRule="auto"/>
          <w:ind w:firstLine="720"/>
          <w:jc w:val="both"/>
        </w:pPr>
      </w:pPrChange>
    </w:pPr>
    <w:rPr>
      <w:rFonts w:asciiTheme="majorBidi" w:hAnsiTheme="majorBidi" w:cstheme="majorBidi"/>
      <w:rPrChange w:id="0" w:author="Chen Heller" w:date="2023-01-02T17:30:00Z">
        <w:rPr>
          <w:rFonts w:asciiTheme="majorBidi" w:eastAsiaTheme="minorEastAsia" w:hAnsiTheme="majorBidi" w:cstheme="majorBidi"/>
          <w:sz w:val="24"/>
          <w:szCs w:val="24"/>
          <w:lang w:val="en-US" w:eastAsia="en-US" w:bidi="he-IL"/>
        </w:rPr>
      </w:rPrChange>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osf.io/8dsv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2944C9"/>
    <w:rsid w:val="003858F0"/>
    <w:rsid w:val="003E49DE"/>
    <w:rsid w:val="0041443A"/>
    <w:rsid w:val="004855D7"/>
    <w:rsid w:val="00D7383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72</Pages>
  <Words>60863</Words>
  <Characters>304315</Characters>
  <Application>Microsoft Office Word</Application>
  <DocSecurity>0</DocSecurity>
  <Lines>2535</Lines>
  <Paragraphs>728</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364450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74</cp:revision>
  <cp:lastPrinted>2022-09-19T06:14:00Z</cp:lastPrinted>
  <dcterms:created xsi:type="dcterms:W3CDTF">2022-09-19T06:03:00Z</dcterms:created>
  <dcterms:modified xsi:type="dcterms:W3CDTF">2023-01-03T15:43:00Z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
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proofErr w:type="spellStart"/>
      <w:r>
        <w:t>Khen</w:t>
      </w:r>
      <w:proofErr w:type="spellEnd"/>
      <w:r>
        <w:t xml:space="preserve"> Heller</w:t>
      </w:r>
      <w:r>
        <w:rPr>
          <w:vertAlign w:val="superscript"/>
        </w:rPr>
        <w:t>1</w:t>
      </w:r>
      <w:r>
        <w:t>, Craig S. Chapman</w:t>
      </w:r>
      <w:r>
        <w:rPr>
          <w:vertAlign w:val="superscript"/>
        </w:rPr>
        <w:t>2,3</w:t>
      </w:r>
      <w:r>
        <w:t xml:space="preserve"> and </w:t>
      </w:r>
      <w:proofErr w:type="spellStart"/>
      <w:r>
        <w:t>Liad</w:t>
      </w:r>
      <w:proofErr w:type="spellEnd"/>
      <w:r>
        <w:t xml:space="preserve"> Mudrik</w:t>
      </w:r>
      <w:r>
        <w:rPr>
          <w:vertAlign w:val="superscript"/>
        </w:rPr>
        <w:t>1,4</w:t>
      </w:r>
    </w:p>
    <w:p w14:paraId="7E660848" w14:textId="77777777" w:rsidR="00074548" w:rsidRDefault="00074548" w:rsidP="00074548">
      <w:pPr>
        <w:pStyle w:val="Title2"/>
      </w:pPr>
      <w:r>
        <w:rPr>
          <w:vertAlign w:val="superscript"/>
        </w:rPr>
        <w:t xml:space="preserve">1 </w:t>
      </w:r>
      <w:proofErr w:type="spellStart"/>
      <w:r w:rsidRPr="006D6EF5">
        <w:t>Sagol</w:t>
      </w:r>
      <w:proofErr w:type="spellEnd"/>
      <w:r w:rsidRPr="006D6EF5">
        <w:t xml:space="preserve">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r>
        <w:lastRenderedPageBreak/>
        <w:t>Abstract</w:t>
      </w:r>
      <w:bookmarkEnd w:id="3"/>
    </w:p>
    <w:p w14:paraId="7C352F4A" w14:textId="3ACC9A79" w:rsidR="003D683E" w:rsidDel="002277AE" w:rsidRDefault="000904B3" w:rsidP="002277AE">
      <w:pPr>
        <w:ind w:firstLine="0"/>
        <w:rPr>
          <w:del w:id="4" w:author="Chen Heller" w:date="2023-02-05T09:14:00Z"/>
        </w:rPr>
      </w:pPr>
      <w:bookmarkStart w:id="5" w:name="_Hlk114075806"/>
      <w:r w:rsidRPr="00CA4C70">
        <w:t>Although invisible to us, unconscious stimul</w:t>
      </w:r>
      <w:r>
        <w:t>i</w:t>
      </w:r>
      <w:r w:rsidRPr="00CA4C70">
        <w:t xml:space="preserve"> </w:t>
      </w:r>
      <w:r>
        <w:t xml:space="preserve">were shown to </w:t>
      </w:r>
      <w:r w:rsidRPr="00CA4C70">
        <w:t>still affect our behavior</w:t>
      </w:r>
      <w:r>
        <w:t>. However,</w:t>
      </w:r>
      <w:ins w:id="6"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7" w:author="Chen Heller" w:date="2023-02-12T12:19:00Z">
        <w:r w:rsidR="00F25506">
          <w:t xml:space="preserve">is </w:t>
        </w:r>
      </w:ins>
      <w:ins w:id="8" w:author="Chen Heller" w:date="2023-02-26T10:41:00Z">
        <w:r w:rsidR="004A063A">
          <w:t>repeatedly</w:t>
        </w:r>
      </w:ins>
      <w:ins w:id="9" w:author="Chen Heller" w:date="2023-02-12T12:28:00Z">
        <w:r w:rsidR="000B4F81">
          <w:t xml:space="preserve"> </w:t>
        </w:r>
      </w:ins>
      <w:ins w:id="10" w:author="Chen Heller" w:date="2023-02-12T12:25:00Z">
        <w:r w:rsidR="00F374F8">
          <w:t>evoked</w:t>
        </w:r>
      </w:ins>
      <w:ins w:id="11" w:author="Chen Heller" w:date="2023-02-12T12:19:00Z">
        <w:r w:rsidR="00F25506">
          <w:t xml:space="preserve"> by </w:t>
        </w:r>
      </w:ins>
      <w:del w:id="12"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13" w:author="Chen Heller" w:date="2023-02-12T12:21:00Z">
        <w:r w:rsidR="00C33129">
          <w:t xml:space="preserve">a multitude of </w:t>
        </w:r>
      </w:ins>
      <w:r w:rsidRPr="00CA4C70">
        <w:t>contradicting findings</w:t>
      </w:r>
      <w:del w:id="14" w:author="Chen Heller" w:date="2023-02-12T12:21:00Z">
        <w:r w:rsidDel="00C33129">
          <w:delText>,</w:delText>
        </w:r>
        <w:r w:rsidRPr="00CA4C70" w:rsidDel="00C33129">
          <w:delText xml:space="preserve"> which in turn evoke an</w:delText>
        </w:r>
      </w:del>
      <w:del w:id="15"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16"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17" w:author="Chen Heller" w:date="2023-02-12T12:22:00Z">
        <w:r w:rsidDel="00C33129">
          <w:delText xml:space="preserve">Such </w:delText>
        </w:r>
        <w:r w:rsidRPr="00CA4C70" w:rsidDel="00C33129">
          <w:delText xml:space="preserve">contradicting results </w:delText>
        </w:r>
      </w:del>
      <w:ins w:id="18" w:author="Chen Heller" w:date="2023-02-12T12:22:00Z">
        <w:r w:rsidR="00C33129">
          <w:t>Th</w:t>
        </w:r>
      </w:ins>
      <w:ins w:id="19" w:author="Chen Heller" w:date="2023-02-12T12:26:00Z">
        <w:r w:rsidR="00F374F8">
          <w:t xml:space="preserve">is controversy </w:t>
        </w:r>
      </w:ins>
      <w:r w:rsidRPr="00CA4C70">
        <w:t xml:space="preserve">can be explained by </w:t>
      </w:r>
      <w:del w:id="20"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21" w:author="Chen Heller" w:date="2023-02-05T09:30:00Z">
        <w:r w:rsidRPr="00CA4C70" w:rsidDel="00914987">
          <w:delText xml:space="preserve">, that is studied </w:delText>
        </w:r>
      </w:del>
      <w:del w:id="22" w:author="Chen Heller" w:date="2023-02-02T13:43:00Z">
        <w:r w:rsidRPr="00CA4C70" w:rsidDel="00E46ABA">
          <w:delText>in this thesis</w:delText>
        </w:r>
      </w:del>
      <w:del w:id="23" w:author="Chen Heller" w:date="2023-02-05T09:30:00Z">
        <w:r w:rsidRPr="00CA4C70" w:rsidDel="00914987">
          <w:delText>,</w:delText>
        </w:r>
      </w:del>
      <w:del w:id="24"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25" w:author="Chen Heller" w:date="2023-02-05T09:57:00Z">
        <w:r w:rsidRPr="00CA4C70" w:rsidDel="00F46C29">
          <w:delText>.</w:delText>
        </w:r>
      </w:del>
      <w:ins w:id="26" w:author="Chen Heller" w:date="2023-02-05T09:57:00Z">
        <w:r w:rsidR="00F46C29">
          <w:t>,</w:t>
        </w:r>
      </w:ins>
      <w:r w:rsidRPr="00CA4C70">
        <w:t xml:space="preserve"> </w:t>
      </w:r>
      <w:ins w:id="27" w:author="Chen Heller" w:date="2023-02-05T09:57:00Z">
        <w:r w:rsidR="00F46C29">
          <w:t>t</w:t>
        </w:r>
      </w:ins>
      <w:del w:id="28" w:author="Chen Heller" w:date="2023-02-05T09:57:00Z">
        <w:r w:rsidRPr="00CA4C70" w:rsidDel="00F46C29">
          <w:delText>T</w:delText>
        </w:r>
      </w:del>
      <w:r w:rsidRPr="00CA4C70">
        <w:t xml:space="preserve">he most prominent </w:t>
      </w:r>
      <w:del w:id="29" w:author="Chen Heller" w:date="2023-02-05T09:57:00Z">
        <w:r w:rsidRPr="00CA4C70" w:rsidDel="00F46C29">
          <w:delText>measure for probing unconscious effects is</w:delText>
        </w:r>
      </w:del>
      <w:ins w:id="30" w:author="Chen Heller" w:date="2023-02-05T09:57:00Z">
        <w:r w:rsidR="00F46C29">
          <w:t>being</w:t>
        </w:r>
      </w:ins>
      <w:r w:rsidRPr="00CA4C70">
        <w:t xml:space="preserve"> reaction time (RT), as measured using keyboard presses</w:t>
      </w:r>
      <w:r>
        <w:t xml:space="preserve">. </w:t>
      </w:r>
      <w:del w:id="31" w:author="Chen Heller" w:date="2023-02-05T09:57:00Z">
        <w:r w:rsidDel="00F46C29">
          <w:delText>H</w:delText>
        </w:r>
        <w:r w:rsidRPr="00CA4C70" w:rsidDel="00F46C29">
          <w:delText>owever, t</w:delText>
        </w:r>
      </w:del>
      <w:del w:id="32" w:author="Chen Heller" w:date="2023-02-05T09:58:00Z">
        <w:r w:rsidRPr="00CA4C70" w:rsidDel="00A27288">
          <w:delText xml:space="preserve">his </w:delText>
        </w:r>
      </w:del>
      <w:ins w:id="33" w:author="Chen Heller" w:date="2023-02-12T12:22:00Z">
        <w:r w:rsidR="005B1A12">
          <w:t xml:space="preserve">This measure </w:t>
        </w:r>
      </w:ins>
      <w:del w:id="34" w:author="Chen Heller" w:date="2023-02-12T12:22:00Z">
        <w:r w:rsidRPr="00CA4C70" w:rsidDel="005B1A12">
          <w:delText xml:space="preserve">effect </w:delText>
        </w:r>
      </w:del>
      <w:del w:id="35" w:author="Chen Heller" w:date="2023-02-05T10:00:00Z">
        <w:r w:rsidRPr="00CA4C70" w:rsidDel="000F3360">
          <w:delText xml:space="preserve">is </w:delText>
        </w:r>
      </w:del>
      <w:r w:rsidRPr="00CA4C70">
        <w:t xml:space="preserve">usually </w:t>
      </w:r>
      <w:ins w:id="36" w:author="Chen Heller" w:date="2023-02-12T12:23:00Z">
        <w:r w:rsidR="005B1A12">
          <w:t>produces</w:t>
        </w:r>
      </w:ins>
      <w:ins w:id="37" w:author="Chen Heller" w:date="2023-02-05T10:00:00Z">
        <w:r w:rsidR="000F3360">
          <w:t xml:space="preserve"> </w:t>
        </w:r>
      </w:ins>
      <w:r w:rsidRPr="00CA4C70">
        <w:t>very small</w:t>
      </w:r>
      <w:r>
        <w:t xml:space="preserve"> </w:t>
      </w:r>
      <w:ins w:id="38"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39"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40" w:author="Chen Heller" w:date="2023-02-05T09:14:00Z">
        <w:r w:rsidRPr="00CA4C70" w:rsidDel="002277AE">
          <w:delText xml:space="preserve"> </w:delText>
        </w:r>
      </w:del>
    </w:p>
    <w:p w14:paraId="41246F4A" w14:textId="15D8FD3A" w:rsidR="003D683E" w:rsidDel="006766A3" w:rsidRDefault="000904B3">
      <w:pPr>
        <w:ind w:firstLine="0"/>
        <w:rPr>
          <w:del w:id="41" w:author="Chen Heller" w:date="2023-02-05T09:43:00Z"/>
        </w:rPr>
        <w:pPrChange w:id="42" w:author="Chen Heller" w:date="2023-02-12T12:24:00Z">
          <w:pPr/>
        </w:pPrChange>
      </w:pPr>
      <w:del w:id="43" w:author="Chen Heller" w:date="2023-02-05T09:14:00Z">
        <w:r w:rsidRPr="00CA4C70" w:rsidDel="002277AE">
          <w:delText>But is motion tracking indeed more sensitive to unconscious effects than a keyboard?</w:delText>
        </w:r>
      </w:del>
      <w:r w:rsidRPr="00CA4C70">
        <w:t xml:space="preserve"> </w:t>
      </w:r>
      <w:ins w:id="44" w:author="Chen Heller" w:date="2023-02-05T09:38:00Z">
        <w:r w:rsidR="00691ACE">
          <w:t>Yet</w:t>
        </w:r>
      </w:ins>
      <w:ins w:id="45" w:author="Chen Heller" w:date="2023-02-05T09:36:00Z">
        <w:r w:rsidR="00560489">
          <w:t xml:space="preserve">, </w:t>
        </w:r>
      </w:ins>
      <w:del w:id="46" w:author="Chen Heller" w:date="2023-02-05T09:36:00Z">
        <w:r w:rsidRPr="00CA4C70" w:rsidDel="00560489">
          <w:delText xml:space="preserve">To </w:delText>
        </w:r>
      </w:del>
      <w:ins w:id="47" w:author="Chen Heller" w:date="2023-02-12T12:12:00Z">
        <w:r w:rsidR="00C97CF8">
          <w:t xml:space="preserve">the </w:t>
        </w:r>
      </w:ins>
      <w:del w:id="48" w:author="Chen Heller" w:date="2023-02-12T12:12:00Z">
        <w:r w:rsidRPr="00CA4C70" w:rsidDel="00C97CF8">
          <w:delText xml:space="preserve">date, </w:delText>
        </w:r>
      </w:del>
      <w:r w:rsidRPr="00CA4C70">
        <w:t xml:space="preserve">only </w:t>
      </w:r>
      <w:del w:id="49" w:author="Chen Heller" w:date="2023-02-12T12:12:00Z">
        <w:r w:rsidRPr="00CA4C70" w:rsidDel="00C97CF8">
          <w:delText xml:space="preserve">one </w:delText>
        </w:r>
      </w:del>
      <w:r w:rsidRPr="00CA4C70">
        <w:t xml:space="preserve">study </w:t>
      </w:r>
      <w:ins w:id="50" w:author="Chen Heller" w:date="2023-02-12T12:12:00Z">
        <w:r w:rsidR="00C97CF8">
          <w:t xml:space="preserve">that </w:t>
        </w:r>
      </w:ins>
      <w:r w:rsidRPr="00CA4C70">
        <w:t xml:space="preserve">directly </w:t>
      </w:r>
      <w:del w:id="51" w:author="Chen Heller" w:date="2023-02-05T09:18:00Z">
        <w:r w:rsidRPr="00CA4C70" w:rsidDel="00A97F97">
          <w:delText xml:space="preserve">made this comparison </w:delText>
        </w:r>
      </w:del>
      <w:ins w:id="52" w:author="Chen Heller" w:date="2023-02-05T09:18:00Z">
        <w:r w:rsidR="00A97F97">
          <w:t>compared keyboard responses to motion tracking</w:t>
        </w:r>
      </w:ins>
      <w:ins w:id="53" w:author="Chen Heller" w:date="2023-02-12T12:13:00Z">
        <w:r w:rsidR="00DA3F54">
          <w:t xml:space="preserve"> </w:t>
        </w:r>
      </w:ins>
      <w:r w:rsidRPr="00CA4C70">
        <w:t xml:space="preserve">and found </w:t>
      </w:r>
      <w:del w:id="54"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55" w:author="Chen Heller" w:date="2023-02-12T12:14:00Z">
        <w:r w:rsidR="00DA3F54">
          <w:t>the latter</w:t>
        </w:r>
      </w:ins>
      <w:ins w:id="56" w:author="Chen Heller" w:date="2023-02-12T12:32:00Z">
        <w:r w:rsidR="00A02FBC">
          <w:t xml:space="preserve"> to be advantageous</w:t>
        </w:r>
      </w:ins>
      <w:ins w:id="57" w:author="Chen Heller" w:date="2023-02-12T12:14:00Z">
        <w:r w:rsidR="00DA3F54">
          <w:t>,</w:t>
        </w:r>
      </w:ins>
      <w:del w:id="58"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59" w:author="Chen Heller" w:date="2023-02-12T12:14:00Z">
        <w:r w:rsidRPr="00CA4C70" w:rsidDel="00103FAC">
          <w:delText xml:space="preserve">several </w:delText>
        </w:r>
      </w:del>
      <w:r w:rsidRPr="00CA4C70">
        <w:t>limitations</w:t>
      </w:r>
      <w:del w:id="60" w:author="Chen Heller" w:date="2023-03-02T14:30:00Z">
        <w:r w:rsidRPr="00CA4C70" w:rsidDel="0040283D">
          <w:delText>,</w:delText>
        </w:r>
      </w:del>
      <w:del w:id="61"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62" w:author="Chen Heller" w:date="2023-02-12T12:32:00Z">
        <w:r w:rsidRPr="00CA4C70" w:rsidDel="00A02FBC">
          <w:delText xml:space="preserve">measurement </w:delText>
        </w:r>
      </w:del>
      <w:r w:rsidRPr="00CA4C70">
        <w:t xml:space="preserve">and </w:t>
      </w:r>
      <w:del w:id="63" w:author="Chen Heller" w:date="2023-02-12T12:33:00Z">
        <w:r w:rsidRPr="00CA4C70" w:rsidDel="00A02FBC">
          <w:delText xml:space="preserve">to its </w:delText>
        </w:r>
      </w:del>
      <w:r w:rsidRPr="00CA4C70">
        <w:t>motion tracking measure</w:t>
      </w:r>
      <w:ins w:id="64" w:author="Chen Heller" w:date="2023-02-12T12:33:00Z">
        <w:r w:rsidR="00A02FBC">
          <w:t>s</w:t>
        </w:r>
      </w:ins>
      <w:r w:rsidRPr="00CA4C70">
        <w:t xml:space="preserve">. </w:t>
      </w:r>
      <w:ins w:id="65" w:author="Chen Heller" w:date="2023-02-05T09:17:00Z">
        <w:r w:rsidR="00A97F97">
          <w:t xml:space="preserve">Here, </w:t>
        </w:r>
      </w:ins>
      <w:ins w:id="66" w:author="Chen Heller" w:date="2023-02-05T09:43:00Z">
        <w:r w:rsidR="006766A3">
          <w:t>to</w:t>
        </w:r>
      </w:ins>
      <w:del w:id="67" w:author="Chen Heller" w:date="2023-02-05T09:20:00Z">
        <w:r w:rsidDel="007369DB">
          <w:delText xml:space="preserve">The current </w:delText>
        </w:r>
      </w:del>
      <w:del w:id="68" w:author="Chen Heller" w:date="2023-02-02T13:44:00Z">
        <w:r w:rsidDel="005C1EB2">
          <w:delText xml:space="preserve">thesis </w:delText>
        </w:r>
      </w:del>
      <w:del w:id="69"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70" w:author="Chen Heller" w:date="2023-02-05T10:15:00Z">
        <w:r w:rsidRPr="00CA4C70" w:rsidDel="00D42B50">
          <w:delText xml:space="preserve"> while</w:delText>
        </w:r>
      </w:del>
      <w:r w:rsidRPr="00CA4C70">
        <w:t xml:space="preserve"> </w:t>
      </w:r>
      <w:del w:id="71" w:author="Chen Heller" w:date="2023-02-05T10:15:00Z">
        <w:r w:rsidRPr="00CA4C70" w:rsidDel="00D42B50">
          <w:delText xml:space="preserve">overcoming </w:delText>
        </w:r>
      </w:del>
      <w:ins w:id="72" w:author="Chen Heller" w:date="2023-02-05T10:15:00Z">
        <w:r w:rsidR="00D42B50" w:rsidRPr="00CA4C70">
          <w:t>overcom</w:t>
        </w:r>
        <w:r w:rsidR="00D42B50">
          <w:t>e</w:t>
        </w:r>
        <w:r w:rsidR="00D42B50" w:rsidRPr="00CA4C70">
          <w:t xml:space="preserve"> </w:t>
        </w:r>
      </w:ins>
      <w:r w:rsidRPr="00CA4C70">
        <w:t>the aforementioned limitations</w:t>
      </w:r>
      <w:ins w:id="73" w:author="Chen Heller" w:date="2023-03-02T14:30:00Z">
        <w:r w:rsidR="0040283D">
          <w:t>,</w:t>
        </w:r>
      </w:ins>
      <w:ins w:id="74" w:author="Chen Heller" w:date="2023-02-12T12:24:00Z">
        <w:r w:rsidR="005263FE">
          <w:t xml:space="preserve"> </w:t>
        </w:r>
      </w:ins>
      <w:del w:id="75" w:author="Chen Heller" w:date="2023-02-05T09:43:00Z">
        <w:r w:rsidRPr="00CA4C70" w:rsidDel="006766A3">
          <w:delText xml:space="preserve">. </w:delText>
        </w:r>
      </w:del>
    </w:p>
    <w:p w14:paraId="0F169FD0" w14:textId="005F0538" w:rsidR="00337559" w:rsidRPr="007E22AF" w:rsidRDefault="000904B3">
      <w:pPr>
        <w:ind w:firstLine="0"/>
        <w:rPr>
          <w:rtl/>
        </w:rPr>
        <w:pPrChange w:id="76" w:author="Chen Heller" w:date="2023-02-05T09:43:00Z">
          <w:pPr/>
        </w:pPrChange>
      </w:pPr>
      <w:del w:id="77" w:author="Chen Heller" w:date="2023-02-05T09:43:00Z">
        <w:r w:rsidDel="006766A3">
          <w:delText>To do so</w:delText>
        </w:r>
        <w:r w:rsidR="003D683E" w:rsidDel="006766A3">
          <w:delText>,</w:delText>
        </w:r>
        <w:r w:rsidDel="006766A3">
          <w:delText xml:space="preserve"> </w:delText>
        </w:r>
      </w:del>
      <w:ins w:id="78" w:author="Chen Heller" w:date="2023-02-05T09:44:00Z">
        <w:r w:rsidR="00E42400">
          <w:t xml:space="preserve">a set of </w:t>
        </w:r>
      </w:ins>
      <w:r w:rsidRPr="00CA4C70">
        <w:t>rigorous awareness measures and an intuitive reaching response</w:t>
      </w:r>
      <w:r>
        <w:t xml:space="preserve"> were </w:t>
      </w:r>
      <w:del w:id="79"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80" w:author="Chen Heller" w:date="2023-02-05T09:24:00Z">
        <w:r w:rsidR="008A3BB9">
          <w:t>introduced to a</w:t>
        </w:r>
      </w:ins>
      <w:ins w:id="81" w:author="Chen Heller" w:date="2023-02-05T08:51:00Z">
        <w:r w:rsidR="00FF0FAB">
          <w:t xml:space="preserve"> </w:t>
        </w:r>
      </w:ins>
      <w:ins w:id="82" w:author="Chen Heller" w:date="2023-02-26T10:47:00Z">
        <w:r w:rsidR="00A9660E">
          <w:t xml:space="preserve">priming </w:t>
        </w:r>
      </w:ins>
      <w:r w:rsidRPr="00CA4C70">
        <w:t xml:space="preserve">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83" w:author="Chen Heller" w:date="2023-02-12T12:24:00Z">
        <w:r w:rsidRPr="00CA4C70" w:rsidDel="00741B5D">
          <w:delText xml:space="preserve">, </w:delText>
        </w:r>
      </w:del>
      <w:ins w:id="84" w:author="Chen Heller" w:date="2023-02-05T09:46:00Z">
        <w:r w:rsidR="005D282A">
          <w:t>.</w:t>
        </w:r>
        <w:r w:rsidR="005D282A" w:rsidRPr="00CA4C70">
          <w:t xml:space="preserve"> </w:t>
        </w:r>
      </w:ins>
      <w:ins w:id="85" w:author="Chen Heller" w:date="2023-02-12T12:16:00Z">
        <w:r w:rsidR="00305C68">
          <w:t>In separate keyboard and reaching sessions</w:t>
        </w:r>
      </w:ins>
      <w:ins w:id="86" w:author="Chen Heller" w:date="2023-03-02T14:30:00Z">
        <w:r w:rsidR="00D102F5">
          <w:t>,</w:t>
        </w:r>
      </w:ins>
      <w:ins w:id="87" w:author="Chen Heller" w:date="2023-02-12T12:16:00Z">
        <w:r w:rsidR="00305C68">
          <w:t xml:space="preserve"> </w:t>
        </w:r>
      </w:ins>
      <w:del w:id="88"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89"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90" w:author="Chen Heller" w:date="2023-01-04T13:30:00Z">
        <w:r w:rsidRPr="00CA4C70" w:rsidDel="00977059">
          <w:delText xml:space="preserve">movement </w:delText>
        </w:r>
      </w:del>
      <w:del w:id="91"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92"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93" w:author="Chen Heller" w:date="2023-02-05T08:54:00Z">
        <w:r w:rsidR="00AC02CC" w:rsidDel="0012649A">
          <w:delText xml:space="preserve">Contrary </w:delText>
        </w:r>
      </w:del>
      <w:ins w:id="94" w:author="Chen Heller" w:date="2023-02-05T10:17:00Z">
        <w:r w:rsidR="001963FE">
          <w:t>However, u</w:t>
        </w:r>
      </w:ins>
      <w:ins w:id="95" w:author="Chen Heller" w:date="2023-02-05T08:54:00Z">
        <w:r w:rsidR="0012649A">
          <w:t>nlike</w:t>
        </w:r>
      </w:ins>
      <w:del w:id="96" w:author="Chen Heller" w:date="2023-02-05T08:54:00Z">
        <w:r w:rsidR="00AC02CC" w:rsidDel="0012649A">
          <w:delText>to</w:delText>
        </w:r>
      </w:del>
      <w:r w:rsidR="00AC02CC">
        <w:t xml:space="preserve"> </w:t>
      </w:r>
      <w:ins w:id="97" w:author="Chen Heller" w:date="2023-02-05T10:17:00Z">
        <w:r w:rsidR="001963FE">
          <w:t xml:space="preserve">the </w:t>
        </w:r>
      </w:ins>
      <w:r w:rsidR="00AC02CC">
        <w:t>previous finding</w:t>
      </w:r>
      <w:del w:id="98" w:author="Chen Heller" w:date="2023-02-05T10:17:00Z">
        <w:r w:rsidR="00AC02CC" w:rsidDel="001963FE">
          <w:delText>s</w:delText>
        </w:r>
      </w:del>
      <w:r w:rsidR="00AC02CC">
        <w:t xml:space="preserve">, the unconscious effect in the motion tracking task was </w:t>
      </w:r>
      <w:del w:id="99" w:author="Chen Heller" w:date="2023-02-05T08:55:00Z">
        <w:r w:rsidR="00AC02CC" w:rsidDel="0012649A">
          <w:delText xml:space="preserve">not </w:delText>
        </w:r>
      </w:del>
      <w:ins w:id="100" w:author="Chen Heller" w:date="2023-02-05T08:55:00Z">
        <w:r w:rsidR="0012649A">
          <w:t xml:space="preserve">only slightly </w:t>
        </w:r>
      </w:ins>
      <w:r w:rsidR="00AC02CC">
        <w:t>larger than in the keyboard task</w:t>
      </w:r>
      <w:r w:rsidR="00AC02CC" w:rsidRPr="00CA4C70">
        <w:t>.</w:t>
      </w:r>
      <w:r w:rsidR="00AC02CC">
        <w:t xml:space="preserve"> </w:t>
      </w:r>
      <w:ins w:id="101" w:author="Chen Heller" w:date="2023-02-26T10:48:00Z">
        <w:r w:rsidR="000C7667">
          <w:t>Pos</w:t>
        </w:r>
      </w:ins>
      <w:ins w:id="102" w:author="Chen Heller" w:date="2023-03-02T14:31:00Z">
        <w:r w:rsidR="00B016BC">
          <w:t>s</w:t>
        </w:r>
      </w:ins>
      <w:ins w:id="103" w:author="Chen Heller" w:date="2023-02-26T10:48:00Z">
        <w:r w:rsidR="000C7667">
          <w:t xml:space="preserve">ible explanations are discussed as well as </w:t>
        </w:r>
      </w:ins>
      <w:del w:id="104" w:author="Chen Heller" w:date="2023-02-26T10:48:00Z">
        <w:r w:rsidR="00AC02CC" w:rsidDel="000C7667">
          <w:delText>S</w:delText>
        </w:r>
      </w:del>
      <w:ins w:id="105" w:author="Chen Heller" w:date="2023-02-26T10:48:00Z">
        <w:r w:rsidR="000C7667">
          <w:t>s</w:t>
        </w:r>
      </w:ins>
      <w:r w:rsidR="00AC02CC">
        <w:t xml:space="preserve">uggested augmentations to the paradigm </w:t>
      </w:r>
      <w:del w:id="106" w:author="Chen Heller" w:date="2023-02-26T10:48:00Z">
        <w:r w:rsidR="00AC02CC" w:rsidDel="000C7667">
          <w:delText xml:space="preserve">are discussed </w:delText>
        </w:r>
      </w:del>
      <w:r w:rsidR="00AC02CC">
        <w:t xml:space="preserve">which could improve </w:t>
      </w:r>
      <w:del w:id="107" w:author="Chen Heller" w:date="2023-02-26T10:48:00Z">
        <w:r w:rsidR="00AC02CC" w:rsidDel="000C7667">
          <w:delText xml:space="preserve">the </w:delText>
        </w:r>
      </w:del>
      <w:r w:rsidR="00AC02CC">
        <w:t>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08" w:name="_Toc114485358"/>
      <w:r w:rsidRPr="00BF08EE">
        <w:lastRenderedPageBreak/>
        <w:t>Introduction</w:t>
      </w:r>
      <w:bookmarkEnd w:id="108"/>
    </w:p>
    <w:bookmarkEnd w:id="1"/>
    <w:p w14:paraId="6E8365D4" w14:textId="097D5467" w:rsidR="008932E9" w:rsidRDefault="004F240A">
      <w:pPr>
        <w:ind w:firstLine="0"/>
      </w:pPr>
      <w:r w:rsidRPr="00E44B96">
        <w:t xml:space="preserve">Our brain continuously processes information. It receives inputs via our senses and processes </w:t>
      </w:r>
      <w:del w:id="109" w:author="Chen Heller" w:date="2023-03-02T14:31:00Z">
        <w:r w:rsidRPr="00E44B96" w:rsidDel="00661DB5">
          <w:delText xml:space="preserve">it </w:delText>
        </w:r>
      </w:del>
      <w:ins w:id="110" w:author="Chen Heller" w:date="2023-03-02T14:31:00Z">
        <w:r w:rsidR="00661DB5">
          <w:t>them</w:t>
        </w:r>
        <w:r w:rsidR="00661DB5" w:rsidRPr="00E44B96">
          <w:t xml:space="preserve"> </w:t>
        </w:r>
      </w:ins>
      <w:r w:rsidRPr="00E44B96">
        <w:t>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w:t>
      </w:r>
      <w:ins w:id="111" w:author="Chen Heller" w:date="2023-03-02T14:31:00Z">
        <w:r w:rsidR="0005134D">
          <w:t xml:space="preserve">in </w:t>
        </w:r>
      </w:ins>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6AF5D2A6"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 xml:space="preserve">more salient </w:t>
      </w:r>
      <w:del w:id="112" w:author="Chen Heller" w:date="2023-03-02T14:32:00Z">
        <w:r w:rsidR="00D33BF7" w:rsidDel="005231E8">
          <w:delText>stimuli</w:delText>
        </w:r>
        <w:r w:rsidR="000E6BB5" w:rsidDel="005231E8">
          <w:delText xml:space="preserve"> </w:delText>
        </w:r>
      </w:del>
      <w:ins w:id="113" w:author="Chen Heller" w:date="2023-03-02T14:32:00Z">
        <w:r w:rsidR="005231E8">
          <w:t xml:space="preserve">stimulus </w:t>
        </w:r>
      </w:ins>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7D2F89E" w:rsidR="004F240A" w:rsidDel="00024E53" w:rsidRDefault="004F240A" w:rsidP="004903FB">
      <w:pPr>
        <w:rPr>
          <w:del w:id="114" w:author="Chen Heller" w:date="2023-02-26T10:55:00Z"/>
        </w:rPr>
      </w:pPr>
      <w:r>
        <w:lastRenderedPageBreak/>
        <w:t xml:space="preserve">All three </w:t>
      </w:r>
      <w:r w:rsidR="00A44BFB">
        <w:t>methods</w:t>
      </w:r>
      <w:r w:rsidR="001C015A">
        <w:t>, and others</w:t>
      </w:r>
      <w:ins w:id="115" w:author="Chen Heller" w:date="2023-03-02T14:32:00Z">
        <w:r w:rsidR="00A22F40">
          <w:t>,</w:t>
        </w:r>
      </w:ins>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pPr>
        <w:rPr>
          <w:del w:id="116" w:author="Chen Heller" w:date="2023-02-26T10:55:00Z"/>
          <w:rFonts w:ascii="Times New Roman" w:eastAsia="SimSun" w:hAnsi="Times New Roman" w:cs="Times New Roman"/>
          <w:b/>
          <w:bCs/>
          <w:kern w:val="24"/>
          <w:lang w:eastAsia="ja-JP" w:bidi="ar-SA"/>
        </w:rPr>
        <w:pPrChange w:id="117" w:author="Chen Heller" w:date="2023-02-26T10:55:00Z">
          <w:pPr>
            <w:jc w:val="left"/>
          </w:pPr>
        </w:pPrChange>
      </w:pPr>
      <w:del w:id="118" w:author="Chen Heller" w:date="2023-02-26T10:55:00Z">
        <w:r w:rsidDel="00024E53">
          <w:br w:type="page"/>
        </w:r>
      </w:del>
    </w:p>
    <w:p w14:paraId="3D51D018" w14:textId="4A019255" w:rsidR="00976673" w:rsidDel="001C75C2" w:rsidRDefault="00976673">
      <w:pPr>
        <w:rPr>
          <w:del w:id="119" w:author="Chen Heller" w:date="2022-12-28T17:12:00Z"/>
        </w:rPr>
        <w:pPrChange w:id="120" w:author="Chen Heller" w:date="2023-02-26T10:55:00Z">
          <w:pPr>
            <w:pStyle w:val="Heading3"/>
          </w:pPr>
        </w:pPrChange>
      </w:pPr>
      <w:bookmarkStart w:id="121" w:name="_Toc114485359"/>
      <w:del w:id="122" w:author="Chen Heller" w:date="2022-12-28T17:12:00Z">
        <w:r w:rsidDel="001C75C2">
          <w:lastRenderedPageBreak/>
          <w:delText>Contradicting findings</w:delText>
        </w:r>
        <w:bookmarkEnd w:id="121"/>
      </w:del>
    </w:p>
    <w:p w14:paraId="38C885BB" w14:textId="6E7B7F7B" w:rsidR="00992077" w:rsidRDefault="00B8346F" w:rsidP="00024E53">
      <w:ins w:id="123" w:author="Chen Heller" w:date="2023-03-02T14:32:00Z">
        <w:r>
          <w:t xml:space="preserve"> </w:t>
        </w:r>
      </w:ins>
      <w:r w:rsidR="00992077">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rsidR="00992077">
        <w:t xml:space="preserve">. Among other paradigms, </w:t>
      </w:r>
      <w:r w:rsidR="00F945FA">
        <w:t xml:space="preserve">it </w:t>
      </w:r>
      <w:r w:rsidR="00992077">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24" w:author="Chen Heller" w:date="2023-02-26T10:57:00Z">
        <w:r w:rsidR="00692575" w:rsidDel="006B353A">
          <w:delText xml:space="preserve">the </w:delText>
        </w:r>
      </w:del>
      <w:ins w:id="125" w:author="Chen Heller" w:date="2023-02-26T10:57:00Z">
        <w:r w:rsidR="006B353A">
          <w:t xml:space="preserve">for the processing of the </w:t>
        </w:r>
      </w:ins>
      <w:r w:rsidR="00692575">
        <w:t xml:space="preserve">prime </w:t>
      </w:r>
      <w:del w:id="126"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del w:id="127" w:author="Chen Heller" w:date="2023-03-02T14:33:00Z">
        <w:r w:rsidR="00BD64AE" w:rsidDel="009E4444">
          <w:delText xml:space="preserve">about </w:delText>
        </w:r>
      </w:del>
      <w:r w:rsidR="00BD64AE">
        <w:t xml:space="preserve">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28" w:author="Chen Heller" w:date="2023-02-26T10:59:00Z">
        <w:r w:rsidR="00411A03" w:rsidDel="004507C6">
          <w:delText xml:space="preserve">criterion </w:delText>
        </w:r>
      </w:del>
      <w:ins w:id="129" w:author="Chen Heller" w:date="2023-02-26T10:59:00Z">
        <w:r w:rsidR="004507C6">
          <w:t xml:space="preserve">threshold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w:t>
      </w:r>
      <w:del w:id="130" w:author="Chen Heller" w:date="2023-03-02T14:33:00Z">
        <w:r w:rsidR="00411A03" w:rsidDel="00523A1B">
          <w:delText>e</w:delText>
        </w:r>
      </w:del>
      <w:r w:rsidR="00411A03">
        <w:t>ment about</w:t>
      </w:r>
      <w:r w:rsidR="00BD64AE">
        <w:t xml:space="preserve"> the prime</w:t>
      </w:r>
      <w:r w:rsidR="00411A03">
        <w:t>, typically choosing</w:t>
      </w:r>
      <w:r w:rsidR="00BD64AE">
        <w:t xml:space="preserve"> </w:t>
      </w:r>
      <w:r w:rsidR="00411A03">
        <w:t xml:space="preserve">an answer among several options (i.e., a </w:t>
      </w:r>
      <w:del w:id="131" w:author="Chen Heller" w:date="2023-03-02T14:33:00Z">
        <w:r w:rsidR="00411A03" w:rsidDel="00E133ED">
          <w:delText xml:space="preserve">forced </w:delText>
        </w:r>
      </w:del>
      <w:ins w:id="132" w:author="Chen Heller" w:date="2023-03-02T14:33:00Z">
        <w:r w:rsidR="00E133ED">
          <w:t>forced-</w:t>
        </w:r>
      </w:ins>
      <w:r w:rsidR="00411A03">
        <w:t>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33" w:name="_Toc114485360"/>
      <w:r>
        <w:t xml:space="preserve">Explaining The </w:t>
      </w:r>
      <w:r w:rsidR="00FC0D0A">
        <w:t>D</w:t>
      </w:r>
      <w:r>
        <w:t xml:space="preserve">iscrepancy between </w:t>
      </w:r>
      <w:r w:rsidR="00FC0D0A">
        <w:t>F</w:t>
      </w:r>
      <w:r>
        <w:t>indings</w:t>
      </w:r>
      <w:bookmarkEnd w:id="133"/>
    </w:p>
    <w:p w14:paraId="0CB98709" w14:textId="1A2AD282"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del w:id="134" w:author="Chen Heller" w:date="2023-03-02T14:34:00Z">
        <w:r w:rsidR="00B3331D" w:rsidDel="00E133ED">
          <w:delText xml:space="preserve">for </w:delText>
        </w:r>
      </w:del>
      <w:ins w:id="135" w:author="Chen Heller" w:date="2023-03-02T14:34:00Z">
        <w:r w:rsidR="00E133ED">
          <w:t xml:space="preserve">to </w:t>
        </w:r>
      </w:ins>
      <w:r w:rsidR="00B3331D">
        <w:t>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w:t>
      </w:r>
      <w:del w:id="136" w:author="Chen Heller" w:date="2023-03-02T14:34:00Z">
        <w:r w:rsidR="007449E8" w:rsidDel="00E133ED">
          <w:delText>,</w:delText>
        </w:r>
      </w:del>
      <w:r w:rsidR="007449E8">
        <w:t xml:space="preserve">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6F5A98A2" w:rsidR="00531AAE" w:rsidRDefault="00D03D49" w:rsidP="00F42EF6">
      <w:r>
        <w:t>The above issues might lead to overestimating unconscious processing</w:t>
      </w:r>
      <w:del w:id="137" w:author="Chen Heller" w:date="2023-03-02T14:34:00Z">
        <w:r w:rsidDel="00E133ED">
          <w:delText>,</w:delText>
        </w:r>
      </w:del>
      <w:r>
        <w:t xml:space="preserve">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commentRangeStart w:id="138"/>
      <w:r w:rsidR="00EC1FED">
        <w:t xml:space="preserve">reaction time (RT), </w:t>
      </w:r>
      <w:commentRangeEnd w:id="138"/>
      <w:r w:rsidR="007D7E80">
        <w:rPr>
          <w:rStyle w:val="CommentReference"/>
        </w:rPr>
        <w:commentReference w:id="138"/>
      </w:r>
      <w:r w:rsidR="00EC1FED">
        <w:t>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w:t>
      </w:r>
      <w:del w:id="139" w:author="Chen Heller" w:date="2023-03-02T14:34:00Z">
        <w:r w:rsidR="00AD6FB1" w:rsidDel="00555C3D">
          <w:delText>,</w:delText>
        </w:r>
      </w:del>
      <w:r w:rsidR="00AD6FB1">
        <w:t xml:space="preserve"> and does not</w:t>
      </w:r>
      <w:r w:rsidR="000B581A">
        <w:t xml:space="preserve"> </w:t>
      </w:r>
      <w:r w:rsidR="002A2A03">
        <w:t xml:space="preserve">provide </w:t>
      </w:r>
      <w:r w:rsidR="006C30C7">
        <w:t xml:space="preserve">insight </w:t>
      </w:r>
      <w:del w:id="140" w:author="Chen Heller" w:date="2023-03-02T14:34:00Z">
        <w:r w:rsidR="006C30C7" w:rsidDel="00555C3D">
          <w:delText xml:space="preserve">on </w:delText>
        </w:r>
      </w:del>
      <w:ins w:id="141" w:author="Chen Heller" w:date="2023-03-02T14:34:00Z">
        <w:r w:rsidR="00555C3D">
          <w:t xml:space="preserve">into </w:t>
        </w:r>
      </w:ins>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42" w:name="_Toc114485361"/>
      <w:r>
        <w:t xml:space="preserve">Comparing </w:t>
      </w:r>
      <w:r w:rsidR="006E4F8B">
        <w:t xml:space="preserve">Motion </w:t>
      </w:r>
      <w:r>
        <w:t>T</w:t>
      </w:r>
      <w:r w:rsidR="006E4F8B">
        <w:t xml:space="preserve">racking </w:t>
      </w:r>
      <w:r>
        <w:t>with K</w:t>
      </w:r>
      <w:r w:rsidR="006E4F8B">
        <w:t>eyboard</w:t>
      </w:r>
      <w:r>
        <w:t xml:space="preserve"> Response</w:t>
      </w:r>
      <w:bookmarkEnd w:id="142"/>
    </w:p>
    <w:p w14:paraId="36583870" w14:textId="7616C2F4"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del w:id="143" w:author="Chen Heller" w:date="2023-03-02T14:35:00Z">
        <w:r w:rsidR="00017A5E" w:rsidDel="00325E84">
          <w:delText>,</w:delText>
        </w:r>
      </w:del>
      <w:r w:rsidR="00017A5E">
        <w:t xml:space="preserve"> and might prove to </w:t>
      </w:r>
      <w:del w:id="144" w:author="Chen Heller" w:date="2023-03-02T14:35:00Z">
        <w:r w:rsidR="00017A5E" w:rsidDel="00923C88">
          <w:delText xml:space="preserve">a </w:delText>
        </w:r>
      </w:del>
      <w:r w:rsidR="00017A5E">
        <w:t xml:space="preserve">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t>
      </w:r>
      <w:del w:id="145" w:author="Chen Heller" w:date="2023-03-02T14:35:00Z">
        <w:r w:rsidR="0075797D" w:rsidDel="004E40AB">
          <w:delText xml:space="preserve">which </w:delText>
        </w:r>
      </w:del>
      <w:ins w:id="146" w:author="Chen Heller" w:date="2023-03-02T14:35:00Z">
        <w:r w:rsidR="004E40AB">
          <w:t xml:space="preserve">that </w:t>
        </w:r>
      </w:ins>
      <w:r w:rsidR="0075797D">
        <w:t xml:space="preserve">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del w:id="147" w:author="Chen Heller" w:date="2023-03-02T14:36:00Z">
        <w:r w:rsidR="00771D2F" w:rsidDel="000D413A">
          <w:delText>,</w:delText>
        </w:r>
      </w:del>
      <w:r w:rsidR="00771D2F">
        <w:t xml:space="preserve">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148" w:author="Chen Heller" w:date="2023-02-26T11:15:00Z">
        <w:r w:rsidR="00A813E2">
          <w:t>,</w:t>
        </w:r>
      </w:ins>
      <w:r w:rsidR="000259CC">
        <w:t xml:space="preserve"> provides further insight </w:t>
      </w:r>
      <w:del w:id="149" w:author="Chen Heller" w:date="2023-03-02T14:36:00Z">
        <w:r w:rsidR="000259CC" w:rsidDel="00B62452">
          <w:delText>on</w:delText>
        </w:r>
        <w:r w:rsidR="0045492E" w:rsidDel="00B62452">
          <w:delText xml:space="preserve"> </w:delText>
        </w:r>
      </w:del>
      <w:ins w:id="150" w:author="Chen Heller" w:date="2023-03-02T14:36:00Z">
        <w:r w:rsidR="00B62452">
          <w:t xml:space="preserve">into </w:t>
        </w:r>
      </w:ins>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2892298" w:rsidR="00976673" w:rsidRDefault="00976673" w:rsidP="006238E0">
      <w:pPr>
        <w:pStyle w:val="Heading3"/>
      </w:pPr>
      <w:bookmarkStart w:id="151" w:name="_Toc114485362"/>
      <w:del w:id="152" w:author="Chen Heller" w:date="2023-02-26T11:16:00Z">
        <w:r w:rsidDel="008931D6">
          <w:delText>Prev</w:delText>
        </w:r>
        <w:r w:rsidR="00C71547" w:rsidDel="008931D6">
          <w:delText>ious</w:delText>
        </w:r>
        <w:r w:rsidDel="008931D6">
          <w:delText xml:space="preserve"> </w:delText>
        </w:r>
      </w:del>
      <w:r w:rsidR="000438C2">
        <w:t xml:space="preserve">Priming </w:t>
      </w:r>
      <w:del w:id="153" w:author="Chen Heller" w:date="2023-02-26T11:16:00Z">
        <w:r w:rsidR="000438C2" w:rsidDel="008931D6">
          <w:delText xml:space="preserve">Findings Made with </w:delText>
        </w:r>
      </w:del>
      <w:ins w:id="154" w:author="Chen Heller" w:date="2023-02-26T11:16:00Z">
        <w:r w:rsidR="008931D6">
          <w:t xml:space="preserve">and </w:t>
        </w:r>
      </w:ins>
      <w:r w:rsidR="000438C2">
        <w:t>Motion Tracking</w:t>
      </w:r>
      <w:bookmarkEnd w:id="151"/>
    </w:p>
    <w:p w14:paraId="74FFDFA6" w14:textId="7C615937"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155"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156" w:author="Chen Heller" w:date="2023-02-26T11:20:00Z">
        <w:r w:rsidR="004E0C6C" w:rsidDel="00BC1FF9">
          <w:delText xml:space="preserve">as </w:delText>
        </w:r>
      </w:del>
      <w:ins w:id="157" w:author="Chen Heller" w:date="2023-02-26T11:20:00Z">
        <w:r w:rsidR="00BC1FF9">
          <w:t xml:space="preserve">of </w:t>
        </w:r>
      </w:ins>
      <w:r w:rsidR="004E0C6C">
        <w:t>a person</w:t>
      </w:r>
      <w:del w:id="158" w:author="Chen Heller" w:date="2023-03-02T14:36:00Z">
        <w:r w:rsidR="004E0C6C" w:rsidDel="005A1882">
          <w:delText xml:space="preserve"> </w:delText>
        </w:r>
      </w:del>
      <w:r w:rsidR="004E0C6C">
        <w:t>/</w:t>
      </w:r>
      <w:del w:id="159" w:author="Chen Heller" w:date="2023-03-02T14:36:00Z">
        <w:r w:rsidR="004E0C6C" w:rsidDel="005A1882">
          <w:delText xml:space="preserve"> </w:delText>
        </w:r>
      </w:del>
      <w:r w:rsidR="004E0C6C">
        <w:t xml:space="preserve">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w:t>
      </w:r>
      <w:ins w:id="160" w:author="Chen Heller" w:date="2023-03-02T14:36:00Z">
        <w:r w:rsidR="005A1882">
          <w:t>,</w:t>
        </w:r>
      </w:ins>
      <w:r w:rsidR="00471A10">
        <w:t xml:space="preserve">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w:t>
      </w:r>
      <w:ins w:id="161" w:author="Chen Heller" w:date="2023-03-02T14:37:00Z">
        <w:r w:rsidR="004D2906">
          <w:t>,</w:t>
        </w:r>
      </w:ins>
      <w:r w:rsidR="008D1032">
        <w:t xml:space="preserve">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ins w:id="162" w:author="Chen Heller" w:date="2023-02-26T11:21:00Z">
        <w:r w:rsidR="00E370DE">
          <w:t xml:space="preserve">were </w:t>
        </w:r>
      </w:ins>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0B8B62DE" w:rsidR="0007249B" w:rsidRDefault="00794090" w:rsidP="000F3303">
      <w:pPr>
        <w:rPr>
          <w:rtl/>
        </w:rPr>
      </w:pPr>
      <w:r>
        <w:t>Thus, motion tracking can be used to unravel unconscious processing as it unfolds</w:t>
      </w:r>
      <w:ins w:id="163"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164" w:author="Chen Heller" w:date="2023-02-26T11:24:00Z">
        <w:r w:rsidDel="004A7F8B">
          <w:delText>s</w:delText>
        </w:r>
      </w:del>
      <w:r>
        <w:t xml:space="preserve"> RTs, yet without directly comparing </w:t>
      </w:r>
      <w:del w:id="165" w:author="Chen Heller" w:date="2023-03-02T14:37:00Z">
        <w:r w:rsidDel="004373F7">
          <w:delText xml:space="preserve">between </w:delText>
        </w:r>
      </w:del>
      <w:r>
        <w:t>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ins w:id="166" w:author="Chen Heller" w:date="2023-03-02T14:38:00Z">
        <w:r w:rsidR="0014572D">
          <w:t xml:space="preserve">the mask </w:t>
        </w:r>
      </w:ins>
      <w:r w:rsidR="006C164D">
        <w:t xml:space="preserve">was </w:t>
      </w:r>
      <w:del w:id="167" w:author="Chen Heller" w:date="2023-03-02T14:38:00Z">
        <w:r w:rsidR="006C164D" w:rsidDel="0014572D">
          <w:delText xml:space="preserve">the mask </w:delText>
        </w:r>
      </w:del>
      <w:r w:rsidR="006C164D">
        <w:t xml:space="preserve">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w:t>
      </w:r>
      <w:del w:id="168" w:author="Chen Heller" w:date="2023-03-02T14:38:00Z">
        <w:r w:rsidR="006C164D" w:rsidDel="0014572D">
          <w:delText>s</w:delText>
        </w:r>
      </w:del>
      <w:r w:rsidR="006C164D">
        <w:t xml:space="preserve">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ins w:id="169" w:author="Chen Heller" w:date="2023-03-02T14:38:00Z">
        <w:r w:rsidR="0014572D">
          <w:t>,</w:t>
        </w:r>
      </w:ins>
      <w:r w:rsidR="006C164D">
        <w:t xml:space="preserve">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w:t>
      </w:r>
      <w:del w:id="170" w:author="Chen Heller" w:date="2023-03-02T14:39:00Z">
        <w:r w:rsidR="006C164D" w:rsidDel="001151CF">
          <w:delText xml:space="preserve"> </w:delText>
        </w:r>
      </w:del>
      <w:r w:rsidR="006C164D">
        <w:t>/</w:t>
      </w:r>
      <w:del w:id="171" w:author="Chen Heller" w:date="2023-03-02T14:39:00Z">
        <w:r w:rsidR="006C164D" w:rsidDel="001151CF">
          <w:delText xml:space="preserve"> </w:delText>
        </w:r>
      </w:del>
      <w:r w:rsidR="006C164D">
        <w:t>round)</w:t>
      </w:r>
      <w:del w:id="172" w:author="Chen Heller" w:date="2023-03-02T14:56:00Z">
        <w:r w:rsidR="00B1089A" w:rsidDel="0087554C">
          <w:delText>,</w:delText>
        </w:r>
      </w:del>
      <w:r w:rsidR="006C164D">
        <w:t xml:space="preserve"> and therefor</w:t>
      </w:r>
      <w:ins w:id="173" w:author="Chen Heller" w:date="2023-03-02T14:39:00Z">
        <w:r w:rsidR="001151CF">
          <w:t>e</w:t>
        </w:r>
      </w:ins>
      <w:r w:rsidR="006C164D">
        <w:t xml:space="preserve"> similar/different affordances. </w:t>
      </w:r>
      <w:bookmarkStart w:id="174" w:name="_Hlk110934244"/>
      <w:r w:rsidR="006C164D">
        <w:t xml:space="preserve">When responses were given via a keyboard, </w:t>
      </w:r>
      <w:bookmarkEnd w:id="174"/>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175" w:author="Chen Heller" w:date="2023-02-26T11:26:00Z">
        <w:r w:rsidR="006C164D" w:rsidDel="00C50459">
          <w:delText>blob-like</w:delText>
        </w:r>
      </w:del>
      <w:ins w:id="176" w:author="Chen Heller" w:date="2023-02-26T11:26:00Z">
        <w:r w:rsidR="00C50459">
          <w:t>rounded</w:t>
        </w:r>
      </w:ins>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w:t>
      </w:r>
      <w:r w:rsidR="006C164D">
        <w:lastRenderedPageBreak/>
        <w:t xml:space="preserve">processing contributes </w:t>
      </w:r>
      <w:del w:id="177" w:author="Chen Heller" w:date="2023-03-02T14:56:00Z">
        <w:r w:rsidR="006C164D" w:rsidDel="0087554C">
          <w:delText xml:space="preserve">grasp </w:delText>
        </w:r>
      </w:del>
      <w:ins w:id="178" w:author="Chen Heller" w:date="2023-03-02T14:56:00Z">
        <w:r w:rsidR="0087554C">
          <w:t>grasp-</w:t>
        </w:r>
      </w:ins>
      <w:r w:rsidR="006C164D">
        <w:t xml:space="preserve">related information to </w:t>
      </w:r>
      <w:del w:id="179" w:author="Chen Heller" w:date="2023-03-02T14:57:00Z">
        <w:r w:rsidR="006C164D" w:rsidDel="0087554C">
          <w:delText xml:space="preserve">decision </w:delText>
        </w:r>
      </w:del>
      <w:ins w:id="180" w:author="Chen Heller" w:date="2023-03-02T14:57:00Z">
        <w:r w:rsidR="0087554C">
          <w:t>decision-</w:t>
        </w:r>
      </w:ins>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9B55A03"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performance was not tested against chance</w:t>
      </w:r>
      <w:del w:id="181" w:author="Chen Heller" w:date="2023-03-02T14:57:00Z">
        <w:r w:rsidR="00C42EF6" w:rsidDel="0087554C">
          <w:delText>,</w:delText>
        </w:r>
      </w:del>
      <w:r w:rsidR="00C42EF6">
        <w:t xml:space="preserv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182" w:author="Chen Heller" w:date="2023-02-26T11:28:00Z">
        <w:r w:rsidR="00A51059">
          <w:t xml:space="preserve">in </w:t>
        </w:r>
      </w:ins>
      <w:r w:rsidR="000F625F">
        <w:t>our</w:t>
      </w:r>
      <w:r w:rsidR="00D15D83">
        <w:t xml:space="preserve"> lab</w:t>
      </w:r>
      <w:r w:rsidR="00F42D58">
        <w:t>.</w:t>
      </w:r>
    </w:p>
    <w:p w14:paraId="017CF663" w14:textId="0FC1FCBF"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del w:id="183" w:author="Chen Heller" w:date="2023-03-02T16:41:00Z">
        <w:r w:rsidR="00007C6C" w:rsidDel="003C63AA">
          <w:delText xml:space="preserve">and </w:delText>
        </w:r>
      </w:del>
      <w:ins w:id="184" w:author="Chen Heller" w:date="2023-03-02T16:41:00Z">
        <w:r w:rsidR="003C63AA">
          <w:t xml:space="preserve">consequently </w:t>
        </w:r>
      </w:ins>
      <w:r w:rsidR="0066759C">
        <w:t>suppress</w:t>
      </w:r>
      <w:ins w:id="185" w:author="Chen Heller" w:date="2023-03-02T16:41:00Z">
        <w:r w:rsidR="003C63AA">
          <w:t>ing</w:t>
        </w:r>
      </w:ins>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86" w:author="Chen Heller" w:date="2023-01-04T13:30:00Z">
        <w:r w:rsidR="00977059">
          <w:t>reaching</w:t>
        </w:r>
        <w:r w:rsidR="00977059" w:rsidRPr="00CA4C70">
          <w:t xml:space="preserve"> </w:t>
        </w:r>
      </w:ins>
      <w:del w:id="187" w:author="Chen Heller" w:date="2023-01-04T13:30:00Z">
        <w:r w:rsidR="002C1CE0" w:rsidDel="00977059">
          <w:delText xml:space="preserve">movement </w:delText>
        </w:r>
      </w:del>
      <w:r w:rsidR="00837DDA">
        <w:t>durations</w:t>
      </w:r>
      <w:r w:rsidR="002C1CE0">
        <w:t xml:space="preserve">, larger curvatures, faster velocities and </w:t>
      </w:r>
      <w:r w:rsidR="002C1CE0">
        <w:lastRenderedPageBreak/>
        <w:t>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88"/>
      <w:r w:rsidR="003C7FCB">
        <w:t>possibl</w:t>
      </w:r>
      <w:r w:rsidR="000475DF">
        <w:t>y</w:t>
      </w:r>
      <w:r w:rsidR="003C7FCB">
        <w:t xml:space="preserve"> more likely to express fluctuations in the decision </w:t>
      </w:r>
      <w:commentRangeEnd w:id="188"/>
      <w:r w:rsidR="00D25900">
        <w:rPr>
          <w:rStyle w:val="CommentReference"/>
        </w:rPr>
        <w:commentReference w:id="188"/>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189" w:author="Chen Heller" w:date="2023-02-26T11:32:00Z">
        <w:r w:rsidR="003C7FCB" w:rsidDel="00943137">
          <w:delText xml:space="preserve"> </w:delText>
        </w:r>
      </w:del>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90" w:name="_Toc114485363"/>
      <w:r>
        <w:t>Current Research</w:t>
      </w:r>
      <w:bookmarkEnd w:id="190"/>
    </w:p>
    <w:p w14:paraId="1B63E398" w14:textId="57D70318" w:rsidR="00586A32" w:rsidDel="001C33DD" w:rsidRDefault="00B0131F" w:rsidP="001C33DD">
      <w:pPr>
        <w:ind w:firstLine="0"/>
        <w:rPr>
          <w:del w:id="191"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ins w:id="192" w:author="Chen Heller" w:date="2023-03-02T14:57:00Z">
        <w:r w:rsidR="00E27C91">
          <w:t xml:space="preserve">the </w:t>
        </w:r>
      </w:ins>
      <w:r w:rsidR="008662C9">
        <w:t>effects of unconscious processing</w:t>
      </w:r>
      <w:r w:rsidR="00104F28">
        <w:t>.</w:t>
      </w:r>
      <w:r w:rsidR="00A00143">
        <w:t xml:space="preserve"> </w:t>
      </w:r>
      <w:ins w:id="193" w:author="Chen Heller" w:date="2023-01-04T15:07:00Z">
        <w:r w:rsidR="00C17EFC">
          <w:t xml:space="preserve">To do so, both measures were compared </w:t>
        </w:r>
      </w:ins>
      <w:ins w:id="194" w:author="Chen Heller" w:date="2023-01-04T15:20:00Z">
        <w:r w:rsidR="00C3464D">
          <w:t>o</w:t>
        </w:r>
      </w:ins>
      <w:ins w:id="195" w:author="Chen Heller" w:date="2023-01-04T15:07:00Z">
        <w:r w:rsidR="00C17EFC">
          <w:t>n an</w:t>
        </w:r>
      </w:ins>
      <w:ins w:id="196" w:author="Chen Heller" w:date="2023-01-04T15:17:00Z">
        <w:r w:rsidR="00412D3A">
          <w:t xml:space="preserve"> </w:t>
        </w:r>
      </w:ins>
      <w:ins w:id="197"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ins>
      <w:ins w:id="198" w:author="Chen Heller" w:date="2023-03-02T14:58:00Z">
        <w:r w:rsidR="00C3463A">
          <w:t>that</w:t>
        </w:r>
      </w:ins>
      <w:ins w:id="199" w:author="Chen Heller" w:date="2023-01-04T15:07:00Z">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00" w:author="Chen Heller" w:date="2023-01-04T15:08:00Z">
        <w:r w:rsidR="00C17EFC">
          <w:t>it</w:t>
        </w:r>
      </w:ins>
      <w:ins w:id="201" w:author="Chen Heller" w:date="2023-01-04T15:07:00Z">
        <w:r w:rsidR="00C17EFC">
          <w:t xml:space="preserve"> improved the validity of the unconscious results by applying a rigorous awareness detection procedure that include</w:t>
        </w:r>
      </w:ins>
      <w:ins w:id="202" w:author="Chen Heller" w:date="2023-01-04T15:08:00Z">
        <w:r w:rsidR="00C17EFC">
          <w:t>d</w:t>
        </w:r>
      </w:ins>
      <w:ins w:id="203" w:author="Chen Heller" w:date="2023-01-04T15:07:00Z">
        <w:r w:rsidR="00C17EFC">
          <w:t xml:space="preserve"> both an objective awareness measure (prime 2-forced-choice recognition) and a subjective trial</w:t>
        </w:r>
      </w:ins>
      <w:ins w:id="204" w:author="Chen Heller" w:date="2023-03-02T14:58:00Z">
        <w:r w:rsidR="00C3463A">
          <w:t>-</w:t>
        </w:r>
      </w:ins>
      <w:ins w:id="205" w:author="Chen Heller" w:date="2023-01-04T15:07:00Z">
        <w:r w:rsidR="00C17EFC">
          <w:t>by</w:t>
        </w:r>
      </w:ins>
      <w:ins w:id="206" w:author="Chen Heller" w:date="2023-03-02T14:58:00Z">
        <w:r w:rsidR="00C3463A">
          <w:t>-</w:t>
        </w:r>
      </w:ins>
      <w:ins w:id="207" w:author="Chen Heller" w:date="2023-01-04T15:07:00Z">
        <w:r w:rsidR="00C17EFC">
          <w:t>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ins>
      <w:ins w:id="208" w:author="Chen Heller" w:date="2023-03-02T14:58:00Z">
        <w:r w:rsidR="00C3463A">
          <w:t>,</w:t>
        </w:r>
      </w:ins>
      <w:ins w:id="209" w:author="Chen Heller" w:date="2023-01-04T15:07:00Z">
        <w:r w:rsidR="00C17EFC">
          <w:t xml:space="preserve"> which used an awareness measure on a separate block, </w:t>
        </w:r>
      </w:ins>
      <w:ins w:id="210" w:author="Chen Heller" w:date="2023-01-04T15:08:00Z">
        <w:r w:rsidR="002F2B31">
          <w:t xml:space="preserve">here </w:t>
        </w:r>
      </w:ins>
      <w:ins w:id="211" w:author="Chen Heller" w:date="2023-01-04T15:07:00Z">
        <w:r w:rsidR="00C17EFC">
          <w:t xml:space="preserve">awareness was estimated in the trials of the main task. </w:t>
        </w:r>
      </w:ins>
      <w:del w:id="212"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213"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214"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215" w:author="Chen Heller" w:date="2023-01-04T15:09:00Z">
        <w:r w:rsidR="007A7706">
          <w:t>The</w:t>
        </w:r>
      </w:ins>
      <w:ins w:id="216" w:author="Chen Heller" w:date="2023-01-03T15:03:00Z">
        <w:r w:rsidR="00203FB3">
          <w:t xml:space="preserve"> </w:t>
        </w:r>
      </w:ins>
      <w:r w:rsidR="00AA2BC2">
        <w:t xml:space="preserve">priming paradigm </w:t>
      </w:r>
      <w:del w:id="217" w:author="Chen Heller" w:date="2023-01-04T15:10:00Z">
        <w:r w:rsidR="00D21058" w:rsidDel="007A7706">
          <w:delText>following</w:delText>
        </w:r>
        <w:r w:rsidR="00AA2BC2" w:rsidDel="007A7706">
          <w:delText xml:space="preserve"> </w:delText>
        </w:r>
      </w:del>
      <w:ins w:id="218" w:author="Chen Heller" w:date="2023-01-04T15:16:00Z">
        <w:r w:rsidR="00412D3A">
          <w:t>emulated</w:t>
        </w:r>
      </w:ins>
      <w:ins w:id="219" w:author="Chen Heller" w:date="2023-01-04T15:10:00Z">
        <w:r w:rsidR="007A7706">
          <w:t xml:space="preserve"> </w:t>
        </w:r>
      </w:ins>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220" w:author="Chen Heller" w:date="2023-02-26T11:33:00Z">
        <w:r w:rsidR="00235843" w:rsidDel="00463475">
          <w:delText>,</w:delText>
        </w:r>
      </w:del>
      <w:r w:rsidR="00235843">
        <w:t xml:space="preserve"> in a fairly simple design </w:t>
      </w:r>
      <w:del w:id="221" w:author="Chen Heller" w:date="2023-03-02T14:59:00Z">
        <w:r w:rsidR="00235843" w:rsidDel="00D0004A">
          <w:delText xml:space="preserve">which </w:delText>
        </w:r>
      </w:del>
      <w:ins w:id="222" w:author="Chen Heller" w:date="2023-03-02T14:59:00Z">
        <w:r w:rsidR="00D0004A">
          <w:t xml:space="preserve">that </w:t>
        </w:r>
      </w:ins>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23" w:author="Chen Heller" w:date="2023-01-03T15:58:00Z">
        <w:r w:rsidR="00620379" w:rsidDel="00180C5B">
          <w:delText>In the first three experiments, I expected to find e</w:delText>
        </w:r>
      </w:del>
      <w:ins w:id="224" w:author="Chen Heller" w:date="2023-01-04T15:22:00Z">
        <w:r w:rsidR="00837D48">
          <w:t xml:space="preserve">The </w:t>
        </w:r>
      </w:ins>
      <w:ins w:id="225" w:author="Chen Heller" w:date="2023-01-17T09:30:00Z">
        <w:r w:rsidR="002105CC">
          <w:t>reaching task</w:t>
        </w:r>
      </w:ins>
      <w:ins w:id="226" w:author="Chen Heller" w:date="2023-01-17T09:31:00Z">
        <w:r w:rsidR="002105CC">
          <w:t xml:space="preserve"> was expected to </w:t>
        </w:r>
      </w:ins>
      <w:ins w:id="227" w:author="Chen Heller" w:date="2023-01-17T09:33:00Z">
        <w:r w:rsidR="00205A79">
          <w:t>express</w:t>
        </w:r>
      </w:ins>
      <w:ins w:id="228" w:author="Chen Heller" w:date="2023-01-17T09:31:00Z">
        <w:r w:rsidR="002105CC">
          <w:t xml:space="preserve"> the </w:t>
        </w:r>
      </w:ins>
      <w:del w:id="229" w:author="Chen Heller" w:date="2023-01-04T15:22:00Z">
        <w:r w:rsidR="00620379" w:rsidDel="00837D48">
          <w:delText xml:space="preserve">vidence for a </w:delText>
        </w:r>
      </w:del>
      <w:r w:rsidR="00620379">
        <w:t xml:space="preserve">congruency effect </w:t>
      </w:r>
      <w:del w:id="230" w:author="Chen Heller" w:date="2023-01-04T15:23:00Z">
        <w:r w:rsidR="00620379" w:rsidDel="00837D48">
          <w:delText>with motion tracking</w:delText>
        </w:r>
      </w:del>
      <w:del w:id="231" w:author="Chen Heller" w:date="2023-03-02T14:59:00Z">
        <w:r w:rsidR="00620379" w:rsidDel="00733A7A">
          <w:delText>,</w:delText>
        </w:r>
      </w:del>
      <w:r w:rsidR="00620379">
        <w:t xml:space="preserve"> so that</w:t>
      </w:r>
      <w:r w:rsidR="00E3108A">
        <w:t xml:space="preserve"> the average</w:t>
      </w:r>
      <w:r w:rsidR="00620379">
        <w:t xml:space="preserve"> reaching trajectories</w:t>
      </w:r>
      <w:r w:rsidR="00E3108A" w:rsidRPr="00E3108A">
        <w:t xml:space="preserve"> </w:t>
      </w:r>
      <w:r w:rsidR="00E3108A">
        <w:t>of the incongruent trials would deviate toward</w:t>
      </w:r>
      <w:del w:id="232" w:author="Chen Heller" w:date="2023-03-02T14:59:00Z">
        <w:r w:rsidR="00E3108A" w:rsidDel="00733A7A">
          <w:delText>s</w:delText>
        </w:r>
      </w:del>
      <w:r w:rsidR="00E3108A">
        <w:t xml:space="preserve"> the incorrect answer further than would the trajectories of the congruent trials</w:t>
      </w:r>
      <w:r w:rsidR="00620379">
        <w:t xml:space="preserve">. </w:t>
      </w:r>
      <w:ins w:id="233" w:author="Chen Heller" w:date="2023-01-04T15:24:00Z">
        <w:r w:rsidR="00A465F4">
          <w:t>In the keyboard task, the incongruent trials were expected t</w:t>
        </w:r>
      </w:ins>
      <w:ins w:id="234" w:author="Chen Heller" w:date="2023-01-17T09:31:00Z">
        <w:r w:rsidR="002118DE">
          <w:t>o</w:t>
        </w:r>
      </w:ins>
      <w:ins w:id="235" w:author="Chen Heller" w:date="2023-01-04T15:24:00Z">
        <w:r w:rsidR="00A465F4">
          <w:t xml:space="preserve"> exhibit longer </w:t>
        </w:r>
      </w:ins>
      <w:ins w:id="236" w:author="Chen Heller" w:date="2023-01-17T09:32:00Z">
        <w:r w:rsidR="002118DE">
          <w:t>response time</w:t>
        </w:r>
        <w:r w:rsidR="00205A79">
          <w:t>s</w:t>
        </w:r>
        <w:r w:rsidR="002118DE">
          <w:t xml:space="preserve"> (</w:t>
        </w:r>
      </w:ins>
      <w:ins w:id="237" w:author="Chen Heller" w:date="2023-01-04T15:24:00Z">
        <w:r w:rsidR="00A465F4">
          <w:t>RT</w:t>
        </w:r>
      </w:ins>
      <w:ins w:id="238" w:author="Chen Heller" w:date="2023-01-17T09:32:00Z">
        <w:r w:rsidR="00205A79">
          <w:t>s</w:t>
        </w:r>
        <w:r w:rsidR="002118DE">
          <w:t>)</w:t>
        </w:r>
      </w:ins>
      <w:ins w:id="239" w:author="Chen Heller" w:date="2023-01-04T15:24:00Z">
        <w:r w:rsidR="00A465F4">
          <w:t>.</w:t>
        </w:r>
      </w:ins>
      <w:del w:id="240"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241" w:author="Chen Heller" w:date="2023-01-04T15:03:00Z">
        <w:r w:rsidR="00740084" w:rsidRPr="00740084">
          <w:t xml:space="preserve"> </w:t>
        </w:r>
      </w:ins>
      <w:moveToRangeStart w:id="242" w:author="Chen Heller" w:date="2023-01-04T15:03:00Z" w:name="move123737055"/>
      <w:moveTo w:id="243"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moveTo>
      <w:ins w:id="244" w:author="Chen Heller" w:date="2023-03-02T15:00:00Z">
        <w:r w:rsidR="00733A7A">
          <w:t>h</w:t>
        </w:r>
      </w:ins>
      <w:moveTo w:id="245" w:author="Chen Heller" w:date="2023-01-04T15:03:00Z">
        <w:r w:rsidR="00740084">
          <w:t>ere a large effect was found using a keyboard)</w:t>
        </w:r>
      </w:moveTo>
      <w:ins w:id="246" w:author="Chen Heller" w:date="2023-03-02T15:00:00Z">
        <w:r w:rsidR="00733A7A">
          <w:t>,</w:t>
        </w:r>
      </w:ins>
      <w:moveTo w:id="247" w:author="Chen Heller" w:date="2023-01-04T15:03:00Z">
        <w:r w:rsidR="00740084">
          <w:t xml:space="preserve"> </w:t>
        </w:r>
        <w:del w:id="248" w:author="Chen Heller" w:date="2023-01-04T15:24:00Z">
          <w:r w:rsidR="00740084" w:rsidDel="00A465F4">
            <w:delText xml:space="preserve">I expected that </w:delText>
          </w:r>
        </w:del>
        <w:r w:rsidR="00740084">
          <w:t xml:space="preserve">the </w:t>
        </w:r>
      </w:moveTo>
      <w:ins w:id="249" w:author="Chen Heller" w:date="2023-01-17T09:36:00Z">
        <w:r w:rsidR="00CC1D88">
          <w:t xml:space="preserve">effect found in the </w:t>
        </w:r>
      </w:ins>
      <w:moveTo w:id="250" w:author="Chen Heller" w:date="2023-01-04T15:03:00Z">
        <w:del w:id="251" w:author="Chen Heller" w:date="2023-01-04T15:04:00Z">
          <w:r w:rsidR="00740084" w:rsidDel="00740084">
            <w:delText xml:space="preserve">effect found in the </w:delText>
          </w:r>
        </w:del>
        <w:r w:rsidR="00740084">
          <w:t xml:space="preserve">motion tracking session (namely, the reach area variable) </w:t>
        </w:r>
      </w:moveTo>
      <w:ins w:id="252" w:author="Chen Heller" w:date="2023-01-04T15:24:00Z">
        <w:r w:rsidR="00A465F4">
          <w:t xml:space="preserve">was expected to </w:t>
        </w:r>
      </w:ins>
      <w:moveTo w:id="253" w:author="Chen Heller" w:date="2023-01-04T15:03:00Z">
        <w:del w:id="254" w:author="Chen Heller" w:date="2023-01-04T15:24:00Z">
          <w:r w:rsidR="00740084" w:rsidDel="00A465F4">
            <w:delText xml:space="preserve">would </w:delText>
          </w:r>
        </w:del>
        <w:del w:id="255" w:author="Chen Heller" w:date="2023-01-17T09:37:00Z">
          <w:r w:rsidR="00740084" w:rsidDel="001733CB">
            <w:delText xml:space="preserve">produce a </w:delText>
          </w:r>
        </w:del>
      </w:moveTo>
      <w:ins w:id="256" w:author="Chen Heller" w:date="2023-01-17T09:38:00Z">
        <w:r w:rsidR="001733CB">
          <w:t xml:space="preserve">be </w:t>
        </w:r>
      </w:ins>
      <w:moveTo w:id="257" w:author="Chen Heller" w:date="2023-01-04T15:03:00Z">
        <w:r w:rsidR="00740084">
          <w:t xml:space="preserve">larger </w:t>
        </w:r>
        <w:del w:id="258" w:author="Chen Heller" w:date="2023-01-17T09:38:00Z">
          <w:r w:rsidR="00740084" w:rsidDel="00881651">
            <w:delText xml:space="preserve">congruency effect </w:delText>
          </w:r>
        </w:del>
        <w:r w:rsidR="00740084">
          <w:t xml:space="preserve">than the </w:t>
        </w:r>
      </w:moveTo>
      <w:ins w:id="259" w:author="Chen Heller" w:date="2023-01-17T09:38:00Z">
        <w:r w:rsidR="00881651">
          <w:t xml:space="preserve">effect in the </w:t>
        </w:r>
      </w:ins>
      <w:moveTo w:id="260" w:author="Chen Heller" w:date="2023-01-04T15:03:00Z">
        <w:del w:id="261" w:author="Chen Heller" w:date="2023-01-04T15:04:00Z">
          <w:r w:rsidR="00740084" w:rsidDel="00740084">
            <w:delText xml:space="preserve">effect in the </w:delText>
          </w:r>
        </w:del>
        <w:r w:rsidR="00740084">
          <w:t>keyboard session (RT variable).</w:t>
        </w:r>
      </w:moveTo>
      <w:moveToRangeEnd w:id="242"/>
      <w:del w:id="262"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pPr>
        <w:ind w:firstLine="0"/>
        <w:rPr>
          <w:del w:id="263" w:author="Chen Heller" w:date="2023-01-03T16:05:00Z"/>
        </w:rPr>
        <w:pPrChange w:id="264" w:author="Chen Heller" w:date="2023-02-26T11:35:00Z">
          <w:pPr>
            <w:pStyle w:val="Heading2"/>
          </w:pPr>
        </w:pPrChange>
      </w:pPr>
      <w:bookmarkStart w:id="265" w:name="_Toc114485364"/>
      <w:del w:id="266" w:author="Chen Heller" w:date="2023-01-03T16:05:00Z">
        <w:r w:rsidDel="00284FAB">
          <w:delText>Pilot Experiment</w:delText>
        </w:r>
        <w:r w:rsidR="00ED60E1" w:rsidDel="00284FAB">
          <w:delText xml:space="preserve"> 1</w:delText>
        </w:r>
        <w:bookmarkEnd w:id="265"/>
      </w:del>
    </w:p>
    <w:p w14:paraId="4F322CBE" w14:textId="39008FD5" w:rsidR="00C3013B" w:rsidRPr="00C32066" w:rsidDel="00284FAB" w:rsidRDefault="003F5172" w:rsidP="001C33DD">
      <w:pPr>
        <w:ind w:firstLine="0"/>
        <w:rPr>
          <w:del w:id="267" w:author="Chen Heller" w:date="2023-01-03T16:05:00Z"/>
        </w:rPr>
      </w:pPr>
      <w:del w:id="268"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pPr>
        <w:ind w:firstLine="0"/>
        <w:rPr>
          <w:del w:id="269" w:author="Chen Heller" w:date="2023-01-03T16:06:00Z"/>
        </w:rPr>
        <w:pPrChange w:id="270" w:author="Chen Heller" w:date="2023-02-26T11:35:00Z">
          <w:pPr>
            <w:pStyle w:val="Heading3"/>
          </w:pPr>
        </w:pPrChange>
      </w:pPr>
      <w:bookmarkStart w:id="271" w:name="_Toc114485365"/>
      <w:del w:id="272" w:author="Chen Heller" w:date="2023-01-03T16:06:00Z">
        <w:r w:rsidDel="007F6CA0">
          <w:delText>Methods</w:delText>
        </w:r>
        <w:bookmarkEnd w:id="271"/>
      </w:del>
    </w:p>
    <w:p w14:paraId="0D1ADB73" w14:textId="332E6FDB" w:rsidR="002057FC" w:rsidRPr="00C0305E" w:rsidDel="007F6CA0" w:rsidRDefault="002057FC">
      <w:pPr>
        <w:ind w:firstLine="0"/>
        <w:rPr>
          <w:del w:id="273" w:author="Chen Heller" w:date="2023-01-03T16:06:00Z"/>
        </w:rPr>
        <w:pPrChange w:id="274" w:author="Chen Heller" w:date="2023-02-26T11:35:00Z">
          <w:pPr>
            <w:pStyle w:val="Heading4"/>
          </w:pPr>
        </w:pPrChange>
      </w:pPr>
      <w:bookmarkStart w:id="275" w:name="_Toc114485366"/>
      <w:del w:id="276" w:author="Chen Heller" w:date="2023-01-03T16:06:00Z">
        <w:r w:rsidRPr="00C0305E" w:rsidDel="007F6CA0">
          <w:delText>Participants</w:delText>
        </w:r>
        <w:bookmarkEnd w:id="275"/>
      </w:del>
    </w:p>
    <w:p w14:paraId="6A35019C" w14:textId="2B2A6351" w:rsidR="00422E34" w:rsidRPr="00422E34" w:rsidDel="001C33DD" w:rsidRDefault="00853F45" w:rsidP="001C33DD">
      <w:pPr>
        <w:ind w:firstLine="0"/>
        <w:rPr>
          <w:del w:id="277" w:author="Chen Heller" w:date="2023-02-26T11:35:00Z"/>
        </w:rPr>
      </w:pPr>
      <w:del w:id="278"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279" w:author="Chen Heller" w:date="2023-01-03T16:08:00Z" w:name="move123654499"/>
      <w:moveFrom w:id="280" w:author="Chen Heller" w:date="2023-01-03T16:08:00Z">
        <w:del w:id="281"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w:delText>
          </w:r>
          <w:r w:rsidR="00A975D1" w:rsidDel="001C33DD">
            <w:lastRenderedPageBreak/>
            <w:delText xml:space="preserve">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279"/>
    </w:p>
    <w:p w14:paraId="2BD90709" w14:textId="3109F510" w:rsidR="002057FC" w:rsidDel="001C33DD" w:rsidRDefault="002057FC">
      <w:pPr>
        <w:ind w:firstLine="0"/>
        <w:rPr>
          <w:del w:id="282" w:author="Chen Heller" w:date="2023-02-26T11:35:00Z"/>
          <w:moveFrom w:id="283" w:author="Chen Heller" w:date="2023-01-03T16:18:00Z"/>
        </w:rPr>
        <w:pPrChange w:id="284" w:author="Chen Heller" w:date="2023-02-26T11:35:00Z">
          <w:pPr>
            <w:pStyle w:val="Heading4"/>
          </w:pPr>
        </w:pPrChange>
      </w:pPr>
      <w:bookmarkStart w:id="285" w:name="_Toc114485367"/>
      <w:moveFromRangeStart w:id="286" w:author="Chen Heller" w:date="2023-01-03T16:18:00Z" w:name="move123655117"/>
      <w:moveFrom w:id="287" w:author="Chen Heller" w:date="2023-01-03T16:18:00Z">
        <w:del w:id="288" w:author="Chen Heller" w:date="2023-02-26T11:35:00Z">
          <w:r w:rsidDel="001C33DD">
            <w:delText>Stimuli</w:delText>
          </w:r>
          <w:bookmarkEnd w:id="285"/>
        </w:del>
      </w:moveFrom>
    </w:p>
    <w:p w14:paraId="3CEDC9CA" w14:textId="3625E526" w:rsidR="00647384" w:rsidDel="001C33DD" w:rsidRDefault="00C3440C" w:rsidP="001C33DD">
      <w:pPr>
        <w:ind w:firstLine="0"/>
        <w:rPr>
          <w:del w:id="289" w:author="Chen Heller" w:date="2023-02-26T11:35:00Z"/>
          <w:moveFrom w:id="290" w:author="Chen Heller" w:date="2023-01-03T16:18:00Z"/>
        </w:rPr>
      </w:pPr>
      <w:moveFrom w:id="291" w:author="Chen Heller" w:date="2023-01-03T16:18:00Z">
        <w:del w:id="292"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293" w:author="Chen Heller" w:date="2023-02-26T11:35:00Z">
              <w:rPr>
                <w:rFonts w:ascii="Cambria Math" w:hAnsi="Cambria Math"/>
              </w:rPr>
              <m:t>2.5°× 1°</m:t>
            </w:del>
          </m:r>
        </m:oMath>
        <w:moveFrom w:id="294" w:author="Chen Heller" w:date="2023-01-03T16:18:00Z">
          <w:del w:id="295"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pPr>
        <w:ind w:firstLine="0"/>
        <w:rPr>
          <w:del w:id="296" w:author="Chen Heller" w:date="2023-02-26T11:35:00Z"/>
          <w:moveFrom w:id="297" w:author="Chen Heller" w:date="2023-01-03T16:18:00Z"/>
        </w:rPr>
        <w:pPrChange w:id="298" w:author="Chen Heller" w:date="2023-02-26T11:35:00Z">
          <w:pPr>
            <w:pStyle w:val="Heading4"/>
          </w:pPr>
        </w:pPrChange>
      </w:pPr>
      <w:bookmarkStart w:id="299" w:name="_Toc114485368"/>
      <w:moveFrom w:id="300" w:author="Chen Heller" w:date="2023-01-03T16:18:00Z">
        <w:del w:id="301" w:author="Chen Heller" w:date="2023-02-26T11:35:00Z">
          <w:r w:rsidDel="001C33DD">
            <w:delText>Apparatus</w:delText>
          </w:r>
          <w:bookmarkEnd w:id="299"/>
        </w:del>
      </w:moveFrom>
    </w:p>
    <w:p w14:paraId="7405EC60" w14:textId="0DAB4244" w:rsidR="007846C7" w:rsidDel="001C33DD" w:rsidRDefault="007846C7" w:rsidP="001C33DD">
      <w:pPr>
        <w:ind w:firstLine="0"/>
        <w:rPr>
          <w:del w:id="302" w:author="Chen Heller" w:date="2023-02-26T11:35:00Z"/>
        </w:rPr>
      </w:pPr>
      <w:moveFrom w:id="303" w:author="Chen Heller" w:date="2023-01-03T16:18:00Z">
        <w:del w:id="304"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delText>displayed on each side of it, 20cm apart (</w:delText>
          </w:r>
          <w:r w:rsidR="00D93812" w:rsidDel="001C33DD">
            <w:fldChar w:fldCharType="begin"/>
          </w:r>
          <w:r w:rsidR="00D93812" w:rsidDel="001C33DD">
            <w:delInstrText xml:space="preserve"> REF _Ref113902132 \h </w:delInstrText>
          </w:r>
        </w:del>
      </w:moveFrom>
      <w:del w:id="305" w:author="Chen Heller" w:date="2023-01-03T16:18:00Z"/>
      <w:moveFrom w:id="306" w:author="Chen Heller" w:date="2023-01-03T16:18:00Z">
        <w:del w:id="307"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 xml:space="preserve">away from the </w:delText>
          </w:r>
          <w:r w:rsidRPr="007846C7" w:rsidDel="001C33DD">
            <w:lastRenderedPageBreak/>
            <w:delText>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286"/>
    </w:p>
    <w:p w14:paraId="4BF5E27E" w14:textId="7E19DE1A" w:rsidR="000D064C" w:rsidRPr="007846C7" w:rsidDel="001C33DD" w:rsidRDefault="000D064C" w:rsidP="001C33DD">
      <w:pPr>
        <w:ind w:firstLine="0"/>
        <w:rPr>
          <w:del w:id="308" w:author="Chen Heller" w:date="2023-02-26T11:35:00Z"/>
        </w:rPr>
      </w:pPr>
    </w:p>
    <w:p w14:paraId="6A1EF066" w14:textId="2D378B2D" w:rsidR="0052293C" w:rsidDel="001C33DD" w:rsidRDefault="00127BFA">
      <w:pPr>
        <w:ind w:firstLine="0"/>
        <w:rPr>
          <w:del w:id="309" w:author="Chen Heller" w:date="2023-02-26T11:35:00Z"/>
          <w:moveFrom w:id="310" w:author="Chen Heller" w:date="2023-01-03T16:48:00Z"/>
        </w:rPr>
        <w:pPrChange w:id="311" w:author="Chen Heller" w:date="2023-02-26T11:35:00Z">
          <w:pPr>
            <w:pStyle w:val="NoSpacing"/>
            <w:keepNext/>
            <w:bidi w:val="0"/>
            <w:jc w:val="center"/>
          </w:pPr>
        </w:pPrChange>
      </w:pPr>
      <w:moveFromRangeStart w:id="312" w:author="Chen Heller" w:date="2023-01-03T16:48:00Z" w:name="move123656900"/>
      <w:moveFrom w:id="313" w:author="Chen Heller" w:date="2023-01-03T16:48:00Z">
        <w:del w:id="314"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pPr>
        <w:ind w:firstLine="0"/>
        <w:rPr>
          <w:del w:id="315" w:author="Chen Heller" w:date="2023-02-26T11:35:00Z"/>
          <w:moveFrom w:id="316" w:author="Chen Heller" w:date="2023-01-03T16:48:00Z"/>
        </w:rPr>
        <w:pPrChange w:id="317" w:author="Chen Heller" w:date="2023-02-26T11:35:00Z">
          <w:pPr>
            <w:pStyle w:val="Caption"/>
            <w:jc w:val="left"/>
          </w:pPr>
        </w:pPrChange>
      </w:pPr>
      <w:moveFrom w:id="318" w:author="Chen Heller" w:date="2023-01-03T16:48:00Z">
        <w:del w:id="319"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312"/>
    <w:p w14:paraId="0DC0BFD7" w14:textId="4F3A0ED1" w:rsidR="000D064C" w:rsidDel="001C33DD" w:rsidRDefault="000D064C">
      <w:pPr>
        <w:ind w:firstLine="0"/>
        <w:rPr>
          <w:del w:id="320" w:author="Chen Heller" w:date="2023-02-26T11:35:00Z"/>
          <w:rFonts w:ascii="Times New Roman" w:eastAsia="SimSun" w:hAnsi="Times New Roman" w:cs="Times New Roman"/>
          <w:b/>
          <w:bCs/>
          <w:kern w:val="24"/>
          <w:lang w:eastAsia="ja-JP" w:bidi="ar-SA"/>
        </w:rPr>
        <w:pPrChange w:id="321" w:author="Chen Heller" w:date="2023-02-26T11:35:00Z">
          <w:pPr>
            <w:jc w:val="left"/>
          </w:pPr>
        </w:pPrChange>
      </w:pPr>
      <w:del w:id="322" w:author="Chen Heller" w:date="2023-02-26T11:35:00Z">
        <w:r w:rsidDel="001C33DD">
          <w:br w:type="page"/>
        </w:r>
      </w:del>
    </w:p>
    <w:p w14:paraId="108D0C20" w14:textId="72C35DA1" w:rsidR="00566B9F" w:rsidDel="00E65EFB" w:rsidRDefault="00566B9F">
      <w:pPr>
        <w:ind w:firstLine="0"/>
        <w:rPr>
          <w:del w:id="323" w:author="Chen Heller" w:date="2023-01-03T16:48:00Z"/>
        </w:rPr>
        <w:pPrChange w:id="324" w:author="Chen Heller" w:date="2023-02-26T11:35:00Z">
          <w:pPr>
            <w:pStyle w:val="Heading3"/>
          </w:pPr>
        </w:pPrChange>
      </w:pPr>
      <w:bookmarkStart w:id="325" w:name="_Toc114485369"/>
      <w:del w:id="326" w:author="Chen Heller" w:date="2023-01-03T16:48:00Z">
        <w:r w:rsidDel="00E65EFB">
          <w:lastRenderedPageBreak/>
          <w:delText>Procedure</w:delText>
        </w:r>
        <w:bookmarkEnd w:id="325"/>
      </w:del>
    </w:p>
    <w:p w14:paraId="006ADC8A" w14:textId="5E26FEA6" w:rsidR="00400416" w:rsidRPr="00400416" w:rsidDel="00E65EFB" w:rsidRDefault="00400416" w:rsidP="001C33DD">
      <w:pPr>
        <w:ind w:firstLine="0"/>
        <w:rPr>
          <w:del w:id="327" w:author="Chen Heller" w:date="2023-01-03T16:49:00Z"/>
        </w:rPr>
      </w:pPr>
      <w:del w:id="328"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pPr>
        <w:ind w:firstLine="0"/>
        <w:rPr>
          <w:del w:id="329" w:author="Chen Heller" w:date="2023-02-26T11:35:00Z"/>
        </w:rPr>
        <w:pPrChange w:id="330" w:author="Chen Heller" w:date="2023-02-26T11:35:00Z">
          <w:pPr/>
        </w:pPrChange>
      </w:pPr>
      <w:del w:id="331"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pPr>
        <w:ind w:firstLine="0"/>
        <w:rPr>
          <w:del w:id="332" w:author="Chen Heller" w:date="2023-02-26T11:35:00Z"/>
        </w:rPr>
        <w:pPrChange w:id="333" w:author="Chen Heller" w:date="2023-02-26T11:35:00Z">
          <w:pPr/>
        </w:pPrChange>
      </w:pPr>
    </w:p>
    <w:p w14:paraId="368B1290" w14:textId="7E4C11A5" w:rsidR="0095479C" w:rsidDel="001C33DD" w:rsidRDefault="004058A7">
      <w:pPr>
        <w:ind w:firstLine="0"/>
        <w:rPr>
          <w:del w:id="334" w:author="Chen Heller" w:date="2023-02-26T11:35:00Z"/>
          <w:moveFrom w:id="335" w:author="Chen Heller" w:date="2023-01-03T16:50:00Z"/>
        </w:rPr>
        <w:pPrChange w:id="336" w:author="Chen Heller" w:date="2023-02-26T11:35:00Z">
          <w:pPr>
            <w:pStyle w:val="NoSpacing"/>
            <w:keepNext/>
            <w:bidi w:val="0"/>
          </w:pPr>
        </w:pPrChange>
      </w:pPr>
      <w:moveFromRangeStart w:id="337" w:author="Chen Heller" w:date="2023-01-03T16:50:00Z" w:name="move123657044"/>
      <w:moveFrom w:id="338" w:author="Chen Heller" w:date="2023-01-03T16:50:00Z">
        <w:del w:id="339"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pPr>
        <w:ind w:firstLine="0"/>
        <w:rPr>
          <w:del w:id="340" w:author="Chen Heller" w:date="2023-02-26T11:35:00Z"/>
          <w:moveFrom w:id="341" w:author="Chen Heller" w:date="2023-01-03T16:50:00Z"/>
        </w:rPr>
        <w:pPrChange w:id="342" w:author="Chen Heller" w:date="2023-02-26T11:35:00Z">
          <w:pPr>
            <w:pStyle w:val="Caption"/>
            <w:jc w:val="left"/>
          </w:pPr>
        </w:pPrChange>
      </w:pPr>
      <w:moveFrom w:id="343" w:author="Chen Heller" w:date="2023-01-03T16:50:00Z">
        <w:del w:id="344"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337"/>
    <w:p w14:paraId="675C1A7B" w14:textId="4E905234" w:rsidR="000C2F18" w:rsidRPr="00694848" w:rsidDel="001C33DD" w:rsidRDefault="000C2F18">
      <w:pPr>
        <w:ind w:firstLine="0"/>
        <w:rPr>
          <w:del w:id="345" w:author="Chen Heller" w:date="2023-02-26T11:35:00Z"/>
        </w:rPr>
        <w:pPrChange w:id="346" w:author="Chen Heller" w:date="2023-02-26T11:35:00Z">
          <w:pPr>
            <w:ind w:left="720" w:firstLine="0"/>
          </w:pPr>
        </w:pPrChange>
      </w:pPr>
    </w:p>
    <w:p w14:paraId="22934D29" w14:textId="41E96E6C" w:rsidR="00B33642" w:rsidDel="001C33DD" w:rsidRDefault="00A17855">
      <w:pPr>
        <w:ind w:firstLine="0"/>
        <w:rPr>
          <w:del w:id="347" w:author="Chen Heller" w:date="2023-02-26T11:35:00Z"/>
          <w:moveFrom w:id="348" w:author="Chen Heller" w:date="2023-01-03T17:26:00Z"/>
        </w:rPr>
        <w:pPrChange w:id="349" w:author="Chen Heller" w:date="2023-02-26T11:35:00Z">
          <w:pPr>
            <w:pStyle w:val="Heading3"/>
          </w:pPr>
        </w:pPrChange>
      </w:pPr>
      <w:bookmarkStart w:id="350" w:name="_Toc114485370"/>
      <w:moveFromRangeStart w:id="351" w:author="Chen Heller" w:date="2023-01-03T17:26:00Z" w:name="move123659235"/>
      <w:moveFrom w:id="352" w:author="Chen Heller" w:date="2023-01-03T17:26:00Z">
        <w:del w:id="353" w:author="Chen Heller" w:date="2023-02-26T11:35:00Z">
          <w:r w:rsidDel="001C33DD">
            <w:delText>Trajectory p</w:delText>
          </w:r>
          <w:r w:rsidR="00B33642" w:rsidDel="001C33DD">
            <w:delText>reprocessing</w:delText>
          </w:r>
          <w:bookmarkEnd w:id="350"/>
        </w:del>
      </w:moveFrom>
    </w:p>
    <w:p w14:paraId="597DB305" w14:textId="3593EDCA" w:rsidR="00B33642" w:rsidRPr="00B33642" w:rsidDel="001C33DD" w:rsidRDefault="001E0823" w:rsidP="001C33DD">
      <w:pPr>
        <w:ind w:firstLine="0"/>
        <w:rPr>
          <w:del w:id="354" w:author="Chen Heller" w:date="2023-02-26T11:35:00Z"/>
        </w:rPr>
      </w:pPr>
      <w:moveFrom w:id="355" w:author="Chen Heller" w:date="2023-01-03T17:26:00Z">
        <w:del w:id="356"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357" w:author="Chen Heller" w:date="2023-02-26T11:35:00Z">
              <w:rPr>
                <w:rFonts w:ascii="Cambria Math" w:hAnsi="Cambria Math"/>
              </w:rPr>
              <m:t>λ=</m:t>
            </w:del>
          </m:r>
          <m:sSup>
            <m:sSupPr>
              <m:ctrlPr>
                <w:del w:id="358" w:author="Chen Heller" w:date="2023-02-26T11:35:00Z">
                  <w:rPr>
                    <w:rFonts w:ascii="Cambria Math" w:hAnsi="Cambria Math"/>
                    <w:i/>
                  </w:rPr>
                </w:del>
              </m:ctrlPr>
            </m:sSupPr>
            <m:e>
              <m:r>
                <w:del w:id="359" w:author="Chen Heller" w:date="2023-02-26T11:35:00Z">
                  <w:rPr>
                    <w:rFonts w:ascii="Cambria Math" w:hAnsi="Cambria Math"/>
                  </w:rPr>
                  <m:t>10</m:t>
                </w:del>
              </m:r>
            </m:e>
            <m:sup>
              <m:r>
                <w:del w:id="360" w:author="Chen Heller" w:date="2023-02-26T11:35:00Z">
                  <w:rPr>
                    <w:rFonts w:ascii="Cambria Math" w:hAnsi="Cambria Math"/>
                  </w:rPr>
                  <m:t>-18</m:t>
                </w:del>
              </m:r>
            </m:sup>
          </m:sSup>
        </m:oMath>
        <w:moveFrom w:id="361" w:author="Chen Heller" w:date="2023-01-03T17:26:00Z">
          <w:del w:id="362"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351"/>
      </w:moveFrom>
    </w:p>
    <w:p w14:paraId="1B7E9AD3" w14:textId="2EC246B3" w:rsidR="001E0823" w:rsidDel="00165C67" w:rsidRDefault="001E0823">
      <w:pPr>
        <w:ind w:firstLine="0"/>
        <w:rPr>
          <w:del w:id="363" w:author="Chen Heller" w:date="2023-01-04T10:02:00Z"/>
        </w:rPr>
        <w:pPrChange w:id="364" w:author="Chen Heller" w:date="2023-02-26T11:35:00Z">
          <w:pPr>
            <w:pStyle w:val="Heading3"/>
          </w:pPr>
        </w:pPrChange>
      </w:pPr>
      <w:bookmarkStart w:id="365" w:name="_Toc114485371"/>
      <w:del w:id="366" w:author="Chen Heller" w:date="2023-01-04T10:02:00Z">
        <w:r w:rsidDel="00165C67">
          <w:lastRenderedPageBreak/>
          <w:delText>Variables extraction</w:delText>
        </w:r>
        <w:bookmarkEnd w:id="365"/>
      </w:del>
    </w:p>
    <w:p w14:paraId="3FD2B015" w14:textId="1616DF73" w:rsidR="001E0823" w:rsidDel="00165C67" w:rsidRDefault="00AA1B21" w:rsidP="001C33DD">
      <w:pPr>
        <w:ind w:firstLine="0"/>
        <w:rPr>
          <w:del w:id="367" w:author="Chen Heller" w:date="2023-01-04T10:02:00Z"/>
        </w:rPr>
      </w:pPr>
      <w:del w:id="368"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369"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370" w:author="Chen Heller" w:date="2023-01-04T10:02:00Z">
        <w:r w:rsidR="00DE0E1F" w:rsidDel="00165C67">
          <w:delText xml:space="preserve">; (b) </w:delText>
        </w:r>
        <w:r w:rsidR="00433F9B" w:rsidDel="00165C67">
          <w:delText>reaction time</w:delText>
        </w:r>
        <w:r w:rsidR="00B55D74" w:rsidDel="00165C67">
          <w:delText>,</w:delText>
        </w:r>
      </w:del>
      <w:del w:id="371"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372"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373"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374"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375"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376"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pPr>
        <w:ind w:firstLine="0"/>
        <w:rPr>
          <w:del w:id="377" w:author="Chen Heller" w:date="2023-01-03T17:37:00Z"/>
        </w:rPr>
        <w:pPrChange w:id="378" w:author="Chen Heller" w:date="2023-02-26T11:35:00Z">
          <w:pPr>
            <w:pStyle w:val="Heading3"/>
          </w:pPr>
        </w:pPrChange>
      </w:pPr>
      <w:bookmarkStart w:id="379" w:name="_Toc114485372"/>
      <w:del w:id="380" w:author="Chen Heller" w:date="2023-01-03T17:37:00Z">
        <w:r w:rsidDel="001036D3">
          <w:delText>Exclusion criteria</w:delText>
        </w:r>
        <w:bookmarkEnd w:id="379"/>
      </w:del>
    </w:p>
    <w:p w14:paraId="278BD072" w14:textId="18A89992" w:rsidR="00823CFE" w:rsidDel="001C33DD" w:rsidRDefault="00F70C75" w:rsidP="001C33DD">
      <w:pPr>
        <w:ind w:firstLine="0"/>
        <w:rPr>
          <w:del w:id="381" w:author="Chen Heller" w:date="2023-02-26T11:35:00Z"/>
        </w:rPr>
      </w:pPr>
      <w:moveFromRangeStart w:id="382" w:author="Chen Heller" w:date="2023-01-03T17:37:00Z" w:name="move123659894"/>
      <w:moveFrom w:id="383" w:author="Chen Heller" w:date="2023-01-03T17:37:00Z">
        <w:del w:id="384"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382"/>
    </w:p>
    <w:p w14:paraId="459C7EAD" w14:textId="012F143E" w:rsidR="000E1974" w:rsidDel="00A7794D" w:rsidRDefault="002057FC">
      <w:pPr>
        <w:ind w:firstLine="0"/>
        <w:rPr>
          <w:del w:id="385" w:author="Chen Heller" w:date="2023-01-04T09:14:00Z"/>
        </w:rPr>
        <w:pPrChange w:id="386" w:author="Chen Heller" w:date="2023-02-26T11:35:00Z">
          <w:pPr>
            <w:pStyle w:val="Heading3"/>
          </w:pPr>
        </w:pPrChange>
      </w:pPr>
      <w:bookmarkStart w:id="387" w:name="_Toc114485373"/>
      <w:del w:id="388" w:author="Chen Heller" w:date="2023-01-04T09:14:00Z">
        <w:r w:rsidDel="00A7794D">
          <w:delText>Results</w:delText>
        </w:r>
        <w:bookmarkEnd w:id="387"/>
      </w:del>
    </w:p>
    <w:p w14:paraId="7ECA8D04" w14:textId="1E0C76AA" w:rsidR="00587CF1" w:rsidDel="00462D23" w:rsidRDefault="00F50E45" w:rsidP="001C33DD">
      <w:pPr>
        <w:ind w:firstLine="0"/>
        <w:rPr>
          <w:del w:id="389" w:author="Chen Heller" w:date="2023-01-04T09:12:00Z"/>
          <w:rtl/>
        </w:rPr>
      </w:pPr>
      <w:del w:id="390"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391" w:author="Chen Heller" w:date="2023-01-04T09:11:00Z" w:name="move123715935"/>
      <w:moveFrom w:id="392" w:author="Chen Heller" w:date="2023-01-04T09:11:00Z">
        <w:del w:id="393"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391"/>
      <w:del w:id="394"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pPr>
        <w:ind w:firstLine="0"/>
        <w:rPr>
          <w:del w:id="395" w:author="Chen Heller" w:date="2023-01-04T09:14:00Z"/>
        </w:rPr>
        <w:pPrChange w:id="396" w:author="Chen Heller" w:date="2023-02-26T11:35:00Z">
          <w:pPr/>
        </w:pPrChange>
      </w:pPr>
      <w:del w:id="397" w:author="Chen Heller" w:date="2023-01-04T09:14:00Z">
        <w:r w:rsidDel="00A7794D">
          <w:delText>Congruency effect</w:delText>
        </w:r>
        <w:r w:rsidR="00AF0D06" w:rsidDel="00A7794D">
          <w:delText>:</w:delText>
        </w:r>
        <w:r w:rsidDel="00A7794D">
          <w:delText xml:space="preserve"> </w:delText>
        </w:r>
      </w:del>
      <w:moveFromRangeStart w:id="398" w:author="Chen Heller" w:date="2023-01-04T09:14:00Z" w:name="move123716079"/>
      <w:moveFrom w:id="399" w:author="Chen Heller" w:date="2023-01-04T09:14:00Z">
        <w:del w:id="400"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401" w:author="Chen Heller" w:date="2023-01-04T09:14:00Z"/>
      <w:moveFrom w:id="402" w:author="Chen Heller" w:date="2023-01-04T09:14:00Z">
        <w:del w:id="403"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404" w:author="Chen Heller" w:date="2023-01-04T09:14:00Z"/>
      <w:moveFrom w:id="405" w:author="Chen Heller" w:date="2023-01-04T09:14:00Z">
        <w:del w:id="406"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398"/>
      <w:del w:id="407"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408"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ind w:firstLine="0"/>
        <w:rPr>
          <w:del w:id="409" w:author="Chen Heller" w:date="2023-01-04T09:14:00Z"/>
        </w:rPr>
        <w:pPrChange w:id="410" w:author="Chen Heller" w:date="2023-02-26T11:35:00Z">
          <w:pPr>
            <w:jc w:val="left"/>
          </w:pPr>
        </w:pPrChange>
      </w:pPr>
      <w:del w:id="411" w:author="Chen Heller" w:date="2023-01-04T09:14:00Z">
        <w:r w:rsidDel="00A7794D">
          <w:br w:type="page"/>
        </w:r>
      </w:del>
    </w:p>
    <w:p w14:paraId="77E035F3" w14:textId="609EA91B" w:rsidR="004545CA" w:rsidDel="00A7794D" w:rsidRDefault="004545CA">
      <w:pPr>
        <w:ind w:firstLine="0"/>
        <w:rPr>
          <w:del w:id="412" w:author="Chen Heller" w:date="2023-01-04T09:14:00Z"/>
        </w:rPr>
        <w:pPrChange w:id="413" w:author="Chen Heller" w:date="2023-02-26T11:35:00Z">
          <w:pPr>
            <w:pStyle w:val="Caption"/>
            <w:keepNext/>
          </w:pPr>
        </w:pPrChange>
      </w:pPr>
      <w:bookmarkStart w:id="414" w:name="_Ref114471021"/>
      <w:del w:id="415"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408"/>
        <w:bookmarkEnd w:id="414"/>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416"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417"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418"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pPr>
              <w:ind w:firstLine="0"/>
              <w:rPr>
                <w:del w:id="419" w:author="Chen Heller" w:date="2023-01-04T09:14:00Z"/>
                <w:b/>
                <w:bCs/>
              </w:rPr>
              <w:pPrChange w:id="420" w:author="Chen Heller" w:date="2023-02-26T11:35:00Z">
                <w:pPr>
                  <w:ind w:firstLine="0"/>
                  <w:jc w:val="center"/>
                </w:pPr>
              </w:pPrChange>
            </w:pPr>
            <w:del w:id="421"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pPr>
              <w:ind w:firstLine="0"/>
              <w:rPr>
                <w:del w:id="422" w:author="Chen Heller" w:date="2023-01-04T09:14:00Z"/>
                <w:b/>
                <w:bCs/>
              </w:rPr>
              <w:pPrChange w:id="423" w:author="Chen Heller" w:date="2023-02-26T11:35:00Z">
                <w:pPr>
                  <w:ind w:firstLine="0"/>
                  <w:jc w:val="center"/>
                </w:pPr>
              </w:pPrChange>
            </w:pPr>
            <w:del w:id="424"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pPr>
              <w:ind w:firstLine="0"/>
              <w:rPr>
                <w:del w:id="425" w:author="Chen Heller" w:date="2023-01-04T09:14:00Z"/>
                <w:b/>
                <w:bCs/>
              </w:rPr>
              <w:pPrChange w:id="426"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pPr>
              <w:ind w:firstLine="0"/>
              <w:rPr>
                <w:del w:id="427" w:author="Chen Heller" w:date="2023-01-04T09:14:00Z"/>
                <w:b/>
                <w:bCs/>
              </w:rPr>
              <w:pPrChange w:id="428"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429"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430" w:author="Chen Heller" w:date="2023-01-04T09:14:00Z"/>
              </w:rPr>
            </w:pPr>
          </w:p>
        </w:tc>
      </w:tr>
      <w:tr w:rsidR="00DC6616" w:rsidDel="00A7794D" w14:paraId="43206B7C" w14:textId="59C63199" w:rsidTr="00EE3C0C">
        <w:trPr>
          <w:trHeight w:val="254"/>
          <w:del w:id="431"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432"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433"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434" w:author="Chen Heller" w:date="2023-01-04T09:14:00Z"/>
                <w:b/>
                <w:bCs/>
              </w:rPr>
            </w:pPr>
            <w:del w:id="435"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436" w:author="Chen Heller" w:date="2023-01-04T09:14:00Z"/>
                <w:b/>
                <w:bCs/>
              </w:rPr>
            </w:pPr>
            <w:del w:id="437"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438" w:author="Chen Heller" w:date="2023-01-04T09:14:00Z"/>
                <w:b/>
                <w:bCs/>
              </w:rPr>
            </w:pPr>
            <w:del w:id="439"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440" w:author="Chen Heller" w:date="2023-01-04T09:14:00Z"/>
                <w:b/>
                <w:bCs/>
              </w:rPr>
            </w:pPr>
            <w:del w:id="441"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442" w:author="Chen Heller" w:date="2023-01-04T09:14:00Z"/>
                <w:b/>
                <w:bCs/>
              </w:rPr>
            </w:pPr>
            <w:del w:id="443"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444" w:author="Chen Heller" w:date="2023-01-04T09:14:00Z"/>
                <w:b/>
                <w:bCs/>
              </w:rPr>
            </w:pPr>
            <w:del w:id="445" w:author="Chen Heller" w:date="2023-01-04T09:14:00Z">
              <w:r w:rsidDel="00A7794D">
                <w:rPr>
                  <w:b/>
                  <w:bCs/>
                </w:rPr>
                <w:delText>d</w:delText>
              </w:r>
            </w:del>
          </w:p>
        </w:tc>
      </w:tr>
      <w:tr w:rsidR="00DC6616" w:rsidDel="00A7794D" w14:paraId="18F6486A" w14:textId="313FB357" w:rsidTr="00EE3C0C">
        <w:trPr>
          <w:trHeight w:val="313"/>
          <w:del w:id="446"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447" w:author="Chen Heller" w:date="2023-01-04T09:14:00Z"/>
              </w:rPr>
            </w:pPr>
            <w:del w:id="448" w:author="Chen Heller" w:date="2023-01-04T09:14:00Z">
              <w:r w:rsidDel="00A7794D">
                <w:rPr>
                  <w:b/>
                  <w:bCs/>
                </w:rPr>
                <w:delText>Reaching</w:delText>
              </w:r>
            </w:del>
          </w:p>
        </w:tc>
      </w:tr>
      <w:tr w:rsidR="00DC6616" w:rsidDel="00A7794D" w14:paraId="5FEFCA42" w14:textId="55B7D09C" w:rsidTr="00EE3C0C">
        <w:trPr>
          <w:trHeight w:val="490"/>
          <w:del w:id="449"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450" w:author="Chen Heller" w:date="2023-01-04T09:14:00Z"/>
                <w:b/>
                <w:bCs/>
              </w:rPr>
            </w:pPr>
          </w:p>
        </w:tc>
        <w:tc>
          <w:tcPr>
            <w:tcW w:w="2268" w:type="dxa"/>
          </w:tcPr>
          <w:p w14:paraId="59896394" w14:textId="49EFBDB0" w:rsidR="00DC6616" w:rsidRPr="00EA2CED" w:rsidDel="00A7794D" w:rsidRDefault="00DC6616" w:rsidP="001C33DD">
            <w:pPr>
              <w:ind w:firstLine="0"/>
              <w:rPr>
                <w:del w:id="451" w:author="Chen Heller" w:date="2023-01-04T09:14:00Z"/>
                <w:b/>
                <w:bCs/>
              </w:rPr>
            </w:pPr>
            <w:del w:id="452"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453" w:author="Chen Heller" w:date="2023-01-04T09:14:00Z"/>
              </w:rPr>
            </w:pPr>
            <w:del w:id="454"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455" w:author="Chen Heller" w:date="2023-01-04T09:14:00Z"/>
              </w:rPr>
            </w:pPr>
            <w:del w:id="456"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457" w:author="Chen Heller" w:date="2023-01-04T09:14:00Z"/>
              </w:rPr>
            </w:pPr>
            <w:del w:id="458" w:author="Chen Heller" w:date="2023-01-04T09:14:00Z">
              <w:r w:rsidDel="00A7794D">
                <w:delText>2.16</w:delText>
              </w:r>
            </w:del>
          </w:p>
        </w:tc>
        <w:tc>
          <w:tcPr>
            <w:tcW w:w="992" w:type="dxa"/>
          </w:tcPr>
          <w:p w14:paraId="1716BE08" w14:textId="7B3C7DCC" w:rsidR="00DC6616" w:rsidDel="00A7794D" w:rsidRDefault="00DC6616" w:rsidP="001C33DD">
            <w:pPr>
              <w:ind w:firstLine="0"/>
              <w:rPr>
                <w:del w:id="459" w:author="Chen Heller" w:date="2023-01-04T09:14:00Z"/>
              </w:rPr>
            </w:pPr>
            <w:del w:id="460" w:author="Chen Heller" w:date="2023-01-04T09:14:00Z">
              <w:r w:rsidDel="00A7794D">
                <w:delText>0.169</w:delText>
              </w:r>
            </w:del>
          </w:p>
        </w:tc>
        <w:tc>
          <w:tcPr>
            <w:tcW w:w="1417" w:type="dxa"/>
          </w:tcPr>
          <w:p w14:paraId="5E84F5AC" w14:textId="1C943E17" w:rsidR="00DC6616" w:rsidDel="00A7794D" w:rsidRDefault="00DC6616" w:rsidP="001C33DD">
            <w:pPr>
              <w:ind w:firstLine="0"/>
              <w:rPr>
                <w:del w:id="461" w:author="Chen Heller" w:date="2023-01-04T09:14:00Z"/>
              </w:rPr>
            </w:pPr>
            <w:del w:id="462" w:author="Chen Heller" w:date="2023-01-04T09:14:00Z">
              <w:r w:rsidDel="00A7794D">
                <w:delText>0, 0.20</w:delText>
              </w:r>
            </w:del>
          </w:p>
        </w:tc>
        <w:tc>
          <w:tcPr>
            <w:tcW w:w="709" w:type="dxa"/>
          </w:tcPr>
          <w:p w14:paraId="2DD1AD3D" w14:textId="7A457574" w:rsidR="00DC6616" w:rsidDel="00A7794D" w:rsidRDefault="00DC6616" w:rsidP="001C33DD">
            <w:pPr>
              <w:ind w:firstLine="0"/>
              <w:rPr>
                <w:del w:id="463" w:author="Chen Heller" w:date="2023-01-04T09:14:00Z"/>
              </w:rPr>
            </w:pPr>
            <w:del w:id="464" w:author="Chen Heller" w:date="2023-01-04T09:14:00Z">
              <w:r w:rsidDel="00A7794D">
                <w:delText>0.69</w:delText>
              </w:r>
            </w:del>
          </w:p>
        </w:tc>
      </w:tr>
      <w:tr w:rsidR="00DC6616" w:rsidDel="00A7794D" w14:paraId="1AEC86DC" w14:textId="7D6E1B18" w:rsidTr="00EE3C0C">
        <w:trPr>
          <w:trHeight w:val="490"/>
          <w:del w:id="465"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466" w:author="Chen Heller" w:date="2023-01-04T09:14:00Z"/>
                <w:b/>
                <w:bCs/>
              </w:rPr>
            </w:pPr>
          </w:p>
        </w:tc>
        <w:tc>
          <w:tcPr>
            <w:tcW w:w="2268" w:type="dxa"/>
          </w:tcPr>
          <w:p w14:paraId="691D0A75" w14:textId="63A98384" w:rsidR="00DC6616" w:rsidRPr="00EA2CED" w:rsidDel="00A7794D" w:rsidRDefault="00DC6616" w:rsidP="001C33DD">
            <w:pPr>
              <w:ind w:firstLine="0"/>
              <w:rPr>
                <w:del w:id="467" w:author="Chen Heller" w:date="2023-01-04T09:14:00Z"/>
                <w:b/>
                <w:bCs/>
              </w:rPr>
            </w:pPr>
            <w:del w:id="468"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469" w:author="Chen Heller" w:date="2023-01-04T09:14:00Z"/>
              </w:rPr>
            </w:pPr>
            <w:del w:id="470"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471" w:author="Chen Heller" w:date="2023-01-04T09:14:00Z"/>
              </w:rPr>
            </w:pPr>
            <w:del w:id="472"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473" w:author="Chen Heller" w:date="2023-01-04T09:14:00Z"/>
              </w:rPr>
            </w:pPr>
          </w:p>
        </w:tc>
        <w:tc>
          <w:tcPr>
            <w:tcW w:w="992" w:type="dxa"/>
          </w:tcPr>
          <w:p w14:paraId="60276CFC" w14:textId="5BC01A71" w:rsidR="00DC6616" w:rsidDel="00A7794D" w:rsidRDefault="00DC6616" w:rsidP="001C33DD">
            <w:pPr>
              <w:ind w:firstLine="0"/>
              <w:rPr>
                <w:del w:id="474" w:author="Chen Heller" w:date="2023-01-04T09:14:00Z"/>
              </w:rPr>
            </w:pPr>
            <w:del w:id="475" w:author="Chen Heller" w:date="2023-01-04T09:14:00Z">
              <w:r w:rsidDel="00A7794D">
                <w:delText>0.694</w:delText>
              </w:r>
            </w:del>
          </w:p>
        </w:tc>
        <w:tc>
          <w:tcPr>
            <w:tcW w:w="1417" w:type="dxa"/>
          </w:tcPr>
          <w:p w14:paraId="638CFB7A" w14:textId="24A2C3E6" w:rsidR="00DC6616" w:rsidDel="00A7794D" w:rsidRDefault="00DC6616" w:rsidP="001C33DD">
            <w:pPr>
              <w:ind w:firstLine="0"/>
              <w:rPr>
                <w:del w:id="476" w:author="Chen Heller" w:date="2023-01-04T09:14:00Z"/>
              </w:rPr>
            </w:pPr>
            <w:del w:id="477"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478" w:author="Chen Heller" w:date="2023-01-04T09:14:00Z"/>
              </w:rPr>
            </w:pPr>
            <w:del w:id="479" w:author="Chen Heller" w:date="2023-01-04T09:14:00Z">
              <w:r w:rsidDel="00A7794D">
                <w:delText>0.30</w:delText>
              </w:r>
            </w:del>
          </w:p>
        </w:tc>
      </w:tr>
      <w:tr w:rsidR="00DC6616" w:rsidDel="00A7794D" w14:paraId="752E12A2" w14:textId="49840331" w:rsidTr="00EE3C0C">
        <w:trPr>
          <w:trHeight w:val="490"/>
          <w:del w:id="480"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481" w:author="Chen Heller" w:date="2023-01-04T09:14:00Z"/>
                <w:b/>
                <w:bCs/>
              </w:rPr>
            </w:pPr>
          </w:p>
        </w:tc>
        <w:tc>
          <w:tcPr>
            <w:tcW w:w="2268" w:type="dxa"/>
          </w:tcPr>
          <w:p w14:paraId="7F876669" w14:textId="1925C1CE" w:rsidR="00DC6616" w:rsidRPr="00EA2CED" w:rsidDel="00A7794D" w:rsidRDefault="00DC6616" w:rsidP="001C33DD">
            <w:pPr>
              <w:ind w:firstLine="0"/>
              <w:rPr>
                <w:del w:id="482" w:author="Chen Heller" w:date="2023-01-04T09:14:00Z"/>
                <w:b/>
                <w:bCs/>
              </w:rPr>
            </w:pPr>
            <w:del w:id="483"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484" w:author="Chen Heller" w:date="2023-01-04T09:14:00Z"/>
              </w:rPr>
            </w:pPr>
            <w:del w:id="485"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486" w:author="Chen Heller" w:date="2023-01-04T09:14:00Z"/>
              </w:rPr>
            </w:pPr>
            <w:del w:id="487"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488" w:author="Chen Heller" w:date="2023-01-04T09:14:00Z"/>
              </w:rPr>
            </w:pPr>
            <w:del w:id="489" w:author="Chen Heller" w:date="2023-01-04T09:14:00Z">
              <w:r w:rsidDel="00A7794D">
                <w:delText>2.07</w:delText>
              </w:r>
            </w:del>
          </w:p>
        </w:tc>
        <w:tc>
          <w:tcPr>
            <w:tcW w:w="992" w:type="dxa"/>
          </w:tcPr>
          <w:p w14:paraId="33717C25" w14:textId="366FF65D" w:rsidR="00DC6616" w:rsidDel="00A7794D" w:rsidRDefault="00DC6616" w:rsidP="001C33DD">
            <w:pPr>
              <w:ind w:firstLine="0"/>
              <w:rPr>
                <w:del w:id="490" w:author="Chen Heller" w:date="2023-01-04T09:14:00Z"/>
              </w:rPr>
            </w:pPr>
            <w:del w:id="491" w:author="Chen Heller" w:date="2023-01-04T09:14:00Z">
              <w:r w:rsidDel="00A7794D">
                <w:delText>0.169</w:delText>
              </w:r>
            </w:del>
          </w:p>
        </w:tc>
        <w:tc>
          <w:tcPr>
            <w:tcW w:w="1417" w:type="dxa"/>
          </w:tcPr>
          <w:p w14:paraId="23B46D03" w14:textId="5C75CB3B" w:rsidR="00DC6616" w:rsidDel="00A7794D" w:rsidRDefault="00DC6616" w:rsidP="001C33DD">
            <w:pPr>
              <w:ind w:firstLine="0"/>
              <w:rPr>
                <w:del w:id="492" w:author="Chen Heller" w:date="2023-01-04T09:14:00Z"/>
              </w:rPr>
            </w:pPr>
            <w:del w:id="493"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494" w:author="Chen Heller" w:date="2023-01-04T09:14:00Z"/>
              </w:rPr>
            </w:pPr>
            <w:del w:id="495" w:author="Chen Heller" w:date="2023-01-04T09:14:00Z">
              <w:r w:rsidDel="00A7794D">
                <w:delText>0.66</w:delText>
              </w:r>
            </w:del>
          </w:p>
        </w:tc>
      </w:tr>
      <w:tr w:rsidR="00DC6616" w:rsidDel="00A7794D" w14:paraId="2DAEA853" w14:textId="7B1879C2" w:rsidTr="00EE3C0C">
        <w:trPr>
          <w:trHeight w:val="490"/>
          <w:del w:id="496"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497" w:author="Chen Heller" w:date="2023-01-04T09:14:00Z"/>
                <w:b/>
                <w:bCs/>
              </w:rPr>
            </w:pPr>
          </w:p>
        </w:tc>
        <w:tc>
          <w:tcPr>
            <w:tcW w:w="2268" w:type="dxa"/>
          </w:tcPr>
          <w:p w14:paraId="7368CE85" w14:textId="70BA0A07" w:rsidR="00DC6616" w:rsidRPr="00EA2CED" w:rsidDel="00A7794D" w:rsidRDefault="00DC6616" w:rsidP="001C33DD">
            <w:pPr>
              <w:ind w:firstLine="0"/>
              <w:rPr>
                <w:del w:id="498" w:author="Chen Heller" w:date="2023-01-04T09:14:00Z"/>
                <w:b/>
                <w:bCs/>
              </w:rPr>
            </w:pPr>
            <w:del w:id="499"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500" w:author="Chen Heller" w:date="2023-01-04T09:14:00Z"/>
              </w:rPr>
            </w:pPr>
            <w:del w:id="501"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502" w:author="Chen Heller" w:date="2023-01-04T09:14:00Z"/>
              </w:rPr>
            </w:pPr>
            <w:del w:id="503"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504" w:author="Chen Heller" w:date="2023-01-04T09:14:00Z"/>
              </w:rPr>
            </w:pPr>
          </w:p>
        </w:tc>
        <w:tc>
          <w:tcPr>
            <w:tcW w:w="992" w:type="dxa"/>
          </w:tcPr>
          <w:p w14:paraId="32A14361" w14:textId="0AA77C12" w:rsidR="00DC6616" w:rsidDel="00A7794D" w:rsidRDefault="00DC6616" w:rsidP="001C33DD">
            <w:pPr>
              <w:ind w:firstLine="0"/>
              <w:rPr>
                <w:del w:id="505" w:author="Chen Heller" w:date="2023-01-04T09:14:00Z"/>
              </w:rPr>
            </w:pPr>
            <w:del w:id="506" w:author="Chen Heller" w:date="2023-01-04T09:14:00Z">
              <w:r w:rsidDel="00A7794D">
                <w:delText>0.896</w:delText>
              </w:r>
            </w:del>
          </w:p>
        </w:tc>
        <w:tc>
          <w:tcPr>
            <w:tcW w:w="1417" w:type="dxa"/>
          </w:tcPr>
          <w:p w14:paraId="6FA2C11E" w14:textId="40181DA9" w:rsidR="00DC6616" w:rsidDel="00A7794D" w:rsidRDefault="00DC6616" w:rsidP="001C33DD">
            <w:pPr>
              <w:ind w:firstLine="0"/>
              <w:rPr>
                <w:del w:id="507" w:author="Chen Heller" w:date="2023-01-04T09:14:00Z"/>
              </w:rPr>
            </w:pPr>
            <w:del w:id="508"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509" w:author="Chen Heller" w:date="2023-01-04T09:14:00Z"/>
              </w:rPr>
            </w:pPr>
            <w:del w:id="510" w:author="Chen Heller" w:date="2023-01-04T09:14:00Z">
              <w:r w:rsidDel="00A7794D">
                <w:delText>0.02</w:delText>
              </w:r>
            </w:del>
          </w:p>
        </w:tc>
      </w:tr>
      <w:tr w:rsidR="00DC6616" w:rsidDel="00A7794D" w14:paraId="7D715023" w14:textId="08ABDF23" w:rsidTr="00EE3C0C">
        <w:trPr>
          <w:trHeight w:val="490"/>
          <w:del w:id="511"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512"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513" w:author="Chen Heller" w:date="2023-01-04T09:14:00Z"/>
                <w:b/>
                <w:bCs/>
              </w:rPr>
            </w:pPr>
            <w:del w:id="514"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515" w:author="Chen Heller" w:date="2023-01-04T09:14:00Z"/>
              </w:rPr>
            </w:pPr>
            <w:del w:id="516"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517" w:author="Chen Heller" w:date="2023-01-04T09:14:00Z"/>
              </w:rPr>
            </w:pPr>
            <w:del w:id="518"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519" w:author="Chen Heller" w:date="2023-01-04T09:14:00Z"/>
              </w:rPr>
            </w:pPr>
            <w:del w:id="520"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521" w:author="Chen Heller" w:date="2023-01-04T09:14:00Z"/>
              </w:rPr>
            </w:pPr>
            <w:del w:id="522"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523" w:author="Chen Heller" w:date="2023-01-04T09:14:00Z"/>
              </w:rPr>
            </w:pPr>
            <w:del w:id="524"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525" w:author="Chen Heller" w:date="2023-01-04T09:14:00Z"/>
              </w:rPr>
            </w:pPr>
            <w:del w:id="526" w:author="Chen Heller" w:date="2023-01-04T09:14:00Z">
              <w:r w:rsidDel="00A7794D">
                <w:delText>0.10</w:delText>
              </w:r>
            </w:del>
          </w:p>
        </w:tc>
      </w:tr>
      <w:tr w:rsidR="00DC6616" w:rsidDel="00A7794D" w14:paraId="7A5492FA" w14:textId="13CF3ED8" w:rsidTr="00EE3C0C">
        <w:trPr>
          <w:trHeight w:val="490"/>
          <w:del w:id="527"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528" w:author="Chen Heller" w:date="2023-01-04T09:14:00Z"/>
              </w:rPr>
            </w:pPr>
            <w:del w:id="529"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530" w:author="Chen Heller" w:date="2023-01-04T09:14:00Z"/>
        </w:rPr>
      </w:pPr>
    </w:p>
    <w:p w14:paraId="79292204" w14:textId="7E2ED294" w:rsidR="00961F77" w:rsidDel="00A7794D" w:rsidRDefault="00961F77" w:rsidP="001C33DD">
      <w:pPr>
        <w:ind w:firstLine="0"/>
        <w:rPr>
          <w:del w:id="531" w:author="Chen Heller" w:date="2023-01-04T09:14:00Z"/>
        </w:rPr>
      </w:pPr>
    </w:p>
    <w:p w14:paraId="25BA8F34" w14:textId="01D5F273" w:rsidR="00694848" w:rsidDel="00A7794D" w:rsidRDefault="00694848">
      <w:pPr>
        <w:ind w:firstLine="0"/>
        <w:rPr>
          <w:del w:id="532" w:author="Chen Heller" w:date="2023-01-04T09:14:00Z"/>
        </w:rPr>
        <w:pPrChange w:id="533" w:author="Chen Heller" w:date="2023-02-26T11:35:00Z">
          <w:pPr>
            <w:jc w:val="left"/>
          </w:pPr>
        </w:pPrChange>
      </w:pPr>
      <w:del w:id="534" w:author="Chen Heller" w:date="2023-01-04T09:14:00Z">
        <w:r w:rsidDel="00A7794D">
          <w:br w:type="page"/>
        </w:r>
      </w:del>
    </w:p>
    <w:p w14:paraId="5D8CD174" w14:textId="6F8E80CD" w:rsidR="005A4C44" w:rsidRPr="005A4C44" w:rsidDel="00A7794D" w:rsidRDefault="005A4C44" w:rsidP="001C33DD">
      <w:pPr>
        <w:ind w:firstLine="0"/>
        <w:rPr>
          <w:del w:id="535" w:author="Chen Heller" w:date="2023-01-04T09:14:00Z"/>
        </w:rPr>
      </w:pPr>
      <w:del w:id="536"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pPr>
        <w:ind w:firstLine="0"/>
        <w:rPr>
          <w:del w:id="537" w:author="Chen Heller" w:date="2023-01-04T09:14:00Z"/>
        </w:rPr>
        <w:pPrChange w:id="538" w:author="Chen Heller" w:date="2023-02-26T11:35:00Z">
          <w:pPr>
            <w:pStyle w:val="Caption"/>
          </w:pPr>
        </w:pPrChange>
      </w:pPr>
      <w:bookmarkStart w:id="539" w:name="_Ref113876063"/>
      <w:del w:id="540"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539"/>
        <w:r w:rsidDel="00A7794D">
          <w:delText xml:space="preserve">. </w:delText>
        </w:r>
        <w:bookmarkStart w:id="541"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541"/>
      </w:del>
    </w:p>
    <w:p w14:paraId="203F08D3" w14:textId="2CD706C6" w:rsidR="00EF2201" w:rsidRPr="00EF2201" w:rsidDel="001C33DD" w:rsidRDefault="00EF2201" w:rsidP="001C33DD">
      <w:pPr>
        <w:ind w:firstLine="0"/>
        <w:rPr>
          <w:del w:id="542" w:author="Chen Heller" w:date="2023-02-26T11:35:00Z"/>
        </w:rPr>
      </w:pPr>
    </w:p>
    <w:p w14:paraId="5C9A9952" w14:textId="25998175" w:rsidR="002057FC" w:rsidDel="007E1993" w:rsidRDefault="002057FC">
      <w:pPr>
        <w:ind w:firstLine="0"/>
        <w:rPr>
          <w:del w:id="543" w:author="Chen Heller" w:date="2023-01-04T09:15:00Z"/>
        </w:rPr>
        <w:pPrChange w:id="544" w:author="Chen Heller" w:date="2023-02-26T11:35:00Z">
          <w:pPr>
            <w:pStyle w:val="Heading3"/>
          </w:pPr>
        </w:pPrChange>
      </w:pPr>
      <w:bookmarkStart w:id="545" w:name="_Toc114485374"/>
      <w:del w:id="546" w:author="Chen Heller" w:date="2023-01-04T09:15:00Z">
        <w:r w:rsidDel="007E1993">
          <w:delText>Discussion</w:delText>
        </w:r>
        <w:bookmarkEnd w:id="545"/>
      </w:del>
    </w:p>
    <w:p w14:paraId="4AEE0D15" w14:textId="5FA0261A" w:rsidR="002E6192" w:rsidDel="001C33DD" w:rsidRDefault="00D908A0" w:rsidP="001C33DD">
      <w:pPr>
        <w:ind w:firstLine="0"/>
        <w:rPr>
          <w:del w:id="547" w:author="Chen Heller" w:date="2023-02-26T11:35:00Z"/>
        </w:rPr>
      </w:pPr>
      <w:del w:id="548"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549" w:author="Chen Heller" w:date="2023-02-26T11:35:00Z">
        <w:r w:rsidR="00B21DF2" w:rsidDel="001C33DD">
          <w:delText xml:space="preserve"> </w:delText>
        </w:r>
      </w:del>
    </w:p>
    <w:p w14:paraId="1A5CB4EB" w14:textId="1DE28C8A" w:rsidR="007C40F4" w:rsidDel="001C33DD" w:rsidRDefault="007C40F4">
      <w:pPr>
        <w:ind w:firstLine="0"/>
        <w:rPr>
          <w:del w:id="550" w:author="Chen Heller" w:date="2023-02-26T11:35:00Z"/>
        </w:rPr>
        <w:pPrChange w:id="551" w:author="Chen Heller" w:date="2023-02-26T11:35:00Z">
          <w:pPr>
            <w:pStyle w:val="NoSpacing"/>
            <w:bidi w:val="0"/>
          </w:pPr>
        </w:pPrChange>
      </w:pPr>
    </w:p>
    <w:p w14:paraId="05C06A55" w14:textId="72CA3828" w:rsidR="00A95B10" w:rsidDel="004E0F45" w:rsidRDefault="008E682E">
      <w:pPr>
        <w:ind w:firstLine="0"/>
        <w:rPr>
          <w:del w:id="552" w:author="Chen Heller" w:date="2023-01-04T10:05:00Z"/>
        </w:rPr>
        <w:pPrChange w:id="553" w:author="Chen Heller" w:date="2023-02-26T11:35:00Z">
          <w:pPr>
            <w:pStyle w:val="Heading2"/>
          </w:pPr>
        </w:pPrChange>
      </w:pPr>
      <w:bookmarkStart w:id="554" w:name="_Toc114485375"/>
      <w:del w:id="555"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554"/>
      </w:del>
    </w:p>
    <w:p w14:paraId="43984158" w14:textId="31FE1994" w:rsidR="00B01E98" w:rsidDel="004E0F45" w:rsidRDefault="00B01E98" w:rsidP="001C33DD">
      <w:pPr>
        <w:ind w:firstLine="0"/>
        <w:rPr>
          <w:del w:id="556" w:author="Chen Heller" w:date="2023-01-04T10:05:00Z"/>
        </w:rPr>
      </w:pPr>
      <w:del w:id="557"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pPr>
        <w:ind w:firstLine="0"/>
        <w:rPr>
          <w:del w:id="558" w:author="Chen Heller" w:date="2023-02-26T11:35:00Z"/>
        </w:rPr>
        <w:pPrChange w:id="559" w:author="Chen Heller" w:date="2023-02-26T11:35:00Z">
          <w:pPr/>
        </w:pPrChange>
      </w:pPr>
      <w:del w:id="560"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pPr>
        <w:ind w:firstLine="0"/>
        <w:rPr>
          <w:del w:id="561" w:author="Chen Heller" w:date="2023-01-03T17:25:00Z"/>
        </w:rPr>
        <w:pPrChange w:id="562" w:author="Chen Heller" w:date="2023-02-26T11:35:00Z">
          <w:pPr>
            <w:pStyle w:val="Heading3"/>
          </w:pPr>
        </w:pPrChange>
      </w:pPr>
      <w:bookmarkStart w:id="563" w:name="_Toc114485376"/>
      <w:del w:id="564" w:author="Chen Heller" w:date="2023-01-03T17:25:00Z">
        <w:r w:rsidDel="00B23456">
          <w:delText>Methods</w:delText>
        </w:r>
        <w:bookmarkEnd w:id="563"/>
      </w:del>
    </w:p>
    <w:p w14:paraId="54353DE0" w14:textId="4AB05304" w:rsidR="007429C1" w:rsidDel="004F40BF" w:rsidRDefault="007429C1">
      <w:pPr>
        <w:ind w:firstLine="0"/>
        <w:rPr>
          <w:del w:id="565" w:author="Chen Heller" w:date="2023-01-03T17:11:00Z"/>
        </w:rPr>
        <w:pPrChange w:id="566" w:author="Chen Heller" w:date="2023-02-26T11:35:00Z">
          <w:pPr>
            <w:pStyle w:val="Heading4"/>
          </w:pPr>
        </w:pPrChange>
      </w:pPr>
      <w:bookmarkStart w:id="567" w:name="_Toc114485377"/>
      <w:del w:id="568" w:author="Chen Heller" w:date="2023-01-03T17:11:00Z">
        <w:r w:rsidDel="004F40BF">
          <w:delText>Participants</w:delText>
        </w:r>
        <w:bookmarkEnd w:id="567"/>
      </w:del>
    </w:p>
    <w:p w14:paraId="1993AB85" w14:textId="19CA5844" w:rsidR="007429C1" w:rsidRPr="00422E34" w:rsidDel="004F40BF" w:rsidRDefault="00974448" w:rsidP="001C33DD">
      <w:pPr>
        <w:ind w:firstLine="0"/>
        <w:rPr>
          <w:del w:id="569" w:author="Chen Heller" w:date="2023-01-03T17:11:00Z"/>
        </w:rPr>
      </w:pPr>
      <w:del w:id="570"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pPr>
        <w:ind w:firstLine="0"/>
        <w:rPr>
          <w:del w:id="571" w:author="Chen Heller" w:date="2023-01-03T17:12:00Z"/>
        </w:rPr>
        <w:pPrChange w:id="572" w:author="Chen Heller" w:date="2023-02-26T11:35:00Z">
          <w:pPr>
            <w:pStyle w:val="Heading3"/>
          </w:pPr>
        </w:pPrChange>
      </w:pPr>
      <w:bookmarkStart w:id="573" w:name="_Toc114485378"/>
      <w:del w:id="574"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573"/>
      </w:del>
    </w:p>
    <w:p w14:paraId="48EF074D" w14:textId="22B07012" w:rsidR="001A054F" w:rsidDel="001C33DD" w:rsidRDefault="00CA2666" w:rsidP="001C33DD">
      <w:pPr>
        <w:ind w:firstLine="0"/>
        <w:rPr>
          <w:del w:id="575" w:author="Chen Heller" w:date="2023-02-26T11:35:00Z"/>
        </w:rPr>
      </w:pPr>
      <w:del w:id="576"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577"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578" w:author="Chen Heller" w:date="2023-01-03T17:14:00Z" w:name="move123658468"/>
      <w:moveFrom w:id="579" w:author="Chen Heller" w:date="2023-01-03T17:14:00Z">
        <w:del w:id="580"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578"/>
      <w:del w:id="581"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pPr>
        <w:ind w:firstLine="0"/>
        <w:rPr>
          <w:del w:id="582" w:author="Chen Heller" w:date="2023-01-03T17:40:00Z"/>
        </w:rPr>
        <w:pPrChange w:id="583" w:author="Chen Heller" w:date="2023-02-26T11:35:00Z">
          <w:pPr>
            <w:pStyle w:val="Heading3"/>
          </w:pPr>
        </w:pPrChange>
      </w:pPr>
      <w:bookmarkStart w:id="584" w:name="_Toc114485379"/>
      <w:del w:id="585" w:author="Chen Heller" w:date="2023-01-03T17:40:00Z">
        <w:r w:rsidDel="00B2756B">
          <w:delText>Exclusion criteria</w:delText>
        </w:r>
        <w:bookmarkEnd w:id="584"/>
      </w:del>
    </w:p>
    <w:p w14:paraId="1A31F715" w14:textId="2E859743" w:rsidR="006B13AE" w:rsidDel="001C33DD" w:rsidRDefault="00D826D9" w:rsidP="001C33DD">
      <w:pPr>
        <w:ind w:firstLine="0"/>
        <w:rPr>
          <w:del w:id="586" w:author="Chen Heller" w:date="2023-02-26T11:35:00Z"/>
        </w:rPr>
      </w:pPr>
      <w:del w:id="587"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pPr>
        <w:ind w:firstLine="0"/>
        <w:rPr>
          <w:del w:id="588" w:author="Chen Heller" w:date="2023-02-26T11:35:00Z"/>
        </w:rPr>
        <w:pPrChange w:id="589" w:author="Chen Heller" w:date="2023-02-26T11:35:00Z">
          <w:pPr>
            <w:jc w:val="left"/>
          </w:pPr>
        </w:pPrChange>
      </w:pPr>
      <w:del w:id="590" w:author="Chen Heller" w:date="2023-02-26T11:35:00Z">
        <w:r w:rsidDel="001C33DD">
          <w:br w:type="page"/>
        </w:r>
      </w:del>
    </w:p>
    <w:p w14:paraId="09E0A93D" w14:textId="686F6B92" w:rsidR="00D826D9" w:rsidDel="005F23DE" w:rsidRDefault="00D826D9">
      <w:pPr>
        <w:ind w:firstLine="0"/>
        <w:rPr>
          <w:del w:id="591" w:author="Chen Heller" w:date="2023-01-04T10:07:00Z"/>
        </w:rPr>
        <w:pPrChange w:id="592" w:author="Chen Heller" w:date="2023-02-26T11:35:00Z">
          <w:pPr>
            <w:pStyle w:val="Heading3"/>
          </w:pPr>
        </w:pPrChange>
      </w:pPr>
      <w:bookmarkStart w:id="593" w:name="_Toc114485380"/>
      <w:del w:id="594" w:author="Chen Heller" w:date="2023-01-04T10:07:00Z">
        <w:r w:rsidDel="005F23DE">
          <w:lastRenderedPageBreak/>
          <w:delText>Results</w:delText>
        </w:r>
        <w:bookmarkEnd w:id="593"/>
      </w:del>
    </w:p>
    <w:p w14:paraId="437897F0" w14:textId="130701E8" w:rsidR="000E54E1" w:rsidDel="005F23DE" w:rsidRDefault="00BA4221" w:rsidP="001C33DD">
      <w:pPr>
        <w:ind w:firstLine="0"/>
        <w:rPr>
          <w:del w:id="595" w:author="Chen Heller" w:date="2023-01-04T10:07:00Z"/>
        </w:rPr>
      </w:pPr>
      <w:del w:id="596"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pPr>
        <w:ind w:firstLine="0"/>
        <w:rPr>
          <w:del w:id="597" w:author="Chen Heller" w:date="2023-01-04T10:07:00Z"/>
        </w:rPr>
        <w:pPrChange w:id="598" w:author="Chen Heller" w:date="2023-02-26T11:35:00Z">
          <w:pPr/>
        </w:pPrChange>
      </w:pPr>
      <w:del w:id="599"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600" w:author="Chen Heller" w:date="2023-01-04T10:07:00Z"/>
        </w:rPr>
      </w:pPr>
    </w:p>
    <w:p w14:paraId="4043F815" w14:textId="7B3790D8" w:rsidR="003B10E1" w:rsidDel="005F23DE" w:rsidRDefault="003B10E1">
      <w:pPr>
        <w:ind w:firstLine="0"/>
        <w:rPr>
          <w:del w:id="601" w:author="Chen Heller" w:date="2023-01-04T10:07:00Z"/>
        </w:rPr>
        <w:pPrChange w:id="602" w:author="Chen Heller" w:date="2023-02-26T11:35:00Z">
          <w:pPr>
            <w:pStyle w:val="Caption"/>
            <w:keepNext/>
          </w:pPr>
        </w:pPrChange>
      </w:pPr>
      <w:bookmarkStart w:id="603" w:name="_Ref114067886"/>
      <w:del w:id="604"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603"/>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605"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606"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607"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pPr>
              <w:ind w:firstLine="0"/>
              <w:rPr>
                <w:del w:id="608" w:author="Chen Heller" w:date="2023-01-04T10:07:00Z"/>
                <w:b/>
                <w:bCs/>
              </w:rPr>
              <w:pPrChange w:id="609" w:author="Chen Heller" w:date="2023-02-26T11:35:00Z">
                <w:pPr>
                  <w:ind w:firstLine="0"/>
                  <w:jc w:val="center"/>
                </w:pPr>
              </w:pPrChange>
            </w:pPr>
            <w:del w:id="610"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pPr>
              <w:ind w:firstLine="0"/>
              <w:rPr>
                <w:del w:id="611" w:author="Chen Heller" w:date="2023-01-04T10:07:00Z"/>
                <w:b/>
                <w:bCs/>
              </w:rPr>
              <w:pPrChange w:id="612" w:author="Chen Heller" w:date="2023-02-26T11:35:00Z">
                <w:pPr>
                  <w:ind w:firstLine="0"/>
                  <w:jc w:val="center"/>
                </w:pPr>
              </w:pPrChange>
            </w:pPr>
            <w:del w:id="613"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pPr>
              <w:ind w:firstLine="0"/>
              <w:rPr>
                <w:del w:id="614" w:author="Chen Heller" w:date="2023-01-04T10:07:00Z"/>
                <w:b/>
                <w:bCs/>
              </w:rPr>
              <w:pPrChange w:id="615"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pPr>
              <w:ind w:firstLine="0"/>
              <w:rPr>
                <w:del w:id="616" w:author="Chen Heller" w:date="2023-01-04T10:07:00Z"/>
                <w:b/>
                <w:bCs/>
              </w:rPr>
              <w:pPrChange w:id="617"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618"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619" w:author="Chen Heller" w:date="2023-01-04T10:07:00Z"/>
              </w:rPr>
            </w:pPr>
          </w:p>
        </w:tc>
      </w:tr>
      <w:tr w:rsidR="00F625AB" w:rsidDel="005F23DE" w14:paraId="42B7061E" w14:textId="58A64E1D" w:rsidTr="002872CF">
        <w:trPr>
          <w:trHeight w:val="254"/>
          <w:del w:id="620"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621"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622"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623" w:author="Chen Heller" w:date="2023-01-04T10:07:00Z"/>
                <w:b/>
                <w:bCs/>
              </w:rPr>
            </w:pPr>
            <w:del w:id="624"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625" w:author="Chen Heller" w:date="2023-01-04T10:07:00Z"/>
                <w:b/>
                <w:bCs/>
              </w:rPr>
            </w:pPr>
            <w:del w:id="626"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627" w:author="Chen Heller" w:date="2023-01-04T10:07:00Z"/>
                <w:b/>
                <w:bCs/>
              </w:rPr>
            </w:pPr>
            <w:del w:id="628"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629" w:author="Chen Heller" w:date="2023-01-04T10:07:00Z"/>
                <w:b/>
                <w:bCs/>
              </w:rPr>
            </w:pPr>
            <w:del w:id="630"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631" w:author="Chen Heller" w:date="2023-01-04T10:07:00Z"/>
                <w:b/>
                <w:bCs/>
              </w:rPr>
            </w:pPr>
            <w:del w:id="632"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633" w:author="Chen Heller" w:date="2023-01-04T10:07:00Z"/>
                <w:b/>
                <w:bCs/>
              </w:rPr>
            </w:pPr>
            <w:del w:id="634" w:author="Chen Heller" w:date="2023-01-04T10:07:00Z">
              <w:r w:rsidDel="005F23DE">
                <w:rPr>
                  <w:b/>
                  <w:bCs/>
                </w:rPr>
                <w:delText>d</w:delText>
              </w:r>
            </w:del>
          </w:p>
        </w:tc>
      </w:tr>
      <w:tr w:rsidR="00F625AB" w:rsidDel="005F23DE" w14:paraId="7E3A973E" w14:textId="45FBFB98" w:rsidTr="002872CF">
        <w:trPr>
          <w:trHeight w:val="313"/>
          <w:del w:id="635"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636" w:author="Chen Heller" w:date="2023-01-04T10:07:00Z"/>
              </w:rPr>
            </w:pPr>
            <w:del w:id="637" w:author="Chen Heller" w:date="2023-01-04T10:07:00Z">
              <w:r w:rsidDel="005F23DE">
                <w:rPr>
                  <w:b/>
                  <w:bCs/>
                </w:rPr>
                <w:delText>Reaching</w:delText>
              </w:r>
            </w:del>
          </w:p>
        </w:tc>
      </w:tr>
      <w:tr w:rsidR="00F625AB" w:rsidDel="005F23DE" w14:paraId="60E71E84" w14:textId="101E9665" w:rsidTr="002872CF">
        <w:trPr>
          <w:trHeight w:val="490"/>
          <w:del w:id="638"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639" w:author="Chen Heller" w:date="2023-01-04T10:07:00Z"/>
                <w:b/>
                <w:bCs/>
              </w:rPr>
            </w:pPr>
          </w:p>
        </w:tc>
        <w:tc>
          <w:tcPr>
            <w:tcW w:w="2268" w:type="dxa"/>
          </w:tcPr>
          <w:p w14:paraId="4820B497" w14:textId="2A894765" w:rsidR="00F625AB" w:rsidRPr="00EA2CED" w:rsidDel="005F23DE" w:rsidRDefault="00F625AB" w:rsidP="001C33DD">
            <w:pPr>
              <w:ind w:firstLine="0"/>
              <w:rPr>
                <w:del w:id="640" w:author="Chen Heller" w:date="2023-01-04T10:07:00Z"/>
                <w:b/>
                <w:bCs/>
              </w:rPr>
            </w:pPr>
            <w:del w:id="641"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642" w:author="Chen Heller" w:date="2023-01-04T10:07:00Z"/>
              </w:rPr>
            </w:pPr>
            <w:del w:id="643"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644" w:author="Chen Heller" w:date="2023-01-04T10:07:00Z"/>
              </w:rPr>
            </w:pPr>
            <w:del w:id="645"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646" w:author="Chen Heller" w:date="2023-01-04T10:07:00Z"/>
              </w:rPr>
            </w:pPr>
          </w:p>
        </w:tc>
        <w:tc>
          <w:tcPr>
            <w:tcW w:w="992" w:type="dxa"/>
          </w:tcPr>
          <w:p w14:paraId="56F8291D" w14:textId="30033D6F" w:rsidR="00F625AB" w:rsidDel="005F23DE" w:rsidRDefault="00F625AB" w:rsidP="001C33DD">
            <w:pPr>
              <w:ind w:firstLine="0"/>
              <w:rPr>
                <w:del w:id="647" w:author="Chen Heller" w:date="2023-01-04T10:07:00Z"/>
              </w:rPr>
            </w:pPr>
            <w:del w:id="648" w:author="Chen Heller" w:date="2023-01-04T10:07:00Z">
              <w:r w:rsidDel="005F23DE">
                <w:delText>0.699</w:delText>
              </w:r>
            </w:del>
          </w:p>
        </w:tc>
        <w:tc>
          <w:tcPr>
            <w:tcW w:w="1701" w:type="dxa"/>
          </w:tcPr>
          <w:p w14:paraId="094E1940" w14:textId="6D4C7EDE" w:rsidR="00F625AB" w:rsidDel="005F23DE" w:rsidRDefault="00F625AB" w:rsidP="001C33DD">
            <w:pPr>
              <w:ind w:firstLine="0"/>
              <w:rPr>
                <w:del w:id="649" w:author="Chen Heller" w:date="2023-01-04T10:07:00Z"/>
              </w:rPr>
            </w:pPr>
            <w:del w:id="650"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651" w:author="Chen Heller" w:date="2023-01-04T10:07:00Z"/>
              </w:rPr>
            </w:pPr>
            <w:del w:id="652" w:author="Chen Heller" w:date="2023-01-04T10:07:00Z">
              <w:r w:rsidDel="005F23DE">
                <w:delText>0.23</w:delText>
              </w:r>
            </w:del>
          </w:p>
        </w:tc>
      </w:tr>
      <w:tr w:rsidR="00F625AB" w:rsidDel="005F23DE" w14:paraId="546D8528" w14:textId="668B2B96" w:rsidTr="002872CF">
        <w:trPr>
          <w:trHeight w:val="490"/>
          <w:del w:id="653"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654" w:author="Chen Heller" w:date="2023-01-04T10:07:00Z"/>
                <w:b/>
                <w:bCs/>
              </w:rPr>
            </w:pPr>
          </w:p>
        </w:tc>
        <w:tc>
          <w:tcPr>
            <w:tcW w:w="2268" w:type="dxa"/>
          </w:tcPr>
          <w:p w14:paraId="66320C4C" w14:textId="4269E1AA" w:rsidR="00F625AB" w:rsidRPr="00EA2CED" w:rsidDel="005F23DE" w:rsidRDefault="00F625AB" w:rsidP="001C33DD">
            <w:pPr>
              <w:ind w:firstLine="0"/>
              <w:rPr>
                <w:del w:id="655" w:author="Chen Heller" w:date="2023-01-04T10:07:00Z"/>
                <w:b/>
                <w:bCs/>
              </w:rPr>
            </w:pPr>
            <w:del w:id="656"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657" w:author="Chen Heller" w:date="2023-01-04T10:07:00Z"/>
              </w:rPr>
            </w:pPr>
            <w:del w:id="658"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659" w:author="Chen Heller" w:date="2023-01-04T10:07:00Z"/>
              </w:rPr>
            </w:pPr>
            <w:del w:id="660"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661" w:author="Chen Heller" w:date="2023-01-04T10:07:00Z"/>
              </w:rPr>
            </w:pPr>
            <w:del w:id="662" w:author="Chen Heller" w:date="2023-01-04T10:07:00Z">
              <w:r w:rsidDel="005F23DE">
                <w:delText>1</w:delText>
              </w:r>
            </w:del>
          </w:p>
        </w:tc>
        <w:tc>
          <w:tcPr>
            <w:tcW w:w="992" w:type="dxa"/>
          </w:tcPr>
          <w:p w14:paraId="4D52E8BF" w14:textId="5F2941EB" w:rsidR="00F625AB" w:rsidDel="005F23DE" w:rsidRDefault="00F625AB" w:rsidP="001C33DD">
            <w:pPr>
              <w:ind w:firstLine="0"/>
              <w:rPr>
                <w:del w:id="663" w:author="Chen Heller" w:date="2023-01-04T10:07:00Z"/>
              </w:rPr>
            </w:pPr>
            <w:del w:id="664" w:author="Chen Heller" w:date="2023-01-04T10:07:00Z">
              <w:r w:rsidDel="005F23DE">
                <w:delText>0.342</w:delText>
              </w:r>
            </w:del>
          </w:p>
        </w:tc>
        <w:tc>
          <w:tcPr>
            <w:tcW w:w="1701" w:type="dxa"/>
          </w:tcPr>
          <w:p w14:paraId="00B7B671" w14:textId="4CD9181A" w:rsidR="00F625AB" w:rsidDel="005F23DE" w:rsidRDefault="00F625AB" w:rsidP="001C33DD">
            <w:pPr>
              <w:ind w:firstLine="0"/>
              <w:rPr>
                <w:del w:id="665" w:author="Chen Heller" w:date="2023-01-04T10:07:00Z"/>
              </w:rPr>
            </w:pPr>
            <w:del w:id="666"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667" w:author="Chen Heller" w:date="2023-01-04T10:07:00Z"/>
              </w:rPr>
            </w:pPr>
            <w:del w:id="668" w:author="Chen Heller" w:date="2023-01-04T10:07:00Z">
              <w:r w:rsidDel="005F23DE">
                <w:delText>0.34</w:delText>
              </w:r>
            </w:del>
          </w:p>
        </w:tc>
      </w:tr>
      <w:tr w:rsidR="00F625AB" w:rsidDel="005F23DE" w14:paraId="3477F4C1" w14:textId="4BB3B5E1" w:rsidTr="002872CF">
        <w:trPr>
          <w:trHeight w:val="490"/>
          <w:del w:id="669"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670" w:author="Chen Heller" w:date="2023-01-04T10:07:00Z"/>
                <w:b/>
                <w:bCs/>
              </w:rPr>
            </w:pPr>
          </w:p>
        </w:tc>
        <w:tc>
          <w:tcPr>
            <w:tcW w:w="2268" w:type="dxa"/>
          </w:tcPr>
          <w:p w14:paraId="20977C07" w14:textId="2015A152" w:rsidR="00F625AB" w:rsidRPr="00EA2CED" w:rsidDel="005F23DE" w:rsidRDefault="00F625AB" w:rsidP="001C33DD">
            <w:pPr>
              <w:ind w:firstLine="0"/>
              <w:rPr>
                <w:del w:id="671" w:author="Chen Heller" w:date="2023-01-04T10:07:00Z"/>
                <w:b/>
                <w:bCs/>
              </w:rPr>
            </w:pPr>
            <w:del w:id="672"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673" w:author="Chen Heller" w:date="2023-01-04T10:07:00Z"/>
              </w:rPr>
            </w:pPr>
            <w:del w:id="674"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675" w:author="Chen Heller" w:date="2023-01-04T10:07:00Z"/>
              </w:rPr>
            </w:pPr>
            <w:del w:id="676"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677" w:author="Chen Heller" w:date="2023-01-04T10:07:00Z"/>
              </w:rPr>
            </w:pPr>
          </w:p>
        </w:tc>
        <w:tc>
          <w:tcPr>
            <w:tcW w:w="992" w:type="dxa"/>
          </w:tcPr>
          <w:p w14:paraId="518DA98B" w14:textId="7591B0BE" w:rsidR="00F625AB" w:rsidDel="005F23DE" w:rsidRDefault="00F625AB" w:rsidP="001C33DD">
            <w:pPr>
              <w:ind w:firstLine="0"/>
              <w:rPr>
                <w:del w:id="678" w:author="Chen Heller" w:date="2023-01-04T10:07:00Z"/>
              </w:rPr>
            </w:pPr>
            <w:del w:id="679" w:author="Chen Heller" w:date="2023-01-04T10:07:00Z">
              <w:r w:rsidDel="005F23DE">
                <w:delText>0.273</w:delText>
              </w:r>
            </w:del>
          </w:p>
        </w:tc>
        <w:tc>
          <w:tcPr>
            <w:tcW w:w="1701" w:type="dxa"/>
          </w:tcPr>
          <w:p w14:paraId="42AE0FAA" w14:textId="4F50092A" w:rsidR="00F625AB" w:rsidDel="005F23DE" w:rsidRDefault="00F625AB" w:rsidP="001C33DD">
            <w:pPr>
              <w:ind w:firstLine="0"/>
              <w:rPr>
                <w:del w:id="680" w:author="Chen Heller" w:date="2023-01-04T10:07:00Z"/>
              </w:rPr>
            </w:pPr>
            <w:del w:id="681"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682" w:author="Chen Heller" w:date="2023-01-04T10:07:00Z"/>
              </w:rPr>
            </w:pPr>
            <w:del w:id="683" w:author="Chen Heller" w:date="2023-01-04T10:07:00Z">
              <w:r w:rsidDel="005F23DE">
                <w:delText>0.40</w:delText>
              </w:r>
            </w:del>
          </w:p>
        </w:tc>
      </w:tr>
      <w:tr w:rsidR="00F625AB" w:rsidDel="005F23DE" w14:paraId="4916FD57" w14:textId="21E09EA2" w:rsidTr="002872CF">
        <w:trPr>
          <w:trHeight w:val="490"/>
          <w:del w:id="684"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685" w:author="Chen Heller" w:date="2023-01-04T10:07:00Z"/>
                <w:b/>
                <w:bCs/>
              </w:rPr>
            </w:pPr>
          </w:p>
        </w:tc>
        <w:tc>
          <w:tcPr>
            <w:tcW w:w="2268" w:type="dxa"/>
          </w:tcPr>
          <w:p w14:paraId="7B3078D3" w14:textId="144CC248" w:rsidR="00F625AB" w:rsidRPr="00EA2CED" w:rsidDel="005F23DE" w:rsidRDefault="00F625AB" w:rsidP="001C33DD">
            <w:pPr>
              <w:ind w:firstLine="0"/>
              <w:rPr>
                <w:del w:id="686" w:author="Chen Heller" w:date="2023-01-04T10:07:00Z"/>
                <w:b/>
                <w:bCs/>
              </w:rPr>
            </w:pPr>
            <w:del w:id="687"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688" w:author="Chen Heller" w:date="2023-01-04T10:07:00Z"/>
              </w:rPr>
            </w:pPr>
            <w:del w:id="689"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690" w:author="Chen Heller" w:date="2023-01-04T10:07:00Z"/>
              </w:rPr>
            </w:pPr>
            <w:del w:id="691"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692" w:author="Chen Heller" w:date="2023-01-04T10:07:00Z"/>
              </w:rPr>
            </w:pPr>
          </w:p>
        </w:tc>
        <w:tc>
          <w:tcPr>
            <w:tcW w:w="992" w:type="dxa"/>
          </w:tcPr>
          <w:p w14:paraId="2BD28BB7" w14:textId="6B55262E" w:rsidR="00F625AB" w:rsidDel="005F23DE" w:rsidRDefault="00F625AB" w:rsidP="001C33DD">
            <w:pPr>
              <w:ind w:firstLine="0"/>
              <w:rPr>
                <w:del w:id="693" w:author="Chen Heller" w:date="2023-01-04T10:07:00Z"/>
              </w:rPr>
            </w:pPr>
            <w:del w:id="694" w:author="Chen Heller" w:date="2023-01-04T10:07:00Z">
              <w:r w:rsidDel="005F23DE">
                <w:delText>0.316</w:delText>
              </w:r>
            </w:del>
          </w:p>
        </w:tc>
        <w:tc>
          <w:tcPr>
            <w:tcW w:w="1701" w:type="dxa"/>
          </w:tcPr>
          <w:p w14:paraId="4746B163" w14:textId="5DE35E1A" w:rsidR="00F625AB" w:rsidDel="005F23DE" w:rsidRDefault="00F625AB" w:rsidP="001C33DD">
            <w:pPr>
              <w:ind w:firstLine="0"/>
              <w:rPr>
                <w:del w:id="695" w:author="Chen Heller" w:date="2023-01-04T10:07:00Z"/>
              </w:rPr>
            </w:pPr>
            <w:del w:id="696"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697" w:author="Chen Heller" w:date="2023-01-04T10:07:00Z"/>
              </w:rPr>
            </w:pPr>
            <w:del w:id="698" w:author="Chen Heller" w:date="2023-01-04T10:07:00Z">
              <w:r w:rsidDel="005F23DE">
                <w:delText>0.40</w:delText>
              </w:r>
            </w:del>
          </w:p>
        </w:tc>
      </w:tr>
      <w:tr w:rsidR="00F625AB" w:rsidDel="005F23DE" w14:paraId="1A30158E" w14:textId="49C614D6" w:rsidTr="002872CF">
        <w:trPr>
          <w:trHeight w:val="490"/>
          <w:del w:id="699"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700"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701" w:author="Chen Heller" w:date="2023-01-04T10:07:00Z"/>
                <w:b/>
                <w:bCs/>
              </w:rPr>
            </w:pPr>
            <w:del w:id="702"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703" w:author="Chen Heller" w:date="2023-01-04T10:07:00Z"/>
              </w:rPr>
            </w:pPr>
            <w:del w:id="704"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705" w:author="Chen Heller" w:date="2023-01-04T10:07:00Z"/>
              </w:rPr>
            </w:pPr>
            <w:del w:id="706"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707"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708" w:author="Chen Heller" w:date="2023-01-04T10:07:00Z"/>
              </w:rPr>
            </w:pPr>
            <w:del w:id="709"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710" w:author="Chen Heller" w:date="2023-01-04T10:07:00Z"/>
              </w:rPr>
            </w:pPr>
            <w:del w:id="711"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712" w:author="Chen Heller" w:date="2023-01-04T10:07:00Z"/>
              </w:rPr>
            </w:pPr>
            <w:del w:id="713" w:author="Chen Heller" w:date="2023-01-04T10:07:00Z">
              <w:r w:rsidDel="005F23DE">
                <w:delText>0.13</w:delText>
              </w:r>
            </w:del>
          </w:p>
        </w:tc>
      </w:tr>
      <w:tr w:rsidR="00F625AB" w:rsidDel="005F23DE" w14:paraId="3E212A02" w14:textId="18AB2C2C" w:rsidTr="002872CF">
        <w:trPr>
          <w:trHeight w:val="490"/>
          <w:del w:id="714"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715" w:author="Chen Heller" w:date="2023-01-04T10:07:00Z"/>
              </w:rPr>
            </w:pPr>
            <w:del w:id="716"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717" w:author="Chen Heller" w:date="2023-01-04T10:07:00Z"/>
        </w:rPr>
      </w:pPr>
    </w:p>
    <w:p w14:paraId="1EC99FEE" w14:textId="78372361" w:rsidR="009B0704" w:rsidDel="005F23DE" w:rsidRDefault="009B0704">
      <w:pPr>
        <w:ind w:firstLine="0"/>
        <w:rPr>
          <w:del w:id="718" w:author="Chen Heller" w:date="2023-01-04T10:07:00Z"/>
        </w:rPr>
        <w:pPrChange w:id="719" w:author="Chen Heller" w:date="2023-02-26T11:35:00Z">
          <w:pPr>
            <w:pStyle w:val="NoSpacing"/>
            <w:keepNext/>
            <w:bidi w:val="0"/>
          </w:pPr>
        </w:pPrChange>
      </w:pPr>
      <w:del w:id="720"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pPr>
        <w:ind w:firstLine="0"/>
        <w:rPr>
          <w:del w:id="721" w:author="Chen Heller" w:date="2023-02-26T11:35:00Z"/>
        </w:rPr>
        <w:pPrChange w:id="722" w:author="Chen Heller" w:date="2023-02-26T11:35:00Z">
          <w:pPr>
            <w:pStyle w:val="Caption"/>
            <w:jc w:val="left"/>
          </w:pPr>
        </w:pPrChange>
      </w:pPr>
      <w:bookmarkStart w:id="723" w:name="_Ref113877160"/>
      <w:del w:id="724"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723"/>
        <w:r w:rsidDel="005F23DE">
          <w:delText xml:space="preserve">. </w:delText>
        </w:r>
        <w:bookmarkStart w:id="725"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726" w:author="Chen Heller" w:date="2023-02-26T11:35:00Z">
        <w:r w:rsidR="002872CF" w:rsidDel="001C33DD">
          <w:delText xml:space="preserve"> </w:delText>
        </w:r>
        <w:bookmarkEnd w:id="725"/>
      </w:del>
    </w:p>
    <w:p w14:paraId="478CC092" w14:textId="7EEDD442" w:rsidR="005948F8" w:rsidRPr="005948F8" w:rsidDel="00A561BE" w:rsidRDefault="005948F8">
      <w:pPr>
        <w:ind w:firstLine="0"/>
        <w:rPr>
          <w:del w:id="727" w:author="Chen Heller" w:date="2023-01-04T10:10:00Z"/>
        </w:rPr>
        <w:pPrChange w:id="728" w:author="Chen Heller" w:date="2023-02-26T11:35:00Z">
          <w:pPr/>
        </w:pPrChange>
      </w:pPr>
    </w:p>
    <w:p w14:paraId="65366A3D" w14:textId="29AA2BC8" w:rsidR="00D826D9" w:rsidDel="00A561BE" w:rsidRDefault="00D826D9">
      <w:pPr>
        <w:ind w:firstLine="0"/>
        <w:rPr>
          <w:del w:id="729" w:author="Chen Heller" w:date="2023-01-04T10:10:00Z"/>
        </w:rPr>
        <w:pPrChange w:id="730" w:author="Chen Heller" w:date="2023-02-26T11:35:00Z">
          <w:pPr>
            <w:pStyle w:val="Heading3"/>
          </w:pPr>
        </w:pPrChange>
      </w:pPr>
      <w:bookmarkStart w:id="731" w:name="_Toc114485381"/>
      <w:del w:id="732" w:author="Chen Heller" w:date="2023-01-04T10:10:00Z">
        <w:r w:rsidDel="00A561BE">
          <w:delText>Discussion</w:delText>
        </w:r>
        <w:bookmarkEnd w:id="731"/>
      </w:del>
    </w:p>
    <w:p w14:paraId="25BD0ACD" w14:textId="7E4F32D0" w:rsidR="00197453" w:rsidDel="00A561BE" w:rsidRDefault="005B4E48" w:rsidP="001C33DD">
      <w:pPr>
        <w:ind w:firstLine="0"/>
        <w:rPr>
          <w:del w:id="733" w:author="Chen Heller" w:date="2023-01-04T10:10:00Z"/>
        </w:rPr>
      </w:pPr>
      <w:del w:id="734"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pPr>
        <w:ind w:firstLine="0"/>
        <w:rPr>
          <w:del w:id="735" w:author="Chen Heller" w:date="2023-01-04T10:12:00Z"/>
          <w:rtl/>
        </w:rPr>
        <w:pPrChange w:id="736" w:author="Chen Heller" w:date="2023-02-26T11:35:00Z">
          <w:pPr>
            <w:pStyle w:val="Heading2"/>
          </w:pPr>
        </w:pPrChange>
      </w:pPr>
      <w:bookmarkStart w:id="737" w:name="_Toc114485382"/>
      <w:del w:id="738"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737"/>
      </w:del>
    </w:p>
    <w:p w14:paraId="6ED892B3" w14:textId="484AD34A" w:rsidR="00D826D9" w:rsidDel="00094743" w:rsidRDefault="007D3BA7" w:rsidP="001C33DD">
      <w:pPr>
        <w:ind w:firstLine="0"/>
        <w:rPr>
          <w:del w:id="739" w:author="Chen Heller" w:date="2023-01-04T10:12:00Z"/>
        </w:rPr>
      </w:pPr>
      <w:del w:id="740"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pPr>
        <w:ind w:firstLine="0"/>
        <w:rPr>
          <w:del w:id="741" w:author="Chen Heller" w:date="2023-01-03T17:25:00Z"/>
        </w:rPr>
        <w:pPrChange w:id="742" w:author="Chen Heller" w:date="2023-02-26T11:35:00Z">
          <w:pPr>
            <w:pStyle w:val="Heading3"/>
          </w:pPr>
        </w:pPrChange>
      </w:pPr>
      <w:bookmarkStart w:id="743" w:name="_Toc114485383"/>
      <w:del w:id="744" w:author="Chen Heller" w:date="2023-01-03T17:25:00Z">
        <w:r w:rsidDel="00B23456">
          <w:delText>Methods</w:delText>
        </w:r>
        <w:bookmarkEnd w:id="743"/>
      </w:del>
    </w:p>
    <w:p w14:paraId="3B29F863" w14:textId="2287F0E3" w:rsidR="00D826D9" w:rsidDel="00B23456" w:rsidRDefault="00D826D9">
      <w:pPr>
        <w:ind w:firstLine="0"/>
        <w:rPr>
          <w:del w:id="745" w:author="Chen Heller" w:date="2023-01-03T17:25:00Z"/>
        </w:rPr>
        <w:pPrChange w:id="746" w:author="Chen Heller" w:date="2023-02-26T11:35:00Z">
          <w:pPr>
            <w:pStyle w:val="Heading4"/>
          </w:pPr>
        </w:pPrChange>
      </w:pPr>
      <w:bookmarkStart w:id="747" w:name="_Toc114485384"/>
      <w:del w:id="748" w:author="Chen Heller" w:date="2023-01-03T17:25:00Z">
        <w:r w:rsidDel="00B23456">
          <w:delText>Participants</w:delText>
        </w:r>
        <w:bookmarkEnd w:id="747"/>
      </w:del>
    </w:p>
    <w:p w14:paraId="542AD451" w14:textId="300720F7" w:rsidR="00D826D9" w:rsidRPr="00354457" w:rsidDel="00B23456" w:rsidRDefault="00F0095E" w:rsidP="001C33DD">
      <w:pPr>
        <w:ind w:firstLine="0"/>
        <w:rPr>
          <w:del w:id="749" w:author="Chen Heller" w:date="2023-01-03T17:25:00Z"/>
        </w:rPr>
      </w:pPr>
      <w:del w:id="750"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751" w:author="Chen Heller" w:date="2023-02-26T11:35:00Z">
        <w:r w:rsidR="007B7156" w:rsidDel="001C33DD">
          <w:delText xml:space="preserve"> </w:delText>
        </w:r>
      </w:del>
    </w:p>
    <w:p w14:paraId="0A2005EA" w14:textId="1C8875C8" w:rsidR="00D826D9" w:rsidDel="001C33DD" w:rsidRDefault="00D826D9">
      <w:pPr>
        <w:ind w:firstLine="0"/>
        <w:rPr>
          <w:del w:id="752" w:author="Chen Heller" w:date="2023-02-26T11:35:00Z"/>
        </w:rPr>
        <w:pPrChange w:id="753" w:author="Chen Heller" w:date="2023-02-26T11:35:00Z">
          <w:pPr>
            <w:pStyle w:val="Heading3"/>
          </w:pPr>
        </w:pPrChange>
      </w:pPr>
      <w:bookmarkStart w:id="754" w:name="_Toc114485385"/>
      <w:del w:id="755" w:author="Chen Heller" w:date="2023-01-03T17:25:00Z">
        <w:r w:rsidDel="00B23456">
          <w:delText>Stimuli</w:delText>
        </w:r>
        <w:r w:rsidR="008E682E" w:rsidDel="00B23456">
          <w:delText>, Apparatus and Procedure</w:delText>
        </w:r>
      </w:del>
      <w:bookmarkEnd w:id="754"/>
    </w:p>
    <w:p w14:paraId="1151CE81" w14:textId="3F06E9E1" w:rsidR="00D826D9" w:rsidDel="001C33DD" w:rsidRDefault="00D826D9" w:rsidP="001C33DD">
      <w:pPr>
        <w:ind w:firstLine="0"/>
        <w:rPr>
          <w:del w:id="756" w:author="Chen Heller" w:date="2023-02-26T11:35:00Z"/>
        </w:rPr>
      </w:pPr>
      <w:del w:id="757"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758"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759" w:author="Chen Heller" w:date="2023-01-03T17:19:00Z">
        <w:r w:rsidDel="00621802">
          <w:delText xml:space="preserve">. </w:delText>
        </w:r>
      </w:del>
      <w:del w:id="760"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761" w:author="Chen Heller" w:date="2023-02-26T11:35:00Z">
        <w:r w:rsidR="008E682E" w:rsidDel="001C33DD">
          <w:delText xml:space="preserve">Second, </w:delText>
        </w:r>
      </w:del>
      <w:del w:id="762"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763"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pPr>
        <w:ind w:firstLine="0"/>
        <w:rPr>
          <w:del w:id="764" w:author="Chen Heller" w:date="2023-01-04T10:14:00Z"/>
        </w:rPr>
        <w:pPrChange w:id="765" w:author="Chen Heller" w:date="2023-02-26T11:35:00Z">
          <w:pPr>
            <w:pStyle w:val="Heading3"/>
          </w:pPr>
        </w:pPrChange>
      </w:pPr>
      <w:bookmarkStart w:id="766" w:name="_Toc114485386"/>
      <w:del w:id="767" w:author="Chen Heller" w:date="2023-01-04T10:14:00Z">
        <w:r w:rsidDel="005B45DE">
          <w:delText>Results</w:delText>
        </w:r>
        <w:bookmarkEnd w:id="766"/>
      </w:del>
    </w:p>
    <w:p w14:paraId="3C8905BD" w14:textId="567CFF55" w:rsidR="0045341F" w:rsidDel="00094743" w:rsidRDefault="00BA4221" w:rsidP="001C33DD">
      <w:pPr>
        <w:ind w:firstLine="0"/>
        <w:rPr>
          <w:del w:id="768" w:author="Chen Heller" w:date="2023-01-04T10:12:00Z"/>
        </w:rPr>
      </w:pPr>
      <w:del w:id="769"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pPr>
        <w:ind w:firstLine="0"/>
        <w:rPr>
          <w:del w:id="770" w:author="Chen Heller" w:date="2023-01-04T10:13:00Z"/>
        </w:rPr>
        <w:pPrChange w:id="771" w:author="Chen Heller" w:date="2023-02-26T11:35:00Z">
          <w:pPr/>
        </w:pPrChange>
      </w:pPr>
      <w:del w:id="772"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pPr>
        <w:ind w:firstLine="0"/>
        <w:rPr>
          <w:del w:id="773" w:author="Chen Heller" w:date="2023-01-04T10:14:00Z"/>
        </w:rPr>
        <w:pPrChange w:id="774" w:author="Chen Heller" w:date="2023-02-26T11:35:00Z">
          <w:pPr/>
        </w:pPrChange>
      </w:pPr>
      <w:del w:id="775"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pPr>
        <w:ind w:firstLine="0"/>
        <w:rPr>
          <w:del w:id="776" w:author="Chen Heller" w:date="2023-01-04T10:14:00Z"/>
        </w:rPr>
        <w:pPrChange w:id="777" w:author="Chen Heller" w:date="2023-02-26T11:35:00Z">
          <w:pPr/>
        </w:pPrChange>
      </w:pPr>
    </w:p>
    <w:p w14:paraId="3D3AA847" w14:textId="671C7454" w:rsidR="001D150D" w:rsidDel="005B45DE" w:rsidRDefault="001D150D">
      <w:pPr>
        <w:ind w:firstLine="0"/>
        <w:rPr>
          <w:del w:id="778" w:author="Chen Heller" w:date="2023-01-04T10:14:00Z"/>
        </w:rPr>
        <w:pPrChange w:id="779" w:author="Chen Heller" w:date="2023-02-26T11:35:00Z">
          <w:pPr>
            <w:pStyle w:val="Caption"/>
            <w:keepNext/>
          </w:pPr>
        </w:pPrChange>
      </w:pPr>
      <w:bookmarkStart w:id="780" w:name="_Ref114067946"/>
      <w:del w:id="781"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780"/>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782"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783"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784"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pPr>
              <w:ind w:firstLine="0"/>
              <w:rPr>
                <w:del w:id="785" w:author="Chen Heller" w:date="2023-01-04T10:14:00Z"/>
                <w:b/>
                <w:bCs/>
              </w:rPr>
              <w:pPrChange w:id="786" w:author="Chen Heller" w:date="2023-02-26T11:35:00Z">
                <w:pPr>
                  <w:ind w:firstLine="0"/>
                  <w:jc w:val="center"/>
                </w:pPr>
              </w:pPrChange>
            </w:pPr>
            <w:del w:id="787"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pPr>
              <w:ind w:firstLine="0"/>
              <w:rPr>
                <w:del w:id="788" w:author="Chen Heller" w:date="2023-01-04T10:14:00Z"/>
                <w:b/>
                <w:bCs/>
              </w:rPr>
              <w:pPrChange w:id="789" w:author="Chen Heller" w:date="2023-02-26T11:35:00Z">
                <w:pPr>
                  <w:ind w:firstLine="0"/>
                  <w:jc w:val="center"/>
                </w:pPr>
              </w:pPrChange>
            </w:pPr>
            <w:del w:id="790"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pPr>
              <w:ind w:firstLine="0"/>
              <w:rPr>
                <w:del w:id="791" w:author="Chen Heller" w:date="2023-01-04T10:14:00Z"/>
                <w:b/>
                <w:bCs/>
              </w:rPr>
              <w:pPrChange w:id="792"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pPr>
              <w:ind w:firstLine="0"/>
              <w:rPr>
                <w:del w:id="793" w:author="Chen Heller" w:date="2023-01-04T10:14:00Z"/>
                <w:b/>
                <w:bCs/>
              </w:rPr>
              <w:pPrChange w:id="794"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795"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796" w:author="Chen Heller" w:date="2023-01-04T10:14:00Z"/>
              </w:rPr>
            </w:pPr>
          </w:p>
        </w:tc>
      </w:tr>
      <w:tr w:rsidR="00B65BC7" w:rsidDel="005B45DE" w14:paraId="48C9E5AC" w14:textId="26B6782D" w:rsidTr="002973C7">
        <w:trPr>
          <w:trHeight w:val="254"/>
          <w:del w:id="797"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798"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799"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800" w:author="Chen Heller" w:date="2023-01-04T10:14:00Z"/>
                <w:b/>
                <w:bCs/>
              </w:rPr>
            </w:pPr>
            <w:del w:id="801"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802" w:author="Chen Heller" w:date="2023-01-04T10:14:00Z"/>
                <w:b/>
                <w:bCs/>
              </w:rPr>
            </w:pPr>
            <w:del w:id="803"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804" w:author="Chen Heller" w:date="2023-01-04T10:14:00Z"/>
                <w:b/>
                <w:bCs/>
              </w:rPr>
            </w:pPr>
            <w:del w:id="805"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806" w:author="Chen Heller" w:date="2023-01-04T10:14:00Z"/>
                <w:b/>
                <w:bCs/>
              </w:rPr>
            </w:pPr>
            <w:del w:id="807"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808" w:author="Chen Heller" w:date="2023-01-04T10:14:00Z"/>
                <w:b/>
                <w:bCs/>
              </w:rPr>
            </w:pPr>
            <w:del w:id="809"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810" w:author="Chen Heller" w:date="2023-01-04T10:14:00Z"/>
                <w:b/>
                <w:bCs/>
              </w:rPr>
            </w:pPr>
            <w:del w:id="811" w:author="Chen Heller" w:date="2023-01-04T10:14:00Z">
              <w:r w:rsidDel="005B45DE">
                <w:rPr>
                  <w:b/>
                  <w:bCs/>
                </w:rPr>
                <w:delText>d</w:delText>
              </w:r>
            </w:del>
          </w:p>
        </w:tc>
      </w:tr>
      <w:tr w:rsidR="00B65BC7" w:rsidDel="005B45DE" w14:paraId="43185318" w14:textId="2F125864" w:rsidTr="002973C7">
        <w:trPr>
          <w:trHeight w:val="313"/>
          <w:del w:id="812"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813" w:author="Chen Heller" w:date="2023-01-04T10:14:00Z"/>
              </w:rPr>
            </w:pPr>
            <w:del w:id="814" w:author="Chen Heller" w:date="2023-01-04T10:14:00Z">
              <w:r w:rsidDel="005B45DE">
                <w:rPr>
                  <w:b/>
                  <w:bCs/>
                </w:rPr>
                <w:delText>Reaching</w:delText>
              </w:r>
            </w:del>
          </w:p>
        </w:tc>
      </w:tr>
      <w:tr w:rsidR="00B65BC7" w:rsidDel="005B45DE" w14:paraId="4FFCFB7D" w14:textId="1BA10A66" w:rsidTr="002973C7">
        <w:trPr>
          <w:trHeight w:val="490"/>
          <w:del w:id="815"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816" w:author="Chen Heller" w:date="2023-01-04T10:14:00Z"/>
                <w:b/>
                <w:bCs/>
              </w:rPr>
            </w:pPr>
          </w:p>
        </w:tc>
        <w:tc>
          <w:tcPr>
            <w:tcW w:w="2268" w:type="dxa"/>
          </w:tcPr>
          <w:p w14:paraId="6EB8D387" w14:textId="4AC67FA6" w:rsidR="00B65BC7" w:rsidRPr="00EA2CED" w:rsidDel="005B45DE" w:rsidRDefault="00B65BC7" w:rsidP="001C33DD">
            <w:pPr>
              <w:ind w:firstLine="0"/>
              <w:rPr>
                <w:del w:id="817" w:author="Chen Heller" w:date="2023-01-04T10:14:00Z"/>
                <w:b/>
                <w:bCs/>
              </w:rPr>
            </w:pPr>
            <w:del w:id="818"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819" w:author="Chen Heller" w:date="2023-01-04T10:14:00Z"/>
              </w:rPr>
            </w:pPr>
            <w:del w:id="820" w:author="Chen Heller" w:date="2023-01-04T10:14:00Z">
              <w:r w:rsidDel="005B45DE">
                <w:delText>2 (0.30)</w:delText>
              </w:r>
            </w:del>
          </w:p>
        </w:tc>
        <w:tc>
          <w:tcPr>
            <w:tcW w:w="1701" w:type="dxa"/>
          </w:tcPr>
          <w:p w14:paraId="32DE1315" w14:textId="58399685" w:rsidR="00B65BC7" w:rsidDel="005B45DE" w:rsidRDefault="00B65BC7" w:rsidP="001C33DD">
            <w:pPr>
              <w:ind w:firstLine="0"/>
              <w:rPr>
                <w:del w:id="821" w:author="Chen Heller" w:date="2023-01-04T10:14:00Z"/>
              </w:rPr>
            </w:pPr>
            <w:del w:id="822"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823" w:author="Chen Heller" w:date="2023-01-04T10:14:00Z"/>
              </w:rPr>
            </w:pPr>
            <w:del w:id="824" w:author="Chen Heller" w:date="2023-01-04T10:14:00Z">
              <w:r w:rsidDel="005B45DE">
                <w:delText>3.02</w:delText>
              </w:r>
            </w:del>
          </w:p>
        </w:tc>
        <w:tc>
          <w:tcPr>
            <w:tcW w:w="992" w:type="dxa"/>
          </w:tcPr>
          <w:p w14:paraId="60CD7F88" w14:textId="797F6D0D" w:rsidR="00B65BC7" w:rsidDel="005B45DE" w:rsidRDefault="00B65BC7" w:rsidP="001C33DD">
            <w:pPr>
              <w:ind w:firstLine="0"/>
              <w:rPr>
                <w:del w:id="825" w:author="Chen Heller" w:date="2023-01-04T10:14:00Z"/>
              </w:rPr>
            </w:pPr>
            <w:del w:id="826" w:author="Chen Heller" w:date="2023-01-04T10:14:00Z">
              <w:r w:rsidDel="005B45DE">
                <w:delText>0.023</w:delText>
              </w:r>
            </w:del>
          </w:p>
        </w:tc>
        <w:tc>
          <w:tcPr>
            <w:tcW w:w="1701" w:type="dxa"/>
          </w:tcPr>
          <w:p w14:paraId="46A272B3" w14:textId="72B3D8FB" w:rsidR="00B65BC7" w:rsidDel="005B45DE" w:rsidRDefault="00B65BC7" w:rsidP="001C33DD">
            <w:pPr>
              <w:ind w:firstLine="0"/>
              <w:rPr>
                <w:del w:id="827" w:author="Chen Heller" w:date="2023-01-04T10:14:00Z"/>
              </w:rPr>
            </w:pPr>
            <w:del w:id="828"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829" w:author="Chen Heller" w:date="2023-01-04T10:14:00Z"/>
              </w:rPr>
            </w:pPr>
            <w:del w:id="830" w:author="Chen Heller" w:date="2023-01-04T10:14:00Z">
              <w:r w:rsidDel="005B45DE">
                <w:delText>1.14</w:delText>
              </w:r>
            </w:del>
          </w:p>
        </w:tc>
      </w:tr>
      <w:tr w:rsidR="00B65BC7" w:rsidDel="005B45DE" w14:paraId="11FBE247" w14:textId="7A9ABB7B" w:rsidTr="002973C7">
        <w:trPr>
          <w:trHeight w:val="490"/>
          <w:del w:id="831"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832" w:author="Chen Heller" w:date="2023-01-04T10:14:00Z"/>
                <w:b/>
                <w:bCs/>
              </w:rPr>
            </w:pPr>
          </w:p>
        </w:tc>
        <w:tc>
          <w:tcPr>
            <w:tcW w:w="2268" w:type="dxa"/>
          </w:tcPr>
          <w:p w14:paraId="7FB444DD" w14:textId="04B0564C" w:rsidR="00B65BC7" w:rsidRPr="00EA2CED" w:rsidDel="005B45DE" w:rsidRDefault="00B65BC7" w:rsidP="001C33DD">
            <w:pPr>
              <w:ind w:firstLine="0"/>
              <w:rPr>
                <w:del w:id="833" w:author="Chen Heller" w:date="2023-01-04T10:14:00Z"/>
                <w:b/>
                <w:bCs/>
              </w:rPr>
            </w:pPr>
            <w:del w:id="834"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835" w:author="Chen Heller" w:date="2023-01-04T10:14:00Z"/>
              </w:rPr>
            </w:pPr>
            <w:del w:id="836"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837" w:author="Chen Heller" w:date="2023-01-04T10:14:00Z"/>
              </w:rPr>
            </w:pPr>
            <w:del w:id="838"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839" w:author="Chen Heller" w:date="2023-01-04T10:14:00Z"/>
              </w:rPr>
            </w:pPr>
            <w:del w:id="840" w:author="Chen Heller" w:date="2023-01-04T10:14:00Z">
              <w:r w:rsidDel="005B45DE">
                <w:delText>3.69</w:delText>
              </w:r>
            </w:del>
          </w:p>
        </w:tc>
        <w:tc>
          <w:tcPr>
            <w:tcW w:w="992" w:type="dxa"/>
          </w:tcPr>
          <w:p w14:paraId="27EBAABF" w14:textId="7292D5BC" w:rsidR="00B65BC7" w:rsidDel="005B45DE" w:rsidRDefault="00B65BC7" w:rsidP="001C33DD">
            <w:pPr>
              <w:ind w:firstLine="0"/>
              <w:rPr>
                <w:del w:id="841" w:author="Chen Heller" w:date="2023-01-04T10:14:00Z"/>
              </w:rPr>
            </w:pPr>
            <w:del w:id="842" w:author="Chen Heller" w:date="2023-01-04T10:14:00Z">
              <w:r w:rsidDel="005B45DE">
                <w:delText>0.010</w:delText>
              </w:r>
            </w:del>
          </w:p>
        </w:tc>
        <w:tc>
          <w:tcPr>
            <w:tcW w:w="1701" w:type="dxa"/>
          </w:tcPr>
          <w:p w14:paraId="17021F6F" w14:textId="1A39BE33" w:rsidR="00B65BC7" w:rsidDel="005B45DE" w:rsidRDefault="00B65BC7" w:rsidP="001C33DD">
            <w:pPr>
              <w:ind w:firstLine="0"/>
              <w:rPr>
                <w:del w:id="843" w:author="Chen Heller" w:date="2023-01-04T10:14:00Z"/>
              </w:rPr>
            </w:pPr>
            <w:del w:id="844"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845" w:author="Chen Heller" w:date="2023-01-04T10:14:00Z"/>
              </w:rPr>
            </w:pPr>
            <w:del w:id="846" w:author="Chen Heller" w:date="2023-01-04T10:14:00Z">
              <w:r w:rsidDel="005B45DE">
                <w:delText>1.40</w:delText>
              </w:r>
            </w:del>
          </w:p>
        </w:tc>
      </w:tr>
      <w:tr w:rsidR="00B65BC7" w:rsidDel="005B45DE" w14:paraId="114D34EA" w14:textId="52499F43" w:rsidTr="002973C7">
        <w:trPr>
          <w:trHeight w:val="490"/>
          <w:del w:id="847"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848" w:author="Chen Heller" w:date="2023-01-04T10:14:00Z"/>
                <w:b/>
                <w:bCs/>
              </w:rPr>
            </w:pPr>
          </w:p>
        </w:tc>
        <w:tc>
          <w:tcPr>
            <w:tcW w:w="2268" w:type="dxa"/>
          </w:tcPr>
          <w:p w14:paraId="1CA70F67" w14:textId="379DDDE2" w:rsidR="00B65BC7" w:rsidRPr="00EA2CED" w:rsidDel="005B45DE" w:rsidRDefault="00B65BC7" w:rsidP="001C33DD">
            <w:pPr>
              <w:ind w:firstLine="0"/>
              <w:rPr>
                <w:del w:id="849" w:author="Chen Heller" w:date="2023-01-04T10:14:00Z"/>
                <w:b/>
                <w:bCs/>
              </w:rPr>
            </w:pPr>
            <w:del w:id="850"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851" w:author="Chen Heller" w:date="2023-01-04T10:14:00Z"/>
              </w:rPr>
            </w:pPr>
            <w:del w:id="852"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853" w:author="Chen Heller" w:date="2023-01-04T10:14:00Z"/>
              </w:rPr>
            </w:pPr>
            <w:del w:id="854"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855" w:author="Chen Heller" w:date="2023-01-04T10:14:00Z"/>
              </w:rPr>
            </w:pPr>
            <w:del w:id="856" w:author="Chen Heller" w:date="2023-01-04T10:14:00Z">
              <w:r w:rsidDel="005B45DE">
                <w:delText>2.22</w:delText>
              </w:r>
            </w:del>
          </w:p>
        </w:tc>
        <w:tc>
          <w:tcPr>
            <w:tcW w:w="992" w:type="dxa"/>
          </w:tcPr>
          <w:p w14:paraId="1AC04C4D" w14:textId="1D80BABB" w:rsidR="00B65BC7" w:rsidDel="005B45DE" w:rsidRDefault="00B65BC7" w:rsidP="001C33DD">
            <w:pPr>
              <w:ind w:firstLine="0"/>
              <w:rPr>
                <w:del w:id="857" w:author="Chen Heller" w:date="2023-01-04T10:14:00Z"/>
              </w:rPr>
            </w:pPr>
            <w:del w:id="858" w:author="Chen Heller" w:date="2023-01-04T10:14:00Z">
              <w:r w:rsidDel="005B45DE">
                <w:delText>0.067</w:delText>
              </w:r>
            </w:del>
          </w:p>
        </w:tc>
        <w:tc>
          <w:tcPr>
            <w:tcW w:w="1701" w:type="dxa"/>
          </w:tcPr>
          <w:p w14:paraId="5E3BEF8D" w14:textId="000C3270" w:rsidR="00B65BC7" w:rsidDel="005B45DE" w:rsidRDefault="00B65BC7" w:rsidP="001C33DD">
            <w:pPr>
              <w:ind w:firstLine="0"/>
              <w:rPr>
                <w:del w:id="859" w:author="Chen Heller" w:date="2023-01-04T10:14:00Z"/>
              </w:rPr>
            </w:pPr>
            <w:del w:id="860"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861" w:author="Chen Heller" w:date="2023-01-04T10:14:00Z"/>
              </w:rPr>
            </w:pPr>
            <w:del w:id="862" w:author="Chen Heller" w:date="2023-01-04T10:14:00Z">
              <w:r w:rsidDel="005B45DE">
                <w:delText>0.84</w:delText>
              </w:r>
            </w:del>
          </w:p>
        </w:tc>
      </w:tr>
      <w:tr w:rsidR="00B65BC7" w:rsidDel="005B45DE" w14:paraId="2B49790C" w14:textId="0529B65E" w:rsidTr="002973C7">
        <w:trPr>
          <w:trHeight w:val="490"/>
          <w:del w:id="863"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864" w:author="Chen Heller" w:date="2023-01-04T10:14:00Z"/>
                <w:b/>
                <w:bCs/>
              </w:rPr>
            </w:pPr>
          </w:p>
        </w:tc>
        <w:tc>
          <w:tcPr>
            <w:tcW w:w="2268" w:type="dxa"/>
          </w:tcPr>
          <w:p w14:paraId="76E6486F" w14:textId="03B2145F" w:rsidR="00B65BC7" w:rsidRPr="00EA2CED" w:rsidDel="005B45DE" w:rsidRDefault="00B65BC7" w:rsidP="001C33DD">
            <w:pPr>
              <w:ind w:firstLine="0"/>
              <w:rPr>
                <w:del w:id="865" w:author="Chen Heller" w:date="2023-01-04T10:14:00Z"/>
                <w:b/>
                <w:bCs/>
              </w:rPr>
            </w:pPr>
            <w:del w:id="866"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867" w:author="Chen Heller" w:date="2023-01-04T10:14:00Z"/>
              </w:rPr>
            </w:pPr>
            <w:del w:id="868"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869" w:author="Chen Heller" w:date="2023-01-04T10:14:00Z"/>
              </w:rPr>
            </w:pPr>
            <w:del w:id="870"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871" w:author="Chen Heller" w:date="2023-01-04T10:14:00Z"/>
              </w:rPr>
            </w:pPr>
            <w:del w:id="872" w:author="Chen Heller" w:date="2023-01-04T10:14:00Z">
              <w:r w:rsidDel="005B45DE">
                <w:delText>2.41</w:delText>
              </w:r>
            </w:del>
          </w:p>
        </w:tc>
        <w:tc>
          <w:tcPr>
            <w:tcW w:w="992" w:type="dxa"/>
          </w:tcPr>
          <w:p w14:paraId="3878A5F2" w14:textId="1BAD6115" w:rsidR="00B65BC7" w:rsidDel="005B45DE" w:rsidRDefault="00B65BC7" w:rsidP="001C33DD">
            <w:pPr>
              <w:ind w:firstLine="0"/>
              <w:rPr>
                <w:del w:id="873" w:author="Chen Heller" w:date="2023-01-04T10:14:00Z"/>
              </w:rPr>
            </w:pPr>
            <w:del w:id="874" w:author="Chen Heller" w:date="2023-01-04T10:14:00Z">
              <w:r w:rsidDel="005B45DE">
                <w:delText>0.051</w:delText>
              </w:r>
            </w:del>
          </w:p>
        </w:tc>
        <w:tc>
          <w:tcPr>
            <w:tcW w:w="1701" w:type="dxa"/>
          </w:tcPr>
          <w:p w14:paraId="0783040B" w14:textId="66A6E5E2" w:rsidR="00B65BC7" w:rsidDel="005B45DE" w:rsidRDefault="00B65BC7" w:rsidP="001C33DD">
            <w:pPr>
              <w:ind w:firstLine="0"/>
              <w:rPr>
                <w:del w:id="875" w:author="Chen Heller" w:date="2023-01-04T10:14:00Z"/>
              </w:rPr>
            </w:pPr>
            <w:del w:id="876"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877" w:author="Chen Heller" w:date="2023-01-04T10:14:00Z"/>
              </w:rPr>
            </w:pPr>
            <w:del w:id="878" w:author="Chen Heller" w:date="2023-01-04T10:14:00Z">
              <w:r w:rsidDel="005B45DE">
                <w:delText>0.91</w:delText>
              </w:r>
            </w:del>
          </w:p>
        </w:tc>
      </w:tr>
      <w:tr w:rsidR="00B65BC7" w:rsidDel="005B45DE" w14:paraId="67060BE0" w14:textId="783C74A2" w:rsidTr="002973C7">
        <w:trPr>
          <w:trHeight w:val="490"/>
          <w:del w:id="879"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880"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881" w:author="Chen Heller" w:date="2023-01-04T10:14:00Z"/>
                <w:b/>
                <w:bCs/>
              </w:rPr>
            </w:pPr>
            <w:del w:id="882"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883" w:author="Chen Heller" w:date="2023-01-04T10:14:00Z"/>
              </w:rPr>
            </w:pPr>
            <w:del w:id="884"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885" w:author="Chen Heller" w:date="2023-01-04T10:14:00Z"/>
              </w:rPr>
            </w:pPr>
            <w:del w:id="886"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887" w:author="Chen Heller" w:date="2023-01-04T10:14:00Z"/>
              </w:rPr>
            </w:pPr>
            <w:del w:id="888"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889" w:author="Chen Heller" w:date="2023-01-04T10:14:00Z"/>
              </w:rPr>
            </w:pPr>
            <w:del w:id="890"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891" w:author="Chen Heller" w:date="2023-01-04T10:14:00Z"/>
              </w:rPr>
            </w:pPr>
            <w:del w:id="892"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893" w:author="Chen Heller" w:date="2023-01-04T10:14:00Z"/>
              </w:rPr>
            </w:pPr>
            <w:del w:id="894" w:author="Chen Heller" w:date="2023-01-04T10:14:00Z">
              <w:r w:rsidDel="005B45DE">
                <w:delText>0.02</w:delText>
              </w:r>
            </w:del>
          </w:p>
        </w:tc>
      </w:tr>
      <w:tr w:rsidR="005A7125" w:rsidDel="005B45DE" w14:paraId="2FC93DC2" w14:textId="64CB17F1" w:rsidTr="002973C7">
        <w:trPr>
          <w:trHeight w:val="490"/>
          <w:del w:id="895"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896" w:author="Chen Heller" w:date="2023-01-04T10:14:00Z"/>
              </w:rPr>
            </w:pPr>
            <w:del w:id="897"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pPr>
        <w:ind w:firstLine="0"/>
        <w:rPr>
          <w:del w:id="898" w:author="Chen Heller" w:date="2023-01-04T10:14:00Z"/>
        </w:rPr>
        <w:pPrChange w:id="899" w:author="Chen Heller" w:date="2023-02-26T11:35:00Z">
          <w:pPr>
            <w:pStyle w:val="NoSpacing"/>
            <w:keepNext/>
            <w:bidi w:val="0"/>
          </w:pPr>
        </w:pPrChange>
      </w:pPr>
      <w:del w:id="900"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pPr>
        <w:ind w:firstLine="0"/>
        <w:rPr>
          <w:del w:id="901" w:author="Chen Heller" w:date="2023-01-04T10:14:00Z"/>
        </w:rPr>
        <w:pPrChange w:id="902" w:author="Chen Heller" w:date="2023-02-26T11:35:00Z">
          <w:pPr>
            <w:pStyle w:val="Caption"/>
            <w:jc w:val="left"/>
          </w:pPr>
        </w:pPrChange>
      </w:pPr>
      <w:bookmarkStart w:id="903" w:name="_Ref113877436"/>
      <w:del w:id="904"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903"/>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pPr>
        <w:ind w:firstLine="0"/>
        <w:rPr>
          <w:del w:id="905" w:author="Chen Heller" w:date="2023-01-04T10:15:00Z"/>
        </w:rPr>
        <w:pPrChange w:id="906" w:author="Chen Heller" w:date="2023-02-26T11:35:00Z">
          <w:pPr>
            <w:pStyle w:val="Heading3"/>
          </w:pPr>
        </w:pPrChange>
      </w:pPr>
      <w:bookmarkStart w:id="907" w:name="_Toc114485387"/>
      <w:del w:id="908" w:author="Chen Heller" w:date="2023-01-04T10:15:00Z">
        <w:r w:rsidDel="00481457">
          <w:delText>Discussion</w:delText>
        </w:r>
        <w:bookmarkEnd w:id="907"/>
      </w:del>
    </w:p>
    <w:p w14:paraId="04CA93E9" w14:textId="7908CE26" w:rsidR="000E0EDB" w:rsidDel="00481457" w:rsidRDefault="00BA3CA8" w:rsidP="001C33DD">
      <w:pPr>
        <w:ind w:firstLine="0"/>
        <w:rPr>
          <w:del w:id="909" w:author="Chen Heller" w:date="2023-01-04T10:15:00Z"/>
        </w:rPr>
      </w:pPr>
      <w:del w:id="910"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pPr>
        <w:ind w:firstLine="0"/>
        <w:rPr>
          <w:del w:id="911" w:author="Chen Heller" w:date="2023-02-26T11:35:00Z"/>
        </w:rPr>
        <w:pPrChange w:id="912" w:author="Chen Heller" w:date="2023-02-26T11:35:00Z">
          <w:pPr/>
        </w:pPrChange>
      </w:pPr>
      <w:del w:id="913"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914" w:author="Chen Heller" w:date="2023-02-26T11:35:00Z">
        <w:r w:rsidR="00D826D9" w:rsidRPr="00A329D6" w:rsidDel="001C33DD">
          <w:delText xml:space="preserve"> </w:delText>
        </w:r>
      </w:del>
    </w:p>
    <w:p w14:paraId="1176DED7" w14:textId="5E50C005" w:rsidR="00ED60E1" w:rsidDel="00741F3D" w:rsidRDefault="00CE37CA">
      <w:pPr>
        <w:ind w:firstLine="0"/>
        <w:rPr>
          <w:del w:id="915" w:author="Chen Heller" w:date="2023-01-04T14:55:00Z"/>
        </w:rPr>
        <w:pPrChange w:id="916" w:author="Chen Heller" w:date="2023-02-26T11:35:00Z">
          <w:pPr>
            <w:pStyle w:val="Heading2"/>
          </w:pPr>
        </w:pPrChange>
      </w:pPr>
      <w:bookmarkStart w:id="917" w:name="_Toc114485388"/>
      <w:del w:id="918" w:author="Chen Heller" w:date="2023-01-04T14:55:00Z">
        <w:r w:rsidDel="00741F3D">
          <w:delText>Experiment 4</w:delText>
        </w:r>
        <w:bookmarkEnd w:id="917"/>
      </w:del>
    </w:p>
    <w:p w14:paraId="3D3FAF54" w14:textId="663C88F0" w:rsidR="00D826D9" w:rsidRDefault="00A8788A" w:rsidP="001C33DD">
      <w:pPr>
        <w:ind w:firstLine="0"/>
      </w:pPr>
      <w:del w:id="919" w:author="Chen Heller" w:date="2023-01-04T14:58:00Z">
        <w:r w:rsidDel="00487224">
          <w:delText>Experiment 4</w:delText>
        </w:r>
        <w:r w:rsidR="00FC3846" w:rsidDel="00487224">
          <w:delText xml:space="preserve"> was</w:delText>
        </w:r>
      </w:del>
      <w:del w:id="920"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921"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922"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923"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924"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925"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926" w:author="Chen Heller" w:date="2023-01-04T15:03:00Z" w:name="move123737055"/>
      <w:moveFrom w:id="927" w:author="Chen Heller" w:date="2023-01-04T15:03:00Z">
        <w:del w:id="928"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926"/>
    </w:p>
    <w:p w14:paraId="4F35F08C" w14:textId="1E5D7171" w:rsidR="00D826D9" w:rsidRDefault="00D826D9" w:rsidP="006238E0">
      <w:pPr>
        <w:pStyle w:val="Heading3"/>
      </w:pPr>
      <w:bookmarkStart w:id="929" w:name="_Toc114485389"/>
      <w:r>
        <w:t>Methods</w:t>
      </w:r>
      <w:bookmarkEnd w:id="929"/>
    </w:p>
    <w:p w14:paraId="635A0C30" w14:textId="77777777" w:rsidR="00D826D9" w:rsidRDefault="00D826D9" w:rsidP="006238E0">
      <w:pPr>
        <w:pStyle w:val="Heading4"/>
      </w:pPr>
      <w:bookmarkStart w:id="930" w:name="_Toc114485390"/>
      <w:r>
        <w:t>Participants</w:t>
      </w:r>
      <w:bookmarkEnd w:id="930"/>
    </w:p>
    <w:p w14:paraId="10928BC5" w14:textId="03CF5B4B" w:rsidR="00D826D9" w:rsidRDefault="004543AF" w:rsidP="008C0D4C">
      <w:pPr>
        <w:ind w:firstLine="0"/>
      </w:pPr>
      <w:del w:id="931"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w:t>
      </w:r>
      <w:ins w:id="932" w:author="Chen Heller" w:date="2023-01-03T16:08:00Z">
        <w:r w:rsidR="007A6274" w:rsidRPr="007A6274">
          <w:t xml:space="preserve"> </w:t>
        </w:r>
      </w:ins>
      <w:moveToRangeStart w:id="933" w:author="Chen Heller" w:date="2023-01-03T16:08:00Z" w:name="move123654499"/>
      <w:moveTo w:id="934" w:author="Chen Heller" w:date="2023-01-03T16:08:00Z">
        <w:r w:rsidR="007A6274" w:rsidRPr="00422E34">
          <w:t xml:space="preserve">All participants </w:t>
        </w:r>
        <w:r w:rsidR="007A6274">
          <w:t xml:space="preserve">were </w:t>
        </w:r>
        <w:r w:rsidR="007A6274" w:rsidRPr="00422E34">
          <w:t xml:space="preserve">right-handed, native Hebrew speakers who </w:t>
        </w:r>
        <w:del w:id="935" w:author="Chen Heller" w:date="2023-03-02T15:00:00Z">
          <w:r w:rsidR="007A6274" w:rsidRPr="00422E34" w:rsidDel="00733A7A">
            <w:delText xml:space="preserve">have </w:delText>
          </w:r>
        </w:del>
      </w:moveTo>
      <w:ins w:id="936" w:author="Chen Heller" w:date="2023-03-02T15:00:00Z">
        <w:r w:rsidR="00733A7A">
          <w:t xml:space="preserve">had </w:t>
        </w:r>
      </w:ins>
      <w:moveTo w:id="937" w:author="Chen Heller" w:date="2023-01-03T16:08:00Z">
        <w:r w:rsidR="007A6274" w:rsidRPr="00422E34">
          <w:t xml:space="preserve">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938"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939" w:author="Chen Heller" w:date="2023-01-03T16:08:00Z">
          <w:r w:rsidR="007A6274" w:rsidDel="003B662F">
            <w:delText>is</w:delText>
          </w:r>
        </w:del>
      </w:moveTo>
      <w:ins w:id="940" w:author="Chen Heller" w:date="2023-01-03T16:08:00Z">
        <w:r w:rsidR="003B662F">
          <w:t>e</w:t>
        </w:r>
      </w:ins>
      <w:moveTo w:id="941" w:author="Chen Heller" w:date="2023-01-03T16:08:00Z">
        <w:r w:rsidR="007A6274">
          <w:t xml:space="preserve"> experiment </w:t>
        </w:r>
        <w:del w:id="942" w:author="Chen Heller" w:date="2023-01-03T16:08:00Z">
          <w:r w:rsidR="007A6274" w:rsidDel="003B662F">
            <w:delText xml:space="preserve">– and all others reported here – </w:delText>
          </w:r>
        </w:del>
        <w:r w:rsidR="007A6274">
          <w:t>was approved by the Tel Aviv University ethics committee.</w:t>
        </w:r>
      </w:moveTo>
      <w:moveToRangeEnd w:id="933"/>
      <w:r>
        <w:t xml:space="preserve"> </w:t>
      </w:r>
      <w:r w:rsidR="00C859DE">
        <w:t xml:space="preserve">The </w:t>
      </w:r>
      <w:r w:rsidR="00EA0563">
        <w:lastRenderedPageBreak/>
        <w:t>sample size was determined following a power analysis</w:t>
      </w:r>
      <w:del w:id="943" w:author="Chen Heller" w:date="2023-03-02T15:01:00Z">
        <w:r w:rsidR="00EA0563" w:rsidDel="00833610">
          <w:delText>,</w:delText>
        </w:r>
      </w:del>
      <w:r w:rsidR="00EA0563">
        <w:t xml:space="preserve"> </w:t>
      </w:r>
      <w:del w:id="944" w:author="Chen Heller" w:date="2023-01-03T16:13:00Z">
        <w:r w:rsidR="00D826D9" w:rsidDel="00646D84">
          <w:delText xml:space="preserve">calculated </w:delText>
        </w:r>
      </w:del>
      <w:ins w:id="945"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946" w:author="Chen Heller" w:date="2023-01-03T16:10:00Z">
        <w:r w:rsidR="00D826D9" w:rsidDel="008B70CA">
          <w:delText xml:space="preserve">in </w:delText>
        </w:r>
      </w:del>
      <w:del w:id="947"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948" w:author="Chen Heller" w:date="2023-01-03T16:10:00Z">
        <w:r w:rsidR="008B70CA">
          <w:t xml:space="preserve">of </w:t>
        </w:r>
      </w:ins>
      <w:ins w:id="949" w:author="Chen Heller" w:date="2023-01-03T16:09:00Z">
        <w:r w:rsidR="008B70CA">
          <w:t>two pilot experiments</w:t>
        </w:r>
      </w:ins>
      <w:ins w:id="950" w:author="Chen Heller" w:date="2023-01-17T09:48:00Z">
        <w:r w:rsidR="00654998">
          <w:t xml:space="preserve"> that are not reported in this paper.</w:t>
        </w:r>
      </w:ins>
      <w:del w:id="951" w:author="Chen Heller" w:date="2023-01-03T16:13:00Z">
        <w:r w:rsidR="00D826D9" w:rsidDel="00646D84">
          <w:delText xml:space="preserve">. </w:delText>
        </w:r>
      </w:del>
      <w:ins w:id="952" w:author="Chen Heller" w:date="2023-01-03T16:13:00Z">
        <w:r w:rsidR="00646D84">
          <w:t xml:space="preserve"> </w:t>
        </w:r>
      </w:ins>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proofErr w:type="spellStart"/>
      <w:r w:rsidR="008C0D4C" w:rsidRPr="008C0D4C">
        <w:rPr>
          <w:rFonts w:ascii="Times New Roman" w:hAnsi="Times New Roman" w:cs="Times New Roman"/>
        </w:rPr>
        <w:t>Lakens</w:t>
      </w:r>
      <w:proofErr w:type="spellEnd"/>
      <w:r w:rsidR="008C0D4C" w:rsidRPr="008C0D4C">
        <w:rPr>
          <w:rFonts w:ascii="Times New Roman" w:hAnsi="Times New Roman" w:cs="Times New Roman"/>
        </w:rPr>
        <w:t>, 2013</w:t>
      </w:r>
      <w:r w:rsidR="00756803">
        <w:fldChar w:fldCharType="end"/>
      </w:r>
      <w:r w:rsidR="00D826D9" w:rsidRPr="006852A2">
        <w:t xml:space="preserve">). </w:t>
      </w:r>
      <w:del w:id="953" w:author="Chen Heller" w:date="2023-01-03T16:10:00Z">
        <w:r w:rsidR="00C46CA3" w:rsidDel="008345CC">
          <w:delText>I</w:delText>
        </w:r>
        <w:r w:rsidR="00D826D9" w:rsidRPr="006852A2" w:rsidDel="008345CC">
          <w:delText xml:space="preserve"> estimated t</w:delText>
        </w:r>
      </w:del>
      <w:ins w:id="954" w:author="Chen Heller" w:date="2023-01-03T16:10:00Z">
        <w:r w:rsidR="008345CC">
          <w:t>T</w:t>
        </w:r>
      </w:ins>
      <w:r w:rsidR="00D826D9" w:rsidRPr="006852A2">
        <w:t xml:space="preserve">he keyboard task's effect size </w:t>
      </w:r>
      <w:ins w:id="955" w:author="Chen Heller" w:date="2023-01-03T16:10:00Z">
        <w:r w:rsidR="008345CC">
          <w:t xml:space="preserve">was estimated </w:t>
        </w:r>
      </w:ins>
      <w:r w:rsidR="00D826D9" w:rsidRPr="006852A2">
        <w:t>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del w:id="956" w:author="Chen Heller" w:date="2023-01-03T16:11:00Z">
        <w:r w:rsidR="00333DEB" w:rsidDel="008345CC">
          <w:delText>my</w:delText>
        </w:r>
        <w:r w:rsidR="00D826D9" w:rsidRPr="006852A2" w:rsidDel="008345CC">
          <w:delText xml:space="preserve"> </w:delText>
        </w:r>
      </w:del>
      <w:ins w:id="957" w:author="Chen Heller" w:date="2023-01-03T16:11:00Z">
        <w:r w:rsidR="008345CC">
          <w:t xml:space="preserve">the </w:t>
        </w:r>
      </w:ins>
      <w:r w:rsidR="00D826D9" w:rsidRPr="006852A2">
        <w:t xml:space="preserve">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w:t>
      </w:r>
      <w:ins w:id="958" w:author="Chen Heller" w:date="2023-03-02T15:01:00Z">
        <w:r w:rsidR="00833610">
          <w:t xml:space="preserve">an </w:t>
        </w:r>
      </w:ins>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959" w:author="Chen Heller" w:date="2023-01-03T16:18:00Z"/>
        </w:rPr>
      </w:pPr>
      <w:bookmarkStart w:id="960" w:name="_Toc114485391"/>
      <w:moveToRangeStart w:id="961" w:author="Chen Heller" w:date="2023-01-03T16:18:00Z" w:name="move123655117"/>
      <w:moveTo w:id="962" w:author="Chen Heller" w:date="2023-01-03T16:18:00Z">
        <w:r>
          <w:t>Stimuli</w:t>
        </w:r>
      </w:moveTo>
    </w:p>
    <w:p w14:paraId="0D6912FB" w14:textId="5444B500" w:rsidR="00B65869" w:rsidRDefault="00B65869" w:rsidP="00B65869">
      <w:pPr>
        <w:ind w:firstLine="0"/>
        <w:rPr>
          <w:moveTo w:id="963" w:author="Chen Heller" w:date="2023-01-03T16:18:00Z"/>
        </w:rPr>
      </w:pPr>
      <w:moveTo w:id="964"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del w:id="965" w:author="Chen Heller" w:date="2023-03-02T15:01:00Z">
          <w:r w:rsidRPr="00C3440C" w:rsidDel="00833610">
            <w:rPr>
              <w:rFonts w:hint="cs"/>
              <w:rtl/>
              <w:lang w:bidi="ar-SA"/>
            </w:rPr>
            <w:delText xml:space="preserve"> </w:delText>
          </w:r>
        </w:del>
      </w:moveTo>
      <w:ins w:id="966" w:author="Chen Heller" w:date="2023-03-02T15:01:00Z">
        <w:r w:rsidR="00833610">
          <w:rPr>
            <w:lang w:bidi="ar-SA"/>
          </w:rPr>
          <w:t xml:space="preserve">, </w:t>
        </w:r>
      </w:ins>
      <w:moveTo w:id="967" w:author="Chen Heller" w:date="2023-01-03T16:18:00Z">
        <w:r w:rsidRPr="00C3440C">
          <w:t xml:space="preserve">while prime words </w:t>
        </w:r>
        <w:r>
          <w:t xml:space="preserve">were </w:t>
        </w:r>
        <w:r w:rsidRPr="00C3440C">
          <w:t>written in</w:t>
        </w:r>
      </w:moveTo>
      <w:ins w:id="968" w:author="Chen Heller" w:date="2023-03-02T15:01:00Z">
        <w:r w:rsidR="002D5078">
          <w:t xml:space="preserve"> a</w:t>
        </w:r>
      </w:ins>
      <w:moveTo w:id="969" w:author="Chen Heller" w:date="2023-01-03T16:18:00Z">
        <w:r w:rsidRPr="00C3440C">
          <w:t xml:space="preserve">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970"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971" w:author="Chen Heller" w:date="2023-01-03T16:18:00Z"/>
        </w:rPr>
      </w:pPr>
      <w:moveTo w:id="972" w:author="Chen Heller" w:date="2023-01-03T16:18:00Z">
        <w:r>
          <w:t>Apparatus</w:t>
        </w:r>
      </w:moveTo>
    </w:p>
    <w:p w14:paraId="05A8EE64" w14:textId="634A1BB4" w:rsidR="00B65869" w:rsidRDefault="00B65869" w:rsidP="00B65869">
      <w:pPr>
        <w:ind w:firstLine="0"/>
        <w:rPr>
          <w:ins w:id="973" w:author="Chen Heller" w:date="2023-01-03T16:48:00Z"/>
        </w:rPr>
      </w:pPr>
      <w:moveTo w:id="974" w:author="Chen Heller" w:date="2023-01-03T16:18:00Z">
        <w:r w:rsidRPr="007846C7">
          <w:t xml:space="preserve">The stimulus </w:t>
        </w:r>
        <w:r>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 xml:space="preserve">and </w:t>
        </w:r>
        <w:proofErr w:type="spellStart"/>
        <w:r w:rsidRPr="007846C7">
          <w:t>Psychtoolbox</w:t>
        </w:r>
        <w:proofErr w:type="spellEnd"/>
        <w:r w:rsidRPr="007846C7">
          <w:t xml:space="preserve">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w:t>
        </w:r>
      </w:moveTo>
      <w:ins w:id="975" w:author="Chen Heller" w:date="2023-03-02T15:02:00Z">
        <w:r w:rsidR="00F0759A">
          <w:t xml:space="preserve">a </w:t>
        </w:r>
      </w:ins>
      <w:moveTo w:id="976" w:author="Chen Heller" w:date="2023-01-03T16:18:00Z">
        <w:r w:rsidRPr="007846C7">
          <w:t xml:space="preserve">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977" w:author="Chen Heller" w:date="2023-01-03T16:32:00Z">
          <w:r w:rsidDel="00F770D9">
            <w:delText>40</w:delText>
          </w:r>
        </w:del>
      </w:moveTo>
      <w:ins w:id="978" w:author="Chen Heller" w:date="2023-01-03T16:32:00Z">
        <w:r w:rsidR="00F770D9">
          <w:t>35</w:t>
        </w:r>
      </w:ins>
      <w:moveTo w:id="979"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980" w:author="Chen Heller" w:date="2023-01-17T10:14:00Z">
          <w:r w:rsidDel="008F540B">
            <w:fldChar w:fldCharType="begin"/>
          </w:r>
          <w:r w:rsidDel="008F540B">
            <w:delInstrText xml:space="preserve"> REF _Ref113902132 \h </w:delInstrText>
          </w:r>
        </w:del>
      </w:moveTo>
      <w:del w:id="981" w:author="Chen Heller" w:date="2023-01-17T10:14:00Z"/>
      <w:moveTo w:id="982" w:author="Chen Heller" w:date="2023-01-03T16:18:00Z">
        <w:del w:id="983" w:author="Chen Heller" w:date="2023-01-17T10:14:00Z">
          <w:r w:rsidDel="008F540B">
            <w:fldChar w:fldCharType="separate"/>
          </w:r>
        </w:del>
        <w:del w:id="984" w:author="Chen Heller" w:date="2023-01-04T14:57:00Z">
          <w:r w:rsidDel="00C56E28">
            <w:delText xml:space="preserve">Figure </w:delText>
          </w:r>
        </w:del>
        <w:del w:id="985" w:author="Chen Heller" w:date="2023-01-03T16:33:00Z">
          <w:r w:rsidDel="00F770D9">
            <w:rPr>
              <w:noProof/>
            </w:rPr>
            <w:delText>1</w:delText>
          </w:r>
        </w:del>
        <w:del w:id="986" w:author="Chen Heller" w:date="2023-01-17T10:14:00Z">
          <w:r w:rsidDel="008F540B">
            <w:fldChar w:fldCharType="end"/>
          </w:r>
        </w:del>
      </w:moveTo>
      <w:ins w:id="987" w:author="Chen Heller" w:date="2023-01-17T10:14:00Z">
        <w:r w:rsidR="008F540B">
          <w:t>Figure [ref]</w:t>
        </w:r>
      </w:ins>
      <w:moveTo w:id="988"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989" w:author="Chen Heller" w:date="2023-01-03T16:33:00Z">
          <w:r w:rsidDel="0054169C">
            <w:delText>3</w:delText>
          </w:r>
        </w:del>
      </w:moveTo>
      <w:ins w:id="990" w:author="Chen Heller" w:date="2023-01-03T16:33:00Z">
        <w:r w:rsidR="0054169C">
          <w:t>0.7</w:t>
        </w:r>
      </w:ins>
      <w:moveTo w:id="991" w:author="Chen Heller" w:date="2023-01-03T16:18:00Z">
        <w:r w:rsidRPr="007846C7">
          <w:t>cm</w:t>
        </w:r>
        <w:r>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w:t>
        </w:r>
        <w:proofErr w:type="spellStart"/>
        <w:r w:rsidRPr="007846C7">
          <w:t>NatNet</w:t>
        </w:r>
        <w:proofErr w:type="spellEnd"/>
        <w:r w:rsidRPr="007846C7">
          <w:t xml:space="preserve">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proofErr w:type="spellStart"/>
        <w:r w:rsidRPr="006D3EC2">
          <w:rPr>
            <w:rFonts w:ascii="Times New Roman" w:hAnsi="Times New Roman" w:cs="Times New Roman"/>
            <w:i/>
            <w:iCs/>
          </w:rPr>
          <w:t>NatNet</w:t>
        </w:r>
        <w:proofErr w:type="spellEnd"/>
        <w:r w:rsidRPr="006D3EC2">
          <w:rPr>
            <w:rFonts w:ascii="Times New Roman" w:hAnsi="Times New Roman" w:cs="Times New Roman"/>
            <w:i/>
            <w:iCs/>
          </w:rPr>
          <w:t xml:space="preserve"> SDK</w:t>
        </w:r>
        <w:r w:rsidRPr="006D3EC2">
          <w:rPr>
            <w:rFonts w:ascii="Times New Roman" w:hAnsi="Times New Roman" w:cs="Times New Roman"/>
          </w:rPr>
          <w:t>, 2021)</w:t>
        </w:r>
        <w:r>
          <w:fldChar w:fldCharType="end"/>
        </w:r>
        <w:r>
          <w:t xml:space="preserve"> </w:t>
        </w:r>
        <w:r w:rsidRPr="007846C7">
          <w:t xml:space="preserve">and recorded with </w:t>
        </w:r>
        <w:proofErr w:type="spellStart"/>
        <w:r w:rsidRPr="007846C7">
          <w:t>Matlab</w:t>
        </w:r>
        <w:proofErr w:type="spellEnd"/>
        <w:r w:rsidRPr="007846C7">
          <w:t>.</w:t>
        </w:r>
      </w:moveTo>
      <w:moveToRangeEnd w:id="961"/>
    </w:p>
    <w:p w14:paraId="142171C9" w14:textId="34ECD165" w:rsidR="00854D68" w:rsidRDefault="009A6E21" w:rsidP="00854D68">
      <w:pPr>
        <w:pStyle w:val="NoSpacing"/>
        <w:keepNext/>
        <w:bidi w:val="0"/>
        <w:jc w:val="center"/>
        <w:rPr>
          <w:moveTo w:id="992"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993" w:author="Chen Heller" w:date="2023-01-03T16:48:00Z" w:name="move123656900"/>
    </w:p>
    <w:p w14:paraId="6216D8AD" w14:textId="445C386E" w:rsidR="00854D68" w:rsidRPr="00F630C9" w:rsidDel="00854D68" w:rsidRDefault="00854D68" w:rsidP="00854D68">
      <w:pPr>
        <w:pStyle w:val="Caption"/>
        <w:jc w:val="left"/>
        <w:rPr>
          <w:del w:id="994" w:author="Chen Heller" w:date="2023-01-03T16:48:00Z"/>
          <w:moveTo w:id="995" w:author="Chen Heller" w:date="2023-01-03T16:48:00Z"/>
        </w:rPr>
      </w:pPr>
      <w:bookmarkStart w:id="996" w:name="_Ref113902132"/>
      <w:moveTo w:id="997" w:author="Chen Heller" w:date="2023-01-03T16:48:00Z">
        <w:r>
          <w:t xml:space="preserve">Figure </w:t>
        </w:r>
      </w:moveTo>
      <w:ins w:id="998" w:author="Chen Heller" w:date="2023-03-07T10:20:00Z">
        <w:r w:rsidR="0044043A">
          <w:fldChar w:fldCharType="begin"/>
        </w:r>
        <w:r w:rsidR="0044043A">
          <w:instrText xml:space="preserve"> SEQ Figure \* ARABIC </w:instrText>
        </w:r>
      </w:ins>
      <w:r w:rsidR="0044043A">
        <w:fldChar w:fldCharType="separate"/>
      </w:r>
      <w:ins w:id="999" w:author="Chen Heller" w:date="2023-03-07T10:20:00Z">
        <w:r w:rsidR="0044043A">
          <w:rPr>
            <w:noProof/>
          </w:rPr>
          <w:t>1</w:t>
        </w:r>
        <w:r w:rsidR="0044043A">
          <w:fldChar w:fldCharType="end"/>
        </w:r>
      </w:ins>
      <w:moveTo w:id="1000" w:author="Chen Heller" w:date="2023-01-03T16:48:00Z">
        <w:del w:id="1001" w:author="Chen Heller" w:date="2023-03-07T10:20:00Z">
          <w:r w:rsidDel="0044043A">
            <w:fldChar w:fldCharType="begin"/>
          </w:r>
          <w:r w:rsidDel="0044043A">
            <w:delInstrText xml:space="preserve"> SEQ Figure \* ARABIC </w:delInstrText>
          </w:r>
          <w:r w:rsidDel="0044043A">
            <w:fldChar w:fldCharType="separate"/>
          </w:r>
          <w:r w:rsidDel="0044043A">
            <w:rPr>
              <w:noProof/>
            </w:rPr>
            <w:fldChar w:fldCharType="end"/>
          </w:r>
        </w:del>
        <w:bookmarkEnd w:id="996"/>
        <w:r>
          <w:t xml:space="preserve">. </w:t>
        </w:r>
        <w:r w:rsidRPr="00F630C9">
          <w:t xml:space="preserve">Setup. A participant placing his finger on the starting point which is located </w:t>
        </w:r>
        <w:del w:id="1002" w:author="Chen Heller" w:date="2023-01-09T12:11:00Z">
          <w:r w:rsidRPr="00F630C9" w:rsidDel="004907D7">
            <w:delText>40</w:delText>
          </w:r>
        </w:del>
      </w:moveTo>
      <w:ins w:id="1003" w:author="Chen Heller" w:date="2023-01-09T12:11:00Z">
        <w:r w:rsidR="004907D7">
          <w:t>35</w:t>
        </w:r>
      </w:ins>
      <w:moveTo w:id="1004" w:author="Chen Heller" w:date="2023-01-03T16:48:00Z">
        <w:r w:rsidRPr="00F630C9">
          <w:t>cm away from the screen. The target is positioned 24cm above the starting point and the answers are placed on each of its sides, 20cm apart. Z axis maps the path to and from the screen. X</w:t>
        </w:r>
        <w:del w:id="1005" w:author="Chen Heller" w:date="2023-03-02T15:02:00Z">
          <w:r w:rsidRPr="00F630C9" w:rsidDel="00F0759A">
            <w:delText xml:space="preserve"> </w:delText>
          </w:r>
        </w:del>
      </w:moveTo>
      <w:ins w:id="1006" w:author="Chen Heller" w:date="2023-03-02T15:02:00Z">
        <w:r w:rsidR="00F0759A">
          <w:t>-</w:t>
        </w:r>
      </w:ins>
      <w:moveTo w:id="1007" w:author="Chen Heller" w:date="2023-01-03T16:48:00Z">
        <w:r w:rsidRPr="00F630C9">
          <w:t xml:space="preserve">axis maps the left and right directions. Y axis maps the up </w:t>
        </w:r>
        <w:r w:rsidRPr="001F2731">
          <w:t>and</w:t>
        </w:r>
        <w:r w:rsidRPr="00F630C9">
          <w:t xml:space="preserve"> down directions.</w:t>
        </w:r>
      </w:moveTo>
    </w:p>
    <w:moveToRangeEnd w:id="993"/>
    <w:p w14:paraId="10298409" w14:textId="77777777" w:rsidR="00854D68" w:rsidRDefault="00854D68">
      <w:pPr>
        <w:pStyle w:val="Caption"/>
        <w:jc w:val="left"/>
        <w:rPr>
          <w:ins w:id="1008" w:author="Chen Heller" w:date="2023-01-03T16:18:00Z"/>
        </w:rPr>
        <w:pPrChange w:id="1009" w:author="Chen Heller" w:date="2023-01-03T16:48:00Z">
          <w:pPr>
            <w:pStyle w:val="Heading4"/>
          </w:pPr>
        </w:pPrChange>
      </w:pPr>
    </w:p>
    <w:p w14:paraId="5FC1E55D" w14:textId="485669D9" w:rsidR="00D826D9" w:rsidRDefault="00D826D9">
      <w:pPr>
        <w:pStyle w:val="Heading4"/>
        <w:pPrChange w:id="1010" w:author="Chen Heller" w:date="2023-01-03T16:16:00Z">
          <w:pPr>
            <w:pStyle w:val="Heading3"/>
          </w:pPr>
        </w:pPrChange>
      </w:pPr>
      <w:del w:id="1011" w:author="Chen Heller" w:date="2023-01-03T16:49:00Z">
        <w:r w:rsidDel="00E65EFB">
          <w:lastRenderedPageBreak/>
          <w:delText>Stimuli</w:delText>
        </w:r>
        <w:r w:rsidR="00521037" w:rsidDel="00E65EFB">
          <w:delText xml:space="preserve">, Apparatus and </w:delText>
        </w:r>
      </w:del>
      <w:r>
        <w:t>Procedure</w:t>
      </w:r>
      <w:bookmarkEnd w:id="960"/>
    </w:p>
    <w:p w14:paraId="50606ED1" w14:textId="0465BF03" w:rsidR="0018190B" w:rsidRDefault="00521037" w:rsidP="00D966CD">
      <w:pPr>
        <w:ind w:firstLine="0"/>
        <w:rPr>
          <w:ins w:id="1012" w:author="Chen Heller" w:date="2023-01-31T13:01:00Z"/>
        </w:rPr>
      </w:pPr>
      <w:del w:id="1013"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1014" w:author="Chen Heller" w:date="2023-01-03T16:51:00Z">
        <w:r w:rsidR="00D826D9" w:rsidDel="007156FD">
          <w:delText>two</w:delText>
        </w:r>
        <w:r w:rsidDel="007156FD">
          <w:delText xml:space="preserve"> </w:delText>
        </w:r>
      </w:del>
      <w:ins w:id="1015"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1016" w:author="Chen Heller" w:date="2023-01-17T10:00:00Z">
        <w:r w:rsidR="00E94313" w:rsidRPr="00E94313">
          <w:t xml:space="preserve"> </w:t>
        </w:r>
        <w:r w:rsidR="00E94313">
          <w:t>with their order counterbalanced between participants</w:t>
        </w:r>
      </w:ins>
      <w:del w:id="1017" w:author="Chen Heller" w:date="2023-01-17T10:01:00Z">
        <w:r w:rsidDel="00E94313">
          <w:delText xml:space="preserve">, </w:delText>
        </w:r>
      </w:del>
      <w:ins w:id="1018" w:author="Chen Heller" w:date="2023-01-17T10:01:00Z">
        <w:r w:rsidR="00E94313">
          <w:t xml:space="preserve">. </w:t>
        </w:r>
      </w:ins>
      <w:del w:id="1019" w:author="Chen Heller" w:date="2023-01-17T10:01:00Z">
        <w:r w:rsidDel="00CD3FA4">
          <w:delText xml:space="preserve">one </w:delText>
        </w:r>
      </w:del>
      <w:ins w:id="1020" w:author="Chen Heller" w:date="2023-01-17T10:01:00Z">
        <w:r w:rsidR="00CD3FA4">
          <w:t xml:space="preserve">One session </w:t>
        </w:r>
      </w:ins>
      <w:r>
        <w:t>for keyboard response and the other for motion tracking</w:t>
      </w:r>
      <w:del w:id="1021" w:author="Chen Heller" w:date="2023-01-17T10:01:00Z">
        <w:r w:rsidDel="00CD3FA4">
          <w:delText>.</w:delText>
        </w:r>
        <w:r w:rsidR="00D826D9" w:rsidRPr="00400416" w:rsidDel="00CD3FA4">
          <w:delText xml:space="preserve"> </w:delText>
        </w:r>
        <w:r w:rsidDel="00CD3FA4">
          <w:delText>E</w:delText>
        </w:r>
      </w:del>
      <w:ins w:id="1022"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1023"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1024"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1025" w:author="Chen Heller" w:date="2023-01-31T12:58:00Z">
        <w:r w:rsidR="00D826D9" w:rsidRPr="00400416" w:rsidDel="003A469D">
          <w:delText xml:space="preserve">Stimuli order </w:delText>
        </w:r>
      </w:del>
      <w:del w:id="1026" w:author="Chen Heller" w:date="2023-01-03T16:56:00Z">
        <w:r w:rsidR="00D826D9" w:rsidDel="009F7DBA">
          <w:delText xml:space="preserve">in the experimental blocks </w:delText>
        </w:r>
      </w:del>
      <w:del w:id="1027"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1028"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1029" w:author="Chen Heller" w:date="2023-02-26T12:21:00Z">
        <w:r w:rsidR="00D826D9" w:rsidDel="000D53BB">
          <w:delText xml:space="preserve"> </w:delText>
        </w:r>
      </w:del>
      <w:ins w:id="1030" w:author="Chen Heller" w:date="2023-01-03T17:02:00Z">
        <w:r w:rsidR="00927E7D" w:rsidRPr="00400416">
          <w:t>The procedure</w:t>
        </w:r>
      </w:ins>
      <w:ins w:id="1031" w:author="Chen Heller" w:date="2023-01-31T13:02:00Z">
        <w:r w:rsidR="00AF2593">
          <w:t xml:space="preserve"> wi</w:t>
        </w:r>
      </w:ins>
      <w:ins w:id="1032" w:author="Chen Heller" w:date="2023-01-31T13:03:00Z">
        <w:r w:rsidR="00AF2593">
          <w:t>thin each block</w:t>
        </w:r>
      </w:ins>
      <w:ins w:id="1033" w:author="Chen Heller" w:date="2023-01-03T17:02:00Z">
        <w:r w:rsidR="00927E7D" w:rsidRPr="00400416">
          <w:t xml:space="preserve"> closely follow</w:t>
        </w:r>
        <w:r w:rsidR="00927E7D">
          <w:t>ed</w:t>
        </w:r>
        <w:r w:rsidR="00927E7D" w:rsidRPr="00400416">
          <w:t xml:space="preserve"> the one used </w:t>
        </w:r>
      </w:ins>
      <w:ins w:id="1034" w:author="Chen Heller" w:date="2023-03-02T15:02:00Z">
        <w:r w:rsidR="00B75831">
          <w:t>by</w:t>
        </w:r>
      </w:ins>
      <w:ins w:id="1035" w:author="Chen Heller" w:date="2023-01-03T17:02:00Z">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natural/artificial item by </w:t>
        </w:r>
      </w:ins>
      <w:ins w:id="1036" w:author="Chen Heller" w:date="2023-01-03T17:03:00Z">
        <w:r w:rsidR="007D52A6">
          <w:t xml:space="preserve">selecting the </w:t>
        </w:r>
      </w:ins>
      <w:ins w:id="1037" w:author="Chen Heller" w:date="2023-01-03T17:02:00Z">
        <w:r w:rsidR="00927E7D" w:rsidRPr="00400416">
          <w:t>side of the screen that contain</w:t>
        </w:r>
      </w:ins>
      <w:ins w:id="1038" w:author="Chen Heller" w:date="2023-01-03T17:03:00Z">
        <w:r w:rsidR="008918D3">
          <w:t>s</w:t>
        </w:r>
      </w:ins>
      <w:ins w:id="1039" w:author="Chen Heller" w:date="2023-01-03T17:02:00Z">
        <w:r w:rsidR="00927E7D" w:rsidRPr="00400416">
          <w:t xml:space="preserve"> the appropriate category </w:t>
        </w:r>
        <w:r w:rsidR="00927E7D">
          <w:t>(</w:t>
        </w:r>
      </w:ins>
      <w:ins w:id="1040" w:author="Chen Heller" w:date="2023-01-17T10:14:00Z">
        <w:r w:rsidR="008F540B">
          <w:t>Figure [ref]</w:t>
        </w:r>
      </w:ins>
      <w:ins w:id="1041" w:author="Chen Heller" w:date="2023-01-03T17:02:00Z">
        <w:r w:rsidR="00927E7D" w:rsidRPr="00400416">
          <w:t>).</w:t>
        </w:r>
      </w:ins>
      <w:ins w:id="1042" w:author="Chen Heller" w:date="2023-01-03T17:04:00Z">
        <w:r w:rsidR="00F0246E">
          <w:t xml:space="preserve"> </w:t>
        </w:r>
      </w:ins>
      <w:ins w:id="1043" w:author="Chen Heller" w:date="2023-01-17T10:15:00Z">
        <w:r w:rsidR="001946E1">
          <w:t xml:space="preserve">Following the guidelines set up </w:t>
        </w:r>
      </w:ins>
      <w:ins w:id="1044" w:author="Chen Heller" w:date="2023-03-02T15:02:00Z">
        <w:r w:rsidR="00B75831">
          <w:t>by</w:t>
        </w:r>
      </w:ins>
      <w:ins w:id="1045" w:author="Chen Heller" w:date="2023-01-17T10:15:00Z">
        <w:r w:rsidR="001946E1">
          <w:t xml:space="preserve"> </w:t>
        </w:r>
      </w:ins>
      <w:ins w:id="1046" w:author="Chen Heller" w:date="2023-01-03T17:19:00Z">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ins>
      <w:ins w:id="1047" w:author="Chen Heller" w:date="2023-01-17T10:14:00Z">
        <w:r w:rsidR="00FE196C">
          <w:t>,</w:t>
        </w:r>
      </w:ins>
      <w:ins w:id="1048" w:author="Chen Heller" w:date="2023-01-03T17:19:00Z">
        <w:r w:rsidR="00621802">
          <w:t xml:space="preserve"> </w:t>
        </w:r>
      </w:ins>
      <w:moveToRangeStart w:id="1049" w:author="Chen Heller" w:date="2023-01-03T17:14:00Z" w:name="move123658468"/>
      <w:moveTo w:id="1050" w:author="Chen Heller" w:date="2023-01-03T17:14:00Z">
        <w:del w:id="1051" w:author="Chen Heller" w:date="2023-01-03T17:14:00Z">
          <w:r w:rsidR="00067907" w:rsidDel="00067907">
            <w:delText xml:space="preserve">timing was adjusted so that </w:delText>
          </w:r>
        </w:del>
      </w:moveTo>
      <w:ins w:id="1052" w:author="Chen Heller" w:date="2023-01-31T13:04:00Z">
        <w:r w:rsidR="00620B0A">
          <w:t xml:space="preserve">in the reaching session </w:t>
        </w:r>
      </w:ins>
      <w:ins w:id="1053" w:author="Chen Heller" w:date="2023-01-04T13:15:00Z">
        <w:r w:rsidR="00E23537">
          <w:t xml:space="preserve">the finger had to leave the starting point </w:t>
        </w:r>
      </w:ins>
      <w:ins w:id="1054" w:author="Chen Heller" w:date="2023-01-04T13:18:00Z">
        <w:r w:rsidR="0053116D">
          <w:t>within</w:t>
        </w:r>
      </w:ins>
      <w:ins w:id="1055" w:author="Chen Heller" w:date="2023-01-04T13:17:00Z">
        <w:r w:rsidR="00F032C8">
          <w:t xml:space="preserve"> </w:t>
        </w:r>
      </w:ins>
      <w:ins w:id="1056" w:author="Chen Heller" w:date="2023-01-04T13:15:00Z">
        <w:r w:rsidR="00E23537">
          <w:t>100ms</w:t>
        </w:r>
      </w:ins>
      <w:ins w:id="1057" w:author="Chen Heller" w:date="2023-01-04T13:18:00Z">
        <w:r w:rsidR="0053116D">
          <w:t>-</w:t>
        </w:r>
      </w:ins>
      <w:ins w:id="1058" w:author="Chen Heller" w:date="2023-01-04T13:16:00Z">
        <w:r w:rsidR="00E23537">
          <w:t xml:space="preserve">320ms </w:t>
        </w:r>
      </w:ins>
      <w:ins w:id="1059" w:author="Chen Heller" w:date="2023-02-26T12:22:00Z">
        <w:r w:rsidR="00576271">
          <w:t>post</w:t>
        </w:r>
      </w:ins>
      <w:ins w:id="1060" w:author="Chen Heller" w:date="2023-01-04T13:18:00Z">
        <w:r w:rsidR="0053116D">
          <w:t xml:space="preserve"> target presentation</w:t>
        </w:r>
      </w:ins>
      <w:ins w:id="1061" w:author="Chen Heller" w:date="2023-01-04T13:19:00Z">
        <w:r w:rsidR="00472EEB">
          <w:t xml:space="preserve"> and then reach the screen within 420ms</w:t>
        </w:r>
      </w:ins>
      <w:moveTo w:id="1062" w:author="Chen Heller" w:date="2023-01-03T17:14:00Z">
        <w:del w:id="1063" w:author="Chen Heller" w:date="2023-01-04T13:19:00Z">
          <w:r w:rsidR="00067907" w:rsidDel="00472EEB">
            <w:delText>movements had to start before 3</w:delText>
          </w:r>
        </w:del>
        <w:del w:id="1064" w:author="Chen Heller" w:date="2023-01-03T17:14:00Z">
          <w:r w:rsidR="00067907" w:rsidDel="008C05C0">
            <w:delText>3</w:delText>
          </w:r>
        </w:del>
        <w:del w:id="1065" w:author="Chen Heller" w:date="2023-01-04T13:19:00Z">
          <w:r w:rsidR="00067907" w:rsidDel="00472EEB">
            <w:delText>0ms had passedand last no longer than 4</w:delText>
          </w:r>
        </w:del>
        <w:del w:id="1066" w:author="Chen Heller" w:date="2023-01-03T17:14:00Z">
          <w:r w:rsidR="00067907" w:rsidDel="008C05C0">
            <w:delText>3</w:delText>
          </w:r>
        </w:del>
        <w:del w:id="1067" w:author="Chen Heller" w:date="2023-01-04T13:19:00Z">
          <w:r w:rsidR="00067907" w:rsidDel="00472EEB">
            <w:delText>0ms</w:delText>
          </w:r>
        </w:del>
        <w:r w:rsidR="00067907">
          <w:t xml:space="preserve">. </w:t>
        </w:r>
      </w:moveTo>
      <w:ins w:id="1068" w:author="Chen Heller" w:date="2023-01-04T13:19:00Z">
        <w:r w:rsidR="00472EEB">
          <w:t>The finger left the starting point when it</w:t>
        </w:r>
      </w:ins>
      <w:moveTo w:id="1069" w:author="Chen Heller" w:date="2023-01-03T17:14:00Z">
        <w:del w:id="1070" w:author="Chen Heller" w:date="2023-01-04T13:20:00Z">
          <w:r w:rsidR="00067907" w:rsidDel="00472EEB">
            <w:delText>Movement started when the finger</w:delText>
          </w:r>
        </w:del>
        <w:r w:rsidR="00067907">
          <w:t xml:space="preserve"> was </w:t>
        </w:r>
        <w:del w:id="1071" w:author="Chen Heller" w:date="2023-01-03T17:20:00Z">
          <w:r w:rsidR="00067907" w:rsidDel="00343602">
            <w:delText>2</w:delText>
          </w:r>
        </w:del>
      </w:moveTo>
      <w:ins w:id="1072" w:author="Chen Heller" w:date="2023-01-03T17:20:00Z">
        <w:r w:rsidR="00343602">
          <w:t>1</w:t>
        </w:r>
      </w:ins>
      <w:moveTo w:id="1073" w:author="Chen Heller" w:date="2023-01-03T17:14:00Z">
        <w:r w:rsidR="00067907">
          <w:t xml:space="preserve">cm away from </w:t>
        </w:r>
        <w:del w:id="1074" w:author="Chen Heller" w:date="2023-01-04T13:20:00Z">
          <w:r w:rsidR="00067907" w:rsidDel="00472EEB">
            <w:delText xml:space="preserve">the starting point </w:delText>
          </w:r>
        </w:del>
      </w:moveTo>
      <w:ins w:id="1075" w:author="Chen Heller" w:date="2023-01-04T13:20:00Z">
        <w:r w:rsidR="00472EEB">
          <w:t xml:space="preserve">it </w:t>
        </w:r>
      </w:ins>
      <w:moveTo w:id="1076" w:author="Chen Heller" w:date="2023-01-03T17:14:00Z">
        <w:r w:rsidR="00067907">
          <w:t xml:space="preserve">(Euclidean distance) and </w:t>
        </w:r>
        <w:del w:id="1077" w:author="Chen Heller" w:date="2023-01-04T13:20:00Z">
          <w:r w:rsidR="00067907" w:rsidDel="003338F6">
            <w:delText xml:space="preserve">ended </w:delText>
          </w:r>
        </w:del>
      </w:moveTo>
      <w:ins w:id="1078" w:author="Chen Heller" w:date="2023-01-04T13:20:00Z">
        <w:r w:rsidR="003338F6">
          <w:t xml:space="preserve">reached the screen </w:t>
        </w:r>
      </w:ins>
      <w:moveTo w:id="1079" w:author="Chen Heller" w:date="2023-01-03T17:14:00Z">
        <w:r w:rsidR="00067907">
          <w:t xml:space="preserve">when it was </w:t>
        </w:r>
        <w:del w:id="1080" w:author="Chen Heller" w:date="2023-01-03T17:15:00Z">
          <w:r w:rsidR="00067907" w:rsidDel="008C05C0">
            <w:delText>3</w:delText>
          </w:r>
        </w:del>
      </w:moveTo>
      <w:ins w:id="1081" w:author="Chen Heller" w:date="2023-01-03T17:15:00Z">
        <w:r w:rsidR="008C05C0">
          <w:t>0.7</w:t>
        </w:r>
      </w:ins>
      <w:moveTo w:id="1082" w:author="Chen Heller" w:date="2023-01-03T17:14:00Z">
        <w:r w:rsidR="00067907">
          <w:t xml:space="preserve">cm </w:t>
        </w:r>
        <w:del w:id="1083" w:author="Chen Heller" w:date="2023-01-04T13:20:00Z">
          <w:r w:rsidR="00067907" w:rsidDel="003338F6">
            <w:delText xml:space="preserve">away </w:delText>
          </w:r>
        </w:del>
        <w:r w:rsidR="00067907">
          <w:t xml:space="preserve">from </w:t>
        </w:r>
        <w:del w:id="1084" w:author="Chen Heller" w:date="2023-01-04T13:20:00Z">
          <w:r w:rsidR="00067907" w:rsidDel="003338F6">
            <w:delText>the screen</w:delText>
          </w:r>
        </w:del>
      </w:moveTo>
      <w:ins w:id="1085" w:author="Chen Heller" w:date="2023-01-17T10:19:00Z">
        <w:r w:rsidR="004802F2">
          <w:t>the screen</w:t>
        </w:r>
      </w:ins>
      <w:moveTo w:id="1086" w:author="Chen Heller" w:date="2023-01-03T17:14:00Z">
        <w:r w:rsidR="00067907">
          <w:t xml:space="preserve"> (on the Z axis). </w:t>
        </w:r>
      </w:moveTo>
      <w:ins w:id="1087" w:author="Chen Heller" w:date="2023-01-03T17:24:00Z">
        <w:r w:rsidR="007546C5">
          <w:t xml:space="preserve">Early or </w:t>
        </w:r>
      </w:ins>
      <w:moveTo w:id="1088" w:author="Chen Heller" w:date="2023-01-03T17:14:00Z">
        <w:del w:id="1089" w:author="Chen Heller" w:date="2023-01-03T17:24:00Z">
          <w:r w:rsidR="00067907" w:rsidDel="007546C5">
            <w:delText>L</w:delText>
          </w:r>
        </w:del>
      </w:moveTo>
      <w:ins w:id="1090" w:author="Chen Heller" w:date="2023-01-03T17:24:00Z">
        <w:r w:rsidR="007546C5">
          <w:t>l</w:t>
        </w:r>
      </w:ins>
      <w:moveTo w:id="1091" w:author="Chen Heller" w:date="2023-01-03T17:14:00Z">
        <w:r w:rsidR="00067907">
          <w:t>ate initiations</w:t>
        </w:r>
      </w:moveTo>
      <w:ins w:id="1092" w:author="Chen Heller" w:date="2023-03-02T15:03:00Z">
        <w:r w:rsidR="00F560F9">
          <w:t>,</w:t>
        </w:r>
      </w:ins>
      <w:moveTo w:id="1093" w:author="Chen Heller" w:date="2023-01-03T17:14:00Z">
        <w:r w:rsidR="00067907">
          <w:t xml:space="preserve"> </w:t>
        </w:r>
      </w:moveTo>
      <w:ins w:id="1094" w:author="Chen Heller" w:date="2023-01-03T17:24:00Z">
        <w:r w:rsidR="007546C5">
          <w:t>as well as</w:t>
        </w:r>
      </w:ins>
      <w:moveTo w:id="1095" w:author="Chen Heller" w:date="2023-01-03T17:14:00Z">
        <w:del w:id="1096" w:author="Chen Heller" w:date="2023-01-03T17:24:00Z">
          <w:r w:rsidR="00067907" w:rsidDel="007546C5">
            <w:delText>and</w:delText>
          </w:r>
        </w:del>
        <w:r w:rsidR="00067907">
          <w:t xml:space="preserve"> long durations</w:t>
        </w:r>
      </w:moveTo>
      <w:ins w:id="1097" w:author="Chen Heller" w:date="2023-03-02T15:03:00Z">
        <w:r w:rsidR="00F560F9">
          <w:t>,</w:t>
        </w:r>
      </w:ins>
      <w:moveTo w:id="1098" w:author="Chen Heller" w:date="2023-01-03T17:14:00Z">
        <w:r w:rsidR="00067907">
          <w:t xml:space="preserve"> were followed by a </w:t>
        </w:r>
      </w:moveTo>
      <w:ins w:id="1099" w:author="Chen Heller" w:date="2023-01-03T17:24:00Z">
        <w:r w:rsidR="007546C5">
          <w:t xml:space="preserve">"Too Early", </w:t>
        </w:r>
      </w:ins>
      <w:moveTo w:id="1100" w:author="Chen Heller" w:date="2023-01-03T17:14:00Z">
        <w:r w:rsidR="00067907">
          <w:t>"Too late" and "Too slow" feedback</w:t>
        </w:r>
        <w:del w:id="1101" w:author="Chen Heller" w:date="2023-03-02T15:04:00Z">
          <w:r w:rsidR="00067907" w:rsidDel="00F560F9">
            <w:delText>s</w:delText>
          </w:r>
        </w:del>
        <w:r w:rsidR="00067907">
          <w:t xml:space="preserve">, </w:t>
        </w:r>
        <w:r w:rsidR="00067907">
          <w:lastRenderedPageBreak/>
          <w:t>respectively.</w:t>
        </w:r>
      </w:moveTo>
      <w:moveToRangeEnd w:id="1049"/>
      <w:r w:rsidR="00A03C3E">
        <w:t xml:space="preserve"> </w:t>
      </w:r>
      <w:ins w:id="1102" w:author="Chen Heller" w:date="2023-01-03T17:24:00Z">
        <w:r w:rsidR="007546C5">
          <w:t xml:space="preserve">The purpose of the "Too early" feedback was to prevent predictive responses, which are planned before the stimulus is displayed and are therefore less affected by it. </w:t>
        </w:r>
      </w:ins>
      <w:del w:id="1103" w:author="Chen Heller" w:date="2023-01-03T17:43:00Z">
        <w:r w:rsidR="00450658" w:rsidDel="004C41F7">
          <w:delText xml:space="preserve">to </w:delText>
        </w:r>
      </w:del>
      <w:ins w:id="1104"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task</w:t>
      </w:r>
      <w:ins w:id="1105" w:author="Chen Heller" w:date="2023-03-02T15:04:00Z">
        <w:r w:rsidR="007D1787">
          <w:t>,</w:t>
        </w:r>
      </w:ins>
      <w:r w:rsidR="00D826D9">
        <w:t xml:space="preserve"> participants pressed </w:t>
      </w:r>
      <w:ins w:id="1106" w:author="Chen Heller" w:date="2023-03-02T15:04:00Z">
        <w:r w:rsidR="000265A6">
          <w:t xml:space="preserve">the </w:t>
        </w:r>
      </w:ins>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w:t>
      </w:r>
      <w:del w:id="1107" w:author="Chen Heller" w:date="2023-03-02T15:04:00Z">
        <w:r w:rsidR="00D826D9" w:rsidDel="007D1787">
          <w:delText xml:space="preserve">Response </w:delText>
        </w:r>
      </w:del>
      <w:ins w:id="1108" w:author="Chen Heller" w:date="2023-03-02T15:04:00Z">
        <w:r w:rsidR="007D1787">
          <w:t xml:space="preserve">The response </w:t>
        </w:r>
      </w:ins>
      <w:r w:rsidR="00D826D9">
        <w:t xml:space="preserve">had to be given within a time window of 100-740ms from </w:t>
      </w:r>
      <w:ins w:id="1109" w:author="Chen Heller" w:date="2023-03-02T15:05:00Z">
        <w:r w:rsidR="00074E7D">
          <w:t xml:space="preserve">the </w:t>
        </w:r>
      </w:ins>
      <w:r w:rsidR="00D826D9">
        <w:t>target display, otherwise "Too Early"/ "Too Late" feedback was given.</w:t>
      </w:r>
      <w:del w:id="1110" w:author="Chen Heller" w:date="2023-01-31T13:00:00Z">
        <w:r w:rsidR="00D826D9" w:rsidDel="0081292B">
          <w:delText xml:space="preserve"> </w:delText>
        </w:r>
      </w:del>
      <w:ins w:id="1111" w:author="Chen Heller" w:date="2023-01-17T10:47:00Z">
        <w:r w:rsidR="007B4B60" w:rsidDel="00A6338E">
          <w:t xml:space="preserve"> </w:t>
        </w:r>
      </w:ins>
      <w:ins w:id="1112" w:author="Chen Heller" w:date="2023-01-03T17:10:00Z">
        <w:r w:rsidR="009A7DF2" w:rsidRPr="00400416">
          <w:t xml:space="preserve">After </w:t>
        </w:r>
      </w:ins>
      <w:ins w:id="1113" w:author="Chen Heller" w:date="2023-01-31T13:00:00Z">
        <w:r w:rsidR="0081292B">
          <w:t>c</w:t>
        </w:r>
      </w:ins>
      <w:ins w:id="1114"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w:t>
        </w:r>
      </w:ins>
      <w:ins w:id="1115" w:author="Chen Heller" w:date="2023-03-02T15:05:00Z">
        <w:r w:rsidR="004F0152">
          <w:t>The r</w:t>
        </w:r>
      </w:ins>
      <w:ins w:id="1116" w:author="Chen Heller" w:date="2023-01-03T17:10:00Z">
        <w:r w:rsidR="009A7DF2" w:rsidRPr="00400416">
          <w:t xml:space="preserve">esponse </w:t>
        </w:r>
        <w:r w:rsidR="009A7DF2">
          <w:t xml:space="preserve">was </w:t>
        </w:r>
        <w:r w:rsidR="009A7DF2" w:rsidRPr="00400416">
          <w:t xml:space="preserve">given in an identical fashion to the target classification task, within a </w:t>
        </w:r>
        <w:r w:rsidR="009A7DF2">
          <w:t xml:space="preserve">7 </w:t>
        </w:r>
        <w:proofErr w:type="gramStart"/>
        <w:r w:rsidR="009A7DF2" w:rsidRPr="00400416">
          <w:t>seconds</w:t>
        </w:r>
        <w:proofErr w:type="gramEnd"/>
        <w:r w:rsidR="009A7DF2" w:rsidRPr="00400416">
          <w:t xml:space="preserve">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117" w:author="Chen Heller" w:date="2023-01-31T12:59:00Z">
        <w:r w:rsidR="0081292B">
          <w:t xml:space="preserve"> </w:t>
        </w:r>
      </w:ins>
    </w:p>
    <w:p w14:paraId="47D0B8F3" w14:textId="1F646301" w:rsidR="00931AFD" w:rsidRDefault="00671036">
      <w:pPr>
        <w:rPr>
          <w:ins w:id="1118" w:author="Chen Heller" w:date="2023-01-31T13:00:00Z"/>
        </w:rPr>
        <w:pPrChange w:id="1119" w:author="Chen Heller" w:date="2023-01-31T13:28:00Z">
          <w:pPr>
            <w:ind w:firstLine="0"/>
          </w:pPr>
        </w:pPrChange>
      </w:pPr>
      <w:ins w:id="1120" w:author="Chen Heller" w:date="2023-01-31T13:18:00Z">
        <w:r>
          <w:t xml:space="preserve">The word </w:t>
        </w:r>
      </w:ins>
      <w:ins w:id="1121" w:author="Chen Heller" w:date="2023-01-31T13:19:00Z">
        <w:r w:rsidR="00210665">
          <w:t xml:space="preserve">stimuli </w:t>
        </w:r>
      </w:ins>
      <w:ins w:id="1122" w:author="Chen Heller" w:date="2023-01-31T13:20:00Z">
        <w:r w:rsidR="00DB26C5">
          <w:t xml:space="preserve">included </w:t>
        </w:r>
      </w:ins>
      <w:ins w:id="1123" w:author="Chen Heller" w:date="2023-01-31T13:19:00Z">
        <w:r w:rsidR="00210665">
          <w:t>natural and artificial ite</w:t>
        </w:r>
      </w:ins>
      <w:ins w:id="1124" w:author="Chen Heller" w:date="2023-01-31T13:20:00Z">
        <w:r w:rsidR="00634A8C">
          <w:t>m</w:t>
        </w:r>
      </w:ins>
      <w:ins w:id="1125" w:author="Chen Heller" w:date="2023-01-31T13:19:00Z">
        <w:r w:rsidR="00210665">
          <w:t>s</w:t>
        </w:r>
      </w:ins>
      <w:ins w:id="1126" w:author="Chen Heller" w:date="2023-01-31T13:21:00Z">
        <w:r w:rsidR="00E91A80">
          <w:t xml:space="preserve"> so that h</w:t>
        </w:r>
      </w:ins>
      <w:ins w:id="1127" w:author="Chen Heller" w:date="2023-01-31T13:01:00Z">
        <w:r w:rsidR="00931AFD" w:rsidRPr="00400416">
          <w:t xml:space="preserve">alf </w:t>
        </w:r>
      </w:ins>
      <w:ins w:id="1128" w:author="Chen Heller" w:date="2023-01-31T13:10:00Z">
        <w:r w:rsidR="00435280">
          <w:t xml:space="preserve">of the </w:t>
        </w:r>
      </w:ins>
      <w:ins w:id="1129" w:author="Chen Heller" w:date="2023-01-31T13:01:00Z">
        <w:r w:rsidR="00931AFD" w:rsidRPr="00400416">
          <w:t xml:space="preserve">targets </w:t>
        </w:r>
      </w:ins>
      <w:ins w:id="1130" w:author="Chen Heller" w:date="2023-01-31T13:19:00Z">
        <w:r w:rsidR="00210665">
          <w:t xml:space="preserve">described </w:t>
        </w:r>
      </w:ins>
      <w:ins w:id="1131"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132" w:author="Chen Heller" w:date="2023-01-31T13:22:00Z">
        <w:r w:rsidR="003D177E">
          <w:t>i</w:t>
        </w:r>
      </w:ins>
      <w:ins w:id="1133"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134" w:author="Chen Heller" w:date="2023-01-31T13:27:00Z">
        <w:r w:rsidR="004D1A49" w:rsidRPr="00400416">
          <w:t xml:space="preserve">In the congruent condition the prime </w:t>
        </w:r>
        <w:r w:rsidR="004D1A49">
          <w:t xml:space="preserve">was </w:t>
        </w:r>
        <w:r w:rsidR="004D1A49" w:rsidRPr="00400416">
          <w:t>identical to the target word;</w:t>
        </w:r>
      </w:ins>
      <w:ins w:id="1135" w:author="Chen Heller" w:date="2023-01-31T13:01:00Z">
        <w:r w:rsidR="00931AFD" w:rsidRPr="00400416">
          <w:t xml:space="preserve"> (b) </w:t>
        </w:r>
      </w:ins>
      <w:ins w:id="1136" w:author="Chen Heller" w:date="2023-01-31T13:28:00Z">
        <w:r w:rsidR="004D1A49" w:rsidRPr="00400416">
          <w:t xml:space="preserve">In the incongruent condition, a prime which doesn't share letters in common locations with the target </w:t>
        </w:r>
        <w:r w:rsidR="004D1A49">
          <w:t xml:space="preserve">was </w:t>
        </w:r>
        <w:r w:rsidR="004D1A49" w:rsidRPr="00400416">
          <w:t>selected from the alternative category (artificial/natural)</w:t>
        </w:r>
      </w:ins>
      <w:ins w:id="1137" w:author="Chen Heller" w:date="2023-01-31T13:29:00Z">
        <w:r w:rsidR="003F3DFE">
          <w:t>.</w:t>
        </w:r>
      </w:ins>
      <w:ins w:id="1138" w:author="Chen Heller" w:date="2023-01-31T13:28:00Z">
        <w:r w:rsidR="004D1A49">
          <w:t xml:space="preserve"> </w:t>
        </w:r>
      </w:ins>
      <w:ins w:id="1139"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w:t>
        </w:r>
        <w:r w:rsidR="003F3DFE" w:rsidRPr="00400416">
          <w:lastRenderedPageBreak/>
          <w:t xml:space="preserve">by "PHONE", while in the incongruent condition it </w:t>
        </w:r>
        <w:r w:rsidR="003F3DFE">
          <w:t xml:space="preserve">could </w:t>
        </w:r>
        <w:r w:rsidR="003F3DFE" w:rsidRPr="00400416">
          <w:t>be preceded by "GRASS"</w:t>
        </w:r>
        <w:r w:rsidR="003F3DFE">
          <w:t>;</w:t>
        </w:r>
        <w:r w:rsidR="003F3DFE" w:rsidRPr="00400416">
          <w:t xml:space="preserve"> </w:t>
        </w:r>
      </w:ins>
      <w:ins w:id="1140" w:author="Chen Heller" w:date="2023-01-31T13:01:00Z">
        <w:r w:rsidR="00931AFD" w:rsidRPr="00400416">
          <w:t xml:space="preserve">(c) </w:t>
        </w:r>
      </w:ins>
      <w:ins w:id="1141"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1142" w:author="Chen Heller" w:date="2023-01-31T13:01:00Z">
        <w:r w:rsidR="00931AFD" w:rsidRPr="00400416">
          <w:t xml:space="preserve">(d) </w:t>
        </w:r>
      </w:ins>
      <w:ins w:id="1143"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144" w:author="Chen Heller" w:date="2023-01-31T13:01:00Z">
        <w:r w:rsidR="00931AFD" w:rsidRPr="00400416">
          <w:t xml:space="preserve">(e) </w:t>
        </w:r>
      </w:ins>
      <w:ins w:id="1145"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146" w:author="Chen Heller" w:date="2023-01-31T13:26:00Z">
        <w:r w:rsidR="004D1A49">
          <w:t>(f</w:t>
        </w:r>
      </w:ins>
      <w:ins w:id="1147" w:author="Chen Heller" w:date="2023-01-31T13:27:00Z">
        <w:r w:rsidR="004D1A49">
          <w:t xml:space="preserve">) </w:t>
        </w:r>
      </w:ins>
      <w:ins w:id="1148" w:author="Chen Heller" w:date="2023-01-31T13:28:00Z">
        <w:r w:rsidR="00A85020" w:rsidRPr="00400416">
          <w:t>A target never repeat</w:t>
        </w:r>
        <w:r w:rsidR="00A85020">
          <w:t>ed</w:t>
        </w:r>
        <w:r w:rsidR="00A85020" w:rsidRPr="00400416">
          <w:t xml:space="preserve"> in the same block</w:t>
        </w:r>
        <w:r w:rsidR="00A85020">
          <w:t xml:space="preserve">. </w:t>
        </w:r>
      </w:ins>
      <w:ins w:id="1149"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049BFC60" w:rsidR="0018190B" w:rsidRDefault="0018190B">
      <w:pPr>
        <w:rPr>
          <w:ins w:id="1150" w:author="Chen Heller" w:date="2023-01-31T13:00:00Z"/>
        </w:rPr>
        <w:pPrChange w:id="1151" w:author="Chen Heller" w:date="2023-01-31T13:01:00Z">
          <w:pPr>
            <w:ind w:firstLine="0"/>
          </w:pPr>
        </w:pPrChange>
      </w:pPr>
      <w:ins w:id="1152"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w:t>
        </w:r>
      </w:ins>
      <w:ins w:id="1153" w:author="Chen Heller" w:date="2023-03-02T15:05:00Z">
        <w:r w:rsidR="00091DE6">
          <w:t>Z-</w:t>
        </w:r>
      </w:ins>
      <w:ins w:id="1154" w:author="Chen Heller" w:date="2023-01-31T13:00:00Z">
        <w:r>
          <w:t xml:space="preserve">axis – than the distance between the starting point and the screen, minus a three-centimeter allowance that accounts for small variations in reaching onset. Additional problematic responses were </w:t>
        </w:r>
        <w:commentRangeStart w:id="1155"/>
        <w:r>
          <w:t xml:space="preserve">"Too Early" and "Too Late" </w:t>
        </w:r>
        <w:commentRangeEnd w:id="1155"/>
        <w:r>
          <w:rPr>
            <w:rStyle w:val="CommentReference"/>
          </w:rPr>
          <w:commentReference w:id="1155"/>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commentRangeStart w:id="1156"/>
        <w:r>
          <w:rPr>
            <w:i/>
            <w:iCs/>
          </w:rPr>
          <w:t>Valid trials</w:t>
        </w:r>
        <w:r>
          <w:t xml:space="preserve"> </w:t>
        </w:r>
        <w:commentRangeEnd w:id="1156"/>
        <w:r>
          <w:rPr>
            <w:rStyle w:val="CommentReference"/>
          </w:rPr>
          <w:commentReference w:id="1156"/>
        </w:r>
        <w:r>
          <w:t>were those that were not excluded due to any exclusion criteria.</w:t>
        </w:r>
      </w:ins>
    </w:p>
    <w:p w14:paraId="2C88FD2C" w14:textId="057784CE" w:rsidR="00D826D9" w:rsidRDefault="00D826D9">
      <w:pPr>
        <w:pPrChange w:id="1157" w:author="Chen Heller" w:date="2023-01-31T13:01:00Z">
          <w:pPr>
            <w:ind w:firstLine="0"/>
          </w:pPr>
        </w:pPrChange>
      </w:pPr>
      <w:del w:id="1158" w:author="Chen Heller" w:date="2023-01-03T17:10:00Z">
        <w:r w:rsidDel="009A7DF2">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1159" w:author="Chen Heller" w:date="2023-01-03T16:50:00Z"/>
        </w:rPr>
      </w:pPr>
      <w:r w:rsidRPr="00441E16">
        <w:rPr>
          <w:noProof/>
        </w:rPr>
        <w:lastRenderedPageBreak/>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160" w:author="Chen Heller" w:date="2023-01-03T16:50:00Z" w:name="move123657044"/>
    </w:p>
    <w:p w14:paraId="3785E79C" w14:textId="57D9E5B3" w:rsidR="00E65EFB" w:rsidRDefault="00E65EFB" w:rsidP="00E65EFB">
      <w:pPr>
        <w:pStyle w:val="Caption"/>
        <w:jc w:val="left"/>
        <w:rPr>
          <w:moveTo w:id="1161" w:author="Chen Heller" w:date="2023-01-03T16:50:00Z"/>
        </w:rPr>
      </w:pPr>
      <w:bookmarkStart w:id="1162" w:name="_Ref114472325"/>
      <w:moveTo w:id="1163" w:author="Chen Heller" w:date="2023-01-03T16:50:00Z">
        <w:r>
          <w:t xml:space="preserve">Figure </w:t>
        </w:r>
      </w:moveTo>
      <w:ins w:id="1164" w:author="Chen Heller" w:date="2023-03-07T10:20:00Z">
        <w:r w:rsidR="0044043A">
          <w:fldChar w:fldCharType="begin"/>
        </w:r>
        <w:r w:rsidR="0044043A">
          <w:instrText xml:space="preserve"> SEQ Figure \* ARABIC </w:instrText>
        </w:r>
      </w:ins>
      <w:r w:rsidR="0044043A">
        <w:fldChar w:fldCharType="separate"/>
      </w:r>
      <w:ins w:id="1165" w:author="Chen Heller" w:date="2023-03-07T10:20:00Z">
        <w:r w:rsidR="0044043A">
          <w:rPr>
            <w:noProof/>
          </w:rPr>
          <w:t>2</w:t>
        </w:r>
        <w:r w:rsidR="0044043A">
          <w:fldChar w:fldCharType="end"/>
        </w:r>
      </w:ins>
      <w:moveTo w:id="1166" w:author="Chen Heller" w:date="2023-01-03T16:50:00Z">
        <w:del w:id="1167" w:author="Chen Heller" w:date="2023-03-07T10:20:00Z">
          <w:r w:rsidDel="0044043A">
            <w:fldChar w:fldCharType="begin"/>
          </w:r>
          <w:r w:rsidDel="0044043A">
            <w:delInstrText xml:space="preserve"> SEQ Figure \* ARABIC </w:delInstrText>
          </w:r>
          <w:r w:rsidDel="0044043A">
            <w:fldChar w:fldCharType="separate"/>
          </w:r>
          <w:r w:rsidDel="0044043A">
            <w:rPr>
              <w:noProof/>
            </w:rPr>
            <w:fldChar w:fldCharType="end"/>
          </w:r>
        </w:del>
        <w:bookmarkEnd w:id="1162"/>
        <w:r>
          <w:t xml:space="preserve">. </w:t>
        </w:r>
        <w:r w:rsidRPr="00400416">
          <w:t>Stimuli presentation order</w:t>
        </w:r>
        <w:del w:id="1168" w:author="Chen Heller" w:date="2023-01-31T13:32:00Z">
          <w:r w:rsidDel="0079143B">
            <w:delText xml:space="preserve"> in experiment 1</w:delText>
          </w:r>
        </w:del>
        <w:r w:rsidRPr="00400416">
          <w:t xml:space="preserve">. Each trial </w:t>
        </w:r>
        <w:r>
          <w:t>was</w:t>
        </w:r>
        <w:r w:rsidRPr="00400416">
          <w:t xml:space="preserve"> composed of a fixation cross (1000ms), a first mask (270ms), a second mask (30ms), a prime word (30ms), a third mask (30ms), a classification task (</w:t>
        </w:r>
      </w:moveTo>
      <w:ins w:id="1169" w:author="Chen Heller" w:date="2023-01-09T12:19:00Z">
        <w:r w:rsidR="00441E16">
          <w:t>100</w:t>
        </w:r>
      </w:ins>
      <w:moveTo w:id="1170" w:author="Chen Heller" w:date="2023-01-03T16:50:00Z">
        <w:del w:id="1171" w:author="Chen Heller" w:date="2023-01-09T12:19:00Z">
          <w:r w:rsidDel="00441E16">
            <w:delText>0</w:delText>
          </w:r>
        </w:del>
        <w:r>
          <w:t>-</w:t>
        </w:r>
        <w:del w:id="1172" w:author="Chen Heller" w:date="2023-01-09T12:19:00Z">
          <w:r w:rsidDel="00441E16">
            <w:delText>1500</w:delText>
          </w:r>
        </w:del>
      </w:moveTo>
      <w:ins w:id="1173" w:author="Chen Heller" w:date="2023-01-09T12:19:00Z">
        <w:r w:rsidR="00441E16">
          <w:t>740</w:t>
        </w:r>
      </w:ins>
      <w:moveTo w:id="1174" w:author="Chen Heller" w:date="2023-01-03T16:50:00Z">
        <w:r w:rsidRPr="00400416">
          <w:t xml:space="preserve">ms, out of which the target </w:t>
        </w:r>
        <w:r>
          <w:t xml:space="preserve">was </w:t>
        </w:r>
        <w:r w:rsidRPr="00400416">
          <w:t>displayed for 500ms), a recognition task (</w:t>
        </w:r>
        <w:r>
          <w:t>0</w:t>
        </w:r>
        <w:r w:rsidRPr="00400416">
          <w:t>-</w:t>
        </w:r>
        <w:del w:id="1175" w:author="Chen Heller" w:date="2023-01-09T12:19:00Z">
          <w:r w:rsidDel="00734F8E">
            <w:delText>5</w:delText>
          </w:r>
        </w:del>
      </w:moveTo>
      <w:ins w:id="1176" w:author="Chen Heller" w:date="2023-01-09T12:19:00Z">
        <w:r w:rsidR="00734F8E">
          <w:t>7</w:t>
        </w:r>
      </w:ins>
      <w:moveTo w:id="1177"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w:t>
        </w:r>
        <w:proofErr w:type="gramStart"/>
        <w:r w:rsidRPr="00400416">
          <w:t>in order to</w:t>
        </w:r>
        <w:proofErr w:type="gramEnd"/>
        <w:r w:rsidRPr="00400416">
          <w:t xml:space="preserve"> make their response.</w:t>
        </w:r>
      </w:moveTo>
      <w:ins w:id="1178" w:author="Chen Heller" w:date="2023-01-09T12:20:00Z">
        <w:r w:rsidR="004449CE">
          <w:t xml:space="preserve"> </w:t>
        </w:r>
      </w:ins>
      <w:ins w:id="1179" w:author="Chen Heller" w:date="2023-01-09T12:21:00Z">
        <w:r w:rsidR="004449CE">
          <w:t>In practice, t</w:t>
        </w:r>
      </w:ins>
      <w:ins w:id="1180" w:author="Chen Heller" w:date="2023-01-09T12:20:00Z">
        <w:r w:rsidR="004449CE">
          <w:t xml:space="preserve">he blue circle </w:t>
        </w:r>
      </w:ins>
      <w:ins w:id="1181" w:author="Chen Heller" w:date="2023-01-09T12:22:00Z">
        <w:r w:rsidR="00790904">
          <w:t>and</w:t>
        </w:r>
      </w:ins>
      <w:ins w:id="1182" w:author="Chen Heller" w:date="2023-01-09T12:20:00Z">
        <w:r w:rsidR="004449CE">
          <w:t xml:space="preserve"> the </w:t>
        </w:r>
      </w:ins>
      <w:ins w:id="1183" w:author="Chen Heller" w:date="2023-01-09T12:21:00Z">
        <w:r w:rsidR="004449CE">
          <w:t>A</w:t>
        </w:r>
      </w:ins>
      <w:ins w:id="1184" w:author="Chen Heller" w:date="2023-01-09T12:20:00Z">
        <w:r w:rsidR="004449CE">
          <w:t>rt</w:t>
        </w:r>
      </w:ins>
      <w:ins w:id="1185" w:author="Chen Heller" w:date="2023-01-09T12:21:00Z">
        <w:r w:rsidR="004449CE">
          <w:t>ificial/Natural category names were present</w:t>
        </w:r>
      </w:ins>
      <w:ins w:id="1186" w:author="Chen Heller" w:date="2023-02-26T12:30:00Z">
        <w:r w:rsidR="00C3426D">
          <w:t>ed</w:t>
        </w:r>
      </w:ins>
      <w:ins w:id="1187" w:author="Chen Heller" w:date="2023-01-09T12:22:00Z">
        <w:r w:rsidR="00790904">
          <w:t xml:space="preserve"> on the screen</w:t>
        </w:r>
      </w:ins>
      <w:ins w:id="1188" w:author="Chen Heller" w:date="2023-01-09T12:21:00Z">
        <w:r w:rsidR="00790904">
          <w:t xml:space="preserve"> from the </w:t>
        </w:r>
      </w:ins>
      <w:ins w:id="1189" w:author="Chen Heller" w:date="2023-01-09T12:23:00Z">
        <w:r w:rsidR="002347CB">
          <w:t>beginning of the trial</w:t>
        </w:r>
      </w:ins>
      <w:ins w:id="1190" w:author="Chen Heller" w:date="2023-01-09T12:22:00Z">
        <w:r w:rsidR="00790904">
          <w:t xml:space="preserve">, but </w:t>
        </w:r>
      </w:ins>
      <w:ins w:id="1191" w:author="Chen Heller" w:date="2023-01-31T13:33:00Z">
        <w:r w:rsidR="00CD33CC">
          <w:t xml:space="preserve">for </w:t>
        </w:r>
      </w:ins>
      <w:ins w:id="1192" w:author="Chen Heller" w:date="2023-02-26T12:30:00Z">
        <w:r w:rsidR="001C089C">
          <w:t>clarity</w:t>
        </w:r>
      </w:ins>
      <w:ins w:id="1193" w:author="Chen Heller" w:date="2023-01-31T13:34:00Z">
        <w:r w:rsidR="00CD33CC">
          <w:t xml:space="preserve"> purposes </w:t>
        </w:r>
      </w:ins>
      <w:ins w:id="1194" w:author="Chen Heller" w:date="2023-01-09T12:23:00Z">
        <w:r w:rsidR="002347CB">
          <w:t>are</w:t>
        </w:r>
      </w:ins>
      <w:ins w:id="1195" w:author="Chen Heller" w:date="2023-01-17T10:23:00Z">
        <w:r w:rsidR="00F06AB6">
          <w:t xml:space="preserve"> presented </w:t>
        </w:r>
      </w:ins>
      <w:ins w:id="1196" w:author="Chen Heller" w:date="2023-01-31T13:34:00Z">
        <w:r w:rsidR="00CD33CC">
          <w:t xml:space="preserve">here </w:t>
        </w:r>
      </w:ins>
      <w:ins w:id="1197" w:author="Chen Heller" w:date="2023-01-17T10:23:00Z">
        <w:r w:rsidR="00F06AB6">
          <w:t xml:space="preserve">only </w:t>
        </w:r>
      </w:ins>
      <w:ins w:id="1198" w:author="Chen Heller" w:date="2023-01-31T13:34:00Z">
        <w:r w:rsidR="00CD33CC">
          <w:t>after the last mask.</w:t>
        </w:r>
      </w:ins>
    </w:p>
    <w:p w14:paraId="4375C930" w14:textId="77777777" w:rsidR="001F1330" w:rsidRDefault="001F1330">
      <w:pPr>
        <w:pStyle w:val="Heading4"/>
        <w:rPr>
          <w:moveTo w:id="1199" w:author="Chen Heller" w:date="2023-01-03T17:26:00Z"/>
        </w:rPr>
        <w:pPrChange w:id="1200" w:author="Chen Heller" w:date="2023-01-03T17:27:00Z">
          <w:pPr>
            <w:pStyle w:val="Heading3"/>
          </w:pPr>
        </w:pPrChange>
      </w:pPr>
      <w:moveToRangeStart w:id="1201" w:author="Chen Heller" w:date="2023-01-03T17:26:00Z" w:name="move123659235"/>
      <w:moveToRangeEnd w:id="1160"/>
      <w:moveTo w:id="1202" w:author="Chen Heller" w:date="2023-01-03T17:26:00Z">
        <w:r>
          <w:t>Trajectory preprocessing</w:t>
        </w:r>
      </w:moveTo>
    </w:p>
    <w:p w14:paraId="38AFA958" w14:textId="0B0ECFDF" w:rsidR="001C0104" w:rsidRPr="00892F96" w:rsidRDefault="001F1330" w:rsidP="001F1330">
      <w:moveTo w:id="1203"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w:t>
        </w:r>
        <w:proofErr w:type="spellStart"/>
        <w:r w:rsidRPr="0086789F">
          <w:rPr>
            <w:rFonts w:ascii="Times New Roman" w:hAnsi="Times New Roman" w:cs="Times New Roman"/>
          </w:rPr>
          <w:t>D’Errico</w:t>
        </w:r>
        <w:proofErr w:type="spellEnd"/>
        <w:r w:rsidRPr="0086789F">
          <w:rPr>
            <w:rFonts w:ascii="Times New Roman" w:hAnsi="Times New Roman" w:cs="Times New Roman"/>
          </w:rPr>
          <w:t>, 2022)</w:t>
        </w:r>
        <w:r>
          <w:fldChar w:fldCharType="end"/>
        </w:r>
        <w:r>
          <w:t xml:space="preserve"> to fill gaps in the trajectory, which was then filtered with a </w:t>
        </w:r>
        <w:r w:rsidRPr="002B6CA5">
          <w:t xml:space="preserve">low pass </w:t>
        </w:r>
        <w:del w:id="1204" w:author="Chen Heller" w:date="2023-03-02T15:06:00Z">
          <w:r w:rsidRPr="002B6CA5" w:rsidDel="00511E42">
            <w:delText>b</w:delText>
          </w:r>
        </w:del>
      </w:moveTo>
      <w:ins w:id="1205" w:author="Chen Heller" w:date="2023-03-02T15:06:00Z">
        <w:r w:rsidR="00511E42">
          <w:t>B</w:t>
        </w:r>
      </w:ins>
      <w:moveTo w:id="1206" w:author="Chen Heller" w:date="2023-01-03T17:26:00Z">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207" w:author="Chen Heller" w:date="2023-01-03T17:27:00Z">
        <w:r w:rsidR="001B0F21">
          <w:rPr>
            <w:vertAlign w:val="superscript"/>
          </w:rPr>
          <w:t>2</w:t>
        </w:r>
      </w:ins>
      <w:moveTo w:id="1208" w:author="Chen Heller" w:date="2023-01-03T17:26:00Z">
        <w:del w:id="1209"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w:t>
        </w:r>
        <w:r w:rsidRPr="00C83062">
          <w:lastRenderedPageBreak/>
          <w:t xml:space="preserve">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210"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201"/>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211" w:author="Chen Heller" w:date="2023-01-17T10:48:00Z"/>
        </w:rPr>
        <w:pPrChange w:id="1212" w:author="Chen Heller" w:date="2023-01-03T16:16:00Z">
          <w:pPr>
            <w:pStyle w:val="Heading3"/>
          </w:pPr>
        </w:pPrChange>
      </w:pPr>
      <w:bookmarkStart w:id="1213" w:name="_Toc114485392"/>
      <w:del w:id="1214" w:author="Chen Heller" w:date="2023-01-17T10:48:00Z">
        <w:r w:rsidDel="007B4B60">
          <w:lastRenderedPageBreak/>
          <w:delText>Exclusion criteria</w:delText>
        </w:r>
        <w:bookmarkEnd w:id="1213"/>
      </w:del>
    </w:p>
    <w:p w14:paraId="312384C8" w14:textId="35968B5A" w:rsidR="00D826D9" w:rsidRDefault="001A3B6D" w:rsidP="007D1A08">
      <w:pPr>
        <w:ind w:firstLine="0"/>
        <w:rPr>
          <w:ins w:id="1215" w:author="Chen Heller" w:date="2023-01-09T17:17:00Z"/>
        </w:rPr>
      </w:pPr>
      <w:moveToRangeStart w:id="1216" w:author="Chen Heller" w:date="2023-01-03T17:37:00Z" w:name="move123659894"/>
      <w:moveTo w:id="1217" w:author="Chen Heller" w:date="2023-01-03T17:37:00Z">
        <w:del w:id="1218"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219"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216"/>
      <w:del w:id="1220"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221"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222" w:author="Chen Heller" w:date="2023-01-09T17:17:00Z"/>
        </w:rPr>
        <w:pPrChange w:id="1223" w:author="Chen Heller" w:date="2023-01-09T17:29:00Z">
          <w:pPr>
            <w:pStyle w:val="Heading3"/>
          </w:pPr>
        </w:pPrChange>
      </w:pPr>
      <w:ins w:id="1224" w:author="Chen Heller" w:date="2023-01-09T17:17:00Z">
        <w:r>
          <w:t>Analysis</w:t>
        </w:r>
      </w:ins>
    </w:p>
    <w:p w14:paraId="672F29D2" w14:textId="6B48CE21" w:rsidR="008F4EDF" w:rsidRDefault="00CA397F" w:rsidP="00904C49">
      <w:pPr>
        <w:rPr>
          <w:ins w:id="1225" w:author="Chen Heller" w:date="2023-01-10T10:52:00Z"/>
        </w:rPr>
      </w:pPr>
      <w:ins w:id="1226" w:author="Chen Heller" w:date="2023-01-09T17:17:00Z">
        <w:r>
          <w:t xml:space="preserve">All the comparisons between the congruent and incongruent conditions were corrected for multiple comparisons using the Tree-BH method </w:t>
        </w:r>
      </w:ins>
      <w:ins w:id="1227" w:author="Chen Heller" w:date="2023-01-17T10:53:00Z">
        <w:r w:rsidR="00F5543D">
          <w:t xml:space="preserve">(Supplementary </w:t>
        </w:r>
      </w:ins>
      <w:ins w:id="1228" w:author="Chen Heller" w:date="2023-01-17T10:54:00Z">
        <w:r w:rsidR="003A5915">
          <w:t>F</w:t>
        </w:r>
      </w:ins>
      <w:ins w:id="1229" w:author="Chen Heller" w:date="2023-01-17T10:53:00Z">
        <w:r w:rsidR="00F5543D">
          <w:t xml:space="preserve">igure [ref]) </w:t>
        </w:r>
      </w:ins>
      <w:ins w:id="1230"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231" w:author="Chen Heller" w:date="2023-03-02T15:06:00Z">
        <w:r w:rsidR="00E61A7B">
          <w:t>The n</w:t>
        </w:r>
      </w:ins>
      <w:ins w:id="1232"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1233" w:author="Chen Heller" w:date="2023-01-17T10:54:00Z">
        <w:r w:rsidR="003A5915">
          <w:t xml:space="preserve"> Supplementary Figure [ref]</w:t>
        </w:r>
      </w:ins>
      <w:ins w:id="1234" w:author="Chen Heller" w:date="2023-01-09T17:17:00Z">
        <w:r>
          <w:t>).</w:t>
        </w:r>
      </w:ins>
    </w:p>
    <w:p w14:paraId="0B2AF24F" w14:textId="6ABF47B2" w:rsidR="00CA397F" w:rsidRPr="00B7042B" w:rsidRDefault="00A64751">
      <w:pPr>
        <w:pPrChange w:id="1235" w:author="Chen Heller" w:date="2023-02-26T14:40:00Z">
          <w:pPr>
            <w:ind w:firstLine="0"/>
          </w:pPr>
        </w:pPrChange>
      </w:pPr>
      <w:ins w:id="1236" w:author="Chen Heller" w:date="2023-02-26T14:58:00Z">
        <w:r>
          <w:t>Three c</w:t>
        </w:r>
      </w:ins>
      <w:ins w:id="1237" w:author="Chen Heller" w:date="2023-01-10T10:54:00Z">
        <w:r w:rsidR="001D24FE">
          <w:t>omments received from colleagues a</w:t>
        </w:r>
      </w:ins>
      <w:ins w:id="1238" w:author="Chen Heller" w:date="2023-01-09T17:17:00Z">
        <w:r w:rsidR="00CA397F">
          <w:t xml:space="preserve">fter </w:t>
        </w:r>
      </w:ins>
      <w:ins w:id="1239" w:author="Chen Heller" w:date="2023-01-10T10:54:00Z">
        <w:r w:rsidR="001D24FE">
          <w:t xml:space="preserve">the </w:t>
        </w:r>
      </w:ins>
      <w:ins w:id="1240" w:author="Chen Heller" w:date="2023-01-09T17:17:00Z">
        <w:r w:rsidR="00CA397F">
          <w:t>submission of the pre-</w:t>
        </w:r>
      </w:ins>
      <w:ins w:id="1241" w:author="Chen Heller" w:date="2023-01-09T17:18:00Z">
        <w:r w:rsidR="00CA397F">
          <w:t>registration</w:t>
        </w:r>
      </w:ins>
      <w:ins w:id="1242" w:author="Chen Heller" w:date="2023-01-09T17:17:00Z">
        <w:r w:rsidR="00CA397F">
          <w:t xml:space="preserve"> document</w:t>
        </w:r>
      </w:ins>
      <w:ins w:id="1243" w:author="Chen Heller" w:date="2023-01-10T10:54:00Z">
        <w:r w:rsidR="001D24FE">
          <w:t xml:space="preserve"> </w:t>
        </w:r>
      </w:ins>
      <w:ins w:id="1244" w:author="Chen Heller" w:date="2023-01-10T10:55:00Z">
        <w:r w:rsidR="003E480D">
          <w:t xml:space="preserve">prompted </w:t>
        </w:r>
      </w:ins>
      <w:ins w:id="1245" w:author="Chen Heller" w:date="2023-01-10T11:00:00Z">
        <w:r w:rsidR="00527E95">
          <w:t xml:space="preserve">additional </w:t>
        </w:r>
      </w:ins>
      <w:ins w:id="1246" w:author="Chen Heller" w:date="2023-01-10T10:55:00Z">
        <w:r w:rsidR="003E480D">
          <w:t>analyses.</w:t>
        </w:r>
      </w:ins>
      <w:ins w:id="1247" w:author="Chen Heller" w:date="2023-01-10T10:59:00Z">
        <w:r w:rsidR="004C0A6C">
          <w:t xml:space="preserve"> </w:t>
        </w:r>
      </w:ins>
      <w:ins w:id="1248" w:author="Chen Heller" w:date="2023-01-10T10:55:00Z">
        <w:r w:rsidR="003E480D">
          <w:t xml:space="preserve">The first </w:t>
        </w:r>
      </w:ins>
      <w:ins w:id="1249" w:author="Chen Heller" w:date="2023-01-10T10:57:00Z">
        <w:r w:rsidR="00E543B7">
          <w:t>addresses</w:t>
        </w:r>
      </w:ins>
      <w:ins w:id="1250" w:author="Chen Heller" w:date="2023-01-10T10:56:00Z">
        <w:r w:rsidR="00E543B7">
          <w:t xml:space="preserve"> the high variability between participants</w:t>
        </w:r>
      </w:ins>
      <w:ins w:id="1251" w:author="Chen Heller" w:date="2023-01-10T10:57:00Z">
        <w:r w:rsidR="005345F0">
          <w:t xml:space="preserve"> </w:t>
        </w:r>
      </w:ins>
      <w:ins w:id="1252" w:author="Chen Heller" w:date="2023-01-10T11:01:00Z">
        <w:r w:rsidR="00781772">
          <w:t>which</w:t>
        </w:r>
      </w:ins>
      <w:ins w:id="1253" w:author="Chen Heller" w:date="2023-01-10T10:57:00Z">
        <w:r w:rsidR="005345F0">
          <w:t xml:space="preserve"> can obscure smaller but highly consistent effects. </w:t>
        </w:r>
      </w:ins>
      <w:ins w:id="1254" w:author="Chen Heller" w:date="2023-01-10T10:58:00Z">
        <w:r w:rsidR="005345F0">
          <w:t xml:space="preserve">To </w:t>
        </w:r>
      </w:ins>
      <w:ins w:id="1255" w:author="Chen Heller" w:date="2023-01-17T10:56:00Z">
        <w:r w:rsidR="00C6487E">
          <w:t>tackle this issue</w:t>
        </w:r>
      </w:ins>
      <w:ins w:id="1256" w:author="Chen Heller" w:date="2023-01-10T11:07:00Z">
        <w:r w:rsidR="0001355D">
          <w:t>,</w:t>
        </w:r>
      </w:ins>
      <w:ins w:id="1257" w:author="Chen Heller" w:date="2023-01-10T10:58:00Z">
        <w:r w:rsidR="005345F0">
          <w:t xml:space="preserve"> </w:t>
        </w:r>
      </w:ins>
      <w:ins w:id="1258" w:author="Chen Heller" w:date="2023-01-10T11:07:00Z">
        <w:r w:rsidR="0001355D">
          <w:t xml:space="preserve">the </w:t>
        </w:r>
      </w:ins>
      <w:ins w:id="1259" w:author="Chen Heller" w:date="2023-01-10T10:58:00Z">
        <w:r w:rsidR="005345F0">
          <w:t>non-</w:t>
        </w:r>
        <w:r w:rsidR="005345F0">
          <w:lastRenderedPageBreak/>
          <w:t>timeseries variables were normalized within participant</w:t>
        </w:r>
      </w:ins>
      <w:ins w:id="1260" w:author="Chen Heller" w:date="2023-01-10T10:59:00Z">
        <w:r w:rsidR="005345F0">
          <w:t>.</w:t>
        </w:r>
      </w:ins>
      <w:ins w:id="1261" w:author="Chen Heller" w:date="2023-01-10T11:07:00Z">
        <w:r w:rsidR="00807DAB">
          <w:t xml:space="preserve"> </w:t>
        </w:r>
      </w:ins>
      <w:ins w:id="1262" w:author="Chen Heller" w:date="2023-01-10T11:08:00Z">
        <w:r w:rsidR="00807DAB">
          <w:t xml:space="preserve">Both the original and the </w:t>
        </w:r>
      </w:ins>
      <w:ins w:id="1263" w:author="Chen Heller" w:date="2023-02-26T14:42:00Z">
        <w:r w:rsidR="0046755E">
          <w:t>normalized</w:t>
        </w:r>
      </w:ins>
      <w:ins w:id="1264" w:author="Chen Heller" w:date="2023-01-10T11:08:00Z">
        <w:r w:rsidR="00807DAB">
          <w:t xml:space="preserve"> analys</w:t>
        </w:r>
      </w:ins>
      <w:ins w:id="1265" w:author="Chen Heller" w:date="2023-01-16T15:02:00Z">
        <w:r w:rsidR="00DB2938">
          <w:t>i</w:t>
        </w:r>
      </w:ins>
      <w:ins w:id="1266" w:author="Chen Heller" w:date="2023-01-10T11:08:00Z">
        <w:r w:rsidR="00807DAB">
          <w:t>s r</w:t>
        </w:r>
      </w:ins>
      <w:ins w:id="1267" w:author="Chen Heller" w:date="2023-01-10T11:07:00Z">
        <w:r w:rsidR="00807DAB">
          <w:t>esult</w:t>
        </w:r>
      </w:ins>
      <w:ins w:id="1268" w:author="Chen Heller" w:date="2023-01-10T11:08:00Z">
        <w:r w:rsidR="00807DAB">
          <w:t xml:space="preserve">s are provided </w:t>
        </w:r>
      </w:ins>
      <w:ins w:id="1269" w:author="Chen Heller" w:date="2023-01-10T11:09:00Z">
        <w:r w:rsidR="00CF4EE8">
          <w:t xml:space="preserve">in </w:t>
        </w:r>
      </w:ins>
      <w:ins w:id="1270" w:author="Chen Heller" w:date="2023-01-17T10:56:00Z">
        <w:r w:rsidR="0090221B">
          <w:t>T</w:t>
        </w:r>
      </w:ins>
      <w:ins w:id="1271" w:author="Chen Heller" w:date="2023-01-10T11:09:00Z">
        <w:r w:rsidR="00CF4EE8">
          <w:t>able [ref]</w:t>
        </w:r>
      </w:ins>
      <w:ins w:id="1272" w:author="Chen Heller" w:date="2023-03-02T15:06:00Z">
        <w:r w:rsidR="00317B7F">
          <w:t>,</w:t>
        </w:r>
      </w:ins>
      <w:ins w:id="1273" w:author="Chen Heller" w:date="2023-01-16T15:04:00Z">
        <w:r w:rsidR="00283B67">
          <w:t xml:space="preserve"> but only the normalized are discussed in the results section below</w:t>
        </w:r>
      </w:ins>
      <w:ins w:id="1274" w:author="Chen Heller" w:date="2023-01-10T11:08:00Z">
        <w:r w:rsidR="00807DAB">
          <w:t>.</w:t>
        </w:r>
      </w:ins>
      <w:ins w:id="1275" w:author="Chen Heller" w:date="2023-01-10T11:02:00Z">
        <w:r w:rsidR="00B7042B">
          <w:t xml:space="preserve"> </w:t>
        </w:r>
      </w:ins>
      <w:ins w:id="1276" w:author="Chen Heller" w:date="2023-01-10T11:03:00Z">
        <w:r w:rsidR="00B7042B">
          <w:t xml:space="preserve">The second </w:t>
        </w:r>
      </w:ins>
      <w:ins w:id="1277" w:author="Chen Heller" w:date="2023-02-26T14:59:00Z">
        <w:r>
          <w:t>comment</w:t>
        </w:r>
      </w:ins>
      <w:ins w:id="1278" w:author="Chen Heller" w:date="2023-01-10T11:09:00Z">
        <w:r w:rsidR="007C1881">
          <w:t xml:space="preserve"> </w:t>
        </w:r>
      </w:ins>
      <w:ins w:id="1279" w:author="Chen Heller" w:date="2023-02-26T12:35:00Z">
        <w:r w:rsidR="00DB7EF8">
          <w:t>acknowledge</w:t>
        </w:r>
      </w:ins>
      <w:ins w:id="1280" w:author="Chen Heller" w:date="2023-02-26T14:59:00Z">
        <w:r>
          <w:t>d</w:t>
        </w:r>
      </w:ins>
      <w:ins w:id="1281" w:author="Chen Heller" w:date="2023-02-26T12:35:00Z">
        <w:r w:rsidR="00DB7EF8">
          <w:t xml:space="preserve"> </w:t>
        </w:r>
      </w:ins>
      <w:ins w:id="1282" w:author="Chen Heller" w:date="2023-01-17T10:57:00Z">
        <w:r w:rsidR="003037BC">
          <w:t>the</w:t>
        </w:r>
      </w:ins>
      <w:ins w:id="1283" w:author="Chen Heller" w:date="2023-01-09T17:30:00Z">
        <w:r w:rsidR="00CC0F3F">
          <w:t xml:space="preserve"> </w:t>
        </w:r>
      </w:ins>
      <w:ins w:id="1284" w:author="Chen Heller" w:date="2023-02-26T12:35:00Z">
        <w:r w:rsidR="00DB7EF8">
          <w:t xml:space="preserve">importance </w:t>
        </w:r>
      </w:ins>
      <w:ins w:id="1285" w:author="Chen Heller" w:date="2023-01-09T17:30:00Z">
        <w:r w:rsidR="00CC0F3F">
          <w:t xml:space="preserve">of the </w:t>
        </w:r>
      </w:ins>
      <w:ins w:id="1286" w:author="Chen Heller" w:date="2023-03-06T09:36:00Z">
        <w:r w:rsidR="004067E4">
          <w:t xml:space="preserve">congruency effect's </w:t>
        </w:r>
      </w:ins>
      <w:ins w:id="1287" w:author="Chen Heller" w:date="2023-01-10T11:14:00Z">
        <w:r w:rsidR="00A3121A">
          <w:t>temporal aspect</w:t>
        </w:r>
      </w:ins>
      <w:ins w:id="1288" w:author="Chen Heller" w:date="2023-01-10T11:15:00Z">
        <w:r w:rsidR="00A3121A">
          <w:t xml:space="preserve">, which </w:t>
        </w:r>
      </w:ins>
      <w:ins w:id="1289" w:author="Chen Heller" w:date="2023-01-10T11:18:00Z">
        <w:r w:rsidR="00336757">
          <w:t xml:space="preserve">can </w:t>
        </w:r>
      </w:ins>
      <w:ins w:id="1290" w:author="Chen Heller" w:date="2023-01-10T11:15:00Z">
        <w:r w:rsidR="00A3121A">
          <w:t xml:space="preserve">be </w:t>
        </w:r>
      </w:ins>
      <w:ins w:id="1291" w:author="Chen Heller" w:date="2023-01-17T10:57:00Z">
        <w:r w:rsidR="003037BC">
          <w:t xml:space="preserve">accessed </w:t>
        </w:r>
      </w:ins>
      <w:ins w:id="1292" w:author="Chen Heller" w:date="2023-01-10T11:18:00Z">
        <w:r w:rsidR="00336757">
          <w:t xml:space="preserve">only </w:t>
        </w:r>
      </w:ins>
      <w:ins w:id="1293" w:author="Chen Heller" w:date="2023-01-10T11:20:00Z">
        <w:r w:rsidR="00A637E9">
          <w:t xml:space="preserve">when </w:t>
        </w:r>
      </w:ins>
      <w:ins w:id="1294" w:author="Chen Heller" w:date="2023-02-26T12:36:00Z">
        <w:r w:rsidR="00640699">
          <w:t xml:space="preserve">avoiding </w:t>
        </w:r>
      </w:ins>
      <w:ins w:id="1295" w:author="Chen Heller" w:date="2023-01-10T11:15:00Z">
        <w:r w:rsidR="00DC14CE">
          <w:t>spatial normaliz</w:t>
        </w:r>
      </w:ins>
      <w:ins w:id="1296" w:author="Chen Heller" w:date="2023-01-10T11:18:00Z">
        <w:r w:rsidR="00336757">
          <w:t>ation</w:t>
        </w:r>
      </w:ins>
      <w:ins w:id="1297" w:author="Chen Heller" w:date="2023-01-09T17:31:00Z">
        <w:r w:rsidR="00CC0F3F">
          <w:t xml:space="preserve">. </w:t>
        </w:r>
      </w:ins>
      <w:ins w:id="1298" w:author="Chen Heller" w:date="2023-01-17T10:58:00Z">
        <w:r w:rsidR="005D0E4D">
          <w:t>T</w:t>
        </w:r>
      </w:ins>
      <w:ins w:id="1299" w:author="Chen Heller" w:date="2023-01-09T17:18:00Z">
        <w:r w:rsidR="00CA397F">
          <w:t xml:space="preserve">o </w:t>
        </w:r>
      </w:ins>
      <w:ins w:id="1300" w:author="Chen Heller" w:date="2023-01-10T11:25:00Z">
        <w:r w:rsidR="000552C6">
          <w:t>average</w:t>
        </w:r>
      </w:ins>
      <w:ins w:id="1301" w:author="Chen Heller" w:date="2023-01-10T11:24:00Z">
        <w:r w:rsidR="00722085">
          <w:t xml:space="preserve"> </w:t>
        </w:r>
      </w:ins>
      <w:ins w:id="1302" w:author="Chen Heller" w:date="2023-01-09T17:18:00Z">
        <w:r w:rsidR="00CA397F">
          <w:t xml:space="preserve">the </w:t>
        </w:r>
      </w:ins>
      <w:ins w:id="1303" w:author="Chen Heller" w:date="2023-01-10T11:22:00Z">
        <w:r w:rsidR="00751A94">
          <w:t xml:space="preserve">non-normalized </w:t>
        </w:r>
      </w:ins>
      <w:ins w:id="1304" w:author="Chen Heller" w:date="2023-01-09T17:18:00Z">
        <w:r w:rsidR="00CA397F">
          <w:t xml:space="preserve">trajectories, all trials </w:t>
        </w:r>
      </w:ins>
      <w:ins w:id="1305" w:author="Chen Heller" w:date="2023-02-26T14:26:00Z">
        <w:r w:rsidR="00D0099E">
          <w:t>had to be trimmed to an identical length</w:t>
        </w:r>
      </w:ins>
      <w:ins w:id="1306" w:author="Chen Heller" w:date="2023-03-06T09:42:00Z">
        <w:r w:rsidR="00AA45CA">
          <w:t xml:space="preserve"> of 340ms</w:t>
        </w:r>
      </w:ins>
      <w:ins w:id="1307" w:author="Chen Heller" w:date="2023-02-26T14:26:00Z">
        <w:r w:rsidR="00D0099E">
          <w:t xml:space="preserve">. </w:t>
        </w:r>
      </w:ins>
      <w:ins w:id="1308" w:author="Chen Heller" w:date="2023-03-06T09:42:00Z">
        <w:r w:rsidR="00AA45CA">
          <w:t>Ninety perc</w:t>
        </w:r>
      </w:ins>
      <w:ins w:id="1309" w:author="Chen Heller" w:date="2023-03-06T09:43:00Z">
        <w:r w:rsidR="00AA45CA">
          <w:t>ent o</w:t>
        </w:r>
      </w:ins>
      <w:ins w:id="1310" w:author="Chen Heller" w:date="2023-03-06T09:36:00Z">
        <w:r w:rsidR="004067E4">
          <w:t xml:space="preserve">f the trials </w:t>
        </w:r>
      </w:ins>
      <w:ins w:id="1311" w:author="Chen Heller" w:date="2023-03-06T09:41:00Z">
        <w:r w:rsidR="00876B5F">
          <w:t xml:space="preserve">were </w:t>
        </w:r>
      </w:ins>
      <w:ins w:id="1312" w:author="Chen Heller" w:date="2023-03-06T09:37:00Z">
        <w:r w:rsidR="004067E4">
          <w:t>340ms long</w:t>
        </w:r>
      </w:ins>
      <w:ins w:id="1313" w:author="Chen Heller" w:date="2023-03-06T09:43:00Z">
        <w:r w:rsidR="00AA45CA">
          <w:t xml:space="preserve"> or longer</w:t>
        </w:r>
      </w:ins>
      <w:ins w:id="1314" w:author="Chen Heller" w:date="2023-03-06T09:37:00Z">
        <w:r w:rsidR="004067E4">
          <w:t xml:space="preserve">, </w:t>
        </w:r>
      </w:ins>
      <w:ins w:id="1315" w:author="Chen Heller" w:date="2023-03-06T09:43:00Z">
        <w:r w:rsidR="00AA45CA">
          <w:t xml:space="preserve">and </w:t>
        </w:r>
      </w:ins>
      <w:ins w:id="1316" w:author="Chen Heller" w:date="2023-02-26T14:46:00Z">
        <w:r w:rsidR="00381EBD">
          <w:t>t</w:t>
        </w:r>
      </w:ins>
      <w:ins w:id="1317" w:author="Chen Heller" w:date="2023-01-10T11:23:00Z">
        <w:r w:rsidR="001719E9">
          <w:t xml:space="preserve">he </w:t>
        </w:r>
      </w:ins>
      <w:ins w:id="1318" w:author="Chen Heller" w:date="2023-01-09T17:18:00Z">
        <w:r w:rsidR="00CA397F">
          <w:t xml:space="preserve">other 10% </w:t>
        </w:r>
      </w:ins>
      <w:ins w:id="1319" w:author="Chen Heller" w:date="2023-03-06T09:43:00Z">
        <w:r w:rsidR="00AA45CA">
          <w:t xml:space="preserve">were </w:t>
        </w:r>
      </w:ins>
      <w:ins w:id="1320" w:author="Chen Heller" w:date="2023-01-09T17:18:00Z">
        <w:r w:rsidR="00CA397F">
          <w:t xml:space="preserve">excluded. </w:t>
        </w:r>
      </w:ins>
      <w:ins w:id="1321" w:author="Chen Heller" w:date="2023-03-06T09:30:00Z">
        <w:r w:rsidR="00FA5D8E">
          <w:t xml:space="preserve">To approximate the onset and offset of the congruency effect </w:t>
        </w:r>
      </w:ins>
      <w:ins w:id="1322" w:author="Chen Heller" w:date="2023-03-06T09:31:00Z">
        <w:r w:rsidR="00FA5D8E">
          <w:t>the deviation from the center</w:t>
        </w:r>
      </w:ins>
      <w:ins w:id="1323" w:author="Chen Heller" w:date="2023-03-06T09:43:00Z">
        <w:r w:rsidR="00D46738">
          <w:t xml:space="preserve"> was </w:t>
        </w:r>
      </w:ins>
      <w:ins w:id="1324" w:author="Chen Heller" w:date="2023-03-06T09:44:00Z">
        <w:r w:rsidR="00D46738">
          <w:t xml:space="preserve">estimated for each point in time. </w:t>
        </w:r>
      </w:ins>
      <w:ins w:id="1325" w:author="Chen Heller" w:date="2023-02-26T14:34:00Z">
        <w:r w:rsidR="00126BF0">
          <w:t xml:space="preserve">The third </w:t>
        </w:r>
      </w:ins>
      <w:ins w:id="1326" w:author="Chen Heller" w:date="2023-02-26T14:59:00Z">
        <w:r w:rsidR="0081408E">
          <w:t>comment</w:t>
        </w:r>
      </w:ins>
      <w:ins w:id="1327" w:author="Chen Heller" w:date="2023-02-26T14:34:00Z">
        <w:r w:rsidR="00126BF0">
          <w:t xml:space="preserve"> </w:t>
        </w:r>
      </w:ins>
      <w:ins w:id="1328" w:author="Chen Heller" w:date="2023-02-26T14:58:00Z">
        <w:r>
          <w:t xml:space="preserve">stressed </w:t>
        </w:r>
      </w:ins>
      <w:ins w:id="1329" w:author="Chen Heller" w:date="2023-02-26T14:47:00Z">
        <w:r w:rsidR="00E83AFB">
          <w:t xml:space="preserve">the examination of </w:t>
        </w:r>
      </w:ins>
      <w:ins w:id="1330" w:author="Chen Heller" w:date="2023-02-26T14:34:00Z">
        <w:r w:rsidR="00126BF0">
          <w:t>horizontal velocity and impl</w:t>
        </w:r>
      </w:ins>
      <w:ins w:id="1331" w:author="Chen Heller" w:date="2023-02-26T14:35:00Z">
        <w:r w:rsidR="00126BF0">
          <w:t xml:space="preserve">ied endpoint </w:t>
        </w:r>
      </w:ins>
      <w:ins w:id="1332" w:author="Chen Heller" w:date="2023-02-26T14:59:00Z">
        <w:r w:rsidR="0081408E">
          <w:t xml:space="preserve">since they </w:t>
        </w:r>
      </w:ins>
      <w:ins w:id="1333" w:author="Chen Heller" w:date="2023-02-26T14:37:00Z">
        <w:r w:rsidR="006D15E5">
          <w:t>are sensitive to changes in direction and should therefor</w:t>
        </w:r>
      </w:ins>
      <w:ins w:id="1334" w:author="Chen Heller" w:date="2023-03-02T15:07:00Z">
        <w:r w:rsidR="000E6EFE">
          <w:t>e</w:t>
        </w:r>
      </w:ins>
      <w:ins w:id="1335" w:author="Chen Heller" w:date="2023-02-26T14:37:00Z">
        <w:r w:rsidR="006D15E5">
          <w:t xml:space="preserve"> reflect the participant's intentions earlier than the </w:t>
        </w:r>
      </w:ins>
      <w:ins w:id="1336" w:author="Chen Heller" w:date="2023-02-26T14:43:00Z">
        <w:r w:rsidR="00C01C94">
          <w:t xml:space="preserve">raw </w:t>
        </w:r>
      </w:ins>
      <w:ins w:id="1337" w:author="Chen Heller" w:date="2023-02-26T14:37:00Z">
        <w:r w:rsidR="006D15E5">
          <w:t>trajectory [</w:t>
        </w:r>
        <w:commentRangeStart w:id="1338"/>
        <w:r w:rsidR="006D15E5">
          <w:t>ref</w:t>
        </w:r>
        <w:commentRangeEnd w:id="1338"/>
        <w:r w:rsidR="006D15E5">
          <w:rPr>
            <w:rStyle w:val="CommentReference"/>
          </w:rPr>
          <w:commentReference w:id="1338"/>
        </w:r>
        <w:r w:rsidR="006D15E5">
          <w:t>].</w:t>
        </w:r>
      </w:ins>
      <w:ins w:id="1339" w:author="Chen Heller" w:date="2023-02-26T14:21:00Z">
        <w:r w:rsidR="004A6AC6">
          <w:t xml:space="preserve"> Horizontal velocity was derived by dividing the distance along the X</w:t>
        </w:r>
      </w:ins>
      <w:ins w:id="1340" w:author="Chen Heller" w:date="2023-03-02T15:07:00Z">
        <w:r w:rsidR="009B2B64">
          <w:t>-</w:t>
        </w:r>
      </w:ins>
      <w:ins w:id="1341" w:author="Chen Heller" w:date="2023-02-26T14:21:00Z">
        <w:r w:rsidR="004A6AC6">
          <w:t>axis between each two points by the sampling rate</w:t>
        </w:r>
      </w:ins>
      <w:ins w:id="1342" w:author="Chen Heller" w:date="2023-02-26T14:37:00Z">
        <w:r w:rsidR="00677835">
          <w:t xml:space="preserve">, </w:t>
        </w:r>
      </w:ins>
      <w:ins w:id="1343" w:author="Chen Heller" w:date="2023-02-26T14:48:00Z">
        <w:r w:rsidR="006C7F90">
          <w:t>while</w:t>
        </w:r>
      </w:ins>
      <w:ins w:id="1344" w:author="Chen Heller" w:date="2023-03-02T15:07:00Z">
        <w:r w:rsidR="00025A21">
          <w:t xml:space="preserve"> the</w:t>
        </w:r>
      </w:ins>
      <w:ins w:id="1345" w:author="Chen Heller" w:date="2023-02-26T14:48:00Z">
        <w:r w:rsidR="006C7F90">
          <w:t xml:space="preserve"> </w:t>
        </w:r>
      </w:ins>
      <w:ins w:id="1346" w:author="Chen Heller" w:date="2023-02-26T14:37:00Z">
        <w:r w:rsidR="00677835">
          <w:t xml:space="preserve">implied endpoint was indicated </w:t>
        </w:r>
      </w:ins>
      <w:ins w:id="1347" w:author="Chen Heller" w:date="2023-02-26T14:38:00Z">
        <w:r w:rsidR="00677835">
          <w:t xml:space="preserve">by the intersection between the </w:t>
        </w:r>
      </w:ins>
      <w:ins w:id="1348" w:author="Chen Heller" w:date="2023-02-26T14:39:00Z">
        <w:r w:rsidR="00885A46">
          <w:t xml:space="preserve">present </w:t>
        </w:r>
      </w:ins>
      <w:ins w:id="1349" w:author="Chen Heller" w:date="2023-02-26T14:38:00Z">
        <w:r w:rsidR="00677835">
          <w:t>tangent to the trajectory and the screen</w:t>
        </w:r>
      </w:ins>
      <w:ins w:id="1350" w:author="Chen Heller" w:date="2023-02-26T14:21:00Z">
        <w:r w:rsidR="004A6AC6">
          <w:t>.</w:t>
        </w:r>
      </w:ins>
      <w:ins w:id="1351" w:author="Chen Heller" w:date="2023-02-26T14:40:00Z">
        <w:r w:rsidR="003F1160">
          <w:t xml:space="preserve"> The congruency effect</w:t>
        </w:r>
      </w:ins>
      <w:ins w:id="1352" w:author="Chen Heller" w:date="2023-03-06T09:51:00Z">
        <w:r w:rsidR="00CF5AA9">
          <w:t>'s onset and offset were</w:t>
        </w:r>
      </w:ins>
      <w:ins w:id="1353" w:author="Chen Heller" w:date="2023-02-26T14:40:00Z">
        <w:r w:rsidR="003F1160">
          <w:t xml:space="preserve"> estimated </w:t>
        </w:r>
      </w:ins>
      <w:ins w:id="1354" w:author="Chen Heller" w:date="2023-01-17T11:00:00Z">
        <w:r w:rsidR="00F10B87">
          <w:t>by conducting a</w:t>
        </w:r>
      </w:ins>
      <w:ins w:id="1355" w:author="Chen Heller" w:date="2023-01-09T17:18:00Z">
        <w:r w:rsidR="00CA397F">
          <w:t xml:space="preserve"> </w:t>
        </w:r>
        <w:commentRangeStart w:id="1356"/>
        <w:r w:rsidR="00CA397F">
          <w:t>t-test at every time</w:t>
        </w:r>
      </w:ins>
      <w:ins w:id="1357" w:author="Chen Heller" w:date="2023-03-02T15:07:00Z">
        <w:r w:rsidR="00E966E6">
          <w:t xml:space="preserve"> </w:t>
        </w:r>
      </w:ins>
      <w:ins w:id="1358" w:author="Chen Heller" w:date="2023-01-09T17:18:00Z">
        <w:r w:rsidR="00CA397F">
          <w:t>point</w:t>
        </w:r>
      </w:ins>
      <w:commentRangeEnd w:id="1356"/>
      <w:ins w:id="1359" w:author="Chen Heller" w:date="2023-01-10T11:05:00Z">
        <w:r w:rsidR="008566E6">
          <w:rPr>
            <w:rStyle w:val="CommentReference"/>
          </w:rPr>
          <w:commentReference w:id="1356"/>
        </w:r>
      </w:ins>
      <w:ins w:id="1360" w:author="Chen Heller" w:date="2023-01-09T17:18:00Z">
        <w:r w:rsidR="00CA397F">
          <w:t xml:space="preserve">, and </w:t>
        </w:r>
      </w:ins>
      <w:ins w:id="1361" w:author="Chen Heller" w:date="2023-01-17T11:01:00Z">
        <w:r w:rsidR="00B9255F">
          <w:t xml:space="preserve">clustering together </w:t>
        </w:r>
      </w:ins>
      <w:ins w:id="1362" w:author="Chen Heller" w:date="2023-01-09T17:18:00Z">
        <w:r w:rsidR="00CA397F">
          <w:t>adjacent significant values</w:t>
        </w:r>
      </w:ins>
      <w:ins w:id="1363" w:author="Chen Heller" w:date="2023-01-10T11:27:00Z">
        <w:r w:rsidR="00B176EA">
          <w:t xml:space="preserve"> of </w:t>
        </w:r>
      </w:ins>
      <w:ins w:id="1364" w:author="Chen Heller" w:date="2023-03-02T15:07:00Z">
        <w:r w:rsidR="00DA5861">
          <w:t xml:space="preserve">the </w:t>
        </w:r>
      </w:ins>
      <w:ins w:id="1365" w:author="Chen Heller" w:date="2023-01-10T11:27:00Z">
        <w:r w:rsidR="00B176EA">
          <w:t>similar sign</w:t>
        </w:r>
      </w:ins>
      <w:ins w:id="1366" w:author="Chen Heller" w:date="2023-01-09T17:18:00Z">
        <w:r w:rsidR="00CA397F">
          <w:t>. Then a permutation and clustering procedure [</w:t>
        </w:r>
        <w:commentRangeStart w:id="1367"/>
        <w:r w:rsidR="00CA397F">
          <w:t>ref</w:t>
        </w:r>
        <w:commentRangeEnd w:id="1367"/>
        <w:r w:rsidR="00CA397F">
          <w:rPr>
            <w:rStyle w:val="CommentReference"/>
          </w:rPr>
          <w:commentReference w:id="1367"/>
        </w:r>
        <w:r w:rsidR="00CA397F">
          <w:t xml:space="preserve">] was conducted to evaluate the clusters' significance and correct for multiple comparisons. Finally, </w:t>
        </w:r>
      </w:ins>
      <w:ins w:id="1368" w:author="Chen Heller" w:date="2023-01-10T11:27:00Z">
        <w:r w:rsidR="00B176EA">
          <w:t xml:space="preserve">the </w:t>
        </w:r>
      </w:ins>
      <m:oMath>
        <m:r>
          <w:ins w:id="1369" w:author="Chen Heller" w:date="2023-01-10T11:27:00Z">
            <w:rPr>
              <w:rFonts w:ascii="Cambria Math" w:hAnsi="Cambria Math"/>
            </w:rPr>
            <m:t>α</m:t>
          </w:ins>
        </m:r>
      </m:oMath>
      <w:ins w:id="1370" w:author="Chen Heller" w:date="2023-01-10T11:27:00Z">
        <w:r w:rsidR="00B176EA">
          <w:t xml:space="preserve"> value was divided by </w:t>
        </w:r>
      </w:ins>
      <w:ins w:id="1371" w:author="Chen Heller" w:date="2023-01-10T11:28:00Z">
        <w:r w:rsidR="00B176EA">
          <w:t xml:space="preserve">three </w:t>
        </w:r>
      </w:ins>
      <w:ins w:id="1372" w:author="Chen Heller" w:date="2023-01-10T11:27:00Z">
        <w:r w:rsidR="00B176EA">
          <w:t xml:space="preserve">to correct for </w:t>
        </w:r>
      </w:ins>
      <w:ins w:id="1373" w:author="Chen Heller" w:date="2023-01-10T11:28:00Z">
        <w:r w:rsidR="00B176EA">
          <w:t xml:space="preserve">the three permutation and clustering procedures </w:t>
        </w:r>
        <w:commentRangeStart w:id="1374"/>
        <w:r w:rsidR="00B176EA">
          <w:t>performed (</w:t>
        </w:r>
        <w:r w:rsidR="00CC290A">
          <w:t xml:space="preserve">i.e., </w:t>
        </w:r>
      </w:ins>
      <w:ins w:id="1375" w:author="Chen Heller" w:date="2023-01-10T11:29:00Z">
        <w:r w:rsidR="000E3FEB">
          <w:t xml:space="preserve">deviation from center, </w:t>
        </w:r>
      </w:ins>
      <w:ins w:id="1376" w:author="Chen Heller" w:date="2023-01-10T11:28:00Z">
        <w:r w:rsidR="00B176EA">
          <w:t>velocity</w:t>
        </w:r>
      </w:ins>
      <w:ins w:id="1377" w:author="Chen Heller" w:date="2023-01-10T11:29:00Z">
        <w:r w:rsidR="000E3FEB">
          <w:t>, and</w:t>
        </w:r>
      </w:ins>
      <w:ins w:id="1378" w:author="Chen Heller" w:date="2023-01-10T11:28:00Z">
        <w:r w:rsidR="00B176EA">
          <w:t xml:space="preserve"> implied endpoint).</w:t>
        </w:r>
      </w:ins>
      <w:commentRangeEnd w:id="1374"/>
      <w:ins w:id="1379" w:author="Chen Heller" w:date="2023-02-26T12:39:00Z">
        <w:r w:rsidR="00250ADD">
          <w:rPr>
            <w:rStyle w:val="CommentReference"/>
          </w:rPr>
          <w:commentReference w:id="1374"/>
        </w:r>
      </w:ins>
    </w:p>
    <w:p w14:paraId="3AA9C79F" w14:textId="69DF0122" w:rsidR="00D826D9" w:rsidRDefault="00D826D9" w:rsidP="006238E0">
      <w:pPr>
        <w:pStyle w:val="Heading3"/>
      </w:pPr>
      <w:bookmarkStart w:id="1380" w:name="_Toc114485393"/>
      <w:r>
        <w:t>Results</w:t>
      </w:r>
      <w:bookmarkEnd w:id="1380"/>
    </w:p>
    <w:p w14:paraId="438C6938" w14:textId="19286853"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while in the keyboard session</w:t>
      </w:r>
      <w:ins w:id="1381" w:author="Chen Heller" w:date="2023-03-02T15:08:00Z">
        <w:r w:rsidR="00823AC0">
          <w:t>,</w:t>
        </w:r>
      </w:ins>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382" w:author="Chen Heller" w:date="2023-01-04T09:11:00Z" w:name="move123715935"/>
      <w:moveTo w:id="1383" w:author="Chen Heller" w:date="2023-01-04T09:11:00Z">
        <w:r w:rsidR="00462D23">
          <w:t xml:space="preserve">Because using identical </w:t>
        </w:r>
        <w:r w:rsidR="00462D23">
          <w:lastRenderedPageBreak/>
          <w:t>prime</w:t>
        </w:r>
        <w:del w:id="1384" w:author="Chen Heller" w:date="2023-01-17T13:05:00Z">
          <w:r w:rsidR="00462D23" w:rsidDel="009C328A">
            <w:delText>s</w:delText>
          </w:r>
        </w:del>
        <w:r w:rsidR="00462D23">
          <w:t xml:space="preserve"> and target words in the congruent condition biases the responses towards the target, </w:t>
        </w:r>
        <w:del w:id="1385" w:author="Chen Heller" w:date="2023-01-17T13:05:00Z">
          <w:r w:rsidR="00462D23" w:rsidDel="009C328A">
            <w:delText xml:space="preserve">I </w:delText>
          </w:r>
        </w:del>
        <w:r w:rsidR="00462D23">
          <w:t xml:space="preserve">only </w:t>
        </w:r>
      </w:moveTo>
      <w:ins w:id="1386" w:author="Chen Heller" w:date="2023-01-17T13:06:00Z">
        <w:r w:rsidR="009C328A">
          <w:t xml:space="preserve">the incongruent trials </w:t>
        </w:r>
      </w:ins>
      <w:moveTo w:id="1387" w:author="Chen Heller" w:date="2023-01-04T09:11:00Z">
        <w:del w:id="1388" w:author="Chen Heller" w:date="2023-01-17T13:06:00Z">
          <w:r w:rsidR="00462D23" w:rsidDel="009C328A">
            <w:delText xml:space="preserve">analyzed the responses in the incongruent condition to </w:delText>
          </w:r>
        </w:del>
      </w:moveTo>
      <w:ins w:id="1389" w:author="Chen Heller" w:date="2023-01-17T13:06:00Z">
        <w:r w:rsidR="009C328A">
          <w:t xml:space="preserve">were used to </w:t>
        </w:r>
      </w:ins>
      <w:moveTo w:id="1390" w:author="Chen Heller" w:date="2023-01-04T09:11:00Z">
        <w:r w:rsidR="00462D23">
          <w:t>estimate prime visibility.</w:t>
        </w:r>
      </w:moveTo>
      <w:moveToRangeEnd w:id="1382"/>
      <w:ins w:id="1391" w:author="Chen Heller" w:date="2023-01-04T09:12:00Z">
        <w:r w:rsidR="00462D23">
          <w:t xml:space="preserve"> </w:t>
        </w:r>
      </w:ins>
      <w:r w:rsidR="00FD5D3D">
        <w:t xml:space="preserve">Objective recognition performance for the subjectively invisible stimuli was </w:t>
      </w:r>
      <w:ins w:id="1392" w:author="Chen Heller" w:date="2023-01-17T13:07:00Z">
        <w:r w:rsidR="00412DCE">
          <w:t xml:space="preserve">not better than </w:t>
        </w:r>
      </w:ins>
      <w:del w:id="1393" w:author="Chen Heller" w:date="2023-01-17T13:07:00Z">
        <w:r w:rsidR="00FD5D3D" w:rsidDel="00412DCE">
          <w:delText xml:space="preserve">at </w:delText>
        </w:r>
      </w:del>
      <w:r w:rsidR="00FD5D3D">
        <w:t>chance</w:t>
      </w:r>
      <w:del w:id="1394"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62F36C9B" w:rsidR="00453F6C" w:rsidRDefault="00652B7D" w:rsidP="000E28EE">
      <w:pPr>
        <w:rPr>
          <w:ins w:id="1395" w:author="Chen Heller" w:date="2023-01-17T13:53:00Z"/>
        </w:rPr>
      </w:pPr>
      <w:r>
        <w:t xml:space="preserve">Congruency effect: </w:t>
      </w:r>
      <w:moveToRangeStart w:id="1396" w:author="Chen Heller" w:date="2023-01-04T09:14:00Z" w:name="move123716079"/>
      <w:moveTo w:id="1397" w:author="Chen Heller" w:date="2023-01-04T09:14:00Z">
        <w:del w:id="1398" w:author="Chen Heller" w:date="2023-01-09T17:17:00Z">
          <w:r w:rsidR="00A7794D" w:rsidDel="00CA397F">
            <w:delText xml:space="preserve">All the comparisons between the congruent and incongruent conditions </w:delText>
          </w:r>
        </w:del>
        <w:del w:id="1399" w:author="Chen Heller" w:date="2023-01-04T09:14:00Z">
          <w:r w:rsidR="00A7794D" w:rsidDel="00A7794D">
            <w:delText xml:space="preserve">in all four experiments </w:delText>
          </w:r>
        </w:del>
        <w:del w:id="1400"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401" w:author="Chen Heller" w:date="2023-01-09T17:17:00Z"/>
      <w:moveTo w:id="1402" w:author="Chen Heller" w:date="2023-01-04T09:14:00Z">
        <w:del w:id="1403"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404" w:author="Chen Heller" w:date="2023-01-09T17:17:00Z"/>
      <w:moveTo w:id="1405" w:author="Chen Heller" w:date="2023-01-04T09:14:00Z">
        <w:del w:id="1406" w:author="Chen Heller" w:date="2023-01-09T17:17:00Z">
          <w:r w:rsidR="00000000">
            <w:fldChar w:fldCharType="separate"/>
          </w:r>
          <w:r w:rsidR="00A7794D" w:rsidDel="00CA397F">
            <w:fldChar w:fldCharType="end"/>
          </w:r>
          <w:r w:rsidR="00A7794D" w:rsidDel="00CA397F">
            <w:delText>).</w:delText>
          </w:r>
        </w:del>
      </w:moveTo>
      <w:moveToRangeEnd w:id="1396"/>
      <w:r w:rsidR="00F01249">
        <w:t xml:space="preserve">A congruency effect was found </w:t>
      </w:r>
      <w:del w:id="1407" w:author="Chen Heller" w:date="2023-02-26T13:36:00Z">
        <w:r w:rsidR="00F01249" w:rsidDel="00C75C58">
          <w:delText xml:space="preserve">in </w:delText>
        </w:r>
      </w:del>
      <w:ins w:id="1408" w:author="Chen Heller" w:date="2023-02-26T13:36:00Z">
        <w:r w:rsidR="00C75C58">
          <w:t xml:space="preserve">with </w:t>
        </w:r>
      </w:ins>
      <w:r w:rsidR="00F01249">
        <w:t>both measures</w:t>
      </w:r>
      <w:del w:id="1409" w:author="Chen Heller" w:date="2023-01-04T11:08:00Z">
        <w:r w:rsidR="00F01249" w:rsidDel="00CB2CC7">
          <w:delText xml:space="preserve">, </w:delText>
        </w:r>
      </w:del>
      <w:ins w:id="1410" w:author="Chen Heller" w:date="2023-01-04T11:08:00Z">
        <w:r w:rsidR="00CB2CC7">
          <w:t xml:space="preserve">. In the reaching task, </w:t>
        </w:r>
      </w:ins>
      <w:del w:id="1411" w:author="Chen Heller" w:date="2023-01-04T11:08:00Z">
        <w:r w:rsidR="00F01249" w:rsidDel="007B2D69">
          <w:delText xml:space="preserve">as was evident by </w:delText>
        </w:r>
      </w:del>
      <w:r w:rsidR="00F01249">
        <w:t xml:space="preserve">the </w:t>
      </w:r>
      <w:del w:id="1412" w:author="Chen Heller" w:date="2023-01-04T11:08:00Z">
        <w:r w:rsidR="00F01249" w:rsidDel="007B2D69">
          <w:delText xml:space="preserve">smaller </w:delText>
        </w:r>
      </w:del>
      <w:r w:rsidR="00F01249">
        <w:t>reach area</w:t>
      </w:r>
      <w:ins w:id="1413"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414" w:author="Chen Heller" w:date="2023-01-04T11:09:00Z">
        <w:r w:rsidR="007B2D69">
          <w:t>, was smaller in the incongruent condition. In the keyboard task,</w:t>
        </w:r>
      </w:ins>
      <w:r w:rsidR="00F01249">
        <w:t xml:space="preserve"> </w:t>
      </w:r>
      <w:del w:id="1415" w:author="Chen Heller" w:date="2023-01-04T11:09:00Z">
        <w:r w:rsidR="00F01249" w:rsidDel="007B2D69">
          <w:delText xml:space="preserve">and </w:delText>
        </w:r>
      </w:del>
      <w:r w:rsidR="00F01249">
        <w:t xml:space="preserve">slower </w:t>
      </w:r>
      <w:del w:id="1416" w:author="Chen Heller" w:date="2023-01-04T11:10:00Z">
        <w:r w:rsidR="00F01249" w:rsidDel="0082689E">
          <w:delText>keyboard-</w:delText>
        </w:r>
      </w:del>
      <w:r w:rsidR="00F01249">
        <w:t xml:space="preserve">RT </w:t>
      </w:r>
      <w:ins w:id="1417" w:author="Chen Heller" w:date="2023-01-04T11:10:00Z">
        <w:r w:rsidR="0082689E">
          <w:t xml:space="preserve">was observed </w:t>
        </w:r>
      </w:ins>
      <w:r w:rsidR="00F01249">
        <w:t>in the incongruent condition</w:t>
      </w:r>
      <w:r w:rsidR="00EC38FA">
        <w:t xml:space="preserve"> (</w:t>
      </w:r>
      <w:del w:id="1418"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419" w:author="Chen Heller" w:date="2023-01-04T14:57:00Z">
        <w:r w:rsidR="003251EA" w:rsidDel="00C56E28">
          <w:delText xml:space="preserve">Table </w:delText>
        </w:r>
        <w:r w:rsidR="003251EA" w:rsidDel="00C56E28">
          <w:rPr>
            <w:noProof/>
          </w:rPr>
          <w:delText>4</w:delText>
        </w:r>
      </w:del>
      <w:del w:id="1420" w:author="Chen Heller" w:date="2023-01-17T13:39:00Z">
        <w:r w:rsidR="00EC38FA" w:rsidDel="002722EE">
          <w:fldChar w:fldCharType="end"/>
        </w:r>
      </w:del>
      <w:ins w:id="1421" w:author="Chen Heller" w:date="2023-01-17T13:39:00Z">
        <w:r w:rsidR="002722EE">
          <w:t>Table [ref]</w:t>
        </w:r>
      </w:ins>
      <w:r w:rsidR="00EC38FA">
        <w:t>)</w:t>
      </w:r>
      <w:r w:rsidR="00F01249">
        <w:t>.</w:t>
      </w:r>
      <w:r w:rsidR="000C177A">
        <w:t xml:space="preserve"> </w:t>
      </w:r>
      <w:ins w:id="1422" w:author="Chen Heller" w:date="2023-03-02T15:08:00Z">
        <w:r w:rsidR="008B18FB">
          <w:t xml:space="preserve">A </w:t>
        </w:r>
      </w:ins>
      <w:del w:id="1423" w:author="Chen Heller" w:date="2023-03-02T15:08:00Z">
        <w:r w:rsidR="00CB5A32" w:rsidDel="008B18FB">
          <w:delText xml:space="preserve">Comparison </w:delText>
        </w:r>
      </w:del>
      <w:ins w:id="1424" w:author="Chen Heller" w:date="2023-03-02T15:08:00Z">
        <w:r w:rsidR="008B18FB">
          <w:t xml:space="preserve">comparison </w:t>
        </w:r>
      </w:ins>
      <w:r w:rsidR="00CB5A32">
        <w:t>of the effect sizes revealed t</w:t>
      </w:r>
      <w:r w:rsidR="00E74CD9">
        <w:t>hat t</w:t>
      </w:r>
      <w:r w:rsidR="00CB5A32">
        <w:t xml:space="preserve">he keyboard-RT effect (Cohen's d = </w:t>
      </w:r>
      <w:del w:id="1425"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426" w:author="Chen Heller" w:date="2023-01-16T14:58:00Z">
        <w:r w:rsidR="00E74CD9" w:rsidDel="00E075E9">
          <w:delText>69</w:delText>
        </w:r>
      </w:del>
      <w:ins w:id="1427" w:author="Chen Heller" w:date="2023-01-16T14:58:00Z">
        <w:r w:rsidR="00E075E9">
          <w:t>68</w:t>
        </w:r>
      </w:ins>
      <w:r w:rsidR="00CB5A32">
        <w:t>)</w:t>
      </w:r>
      <w:ins w:id="1428" w:author="Chen Heller" w:date="2023-03-02T15:08:00Z">
        <w:r w:rsidR="008B18FB">
          <w:t>. H</w:t>
        </w:r>
      </w:ins>
      <w:del w:id="1429" w:author="Chen Heller" w:date="2023-01-17T13:39:00Z">
        <w:r w:rsidR="00CB5A32" w:rsidDel="002722EE">
          <w:delText xml:space="preserve">. </w:delText>
        </w:r>
      </w:del>
      <w:ins w:id="1430" w:author="Chen Heller" w:date="2023-01-16T15:00:00Z">
        <w:r w:rsidR="008347B1">
          <w:t>owever, reaching duration</w:t>
        </w:r>
      </w:ins>
      <w:ins w:id="1431" w:author="Chen Heller" w:date="2023-03-02T15:08:00Z">
        <w:r w:rsidR="005F50A1">
          <w:t>,</w:t>
        </w:r>
      </w:ins>
      <w:ins w:id="1432" w:author="Chen Heller" w:date="2023-01-16T15:00:00Z">
        <w:r w:rsidR="008347B1">
          <w:t xml:space="preserve"> which was longer for incongruent trials</w:t>
        </w:r>
      </w:ins>
      <w:ins w:id="1433" w:author="Chen Heller" w:date="2023-02-02T10:54:00Z">
        <w:r w:rsidR="005C74A8">
          <w:t>,</w:t>
        </w:r>
      </w:ins>
      <w:ins w:id="1434" w:author="Chen Heller" w:date="2023-01-16T15:00:00Z">
        <w:r w:rsidR="008347B1">
          <w:t xml:space="preserve"> produced </w:t>
        </w:r>
      </w:ins>
      <w:ins w:id="1435" w:author="Chen Heller" w:date="2023-01-17T13:39:00Z">
        <w:r w:rsidR="002722EE">
          <w:t xml:space="preserve">the </w:t>
        </w:r>
      </w:ins>
      <w:ins w:id="1436" w:author="Chen Heller" w:date="2023-01-16T15:00:00Z">
        <w:r w:rsidR="008347B1">
          <w:t>large</w:t>
        </w:r>
      </w:ins>
      <w:ins w:id="1437" w:author="Chen Heller" w:date="2023-01-17T13:39:00Z">
        <w:r w:rsidR="002722EE">
          <w:t>st</w:t>
        </w:r>
      </w:ins>
      <w:ins w:id="1438" w:author="Chen Heller" w:date="2023-01-16T15:00:00Z">
        <w:r w:rsidR="008347B1">
          <w:t xml:space="preserve"> effect </w:t>
        </w:r>
      </w:ins>
      <w:ins w:id="1439" w:author="Chen Heller" w:date="2023-01-16T15:02:00Z">
        <w:r w:rsidR="007156D0">
          <w:t>(</w:t>
        </w:r>
        <w:commentRangeStart w:id="1440"/>
        <w:r w:rsidR="007156D0">
          <w:t xml:space="preserve">Cohen's d = </w:t>
        </w:r>
        <w:r w:rsidR="002E0DD6">
          <w:t>1.25</w:t>
        </w:r>
      </w:ins>
      <w:commentRangeEnd w:id="1440"/>
      <w:ins w:id="1441" w:author="Chen Heller" w:date="2023-02-02T10:55:00Z">
        <w:r w:rsidR="005C74A8">
          <w:rPr>
            <w:rStyle w:val="CommentReference"/>
          </w:rPr>
          <w:commentReference w:id="1440"/>
        </w:r>
      </w:ins>
      <w:ins w:id="1442" w:author="Chen Heller" w:date="2023-01-16T15:02:00Z">
        <w:r w:rsidR="002E0DD6">
          <w:t>)</w:t>
        </w:r>
      </w:ins>
      <w:ins w:id="1443" w:author="Chen Heller" w:date="2023-01-16T15:01:00Z">
        <w:r w:rsidR="007156D0">
          <w:t xml:space="preserve">. </w:t>
        </w:r>
      </w:ins>
      <w:moveFromRangeStart w:id="1444" w:author="Chen Heller" w:date="2023-01-04T11:14:00Z" w:name="move123723265"/>
      <w:moveFrom w:id="1445"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446" w:author="Chen Heller" w:date="2023-01-04T11:14:00Z"/>
      <w:moveFrom w:id="1447"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444"/>
      <w:ins w:id="1448" w:author="Chen Heller" w:date="2023-02-26T13:43:00Z">
        <w:r w:rsidR="000E28EE" w:rsidRPr="000E28EE">
          <w:t xml:space="preserve">Furthermore, incongruent trials exhibited a greater traveled distance, determined by adding up the Euclidean distances between all </w:t>
        </w:r>
        <w:r w:rsidR="000E28EE" w:rsidRPr="000E28EE">
          <w:lastRenderedPageBreak/>
          <w:t>adjacent samples within a single trial.</w:t>
        </w:r>
      </w:ins>
      <w:del w:id="1449" w:author="Chen Heller" w:date="2023-01-04T12:14:00Z">
        <w:r w:rsidR="00F01249" w:rsidDel="00116E2B">
          <w:delText xml:space="preserve">The bias resulted in </w:delText>
        </w:r>
        <w:r w:rsidR="00285F78" w:rsidDel="00116E2B">
          <w:delText>an</w:delText>
        </w:r>
      </w:del>
      <w:del w:id="1450" w:author="Chen Heller" w:date="2023-01-17T13:42:00Z">
        <w:r w:rsidR="00285F78" w:rsidDel="00CF7681">
          <w:delText xml:space="preserve"> </w:delText>
        </w:r>
        <w:r w:rsidR="00F01249" w:rsidDel="00CF7681">
          <w:delText>extended traveled distance</w:delText>
        </w:r>
      </w:del>
      <w:r w:rsidR="00F01249">
        <w:t xml:space="preserve"> </w:t>
      </w:r>
      <w:ins w:id="1451" w:author="Chen Heller" w:date="2023-01-17T13:50:00Z">
        <w:r w:rsidR="0087650F">
          <w:t>On the other hand</w:t>
        </w:r>
      </w:ins>
      <w:ins w:id="1452" w:author="Chen Heller" w:date="2023-01-17T13:42:00Z">
        <w:r w:rsidR="00836D3F">
          <w:t xml:space="preserve">, reaction time, </w:t>
        </w:r>
      </w:ins>
      <w:ins w:id="1453" w:author="Chen Heller" w:date="2023-01-04T12:17:00Z">
        <w:r w:rsidR="000452AB" w:rsidRPr="000452AB">
          <w:t>defined as the time from stimulus presentation up to movement onset</w:t>
        </w:r>
      </w:ins>
      <w:ins w:id="1454" w:author="Chen Heller" w:date="2023-01-09T17:33:00Z">
        <w:r w:rsidR="00A40EA5">
          <w:t>,</w:t>
        </w:r>
      </w:ins>
      <w:ins w:id="1455" w:author="Chen Heller" w:date="2023-01-04T12:17:00Z">
        <w:r w:rsidR="000452AB" w:rsidRPr="000452AB">
          <w:t xml:space="preserve"> </w:t>
        </w:r>
      </w:ins>
      <w:ins w:id="1456" w:author="Chen Heller" w:date="2023-01-17T13:43:00Z">
        <w:r w:rsidR="00055809">
          <w:t xml:space="preserve">did not differ between the conditions. </w:t>
        </w:r>
      </w:ins>
      <w:ins w:id="1457" w:author="Chen Heller" w:date="2023-02-26T13:46:00Z">
        <w:r w:rsidR="00B636F0">
          <w:t>Examination</w:t>
        </w:r>
      </w:ins>
      <w:ins w:id="1458" w:author="Chen Heller" w:date="2023-01-17T13:53:00Z">
        <w:r w:rsidR="00453F6C">
          <w:t xml:space="preserve"> of the </w:t>
        </w:r>
      </w:ins>
      <w:ins w:id="1459" w:author="Chen Heller" w:date="2023-01-17T13:54:00Z">
        <w:r w:rsidR="00453F6C">
          <w:t>implied endpoint</w:t>
        </w:r>
      </w:ins>
      <w:ins w:id="1460" w:author="Chen Heller" w:date="2023-02-26T13:47:00Z">
        <w:r w:rsidR="00B636F0">
          <w:t xml:space="preserve"> </w:t>
        </w:r>
      </w:ins>
      <w:ins w:id="1461" w:author="Chen Heller" w:date="2023-01-17T13:55:00Z">
        <w:r w:rsidR="00507C86">
          <w:t>reveal</w:t>
        </w:r>
      </w:ins>
      <w:ins w:id="1462" w:author="Chen Heller" w:date="2023-02-02T10:56:00Z">
        <w:r w:rsidR="0010101F">
          <w:t>ed</w:t>
        </w:r>
      </w:ins>
      <w:ins w:id="1463" w:author="Chen Heller" w:date="2023-01-17T13:54:00Z">
        <w:r w:rsidR="00453F6C">
          <w:t xml:space="preserve"> </w:t>
        </w:r>
      </w:ins>
      <w:ins w:id="1464" w:author="Chen Heller" w:date="2023-02-02T10:56:00Z">
        <w:r w:rsidR="0010101F">
          <w:t xml:space="preserve">that </w:t>
        </w:r>
      </w:ins>
      <w:ins w:id="1465" w:author="Chen Heller" w:date="2023-01-17T13:58:00Z">
        <w:r w:rsidR="00914B1D">
          <w:t xml:space="preserve">changes </w:t>
        </w:r>
      </w:ins>
      <w:ins w:id="1466" w:author="Chen Heller" w:date="2023-01-17T13:59:00Z">
        <w:r w:rsidR="00914B1D">
          <w:t xml:space="preserve">of mind </w:t>
        </w:r>
      </w:ins>
      <w:ins w:id="1467" w:author="Chen Heller" w:date="2023-02-26T13:47:00Z">
        <w:r w:rsidR="00573C77">
          <w:t xml:space="preserve">occurred slightly more often </w:t>
        </w:r>
      </w:ins>
      <w:ins w:id="1468" w:author="Chen Heller" w:date="2023-02-02T10:56:00Z">
        <w:r w:rsidR="0010101F">
          <w:t xml:space="preserve">in the </w:t>
        </w:r>
      </w:ins>
      <w:ins w:id="1469" w:author="Chen Heller" w:date="2023-02-02T10:57:00Z">
        <w:r w:rsidR="0010101F">
          <w:t>incongruent</w:t>
        </w:r>
      </w:ins>
      <w:ins w:id="1470" w:author="Chen Heller" w:date="2023-02-02T10:56:00Z">
        <w:r w:rsidR="0010101F">
          <w:t xml:space="preserve"> condition</w:t>
        </w:r>
      </w:ins>
      <w:ins w:id="1471" w:author="Chen Heller" w:date="2023-01-17T13:54:00Z">
        <w:r w:rsidR="00453F6C">
          <w:t xml:space="preserve">. </w:t>
        </w:r>
      </w:ins>
      <w:ins w:id="1472" w:author="Chen Heller" w:date="2023-02-05T10:23:00Z">
        <w:r w:rsidR="00370412">
          <w:t>A</w:t>
        </w:r>
      </w:ins>
      <w:ins w:id="1473" w:author="Chen Heller" w:date="2023-01-17T13:56:00Z">
        <w:r w:rsidR="004E6D7B">
          <w:t xml:space="preserve"> </w:t>
        </w:r>
      </w:ins>
      <w:ins w:id="1474" w:author="Chen Heller" w:date="2023-01-17T13:59:00Z">
        <w:r w:rsidR="00914B1D">
          <w:t xml:space="preserve">change of mind </w:t>
        </w:r>
      </w:ins>
      <w:ins w:id="1475" w:author="Chen Heller" w:date="2023-01-17T13:56:00Z">
        <w:r w:rsidR="004E6D7B">
          <w:t xml:space="preserve">was </w:t>
        </w:r>
      </w:ins>
      <w:ins w:id="1476" w:author="Chen Heller" w:date="2023-02-05T10:21:00Z">
        <w:r w:rsidR="00461263">
          <w:t>registered</w:t>
        </w:r>
      </w:ins>
      <w:ins w:id="1477" w:author="Chen Heller" w:date="2023-01-17T13:56:00Z">
        <w:r w:rsidR="004E6D7B">
          <w:t xml:space="preserve"> </w:t>
        </w:r>
      </w:ins>
      <w:ins w:id="1478" w:author="Chen Heller" w:date="2023-02-05T10:24:00Z">
        <w:r w:rsidR="006171BD">
          <w:t xml:space="preserve">every time </w:t>
        </w:r>
        <w:r w:rsidR="00370412">
          <w:t>the implied endpo</w:t>
        </w:r>
      </w:ins>
      <w:ins w:id="1479" w:author="Chen Heller" w:date="2023-01-17T13:56:00Z">
        <w:r w:rsidR="004E6D7B">
          <w:t>i</w:t>
        </w:r>
      </w:ins>
      <w:ins w:id="1480" w:author="Chen Heller" w:date="2023-02-05T10:24:00Z">
        <w:r w:rsidR="00370412">
          <w:t>n</w:t>
        </w:r>
      </w:ins>
      <w:ins w:id="1481" w:author="Chen Heller" w:date="2023-01-17T13:56:00Z">
        <w:r w:rsidR="004E6D7B">
          <w:t>t crossed from one side of the screen to the other.</w:t>
        </w:r>
      </w:ins>
    </w:p>
    <w:p w14:paraId="11D57144" w14:textId="77777777" w:rsidR="007B776C" w:rsidRDefault="00F01249" w:rsidP="00695D3D">
      <w:pPr>
        <w:rPr>
          <w:ins w:id="1482" w:author="Chen Heller" w:date="2023-01-17T14:00:00Z"/>
        </w:rPr>
      </w:pPr>
      <w:del w:id="1483" w:author="Chen Heller" w:date="2023-01-17T13:59:00Z">
        <w:r w:rsidDel="00914B1D">
          <w:delText xml:space="preserve">and </w:delText>
        </w:r>
        <w:r w:rsidR="00285F78" w:rsidDel="00914B1D">
          <w:delText xml:space="preserve">a </w:delText>
        </w:r>
        <w:r w:rsidDel="00914B1D">
          <w:delText xml:space="preserve">prolonged </w:delText>
        </w:r>
      </w:del>
      <w:del w:id="1484" w:author="Chen Heller" w:date="2023-01-04T13:28:00Z">
        <w:r w:rsidDel="000128A2">
          <w:delText xml:space="preserve">movement </w:delText>
        </w:r>
      </w:del>
      <w:del w:id="1485"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486" w:author="Chen Heller" w:date="2023-01-17T14:00:00Z">
        <w:r w:rsidR="00594DA5" w:rsidDel="007B776C">
          <w:delText xml:space="preserve"> </w:delText>
        </w:r>
      </w:del>
    </w:p>
    <w:p w14:paraId="493CD208" w14:textId="50807F12" w:rsidR="007309FB" w:rsidRDefault="007309FB" w:rsidP="00695D3D">
      <w:moveToRangeStart w:id="1487" w:author="Chen Heller" w:date="2023-01-04T11:14:00Z" w:name="move123723265"/>
      <w:moveTo w:id="1488" w:author="Chen Heller" w:date="2023-01-04T11:14:00Z">
        <w:del w:id="1489" w:author="Chen Heller" w:date="2023-01-10T10:06:00Z">
          <w:r w:rsidDel="00CB497F">
            <w:delText>A</w:delText>
          </w:r>
        </w:del>
      </w:moveTo>
      <w:ins w:id="1490" w:author="Chen Heller" w:date="2023-02-26T15:06:00Z">
        <w:r w:rsidR="00095A91">
          <w:t xml:space="preserve">Although the </w:t>
        </w:r>
      </w:ins>
      <w:ins w:id="1491" w:author="Chen Heller" w:date="2023-02-26T15:12:00Z">
        <w:r w:rsidR="00A9349F">
          <w:t>average time</w:t>
        </w:r>
      </w:ins>
      <w:ins w:id="1492" w:author="Chen Heller" w:date="2023-03-02T15:09:00Z">
        <w:r w:rsidR="00760A98">
          <w:t>-</w:t>
        </w:r>
      </w:ins>
      <w:ins w:id="1493" w:author="Chen Heller" w:date="2023-02-26T15:12:00Z">
        <w:r w:rsidR="00A9349F">
          <w:t xml:space="preserve">dependent trajectories </w:t>
        </w:r>
      </w:ins>
      <w:ins w:id="1494" w:author="Chen Heller" w:date="2023-02-26T15:14:00Z">
        <w:r w:rsidR="009337F6">
          <w:t xml:space="preserve">deviated </w:t>
        </w:r>
      </w:ins>
      <w:ins w:id="1495" w:author="Chen Heller" w:date="2023-02-26T15:12:00Z">
        <w:r w:rsidR="00A9349F">
          <w:t>towards the incorrect answer in incongruent trials</w:t>
        </w:r>
      </w:ins>
      <w:ins w:id="1496" w:author="Chen Heller" w:date="2023-02-26T15:14:00Z">
        <w:r w:rsidR="009337F6">
          <w:t xml:space="preserve">, the bias was </w:t>
        </w:r>
      </w:ins>
      <w:ins w:id="1497" w:author="Chen Heller" w:date="2023-02-26T14:17:00Z">
        <w:r w:rsidR="00864965">
          <w:t>not statistically significant</w:t>
        </w:r>
      </w:ins>
      <w:ins w:id="1498" w:author="Chen Heller" w:date="2023-02-26T15:14:00Z">
        <w:r w:rsidR="009337F6">
          <w:t>. However</w:t>
        </w:r>
      </w:ins>
      <w:moveTo w:id="1499" w:author="Chen Heller" w:date="2023-01-04T11:14:00Z">
        <w:del w:id="1500" w:author="Chen Heller" w:date="2023-02-26T14:17:00Z">
          <w:r w:rsidDel="00864965">
            <w:delText xml:space="preserve"> </w:delText>
          </w:r>
        </w:del>
        <w:del w:id="1501" w:author="Chen Heller" w:date="2023-02-26T15:11:00Z">
          <w:r w:rsidDel="00A9349F">
            <w:delText>bias towards the incorrect answer in incongruent trials</w:delText>
          </w:r>
        </w:del>
      </w:moveTo>
      <w:ins w:id="1502" w:author="Chen Heller" w:date="2023-02-26T15:07:00Z">
        <w:r w:rsidR="00095A91">
          <w:t xml:space="preserve">, horizontal velocity and implied endpoint did produce a </w:t>
        </w:r>
      </w:ins>
      <w:ins w:id="1503" w:author="Chen Heller" w:date="2023-02-26T15:14:00Z">
        <w:r w:rsidR="009337F6">
          <w:t xml:space="preserve">significant </w:t>
        </w:r>
      </w:ins>
      <w:ins w:id="1504" w:author="Chen Heller" w:date="2023-02-26T15:07:00Z">
        <w:r w:rsidR="00095A91">
          <w:t>congruency effect</w:t>
        </w:r>
      </w:ins>
      <w:moveTo w:id="1505" w:author="Chen Heller" w:date="2023-01-04T11:14:00Z">
        <w:r>
          <w:t xml:space="preserve"> </w:t>
        </w:r>
        <w:del w:id="1506" w:author="Chen Heller" w:date="2023-02-26T14:17:00Z">
          <w:r w:rsidDel="00864965">
            <w:delText>was evident</w:delText>
          </w:r>
        </w:del>
        <w:del w:id="1507" w:author="Chen Heller" w:date="2023-01-16T15:17:00Z">
          <w:r w:rsidDel="00932458">
            <w:delText xml:space="preserve"> in the trajector</w:delText>
          </w:r>
        </w:del>
        <w:del w:id="1508" w:author="Chen Heller" w:date="2023-01-10T10:06:00Z">
          <w:r w:rsidDel="00CB497F">
            <w:delText>y</w:delText>
          </w:r>
        </w:del>
      </w:moveTo>
      <w:ins w:id="1509" w:author="Chen Heller" w:date="2023-01-10T10:08:00Z">
        <w:r w:rsidR="001B3B76">
          <w:t>[</w:t>
        </w:r>
        <w:commentRangeStart w:id="1510"/>
        <w:r w:rsidR="001B3B76">
          <w:t>ref</w:t>
        </w:r>
      </w:ins>
      <w:commentRangeEnd w:id="1510"/>
      <w:ins w:id="1511" w:author="Chen Heller" w:date="2023-01-10T10:09:00Z">
        <w:r w:rsidR="005956B2">
          <w:rPr>
            <w:rStyle w:val="CommentReference"/>
          </w:rPr>
          <w:commentReference w:id="1510"/>
        </w:r>
      </w:ins>
      <w:ins w:id="1512" w:author="Chen Heller" w:date="2023-01-10T10:08:00Z">
        <w:r w:rsidR="001B3B76">
          <w:t>]</w:t>
        </w:r>
      </w:ins>
      <w:ins w:id="1513" w:author="Chen Heller" w:date="2023-01-10T10:07:00Z">
        <w:r w:rsidR="001B3B76">
          <w:t>.</w:t>
        </w:r>
      </w:ins>
      <w:ins w:id="1514" w:author="Chen Heller" w:date="2023-01-17T14:15:00Z">
        <w:r w:rsidR="00BA0B5B">
          <w:t xml:space="preserve"> </w:t>
        </w:r>
      </w:ins>
      <w:ins w:id="1515" w:author="Chen Heller" w:date="2023-02-26T15:15:00Z">
        <w:r w:rsidR="006F03FE">
          <w:t xml:space="preserve">After reaching onset, </w:t>
        </w:r>
      </w:ins>
      <w:ins w:id="1516" w:author="Chen Heller" w:date="2023-02-26T15:10:00Z">
        <w:r w:rsidR="008F48BC">
          <w:t>congruent trials</w:t>
        </w:r>
      </w:ins>
      <w:ins w:id="1517" w:author="Chen Heller" w:date="2023-02-26T15:15:00Z">
        <w:r w:rsidR="006F03FE">
          <w:t xml:space="preserve"> had a hig</w:t>
        </w:r>
      </w:ins>
      <w:ins w:id="1518" w:author="Chen Heller" w:date="2023-02-26T15:16:00Z">
        <w:r w:rsidR="006F03FE">
          <w:t xml:space="preserve">her </w:t>
        </w:r>
      </w:ins>
      <w:ins w:id="1519" w:author="Chen Heller" w:date="2023-02-26T15:10:00Z">
        <w:r w:rsidR="008F48BC">
          <w:t>h</w:t>
        </w:r>
      </w:ins>
      <w:ins w:id="1520" w:author="Chen Heller" w:date="2023-02-26T15:07:00Z">
        <w:r w:rsidR="005E6DD2">
          <w:t xml:space="preserve">orizontal velocity </w:t>
        </w:r>
      </w:ins>
      <w:ins w:id="1521" w:author="Chen Heller" w:date="2023-02-26T15:08:00Z">
        <w:r w:rsidR="005E6DD2">
          <w:t xml:space="preserve">between </w:t>
        </w:r>
      </w:ins>
      <w:ins w:id="1522" w:author="Chen Heller" w:date="2023-01-10T10:21:00Z">
        <w:r w:rsidR="00F077AD">
          <w:t>170-300ms (</w:t>
        </w:r>
      </w:ins>
      <w:ins w:id="1523" w:author="Chen Heller" w:date="2023-01-10T10:23:00Z">
        <w:r w:rsidR="00CA6C1D">
          <w:t xml:space="preserve">Cohen's </w:t>
        </w:r>
        <w:proofErr w:type="spellStart"/>
        <w:r w:rsidR="00CA6C1D">
          <w:t>d</w:t>
        </w:r>
        <w:r w:rsidR="00CA6C1D">
          <w:rPr>
            <w:vertAlign w:val="subscript"/>
          </w:rPr>
          <w:t>z</w:t>
        </w:r>
        <w:proofErr w:type="spellEnd"/>
        <w:r w:rsidR="00CA6C1D">
          <w:t xml:space="preserve"> = 0.79</w:t>
        </w:r>
      </w:ins>
      <w:ins w:id="1524" w:author="Chen Heller" w:date="2023-01-10T10:21:00Z">
        <w:r w:rsidR="00F077AD">
          <w:t>)</w:t>
        </w:r>
      </w:ins>
      <w:ins w:id="1525" w:author="Chen Heller" w:date="2023-01-17T14:30:00Z">
        <w:r w:rsidR="00490E46">
          <w:t xml:space="preserve">, and </w:t>
        </w:r>
      </w:ins>
      <w:ins w:id="1526" w:author="Chen Heller" w:date="2023-02-26T15:16:00Z">
        <w:r w:rsidR="006F03FE">
          <w:t xml:space="preserve">their </w:t>
        </w:r>
      </w:ins>
      <w:ins w:id="1527" w:author="Chen Heller" w:date="2023-01-17T14:30:00Z">
        <w:r w:rsidR="00490E46">
          <w:t xml:space="preserve">implied endpoint </w:t>
        </w:r>
      </w:ins>
      <w:ins w:id="1528" w:author="Chen Heller" w:date="2023-02-26T15:09:00Z">
        <w:r w:rsidR="006D6D70">
          <w:t xml:space="preserve">was </w:t>
        </w:r>
      </w:ins>
      <w:ins w:id="1529" w:author="Chen Heller" w:date="2023-02-26T15:10:00Z">
        <w:r w:rsidR="008F48BC">
          <w:t xml:space="preserve">more </w:t>
        </w:r>
      </w:ins>
      <w:ins w:id="1530" w:author="Chen Heller" w:date="2023-02-26T15:11:00Z">
        <w:r w:rsidR="00E611D3">
          <w:t xml:space="preserve">laterally </w:t>
        </w:r>
      </w:ins>
      <w:ins w:id="1531" w:author="Chen Heller" w:date="2023-02-26T15:10:00Z">
        <w:r w:rsidR="008F48BC">
          <w:t xml:space="preserve">oriented </w:t>
        </w:r>
      </w:ins>
      <w:ins w:id="1532" w:author="Chen Heller" w:date="2023-01-17T14:26:00Z">
        <w:r w:rsidR="00F023E2">
          <w:t xml:space="preserve">between </w:t>
        </w:r>
      </w:ins>
      <w:ins w:id="1533" w:author="Chen Heller" w:date="2023-01-10T10:24:00Z">
        <w:r w:rsidR="00333FFD">
          <w:t xml:space="preserve">160-300ms (Cohen's </w:t>
        </w:r>
        <w:proofErr w:type="spellStart"/>
        <w:r w:rsidR="00333FFD">
          <w:t>d</w:t>
        </w:r>
        <w:r w:rsidR="00333FFD">
          <w:rPr>
            <w:vertAlign w:val="subscript"/>
          </w:rPr>
          <w:t>z</w:t>
        </w:r>
        <w:proofErr w:type="spellEnd"/>
        <w:r w:rsidR="00333FFD">
          <w:t xml:space="preserve"> = 0.76)</w:t>
        </w:r>
      </w:ins>
      <w:ins w:id="1534" w:author="Chen Heller" w:date="2023-01-10T10:11:00Z">
        <w:r w:rsidR="00A74725">
          <w:t>.</w:t>
        </w:r>
      </w:ins>
      <w:moveTo w:id="1535" w:author="Chen Heller" w:date="2023-01-04T11:14:00Z">
        <w:del w:id="1536"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537" w:author="Chen Heller" w:date="2023-01-10T10:08:00Z"/>
      <w:moveTo w:id="1538" w:author="Chen Heller" w:date="2023-01-04T11:14:00Z">
        <w:del w:id="1539" w:author="Chen Heller" w:date="2023-01-10T10:08:00Z">
          <w:r w:rsidDel="001B3B76">
            <w:fldChar w:fldCharType="separate"/>
          </w:r>
        </w:del>
        <w:del w:id="1540" w:author="Chen Heller" w:date="2023-01-04T14:57:00Z">
          <w:r w:rsidDel="00C56E28">
            <w:delText xml:space="preserve">Figure </w:delText>
          </w:r>
          <w:r w:rsidDel="00C56E28">
            <w:rPr>
              <w:noProof/>
            </w:rPr>
            <w:delText>6</w:delText>
          </w:r>
        </w:del>
        <w:del w:id="1541" w:author="Chen Heller" w:date="2023-01-10T10:08:00Z">
          <w:r w:rsidDel="001B3B76">
            <w:fldChar w:fldCharType="end"/>
          </w:r>
          <w:r w:rsidDel="001B3B76">
            <w:delText>, (a)).</w:delText>
          </w:r>
        </w:del>
      </w:moveTo>
      <w:moveToRangeEnd w:id="1487"/>
    </w:p>
    <w:p w14:paraId="1C709955" w14:textId="5C731F12" w:rsidR="006119BA" w:rsidRDefault="00F01249" w:rsidP="00FE0AE9">
      <w:del w:id="1542"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543" w:author="Chen Heller" w:date="2023-01-04T16:27:00Z">
        <w:r w:rsidR="00D77F8D">
          <w:t>T</w:t>
        </w:r>
      </w:ins>
      <w:r>
        <w:t>he number of excluded trials</w:t>
      </w:r>
      <w:r w:rsidR="001F3AF5">
        <w:t xml:space="preserve"> </w:t>
      </w:r>
      <w:r>
        <w:t>in the reaching task was high and</w:t>
      </w:r>
      <w:ins w:id="1544" w:author="Chen Heller" w:date="2023-03-02T15:10:00Z">
        <w:r w:rsidR="00470A7B">
          <w:t>,</w:t>
        </w:r>
      </w:ins>
      <w:r w:rsidR="00367B60">
        <w:t xml:space="preserve"> in fact</w:t>
      </w:r>
      <w:ins w:id="1545" w:author="Chen Heller" w:date="2023-03-02T15:10:00Z">
        <w:r w:rsidR="00470A7B">
          <w:t>,</w:t>
        </w:r>
      </w:ins>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5436B9">
        <w:t>(</w:t>
      </w:r>
      <w:proofErr w:type="gramEnd"/>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ut not for incorrect answers</w:t>
      </w:r>
      <w:ins w:id="1546" w:author="Chen Heller" w:date="2023-03-02T15:10:00Z">
        <w:r w:rsidR="00470A7B">
          <w:t>,</w:t>
        </w:r>
      </w:ins>
      <w:r>
        <w:t xml:space="preserve"> </w:t>
      </w:r>
      <w:r w:rsidR="00531D8F">
        <w:t>which were less common in the reaching</w:t>
      </w:r>
      <w:r w:rsidR="00753D9C">
        <w:t xml:space="preserve"> task</w:t>
      </w:r>
      <w:r w:rsidR="007C13FD">
        <w:t xml:space="preserve"> (for an elaborative description of the excluded trials</w:t>
      </w:r>
      <w:ins w:id="1547" w:author="Chen Heller" w:date="2023-03-02T15:10:00Z">
        <w:r w:rsidR="00681F03">
          <w:t>,</w:t>
        </w:r>
      </w:ins>
      <w:r w:rsidR="007C13FD">
        <w:t xml:space="preserve"> see</w:t>
      </w:r>
      <w:ins w:id="1548" w:author="Chen Heller" w:date="2023-01-17T14:31:00Z">
        <w:r w:rsidR="005766DD">
          <w:t xml:space="preserve"> </w:t>
        </w:r>
      </w:ins>
      <w:del w:id="1549" w:author="Chen Heller" w:date="2023-01-17T14:31:00Z">
        <w:r w:rsidR="007C13FD" w:rsidDel="005766DD">
          <w:delText xml:space="preserve"> </w:delText>
        </w:r>
      </w:del>
      <w:ins w:id="1550" w:author="Chen Heller" w:date="2023-01-17T14:31:00Z">
        <w:r w:rsidR="005766DD">
          <w:t>Supplementary Table [ref]</w:t>
        </w:r>
      </w:ins>
      <w:del w:id="1551"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br w:type="page"/>
      </w:r>
    </w:p>
    <w:p w14:paraId="53CA5193" w14:textId="2162A87C" w:rsidR="002436A8" w:rsidRDefault="002436A8" w:rsidP="005436B9">
      <w:pPr>
        <w:pStyle w:val="Caption"/>
      </w:pPr>
      <w:bookmarkStart w:id="1552" w:name="_Ref114068072"/>
      <w:commentRangeStart w:id="1553"/>
      <w:r>
        <w:lastRenderedPageBreak/>
        <w:t xml:space="preserve">Table </w:t>
      </w:r>
      <w:fldSimple w:instr=" SEQ Table \* ARABIC ">
        <w:ins w:id="1554" w:author="Chen Heller" w:date="2023-01-04T14:57:00Z">
          <w:r w:rsidR="00C56E28">
            <w:rPr>
              <w:noProof/>
            </w:rPr>
            <w:t>1</w:t>
          </w:r>
        </w:ins>
        <w:del w:id="1555" w:author="Chen Heller" w:date="2023-01-04T14:57:00Z">
          <w:r w:rsidR="003251EA" w:rsidDel="00C56E28">
            <w:rPr>
              <w:noProof/>
            </w:rPr>
            <w:delText>4</w:delText>
          </w:r>
        </w:del>
      </w:fldSimple>
      <w:bookmarkEnd w:id="1552"/>
      <w:r>
        <w:t>. Results</w:t>
      </w:r>
      <w:del w:id="1556" w:author="Chen Heller" w:date="2023-03-07T09:38:00Z">
        <w:r w:rsidDel="00294E41">
          <w:delText xml:space="preserve"> of Experiment 4</w:delText>
        </w:r>
        <w:commentRangeEnd w:id="1553"/>
        <w:r w:rsidR="00851859" w:rsidDel="00294E41">
          <w:rPr>
            <w:rStyle w:val="CommentReference"/>
            <w:i w:val="0"/>
            <w:iCs w:val="0"/>
            <w:color w:val="auto"/>
          </w:rPr>
          <w:commentReference w:id="1553"/>
        </w:r>
      </w:del>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557"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558">
          <w:tblGrid>
            <w:gridCol w:w="284"/>
            <w:gridCol w:w="2269"/>
            <w:gridCol w:w="1701"/>
            <w:gridCol w:w="1701"/>
            <w:gridCol w:w="708"/>
            <w:gridCol w:w="1134"/>
            <w:gridCol w:w="1701"/>
            <w:gridCol w:w="709"/>
          </w:tblGrid>
        </w:tblGridChange>
      </w:tblGrid>
      <w:tr w:rsidR="001D2361" w14:paraId="010F9CD6" w14:textId="77777777" w:rsidTr="00E875AF">
        <w:trPr>
          <w:trHeight w:val="510"/>
          <w:trPrChange w:id="1559" w:author="Chen Heller" w:date="2023-01-09T11:22:00Z">
            <w:trPr>
              <w:trHeight w:val="510"/>
            </w:trPr>
          </w:trPrChange>
        </w:trPr>
        <w:tc>
          <w:tcPr>
            <w:tcW w:w="284" w:type="dxa"/>
            <w:tcBorders>
              <w:top w:val="single" w:sz="12" w:space="0" w:color="auto"/>
            </w:tcBorders>
            <w:tcPrChange w:id="1560"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561"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562"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563"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564"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565"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566"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567"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568" w:author="Chen Heller" w:date="2023-01-09T11:22:00Z">
            <w:trPr>
              <w:trHeight w:val="254"/>
            </w:trPr>
          </w:trPrChange>
        </w:trPr>
        <w:tc>
          <w:tcPr>
            <w:tcW w:w="284" w:type="dxa"/>
            <w:tcBorders>
              <w:bottom w:val="single" w:sz="12" w:space="0" w:color="auto"/>
            </w:tcBorders>
            <w:tcPrChange w:id="1569"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570"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571"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572"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573"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proofErr w:type="gramStart"/>
            <w:r>
              <w:rPr>
                <w:b/>
                <w:bCs/>
              </w:rPr>
              <w:t>t(</w:t>
            </w:r>
            <w:proofErr w:type="gramEnd"/>
            <w:r>
              <w:rPr>
                <w:b/>
                <w:bCs/>
              </w:rPr>
              <w:t>29)</w:t>
            </w:r>
          </w:p>
        </w:tc>
        <w:tc>
          <w:tcPr>
            <w:tcW w:w="1134" w:type="dxa"/>
            <w:tcBorders>
              <w:bottom w:val="single" w:sz="12" w:space="0" w:color="auto"/>
            </w:tcBorders>
            <w:tcPrChange w:id="1574"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575"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576"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577" w:author="Chen Heller" w:date="2023-01-09T11:22:00Z">
            <w:trPr>
              <w:trHeight w:val="313"/>
            </w:trPr>
          </w:trPrChange>
        </w:trPr>
        <w:tc>
          <w:tcPr>
            <w:tcW w:w="10207" w:type="dxa"/>
            <w:gridSpan w:val="8"/>
            <w:tcBorders>
              <w:top w:val="single" w:sz="12" w:space="0" w:color="auto"/>
            </w:tcBorders>
            <w:tcPrChange w:id="1578"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579" w:author="Chen Heller" w:date="2023-01-09T11:22:00Z">
            <w:trPr>
              <w:trHeight w:val="490"/>
            </w:trPr>
          </w:trPrChange>
        </w:trPr>
        <w:tc>
          <w:tcPr>
            <w:tcW w:w="284" w:type="dxa"/>
            <w:vMerge w:val="restart"/>
            <w:tcBorders>
              <w:bottom w:val="single" w:sz="12" w:space="0" w:color="auto"/>
            </w:tcBorders>
            <w:tcPrChange w:id="1580"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581"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582"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583" w:author="Chen Heller" w:date="2023-01-09T11:22:00Z">
              <w:tcPr>
                <w:tcW w:w="1701" w:type="dxa"/>
              </w:tcPr>
            </w:tcPrChange>
          </w:tcPr>
          <w:p w14:paraId="700FD41D" w14:textId="77777777" w:rsidR="001D2361" w:rsidRDefault="001D2361" w:rsidP="001D2361">
            <w:pPr>
              <w:ind w:firstLine="0"/>
              <w:rPr>
                <w:rtl/>
              </w:rPr>
            </w:pPr>
            <w:r>
              <w:t>1.74 (0.49)</w:t>
            </w:r>
          </w:p>
        </w:tc>
        <w:tc>
          <w:tcPr>
            <w:tcW w:w="708" w:type="dxa"/>
            <w:tcPrChange w:id="1584" w:author="Chen Heller" w:date="2023-01-09T11:22:00Z">
              <w:tcPr>
                <w:tcW w:w="708" w:type="dxa"/>
              </w:tcPr>
            </w:tcPrChange>
          </w:tcPr>
          <w:p w14:paraId="2A493D92" w14:textId="4C72C7C0" w:rsidR="001D2361" w:rsidRDefault="00C67208" w:rsidP="001D2361">
            <w:pPr>
              <w:ind w:firstLine="0"/>
            </w:pPr>
            <w:ins w:id="1585" w:author="Chen Heller" w:date="2023-01-16T11:46:00Z">
              <w:r>
                <w:t>3.75</w:t>
              </w:r>
            </w:ins>
          </w:p>
        </w:tc>
        <w:tc>
          <w:tcPr>
            <w:tcW w:w="1134" w:type="dxa"/>
            <w:tcPrChange w:id="1586" w:author="Chen Heller" w:date="2023-01-09T11:22:00Z">
              <w:tcPr>
                <w:tcW w:w="1134" w:type="dxa"/>
              </w:tcPr>
            </w:tcPrChange>
          </w:tcPr>
          <w:p w14:paraId="56CBC635" w14:textId="4E90E834" w:rsidR="001D2361" w:rsidRDefault="00C67208" w:rsidP="001D2361">
            <w:pPr>
              <w:ind w:firstLine="0"/>
            </w:pPr>
            <w:ins w:id="1587" w:author="Chen Heller" w:date="2023-01-16T11:46:00Z">
              <w:r>
                <w:t>&lt;</w:t>
              </w:r>
            </w:ins>
            <w:r w:rsidR="001D2361">
              <w:t>0.001*</w:t>
            </w:r>
          </w:p>
        </w:tc>
        <w:tc>
          <w:tcPr>
            <w:tcW w:w="1701" w:type="dxa"/>
            <w:tcPrChange w:id="1588" w:author="Chen Heller" w:date="2023-01-09T11:22:00Z">
              <w:tcPr>
                <w:tcW w:w="1701" w:type="dxa"/>
              </w:tcPr>
            </w:tcPrChange>
          </w:tcPr>
          <w:p w14:paraId="627FB39F" w14:textId="22FC44AE" w:rsidR="001D2361" w:rsidRDefault="001D2361" w:rsidP="001D2361">
            <w:pPr>
              <w:ind w:firstLine="0"/>
            </w:pPr>
            <w:r>
              <w:t>0.</w:t>
            </w:r>
            <w:del w:id="1589" w:author="Chen Heller" w:date="2023-01-16T11:46:00Z">
              <w:r w:rsidDel="001D39A8">
                <w:delText>16</w:delText>
              </w:r>
            </w:del>
            <w:ins w:id="1590" w:author="Chen Heller" w:date="2023-01-16T11:46:00Z">
              <w:r w:rsidR="001D39A8">
                <w:t>15</w:t>
              </w:r>
            </w:ins>
            <w:r>
              <w:t>, 0.</w:t>
            </w:r>
            <w:del w:id="1591" w:author="Chen Heller" w:date="2023-01-16T11:46:00Z">
              <w:r w:rsidDel="001D39A8">
                <w:delText>52</w:delText>
              </w:r>
            </w:del>
            <w:ins w:id="1592" w:author="Chen Heller" w:date="2023-01-16T11:46:00Z">
              <w:r w:rsidR="001D39A8">
                <w:t>53</w:t>
              </w:r>
            </w:ins>
          </w:p>
        </w:tc>
        <w:tc>
          <w:tcPr>
            <w:tcW w:w="709" w:type="dxa"/>
            <w:tcPrChange w:id="1593" w:author="Chen Heller" w:date="2023-01-09T11:22:00Z">
              <w:tcPr>
                <w:tcW w:w="709" w:type="dxa"/>
              </w:tcPr>
            </w:tcPrChange>
          </w:tcPr>
          <w:p w14:paraId="581AC8D5" w14:textId="72C4894C" w:rsidR="001D2361" w:rsidRDefault="001D2361" w:rsidP="001D2361">
            <w:pPr>
              <w:ind w:firstLine="0"/>
            </w:pPr>
            <w:r>
              <w:t>0.</w:t>
            </w:r>
            <w:del w:id="1594" w:author="Chen Heller" w:date="2023-01-16T11:46:00Z">
              <w:r w:rsidDel="001D39A8">
                <w:delText>69</w:delText>
              </w:r>
            </w:del>
            <w:ins w:id="1595" w:author="Chen Heller" w:date="2023-01-16T11:46:00Z">
              <w:r w:rsidR="001D39A8">
                <w:t>68</w:t>
              </w:r>
            </w:ins>
          </w:p>
        </w:tc>
      </w:tr>
      <w:tr w:rsidR="001D2361" w14:paraId="4B03AE91" w14:textId="77777777" w:rsidTr="00E875AF">
        <w:trPr>
          <w:trHeight w:val="490"/>
          <w:trPrChange w:id="1596" w:author="Chen Heller" w:date="2023-01-09T11:22:00Z">
            <w:trPr>
              <w:trHeight w:val="490"/>
            </w:trPr>
          </w:trPrChange>
        </w:trPr>
        <w:tc>
          <w:tcPr>
            <w:tcW w:w="284" w:type="dxa"/>
            <w:vMerge/>
            <w:tcBorders>
              <w:top w:val="single" w:sz="12" w:space="0" w:color="auto"/>
              <w:bottom w:val="single" w:sz="12" w:space="0" w:color="auto"/>
            </w:tcBorders>
            <w:tcPrChange w:id="1597"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598"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599"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600"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601" w:author="Chen Heller" w:date="2023-01-09T11:22:00Z">
              <w:tcPr>
                <w:tcW w:w="708" w:type="dxa"/>
              </w:tcPr>
            </w:tcPrChange>
          </w:tcPr>
          <w:p w14:paraId="551354DC" w14:textId="3E18EF68" w:rsidR="001D2361" w:rsidRDefault="00051116" w:rsidP="001D2361">
            <w:pPr>
              <w:ind w:firstLine="0"/>
            </w:pPr>
            <w:ins w:id="1602" w:author="Chen Heller" w:date="2023-01-16T11:42:00Z">
              <w:r>
                <w:t>5.19</w:t>
              </w:r>
            </w:ins>
          </w:p>
        </w:tc>
        <w:tc>
          <w:tcPr>
            <w:tcW w:w="1134" w:type="dxa"/>
            <w:tcPrChange w:id="1603"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604" w:author="Chen Heller" w:date="2023-01-09T11:22:00Z">
              <w:tcPr>
                <w:tcW w:w="1701" w:type="dxa"/>
              </w:tcPr>
            </w:tcPrChange>
          </w:tcPr>
          <w:p w14:paraId="0408F6E5" w14:textId="296CDE9A" w:rsidR="001D2361" w:rsidRDefault="001D2361" w:rsidP="001D2361">
            <w:pPr>
              <w:ind w:firstLine="0"/>
            </w:pPr>
            <w:r>
              <w:t>-1.25, -0.</w:t>
            </w:r>
            <w:del w:id="1605" w:author="Chen Heller" w:date="2023-01-16T11:42:00Z">
              <w:r w:rsidDel="00051116">
                <w:delText>56</w:delText>
              </w:r>
            </w:del>
            <w:ins w:id="1606" w:author="Chen Heller" w:date="2023-01-16T11:42:00Z">
              <w:r w:rsidR="00051116">
                <w:t>54</w:t>
              </w:r>
            </w:ins>
          </w:p>
        </w:tc>
        <w:tc>
          <w:tcPr>
            <w:tcW w:w="709" w:type="dxa"/>
            <w:tcPrChange w:id="1607" w:author="Chen Heller" w:date="2023-01-09T11:22:00Z">
              <w:tcPr>
                <w:tcW w:w="709" w:type="dxa"/>
              </w:tcPr>
            </w:tcPrChange>
          </w:tcPr>
          <w:p w14:paraId="66F47399" w14:textId="1FD1BCAB" w:rsidR="001D2361" w:rsidRDefault="001D2361" w:rsidP="001D2361">
            <w:pPr>
              <w:ind w:firstLine="0"/>
            </w:pPr>
            <w:r>
              <w:t>0.</w:t>
            </w:r>
            <w:del w:id="1608" w:author="Chen Heller" w:date="2023-01-16T11:42:00Z">
              <w:r w:rsidDel="00051116">
                <w:delText>95</w:delText>
              </w:r>
            </w:del>
            <w:ins w:id="1609" w:author="Chen Heller" w:date="2023-01-16T11:42:00Z">
              <w:r w:rsidR="00051116">
                <w:t>94</w:t>
              </w:r>
            </w:ins>
          </w:p>
        </w:tc>
      </w:tr>
      <w:tr w:rsidR="001D2361" w14:paraId="5AF17B24" w14:textId="77777777" w:rsidTr="00E875AF">
        <w:trPr>
          <w:trHeight w:val="490"/>
          <w:trPrChange w:id="1610" w:author="Chen Heller" w:date="2023-01-09T11:22:00Z">
            <w:trPr>
              <w:trHeight w:val="490"/>
            </w:trPr>
          </w:trPrChange>
        </w:trPr>
        <w:tc>
          <w:tcPr>
            <w:tcW w:w="284" w:type="dxa"/>
            <w:vMerge/>
            <w:tcBorders>
              <w:top w:val="single" w:sz="12" w:space="0" w:color="auto"/>
              <w:bottom w:val="single" w:sz="12" w:space="0" w:color="auto"/>
            </w:tcBorders>
            <w:tcPrChange w:id="1611"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612" w:author="Chen Heller" w:date="2023-01-09T11:22:00Z">
              <w:tcPr>
                <w:tcW w:w="2269" w:type="dxa"/>
              </w:tcPr>
            </w:tcPrChange>
          </w:tcPr>
          <w:p w14:paraId="06588EC5" w14:textId="77777777" w:rsidR="001D2361" w:rsidRPr="002B41E9" w:rsidRDefault="001D2361" w:rsidP="001D2361">
            <w:pPr>
              <w:ind w:firstLine="0"/>
              <w:rPr>
                <w:b/>
                <w:bCs/>
                <w:highlight w:val="yellow"/>
                <w:rPrChange w:id="1613" w:author="Chen Heller" w:date="2023-01-09T11:40:00Z">
                  <w:rPr>
                    <w:b/>
                    <w:bCs/>
                  </w:rPr>
                </w:rPrChange>
              </w:rPr>
            </w:pPr>
            <w:commentRangeStart w:id="1614"/>
            <w:r w:rsidRPr="002B41E9">
              <w:rPr>
                <w:b/>
                <w:bCs/>
                <w:highlight w:val="yellow"/>
                <w:rPrChange w:id="1615" w:author="Chen Heller" w:date="2023-01-09T11:40:00Z">
                  <w:rPr>
                    <w:b/>
                    <w:bCs/>
                  </w:rPr>
                </w:rPrChange>
              </w:rPr>
              <w:t>Reaction time</w:t>
            </w:r>
            <w:commentRangeEnd w:id="1614"/>
            <w:r w:rsidR="00405902">
              <w:rPr>
                <w:rStyle w:val="CommentReference"/>
              </w:rPr>
              <w:commentReference w:id="1614"/>
            </w:r>
          </w:p>
        </w:tc>
        <w:tc>
          <w:tcPr>
            <w:tcW w:w="1701" w:type="dxa"/>
            <w:tcPrChange w:id="1616"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617"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618" w:author="Chen Heller" w:date="2023-01-09T11:22:00Z">
              <w:tcPr>
                <w:tcW w:w="708" w:type="dxa"/>
              </w:tcPr>
            </w:tcPrChange>
          </w:tcPr>
          <w:p w14:paraId="79043DD9" w14:textId="7FE4A116" w:rsidR="001D2361" w:rsidRDefault="001D2361" w:rsidP="001D2361">
            <w:pPr>
              <w:ind w:firstLine="0"/>
            </w:pPr>
            <w:del w:id="1619" w:author="Chen Heller" w:date="2023-01-16T11:28:00Z">
              <w:r w:rsidDel="00523E01">
                <w:delText>1.01</w:delText>
              </w:r>
            </w:del>
          </w:p>
        </w:tc>
        <w:tc>
          <w:tcPr>
            <w:tcW w:w="1134" w:type="dxa"/>
            <w:tcPrChange w:id="1620" w:author="Chen Heller" w:date="2023-01-09T11:22:00Z">
              <w:tcPr>
                <w:tcW w:w="1134" w:type="dxa"/>
              </w:tcPr>
            </w:tcPrChange>
          </w:tcPr>
          <w:p w14:paraId="32C5B30E" w14:textId="732101E4" w:rsidR="001D2361" w:rsidRDefault="001D2361" w:rsidP="001D2361">
            <w:pPr>
              <w:ind w:firstLine="0"/>
            </w:pPr>
            <w:r>
              <w:t>0.</w:t>
            </w:r>
            <w:del w:id="1621" w:author="Chen Heller" w:date="2023-01-16T11:17:00Z">
              <w:r w:rsidDel="00726F04">
                <w:delText>318</w:delText>
              </w:r>
            </w:del>
            <w:ins w:id="1622" w:author="Chen Heller" w:date="2023-01-16T11:17:00Z">
              <w:r w:rsidR="00726F04">
                <w:t>314</w:t>
              </w:r>
            </w:ins>
          </w:p>
        </w:tc>
        <w:tc>
          <w:tcPr>
            <w:tcW w:w="1701" w:type="dxa"/>
            <w:tcPrChange w:id="1623" w:author="Chen Heller" w:date="2023-01-09T11:22:00Z">
              <w:tcPr>
                <w:tcW w:w="1701" w:type="dxa"/>
              </w:tcPr>
            </w:tcPrChange>
          </w:tcPr>
          <w:p w14:paraId="6572F86D" w14:textId="41FEBFFD" w:rsidR="001D2361" w:rsidRDefault="001D2361" w:rsidP="001D2361">
            <w:pPr>
              <w:ind w:firstLine="0"/>
            </w:pPr>
            <w:r>
              <w:t>-5.</w:t>
            </w:r>
            <w:del w:id="1624" w:author="Chen Heller" w:date="2023-01-16T11:17:00Z">
              <w:r w:rsidDel="00726F04">
                <w:delText>31</w:delText>
              </w:r>
            </w:del>
            <w:ins w:id="1625" w:author="Chen Heller" w:date="2023-01-16T11:17:00Z">
              <w:r w:rsidR="00726F04">
                <w:t>12</w:t>
              </w:r>
            </w:ins>
            <w:r>
              <w:t>, 1.</w:t>
            </w:r>
            <w:del w:id="1626" w:author="Chen Heller" w:date="2023-01-16T11:17:00Z">
              <w:r w:rsidDel="00726F04">
                <w:delText>79</w:delText>
              </w:r>
            </w:del>
            <w:ins w:id="1627" w:author="Chen Heller" w:date="2023-01-16T11:17:00Z">
              <w:r w:rsidR="00726F04">
                <w:t>58</w:t>
              </w:r>
            </w:ins>
          </w:p>
        </w:tc>
        <w:tc>
          <w:tcPr>
            <w:tcW w:w="709" w:type="dxa"/>
            <w:tcPrChange w:id="1628"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629" w:author="Chen Heller" w:date="2023-01-09T11:22:00Z">
            <w:trPr>
              <w:trHeight w:val="490"/>
            </w:trPr>
          </w:trPrChange>
        </w:trPr>
        <w:tc>
          <w:tcPr>
            <w:tcW w:w="284" w:type="dxa"/>
            <w:vMerge/>
            <w:tcBorders>
              <w:top w:val="single" w:sz="12" w:space="0" w:color="auto"/>
              <w:bottom w:val="single" w:sz="12" w:space="0" w:color="auto"/>
            </w:tcBorders>
            <w:tcPrChange w:id="1630"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631" w:author="Chen Heller" w:date="2023-01-09T11:22:00Z">
              <w:tcPr>
                <w:tcW w:w="2269" w:type="dxa"/>
              </w:tcPr>
            </w:tcPrChange>
          </w:tcPr>
          <w:p w14:paraId="1D4FE0CF" w14:textId="3F467C3B" w:rsidR="001D2361" w:rsidRPr="002B41E9" w:rsidRDefault="001D2361" w:rsidP="001D2361">
            <w:pPr>
              <w:ind w:firstLine="0"/>
              <w:rPr>
                <w:b/>
                <w:bCs/>
                <w:highlight w:val="yellow"/>
                <w:rPrChange w:id="1632" w:author="Chen Heller" w:date="2023-01-09T11:40:00Z">
                  <w:rPr>
                    <w:b/>
                    <w:bCs/>
                  </w:rPr>
                </w:rPrChange>
              </w:rPr>
            </w:pPr>
            <w:del w:id="1633" w:author="Chen Heller" w:date="2023-01-04T13:30:00Z">
              <w:r w:rsidRPr="00B26FEC" w:rsidDel="00977059">
                <w:rPr>
                  <w:b/>
                  <w:bCs/>
                </w:rPr>
                <w:delText xml:space="preserve">Movement </w:delText>
              </w:r>
            </w:del>
            <w:ins w:id="1634" w:author="Chen Heller" w:date="2023-01-04T13:30:00Z">
              <w:r w:rsidR="00977059" w:rsidRPr="00B26FEC">
                <w:rPr>
                  <w:b/>
                  <w:bCs/>
                </w:rPr>
                <w:t xml:space="preserve">Reaching </w:t>
              </w:r>
            </w:ins>
            <w:r w:rsidR="003538C4" w:rsidRPr="00B26FEC">
              <w:rPr>
                <w:b/>
                <w:bCs/>
              </w:rPr>
              <w:t>duration</w:t>
            </w:r>
          </w:p>
        </w:tc>
        <w:tc>
          <w:tcPr>
            <w:tcW w:w="1701" w:type="dxa"/>
            <w:tcPrChange w:id="1635"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636"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637" w:author="Chen Heller" w:date="2023-01-09T11:22:00Z">
              <w:tcPr>
                <w:tcW w:w="708" w:type="dxa"/>
              </w:tcPr>
            </w:tcPrChange>
          </w:tcPr>
          <w:p w14:paraId="240BB847" w14:textId="39E0D470" w:rsidR="001D2361" w:rsidRDefault="001D2361" w:rsidP="001D2361">
            <w:pPr>
              <w:ind w:firstLine="0"/>
            </w:pPr>
            <w:del w:id="1638" w:author="Chen Heller" w:date="2023-01-16T11:25:00Z">
              <w:r w:rsidDel="00D76147">
                <w:delText>6.40</w:delText>
              </w:r>
            </w:del>
          </w:p>
        </w:tc>
        <w:tc>
          <w:tcPr>
            <w:tcW w:w="1134" w:type="dxa"/>
            <w:tcPrChange w:id="1639"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640" w:author="Chen Heller" w:date="2023-01-09T11:22:00Z">
              <w:tcPr>
                <w:tcW w:w="1701" w:type="dxa"/>
              </w:tcPr>
            </w:tcPrChange>
          </w:tcPr>
          <w:p w14:paraId="290AF343" w14:textId="028710BF" w:rsidR="001D2361" w:rsidRDefault="001D2361" w:rsidP="001D2361">
            <w:pPr>
              <w:ind w:firstLine="0"/>
            </w:pPr>
            <w:r>
              <w:t>-17.</w:t>
            </w:r>
            <w:del w:id="1641" w:author="Chen Heller" w:date="2023-01-16T11:26:00Z">
              <w:r w:rsidDel="00D76147">
                <w:delText>32</w:delText>
              </w:r>
            </w:del>
            <w:ins w:id="1642" w:author="Chen Heller" w:date="2023-01-16T11:26:00Z">
              <w:r w:rsidR="00D76147">
                <w:t>08</w:t>
              </w:r>
            </w:ins>
            <w:r>
              <w:t>, -</w:t>
            </w:r>
            <w:del w:id="1643" w:author="Chen Heller" w:date="2023-01-16T11:26:00Z">
              <w:r w:rsidDel="00D76147">
                <w:delText>8.93</w:delText>
              </w:r>
            </w:del>
            <w:ins w:id="1644" w:author="Chen Heller" w:date="2023-01-16T11:26:00Z">
              <w:r w:rsidR="00D76147">
                <w:t>9.17</w:t>
              </w:r>
            </w:ins>
          </w:p>
        </w:tc>
        <w:tc>
          <w:tcPr>
            <w:tcW w:w="709" w:type="dxa"/>
            <w:tcPrChange w:id="1645"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646" w:author="Chen Heller" w:date="2023-01-09T11:22:00Z">
            <w:trPr>
              <w:trHeight w:val="490"/>
            </w:trPr>
          </w:trPrChange>
        </w:trPr>
        <w:tc>
          <w:tcPr>
            <w:tcW w:w="284" w:type="dxa"/>
            <w:vMerge/>
            <w:tcBorders>
              <w:top w:val="single" w:sz="12" w:space="0" w:color="auto"/>
              <w:bottom w:val="single" w:sz="12" w:space="0" w:color="auto"/>
            </w:tcBorders>
            <w:tcPrChange w:id="1647"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648"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649"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650" w:author="Chen Heller" w:date="2023-02-02T10:42:00Z">
              <w:r w:rsidDel="00D62DBE">
                <w:delText>0.24</w:delText>
              </w:r>
            </w:del>
            <w:ins w:id="1651" w:author="Chen Heller" w:date="2023-02-02T10:42:00Z">
              <w:r w:rsidR="00D62DBE">
                <w:t>1.77</w:t>
              </w:r>
            </w:ins>
            <w:r>
              <w:t xml:space="preserve"> (0.</w:t>
            </w:r>
            <w:del w:id="1652" w:author="Chen Heller" w:date="2023-02-02T10:42:00Z">
              <w:r w:rsidDel="00D62DBE">
                <w:delText>12</w:delText>
              </w:r>
            </w:del>
            <w:ins w:id="1653" w:author="Chen Heller" w:date="2023-02-02T10:42:00Z">
              <w:r w:rsidR="00D62DBE">
                <w:t>40</w:t>
              </w:r>
            </w:ins>
            <w:r>
              <w:t>)</w:t>
            </w:r>
          </w:p>
        </w:tc>
        <w:tc>
          <w:tcPr>
            <w:tcW w:w="1701" w:type="dxa"/>
            <w:tcBorders>
              <w:bottom w:val="single" w:sz="12" w:space="0" w:color="auto"/>
            </w:tcBorders>
            <w:tcPrChange w:id="1654"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655" w:author="Chen Heller" w:date="2023-02-02T10:42:00Z">
              <w:r w:rsidDel="00D62DBE">
                <w:delText>0</w:delText>
              </w:r>
            </w:del>
            <w:ins w:id="1656" w:author="Chen Heller" w:date="2023-02-02T10:42:00Z">
              <w:r w:rsidR="00D62DBE">
                <w:t>1</w:t>
              </w:r>
            </w:ins>
            <w:r>
              <w:t>.</w:t>
            </w:r>
            <w:del w:id="1657" w:author="Chen Heller" w:date="2023-02-02T10:42:00Z">
              <w:r w:rsidDel="00D62DBE">
                <w:delText xml:space="preserve">22 </w:delText>
              </w:r>
            </w:del>
            <w:ins w:id="1658" w:author="Chen Heller" w:date="2023-02-02T10:42:00Z">
              <w:r w:rsidR="00D62DBE">
                <w:t xml:space="preserve">99 </w:t>
              </w:r>
            </w:ins>
            <w:r>
              <w:t>(0.</w:t>
            </w:r>
            <w:del w:id="1659" w:author="Chen Heller" w:date="2023-02-02T10:42:00Z">
              <w:r w:rsidDel="00D62DBE">
                <w:delText>11</w:delText>
              </w:r>
            </w:del>
            <w:ins w:id="1660" w:author="Chen Heller" w:date="2023-02-02T10:42:00Z">
              <w:r w:rsidR="00D62DBE">
                <w:t>48</w:t>
              </w:r>
            </w:ins>
            <w:r>
              <w:t>)</w:t>
            </w:r>
          </w:p>
        </w:tc>
        <w:tc>
          <w:tcPr>
            <w:tcW w:w="708" w:type="dxa"/>
            <w:tcBorders>
              <w:bottom w:val="single" w:sz="12" w:space="0" w:color="auto"/>
            </w:tcBorders>
            <w:tcPrChange w:id="1661" w:author="Chen Heller" w:date="2023-01-09T11:22:00Z">
              <w:tcPr>
                <w:tcW w:w="708" w:type="dxa"/>
                <w:tcBorders>
                  <w:bottom w:val="single" w:sz="12" w:space="0" w:color="auto"/>
                </w:tcBorders>
              </w:tcPr>
            </w:tcPrChange>
          </w:tcPr>
          <w:p w14:paraId="1A46BDE6" w14:textId="170CEA3E" w:rsidR="001D2361" w:rsidRDefault="001D2361" w:rsidP="001D2361">
            <w:pPr>
              <w:ind w:firstLine="0"/>
            </w:pPr>
            <w:del w:id="1662" w:author="Chen Heller" w:date="2023-02-02T10:43:00Z">
              <w:r w:rsidDel="00D62DBE">
                <w:delText>1.06</w:delText>
              </w:r>
            </w:del>
            <w:ins w:id="1663" w:author="Chen Heller" w:date="2023-02-02T10:43:00Z">
              <w:r w:rsidR="00D62DBE">
                <w:t>2.51</w:t>
              </w:r>
            </w:ins>
          </w:p>
        </w:tc>
        <w:tc>
          <w:tcPr>
            <w:tcW w:w="1134" w:type="dxa"/>
            <w:tcBorders>
              <w:bottom w:val="single" w:sz="12" w:space="0" w:color="auto"/>
            </w:tcBorders>
            <w:tcPrChange w:id="1664" w:author="Chen Heller" w:date="2023-01-09T11:22:00Z">
              <w:tcPr>
                <w:tcW w:w="1134" w:type="dxa"/>
                <w:tcBorders>
                  <w:bottom w:val="single" w:sz="12" w:space="0" w:color="auto"/>
                </w:tcBorders>
              </w:tcPr>
            </w:tcPrChange>
          </w:tcPr>
          <w:p w14:paraId="26EFE69D" w14:textId="1EE73341" w:rsidR="001D2361" w:rsidRDefault="001D2361" w:rsidP="001D2361">
            <w:pPr>
              <w:ind w:firstLine="0"/>
            </w:pPr>
            <w:r>
              <w:t>0.</w:t>
            </w:r>
            <w:del w:id="1665" w:author="Chen Heller" w:date="2023-02-02T10:43:00Z">
              <w:r w:rsidDel="00D62DBE">
                <w:delText>318</w:delText>
              </w:r>
            </w:del>
            <w:ins w:id="1666" w:author="Chen Heller" w:date="2023-02-02T10:43:00Z">
              <w:r w:rsidR="00D62DBE">
                <w:t>017</w:t>
              </w:r>
            </w:ins>
          </w:p>
        </w:tc>
        <w:tc>
          <w:tcPr>
            <w:tcW w:w="1701" w:type="dxa"/>
            <w:tcBorders>
              <w:bottom w:val="single" w:sz="12" w:space="0" w:color="auto"/>
            </w:tcBorders>
            <w:tcPrChange w:id="1667" w:author="Chen Heller" w:date="2023-01-09T11:22:00Z">
              <w:tcPr>
                <w:tcW w:w="1701" w:type="dxa"/>
                <w:tcBorders>
                  <w:bottom w:val="single" w:sz="12" w:space="0" w:color="auto"/>
                </w:tcBorders>
              </w:tcPr>
            </w:tcPrChange>
          </w:tcPr>
          <w:p w14:paraId="5C6EE881" w14:textId="6B41D752" w:rsidR="001D2361" w:rsidRDefault="001D2361" w:rsidP="001D2361">
            <w:pPr>
              <w:ind w:firstLine="0"/>
            </w:pPr>
            <w:r>
              <w:t>-0.</w:t>
            </w:r>
            <w:del w:id="1668" w:author="Chen Heller" w:date="2023-02-02T10:43:00Z">
              <w:r w:rsidDel="00D62DBE">
                <w:delText>02</w:delText>
              </w:r>
            </w:del>
            <w:ins w:id="1669" w:author="Chen Heller" w:date="2023-02-02T10:43:00Z">
              <w:r w:rsidR="00D62DBE">
                <w:t>40</w:t>
              </w:r>
            </w:ins>
            <w:r>
              <w:t>, 0.</w:t>
            </w:r>
            <w:del w:id="1670" w:author="Chen Heller" w:date="2023-02-02T10:43:00Z">
              <w:r w:rsidDel="00D62DBE">
                <w:delText>06</w:delText>
              </w:r>
            </w:del>
            <w:ins w:id="1671" w:author="Chen Heller" w:date="2023-02-02T10:43:00Z">
              <w:r w:rsidR="00D62DBE">
                <w:t>04</w:t>
              </w:r>
            </w:ins>
          </w:p>
        </w:tc>
        <w:tc>
          <w:tcPr>
            <w:tcW w:w="709" w:type="dxa"/>
            <w:tcBorders>
              <w:bottom w:val="single" w:sz="12" w:space="0" w:color="auto"/>
            </w:tcBorders>
            <w:tcPrChange w:id="1672" w:author="Chen Heller" w:date="2023-01-09T11:22:00Z">
              <w:tcPr>
                <w:tcW w:w="709" w:type="dxa"/>
                <w:tcBorders>
                  <w:bottom w:val="single" w:sz="12" w:space="0" w:color="auto"/>
                </w:tcBorders>
              </w:tcPr>
            </w:tcPrChange>
          </w:tcPr>
          <w:p w14:paraId="25DA840B" w14:textId="07ECAD64" w:rsidR="001D2361" w:rsidRDefault="001D2361" w:rsidP="001D2361">
            <w:pPr>
              <w:ind w:firstLine="0"/>
            </w:pPr>
            <w:r>
              <w:t>0.</w:t>
            </w:r>
            <w:del w:id="1673" w:author="Chen Heller" w:date="2023-02-02T10:43:00Z">
              <w:r w:rsidDel="00423623">
                <w:delText>19</w:delText>
              </w:r>
            </w:del>
            <w:ins w:id="1674" w:author="Chen Heller" w:date="2023-02-02T10:43:00Z">
              <w:r w:rsidR="00423623">
                <w:t>45</w:t>
              </w:r>
            </w:ins>
          </w:p>
        </w:tc>
      </w:tr>
      <w:tr w:rsidR="001D2361" w14:paraId="5199F135" w14:textId="77777777" w:rsidTr="00E875AF">
        <w:trPr>
          <w:trHeight w:val="285"/>
          <w:trPrChange w:id="1675" w:author="Chen Heller" w:date="2023-01-09T11:22:00Z">
            <w:trPr>
              <w:trHeight w:val="285"/>
            </w:trPr>
          </w:trPrChange>
        </w:trPr>
        <w:tc>
          <w:tcPr>
            <w:tcW w:w="10207" w:type="dxa"/>
            <w:gridSpan w:val="8"/>
            <w:tcPrChange w:id="1676"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677" w:author="Chen Heller" w:date="2023-01-09T11:37:00Z">
            <w:trPr>
              <w:trHeight w:val="490"/>
            </w:trPr>
          </w:trPrChange>
        </w:trPr>
        <w:tc>
          <w:tcPr>
            <w:tcW w:w="284" w:type="dxa"/>
            <w:tcBorders>
              <w:bottom w:val="single" w:sz="12" w:space="0" w:color="000000"/>
            </w:tcBorders>
            <w:tcPrChange w:id="1678"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679"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680"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681"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682"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683"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684"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685"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686" w:author="Chen Heller" w:date="2023-01-09T11:35:00Z"/>
          <w:trPrChange w:id="1687" w:author="Chen Heller" w:date="2023-01-09T11:37:00Z">
            <w:trPr>
              <w:trHeight w:val="490"/>
            </w:trPr>
          </w:trPrChange>
        </w:trPr>
        <w:tc>
          <w:tcPr>
            <w:tcW w:w="10207" w:type="dxa"/>
            <w:gridSpan w:val="8"/>
            <w:tcBorders>
              <w:top w:val="single" w:sz="12" w:space="0" w:color="000000"/>
            </w:tcBorders>
            <w:tcPrChange w:id="1688" w:author="Chen Heller" w:date="2023-01-09T11:37:00Z">
              <w:tcPr>
                <w:tcW w:w="10207" w:type="dxa"/>
                <w:gridSpan w:val="8"/>
                <w:tcBorders>
                  <w:bottom w:val="single" w:sz="12" w:space="0" w:color="auto"/>
                </w:tcBorders>
              </w:tcPr>
            </w:tcPrChange>
          </w:tcPr>
          <w:p w14:paraId="3BD754E3" w14:textId="3CE3806A" w:rsidR="00EE7036" w:rsidRDefault="00EE7036" w:rsidP="00EE7036">
            <w:pPr>
              <w:ind w:firstLine="0"/>
              <w:rPr>
                <w:ins w:id="1689" w:author="Chen Heller" w:date="2023-01-09T11:35:00Z"/>
              </w:rPr>
            </w:pPr>
            <w:ins w:id="1690" w:author="Chen Heller" w:date="2023-01-09T11:36:00Z">
              <w:r>
                <w:rPr>
                  <w:b/>
                  <w:bCs/>
                </w:rPr>
                <w:t>Reaching</w:t>
              </w:r>
            </w:ins>
            <w:ins w:id="1691" w:author="Chen Heller" w:date="2023-01-09T11:38:00Z">
              <w:r>
                <w:rPr>
                  <w:b/>
                  <w:bCs/>
                </w:rPr>
                <w:t xml:space="preserve"> </w:t>
              </w:r>
            </w:ins>
            <w:ins w:id="1692" w:author="Chen Heller" w:date="2023-01-16T09:56:00Z">
              <w:r w:rsidR="008108F6">
                <w:rPr>
                  <w:b/>
                  <w:bCs/>
                </w:rPr>
                <w:t>–</w:t>
              </w:r>
            </w:ins>
            <w:ins w:id="1693" w:author="Chen Heller" w:date="2023-01-09T11:38:00Z">
              <w:r>
                <w:rPr>
                  <w:b/>
                  <w:bCs/>
                </w:rPr>
                <w:t xml:space="preserve"> Normalized</w:t>
              </w:r>
            </w:ins>
            <w:ins w:id="1694" w:author="Chen Heller" w:date="2023-03-06T09:13:00Z">
              <w:r w:rsidR="00BE164E">
                <w:rPr>
                  <w:b/>
                  <w:bCs/>
                </w:rPr>
                <w:t xml:space="preserve"> Within Subject</w:t>
              </w:r>
            </w:ins>
          </w:p>
        </w:tc>
      </w:tr>
      <w:tr w:rsidR="00EE7036" w14:paraId="1D374BAA" w14:textId="77777777" w:rsidTr="00EE7036">
        <w:trPr>
          <w:trHeight w:val="490"/>
          <w:ins w:id="1695" w:author="Chen Heller" w:date="2023-01-09T11:35:00Z"/>
          <w:trPrChange w:id="1696" w:author="Chen Heller" w:date="2023-01-09T11:37:00Z">
            <w:trPr>
              <w:trHeight w:val="490"/>
            </w:trPr>
          </w:trPrChange>
        </w:trPr>
        <w:tc>
          <w:tcPr>
            <w:tcW w:w="284" w:type="dxa"/>
            <w:tcPrChange w:id="1697"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698" w:author="Chen Heller" w:date="2023-01-09T11:35:00Z"/>
                <w:b/>
                <w:bCs/>
              </w:rPr>
            </w:pPr>
          </w:p>
        </w:tc>
        <w:tc>
          <w:tcPr>
            <w:tcW w:w="2269" w:type="dxa"/>
            <w:tcPrChange w:id="1699"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700" w:author="Chen Heller" w:date="2023-01-09T11:35:00Z"/>
                <w:b/>
                <w:bCs/>
              </w:rPr>
            </w:pPr>
            <w:ins w:id="1701" w:author="Chen Heller" w:date="2023-01-09T11:36:00Z">
              <w:r w:rsidRPr="00EA2CED">
                <w:rPr>
                  <w:b/>
                  <w:bCs/>
                </w:rPr>
                <w:t>Traveled distance</w:t>
              </w:r>
            </w:ins>
          </w:p>
        </w:tc>
        <w:tc>
          <w:tcPr>
            <w:tcW w:w="1701" w:type="dxa"/>
            <w:tcPrChange w:id="1702"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703" w:author="Chen Heller" w:date="2023-01-09T11:35:00Z"/>
              </w:rPr>
            </w:pPr>
            <w:ins w:id="1704" w:author="Chen Heller" w:date="2023-01-16T09:45:00Z">
              <w:r>
                <w:t>-8.79 (15.55)</w:t>
              </w:r>
            </w:ins>
          </w:p>
        </w:tc>
        <w:tc>
          <w:tcPr>
            <w:tcW w:w="1701" w:type="dxa"/>
            <w:tcPrChange w:id="1705"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706" w:author="Chen Heller" w:date="2023-01-09T11:35:00Z"/>
              </w:rPr>
            </w:pPr>
            <w:ins w:id="1707" w:author="Chen Heller" w:date="2023-01-16T09:45:00Z">
              <w:r>
                <w:t>16.13 (17.</w:t>
              </w:r>
            </w:ins>
            <w:ins w:id="1708" w:author="Chen Heller" w:date="2023-01-16T09:46:00Z">
              <w:r>
                <w:t>06)</w:t>
              </w:r>
            </w:ins>
          </w:p>
        </w:tc>
        <w:tc>
          <w:tcPr>
            <w:tcW w:w="708" w:type="dxa"/>
            <w:tcPrChange w:id="1709"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710" w:author="Chen Heller" w:date="2023-01-09T11:35:00Z"/>
              </w:rPr>
            </w:pPr>
            <w:ins w:id="1711" w:author="Chen Heller" w:date="2023-01-16T09:46:00Z">
              <w:r>
                <w:t>4.82</w:t>
              </w:r>
            </w:ins>
          </w:p>
        </w:tc>
        <w:tc>
          <w:tcPr>
            <w:tcW w:w="1134" w:type="dxa"/>
            <w:tcPrChange w:id="1712"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713" w:author="Chen Heller" w:date="2023-01-09T11:35:00Z"/>
              </w:rPr>
            </w:pPr>
            <w:ins w:id="1714" w:author="Chen Heller" w:date="2023-01-16T09:46:00Z">
              <w:r>
                <w:t>&lt;0.001</w:t>
              </w:r>
            </w:ins>
            <w:ins w:id="1715" w:author="Chen Heller" w:date="2023-01-16T09:56:00Z">
              <w:r w:rsidR="008108F6">
                <w:t>*</w:t>
              </w:r>
            </w:ins>
          </w:p>
        </w:tc>
        <w:tc>
          <w:tcPr>
            <w:tcW w:w="1701" w:type="dxa"/>
            <w:tcPrChange w:id="1716"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717" w:author="Chen Heller" w:date="2023-01-09T11:35:00Z"/>
              </w:rPr>
            </w:pPr>
            <w:ins w:id="1718" w:author="Chen Heller" w:date="2023-01-16T09:46:00Z">
              <w:r>
                <w:t>-35.49, -14.36</w:t>
              </w:r>
            </w:ins>
          </w:p>
        </w:tc>
        <w:tc>
          <w:tcPr>
            <w:tcW w:w="709" w:type="dxa"/>
            <w:tcPrChange w:id="1719"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720" w:author="Chen Heller" w:date="2023-01-09T11:35:00Z"/>
              </w:rPr>
            </w:pPr>
            <w:ins w:id="1721" w:author="Chen Heller" w:date="2023-01-16T09:46:00Z">
              <w:r>
                <w:t>0.88</w:t>
              </w:r>
            </w:ins>
          </w:p>
        </w:tc>
      </w:tr>
      <w:tr w:rsidR="00EE7036" w14:paraId="54643829" w14:textId="77777777" w:rsidTr="00EE7036">
        <w:trPr>
          <w:trHeight w:val="490"/>
          <w:ins w:id="1722" w:author="Chen Heller" w:date="2023-01-09T11:35:00Z"/>
          <w:trPrChange w:id="1723" w:author="Chen Heller" w:date="2023-01-09T11:37:00Z">
            <w:trPr>
              <w:trHeight w:val="490"/>
            </w:trPr>
          </w:trPrChange>
        </w:trPr>
        <w:tc>
          <w:tcPr>
            <w:tcW w:w="284" w:type="dxa"/>
            <w:tcPrChange w:id="1724"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725" w:author="Chen Heller" w:date="2023-01-09T11:35:00Z"/>
                <w:b/>
                <w:bCs/>
              </w:rPr>
            </w:pPr>
          </w:p>
        </w:tc>
        <w:tc>
          <w:tcPr>
            <w:tcW w:w="2269" w:type="dxa"/>
            <w:tcPrChange w:id="1726"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727" w:author="Chen Heller" w:date="2023-01-09T11:35:00Z"/>
                <w:b/>
                <w:bCs/>
              </w:rPr>
            </w:pPr>
            <w:ins w:id="1728" w:author="Chen Heller" w:date="2023-01-09T11:36:00Z">
              <w:r w:rsidRPr="00EA2CED">
                <w:rPr>
                  <w:b/>
                  <w:bCs/>
                </w:rPr>
                <w:t>Reaction time</w:t>
              </w:r>
            </w:ins>
          </w:p>
        </w:tc>
        <w:tc>
          <w:tcPr>
            <w:tcW w:w="1701" w:type="dxa"/>
            <w:tcPrChange w:id="1729"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730" w:author="Chen Heller" w:date="2023-01-09T11:35:00Z"/>
              </w:rPr>
            </w:pPr>
            <w:ins w:id="1731" w:author="Chen Heller" w:date="2023-01-16T09:41:00Z">
              <w:r>
                <w:t>-7.23 (</w:t>
              </w:r>
            </w:ins>
            <w:ins w:id="1732" w:author="Chen Heller" w:date="2023-01-16T09:42:00Z">
              <w:r>
                <w:t>96.02)</w:t>
              </w:r>
            </w:ins>
          </w:p>
        </w:tc>
        <w:tc>
          <w:tcPr>
            <w:tcW w:w="1701" w:type="dxa"/>
            <w:tcPrChange w:id="1733"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734" w:author="Chen Heller" w:date="2023-01-09T11:35:00Z"/>
              </w:rPr>
            </w:pPr>
            <w:ins w:id="1735" w:author="Chen Heller" w:date="2023-01-16T09:42:00Z">
              <w:r>
                <w:t>43.09 (107.69)</w:t>
              </w:r>
            </w:ins>
          </w:p>
        </w:tc>
        <w:tc>
          <w:tcPr>
            <w:tcW w:w="708" w:type="dxa"/>
            <w:tcPrChange w:id="1736" w:author="Chen Heller" w:date="2023-01-09T11:37:00Z">
              <w:tcPr>
                <w:tcW w:w="708" w:type="dxa"/>
                <w:tcBorders>
                  <w:bottom w:val="single" w:sz="12" w:space="0" w:color="auto"/>
                </w:tcBorders>
              </w:tcPr>
            </w:tcPrChange>
          </w:tcPr>
          <w:p w14:paraId="515D289F" w14:textId="42817E0F" w:rsidR="00EE7036" w:rsidRDefault="00EE7036" w:rsidP="00EE7036">
            <w:pPr>
              <w:ind w:firstLine="0"/>
              <w:rPr>
                <w:ins w:id="1737" w:author="Chen Heller" w:date="2023-01-09T11:35:00Z"/>
              </w:rPr>
            </w:pPr>
          </w:p>
        </w:tc>
        <w:tc>
          <w:tcPr>
            <w:tcW w:w="1134" w:type="dxa"/>
            <w:tcPrChange w:id="1738" w:author="Chen Heller" w:date="2023-01-09T11:37:00Z">
              <w:tcPr>
                <w:tcW w:w="1134" w:type="dxa"/>
                <w:tcBorders>
                  <w:bottom w:val="single" w:sz="12" w:space="0" w:color="auto"/>
                </w:tcBorders>
              </w:tcPr>
            </w:tcPrChange>
          </w:tcPr>
          <w:p w14:paraId="7DEC4D6D" w14:textId="1701ED24" w:rsidR="00EE7036" w:rsidRDefault="00A043C9" w:rsidP="00EE7036">
            <w:pPr>
              <w:ind w:firstLine="0"/>
              <w:rPr>
                <w:ins w:id="1739" w:author="Chen Heller" w:date="2023-01-09T11:35:00Z"/>
              </w:rPr>
            </w:pPr>
            <w:ins w:id="1740" w:author="Chen Heller" w:date="2023-01-16T09:42:00Z">
              <w:r>
                <w:t>0.1</w:t>
              </w:r>
            </w:ins>
            <w:ins w:id="1741" w:author="Chen Heller" w:date="2023-01-16T12:13:00Z">
              <w:r w:rsidR="003E0AD5">
                <w:t>58</w:t>
              </w:r>
            </w:ins>
          </w:p>
        </w:tc>
        <w:tc>
          <w:tcPr>
            <w:tcW w:w="1701" w:type="dxa"/>
            <w:tcPrChange w:id="1742" w:author="Chen Heller" w:date="2023-01-09T11:37:00Z">
              <w:tcPr>
                <w:tcW w:w="1701" w:type="dxa"/>
                <w:tcBorders>
                  <w:bottom w:val="single" w:sz="12" w:space="0" w:color="auto"/>
                </w:tcBorders>
              </w:tcPr>
            </w:tcPrChange>
          </w:tcPr>
          <w:p w14:paraId="6D633D7D" w14:textId="01F51519" w:rsidR="00EE7036" w:rsidRDefault="005A7C38" w:rsidP="00EE7036">
            <w:pPr>
              <w:ind w:firstLine="0"/>
              <w:rPr>
                <w:ins w:id="1743" w:author="Chen Heller" w:date="2023-01-09T11:35:00Z"/>
              </w:rPr>
            </w:pPr>
            <w:ins w:id="1744" w:author="Chen Heller" w:date="2023-01-16T09:42:00Z">
              <w:r>
                <w:t>-</w:t>
              </w:r>
            </w:ins>
            <w:ins w:id="1745" w:author="Chen Heller" w:date="2023-01-16T12:13:00Z">
              <w:r w:rsidR="003E0AD5">
                <w:t>117.68</w:t>
              </w:r>
            </w:ins>
            <w:ins w:id="1746" w:author="Chen Heller" w:date="2023-01-16T09:43:00Z">
              <w:r>
                <w:t xml:space="preserve">, </w:t>
              </w:r>
            </w:ins>
            <w:ins w:id="1747" w:author="Chen Heller" w:date="2023-01-16T12:13:00Z">
              <w:r w:rsidR="003E0AD5">
                <w:t>17.56</w:t>
              </w:r>
            </w:ins>
          </w:p>
        </w:tc>
        <w:tc>
          <w:tcPr>
            <w:tcW w:w="709" w:type="dxa"/>
            <w:tcPrChange w:id="1748"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749" w:author="Chen Heller" w:date="2023-01-09T11:35:00Z"/>
              </w:rPr>
            </w:pPr>
            <w:ins w:id="1750" w:author="Chen Heller" w:date="2023-01-16T09:43:00Z">
              <w:r>
                <w:t>0.26</w:t>
              </w:r>
            </w:ins>
          </w:p>
        </w:tc>
      </w:tr>
      <w:tr w:rsidR="00EE7036" w14:paraId="2242644A" w14:textId="77777777" w:rsidTr="00EE7036">
        <w:trPr>
          <w:trHeight w:val="490"/>
          <w:ins w:id="1751" w:author="Chen Heller" w:date="2023-01-09T11:35:00Z"/>
          <w:trPrChange w:id="1752" w:author="Chen Heller" w:date="2023-01-09T11:37:00Z">
            <w:trPr>
              <w:trHeight w:val="490"/>
            </w:trPr>
          </w:trPrChange>
        </w:trPr>
        <w:tc>
          <w:tcPr>
            <w:tcW w:w="284" w:type="dxa"/>
            <w:tcPrChange w:id="1753"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754" w:author="Chen Heller" w:date="2023-01-09T11:35:00Z"/>
                <w:b/>
                <w:bCs/>
              </w:rPr>
            </w:pPr>
          </w:p>
        </w:tc>
        <w:tc>
          <w:tcPr>
            <w:tcW w:w="2269" w:type="dxa"/>
            <w:tcPrChange w:id="1755"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756" w:author="Chen Heller" w:date="2023-01-09T11:35:00Z"/>
                <w:b/>
                <w:bCs/>
              </w:rPr>
            </w:pPr>
            <w:ins w:id="1757" w:author="Chen Heller" w:date="2023-01-09T11:36:00Z">
              <w:r>
                <w:rPr>
                  <w:b/>
                  <w:bCs/>
                </w:rPr>
                <w:t>Reaching</w:t>
              </w:r>
              <w:r w:rsidRPr="00EA2CED">
                <w:rPr>
                  <w:b/>
                  <w:bCs/>
                </w:rPr>
                <w:t xml:space="preserve"> </w:t>
              </w:r>
              <w:r>
                <w:rPr>
                  <w:b/>
                  <w:bCs/>
                </w:rPr>
                <w:t>duration</w:t>
              </w:r>
            </w:ins>
          </w:p>
        </w:tc>
        <w:tc>
          <w:tcPr>
            <w:tcW w:w="1701" w:type="dxa"/>
            <w:tcPrChange w:id="1758"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759" w:author="Chen Heller" w:date="2023-01-09T11:35:00Z"/>
              </w:rPr>
            </w:pPr>
            <w:ins w:id="1760" w:author="Chen Heller" w:date="2023-01-16T09:43:00Z">
              <w:r>
                <w:t>-76.53 (132.92)</w:t>
              </w:r>
            </w:ins>
          </w:p>
        </w:tc>
        <w:tc>
          <w:tcPr>
            <w:tcW w:w="1701" w:type="dxa"/>
            <w:tcPrChange w:id="1761"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762" w:author="Chen Heller" w:date="2023-01-09T11:35:00Z"/>
              </w:rPr>
            </w:pPr>
            <w:ins w:id="1763" w:author="Chen Heller" w:date="2023-01-16T09:43:00Z">
              <w:r>
                <w:t>185.76 (108.72)</w:t>
              </w:r>
            </w:ins>
          </w:p>
        </w:tc>
        <w:tc>
          <w:tcPr>
            <w:tcW w:w="708" w:type="dxa"/>
            <w:tcPrChange w:id="1764" w:author="Chen Heller" w:date="2023-01-09T11:37:00Z">
              <w:tcPr>
                <w:tcW w:w="708" w:type="dxa"/>
                <w:tcBorders>
                  <w:bottom w:val="single" w:sz="12" w:space="0" w:color="auto"/>
                </w:tcBorders>
              </w:tcPr>
            </w:tcPrChange>
          </w:tcPr>
          <w:p w14:paraId="098E070D" w14:textId="2C028B6E" w:rsidR="00EE7036" w:rsidRDefault="00EE7036" w:rsidP="00EE7036">
            <w:pPr>
              <w:ind w:firstLine="0"/>
              <w:rPr>
                <w:ins w:id="1765" w:author="Chen Heller" w:date="2023-01-09T11:35:00Z"/>
              </w:rPr>
            </w:pPr>
          </w:p>
        </w:tc>
        <w:tc>
          <w:tcPr>
            <w:tcW w:w="1134" w:type="dxa"/>
            <w:tcPrChange w:id="1766"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767" w:author="Chen Heller" w:date="2023-01-09T11:35:00Z"/>
              </w:rPr>
            </w:pPr>
            <w:ins w:id="1768" w:author="Chen Heller" w:date="2023-01-16T09:44:00Z">
              <w:r>
                <w:t>&lt;0.001</w:t>
              </w:r>
            </w:ins>
            <w:ins w:id="1769" w:author="Chen Heller" w:date="2023-01-16T09:56:00Z">
              <w:r w:rsidR="008108F6">
                <w:t>*</w:t>
              </w:r>
            </w:ins>
          </w:p>
        </w:tc>
        <w:tc>
          <w:tcPr>
            <w:tcW w:w="1701" w:type="dxa"/>
            <w:tcPrChange w:id="1770" w:author="Chen Heller" w:date="2023-01-09T11:37:00Z">
              <w:tcPr>
                <w:tcW w:w="1701" w:type="dxa"/>
                <w:tcBorders>
                  <w:bottom w:val="single" w:sz="12" w:space="0" w:color="auto"/>
                </w:tcBorders>
              </w:tcPr>
            </w:tcPrChange>
          </w:tcPr>
          <w:p w14:paraId="2EA85AFF" w14:textId="3F1CDF3E" w:rsidR="00EE7036" w:rsidRDefault="00A14CF2" w:rsidP="00EE7036">
            <w:pPr>
              <w:ind w:firstLine="0"/>
              <w:rPr>
                <w:ins w:id="1771" w:author="Chen Heller" w:date="2023-01-09T11:35:00Z"/>
              </w:rPr>
            </w:pPr>
            <w:ins w:id="1772" w:author="Chen Heller" w:date="2023-01-16T09:44:00Z">
              <w:r>
                <w:t>-</w:t>
              </w:r>
            </w:ins>
            <w:ins w:id="1773" w:author="Chen Heller" w:date="2023-01-16T12:14:00Z">
              <w:r w:rsidR="00EF1C4F">
                <w:t>335.79,</w:t>
              </w:r>
            </w:ins>
            <w:ins w:id="1774" w:author="Chen Heller" w:date="2023-01-16T09:44:00Z">
              <w:r>
                <w:t xml:space="preserve"> -18</w:t>
              </w:r>
            </w:ins>
            <w:ins w:id="1775" w:author="Chen Heller" w:date="2023-01-16T12:15:00Z">
              <w:r w:rsidR="00EF1C4F">
                <w:t>8</w:t>
              </w:r>
            </w:ins>
            <w:ins w:id="1776" w:author="Chen Heller" w:date="2023-01-16T09:44:00Z">
              <w:r>
                <w:t>.</w:t>
              </w:r>
            </w:ins>
            <w:ins w:id="1777" w:author="Chen Heller" w:date="2023-01-16T12:15:00Z">
              <w:r w:rsidR="00EF1C4F">
                <w:t>56</w:t>
              </w:r>
            </w:ins>
          </w:p>
        </w:tc>
        <w:tc>
          <w:tcPr>
            <w:tcW w:w="709" w:type="dxa"/>
            <w:tcPrChange w:id="1778"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779" w:author="Chen Heller" w:date="2023-01-09T11:35:00Z"/>
              </w:rPr>
            </w:pPr>
            <w:ins w:id="1780" w:author="Chen Heller" w:date="2023-01-16T09:44:00Z">
              <w:r>
                <w:t>1.25</w:t>
              </w:r>
            </w:ins>
          </w:p>
        </w:tc>
      </w:tr>
      <w:tr w:rsidR="00EE7036" w14:paraId="73B84F63" w14:textId="77777777" w:rsidTr="00C46903">
        <w:trPr>
          <w:trHeight w:val="351"/>
          <w:ins w:id="1781" w:author="Chen Heller" w:date="2023-01-09T11:35:00Z"/>
          <w:trPrChange w:id="1782" w:author="Chen Heller" w:date="2023-01-09T11:38:00Z">
            <w:trPr>
              <w:trHeight w:val="490"/>
            </w:trPr>
          </w:trPrChange>
        </w:trPr>
        <w:tc>
          <w:tcPr>
            <w:tcW w:w="10207" w:type="dxa"/>
            <w:gridSpan w:val="8"/>
            <w:tcBorders>
              <w:top w:val="single" w:sz="12" w:space="0" w:color="000000"/>
            </w:tcBorders>
            <w:tcPrChange w:id="1783" w:author="Chen Heller" w:date="2023-01-09T11:38:00Z">
              <w:tcPr>
                <w:tcW w:w="10207" w:type="dxa"/>
                <w:gridSpan w:val="8"/>
                <w:tcBorders>
                  <w:bottom w:val="single" w:sz="12" w:space="0" w:color="auto"/>
                </w:tcBorders>
              </w:tcPr>
            </w:tcPrChange>
          </w:tcPr>
          <w:p w14:paraId="6E02926D" w14:textId="5427E078" w:rsidR="00EE7036" w:rsidRPr="00EE7036" w:rsidRDefault="00EE7036" w:rsidP="00EE7036">
            <w:pPr>
              <w:ind w:firstLine="0"/>
              <w:rPr>
                <w:ins w:id="1784" w:author="Chen Heller" w:date="2023-01-09T11:35:00Z"/>
                <w:b/>
                <w:bCs/>
                <w:rPrChange w:id="1785" w:author="Chen Heller" w:date="2023-01-09T11:37:00Z">
                  <w:rPr>
                    <w:ins w:id="1786" w:author="Chen Heller" w:date="2023-01-09T11:35:00Z"/>
                  </w:rPr>
                </w:rPrChange>
              </w:rPr>
            </w:pPr>
            <w:ins w:id="1787" w:author="Chen Heller" w:date="2023-01-09T11:37:00Z">
              <w:r w:rsidRPr="00EE7036">
                <w:rPr>
                  <w:b/>
                  <w:bCs/>
                  <w:rPrChange w:id="1788" w:author="Chen Heller" w:date="2023-01-09T11:37:00Z">
                    <w:rPr/>
                  </w:rPrChange>
                </w:rPr>
                <w:t>Keyboard</w:t>
              </w:r>
            </w:ins>
            <w:ins w:id="1789" w:author="Chen Heller" w:date="2023-01-09T11:38:00Z">
              <w:r w:rsidR="00C46903">
                <w:rPr>
                  <w:b/>
                  <w:bCs/>
                </w:rPr>
                <w:t xml:space="preserve"> </w:t>
              </w:r>
            </w:ins>
            <w:ins w:id="1790" w:author="Chen Heller" w:date="2023-03-06T09:13:00Z">
              <w:r w:rsidR="00BE164E">
                <w:rPr>
                  <w:b/>
                  <w:bCs/>
                </w:rPr>
                <w:t>– Normalized Within Subject</w:t>
              </w:r>
            </w:ins>
          </w:p>
        </w:tc>
      </w:tr>
      <w:tr w:rsidR="00EE7036" w14:paraId="71BCF61A" w14:textId="77777777" w:rsidTr="00EE7036">
        <w:trPr>
          <w:trHeight w:val="490"/>
          <w:ins w:id="1791" w:author="Chen Heller" w:date="2023-01-09T11:35:00Z"/>
          <w:trPrChange w:id="1792" w:author="Chen Heller" w:date="2023-01-09T11:37:00Z">
            <w:trPr>
              <w:trHeight w:val="490"/>
            </w:trPr>
          </w:trPrChange>
        </w:trPr>
        <w:tc>
          <w:tcPr>
            <w:tcW w:w="284" w:type="dxa"/>
            <w:tcBorders>
              <w:bottom w:val="single" w:sz="12" w:space="0" w:color="auto"/>
            </w:tcBorders>
            <w:tcPrChange w:id="1793"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794" w:author="Chen Heller" w:date="2023-01-09T11:35:00Z"/>
                <w:b/>
                <w:bCs/>
              </w:rPr>
            </w:pPr>
          </w:p>
        </w:tc>
        <w:tc>
          <w:tcPr>
            <w:tcW w:w="2269" w:type="dxa"/>
            <w:tcBorders>
              <w:bottom w:val="single" w:sz="12" w:space="0" w:color="auto"/>
            </w:tcBorders>
            <w:tcPrChange w:id="1795"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796" w:author="Chen Heller" w:date="2023-01-09T11:35:00Z"/>
                <w:b/>
                <w:bCs/>
              </w:rPr>
            </w:pPr>
            <w:ins w:id="1797" w:author="Chen Heller" w:date="2023-01-09T11:36:00Z">
              <w:r>
                <w:rPr>
                  <w:b/>
                  <w:bCs/>
                </w:rPr>
                <w:t>Response Time</w:t>
              </w:r>
            </w:ins>
          </w:p>
        </w:tc>
        <w:tc>
          <w:tcPr>
            <w:tcW w:w="1701" w:type="dxa"/>
            <w:tcBorders>
              <w:bottom w:val="single" w:sz="12" w:space="0" w:color="auto"/>
            </w:tcBorders>
            <w:tcPrChange w:id="1798" w:author="Chen Heller" w:date="2023-01-09T11:37:00Z">
              <w:tcPr>
                <w:tcW w:w="1701" w:type="dxa"/>
                <w:tcBorders>
                  <w:bottom w:val="single" w:sz="12" w:space="0" w:color="auto"/>
                </w:tcBorders>
              </w:tcPr>
            </w:tcPrChange>
          </w:tcPr>
          <w:p w14:paraId="06889536" w14:textId="7431E56A" w:rsidR="00EE7036" w:rsidRDefault="00B164E2" w:rsidP="00EE7036">
            <w:pPr>
              <w:ind w:firstLine="0"/>
              <w:rPr>
                <w:ins w:id="1799" w:author="Chen Heller" w:date="2023-01-09T11:35:00Z"/>
              </w:rPr>
            </w:pPr>
            <w:ins w:id="1800" w:author="Chen Heller" w:date="2023-01-16T12:16:00Z">
              <w:r>
                <w:t>-</w:t>
              </w:r>
            </w:ins>
            <w:ins w:id="1801" w:author="Chen Heller" w:date="2023-01-16T09:48:00Z">
              <w:r w:rsidR="002E2E57">
                <w:t>121.72 (115.81)</w:t>
              </w:r>
            </w:ins>
          </w:p>
        </w:tc>
        <w:tc>
          <w:tcPr>
            <w:tcW w:w="1701" w:type="dxa"/>
            <w:tcBorders>
              <w:bottom w:val="single" w:sz="12" w:space="0" w:color="auto"/>
            </w:tcBorders>
            <w:tcPrChange w:id="1802"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803" w:author="Chen Heller" w:date="2023-01-09T11:35:00Z"/>
              </w:rPr>
            </w:pPr>
            <w:ins w:id="1804" w:author="Chen Heller" w:date="2023-01-16T09:48:00Z">
              <w:r>
                <w:t>151.84 (121.60)</w:t>
              </w:r>
            </w:ins>
          </w:p>
        </w:tc>
        <w:tc>
          <w:tcPr>
            <w:tcW w:w="708" w:type="dxa"/>
            <w:tcBorders>
              <w:bottom w:val="single" w:sz="12" w:space="0" w:color="auto"/>
            </w:tcBorders>
            <w:tcPrChange w:id="1805"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806" w:author="Chen Heller" w:date="2023-01-09T11:35:00Z"/>
              </w:rPr>
            </w:pPr>
            <w:ins w:id="1807" w:author="Chen Heller" w:date="2023-01-16T09:48:00Z">
              <w:r>
                <w:t>6.49</w:t>
              </w:r>
            </w:ins>
          </w:p>
        </w:tc>
        <w:tc>
          <w:tcPr>
            <w:tcW w:w="1134" w:type="dxa"/>
            <w:tcBorders>
              <w:bottom w:val="single" w:sz="12" w:space="0" w:color="auto"/>
            </w:tcBorders>
            <w:tcPrChange w:id="1808"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809" w:author="Chen Heller" w:date="2023-01-09T11:35:00Z"/>
              </w:rPr>
            </w:pPr>
            <w:ins w:id="1810" w:author="Chen Heller" w:date="2023-01-16T09:48:00Z">
              <w:r>
                <w:t>&lt;0.001</w:t>
              </w:r>
            </w:ins>
            <w:ins w:id="1811" w:author="Chen Heller" w:date="2023-01-16T09:56:00Z">
              <w:r w:rsidR="008108F6">
                <w:t>*</w:t>
              </w:r>
            </w:ins>
          </w:p>
        </w:tc>
        <w:tc>
          <w:tcPr>
            <w:tcW w:w="1701" w:type="dxa"/>
            <w:tcBorders>
              <w:bottom w:val="single" w:sz="12" w:space="0" w:color="auto"/>
            </w:tcBorders>
            <w:tcPrChange w:id="1812"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813" w:author="Chen Heller" w:date="2023-01-09T11:35:00Z"/>
              </w:rPr>
            </w:pPr>
            <w:ins w:id="1814" w:author="Chen Heller" w:date="2023-01-16T09:48:00Z">
              <w:r>
                <w:t>-359.66, -187.48</w:t>
              </w:r>
            </w:ins>
          </w:p>
        </w:tc>
        <w:tc>
          <w:tcPr>
            <w:tcW w:w="709" w:type="dxa"/>
            <w:tcBorders>
              <w:bottom w:val="single" w:sz="12" w:space="0" w:color="auto"/>
            </w:tcBorders>
            <w:tcPrChange w:id="1815"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816" w:author="Chen Heller" w:date="2023-01-09T11:35:00Z"/>
              </w:rPr>
            </w:pPr>
            <w:ins w:id="1817" w:author="Chen Heller" w:date="2023-01-16T09:48:00Z">
              <w:r>
                <w:t>1.18</w:t>
              </w:r>
            </w:ins>
          </w:p>
        </w:tc>
      </w:tr>
      <w:tr w:rsidR="00EE7036" w14:paraId="49D5FC69" w14:textId="77777777" w:rsidTr="00E875AF">
        <w:trPr>
          <w:trHeight w:val="490"/>
          <w:trPrChange w:id="1818" w:author="Chen Heller" w:date="2023-01-09T11:22:00Z">
            <w:trPr>
              <w:trHeight w:val="490"/>
            </w:trPr>
          </w:trPrChange>
        </w:trPr>
        <w:tc>
          <w:tcPr>
            <w:tcW w:w="10207" w:type="dxa"/>
            <w:gridSpan w:val="8"/>
            <w:tcBorders>
              <w:top w:val="single" w:sz="12" w:space="0" w:color="auto"/>
            </w:tcBorders>
            <w:tcPrChange w:id="1819" w:author="Chen Heller" w:date="2023-01-09T11:22:00Z">
              <w:tcPr>
                <w:tcW w:w="10207" w:type="dxa"/>
                <w:gridSpan w:val="8"/>
                <w:tcBorders>
                  <w:top w:val="single" w:sz="12" w:space="0" w:color="auto"/>
                </w:tcBorders>
              </w:tcPr>
            </w:tcPrChange>
          </w:tcPr>
          <w:p w14:paraId="569467B4" w14:textId="34ADB385" w:rsidR="00EE7036" w:rsidRPr="00EA2CED" w:rsidRDefault="00EE7036" w:rsidP="00EE7036">
            <w:pPr>
              <w:ind w:firstLine="0"/>
              <w:rPr>
                <w:sz w:val="22"/>
                <w:szCs w:val="22"/>
              </w:rPr>
            </w:pPr>
            <w:r w:rsidRPr="00EA2CED">
              <w:rPr>
                <w:i/>
                <w:iCs/>
                <w:sz w:val="22"/>
                <w:szCs w:val="22"/>
              </w:rPr>
              <w:t xml:space="preserve">Note. </w:t>
            </w:r>
            <w:del w:id="1820" w:author="Chen Heller" w:date="2023-01-17T14:32:00Z">
              <w:r w:rsidR="00A34CE5" w:rsidRPr="00EA2CED" w:rsidDel="003D5244">
                <w:rPr>
                  <w:sz w:val="22"/>
                  <w:szCs w:val="22"/>
                </w:rPr>
                <w:delText>T</w:delText>
              </w:r>
            </w:del>
            <w:ins w:id="1821" w:author="Chen Heller" w:date="2023-01-17T14:32:00Z">
              <w:r w:rsidR="003D5244">
                <w:rPr>
                  <w:sz w:val="22"/>
                  <w:szCs w:val="22"/>
                </w:rPr>
                <w:t>t</w:t>
              </w:r>
            </w:ins>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822" w:author="Chen Heller" w:date="2023-01-17T14:32:00Z">
              <w:r w:rsidDel="003D5244">
                <w:rPr>
                  <w:sz w:val="22"/>
                  <w:szCs w:val="22"/>
                </w:rPr>
                <w:delText xml:space="preserve">corrected </w:delText>
              </w:r>
            </w:del>
            <w:r>
              <w:rPr>
                <w:sz w:val="22"/>
                <w:szCs w:val="22"/>
              </w:rPr>
              <w:t xml:space="preserve">p-value </w:t>
            </w:r>
            <w:ins w:id="1823"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3D08B891" w:rsidR="00EE7036" w:rsidRDefault="00EE7036" w:rsidP="00EE7036">
            <w:pPr>
              <w:ind w:firstLine="0"/>
            </w:pPr>
            <w:r w:rsidRPr="00EA2CED">
              <w:rPr>
                <w:sz w:val="22"/>
                <w:szCs w:val="22"/>
              </w:rPr>
              <w:t xml:space="preserve">* p &lt; </w:t>
            </w:r>
            <w:r>
              <w:rPr>
                <w:sz w:val="22"/>
                <w:szCs w:val="22"/>
              </w:rPr>
              <w:t>p</w:t>
            </w:r>
            <w:del w:id="1824" w:author="Chen Heller" w:date="2023-03-02T15:10:00Z">
              <w:r w:rsidDel="007E5925">
                <w:rPr>
                  <w:sz w:val="22"/>
                  <w:szCs w:val="22"/>
                </w:rPr>
                <w:delText xml:space="preserve"> </w:delText>
              </w:r>
            </w:del>
            <w:ins w:id="1825" w:author="Chen Heller" w:date="2023-03-02T15:10:00Z">
              <w:r w:rsidR="007E5925">
                <w:rPr>
                  <w:sz w:val="22"/>
                  <w:szCs w:val="22"/>
                </w:rPr>
                <w:t>-</w:t>
              </w:r>
            </w:ins>
            <w:r>
              <w:rPr>
                <w:sz w:val="22"/>
                <w:szCs w:val="22"/>
              </w:rPr>
              <w:t xml:space="preserve">value for </w:t>
            </w:r>
            <m:oMath>
              <m:r>
                <w:rPr>
                  <w:rFonts w:ascii="Cambria Math" w:hAnsi="Cambria Math"/>
                  <w:sz w:val="22"/>
                  <w:szCs w:val="22"/>
                </w:rPr>
                <m:t>α=0.05</m:t>
              </m:r>
            </m:oMath>
            <w:r>
              <w:rPr>
                <w:sz w:val="22"/>
                <w:szCs w:val="22"/>
              </w:rPr>
              <w:t xml:space="preserve"> after adjustment according to</w:t>
            </w:r>
            <w:ins w:id="1826" w:author="Chen Heller" w:date="2023-03-02T15:10:00Z">
              <w:r w:rsidR="007E5925">
                <w:rPr>
                  <w:sz w:val="22"/>
                  <w:szCs w:val="22"/>
                </w:rPr>
                <w:t xml:space="preserve"> the</w:t>
              </w:r>
            </w:ins>
            <w:r>
              <w:rPr>
                <w:sz w:val="22"/>
                <w:szCs w:val="22"/>
              </w:rPr>
              <w:t xml:space="preserve">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827"/>
      <w:r w:rsidRPr="004251C4">
        <w:rPr>
          <w:noProof/>
        </w:rPr>
        <w:lastRenderedPageBreak/>
        <w:drawing>
          <wp:inline distT="0" distB="0" distL="0" distR="0" wp14:anchorId="695C64FD" wp14:editId="67E4BE89">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27"/>
      <w:r w:rsidR="007700AC">
        <w:rPr>
          <w:rStyle w:val="CommentReference"/>
        </w:rPr>
        <w:commentReference w:id="1827"/>
      </w:r>
    </w:p>
    <w:p w14:paraId="2104970E" w14:textId="223269EE" w:rsidR="009F050A" w:rsidRDefault="007E2512" w:rsidP="005436B9">
      <w:pPr>
        <w:pStyle w:val="Caption"/>
        <w:rPr>
          <w:ins w:id="1828" w:author="Chen Heller" w:date="2023-03-07T09:39:00Z"/>
        </w:rPr>
      </w:pPr>
      <w:bookmarkStart w:id="1829" w:name="_Ref113906821"/>
      <w:r>
        <w:t xml:space="preserve">Figure </w:t>
      </w:r>
      <w:ins w:id="1830" w:author="Chen Heller" w:date="2023-03-07T10:20:00Z">
        <w:r w:rsidR="0044043A">
          <w:fldChar w:fldCharType="begin"/>
        </w:r>
        <w:r w:rsidR="0044043A">
          <w:instrText xml:space="preserve"> SEQ Figure \* ARABIC </w:instrText>
        </w:r>
      </w:ins>
      <w:r w:rsidR="0044043A">
        <w:fldChar w:fldCharType="separate"/>
      </w:r>
      <w:ins w:id="1831" w:author="Chen Heller" w:date="2023-03-07T10:20:00Z">
        <w:r w:rsidR="0044043A">
          <w:rPr>
            <w:noProof/>
          </w:rPr>
          <w:t>3</w:t>
        </w:r>
        <w:r w:rsidR="0044043A">
          <w:fldChar w:fldCharType="end"/>
        </w:r>
      </w:ins>
      <w:del w:id="1832" w:author="Chen Heller" w:date="2023-03-07T10:20:00Z">
        <w:r w:rsidR="00000000" w:rsidDel="0044043A">
          <w:fldChar w:fldCharType="begin"/>
        </w:r>
        <w:r w:rsidR="00000000" w:rsidDel="0044043A">
          <w:delInstrText xml:space="preserve"> SEQ Figure \* ARABIC </w:delInstrText>
        </w:r>
        <w:r w:rsidR="00000000" w:rsidDel="0044043A">
          <w:fldChar w:fldCharType="separate"/>
        </w:r>
      </w:del>
      <w:del w:id="1833" w:author="Chen Heller" w:date="2023-01-04T14:57:00Z">
        <w:r w:rsidR="0095479C" w:rsidDel="00C56E28">
          <w:rPr>
            <w:noProof/>
          </w:rPr>
          <w:delText>6</w:delText>
        </w:r>
      </w:del>
      <w:del w:id="1834" w:author="Chen Heller" w:date="2023-03-07T10:20:00Z">
        <w:r w:rsidR="00000000" w:rsidDel="0044043A">
          <w:rPr>
            <w:noProof/>
          </w:rPr>
          <w:fldChar w:fldCharType="end"/>
        </w:r>
      </w:del>
      <w:bookmarkEnd w:id="1829"/>
      <w:r>
        <w:t xml:space="preserve">. </w:t>
      </w:r>
      <w:del w:id="1835" w:author="Chen Heller" w:date="2023-03-07T10:25:00Z">
        <w:r w:rsidRPr="00F3771A" w:rsidDel="001B5A5C">
          <w:delText>Results</w:delText>
        </w:r>
      </w:del>
      <w:del w:id="1836" w:author="Chen Heller" w:date="2023-03-06T09:14:00Z">
        <w:r w:rsidRPr="00F3771A" w:rsidDel="00A44CF7">
          <w:delText xml:space="preserve"> of Experiment </w:delText>
        </w:r>
        <w:r w:rsidDel="00A44CF7">
          <w:delText>4</w:delText>
        </w:r>
      </w:del>
      <w:del w:id="1837" w:author="Chen Heller" w:date="2023-03-07T10:25:00Z">
        <w:r w:rsidRPr="00F3771A" w:rsidDel="001B5A5C">
          <w:delText>.</w:delText>
        </w:r>
      </w:del>
      <w:r w:rsidRPr="00F3771A">
        <w:t xml:space="preserve"> </w:t>
      </w:r>
      <w:r w:rsidR="001F33A0">
        <w:t>(a) Reaching trajectories in trials where a correct answer was given</w:t>
      </w:r>
      <w:del w:id="1838" w:author="Chen Heller" w:date="2023-02-26T15:47:00Z">
        <w:r w:rsidR="001F33A0" w:rsidDel="002900CD">
          <w:delText xml:space="preserve"> by choosing the left and right targets</w:delText>
        </w:r>
      </w:del>
      <w:r w:rsidR="001F33A0">
        <w:t xml:space="preserve">, averaged across </w:t>
      </w:r>
      <w:del w:id="1839" w:author="Chen Heller" w:date="2023-03-07T10:51:00Z">
        <w:r w:rsidR="001F33A0" w:rsidDel="00E85257">
          <w:delText xml:space="preserve">all </w:delText>
        </w:r>
      </w:del>
      <w:r w:rsidR="001F33A0">
        <w:t xml:space="preserve">participants. Shaded areas are the </w:t>
      </w:r>
      <w:r w:rsidR="006C7DF8">
        <w:t>SE</w:t>
      </w:r>
      <w:r w:rsidR="001F33A0">
        <w:t xml:space="preserve">. Grey </w:t>
      </w:r>
      <w:del w:id="1840" w:author="Chen Heller" w:date="2023-03-07T10:46:00Z">
        <w:r w:rsidR="001F33A0" w:rsidDel="004A24BE">
          <w:delText xml:space="preserve">shade </w:delText>
        </w:r>
      </w:del>
      <w:ins w:id="1841" w:author="Chen Heller" w:date="2023-03-07T10:46:00Z">
        <w:r w:rsidR="004A24BE">
          <w:t>rectangle</w:t>
        </w:r>
        <w:r w:rsidR="004A24BE">
          <w:t xml:space="preserve"> </w:t>
        </w:r>
      </w:ins>
      <w:r w:rsidR="001F33A0">
        <w:t xml:space="preserve">marks where the difference between the trajectories was found to be significant according to a permutation and clustering procedure. (b-f) Dots are </w:t>
      </w:r>
      <w:del w:id="1842" w:author="Chen Heller" w:date="2023-03-02T15:11:00Z">
        <w:r w:rsidR="001F33A0" w:rsidDel="00563B4D">
          <w:delText xml:space="preserve">single </w:delText>
        </w:r>
      </w:del>
      <w:ins w:id="1843" w:author="Chen Heller" w:date="2023-03-02T15:11:00Z">
        <w:r w:rsidR="00563B4D">
          <w:t>single-</w:t>
        </w:r>
      </w:ins>
      <w:r w:rsidR="001F33A0">
        <w:t xml:space="preserve">participant averages while the red/blue horizontal lines are the average of all participants. </w:t>
      </w:r>
      <w:commentRangeStart w:id="1844"/>
      <w:r w:rsidR="001F33A0">
        <w:t>Black error bars symbol</w:t>
      </w:r>
      <w:ins w:id="1845" w:author="Chen Heller" w:date="2023-03-02T15:11:00Z">
        <w:r w:rsidR="00031717">
          <w:t>ize</w:t>
        </w:r>
      </w:ins>
      <w:r w:rsidR="001F33A0">
        <w:t xml:space="preserve"> the </w:t>
      </w:r>
      <w:r w:rsidR="000B1947">
        <w:t>SE</w:t>
      </w:r>
      <w:commentRangeEnd w:id="1844"/>
      <w:r w:rsidR="0080343A">
        <w:rPr>
          <w:rStyle w:val="CommentReference"/>
          <w:i w:val="0"/>
          <w:iCs w:val="0"/>
          <w:color w:val="auto"/>
        </w:rPr>
        <w:commentReference w:id="1844"/>
      </w:r>
      <w:r w:rsidR="001F33A0">
        <w:t>. Full/dashed grey lines represent a numerical incline/decline (respectively) between the congruent and incongruent conditions</w:t>
      </w:r>
      <w:r w:rsidRPr="00F3771A">
        <w:t>.</w:t>
      </w:r>
    </w:p>
    <w:p w14:paraId="0413DCB2" w14:textId="4B0BFDE9" w:rsidR="003974BC" w:rsidRDefault="003974BC" w:rsidP="003974BC">
      <w:pPr>
        <w:ind w:firstLine="0"/>
        <w:rPr>
          <w:ins w:id="1846" w:author="Chen Heller" w:date="2023-03-07T09:39:00Z"/>
        </w:rPr>
      </w:pPr>
    </w:p>
    <w:p w14:paraId="4F2F7DCA" w14:textId="77777777" w:rsidR="0044043A" w:rsidRDefault="0044043A">
      <w:pPr>
        <w:ind w:firstLine="0"/>
        <w:rPr>
          <w:ins w:id="1847" w:author="Chen Heller" w:date="2023-03-07T10:19:00Z"/>
        </w:rPr>
      </w:pPr>
    </w:p>
    <w:p w14:paraId="0944EE69" w14:textId="351116AB" w:rsidR="0044043A" w:rsidRDefault="0044043A" w:rsidP="004A16F9">
      <w:pPr>
        <w:pStyle w:val="Caption"/>
        <w:keepNext/>
        <w:spacing w:line="480" w:lineRule="auto"/>
        <w:rPr>
          <w:ins w:id="1848" w:author="Chen Heller" w:date="2023-03-07T10:20:00Z"/>
          <w:b/>
          <w:bCs/>
        </w:rPr>
        <w:pPrChange w:id="1849" w:author="Chen Heller" w:date="2023-03-07T10:20:00Z">
          <w:pPr>
            <w:pStyle w:val="Caption"/>
            <w:keepNext/>
          </w:pPr>
        </w:pPrChange>
      </w:pPr>
      <w:ins w:id="1850" w:author="Chen Heller" w:date="2023-03-07T10:20:00Z">
        <w:r w:rsidRPr="0044043A">
          <w:rPr>
            <w:b/>
            <w:bCs/>
            <w:rPrChange w:id="1851" w:author="Chen Heller" w:date="2023-03-07T10:20:00Z">
              <w:rPr/>
            </w:rPrChange>
          </w:rPr>
          <w:t xml:space="preserve">Figure </w:t>
        </w:r>
        <w:r w:rsidRPr="0044043A">
          <w:rPr>
            <w:b/>
            <w:bCs/>
            <w:rPrChange w:id="1852" w:author="Chen Heller" w:date="2023-03-07T10:20:00Z">
              <w:rPr/>
            </w:rPrChange>
          </w:rPr>
          <w:fldChar w:fldCharType="begin"/>
        </w:r>
        <w:r w:rsidRPr="0044043A">
          <w:rPr>
            <w:b/>
            <w:bCs/>
            <w:rPrChange w:id="1853" w:author="Chen Heller" w:date="2023-03-07T10:20:00Z">
              <w:rPr/>
            </w:rPrChange>
          </w:rPr>
          <w:instrText xml:space="preserve"> SEQ Figure \* ARABIC </w:instrText>
        </w:r>
      </w:ins>
      <w:r w:rsidRPr="0044043A">
        <w:rPr>
          <w:b/>
          <w:bCs/>
          <w:rPrChange w:id="1854" w:author="Chen Heller" w:date="2023-03-07T10:20:00Z">
            <w:rPr/>
          </w:rPrChange>
        </w:rPr>
        <w:fldChar w:fldCharType="separate"/>
      </w:r>
      <w:ins w:id="1855" w:author="Chen Heller" w:date="2023-03-07T10:20:00Z">
        <w:r w:rsidRPr="0044043A">
          <w:rPr>
            <w:b/>
            <w:bCs/>
            <w:noProof/>
            <w:rPrChange w:id="1856" w:author="Chen Heller" w:date="2023-03-07T10:20:00Z">
              <w:rPr>
                <w:noProof/>
              </w:rPr>
            </w:rPrChange>
          </w:rPr>
          <w:t>4</w:t>
        </w:r>
        <w:r w:rsidRPr="0044043A">
          <w:rPr>
            <w:b/>
            <w:bCs/>
            <w:rPrChange w:id="1857" w:author="Chen Heller" w:date="2023-03-07T10:20:00Z">
              <w:rPr/>
            </w:rPrChange>
          </w:rPr>
          <w:fldChar w:fldCharType="end"/>
        </w:r>
      </w:ins>
    </w:p>
    <w:p w14:paraId="6B9F726A" w14:textId="318A3D20" w:rsidR="0044043A" w:rsidRPr="004A16F9" w:rsidRDefault="004A16F9" w:rsidP="004A16F9">
      <w:pPr>
        <w:ind w:firstLine="0"/>
        <w:rPr>
          <w:ins w:id="1858" w:author="Chen Heller" w:date="2023-03-07T10:20:00Z"/>
          <w:i/>
          <w:iCs/>
          <w:rPrChange w:id="1859" w:author="Chen Heller" w:date="2023-03-07T10:20:00Z">
            <w:rPr>
              <w:ins w:id="1860" w:author="Chen Heller" w:date="2023-03-07T10:20:00Z"/>
            </w:rPr>
          </w:rPrChange>
        </w:rPr>
        <w:pPrChange w:id="1861" w:author="Chen Heller" w:date="2023-03-07T10:20:00Z">
          <w:pPr>
            <w:pStyle w:val="Caption"/>
          </w:pPr>
        </w:pPrChange>
      </w:pPr>
      <w:ins w:id="1862" w:author="Chen Heller" w:date="2023-03-07T10:20:00Z">
        <w:r w:rsidRPr="004A16F9">
          <w:rPr>
            <w:i/>
            <w:iCs/>
            <w:rPrChange w:id="1863" w:author="Chen Heller" w:date="2023-03-07T10:20:00Z">
              <w:rPr/>
            </w:rPrChange>
          </w:rPr>
          <w:t>Time-Dependent Results</w:t>
        </w:r>
      </w:ins>
    </w:p>
    <w:p w14:paraId="2618BDE5" w14:textId="59EC64B0" w:rsidR="003974BC" w:rsidRDefault="00623AE4">
      <w:pPr>
        <w:ind w:firstLine="0"/>
        <w:rPr>
          <w:ins w:id="1864" w:author="Chen Heller" w:date="2023-03-07T10:17:00Z"/>
        </w:rPr>
      </w:pPr>
      <w:ins w:id="1865" w:author="Chen Heller" w:date="2023-03-07T11:55:00Z">
        <w:r w:rsidRPr="00623AE4">
          <w:rPr>
            <w:noProof/>
          </w:rPr>
          <w:lastRenderedPageBreak/>
          <w:drawing>
            <wp:inline distT="0" distB="0" distL="0" distR="0" wp14:anchorId="7D478539" wp14:editId="3EC01162">
              <wp:extent cx="5800954" cy="49166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047" t="4630" r="36862" b="4610"/>
                      <a:stretch/>
                    </pic:blipFill>
                    <pic:spPr bwMode="auto">
                      <a:xfrm>
                        <a:off x="0" y="0"/>
                        <a:ext cx="5805194" cy="4920287"/>
                      </a:xfrm>
                      <a:prstGeom prst="rect">
                        <a:avLst/>
                      </a:prstGeom>
                      <a:noFill/>
                      <a:ln>
                        <a:noFill/>
                      </a:ln>
                      <a:extLst>
                        <a:ext uri="{53640926-AAD7-44D8-BBD7-CCE9431645EC}">
                          <a14:shadowObscured xmlns:a14="http://schemas.microsoft.com/office/drawing/2010/main"/>
                        </a:ext>
                      </a:extLst>
                    </pic:spPr>
                  </pic:pic>
                </a:graphicData>
              </a:graphic>
            </wp:inline>
          </w:drawing>
        </w:r>
      </w:ins>
    </w:p>
    <w:p w14:paraId="23ACEACB" w14:textId="77777777" w:rsidR="00CD14A0" w:rsidRPr="003974BC" w:rsidRDefault="00CD14A0" w:rsidP="00CD14A0">
      <w:pPr>
        <w:pStyle w:val="Caption"/>
        <w:rPr>
          <w:ins w:id="1866" w:author="Chen Heller" w:date="2023-01-16T15:39:00Z"/>
        </w:rPr>
      </w:pPr>
    </w:p>
    <w:p w14:paraId="1919DF25" w14:textId="3CDF3A3C" w:rsidR="00085C60" w:rsidDel="002F71CB" w:rsidRDefault="00A5336B">
      <w:pPr>
        <w:ind w:firstLine="0"/>
        <w:rPr>
          <w:del w:id="1867" w:author="Chen Heller" w:date="2023-01-16T15:39:00Z"/>
        </w:rPr>
      </w:pPr>
      <w:ins w:id="1868" w:author="Chen Heller" w:date="2023-03-07T10:24:00Z">
        <w:r w:rsidRPr="00A5336B">
          <w:rPr>
            <w:i/>
            <w:iCs/>
            <w:rPrChange w:id="1869" w:author="Chen Heller" w:date="2023-03-07T10:24:00Z">
              <w:rPr/>
            </w:rPrChange>
          </w:rPr>
          <w:t>Note.</w:t>
        </w:r>
        <w:r w:rsidRPr="005C2BDD">
          <w:t xml:space="preserve"> </w:t>
        </w:r>
      </w:ins>
      <w:ins w:id="1870" w:author="Chen Heller" w:date="2023-03-07T10:54:00Z">
        <w:r w:rsidR="00FC1FC8">
          <w:t xml:space="preserve">Time-dependent </w:t>
        </w:r>
      </w:ins>
      <w:ins w:id="1871" w:author="Chen Heller" w:date="2023-03-07T10:50:00Z">
        <w:r w:rsidR="005F65EC">
          <w:t>t</w:t>
        </w:r>
      </w:ins>
      <w:ins w:id="1872" w:author="Chen Heller" w:date="2023-03-07T10:49:00Z">
        <w:r w:rsidR="008B71A6">
          <w:t xml:space="preserve">rajectory, </w:t>
        </w:r>
      </w:ins>
      <w:ins w:id="1873" w:author="Chen Heller" w:date="2023-03-07T10:51:00Z">
        <w:r w:rsidR="00E85257">
          <w:t>velocity,</w:t>
        </w:r>
      </w:ins>
      <w:ins w:id="1874" w:author="Chen Heller" w:date="2023-03-07T10:49:00Z">
        <w:r w:rsidR="008B71A6">
          <w:t xml:space="preserve"> and implied endpoint</w:t>
        </w:r>
      </w:ins>
      <w:ins w:id="1875" w:author="Chen Heller" w:date="2023-03-07T10:50:00Z">
        <w:r w:rsidR="005F65EC">
          <w:t xml:space="preserve">. </w:t>
        </w:r>
      </w:ins>
      <w:ins w:id="1876" w:author="Chen Heller" w:date="2023-03-07T11:25:00Z">
        <w:r w:rsidR="00B86C99">
          <w:t>I</w:t>
        </w:r>
        <w:r w:rsidR="00B86C99">
          <w:t>nstead of normalizing the trajectories to the Z-axis</w:t>
        </w:r>
        <w:r w:rsidR="00B86C99">
          <w:t>, v</w:t>
        </w:r>
      </w:ins>
      <w:ins w:id="1877" w:author="Chen Heller" w:date="2023-03-07T11:24:00Z">
        <w:r w:rsidR="003054A7">
          <w:t xml:space="preserve">alid trials were trimmed to 340ms and then </w:t>
        </w:r>
      </w:ins>
      <w:ins w:id="1878" w:author="Chen Heller" w:date="2023-03-07T11:00:00Z">
        <w:r w:rsidR="004F4941">
          <w:t>average</w:t>
        </w:r>
      </w:ins>
      <w:ins w:id="1879" w:author="Chen Heller" w:date="2023-03-07T11:24:00Z">
        <w:r w:rsidR="003054A7">
          <w:t>d</w:t>
        </w:r>
      </w:ins>
      <w:ins w:id="1880" w:author="Chen Heller" w:date="2023-03-07T11:00:00Z">
        <w:r w:rsidR="004F4941">
          <w:t xml:space="preserve"> across participants</w:t>
        </w:r>
      </w:ins>
      <w:ins w:id="1881" w:author="Chen Heller" w:date="2023-03-07T11:24:00Z">
        <w:r w:rsidR="003054A7">
          <w:t>.</w:t>
        </w:r>
      </w:ins>
      <w:ins w:id="1882" w:author="Chen Heller" w:date="2023-03-07T10:53:00Z">
        <w:r w:rsidR="00FC1FC8">
          <w:t xml:space="preserve"> </w:t>
        </w:r>
      </w:ins>
      <w:ins w:id="1883" w:author="Chen Heller" w:date="2023-03-07T10:55:00Z">
        <w:r w:rsidR="00D12ACD">
          <w:t xml:space="preserve">The shaded areas mark the </w:t>
        </w:r>
      </w:ins>
      <w:ins w:id="1884" w:author="Chen Heller" w:date="2023-03-07T12:13:00Z">
        <w:r w:rsidR="001A5BCB">
          <w:t>standard error</w:t>
        </w:r>
      </w:ins>
      <w:ins w:id="1885" w:author="Chen Heller" w:date="2023-03-07T12:19:00Z">
        <w:r w:rsidR="009202FE">
          <w:t xml:space="preserve"> </w:t>
        </w:r>
      </w:ins>
      <w:ins w:id="1886" w:author="Chen Heller" w:date="2023-03-07T12:13:00Z">
        <w:r w:rsidR="001A5BCB">
          <w:t>(</w:t>
        </w:r>
      </w:ins>
      <w:commentRangeStart w:id="1887"/>
      <w:ins w:id="1888" w:author="Chen Heller" w:date="2023-03-07T10:55:00Z">
        <w:r w:rsidR="00D12ACD">
          <w:t>SE</w:t>
        </w:r>
      </w:ins>
      <w:commentRangeEnd w:id="1887"/>
      <w:ins w:id="1889" w:author="Chen Heller" w:date="2023-03-07T12:14:00Z">
        <w:r w:rsidR="001A5BCB">
          <w:rPr>
            <w:rStyle w:val="CommentReference"/>
          </w:rPr>
          <w:commentReference w:id="1887"/>
        </w:r>
      </w:ins>
      <w:ins w:id="1890" w:author="Chen Heller" w:date="2023-03-07T12:13:00Z">
        <w:r w:rsidR="001A5BCB">
          <w:t>)</w:t>
        </w:r>
      </w:ins>
      <w:ins w:id="1891" w:author="Chen Heller" w:date="2023-03-07T10:55:00Z">
        <w:r w:rsidR="00D12ACD">
          <w:t xml:space="preserve"> while grey rectangles </w:t>
        </w:r>
      </w:ins>
      <w:ins w:id="1892" w:author="Chen Heller" w:date="2023-03-07T12:19:00Z">
        <w:r w:rsidR="009202FE">
          <w:t>highlight</w:t>
        </w:r>
      </w:ins>
      <w:ins w:id="1893" w:author="Chen Heller" w:date="2023-03-07T10:55:00Z">
        <w:r w:rsidR="00D12ACD">
          <w:t xml:space="preserve"> the </w:t>
        </w:r>
      </w:ins>
      <w:ins w:id="1894" w:author="Chen Heller" w:date="2023-03-07T11:25:00Z">
        <w:r w:rsidR="00B86C99">
          <w:t>time range</w:t>
        </w:r>
      </w:ins>
      <w:ins w:id="1895" w:author="Chen Heller" w:date="2023-03-07T10:56:00Z">
        <w:r w:rsidR="00DF63F4">
          <w:t xml:space="preserve"> </w:t>
        </w:r>
      </w:ins>
      <w:ins w:id="1896" w:author="Chen Heller" w:date="2023-03-07T10:31:00Z">
        <w:r w:rsidR="00094D37">
          <w:t xml:space="preserve">where </w:t>
        </w:r>
      </w:ins>
      <w:ins w:id="1897" w:author="Chen Heller" w:date="2023-03-07T12:15:00Z">
        <w:r w:rsidR="0081116E">
          <w:t>a significant difference between the conditions</w:t>
        </w:r>
        <w:r w:rsidR="0081116E">
          <w:t xml:space="preserve"> was detected using the</w:t>
        </w:r>
      </w:ins>
      <w:ins w:id="1898" w:author="Chen Heller" w:date="2023-03-07T10:31:00Z">
        <w:r w:rsidR="00094D37">
          <w:t xml:space="preserve"> </w:t>
        </w:r>
      </w:ins>
      <w:ins w:id="1899" w:author="Chen Heller" w:date="2023-03-07T10:56:00Z">
        <w:r w:rsidR="00DF63F4">
          <w:t>permutation and clustering procedure</w:t>
        </w:r>
      </w:ins>
      <w:ins w:id="1900" w:author="Chen Heller" w:date="2023-03-07T10:31:00Z">
        <w:r w:rsidR="00094D37">
          <w:t>.</w:t>
        </w:r>
      </w:ins>
    </w:p>
    <w:p w14:paraId="2F8572A1" w14:textId="5715BEC1" w:rsidR="002F71CB" w:rsidRPr="00A5336B" w:rsidRDefault="007D4049" w:rsidP="00C700FC">
      <w:pPr>
        <w:ind w:firstLine="0"/>
        <w:rPr>
          <w:ins w:id="1901" w:author="Chen Heller" w:date="2023-03-07T11:02:00Z"/>
        </w:rPr>
        <w:pPrChange w:id="1902" w:author="Chen Heller" w:date="2023-03-07T11:26:00Z">
          <w:pPr>
            <w:pStyle w:val="Caption"/>
          </w:pPr>
        </w:pPrChange>
      </w:pPr>
      <w:ins w:id="1903" w:author="Chen Heller" w:date="2023-03-07T11:04:00Z">
        <w:r>
          <w:t>*</w:t>
        </w:r>
      </w:ins>
      <w:ins w:id="1904" w:author="Chen Heller" w:date="2023-03-07T11:02:00Z">
        <w:r w:rsidR="002F71CB">
          <w:t xml:space="preserve"> </w:t>
        </w:r>
      </w:ins>
      <w:ins w:id="1905" w:author="Chen Heller" w:date="2023-03-07T12:17:00Z">
        <w:r w:rsidR="00F33592">
          <w:t xml:space="preserve">The first 100ms of the </w:t>
        </w:r>
      </w:ins>
      <w:ins w:id="1906" w:author="Chen Heller" w:date="2023-03-07T12:09:00Z">
        <w:r w:rsidR="0028073A">
          <w:t xml:space="preserve">implied endpoint </w:t>
        </w:r>
      </w:ins>
      <w:ins w:id="1907" w:author="Chen Heller" w:date="2023-03-07T12:18:00Z">
        <w:r w:rsidR="00F33592">
          <w:t>figure</w:t>
        </w:r>
      </w:ins>
      <w:ins w:id="1908" w:author="Chen Heller" w:date="2023-03-07T12:09:00Z">
        <w:r w:rsidR="0028073A">
          <w:t xml:space="preserve"> </w:t>
        </w:r>
      </w:ins>
      <w:ins w:id="1909" w:author="Chen Heller" w:date="2023-03-07T12:17:00Z">
        <w:r w:rsidR="00205A49">
          <w:t>indicate</w:t>
        </w:r>
      </w:ins>
      <w:ins w:id="1910" w:author="Chen Heller" w:date="2023-03-07T12:10:00Z">
        <w:r w:rsidR="00831E6C">
          <w:t xml:space="preserve"> participants </w:t>
        </w:r>
      </w:ins>
      <w:ins w:id="1911" w:author="Chen Heller" w:date="2023-03-07T12:17:00Z">
        <w:r w:rsidR="00205A49">
          <w:t xml:space="preserve">tended to </w:t>
        </w:r>
      </w:ins>
      <w:ins w:id="1912" w:author="Chen Heller" w:date="2023-03-07T12:10:00Z">
        <w:r w:rsidR="00831E6C">
          <w:t>initiate</w:t>
        </w:r>
      </w:ins>
      <w:ins w:id="1913" w:author="Chen Heller" w:date="2023-03-07T12:17:00Z">
        <w:r w:rsidR="00205A49">
          <w:t xml:space="preserve"> </w:t>
        </w:r>
      </w:ins>
      <w:ins w:id="1914" w:author="Chen Heller" w:date="2023-03-07T12:10:00Z">
        <w:r w:rsidR="00831E6C">
          <w:t xml:space="preserve">their movement towards the left. This </w:t>
        </w:r>
      </w:ins>
      <w:ins w:id="1915" w:author="Chen Heller" w:date="2023-03-07T12:16:00Z">
        <w:r w:rsidR="00205A49">
          <w:t xml:space="preserve">outcome may be attributed to </w:t>
        </w:r>
      </w:ins>
      <w:ins w:id="1916" w:author="Chen Heller" w:date="2023-03-07T12:09:00Z">
        <w:r w:rsidR="0028073A">
          <w:t xml:space="preserve">a motor artifact </w:t>
        </w:r>
      </w:ins>
      <w:ins w:id="1917" w:author="Chen Heller" w:date="2023-03-07T12:16:00Z">
        <w:r w:rsidR="00205A49">
          <w:t xml:space="preserve">caused by </w:t>
        </w:r>
      </w:ins>
      <w:ins w:id="1918" w:author="Chen Heller" w:date="2023-03-07T12:17:00Z">
        <w:r w:rsidR="00205A49">
          <w:t xml:space="preserve">positioning </w:t>
        </w:r>
      </w:ins>
      <w:ins w:id="1919" w:author="Chen Heller" w:date="2023-03-07T12:11:00Z">
        <w:r w:rsidR="00831E6C">
          <w:t xml:space="preserve">the </w:t>
        </w:r>
      </w:ins>
      <w:ins w:id="1920" w:author="Chen Heller" w:date="2023-03-07T12:09:00Z">
        <w:r w:rsidR="0028073A">
          <w:t xml:space="preserve">right </w:t>
        </w:r>
      </w:ins>
      <w:ins w:id="1921" w:author="Chen Heller" w:date="2023-03-07T12:11:00Z">
        <w:r w:rsidR="00831E6C">
          <w:t xml:space="preserve">reaching arm </w:t>
        </w:r>
      </w:ins>
      <w:ins w:id="1922" w:author="Chen Heller" w:date="2023-03-07T12:09:00Z">
        <w:r w:rsidR="0028073A">
          <w:t>near the center of the body</w:t>
        </w:r>
      </w:ins>
      <w:ins w:id="1923" w:author="Chen Heller" w:date="2023-03-07T12:11:00Z">
        <w:r w:rsidR="00831E6C">
          <w:t>.</w:t>
        </w:r>
      </w:ins>
    </w:p>
    <w:p w14:paraId="1C2CF195" w14:textId="3E399B08" w:rsidR="0013510A" w:rsidRPr="001C0104" w:rsidRDefault="00085C60">
      <w:pPr>
        <w:ind w:firstLine="0"/>
        <w:pPrChange w:id="1924" w:author="Chen Heller" w:date="2023-01-16T15:39:00Z">
          <w:pPr/>
        </w:pPrChange>
      </w:pPr>
      <w:commentRangeStart w:id="1925"/>
      <w:ins w:id="1926" w:author="Chen Heller" w:date="2023-01-16T15:38:00Z">
        <w:r w:rsidRPr="00085C60">
          <w:rPr>
            <w:noProof/>
          </w:rPr>
          <w:lastRenderedPageBreak/>
          <w:drawing>
            <wp:inline distT="0" distB="0" distL="0" distR="0" wp14:anchorId="42FD67CF" wp14:editId="3E72293C">
              <wp:extent cx="5856648" cy="29871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2139" cy="2995042"/>
                      </a:xfrm>
                      <a:prstGeom prst="rect">
                        <a:avLst/>
                      </a:prstGeom>
                    </pic:spPr>
                  </pic:pic>
                </a:graphicData>
              </a:graphic>
            </wp:inline>
          </w:drawing>
        </w:r>
      </w:ins>
      <w:commentRangeEnd w:id="1925"/>
      <w:ins w:id="1927" w:author="Chen Heller" w:date="2023-01-16T15:39:00Z">
        <w:r>
          <w:rPr>
            <w:rStyle w:val="CommentReference"/>
          </w:rPr>
          <w:commentReference w:id="1925"/>
        </w:r>
      </w:ins>
    </w:p>
    <w:p w14:paraId="35CAFCBB" w14:textId="3501B28E" w:rsidR="006A7738" w:rsidDel="000434D9" w:rsidRDefault="00D826D9" w:rsidP="006238E0">
      <w:pPr>
        <w:pStyle w:val="Heading3"/>
        <w:rPr>
          <w:del w:id="1928" w:author="Chen Heller" w:date="2023-01-09T13:29:00Z"/>
        </w:rPr>
      </w:pPr>
      <w:bookmarkStart w:id="1929" w:name="_Toc114485394"/>
      <w:del w:id="1930" w:author="Chen Heller" w:date="2023-01-09T13:29:00Z">
        <w:r w:rsidDel="000434D9">
          <w:delText>Discussion</w:delText>
        </w:r>
        <w:bookmarkEnd w:id="1929"/>
      </w:del>
    </w:p>
    <w:p w14:paraId="0B7BE30B" w14:textId="0739F776" w:rsidR="00BA6169" w:rsidRDefault="00F01249" w:rsidP="005856CE">
      <w:pPr>
        <w:ind w:firstLine="0"/>
      </w:pPr>
      <w:del w:id="1931"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932" w:author="Chen Heller" w:date="2023-01-04T13:29:00Z">
        <w:r w:rsidDel="000128A2">
          <w:delText xml:space="preserve">movement </w:delText>
        </w:r>
      </w:del>
      <w:del w:id="1933" w:author="Chen Heller" w:date="2023-01-09T13:29:00Z">
        <w:r w:rsidDel="000434D9">
          <w:delText xml:space="preserve">duration. The difference between congruent and incongruent trajectories was significant </w:delText>
        </w:r>
      </w:del>
      <w:del w:id="1934" w:author="Chen Heller" w:date="2023-01-09T13:26:00Z">
        <w:r w:rsidDel="00B74112">
          <w:delText xml:space="preserve">approximately </w:delText>
        </w:r>
      </w:del>
      <w:del w:id="1935" w:author="Chen Heller" w:date="2023-01-09T13:29:00Z">
        <w:r w:rsidDel="000434D9">
          <w:delText xml:space="preserve">around </w:delText>
        </w:r>
      </w:del>
      <w:del w:id="1936"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1937" w:author="Chen Heller" w:date="2023-01-09T13:29:00Z">
        <w:r w:rsidR="000B4137" w:rsidDel="000434D9">
          <w:delText>24</w:delText>
        </w:r>
        <w:r w:rsidDel="000434D9">
          <w:delText>-</w:delText>
        </w:r>
        <w:r w:rsidR="000B4137" w:rsidDel="000434D9">
          <w:delText>94</w:delText>
        </w:r>
        <w:r w:rsidR="00886EF1" w:rsidDel="000434D9">
          <w:delText>% of the path</w:delText>
        </w:r>
      </w:del>
      <w:del w:id="1938" w:author="Chen Heller" w:date="2023-01-09T13:26:00Z">
        <w:r w:rsidDel="00B74112">
          <w:delText>) post target onset</w:delText>
        </w:r>
      </w:del>
      <w:del w:id="1939"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940" w:author="Chen Heller" w:date="2023-01-04T13:29:00Z">
        <w:r w:rsidR="005217F0" w:rsidDel="00977059">
          <w:delText xml:space="preserve">movement </w:delText>
        </w:r>
      </w:del>
      <w:del w:id="1941" w:author="Chen Heller" w:date="2023-01-09T13:29:00Z">
        <w:r w:rsidR="006B03CC" w:rsidDel="000434D9">
          <w:delText>duration</w:delText>
        </w:r>
        <w:r w:rsidR="005217F0" w:rsidDel="000434D9">
          <w:delText xml:space="preserve"> </w:delText>
        </w:r>
        <w:r w:rsidR="00FC5A63" w:rsidDel="000434D9">
          <w:delText xml:space="preserve">measure yielded </w:delText>
        </w:r>
        <w:r w:rsidR="00FC5A63" w:rsidDel="000434D9">
          <w:lastRenderedPageBreak/>
          <w:delText xml:space="preserve">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1942" w:name="_Toc114485395"/>
      <w:del w:id="1943" w:author="Chen Heller" w:date="2023-01-16T16:59:00Z">
        <w:r w:rsidDel="008922B7">
          <w:delText xml:space="preserve">General </w:delText>
        </w:r>
      </w:del>
      <w:r w:rsidR="00E668B7">
        <w:t>Discussion</w:t>
      </w:r>
      <w:bookmarkEnd w:id="1942"/>
    </w:p>
    <w:p w14:paraId="0EAC151E" w14:textId="5CBBB23A"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1944"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945" w:author="Chen Heller" w:date="2023-01-04T16:28:00Z">
        <w:r w:rsidR="00883733" w:rsidDel="002627AD">
          <w:delText>In t</w:delText>
        </w:r>
      </w:del>
      <w:del w:id="1946" w:author="Chen Heller" w:date="2023-01-16T12:19:00Z">
        <w:r w:rsidR="00883733" w:rsidDel="00A34CE5">
          <w:delText>his</w:delText>
        </w:r>
      </w:del>
      <w:ins w:id="1947" w:author="Chen Heller" w:date="2023-01-16T16:59:00Z">
        <w:r w:rsidR="008922B7">
          <w:t>T</w:t>
        </w:r>
      </w:ins>
      <w:ins w:id="1948" w:author="Chen Heller" w:date="2023-01-16T12:19:00Z">
        <w:r w:rsidR="00A34CE5">
          <w:t>his</w:t>
        </w:r>
      </w:ins>
      <w:r w:rsidR="00883733">
        <w:t xml:space="preserve"> </w:t>
      </w:r>
      <w:del w:id="1949" w:author="Chen Heller" w:date="2023-01-04T16:28:00Z">
        <w:r w:rsidR="00883733" w:rsidDel="002627AD">
          <w:delText xml:space="preserve">thesis, I </w:delText>
        </w:r>
      </w:del>
      <w:ins w:id="1950" w:author="Chen Heller" w:date="2023-01-04T16:28:00Z">
        <w:r w:rsidR="002627AD">
          <w:t xml:space="preserve">study </w:t>
        </w:r>
      </w:ins>
      <w:r w:rsidR="00883733">
        <w:t>set out to examine if motion tracking could solve this problem</w:t>
      </w:r>
      <w:del w:id="1951" w:author="Chen Heller" w:date="2023-03-02T15:11:00Z">
        <w:r w:rsidR="00883733" w:rsidDel="00031717">
          <w:delText>,</w:delText>
        </w:r>
      </w:del>
      <w:r w:rsidR="00883733">
        <w:t xml:space="preserve">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952" w:author="Chen Heller" w:date="2023-01-04T16:52:00Z">
        <w:r w:rsidR="00C46CA3" w:rsidDel="00D12EAE">
          <w:delText>I</w:delText>
        </w:r>
        <w:r w:rsidR="00FF06FA" w:rsidDel="00D12EAE">
          <w:delText xml:space="preserve"> </w:delText>
        </w:r>
      </w:del>
      <w:del w:id="1953" w:author="Chen Heller" w:date="2023-01-04T17:01:00Z">
        <w:r w:rsidR="006F7BC9" w:rsidDel="0028261D">
          <w:delText>used a</w:delText>
        </w:r>
      </w:del>
      <w:ins w:id="1954" w:author="Chen Heller" w:date="2023-01-04T17:01:00Z">
        <w:r w:rsidR="0028261D">
          <w:t>motion t</w:t>
        </w:r>
      </w:ins>
      <w:ins w:id="1955" w:author="Chen Heller" w:date="2023-03-02T15:11:00Z">
        <w:r w:rsidR="00031717">
          <w:t>r</w:t>
        </w:r>
      </w:ins>
      <w:ins w:id="1956" w:author="Chen Heller" w:date="2023-01-04T17:01:00Z">
        <w:r w:rsidR="0028261D">
          <w: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1957" w:author="Chen Heller" w:date="2023-02-12T13:04:00Z">
        <w:r w:rsidR="002D0222" w:rsidDel="008149AA">
          <w:delText xml:space="preserve">, </w:delText>
        </w:r>
      </w:del>
      <w:ins w:id="1958" w:author="Chen Heller" w:date="2023-01-04T17:01:00Z">
        <w:r w:rsidR="0028261D">
          <w:t xml:space="preserve">. This allowed </w:t>
        </w:r>
      </w:ins>
      <w:ins w:id="1959" w:author="Chen Heller" w:date="2023-03-02T15:12:00Z">
        <w:r w:rsidR="00031717">
          <w:t>tracking</w:t>
        </w:r>
      </w:ins>
      <w:ins w:id="1960" w:author="Chen Heller" w:date="2023-01-04T17:01:00Z">
        <w:r w:rsidR="0028261D">
          <w:t xml:space="preserve"> participants' </w:t>
        </w:r>
      </w:ins>
      <w:ins w:id="1961" w:author="Chen Heller" w:date="2023-01-04T17:02:00Z">
        <w:r w:rsidR="0028261D">
          <w:t xml:space="preserve">reaching responses as they </w:t>
        </w:r>
      </w:ins>
      <w:del w:id="1962" w:author="Chen Heller" w:date="2023-01-04T17:02:00Z">
        <w:r w:rsidR="002D0222" w:rsidDel="0028261D">
          <w:delText xml:space="preserve">which </w:delText>
        </w:r>
      </w:del>
      <w:ins w:id="1963" w:author="Chen Heller" w:date="2023-01-04T16:51:00Z">
        <w:r w:rsidR="00D12EAE">
          <w:t>perform</w:t>
        </w:r>
      </w:ins>
      <w:ins w:id="1964" w:author="Chen Heller" w:date="2023-01-04T17:02:00Z">
        <w:r w:rsidR="0028261D">
          <w:t>ed</w:t>
        </w:r>
      </w:ins>
      <w:ins w:id="1965" w:author="Chen Heller" w:date="2023-01-04T16:51:00Z">
        <w:r w:rsidR="00D12EAE">
          <w:t xml:space="preserve"> a semantic judgment (i.e., determine whether the word described a natural item or a man-made artifact) on a visible target word that </w:t>
        </w:r>
      </w:ins>
      <w:ins w:id="1966" w:author="Chen Heller" w:date="2023-01-04T17:02:00Z">
        <w:r w:rsidR="002A70C0">
          <w:t>was</w:t>
        </w:r>
      </w:ins>
      <w:ins w:id="1967" w:author="Chen Heller" w:date="2023-01-04T16:51:00Z">
        <w:r w:rsidR="00D12EAE">
          <w:t xml:space="preserve"> preceded by an invisible prime. </w:t>
        </w:r>
      </w:ins>
      <w:ins w:id="1968" w:author="Chen Heller" w:date="2023-01-31T13:41:00Z">
        <w:r w:rsidR="00297149">
          <w:t xml:space="preserve">To </w:t>
        </w:r>
      </w:ins>
      <w:ins w:id="1969" w:author="Chen Heller" w:date="2023-02-12T13:12:00Z">
        <w:r w:rsidR="00EB6DDD">
          <w:t xml:space="preserve">compare </w:t>
        </w:r>
      </w:ins>
      <w:ins w:id="1970" w:author="Chen Heller" w:date="2023-02-12T13:08:00Z">
        <w:r w:rsidR="002F0C9A">
          <w:t>rea</w:t>
        </w:r>
      </w:ins>
      <w:ins w:id="1971" w:author="Chen Heller" w:date="2023-02-12T13:09:00Z">
        <w:r w:rsidR="002F0C9A">
          <w:t>ching</w:t>
        </w:r>
      </w:ins>
      <w:ins w:id="1972" w:author="Chen Heller" w:date="2023-02-12T13:12:00Z">
        <w:r w:rsidR="00EB6DDD">
          <w:t>'s sensitivity to more prominent measures,</w:t>
        </w:r>
      </w:ins>
      <w:ins w:id="1973" w:author="Chen Heller" w:date="2023-02-12T13:09:00Z">
        <w:r w:rsidR="002F0C9A">
          <w:t xml:space="preserve"> </w:t>
        </w:r>
      </w:ins>
      <w:ins w:id="1974" w:author="Chen Heller" w:date="2023-02-26T16:04:00Z">
        <w:r w:rsidR="00753D28">
          <w:t xml:space="preserve">each participant completed </w:t>
        </w:r>
      </w:ins>
      <w:ins w:id="1975" w:author="Chen Heller" w:date="2023-02-12T13:09:00Z">
        <w:r w:rsidR="00EA11B7">
          <w:t>an addit</w:t>
        </w:r>
      </w:ins>
      <w:ins w:id="1976" w:author="Chen Heller" w:date="2023-02-12T13:10:00Z">
        <w:r w:rsidR="007F2D8B">
          <w:t>i</w:t>
        </w:r>
      </w:ins>
      <w:ins w:id="1977" w:author="Chen Heller" w:date="2023-02-12T13:09:00Z">
        <w:r w:rsidR="00EA11B7">
          <w:t xml:space="preserve">onal session </w:t>
        </w:r>
      </w:ins>
      <w:ins w:id="1978" w:author="Chen Heller" w:date="2023-02-26T16:05:00Z">
        <w:r w:rsidR="00753D28">
          <w:t xml:space="preserve">using </w:t>
        </w:r>
      </w:ins>
      <w:ins w:id="1979" w:author="Chen Heller" w:date="2023-01-31T13:38:00Z">
        <w:r w:rsidR="002B7D01">
          <w:t>keyboard</w:t>
        </w:r>
      </w:ins>
      <w:ins w:id="1980" w:author="Chen Heller" w:date="2023-02-12T13:09:00Z">
        <w:r w:rsidR="002F0C9A">
          <w:t xml:space="preserve"> responses</w:t>
        </w:r>
      </w:ins>
      <w:ins w:id="1981" w:author="Chen Heller" w:date="2023-01-18T12:10:00Z">
        <w:r w:rsidR="00E3118B">
          <w:t>.</w:t>
        </w:r>
      </w:ins>
      <w:del w:id="1982" w:author="Chen Heller" w:date="2023-01-04T17:02:00Z">
        <w:r w:rsidR="002D0222" w:rsidDel="002A70C0">
          <w:delText xml:space="preserve">allowed for continuous motion tracking while participants make reaching responses to </w:delText>
        </w:r>
      </w:del>
      <w:del w:id="1983" w:author="Chen Heller" w:date="2023-01-04T16:45:00Z">
        <w:r w:rsidR="002D0222" w:rsidDel="00966B33">
          <w:delText xml:space="preserve">classify </w:delText>
        </w:r>
      </w:del>
      <w:del w:id="1984"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1985"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986"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987"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988"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w:delText>
        </w:r>
        <w:r w:rsidR="00FF06FA" w:rsidDel="00D567F2">
          <w:lastRenderedPageBreak/>
          <w:delText xml:space="preserve">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989" w:author="Chen Heller" w:date="2023-01-04T13:29:00Z">
        <w:r w:rsidR="00C1383D" w:rsidRPr="00B61294" w:rsidDel="00977059">
          <w:delText xml:space="preserve">movement </w:delText>
        </w:r>
      </w:del>
      <w:del w:id="1990"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991" w:author="Chen Heller" w:date="2023-01-04T16:43:00Z"/>
        </w:rPr>
      </w:pPr>
      <w:del w:id="1992"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993" w:author="Chen Heller" w:date="2023-01-04T13:29:00Z">
        <w:r w:rsidR="00FF06FA" w:rsidDel="00977059">
          <w:delText xml:space="preserve">movement </w:delText>
        </w:r>
      </w:del>
      <w:del w:id="1994"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995" w:author="Chen Heller" w:date="2023-01-04T16:44:00Z"/>
        </w:rPr>
      </w:pPr>
      <w:del w:id="1996"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14B7D9A6" w:rsidR="00B00AED" w:rsidRDefault="004C7623" w:rsidP="00AD6ABD">
      <w:del w:id="1997"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998"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ins>
      <w:ins w:id="1999" w:author="Chen Heller" w:date="2023-03-02T15:12:00Z">
        <w:r w:rsidR="00367808">
          <w:t>,</w:t>
        </w:r>
      </w:ins>
      <w:ins w:id="2000" w:author="Chen Heller" w:date="2023-01-09T13:29:00Z">
        <w:r w:rsidR="000434D9">
          <w:t xml:space="preserve"> a large congruency effect was found using both measures.</w:t>
        </w:r>
      </w:ins>
      <w:ins w:id="2001" w:author="Chen Heller" w:date="2023-01-16T17:34:00Z">
        <w:r w:rsidR="00956589">
          <w:t xml:space="preserve"> In the reaching session, presenting an incongruent prime biased the participant's response</w:t>
        </w:r>
      </w:ins>
      <w:ins w:id="2002" w:author="Chen Heller" w:date="2023-01-18T09:26:00Z">
        <w:r w:rsidR="004D1478">
          <w:t>s</w:t>
        </w:r>
      </w:ins>
      <w:ins w:id="2003" w:author="Chen Heller" w:date="2023-01-16T17:34:00Z">
        <w:r w:rsidR="00956589">
          <w:t xml:space="preserve"> towards the incorrect answer</w:t>
        </w:r>
      </w:ins>
      <w:ins w:id="2004" w:author="Chen Heller" w:date="2023-01-16T17:36:00Z">
        <w:r w:rsidR="00EC597B">
          <w:t xml:space="preserve">, resulting in </w:t>
        </w:r>
      </w:ins>
      <w:ins w:id="2005" w:author="Chen Heller" w:date="2023-01-16T17:38:00Z">
        <w:r w:rsidR="008F6F85">
          <w:t>average trajectories that c</w:t>
        </w:r>
      </w:ins>
      <w:ins w:id="2006" w:author="Chen Heller" w:date="2023-01-16T17:39:00Z">
        <w:r w:rsidR="008F6F85">
          <w:t>urve towards the center of the screen.</w:t>
        </w:r>
      </w:ins>
      <w:ins w:id="2007" w:author="Chen Heller" w:date="2023-01-16T17:36:00Z">
        <w:r w:rsidR="00EC597B">
          <w:t xml:space="preserve"> </w:t>
        </w:r>
      </w:ins>
      <w:ins w:id="2008" w:author="Chen Heller" w:date="2023-01-18T09:24:00Z">
        <w:r w:rsidR="0000314A">
          <w:t xml:space="preserve">The area between these trajectories was smaller than </w:t>
        </w:r>
      </w:ins>
      <w:ins w:id="2009" w:author="Chen Heller" w:date="2023-01-18T09:26:00Z">
        <w:r w:rsidR="004D1478">
          <w:t xml:space="preserve">between the </w:t>
        </w:r>
      </w:ins>
      <w:ins w:id="2010" w:author="Chen Heller" w:date="2023-01-18T09:25:00Z">
        <w:r w:rsidR="00BE5A40">
          <w:t>congruent o</w:t>
        </w:r>
      </w:ins>
      <w:ins w:id="2011" w:author="Chen Heller" w:date="2023-01-18T09:26:00Z">
        <w:r w:rsidR="00BE5A40">
          <w:t>ne</w:t>
        </w:r>
        <w:r w:rsidR="004D1478">
          <w:t>s</w:t>
        </w:r>
        <w:r w:rsidR="00BE5A40">
          <w:t xml:space="preserve">, </w:t>
        </w:r>
      </w:ins>
      <w:ins w:id="2012" w:author="Chen Heller" w:date="2023-01-18T09:27:00Z">
        <w:r w:rsidR="004D1478">
          <w:t>providing quantifiable evidence for the invisible prime's effect on movement.</w:t>
        </w:r>
      </w:ins>
      <w:ins w:id="2013" w:author="Chen Heller" w:date="2023-01-18T09:29:00Z">
        <w:r w:rsidR="00B7402F">
          <w:t xml:space="preserve"> </w:t>
        </w:r>
      </w:ins>
      <w:ins w:id="2014" w:author="Chen Heller" w:date="2023-01-18T09:33:00Z">
        <w:r w:rsidR="00793BE0">
          <w:t xml:space="preserve">Temporally, this effect can be placed approximately between 160-300ms post target presentation, as </w:t>
        </w:r>
      </w:ins>
      <w:ins w:id="2015" w:author="Chen Heller" w:date="2023-02-26T16:10:00Z">
        <w:r w:rsidR="00760775">
          <w:t xml:space="preserve">depicted </w:t>
        </w:r>
        <w:r w:rsidR="007E296B">
          <w:t>by</w:t>
        </w:r>
      </w:ins>
      <w:ins w:id="2016" w:author="Chen Heller" w:date="2023-01-18T09:33:00Z">
        <w:r w:rsidR="00793BE0">
          <w:t xml:space="preserve"> the </w:t>
        </w:r>
      </w:ins>
      <w:ins w:id="2017" w:author="Chen Heller" w:date="2023-01-18T09:34:00Z">
        <w:r w:rsidR="002019E3">
          <w:t xml:space="preserve">velocity and </w:t>
        </w:r>
      </w:ins>
      <w:ins w:id="2018" w:author="Chen Heller" w:date="2023-01-18T09:33:00Z">
        <w:r w:rsidR="00793BE0">
          <w:t xml:space="preserve">implied endpoint </w:t>
        </w:r>
      </w:ins>
      <w:ins w:id="2019" w:author="Chen Heller" w:date="2023-02-26T16:09:00Z">
        <w:r w:rsidR="00760775">
          <w:t>measurements</w:t>
        </w:r>
      </w:ins>
      <w:ins w:id="2020" w:author="Chen Heller" w:date="2023-01-18T09:33:00Z">
        <w:r w:rsidR="00793BE0">
          <w:t xml:space="preserve"> (note however that this analysis should not be taken as evidence for the exact latency/offset of the </w:t>
        </w:r>
        <w:r w:rsidR="00793BE0">
          <w:lastRenderedPageBreak/>
          <w:t xml:space="preserve">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2021" w:author="Chen Heller" w:date="2023-02-27T08:54:00Z">
        <w:r w:rsidR="002F56E3">
          <w:t xml:space="preserve">The curved trajectories </w:t>
        </w:r>
      </w:ins>
      <w:ins w:id="2022" w:author="Chen Heller" w:date="2023-02-27T08:55:00Z">
        <w:r w:rsidR="002F56E3">
          <w:t xml:space="preserve">of </w:t>
        </w:r>
      </w:ins>
      <w:ins w:id="2023" w:author="Chen Heller" w:date="2023-02-27T08:54:00Z">
        <w:r w:rsidR="002F56E3">
          <w:t xml:space="preserve">the incongruent </w:t>
        </w:r>
      </w:ins>
      <w:ins w:id="2024" w:author="Chen Heller" w:date="2023-02-27T08:55:00Z">
        <w:r w:rsidR="002F56E3">
          <w:t xml:space="preserve">trials were longer than the congruent </w:t>
        </w:r>
        <w:r w:rsidR="00D50724">
          <w:t xml:space="preserve">trajectories and took longer to complete, </w:t>
        </w:r>
      </w:ins>
      <w:ins w:id="2025" w:author="Chen Heller" w:date="2023-02-27T08:56:00Z">
        <w:r w:rsidR="00BA028F">
          <w:t>reflecting the prime's interference with the participant's decision</w:t>
        </w:r>
      </w:ins>
      <w:ins w:id="2026" w:author="Chen Heller" w:date="2023-03-02T15:12:00Z">
        <w:r w:rsidR="00367808">
          <w:t>-</w:t>
        </w:r>
      </w:ins>
      <w:ins w:id="2027" w:author="Chen Heller" w:date="2023-02-27T08:56:00Z">
        <w:r w:rsidR="00BA028F">
          <w:t>making.</w:t>
        </w:r>
      </w:ins>
      <w:ins w:id="2028" w:author="Chen Heller" w:date="2023-01-18T12:16:00Z">
        <w:r w:rsidR="00B14D1C">
          <w:t xml:space="preserve"> </w:t>
        </w:r>
      </w:ins>
      <w:ins w:id="2029" w:author="Chen Heller" w:date="2023-01-16T17:51:00Z">
        <w:r w:rsidR="00A00E18">
          <w:t xml:space="preserve">The </w:t>
        </w:r>
      </w:ins>
      <w:ins w:id="2030" w:author="Chen Heller" w:date="2023-01-09T13:31:00Z">
        <w:r w:rsidR="00F17027">
          <w:t>result</w:t>
        </w:r>
      </w:ins>
      <w:ins w:id="2031" w:author="Chen Heller" w:date="2023-01-16T17:51:00Z">
        <w:r w:rsidR="00A00E18">
          <w:t>s</w:t>
        </w:r>
      </w:ins>
      <w:ins w:id="2032" w:author="Chen Heller" w:date="2023-01-09T13:31:00Z">
        <w:r w:rsidR="00F17027">
          <w:t xml:space="preserve"> go beyond previous studies, as the current design included stringent awareness measures, with trial</w:t>
        </w:r>
      </w:ins>
      <w:ins w:id="2033" w:author="Chen Heller" w:date="2023-03-02T15:13:00Z">
        <w:r w:rsidR="00367808">
          <w:t>-</w:t>
        </w:r>
      </w:ins>
      <w:ins w:id="2034" w:author="Chen Heller" w:date="2023-01-09T13:31:00Z">
        <w:r w:rsidR="00F17027">
          <w:t>by</w:t>
        </w:r>
      </w:ins>
      <w:ins w:id="2035" w:author="Chen Heller" w:date="2023-03-02T15:13:00Z">
        <w:r w:rsidR="00367808">
          <w:t>-</w:t>
        </w:r>
      </w:ins>
      <w:ins w:id="2036" w:author="Chen Heller" w:date="2023-01-09T13:31:00Z">
        <w:r w:rsidR="00F17027">
          <w:t>trial subjective and objective measures</w:t>
        </w:r>
      </w:ins>
      <w:ins w:id="2037" w:author="Chen Heller" w:date="2023-02-27T09:01:00Z">
        <w:r w:rsidR="0058425C">
          <w:t>, therefor</w:t>
        </w:r>
      </w:ins>
      <w:ins w:id="2038" w:author="Chen Heller" w:date="2023-03-02T15:13:00Z">
        <w:r w:rsidR="00367808">
          <w:t>e</w:t>
        </w:r>
      </w:ins>
      <w:ins w:id="2039" w:author="Chen Heller" w:date="2023-02-27T09:01:00Z">
        <w:r w:rsidR="0058425C">
          <w:t xml:space="preserve"> </w:t>
        </w:r>
        <w:r w:rsidR="00145D62">
          <w:t>addressing</w:t>
        </w:r>
      </w:ins>
      <w:ins w:id="2040" w:author="Chen Heller" w:date="2023-01-09T13:31:00Z">
        <w:r w:rsidR="00F17027">
          <w:t xml:space="preserve">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w:t>
        </w:r>
      </w:ins>
      <w:ins w:id="2041" w:author="Chen Heller" w:date="2023-02-27T09:02:00Z">
        <w:r w:rsidR="00ED0CD8">
          <w:t>Additionally</w:t>
        </w:r>
      </w:ins>
      <w:ins w:id="2042" w:author="Chen Heller" w:date="2023-01-09T13:31:00Z">
        <w:r w:rsidR="00F17027">
          <w:t xml:space="preserve">,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2043" w:author="Chen Heller" w:date="2023-01-09T13:31:00Z">
        <w:r w:rsidR="002E3E1A" w:rsidDel="00F17027">
          <w:delText xml:space="preserve">In line with </w:delText>
        </w:r>
      </w:del>
      <w:del w:id="2044" w:author="Chen Heller" w:date="2023-01-04T17:05:00Z">
        <w:r w:rsidR="002E3E1A" w:rsidDel="00F12D4E">
          <w:delText xml:space="preserve">my </w:delText>
        </w:r>
      </w:del>
      <w:del w:id="2045" w:author="Chen Heller" w:date="2023-01-09T13:31:00Z">
        <w:r w:rsidR="002E3E1A" w:rsidDel="00F17027">
          <w:delText>predictions</w:delText>
        </w:r>
        <w:r w:rsidR="00B00AED" w:rsidDel="00F17027">
          <w:delText xml:space="preserve">, both </w:delText>
        </w:r>
      </w:del>
      <w:del w:id="2046" w:author="Chen Heller" w:date="2023-01-04T17:05:00Z">
        <w:r w:rsidR="00B00AED" w:rsidDel="00F12D4E">
          <w:delText xml:space="preserve">of which </w:delText>
        </w:r>
      </w:del>
      <w:del w:id="2047" w:author="Chen Heller" w:date="2023-01-09T13:31:00Z">
        <w:r w:rsidR="00B00AED" w:rsidDel="00F17027">
          <w:delText>yielded robust effects.</w:delText>
        </w:r>
      </w:del>
      <w:r w:rsidR="00463A29">
        <w:t xml:space="preserve"> </w:t>
      </w:r>
      <w:del w:id="2048"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2049" w:author="Chen Heller" w:date="2023-01-04T17:08:00Z">
        <w:r w:rsidR="00B00AED" w:rsidDel="00E9122A">
          <w:delText xml:space="preserve">attributing </w:delText>
        </w:r>
      </w:del>
      <w:del w:id="2050"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7B90BD55"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del w:id="2051" w:author="Chen Heller" w:date="2023-03-02T15:13:00Z">
        <w:r w:rsidR="005F0446" w:rsidDel="0037558E">
          <w:delText xml:space="preserve">can </w:delText>
        </w:r>
      </w:del>
      <w:ins w:id="2052" w:author="Chen Heller" w:date="2023-03-02T15:13:00Z">
        <w:r w:rsidR="0037558E">
          <w:t xml:space="preserve">could </w:t>
        </w:r>
      </w:ins>
      <w:r w:rsidR="005F0446">
        <w:t xml:space="preserve">be beneficial to the study of unconscious processes. Unlike keyboard </w:t>
      </w:r>
      <w:r w:rsidR="00560A4A">
        <w:t>response</w:t>
      </w:r>
      <w:r w:rsidR="00BF6789">
        <w:t>s</w:t>
      </w:r>
      <w:r w:rsidR="00560A4A">
        <w:t>,</w:t>
      </w:r>
      <w:r w:rsidR="005F0446">
        <w:t xml:space="preserve"> which </w:t>
      </w:r>
      <w:r w:rsidR="00BF6789">
        <w:t xml:space="preserve">are </w:t>
      </w:r>
      <w:del w:id="2053" w:author="Chen Heller" w:date="2023-03-02T15:13:00Z">
        <w:r w:rsidR="00BF6789" w:rsidDel="0037558E">
          <w:delText xml:space="preserve">one </w:delText>
        </w:r>
      </w:del>
      <w:ins w:id="2054" w:author="Chen Heller" w:date="2023-03-02T15:13:00Z">
        <w:r w:rsidR="0037558E">
          <w:t>one-</w:t>
        </w:r>
      </w:ins>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2055"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2056"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2057" w:author="Chen Heller" w:date="2023-02-27T09:10:00Z">
        <w:r w:rsidR="00F654BF">
          <w:lastRenderedPageBreak/>
          <w:t xml:space="preserve">Evidence that the </w:t>
        </w:r>
      </w:ins>
      <w:ins w:id="2058" w:author="Chen Heller" w:date="2023-03-02T17:28:00Z">
        <w:r w:rsidR="00095F00">
          <w:t>de</w:t>
        </w:r>
      </w:ins>
      <w:ins w:id="2059" w:author="Chen Heller" w:date="2023-02-27T09:10:00Z">
        <w:r w:rsidR="00F654BF">
          <w:t xml:space="preserve">cision </w:t>
        </w:r>
      </w:ins>
      <w:ins w:id="2060" w:author="Chen Heller" w:date="2023-03-02T17:30:00Z">
        <w:r w:rsidR="009B084A">
          <w:t>occurs</w:t>
        </w:r>
      </w:ins>
      <w:ins w:id="2061" w:author="Chen Heller" w:date="2023-03-02T17:28:00Z">
        <w:r w:rsidR="009819A0">
          <w:t xml:space="preserve"> </w:t>
        </w:r>
      </w:ins>
      <w:ins w:id="2062" w:author="Chen Heller" w:date="2023-02-27T09:10:00Z">
        <w:r w:rsidR="00F654BF">
          <w:t xml:space="preserve">during the movement and not before is provided by the </w:t>
        </w:r>
      </w:ins>
      <w:commentRangeStart w:id="2063"/>
      <w:ins w:id="2064" w:author="Chen Heller" w:date="2023-02-27T09:17:00Z">
        <w:r w:rsidR="00E45FC6">
          <w:t>reaching onset</w:t>
        </w:r>
        <w:commentRangeEnd w:id="2063"/>
        <w:r w:rsidR="002B5497">
          <w:rPr>
            <w:rStyle w:val="CommentReference"/>
          </w:rPr>
          <w:commentReference w:id="2063"/>
        </w:r>
        <w:r w:rsidR="00E45FC6">
          <w:t xml:space="preserve"> </w:t>
        </w:r>
      </w:ins>
      <w:ins w:id="2065" w:author="Chen Heller" w:date="2023-02-27T09:16:00Z">
        <w:r w:rsidR="00E45FC6">
          <w:t xml:space="preserve">and </w:t>
        </w:r>
      </w:ins>
      <w:ins w:id="2066" w:author="Chen Heller" w:date="2023-02-27T09:17:00Z">
        <w:r w:rsidR="00E45FC6">
          <w:t>reaching</w:t>
        </w:r>
      </w:ins>
      <w:ins w:id="2067" w:author="Chen Heller" w:date="2023-02-27T09:16:00Z">
        <w:r w:rsidR="00E45FC6">
          <w:t xml:space="preserve"> duration measurem</w:t>
        </w:r>
      </w:ins>
      <w:ins w:id="2068" w:author="Chen Heller" w:date="2023-02-27T09:17:00Z">
        <w:r w:rsidR="00E45FC6">
          <w:t>ent</w:t>
        </w:r>
      </w:ins>
      <w:ins w:id="2069" w:author="Chen Heller" w:date="2023-02-27T09:16:00Z">
        <w:r w:rsidR="00E45FC6">
          <w:t>s.</w:t>
        </w:r>
      </w:ins>
      <w:ins w:id="2070" w:author="Chen Heller" w:date="2023-02-27T09:10:00Z">
        <w:r w:rsidR="00F654BF">
          <w:t xml:space="preserve"> </w:t>
        </w:r>
      </w:ins>
      <w:ins w:id="2071" w:author="Chen Heller" w:date="2023-02-02T12:30:00Z">
        <w:r w:rsidR="00432208">
          <w:t xml:space="preserve">Had the decision been made before the reaching </w:t>
        </w:r>
      </w:ins>
      <w:ins w:id="2072" w:author="Chen Heller" w:date="2023-02-02T12:31:00Z">
        <w:r w:rsidR="00432208">
          <w:t xml:space="preserve">was initiated, </w:t>
        </w:r>
      </w:ins>
      <w:ins w:id="2073" w:author="Chen Heller" w:date="2023-03-02T17:36:00Z">
        <w:r w:rsidR="00BE4BFF">
          <w:t xml:space="preserve">the prime-target congruency would have been expected </w:t>
        </w:r>
      </w:ins>
      <w:ins w:id="2074" w:author="Chen Heller" w:date="2023-03-02T17:37:00Z">
        <w:r w:rsidR="00BE4BFF">
          <w:t xml:space="preserve">to influence the </w:t>
        </w:r>
      </w:ins>
      <w:ins w:id="2075" w:author="Chen Heller" w:date="2023-02-02T12:31:00Z">
        <w:r w:rsidR="00432208">
          <w:t>onset</w:t>
        </w:r>
      </w:ins>
      <w:ins w:id="2076" w:author="Chen Heller" w:date="2023-03-02T17:37:00Z">
        <w:r w:rsidR="00BE4BFF">
          <w:t>s</w:t>
        </w:r>
      </w:ins>
      <w:ins w:id="2077" w:author="Chen Heller" w:date="2023-02-02T12:35:00Z">
        <w:r w:rsidR="005402EB">
          <w:t xml:space="preserve">, </w:t>
        </w:r>
      </w:ins>
      <w:ins w:id="2078" w:author="Chen Heller" w:date="2023-02-02T12:36:00Z">
        <w:r w:rsidR="00BF5F9A">
          <w:t>however</w:t>
        </w:r>
      </w:ins>
      <w:ins w:id="2079" w:author="Chen Heller" w:date="2023-02-02T12:31:00Z">
        <w:r w:rsidR="00432208">
          <w:t xml:space="preserve"> </w:t>
        </w:r>
      </w:ins>
      <w:ins w:id="2080" w:author="Chen Heller" w:date="2023-02-02T12:35:00Z">
        <w:r w:rsidR="005402EB">
          <w:t xml:space="preserve">this is not the case. Instead, </w:t>
        </w:r>
      </w:ins>
      <w:ins w:id="2081" w:author="Chen Heller" w:date="2023-02-02T12:37:00Z">
        <w:r w:rsidR="00BF5F9A">
          <w:t xml:space="preserve">a difference is found between the </w:t>
        </w:r>
      </w:ins>
      <w:ins w:id="2082" w:author="Chen Heller" w:date="2023-02-02T12:32:00Z">
        <w:r w:rsidR="00DF4574">
          <w:t xml:space="preserve">durations, </w:t>
        </w:r>
      </w:ins>
      <w:ins w:id="2083" w:author="Chen Heller" w:date="2023-02-02T12:33:00Z">
        <w:r w:rsidR="002A51A0">
          <w:t xml:space="preserve">testifying that the decision </w:t>
        </w:r>
      </w:ins>
      <w:ins w:id="2084" w:author="Chen Heller" w:date="2023-02-27T09:18:00Z">
        <w:r w:rsidR="002B5497">
          <w:t>process</w:t>
        </w:r>
      </w:ins>
      <w:ins w:id="2085" w:author="Chen Heller" w:date="2023-02-02T12:33:00Z">
        <w:r w:rsidR="002A51A0">
          <w:t xml:space="preserve"> </w:t>
        </w:r>
      </w:ins>
      <w:ins w:id="2086" w:author="Chen Heller" w:date="2023-02-27T09:18:00Z">
        <w:r w:rsidR="00FF07DF">
          <w:t xml:space="preserve">coincides </w:t>
        </w:r>
      </w:ins>
      <w:ins w:id="2087" w:author="Chen Heller" w:date="2023-02-02T12:36:00Z">
        <w:r w:rsidR="00EF7C05">
          <w:t xml:space="preserve">with the </w:t>
        </w:r>
      </w:ins>
      <w:ins w:id="2088" w:author="Chen Heller" w:date="2023-02-02T12:33:00Z">
        <w:r w:rsidR="002A51A0">
          <w:t>movement</w:t>
        </w:r>
      </w:ins>
      <w:ins w:id="2089" w:author="Chen Heller" w:date="2023-01-18T13:07:00Z">
        <w:r w:rsidR="00EE4147">
          <w:t xml:space="preserve">. </w:t>
        </w:r>
      </w:ins>
      <w:ins w:id="2090" w:author="Chen Heller" w:date="2023-02-27T09:56:00Z">
        <w:r w:rsidR="00AD29A9">
          <w:t>Although m</w:t>
        </w:r>
      </w:ins>
      <w:ins w:id="2091" w:author="Chen Heller" w:date="2023-02-27T09:50:00Z">
        <w:r w:rsidR="00E60A40">
          <w:t xml:space="preserve">onitoring the decision </w:t>
        </w:r>
      </w:ins>
      <w:ins w:id="2092" w:author="Chen Heller" w:date="2023-02-27T09:51:00Z">
        <w:r w:rsidR="00E60A40">
          <w:t xml:space="preserve">process </w:t>
        </w:r>
      </w:ins>
      <w:ins w:id="2093" w:author="Chen Heller" w:date="2023-02-02T12:43:00Z">
        <w:r w:rsidR="00314ED6">
          <w:t xml:space="preserve">allowed </w:t>
        </w:r>
      </w:ins>
      <w:ins w:id="2094" w:author="Chen Heller" w:date="2023-01-18T13:07:00Z">
        <w:r w:rsidR="00EE4147">
          <w:t>captur</w:t>
        </w:r>
      </w:ins>
      <w:ins w:id="2095" w:author="Chen Heller" w:date="2023-02-02T11:43:00Z">
        <w:r w:rsidR="000B0581">
          <w:t>ing</w:t>
        </w:r>
      </w:ins>
      <w:ins w:id="2096" w:author="Chen Heller" w:date="2023-01-18T13:07:00Z">
        <w:r w:rsidR="00EE4147">
          <w:t xml:space="preserve"> </w:t>
        </w:r>
      </w:ins>
      <w:ins w:id="2097" w:author="Chen Heller" w:date="2023-01-16T17:11:00Z">
        <w:r w:rsidR="00B14A91">
          <w:t xml:space="preserve">interesting </w:t>
        </w:r>
        <w:r w:rsidR="001F5A3B">
          <w:t xml:space="preserve">events </w:t>
        </w:r>
      </w:ins>
      <w:del w:id="2098" w:author="Chen Heller" w:date="2023-02-27T09:56:00Z">
        <w:r w:rsidR="00CA3047" w:rsidDel="00AD29A9">
          <w:delText xml:space="preserve">including </w:delText>
        </w:r>
      </w:del>
      <w:ins w:id="2099" w:author="Chen Heller" w:date="2023-02-27T09:56:00Z">
        <w:r w:rsidR="00AD29A9">
          <w:t xml:space="preserve">such as </w:t>
        </w:r>
      </w:ins>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del w:id="2100" w:author="Chen Heller" w:date="2023-02-27T09:55:00Z">
        <w:r w:rsidR="0072187B" w:rsidDel="00AD29A9">
          <w:delText xml:space="preserve"> </w:delText>
        </w:r>
        <w:r w:rsidR="00B46B54" w:rsidDel="00AD29A9">
          <w:fldChar w:fldCharType="begin"/>
        </w:r>
        <w:r w:rsidR="00B46B54" w:rsidDel="00AD29A9">
          <w:del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delInstrText>
        </w:r>
        <w:r w:rsidR="00B46B54" w:rsidDel="00AD29A9">
          <w:fldChar w:fldCharType="separate"/>
        </w:r>
        <w:r w:rsidR="00B46B54" w:rsidRPr="00B46B54" w:rsidDel="00AD29A9">
          <w:rPr>
            <w:rFonts w:ascii="Times New Roman" w:hAnsi="Times New Roman" w:cs="Times New Roman"/>
          </w:rPr>
          <w:delText>(Resulaj et al., 2009; Song &amp; Nakayama, 2009)</w:delText>
        </w:r>
        <w:r w:rsidR="00B46B54" w:rsidDel="00AD29A9">
          <w:fldChar w:fldCharType="end"/>
        </w:r>
      </w:del>
      <w:ins w:id="2101" w:author="Chen Heller" w:date="2023-02-27T09:57:00Z">
        <w:r w:rsidR="00AD29A9">
          <w:t xml:space="preserve">, </w:t>
        </w:r>
      </w:ins>
      <w:ins w:id="2102" w:author="Chen Heller" w:date="2023-02-27T10:06:00Z">
        <w:r w:rsidR="00825236">
          <w:t>the</w:t>
        </w:r>
      </w:ins>
      <w:ins w:id="2103" w:author="Chen Heller" w:date="2023-03-02T17:38:00Z">
        <w:r w:rsidR="00173B3A">
          <w:t>y</w:t>
        </w:r>
      </w:ins>
      <w:ins w:id="2104" w:author="Chen Heller" w:date="2023-02-27T10:06:00Z">
        <w:r w:rsidR="00825236">
          <w:t xml:space="preserve"> </w:t>
        </w:r>
      </w:ins>
      <w:ins w:id="2105" w:author="Chen Heller" w:date="2023-02-27T09:57:00Z">
        <w:r w:rsidR="00AD29A9">
          <w:t xml:space="preserve">were not </w:t>
        </w:r>
      </w:ins>
      <w:ins w:id="2106" w:author="Chen Heller" w:date="2023-02-27T10:06:00Z">
        <w:r w:rsidR="00825236">
          <w:t xml:space="preserve">expressed </w:t>
        </w:r>
      </w:ins>
      <w:ins w:id="2107" w:author="Chen Heller" w:date="2023-02-27T09:57:00Z">
        <w:r w:rsidR="00F62ADA">
          <w:t>in the averaged trajectories</w:t>
        </w:r>
      </w:ins>
      <w:ins w:id="2108" w:author="Chen Heller" w:date="2023-02-27T09:52:00Z">
        <w:r w:rsidR="00B13A08">
          <w:t>.</w:t>
        </w:r>
      </w:ins>
      <w:ins w:id="2109" w:author="Chen Heller" w:date="2023-02-27T09:57:00Z">
        <w:r w:rsidR="00F62ADA">
          <w:t xml:space="preserve"> Therefor</w:t>
        </w:r>
      </w:ins>
      <w:ins w:id="2110" w:author="Chen Heller" w:date="2023-03-02T15:14:00Z">
        <w:r w:rsidR="0037558E">
          <w:t>e</w:t>
        </w:r>
      </w:ins>
      <w:ins w:id="2111" w:author="Chen Heller" w:date="2023-02-27T09:57:00Z">
        <w:r w:rsidR="00F62ADA">
          <w:t xml:space="preserve"> </w:t>
        </w:r>
      </w:ins>
      <w:ins w:id="2112" w:author="Chen Heller" w:date="2023-02-27T10:26:00Z">
        <w:r w:rsidR="00387D82">
          <w:t xml:space="preserve">Figure [ref] provides </w:t>
        </w:r>
      </w:ins>
      <w:ins w:id="2113" w:author="Chen Heller" w:date="2023-02-27T09:57:00Z">
        <w:r w:rsidR="00F62ADA">
          <w:t>a sample of trial</w:t>
        </w:r>
      </w:ins>
      <w:ins w:id="2114" w:author="Chen Heller" w:date="2023-02-27T10:07:00Z">
        <w:r w:rsidR="007F4285">
          <w:t>s</w:t>
        </w:r>
      </w:ins>
      <w:ins w:id="2115" w:author="Chen Heller" w:date="2023-02-27T09:57:00Z">
        <w:r w:rsidR="00F62ADA">
          <w:t xml:space="preserve"> </w:t>
        </w:r>
      </w:ins>
      <w:ins w:id="2116" w:author="Chen Heller" w:date="2023-02-27T10:08:00Z">
        <w:r w:rsidR="007F4285">
          <w:t>depicting</w:t>
        </w:r>
      </w:ins>
      <w:ins w:id="2117" w:author="Chen Heller" w:date="2023-02-27T10:07:00Z">
        <w:r w:rsidR="007F4285">
          <w:t xml:space="preserve"> </w:t>
        </w:r>
      </w:ins>
      <w:ins w:id="2118" w:author="Chen Heller" w:date="2023-02-27T10:08:00Z">
        <w:r w:rsidR="007F4285">
          <w:t xml:space="preserve">this </w:t>
        </w:r>
      </w:ins>
      <w:ins w:id="2119" w:author="Chen Heller" w:date="2023-02-27T09:58:00Z">
        <w:r w:rsidR="004B6A7E">
          <w:t xml:space="preserve">indecisive </w:t>
        </w:r>
      </w:ins>
      <w:ins w:id="2120" w:author="Chen Heller" w:date="2023-02-27T10:31:00Z">
        <w:r w:rsidR="004F4301">
          <w:t>behavior, which</w:t>
        </w:r>
      </w:ins>
      <w:ins w:id="2121" w:author="Chen Heller" w:date="2023-02-27T10:26:00Z">
        <w:r w:rsidR="00387D82">
          <w:t xml:space="preserve"> was more common </w:t>
        </w:r>
      </w:ins>
      <w:ins w:id="2122" w:author="Chen Heller" w:date="2023-02-27T10:31:00Z">
        <w:r w:rsidR="004F4301">
          <w:t>in</w:t>
        </w:r>
      </w:ins>
      <w:ins w:id="2123" w:author="Chen Heller" w:date="2023-02-27T10:26:00Z">
        <w:r w:rsidR="00387D82">
          <w:t xml:space="preserve"> the incongruent condition</w:t>
        </w:r>
      </w:ins>
      <w:r w:rsidR="005F0446">
        <w:t>.</w:t>
      </w:r>
      <w:del w:id="2124" w:author="Chen Heller" w:date="2023-02-02T13:01:00Z">
        <w:r w:rsidR="005F0446" w:rsidDel="003774E0">
          <w:delText xml:space="preserve"> </w:delText>
        </w:r>
      </w:del>
      <w:ins w:id="2125" w:author="Chen Heller" w:date="2023-01-16T17:14:00Z">
        <w:r w:rsidR="00BF4FCB">
          <w:t xml:space="preserve"> </w:t>
        </w:r>
      </w:ins>
      <w:ins w:id="2126" w:author="Chen Heller" w:date="2023-01-16T17:54:00Z">
        <w:r w:rsidR="000C368B">
          <w:t xml:space="preserve">COM behavior </w:t>
        </w:r>
      </w:ins>
      <w:del w:id="2127"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2128"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2129"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2130" w:author="Chen Heller" w:date="2023-01-16T17:12:00Z">
        <w:r w:rsidR="00D02C7F">
          <w:t xml:space="preserve"> </w:t>
        </w:r>
      </w:ins>
    </w:p>
    <w:p w14:paraId="26216D45" w14:textId="715F4AEB" w:rsidR="00C07D7A" w:rsidRDefault="007A6540" w:rsidP="00C07D7A">
      <w:r>
        <w:t xml:space="preserve">Contrary to </w:t>
      </w:r>
      <w:del w:id="2131" w:author="Chen Heller" w:date="2023-01-18T13:12:00Z">
        <w:r w:rsidDel="00E76A1D">
          <w:delText xml:space="preserve">my </w:delText>
        </w:r>
      </w:del>
      <w:ins w:id="2132" w:author="Chen Heller" w:date="2023-01-18T13:12:00Z">
        <w:r w:rsidR="00E76A1D">
          <w:t xml:space="preserve">the </w:t>
        </w:r>
      </w:ins>
      <w:del w:id="2133" w:author="Chen Heller" w:date="2023-01-18T13:12:00Z">
        <w:r w:rsidDel="00E76A1D">
          <w:delText>hypothesis</w:delText>
        </w:r>
      </w:del>
      <w:ins w:id="2134" w:author="Chen Heller" w:date="2023-02-02T13:05:00Z">
        <w:r w:rsidR="004D5FA1">
          <w:t>predictions</w:t>
        </w:r>
      </w:ins>
      <w:r>
        <w:t xml:space="preserve">, the effect size in the keyboard condition </w:t>
      </w:r>
      <w:r w:rsidR="003B1BD0">
        <w:t xml:space="preserve">was </w:t>
      </w:r>
      <w:del w:id="2135" w:author="Chen Heller" w:date="2023-01-30T13:20:00Z">
        <w:r w:rsidR="002B6B6F" w:rsidDel="00D825AF">
          <w:delText xml:space="preserve">comparable </w:delText>
        </w:r>
      </w:del>
      <w:ins w:id="2136" w:author="Chen Heller" w:date="2023-01-30T13:20:00Z">
        <w:r w:rsidR="00D825AF">
          <w:t xml:space="preserve">only slightly smaller </w:t>
        </w:r>
      </w:ins>
      <w:del w:id="2137" w:author="Chen Heller" w:date="2023-01-30T13:20:00Z">
        <w:r w:rsidR="003B1BD0" w:rsidDel="00D825AF">
          <w:delText xml:space="preserve">to </w:delText>
        </w:r>
      </w:del>
      <w:ins w:id="2138"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2139" w:author="Chen Heller" w:date="2023-01-04T13:29:00Z">
        <w:r w:rsidR="003B1BD0" w:rsidDel="00977059">
          <w:delText xml:space="preserve">movement </w:delText>
        </w:r>
      </w:del>
      <w:ins w:id="2140"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2141" w:author="Chen Heller" w:date="2023-01-30T13:21:00Z">
        <w:r w:rsidR="00C07D7A" w:rsidDel="00D825AF">
          <w:delText xml:space="preserve">contrasts </w:delText>
        </w:r>
      </w:del>
      <w:ins w:id="2142"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2143" w:author="Chen Heller" w:date="2023-01-18T13:13:00Z">
        <w:r w:rsidR="00C07D7A" w:rsidDel="00E76A1D">
          <w:delText xml:space="preserve">an </w:delText>
        </w:r>
      </w:del>
      <w:ins w:id="2144" w:author="Chen Heller" w:date="2023-01-18T13:13:00Z">
        <w:r w:rsidR="00E76A1D">
          <w:t xml:space="preserve">a dramatic </w:t>
        </w:r>
      </w:ins>
      <w:r w:rsidR="00C07D7A">
        <w:t xml:space="preserve">advantage for mouse tracking over keyboard responses. </w:t>
      </w:r>
      <w:del w:id="2145" w:author="Chen Heller" w:date="2023-02-27T10:38:00Z">
        <w:r w:rsidR="001F5C20" w:rsidDel="00D668C1">
          <w:delText>One possible explanation for t</w:delText>
        </w:r>
      </w:del>
      <w:ins w:id="2146" w:author="Chen Heller" w:date="2023-02-27T10:38:00Z">
        <w:r w:rsidR="00D668C1">
          <w:t>T</w:t>
        </w:r>
      </w:ins>
      <w:r w:rsidR="001F5C20">
        <w:t>his discrepancy might stem from the different form</w:t>
      </w:r>
      <w:ins w:id="2147" w:author="Chen Heller" w:date="2023-03-02T15:14:00Z">
        <w:r w:rsidR="0037558E">
          <w:t>s</w:t>
        </w:r>
      </w:ins>
      <w:r w:rsidR="001F5C20">
        <w:t xml:space="preserve"> of movement tracking</w:t>
      </w:r>
      <w:ins w:id="2148" w:author="Chen Heller" w:date="2023-02-27T10:41:00Z">
        <w:r w:rsidR="009247E9">
          <w:t xml:space="preserve"> used in each study</w:t>
        </w:r>
      </w:ins>
      <w:r w:rsidR="001F5C20">
        <w:t xml:space="preserve">; while </w:t>
      </w:r>
      <w:del w:id="2149" w:author="Chen Heller" w:date="2023-01-18T15:08:00Z">
        <w:r w:rsidR="001F5C20" w:rsidDel="00E6618F">
          <w:delText xml:space="preserve">I </w:delText>
        </w:r>
      </w:del>
      <w:ins w:id="2150" w:author="Chen Heller" w:date="2023-01-18T15:08:00Z">
        <w:r w:rsidR="00E6618F">
          <w:t xml:space="preserve">the current experiment </w:t>
        </w:r>
      </w:ins>
      <w:r w:rsidR="001F5C20">
        <w:t xml:space="preserve">used </w:t>
      </w:r>
      <w:del w:id="2151" w:author="Chen Heller" w:date="2023-02-27T10:41:00Z">
        <w:r w:rsidR="001F5C20" w:rsidDel="009247E9">
          <w:delText xml:space="preserve">a </w:delText>
        </w:r>
      </w:del>
      <w:r w:rsidR="001F5C20">
        <w:t xml:space="preserve">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w:t>
      </w:r>
      <w:del w:id="2152" w:author="Chen Heller" w:date="2023-03-02T15:14:00Z">
        <w:r w:rsidR="00C07D7A" w:rsidDel="009B06B1">
          <w:delText>,</w:delText>
        </w:r>
      </w:del>
      <w:r w:rsidR="00C07D7A">
        <w:t xml:space="preserve"> </w:t>
      </w:r>
      <w:del w:id="2153" w:author="Chen Heller" w:date="2023-01-18T13:14:00Z">
        <w:r w:rsidR="00C07D7A" w:rsidDel="00EE6BFF">
          <w:delText xml:space="preserve">which </w:delText>
        </w:r>
      </w:del>
      <w:ins w:id="2154" w:author="Chen Heller" w:date="2023-01-18T13:14:00Z">
        <w:r w:rsidR="00EE6BFF">
          <w:t xml:space="preserve">since </w:t>
        </w:r>
        <w:r w:rsidR="006C1CC8">
          <w:t>it</w:t>
        </w:r>
        <w:r w:rsidR="00EE6BFF">
          <w:t xml:space="preserve"> </w:t>
        </w:r>
      </w:ins>
      <w:r w:rsidR="00C07D7A">
        <w:t xml:space="preserve">places </w:t>
      </w:r>
      <w:del w:id="2155" w:author="Chen Heller" w:date="2023-03-02T15:14:00Z">
        <w:r w:rsidR="00C07D7A" w:rsidDel="009B06B1">
          <w:delText xml:space="preserve">less </w:delText>
        </w:r>
      </w:del>
      <w:ins w:id="2156" w:author="Chen Heller" w:date="2023-03-02T15:14:00Z">
        <w:r w:rsidR="009B06B1">
          <w:t xml:space="preserve">fewer </w:t>
        </w:r>
      </w:ins>
      <w:r w:rsidR="00C07D7A">
        <w:t>constraints on movements</w:t>
      </w:r>
      <w:r w:rsidR="00834981">
        <w:t xml:space="preserve"> </w:t>
      </w:r>
      <w:r w:rsidR="00C07D7A">
        <w:lastRenderedPageBreak/>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3F12ECB4"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2157" w:author="Chen Heller" w:date="2023-01-18T13:16:00Z">
        <w:r w:rsidR="00C07D7A" w:rsidDel="00A70478">
          <w:delText xml:space="preserve">I </w:delText>
        </w:r>
      </w:del>
      <w:ins w:id="2158"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w:t>
      </w:r>
      <w:ins w:id="2159" w:author="Chen Heller" w:date="2023-03-02T15:15:00Z">
        <w:r w:rsidR="00564706">
          <w:t xml:space="preserve">[ref] </w:t>
        </w:r>
      </w:ins>
      <w:r w:rsidR="00C07D7A">
        <w:t>used AUC</w:t>
      </w:r>
      <w:ins w:id="2160" w:author="Chen Heller" w:date="2023-03-02T15:15:00Z">
        <w:r w:rsidR="00767BD2">
          <w:t>,</w:t>
        </w:r>
      </w:ins>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ins w:id="2161" w:author="Chen Heller" w:date="2023-02-27T10:43:00Z">
        <w:r w:rsidR="00FB377D">
          <w:t xml:space="preserve">that estimated </w:t>
        </w:r>
      </w:ins>
      <w:del w:id="2162" w:author="Chen Heller" w:date="2023-02-27T10:43:00Z">
        <w:r w:rsidR="001624DE" w:rsidDel="00FB377D">
          <w:delText>using</w:delText>
        </w:r>
        <w:r w:rsidR="00C07D7A" w:rsidDel="00FB377D">
          <w:delText xml:space="preserve"> </w:delText>
        </w:r>
      </w:del>
      <w:r w:rsidR="00C07D7A">
        <w:t xml:space="preserve">the AUC measure </w:t>
      </w:r>
      <w:del w:id="2163" w:author="Chen Heller" w:date="2023-02-27T10:43:00Z">
        <w:r w:rsidR="00C07D7A" w:rsidDel="00FB377D">
          <w:delText xml:space="preserve">on </w:delText>
        </w:r>
      </w:del>
      <w:ins w:id="2164" w:author="Chen Heller" w:date="2023-02-27T10:43:00Z">
        <w:r w:rsidR="00FB377D">
          <w:t xml:space="preserve">for </w:t>
        </w:r>
      </w:ins>
      <w:ins w:id="2165" w:author="Chen Heller" w:date="2023-01-18T13:17:00Z">
        <w:r w:rsidR="00A76FF7">
          <w:t xml:space="preserve">the current </w:t>
        </w:r>
      </w:ins>
      <w:del w:id="2166" w:author="Chen Heller" w:date="2023-01-18T13:17:00Z">
        <w:r w:rsidR="00C07D7A" w:rsidDel="00A76FF7">
          <w:delText xml:space="preserve">my </w:delText>
        </w:r>
      </w:del>
      <w:r w:rsidR="00C07D7A">
        <w:t>data reve</w:t>
      </w:r>
      <w:ins w:id="2167" w:author="Chen Heller" w:date="2023-01-09T13:33:00Z">
        <w:r w:rsidR="0018530D">
          <w:t>a</w:t>
        </w:r>
      </w:ins>
      <w:r w:rsidR="00C07D7A">
        <w:t>led similar effect size to that produced by the reach area measure</w:t>
      </w:r>
      <w:ins w:id="2168" w:author="Chen Heller" w:date="2023-01-09T13:33:00Z">
        <w:r w:rsidR="0018530D">
          <w:t xml:space="preserve"> (for </w:t>
        </w:r>
      </w:ins>
      <w:ins w:id="2169" w:author="Chen Heller" w:date="2023-03-02T15:15:00Z">
        <w:r w:rsidR="001A3FBE">
          <w:t xml:space="preserve">a </w:t>
        </w:r>
      </w:ins>
      <w:ins w:id="2170" w:author="Chen Heller" w:date="2023-01-09T13:33:00Z">
        <w:r w:rsidR="0018530D">
          <w:t>full description of</w:t>
        </w:r>
      </w:ins>
      <w:ins w:id="2171" w:author="Chen Heller" w:date="2023-02-27T10:44:00Z">
        <w:r w:rsidR="00FB377D">
          <w:t xml:space="preserve"> the</w:t>
        </w:r>
      </w:ins>
      <w:ins w:id="2172" w:author="Chen Heller" w:date="2023-01-09T13:33:00Z">
        <w:r w:rsidR="0018530D">
          <w:t xml:space="preserve"> results</w:t>
        </w:r>
      </w:ins>
      <w:ins w:id="2173" w:author="Chen Heller" w:date="2023-03-02T15:15:00Z">
        <w:r w:rsidR="001A3FBE">
          <w:t>,</w:t>
        </w:r>
      </w:ins>
      <w:ins w:id="2174" w:author="Chen Heller" w:date="2023-01-09T13:33:00Z">
        <w:r w:rsidR="0018530D">
          <w:t xml:space="preserve"> see Supplementary Material [ref])</w:t>
        </w:r>
      </w:ins>
      <w:r w:rsidR="00C07D7A">
        <w:t>.</w:t>
      </w:r>
      <w:r w:rsidR="006E765D">
        <w:t xml:space="preserve"> Thus, this difference </w:t>
      </w:r>
      <w:r w:rsidR="00950DF9">
        <w:t>in analysis approaches cannot explain the differential results.</w:t>
      </w:r>
    </w:p>
    <w:p w14:paraId="51969BEE" w14:textId="165E737B"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del w:id="2175" w:author="Chen Heller" w:date="2023-03-02T15:15:00Z">
        <w:r w:rsidR="00C82D1B" w:rsidDel="001A3FBE">
          <w:delText>,</w:delText>
        </w:r>
      </w:del>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del w:id="2176" w:author="Chen Heller" w:date="2023-02-27T10:45:00Z">
        <w:r w:rsidR="00C07D7A" w:rsidDel="00D25DBC">
          <w:delText>processed</w:delText>
        </w:r>
      </w:del>
      <w:ins w:id="2177" w:author="Chen Heller" w:date="2023-02-27T10:45:00Z">
        <w:r w:rsidR="00D25DBC">
          <w:t>perceived</w:t>
        </w:r>
      </w:ins>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del w:id="2178" w:author="Chen Heller" w:date="2023-02-27T10:45:00Z">
        <w:r w:rsidR="007D198C" w:rsidDel="00D25DBC">
          <w:delText xml:space="preserve">more </w:delText>
        </w:r>
      </w:del>
      <w:ins w:id="2179" w:author="Chen Heller" w:date="2023-02-27T10:45:00Z">
        <w:r w:rsidR="00D25DBC">
          <w:t xml:space="preserve">mainly </w:t>
        </w:r>
      </w:ins>
      <w:r w:rsidR="007D198C">
        <w:t xml:space="preserve">driven by </w:t>
      </w:r>
      <w:r w:rsidR="00C07D7A">
        <w:t>consciously processed primes</w:t>
      </w:r>
      <w:r w:rsidR="007D198C">
        <w:t>, which might</w:t>
      </w:r>
      <w:r w:rsidR="00C07D7A">
        <w:t xml:space="preserve"> affect movements to a larger extent than unconscious ones</w:t>
      </w:r>
      <w:del w:id="2180" w:author="Chen Heller" w:date="2023-03-02T15:15:00Z">
        <w:r w:rsidR="00C07D7A" w:rsidDel="001A3FBE">
          <w:delText>,</w:delText>
        </w:r>
      </w:del>
      <w:r w:rsidR="00C07D7A">
        <w:t xml:space="preserve"> </w:t>
      </w:r>
      <w:r w:rsidR="00877280">
        <w:t xml:space="preserve">and </w:t>
      </w:r>
      <w:del w:id="2181" w:author="Chen Heller" w:date="2023-02-27T10:46:00Z">
        <w:r w:rsidR="00877280" w:rsidDel="00086854">
          <w:delText xml:space="preserve">that </w:delText>
        </w:r>
      </w:del>
      <w:r w:rsidR="00C07D7A">
        <w:t>could account for the large effect found by Xiao and colleagues.</w:t>
      </w:r>
    </w:p>
    <w:p w14:paraId="74E5FA86" w14:textId="4C94951A" w:rsidR="00C07D7A" w:rsidRDefault="00C07D7A" w:rsidP="00BF3E1B">
      <w:r>
        <w:lastRenderedPageBreak/>
        <w:t>Finally, the discrepancy</w:t>
      </w:r>
      <w:r w:rsidR="009D6C03">
        <w:t xml:space="preserve"> between the studies</w:t>
      </w:r>
      <w:r>
        <w:t xml:space="preserve"> could also </w:t>
      </w:r>
      <w:r w:rsidR="00533882">
        <w:t xml:space="preserve">be </w:t>
      </w:r>
      <w:r>
        <w:t xml:space="preserve">accidental. It is </w:t>
      </w:r>
      <w:del w:id="2182" w:author="Chen Heller" w:date="2023-02-27T10:49:00Z">
        <w:r w:rsidDel="009E072D">
          <w:delText xml:space="preserve">possible </w:delText>
        </w:r>
      </w:del>
      <w:ins w:id="2183" w:author="Chen Heller" w:date="2023-02-27T10:49:00Z">
        <w:r w:rsidR="009E072D">
          <w:t xml:space="preserve">plausible </w:t>
        </w:r>
      </w:ins>
      <w:r>
        <w:t xml:space="preserve">that </w:t>
      </w:r>
      <w:del w:id="2184" w:author="Chen Heller" w:date="2023-01-18T13:18:00Z">
        <w:r w:rsidDel="005B5892">
          <w:delText xml:space="preserve">the </w:delText>
        </w:r>
      </w:del>
      <w:r w:rsidR="00E5732E">
        <w:t xml:space="preserve">one set of reported </w:t>
      </w:r>
      <w:r>
        <w:t xml:space="preserve">results </w:t>
      </w:r>
      <w:r w:rsidR="00EF4F7C">
        <w:t>is</w:t>
      </w:r>
      <w:r>
        <w:t xml:space="preserve"> erroneous, </w:t>
      </w:r>
      <w:del w:id="2185" w:author="Chen Heller" w:date="2023-02-27T10:50:00Z">
        <w:r w:rsidR="00EF4F7C" w:rsidDel="009E072D">
          <w:delText xml:space="preserve">which </w:delText>
        </w:r>
      </w:del>
      <w:ins w:id="2186" w:author="Chen Heller" w:date="2023-02-27T10:50:00Z">
        <w:r w:rsidR="009E072D">
          <w:t xml:space="preserve">thereby </w:t>
        </w:r>
      </w:ins>
      <w:del w:id="2187" w:author="Chen Heller" w:date="2023-02-27T10:50:00Z">
        <w:r w:rsidR="00EF4F7C" w:rsidDel="009E072D">
          <w:delText xml:space="preserve">calls </w:delText>
        </w:r>
      </w:del>
      <w:ins w:id="2188" w:author="Chen Heller" w:date="2023-02-27T10:50:00Z">
        <w:r w:rsidR="009E072D">
          <w:t xml:space="preserve">calling </w:t>
        </w:r>
      </w:ins>
      <w:r w:rsidR="00EF4F7C">
        <w:t xml:space="preserve">for </w:t>
      </w:r>
      <w:r>
        <w:t xml:space="preserve">further </w:t>
      </w:r>
      <w:del w:id="2189" w:author="Chen Heller" w:date="2023-02-27T10:51:00Z">
        <w:r w:rsidDel="002951B2">
          <w:delText xml:space="preserve">studies to examine </w:delText>
        </w:r>
      </w:del>
      <w:ins w:id="2190" w:author="Chen Heller" w:date="2023-02-27T10:51:00Z">
        <w:r w:rsidR="002951B2">
          <w:t xml:space="preserve">investigations of </w:t>
        </w:r>
      </w:ins>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w:t>
      </w:r>
      <w:del w:id="2191" w:author="Chen Heller" w:date="2023-03-02T15:16:00Z">
        <w:r w:rsidDel="001A3FBE">
          <w:delText xml:space="preserve">the </w:delText>
        </w:r>
      </w:del>
      <w:r>
        <w:t xml:space="preserve">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ins w:id="2192" w:author="Chen Heller" w:date="2023-03-02T15:16:00Z">
        <w:r w:rsidR="001A3FBE">
          <w:t>-</w:t>
        </w:r>
      </w:ins>
      <w:del w:id="2193" w:author="Chen Heller" w:date="2023-03-02T15:16:00Z">
        <w:r w:rsidDel="001A3FBE">
          <w:delText xml:space="preserve"> </w:delText>
        </w:r>
      </w:del>
      <w:r>
        <w:t>to</w:t>
      </w:r>
      <w:ins w:id="2194" w:author="Chen Heller" w:date="2023-03-02T15:16:00Z">
        <w:r w:rsidR="001A3FBE">
          <w:t>-</w:t>
        </w:r>
      </w:ins>
      <w:del w:id="2195" w:author="Chen Heller" w:date="2023-03-02T15:16:00Z">
        <w:r w:rsidDel="001A3FBE">
          <w:delText xml:space="preserve"> </w:delText>
        </w:r>
      </w:del>
      <w:r>
        <w:t>noise ratio in the reaching task and allow reaching to unravel a larger congruency effect.</w:t>
      </w:r>
    </w:p>
    <w:p w14:paraId="12FC8C8D" w14:textId="26E00855" w:rsidR="00DC11F3" w:rsidRDefault="00BF3E1B" w:rsidP="00884885">
      <w:r>
        <w:t xml:space="preserve">Assuming the results obtained here are genuine, one could </w:t>
      </w:r>
      <w:del w:id="2196" w:author="Chen Heller" w:date="2023-02-27T10:53:00Z">
        <w:r w:rsidDel="00733404">
          <w:delText xml:space="preserve">go beyond the discrepancy between </w:delText>
        </w:r>
        <w:r w:rsidR="00502F15" w:rsidDel="00733404">
          <w:delText>them</w:delText>
        </w:r>
        <w:r w:rsidDel="00733404">
          <w:delText xml:space="preserve"> and those </w:delText>
        </w:r>
        <w:r w:rsidR="00725A51" w:rsidDel="00733404">
          <w:delText xml:space="preserve">reported </w:delText>
        </w:r>
        <w:r w:rsidDel="00733404">
          <w:delText xml:space="preserve">by Xiao et al. (2015), </w:delText>
        </w:r>
        <w:r w:rsidR="00725A51" w:rsidDel="00733404">
          <w:delText>and</w:delText>
        </w:r>
        <w:r w:rsidDel="00733404">
          <w:delText xml:space="preserve"> </w:delText>
        </w:r>
      </w:del>
      <w:r>
        <w:t xml:space="preserve">ask </w:t>
      </w:r>
      <w:r w:rsidR="00725A51">
        <w:t xml:space="preserve">how can </w:t>
      </w:r>
      <w:del w:id="2197" w:author="Chen Heller" w:date="2023-03-02T15:17:00Z">
        <w:r w:rsidR="00725A51" w:rsidDel="008152C5">
          <w:delText xml:space="preserve">we </w:delText>
        </w:r>
      </w:del>
      <w:ins w:id="2198" w:author="Chen Heller" w:date="2023-03-02T15:17:00Z">
        <w:r w:rsidR="008152C5">
          <w:t xml:space="preserve">they be </w:t>
        </w:r>
      </w:ins>
      <w:r w:rsidR="00725A51">
        <w:t>explain</w:t>
      </w:r>
      <w:ins w:id="2199" w:author="Chen Heller" w:date="2023-03-02T15:17:00Z">
        <w:r w:rsidR="008152C5">
          <w:t>ed</w:t>
        </w:r>
      </w:ins>
      <w:del w:id="2200" w:author="Chen Heller" w:date="2023-03-02T15:17:00Z">
        <w:r w:rsidR="00725A51" w:rsidDel="008152C5">
          <w:delText xml:space="preserve"> the</w:delText>
        </w:r>
      </w:del>
      <w:del w:id="2201" w:author="Chen Heller" w:date="2023-02-27T10:53:00Z">
        <w:r w:rsidR="00725A51" w:rsidDel="00733404">
          <w:delText xml:space="preserve"> current findings</w:delText>
        </w:r>
      </w:del>
      <w:r w:rsidR="00725A51">
        <w:t xml:space="preserve">. That is, why </w:t>
      </w:r>
      <w:r w:rsidR="00D0539B">
        <w:t xml:space="preserve">was </w:t>
      </w:r>
      <w:del w:id="2202"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2203" w:author="Chen Heller" w:date="2023-01-18T14:35:00Z">
        <w:r w:rsidR="00D338ED">
          <w:t>'s effect only slightly larger than that of the keyboard response</w:t>
        </w:r>
      </w:ins>
      <w:ins w:id="2204" w:author="Chen Heller" w:date="2023-03-02T15:17:00Z">
        <w:r w:rsidR="008152C5">
          <w:t>?</w:t>
        </w:r>
      </w:ins>
      <w:del w:id="2205" w:author="Chen Heller" w:date="2023-01-18T14:35:00Z">
        <w:r w:rsidR="00725A51" w:rsidDel="00D338ED">
          <w:delText xml:space="preserve"> not found.</w:delText>
        </w:r>
      </w:del>
      <w:r>
        <w:t xml:space="preserve"> </w:t>
      </w:r>
      <w:r w:rsidR="00725A51">
        <w:t xml:space="preserve">One </w:t>
      </w:r>
      <w:r w:rsidR="00C13750">
        <w:t xml:space="preserve">possible explanation </w:t>
      </w:r>
      <w:del w:id="2206" w:author="Chen Heller" w:date="2023-02-02T13:12:00Z">
        <w:r w:rsidR="009144E2" w:rsidDel="00416240">
          <w:delText>might stem from</w:delText>
        </w:r>
      </w:del>
      <w:ins w:id="2207"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2208" w:author="Chen Heller" w:date="2023-02-12T13:59:00Z">
        <w:r w:rsidR="006D472D">
          <w:t xml:space="preserve">movements are </w:t>
        </w:r>
      </w:ins>
      <w:del w:id="2209"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 xml:space="preserve">more </w:t>
      </w:r>
      <w:commentRangeStart w:id="2210"/>
      <w:r w:rsidR="00B160A8">
        <w:t>comple</w:t>
      </w:r>
      <w:r w:rsidR="00ED1528">
        <w:t>x</w:t>
      </w:r>
      <w:r w:rsidR="00181385">
        <w:t xml:space="preserve"> than a simple keypress</w:t>
      </w:r>
      <w:commentRangeEnd w:id="2210"/>
      <w:r w:rsidR="007D7457">
        <w:rPr>
          <w:rStyle w:val="CommentReference"/>
        </w:rPr>
        <w:commentReference w:id="2210"/>
      </w:r>
      <w:ins w:id="2211" w:author="Chen Heller" w:date="2023-02-12T14:04:00Z">
        <w:r w:rsidR="0093001E">
          <w:t xml:space="preserve"> as they </w:t>
        </w:r>
      </w:ins>
      <w:ins w:id="2212" w:author="Chen Heller" w:date="2023-03-02T17:44:00Z">
        <w:r w:rsidR="00672398">
          <w:t xml:space="preserve">could potentially be </w:t>
        </w:r>
      </w:ins>
      <w:ins w:id="2213" w:author="Chen Heller" w:date="2023-02-12T14:04:00Z">
        <w:r w:rsidR="0093001E">
          <w:t xml:space="preserve">affected by a multitude of parameters that </w:t>
        </w:r>
      </w:ins>
      <w:ins w:id="2214" w:author="Chen Heller" w:date="2023-02-12T14:05:00Z">
        <w:r w:rsidR="0006492A">
          <w:t>do not influence keypresses</w:t>
        </w:r>
      </w:ins>
      <w:ins w:id="2215" w:author="Chen Heller" w:date="2023-02-27T10:55:00Z">
        <w:r w:rsidR="0099179F">
          <w:t xml:space="preserve"> (e.g., </w:t>
        </w:r>
      </w:ins>
      <w:ins w:id="2216" w:author="Chen Heller" w:date="2023-02-12T14:04:00Z">
        <w:r w:rsidR="0093001E">
          <w:t xml:space="preserve">trajectory planning, </w:t>
        </w:r>
      </w:ins>
      <w:ins w:id="2217" w:author="Chen Heller" w:date="2023-02-27T10:56:00Z">
        <w:r w:rsidR="00DB4AFD">
          <w:t xml:space="preserve">muscle exhaustion, </w:t>
        </w:r>
      </w:ins>
      <w:ins w:id="2218" w:author="Chen Heller" w:date="2023-02-12T14:04:00Z">
        <w:r w:rsidR="0093001E">
          <w:t xml:space="preserve">arm length and posture, </w:t>
        </w:r>
      </w:ins>
      <w:ins w:id="2219" w:author="Chen Heller" w:date="2023-03-02T17:45:00Z">
        <w:r w:rsidR="00672398">
          <w:t xml:space="preserve">and </w:t>
        </w:r>
      </w:ins>
      <w:ins w:id="2220" w:author="Chen Heller" w:date="2023-02-12T14:04:00Z">
        <w:r w:rsidR="0093001E">
          <w:t>so forth</w:t>
        </w:r>
      </w:ins>
      <w:ins w:id="2221" w:author="Chen Heller" w:date="2023-02-27T10:56:00Z">
        <w:r w:rsidR="00DB4AFD">
          <w:t>)</w:t>
        </w:r>
      </w:ins>
      <w:r w:rsidR="00181385">
        <w:t>.</w:t>
      </w:r>
      <w:r w:rsidR="00B160A8">
        <w:t xml:space="preserve"> </w:t>
      </w:r>
      <w:ins w:id="2222" w:author="Chen Heller" w:date="2023-02-27T10:56:00Z">
        <w:r w:rsidR="00D53D6D">
          <w:t xml:space="preserve">A larger </w:t>
        </w:r>
      </w:ins>
      <w:ins w:id="2223" w:author="Chen Heller" w:date="2023-02-27T10:57:00Z">
        <w:r w:rsidR="00623686">
          <w:t xml:space="preserve">amount of free parameters </w:t>
        </w:r>
      </w:ins>
      <w:del w:id="2224" w:author="Chen Heller" w:date="2023-02-12T14:05:00Z">
        <w:r w:rsidR="00181385" w:rsidDel="001F085D">
          <w:delText>T</w:delText>
        </w:r>
        <w:r w:rsidR="00EE0803" w:rsidDel="001F085D">
          <w:delText xml:space="preserve">he </w:delText>
        </w:r>
      </w:del>
      <w:del w:id="2225" w:author="Chen Heller" w:date="2023-02-27T10:57:00Z">
        <w:r w:rsidR="00EE0803" w:rsidDel="00623686">
          <w:delText xml:space="preserve">more </w:delText>
        </w:r>
      </w:del>
      <w:del w:id="2226" w:author="Chen Heller" w:date="2023-02-12T14:05:00Z">
        <w:r w:rsidR="00EE0803" w:rsidDel="001F085D">
          <w:delText xml:space="preserve">complex a process is, the more </w:delText>
        </w:r>
      </w:del>
      <w:ins w:id="2227" w:author="Chen Heller" w:date="2023-02-12T13:57:00Z">
        <w:r w:rsidR="00745CB4">
          <w:t xml:space="preserve">leaves more </w:t>
        </w:r>
      </w:ins>
      <w:r w:rsidR="00EE0803">
        <w:t xml:space="preserve">room </w:t>
      </w:r>
      <w:del w:id="2228" w:author="Chen Heller" w:date="2023-02-12T13:57:00Z">
        <w:r w:rsidR="00EE0803" w:rsidDel="00745CB4">
          <w:delText xml:space="preserve">there is </w:delText>
        </w:r>
      </w:del>
      <w:r w:rsidR="00EE0803">
        <w:t xml:space="preserve">for </w:t>
      </w:r>
      <w:del w:id="2229" w:author="Chen Heller" w:date="2023-02-27T10:56:00Z">
        <w:r w:rsidR="00EE0803" w:rsidDel="00D53D6D">
          <w:delText xml:space="preserve">error and </w:delText>
        </w:r>
      </w:del>
      <w:r w:rsidR="00EE0803">
        <w:t xml:space="preserve">variability when executing </w:t>
      </w:r>
      <w:del w:id="2230" w:author="Chen Heller" w:date="2023-02-12T13:57:00Z">
        <w:r w:rsidR="00EE0803" w:rsidDel="00745CB4">
          <w:delText>it</w:delText>
        </w:r>
        <w:r w:rsidR="00746BAC" w:rsidDel="00745CB4">
          <w:delText xml:space="preserve"> </w:delText>
        </w:r>
      </w:del>
      <w:ins w:id="2231" w:author="Chen Heller" w:date="2023-02-12T13:57:00Z">
        <w:r w:rsidR="00745CB4">
          <w:t xml:space="preserve">the </w:t>
        </w:r>
      </w:ins>
      <w:ins w:id="2232" w:author="Chen Heller" w:date="2023-02-12T14:05:00Z">
        <w:r w:rsidR="001F085D">
          <w:t>response</w:t>
        </w:r>
      </w:ins>
      <w:ins w:id="2233" w:author="Chen Heller" w:date="2023-03-02T15:17:00Z">
        <w:r w:rsidR="00A139BB">
          <w:t>,</w:t>
        </w:r>
      </w:ins>
      <w:del w:id="2234"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ins w:id="2235" w:author="Chen Heller" w:date="2023-02-27T11:00:00Z">
        <w:r w:rsidR="008A65D3">
          <w:t xml:space="preserve"> </w:t>
        </w:r>
      </w:ins>
      <w:ins w:id="2236" w:author="Chen Heller" w:date="2023-02-27T11:01:00Z">
        <w:r w:rsidR="000A2C2C">
          <w:t>which</w:t>
        </w:r>
      </w:ins>
      <w:del w:id="2237" w:author="Chen Heller" w:date="2023-02-27T11:00:00Z">
        <w:r w:rsidR="00F77750" w:rsidDel="008A65D3">
          <w:delText>.</w:delText>
        </w:r>
      </w:del>
      <w:r w:rsidR="00F77750">
        <w:t xml:space="preserve"> </w:t>
      </w:r>
      <w:del w:id="2238" w:author="Chen Heller" w:date="2023-02-27T11:00:00Z">
        <w:r w:rsidR="00115003" w:rsidDel="008A65D3">
          <w:delText xml:space="preserve">This </w:delText>
        </w:r>
      </w:del>
      <w:r w:rsidR="00115003">
        <w:t>might obscure</w:t>
      </w:r>
      <w:r w:rsidR="005541B0">
        <w:t xml:space="preserve"> the</w:t>
      </w:r>
      <w:r w:rsidR="00115003">
        <w:t xml:space="preserve"> </w:t>
      </w:r>
      <w:r w:rsidR="007B612C">
        <w:t>congruency effect</w:t>
      </w:r>
      <w:del w:id="2239" w:author="Chen Heller" w:date="2023-02-27T11:08:00Z">
        <w:r w:rsidR="007B612C" w:rsidDel="00BE4794">
          <w:delText xml:space="preserve"> </w:delText>
        </w:r>
        <w:r w:rsidR="000E6656" w:rsidDel="00BE4794">
          <w:delText>and make it harder to find</w:delText>
        </w:r>
      </w:del>
      <w:del w:id="2240" w:author="Chen Heller" w:date="2023-02-27T11:01:00Z">
        <w:r w:rsidR="000E6656" w:rsidDel="000A2C2C">
          <w:delText xml:space="preserve"> </w:delText>
        </w:r>
        <w:r w:rsidR="001841B2" w:rsidDel="000A2C2C">
          <w:delText xml:space="preserve">in </w:delText>
        </w:r>
        <w:r w:rsidR="00D544FE" w:rsidDel="000A2C2C">
          <w:delText>a</w:delText>
        </w:r>
        <w:r w:rsidR="005E3892" w:rsidDel="000A2C2C">
          <w:delText xml:space="preserve"> complex </w:delText>
        </w:r>
        <w:r w:rsidR="007B612C" w:rsidDel="000A2C2C">
          <w:delText xml:space="preserve">reaching </w:delText>
        </w:r>
        <w:r w:rsidR="005E3892" w:rsidDel="000A2C2C">
          <w:delText xml:space="preserve">movement </w:delText>
        </w:r>
        <w:r w:rsidR="00D544FE" w:rsidDel="000A2C2C">
          <w:delText xml:space="preserve">compared to a </w:delText>
        </w:r>
        <w:r w:rsidR="001841B2" w:rsidDel="000A2C2C">
          <w:delText>keypress</w:delText>
        </w:r>
      </w:del>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lastRenderedPageBreak/>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29CDF939" w14:textId="06C91C51" w:rsidR="005C5A39" w:rsidRDefault="003F6AD7" w:rsidP="00372F74">
      <w:pPr>
        <w:rPr>
          <w:ins w:id="2241" w:author="Chen Heller" w:date="2023-01-16T14:44:00Z"/>
        </w:rPr>
      </w:pPr>
      <w:del w:id="2242" w:author="Chen Heller" w:date="2023-02-27T11:09:00Z">
        <w:r w:rsidDel="00BE4794">
          <w:delText>An</w:delText>
        </w:r>
        <w:r w:rsidR="00B47C3E" w:rsidDel="00BE4794">
          <w:delText>other</w:delText>
        </w:r>
        <w:r w:rsidDel="00BE4794">
          <w:delText xml:space="preserve"> </w:delText>
        </w:r>
      </w:del>
      <w:ins w:id="2243" w:author="Chen Heller" w:date="2023-02-27T11:09:00Z">
        <w:r w:rsidR="00BE4794">
          <w:t xml:space="preserve">An </w:t>
        </w:r>
      </w:ins>
      <w:r>
        <w:t xml:space="preserve">alternative explanation </w:t>
      </w:r>
      <w:r w:rsidR="00B47C3E">
        <w:t xml:space="preserve">for </w:t>
      </w:r>
      <w:r>
        <w:t xml:space="preserve">the results </w:t>
      </w:r>
      <w:del w:id="2244" w:author="Chen Heller" w:date="2023-02-27T11:09:00Z">
        <w:r w:rsidR="00B47C3E" w:rsidDel="00BE4794">
          <w:delText xml:space="preserve">relies </w:delText>
        </w:r>
      </w:del>
      <w:ins w:id="2245" w:author="Chen Heller" w:date="2023-02-27T11:09:00Z">
        <w:r w:rsidR="00BE4794">
          <w:t xml:space="preserve">is based </w:t>
        </w:r>
      </w:ins>
      <w:r w:rsidR="00B47C3E">
        <w:t xml:space="preserve">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xml:space="preserve">. </w:t>
      </w:r>
      <w:ins w:id="2246" w:author="Chen Heller" w:date="2023-01-31T08:43:00Z">
        <w:r w:rsidR="00141DDD">
          <w:t>Evidence for</w:t>
        </w:r>
      </w:ins>
      <w:del w:id="2247" w:author="Chen Heller" w:date="2023-01-31T08:43:00Z">
        <w:r w:rsidR="00924FB7" w:rsidDel="00141DDD">
          <w:delText>However</w:delText>
        </w:r>
        <w:r w:rsidR="00E4682C" w:rsidDel="00141DDD">
          <w:delText>,</w:delText>
        </w:r>
      </w:del>
      <w:r w:rsidR="00924FB7">
        <w:t xml:space="preserve"> this </w:t>
      </w:r>
      <w:r w:rsidR="00E4682C">
        <w:t>interpretation</w:t>
      </w:r>
      <w:r w:rsidR="00924FB7">
        <w:t xml:space="preserve"> </w:t>
      </w:r>
      <w:del w:id="2248" w:author="Chen Heller" w:date="2023-01-31T08:43:00Z">
        <w:r w:rsidR="001D3A88" w:rsidDel="00141DDD">
          <w:delText xml:space="preserve">does not </w:delText>
        </w:r>
        <w:r w:rsidR="007F4931" w:rsidDel="00141DDD">
          <w:delText xml:space="preserve">align </w:delText>
        </w:r>
      </w:del>
      <w:ins w:id="2249" w:author="Chen Heller" w:date="2023-02-27T12:16:00Z">
        <w:r w:rsidR="00A57EFF">
          <w:t>resides</w:t>
        </w:r>
      </w:ins>
      <w:ins w:id="2250" w:author="Chen Heller" w:date="2023-01-31T08:43:00Z">
        <w:r w:rsidR="00141DDD">
          <w:t xml:space="preserve"> in </w:t>
        </w:r>
      </w:ins>
      <w:del w:id="2251" w:author="Chen Heller" w:date="2023-01-31T08:43:00Z">
        <w:r w:rsidR="001D3A88" w:rsidDel="00141DDD">
          <w:delText xml:space="preserve">with </w:delText>
        </w:r>
      </w:del>
      <w:r w:rsidR="001D3A88">
        <w:t xml:space="preserve">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2252" w:author="Chen Heller" w:date="2023-01-16T14:44:00Z">
        <w:r w:rsidR="005C5A39">
          <w:t xml:space="preserve">approximately </w:t>
        </w:r>
      </w:ins>
      <w:ins w:id="2253" w:author="Chen Heller" w:date="2023-01-30T14:01:00Z">
        <w:r w:rsidR="00E558A1">
          <w:t xml:space="preserve">between </w:t>
        </w:r>
      </w:ins>
      <w:ins w:id="2254" w:author="Chen Heller" w:date="2023-01-16T14:44:00Z">
        <w:r w:rsidR="005C5A39">
          <w:t>160</w:t>
        </w:r>
      </w:ins>
      <w:ins w:id="2255" w:author="Chen Heller" w:date="2023-01-30T14:01:00Z">
        <w:r w:rsidR="00E558A1">
          <w:t>-300</w:t>
        </w:r>
      </w:ins>
      <w:ins w:id="2256" w:author="Chen Heller" w:date="2023-01-16T14:44:00Z">
        <w:r w:rsidR="005C5A39">
          <w:t>ms</w:t>
        </w:r>
      </w:ins>
      <w:ins w:id="2257" w:author="Chen Heller" w:date="2023-02-27T11:14:00Z">
        <w:r w:rsidR="00B52F48">
          <w:t xml:space="preserve"> post reaching onset</w:t>
        </w:r>
      </w:ins>
      <w:ins w:id="2258" w:author="Chen Heller" w:date="2023-02-27T11:15:00Z">
        <w:r w:rsidR="0097325B">
          <w:t xml:space="preserve">, which </w:t>
        </w:r>
      </w:ins>
      <w:ins w:id="2259" w:author="Chen Heller" w:date="2023-02-27T12:18:00Z">
        <w:r w:rsidR="004A0C1A">
          <w:t xml:space="preserve">extends </w:t>
        </w:r>
      </w:ins>
      <w:ins w:id="2260" w:author="Chen Heller" w:date="2023-02-27T11:15:00Z">
        <w:r w:rsidR="0097325B">
          <w:t xml:space="preserve">only </w:t>
        </w:r>
      </w:ins>
      <w:ins w:id="2261" w:author="Chen Heller" w:date="2023-02-27T12:18:00Z">
        <w:r w:rsidR="004A0C1A">
          <w:t xml:space="preserve">over </w:t>
        </w:r>
      </w:ins>
      <w:ins w:id="2262" w:author="Chen Heller" w:date="2023-02-27T11:15:00Z">
        <w:r w:rsidR="00C1270E">
          <w:t>one</w:t>
        </w:r>
      </w:ins>
      <w:ins w:id="2263" w:author="Chen Heller" w:date="2023-03-02T15:18:00Z">
        <w:r w:rsidR="00A139BB">
          <w:t>-</w:t>
        </w:r>
      </w:ins>
      <w:ins w:id="2264" w:author="Chen Heller" w:date="2023-02-27T11:15:00Z">
        <w:r w:rsidR="00C1270E">
          <w:t xml:space="preserve">third </w:t>
        </w:r>
        <w:r w:rsidR="0097325B">
          <w:t xml:space="preserve">of the </w:t>
        </w:r>
      </w:ins>
      <w:ins w:id="2265" w:author="Chen Heller" w:date="2023-02-27T11:18:00Z">
        <w:r w:rsidR="00C14A9A">
          <w:t xml:space="preserve">total </w:t>
        </w:r>
      </w:ins>
      <w:ins w:id="2266" w:author="Chen Heller" w:date="2023-02-27T11:16:00Z">
        <w:r w:rsidR="00C1270E">
          <w:t xml:space="preserve">average </w:t>
        </w:r>
      </w:ins>
      <w:ins w:id="2267" w:author="Chen Heller" w:date="2023-02-27T11:17:00Z">
        <w:r w:rsidR="00D07BF4">
          <w:t>reaching duration (</w:t>
        </w:r>
      </w:ins>
      <w:ins w:id="2268" w:author="Chen Heller" w:date="2023-02-27T11:15:00Z">
        <w:r w:rsidR="00C1270E">
          <w:t>422ms</w:t>
        </w:r>
      </w:ins>
      <w:ins w:id="2269" w:author="Chen Heller" w:date="2023-02-27T11:17:00Z">
        <w:r w:rsidR="00D07BF4">
          <w:t>)</w:t>
        </w:r>
      </w:ins>
      <w:del w:id="2270" w:author="Chen Heller" w:date="2023-01-16T14:44:00Z">
        <w:r w:rsidR="00FC7606" w:rsidDel="005C5A39">
          <w:delText>almost throughout the entire movement</w:delText>
        </w:r>
      </w:del>
      <w:r w:rsidR="00FC7606">
        <w:t>.</w:t>
      </w:r>
    </w:p>
    <w:p w14:paraId="16D82428" w14:textId="1CAE198F" w:rsidR="00E94A0B" w:rsidRDefault="002077DB" w:rsidP="00BC6B5B">
      <w:pPr>
        <w:rPr>
          <w:ins w:id="2271" w:author="Chen Heller" w:date="2023-01-31T10:09:00Z"/>
        </w:rPr>
      </w:pPr>
      <w:ins w:id="2272" w:author="Chen Heller" w:date="2023-02-27T12:24:00Z">
        <w:r>
          <w:t xml:space="preserve">A third explanation for the results pertains </w:t>
        </w:r>
      </w:ins>
      <w:ins w:id="2273" w:author="Chen Heller" w:date="2023-03-02T15:18:00Z">
        <w:r w:rsidR="00A139BB">
          <w:t xml:space="preserve">to </w:t>
        </w:r>
      </w:ins>
      <w:ins w:id="2274" w:author="Chen Heller" w:date="2023-02-27T12:24:00Z">
        <w:r>
          <w:t>the</w:t>
        </w:r>
      </w:ins>
      <w:ins w:id="2275" w:author="Chen Heller" w:date="2023-02-27T12:38:00Z">
        <w:r w:rsidR="00B91ED2">
          <w:t xml:space="preserve"> low</w:t>
        </w:r>
      </w:ins>
      <w:ins w:id="2276" w:author="Chen Heller" w:date="2023-02-27T12:24:00Z">
        <w:r>
          <w:t xml:space="preserve"> difficulty of the priming task </w:t>
        </w:r>
      </w:ins>
      <w:ins w:id="2277" w:author="Chen Heller" w:date="2023-02-27T12:38:00Z">
        <w:r w:rsidR="00B91ED2">
          <w:t>at hand</w:t>
        </w:r>
      </w:ins>
      <w:ins w:id="2278" w:author="Chen Heller" w:date="2023-02-27T12:24:00Z">
        <w:r>
          <w:t>.</w:t>
        </w:r>
      </w:ins>
      <w:ins w:id="2279" w:author="Chen Heller" w:date="2023-02-27T12:25:00Z">
        <w:r>
          <w:t xml:space="preserve"> </w:t>
        </w:r>
      </w:ins>
      <w:proofErr w:type="gramStart"/>
      <w:ins w:id="2280" w:author="Chen Heller" w:date="2023-02-27T12:33:00Z">
        <w:r w:rsidR="00A20BD7">
          <w:t xml:space="preserve">Considering the </w:t>
        </w:r>
      </w:ins>
      <w:ins w:id="2281" w:author="Chen Heller" w:date="2023-02-27T12:25:00Z">
        <w:r>
          <w:t>low proportion of incorrect answers</w:t>
        </w:r>
      </w:ins>
      <w:ins w:id="2282" w:author="Chen Heller" w:date="2023-02-27T12:33:00Z">
        <w:r w:rsidR="00A20BD7">
          <w:t>, it</w:t>
        </w:r>
      </w:ins>
      <w:proofErr w:type="gramEnd"/>
      <w:ins w:id="2283" w:author="Chen Heller" w:date="2023-02-27T12:26:00Z">
        <w:r w:rsidR="00A9151E">
          <w:t xml:space="preserve"> could </w:t>
        </w:r>
      </w:ins>
      <w:ins w:id="2284" w:author="Chen Heller" w:date="2023-02-27T12:33:00Z">
        <w:r w:rsidR="00A20BD7">
          <w:t xml:space="preserve">be </w:t>
        </w:r>
      </w:ins>
      <w:ins w:id="2285" w:author="Chen Heller" w:date="2023-02-27T12:26:00Z">
        <w:r w:rsidR="00A9151E">
          <w:t xml:space="preserve">that the </w:t>
        </w:r>
      </w:ins>
      <w:ins w:id="2286" w:author="Chen Heller" w:date="2023-02-27T12:33:00Z">
        <w:r w:rsidR="00A20BD7">
          <w:t xml:space="preserve">participants </w:t>
        </w:r>
      </w:ins>
      <w:ins w:id="2287" w:author="Chen Heller" w:date="2023-02-27T12:41:00Z">
        <w:r w:rsidR="0019002B">
          <w:t xml:space="preserve">were at </w:t>
        </w:r>
      </w:ins>
      <w:ins w:id="2288" w:author="Chen Heller" w:date="2023-02-27T12:26:00Z">
        <w:r w:rsidR="00A9151E">
          <w:t xml:space="preserve">ceiling </w:t>
        </w:r>
      </w:ins>
      <w:ins w:id="2289" w:author="Chen Heller" w:date="2023-02-27T12:41:00Z">
        <w:r w:rsidR="0019002B">
          <w:t>performance</w:t>
        </w:r>
      </w:ins>
      <w:ins w:id="2290" w:author="Chen Heller" w:date="2023-02-27T12:27:00Z">
        <w:r w:rsidR="000633D3">
          <w:t xml:space="preserve">. Having an upper barrier to limit the results </w:t>
        </w:r>
      </w:ins>
      <w:ins w:id="2291" w:author="Chen Heller" w:date="2023-02-27T12:34:00Z">
        <w:r w:rsidR="00A20BD7">
          <w:t xml:space="preserve">may </w:t>
        </w:r>
      </w:ins>
      <w:ins w:id="2292" w:author="Chen Heller" w:date="2023-02-27T12:28:00Z">
        <w:r w:rsidR="00953AA9">
          <w:t>diminish the difference between the conditions, therefor</w:t>
        </w:r>
      </w:ins>
      <w:ins w:id="2293" w:author="Chen Heller" w:date="2023-03-02T15:18:00Z">
        <w:r w:rsidR="00A139BB">
          <w:t>e</w:t>
        </w:r>
      </w:ins>
      <w:ins w:id="2294" w:author="Chen Heller" w:date="2023-02-27T12:28:00Z">
        <w:r w:rsidR="00953AA9">
          <w:t xml:space="preserve"> reducing the found effect.</w:t>
        </w:r>
      </w:ins>
      <w:ins w:id="2295" w:author="Chen Heller" w:date="2023-02-27T12:36:00Z">
        <w:r w:rsidR="00CC71D2">
          <w:t xml:space="preserve"> To </w:t>
        </w:r>
      </w:ins>
      <w:ins w:id="2296" w:author="Chen Heller" w:date="2023-02-27T12:43:00Z">
        <w:r w:rsidR="004E3729">
          <w:t>increase the effect, future investigations should a</w:t>
        </w:r>
      </w:ins>
      <w:ins w:id="2297" w:author="Chen Heller" w:date="2023-02-27T12:28:00Z">
        <w:r w:rsidR="00953AA9">
          <w:t xml:space="preserve">pply a </w:t>
        </w:r>
      </w:ins>
      <w:ins w:id="2298" w:author="Chen Heller" w:date="2023-02-27T12:43:00Z">
        <w:r w:rsidR="004E3729">
          <w:t xml:space="preserve">more complex </w:t>
        </w:r>
      </w:ins>
      <w:ins w:id="2299" w:author="Chen Heller" w:date="2023-02-27T12:29:00Z">
        <w:r w:rsidR="00953AA9">
          <w:t>task</w:t>
        </w:r>
      </w:ins>
      <w:ins w:id="2300" w:author="Chen Heller" w:date="2023-02-27T12:44:00Z">
        <w:r w:rsidR="00E70A84">
          <w:t xml:space="preserve">, thereby </w:t>
        </w:r>
      </w:ins>
      <w:ins w:id="2301" w:author="Chen Heller" w:date="2023-02-27T12:29:00Z">
        <w:r w:rsidR="00953AA9">
          <w:t>decreas</w:t>
        </w:r>
      </w:ins>
      <w:ins w:id="2302" w:author="Chen Heller" w:date="2023-02-27T12:44:00Z">
        <w:r w:rsidR="00E70A84">
          <w:t>ing</w:t>
        </w:r>
      </w:ins>
      <w:ins w:id="2303" w:author="Chen Heller" w:date="2023-02-27T12:29:00Z">
        <w:r w:rsidR="00953AA9">
          <w:t xml:space="preserve"> the participants' performance and </w:t>
        </w:r>
      </w:ins>
      <w:ins w:id="2304" w:author="Chen Heller" w:date="2023-02-27T12:30:00Z">
        <w:r w:rsidR="000358A0">
          <w:t>provid</w:t>
        </w:r>
      </w:ins>
      <w:ins w:id="2305" w:author="Chen Heller" w:date="2023-02-27T12:44:00Z">
        <w:r w:rsidR="00E70A84">
          <w:t>ing</w:t>
        </w:r>
      </w:ins>
      <w:ins w:id="2306" w:author="Chen Heller" w:date="2023-02-27T12:30:00Z">
        <w:r w:rsidR="000358A0">
          <w:t xml:space="preserve"> more place for variation between the </w:t>
        </w:r>
        <w:proofErr w:type="gramStart"/>
        <w:r w:rsidR="000358A0">
          <w:t>conditions.</w:t>
        </w:r>
      </w:ins>
      <w:ins w:id="2307" w:author="Chen Heller" w:date="2023-01-31T10:09:00Z">
        <w:r w:rsidR="00E94A0B">
          <w:t>[</w:t>
        </w:r>
        <w:commentRangeStart w:id="2308"/>
        <w:commentRangeStart w:id="2309"/>
        <w:commentRangeStart w:id="2310"/>
        <w:proofErr w:type="gramEnd"/>
        <w:r w:rsidR="00E94A0B">
          <w:t>ref</w:t>
        </w:r>
      </w:ins>
      <w:commentRangeEnd w:id="2308"/>
      <w:ins w:id="2311" w:author="Chen Heller" w:date="2023-01-31T10:10:00Z">
        <w:r w:rsidR="00E94A0B">
          <w:rPr>
            <w:rStyle w:val="CommentReference"/>
          </w:rPr>
          <w:commentReference w:id="2308"/>
        </w:r>
      </w:ins>
      <w:commentRangeEnd w:id="2309"/>
      <w:ins w:id="2312" w:author="Chen Heller" w:date="2023-02-20T10:03:00Z">
        <w:r w:rsidR="001749B0">
          <w:rPr>
            <w:rStyle w:val="CommentReference"/>
          </w:rPr>
          <w:commentReference w:id="2309"/>
        </w:r>
      </w:ins>
      <w:commentRangeEnd w:id="2310"/>
      <w:ins w:id="2313" w:author="Chen Heller" w:date="2023-02-22T12:31:00Z">
        <w:r w:rsidR="004957C6">
          <w:rPr>
            <w:rStyle w:val="CommentReference"/>
          </w:rPr>
          <w:commentReference w:id="2310"/>
        </w:r>
      </w:ins>
      <w:ins w:id="2314" w:author="Chen Heller" w:date="2023-01-31T10:09:00Z">
        <w:r w:rsidR="00E94A0B">
          <w:t>]</w:t>
        </w:r>
      </w:ins>
      <w:ins w:id="2315" w:author="Chen Heller" w:date="2023-01-31T10:27:00Z">
        <w:r w:rsidR="00076ABB">
          <w:t>.</w:t>
        </w:r>
      </w:ins>
    </w:p>
    <w:p w14:paraId="64C3FE90" w14:textId="44C73F72" w:rsidR="0099062F" w:rsidRDefault="0099062F" w:rsidP="00CF6A9C">
      <w:pPr>
        <w:rPr>
          <w:ins w:id="2316" w:author="Chen Heller" w:date="2023-01-31T10:39:00Z"/>
        </w:rPr>
      </w:pPr>
      <w:ins w:id="2317" w:author="Chen Heller" w:date="2023-01-31T10:39:00Z">
        <w:r>
          <w:t xml:space="preserve">A Key point </w:t>
        </w:r>
      </w:ins>
      <w:ins w:id="2318" w:author="Chen Heller" w:date="2023-02-27T13:02:00Z">
        <w:r w:rsidR="00DE3E4F">
          <w:t xml:space="preserve">to acknowledge is the </w:t>
        </w:r>
      </w:ins>
      <w:ins w:id="2319" w:author="Chen Heller" w:date="2023-02-27T13:05:00Z">
        <w:r w:rsidR="002C6318">
          <w:t xml:space="preserve">large </w:t>
        </w:r>
      </w:ins>
      <w:ins w:id="2320" w:author="Chen Heller" w:date="2023-01-31T10:39:00Z">
        <w:r>
          <w:t>effects found</w:t>
        </w:r>
      </w:ins>
      <w:ins w:id="2321" w:author="Chen Heller" w:date="2023-01-31T10:51:00Z">
        <w:r w:rsidR="00427CFC">
          <w:t xml:space="preserve"> here as compared to those common</w:t>
        </w:r>
      </w:ins>
      <w:ins w:id="2322" w:author="Chen Heller" w:date="2023-01-31T10:52:00Z">
        <w:r w:rsidR="00B86632">
          <w:t xml:space="preserve">ly </w:t>
        </w:r>
      </w:ins>
      <w:ins w:id="2323" w:author="Chen Heller" w:date="2023-02-27T13:05:00Z">
        <w:r w:rsidR="002C6318">
          <w:t>found</w:t>
        </w:r>
      </w:ins>
      <w:ins w:id="2324" w:author="Chen Heller" w:date="2023-02-27T13:06:00Z">
        <w:r w:rsidR="002C6318">
          <w:t xml:space="preserve"> </w:t>
        </w:r>
      </w:ins>
      <w:ins w:id="2325" w:author="Chen Heller" w:date="2023-01-31T10:52:00Z">
        <w:r w:rsidR="00B86632">
          <w:t xml:space="preserve">in unconscious priming </w:t>
        </w:r>
      </w:ins>
      <w:ins w:id="2326" w:author="Chen Heller" w:date="2023-02-27T12:49:00Z">
        <w:r w:rsidR="008D41A6">
          <w:t>literature</w:t>
        </w:r>
      </w:ins>
      <w:ins w:id="2327" w:author="Chen Heller" w:date="2023-01-31T10:52:00Z">
        <w:r w:rsidR="00B86632">
          <w:t xml:space="preserve"> </w:t>
        </w:r>
      </w:ins>
      <w:ins w:id="2328" w:author="Chen Heller" w:date="2023-01-31T10:51:00Z">
        <w:r w:rsidR="00427CFC">
          <w:t>[</w:t>
        </w:r>
        <w:commentRangeStart w:id="2329"/>
        <w:r w:rsidR="00427CFC">
          <w:t>ref</w:t>
        </w:r>
        <w:commentRangeEnd w:id="2329"/>
        <w:r w:rsidR="00427CFC">
          <w:rPr>
            <w:rStyle w:val="CommentReference"/>
          </w:rPr>
          <w:commentReference w:id="2329"/>
        </w:r>
        <w:r w:rsidR="00427CFC">
          <w:t>]</w:t>
        </w:r>
      </w:ins>
      <w:ins w:id="2330" w:author="Chen Heller" w:date="2023-01-31T10:39:00Z">
        <w:r>
          <w:t>.</w:t>
        </w:r>
      </w:ins>
      <w:ins w:id="2331" w:author="Chen Heller" w:date="2023-01-31T10:52:00Z">
        <w:r w:rsidR="00B86632">
          <w:t xml:space="preserve"> </w:t>
        </w:r>
      </w:ins>
      <w:ins w:id="2332" w:author="Chen Heller" w:date="2023-02-27T13:07:00Z">
        <w:r w:rsidR="003C0BFC">
          <w:t>Unconscious effects have been shown to diminish over time and therefor</w:t>
        </w:r>
      </w:ins>
      <w:ins w:id="2333" w:author="Chen Heller" w:date="2023-03-02T15:19:00Z">
        <w:r w:rsidR="00C22586">
          <w:t>e</w:t>
        </w:r>
      </w:ins>
      <w:ins w:id="2334" w:author="Chen Heller" w:date="2023-02-27T13:07:00Z">
        <w:r w:rsidR="003C0BFC">
          <w:t xml:space="preserve"> be largest for short RTs [</w:t>
        </w:r>
        <w:commentRangeStart w:id="2335"/>
        <w:r w:rsidR="003C0BFC">
          <w:t>ref</w:t>
        </w:r>
        <w:commentRangeEnd w:id="2335"/>
        <w:r w:rsidR="003C0BFC">
          <w:rPr>
            <w:rStyle w:val="CommentReference"/>
          </w:rPr>
          <w:commentReference w:id="2335"/>
        </w:r>
        <w:r w:rsidR="003C0BFC">
          <w:t xml:space="preserve">], and indeed the RTs here were approximately 80ms shorter than those reported by </w:t>
        </w:r>
        <w:proofErr w:type="spellStart"/>
        <w:r w:rsidR="003C0BFC">
          <w:t>Dehaene</w:t>
        </w:r>
        <w:proofErr w:type="spellEnd"/>
        <w:r w:rsidR="003C0BFC">
          <w:t xml:space="preserve"> [ref] and around 200ms shorter than those reported by Xiao et al</w:t>
        </w:r>
      </w:ins>
      <w:ins w:id="2336" w:author="Chen Heller" w:date="2023-03-02T15:19:00Z">
        <w:r w:rsidR="00C22586">
          <w:t>.</w:t>
        </w:r>
      </w:ins>
      <w:ins w:id="2337" w:author="Chen Heller" w:date="2023-02-27T13:07:00Z">
        <w:r w:rsidR="003C0BFC">
          <w:t xml:space="preserve"> [ref].</w:t>
        </w:r>
        <w:r w:rsidR="003C0BFC" w:rsidRPr="00386824">
          <w:t xml:space="preserve"> </w:t>
        </w:r>
        <w:r w:rsidR="003C0BFC">
          <w:t>These results stress the importance of short response windows for experiments that probe unconscious processes.</w:t>
        </w:r>
      </w:ins>
    </w:p>
    <w:p w14:paraId="1ADC2992" w14:textId="2421CBD9" w:rsidR="00CD3847" w:rsidRPr="008B22C0" w:rsidRDefault="00FC7606" w:rsidP="00E118B7">
      <w:pPr>
        <w:rPr>
          <w:rtl/>
        </w:rPr>
      </w:pPr>
      <w:del w:id="2338" w:author="Chen Heller" w:date="2023-01-16T14:52:00Z">
        <w:r w:rsidDel="00BA5193">
          <w:delText xml:space="preserve"> </w:delText>
        </w:r>
        <w:r w:rsidR="00D210E4" w:rsidDel="00BA5193">
          <w:delText>Thus, it seems like the lower SNR is a more plausible explanation for the results.</w:delText>
        </w:r>
      </w:del>
    </w:p>
    <w:p w14:paraId="0CADF9B0" w14:textId="14F6FCC6" w:rsidR="00621E6D" w:rsidRDefault="00621E6D" w:rsidP="001617E7">
      <w:r>
        <w:lastRenderedPageBreak/>
        <w:t xml:space="preserve">To conclude, </w:t>
      </w:r>
      <w:r w:rsidR="00226148">
        <w:t xml:space="preserve">although </w:t>
      </w:r>
      <w:del w:id="2339" w:author="Chen Heller" w:date="2023-01-18T15:26:00Z">
        <w:r w:rsidR="00226148" w:rsidDel="006D58BA">
          <w:delText xml:space="preserve">no </w:delText>
        </w:r>
      </w:del>
      <w:ins w:id="2340"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del w:id="2341" w:author="Chen Heller" w:date="2023-02-27T13:09:00Z">
        <w:r w:rsidR="006617C2" w:rsidDel="00C418C2">
          <w:delText xml:space="preserve">to </w:delText>
        </w:r>
      </w:del>
      <w:ins w:id="2342" w:author="Chen Heller" w:date="2023-02-27T13:09:00Z">
        <w:r w:rsidR="00C418C2">
          <w:t xml:space="preserve">for </w:t>
        </w:r>
      </w:ins>
      <w:r w:rsidR="00DD538C">
        <w:t>delv</w:t>
      </w:r>
      <w:r w:rsidR="004D2932">
        <w:t>ing</w:t>
      </w:r>
      <w:r w:rsidR="00DD538C">
        <w:t xml:space="preserve"> into </w:t>
      </w:r>
      <w:r w:rsidR="006617C2">
        <w:t xml:space="preserve">the temporal aspects of unconscious effects on behavior. </w:t>
      </w:r>
      <w:del w:id="2343" w:author="Chen Heller" w:date="2023-02-27T13:10:00Z">
        <w:r w:rsidR="006617C2" w:rsidDel="003A3ABE">
          <w:delText>Thus</w:delText>
        </w:r>
        <w:r w:rsidR="00AC06B8" w:rsidDel="003A3ABE">
          <w:delText xml:space="preserve">, </w:delText>
        </w:r>
        <w:r w:rsidR="006617C2" w:rsidDel="003A3ABE">
          <w:delText>w</w:delText>
        </w:r>
      </w:del>
      <w:ins w:id="2344" w:author="Chen Heller" w:date="2023-02-27T13:10:00Z">
        <w:r w:rsidR="003A3ABE">
          <w:t>W</w:t>
        </w:r>
      </w:ins>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del w:id="2345" w:author="Chen Heller" w:date="2023-03-02T15:19:00Z">
        <w:r w:rsidR="00957AE0" w:rsidDel="00C22586">
          <w:delText xml:space="preserve">in </w:delText>
        </w:r>
      </w:del>
      <w:ins w:id="2346" w:author="Chen Heller" w:date="2023-03-02T15:19:00Z">
        <w:r w:rsidR="00C22586">
          <w:t xml:space="preserve">of </w:t>
        </w:r>
      </w:ins>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del w:id="2347" w:author="Chen Heller" w:date="2023-02-27T13:10:00Z">
        <w:r w:rsidR="00410BEE" w:rsidDel="003A3ABE">
          <w:delText xml:space="preserve">and </w:delText>
        </w:r>
        <w:r w:rsidR="009B23A5" w:rsidDel="003A3ABE">
          <w:delText xml:space="preserve">could </w:delText>
        </w:r>
      </w:del>
      <w:ins w:id="2348" w:author="Chen Heller" w:date="2023-02-27T13:10:00Z">
        <w:r w:rsidR="003A3ABE">
          <w:t xml:space="preserve">to </w:t>
        </w:r>
      </w:ins>
      <w:r w:rsidR="009B23A5">
        <w:t xml:space="preserve">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349" w:author="Chen Heller" w:date="2023-01-03T10:14:00Z"/>
        </w:rPr>
        <w:pPrChange w:id="2350" w:author="Chen Heller" w:date="2023-01-03T10:14:00Z">
          <w:pPr>
            <w:pStyle w:val="Heading3"/>
          </w:pPr>
        </w:pPrChange>
      </w:pPr>
      <w:ins w:id="2351" w:author="Chen Heller" w:date="2023-01-03T10:15:00Z">
        <w:r>
          <w:t>Declarations</w:t>
        </w:r>
      </w:ins>
    </w:p>
    <w:p w14:paraId="7AD43A12" w14:textId="55CE338B" w:rsidR="00D0536B" w:rsidRDefault="00D0536B" w:rsidP="00D0536B">
      <w:pPr>
        <w:pStyle w:val="Heading3"/>
        <w:rPr>
          <w:ins w:id="2352" w:author="Chen Heller" w:date="2023-01-02T16:30:00Z"/>
        </w:rPr>
      </w:pPr>
      <w:ins w:id="2353" w:author="Chen Heller" w:date="2023-01-02T16:22:00Z">
        <w:r w:rsidRPr="00D0536B">
          <w:t>Funding</w:t>
        </w:r>
      </w:ins>
    </w:p>
    <w:p w14:paraId="56F2E564" w14:textId="369E39C2" w:rsidR="00C737D1" w:rsidRPr="009C5EBA" w:rsidRDefault="002B75E7">
      <w:pPr>
        <w:ind w:firstLine="0"/>
        <w:rPr>
          <w:ins w:id="2354" w:author="Chen Heller" w:date="2023-01-02T16:22:00Z"/>
          <w:lang w:eastAsia="ja-JP"/>
          <w:rPrChange w:id="2355" w:author="Chen Heller" w:date="2023-01-02T16:30:00Z">
            <w:rPr>
              <w:ins w:id="2356" w:author="Chen Heller" w:date="2023-01-02T16:22:00Z"/>
            </w:rPr>
          </w:rPrChange>
        </w:rPr>
        <w:pPrChange w:id="2357" w:author="Chen Heller" w:date="2023-02-12T11:53:00Z">
          <w:pPr>
            <w:numPr>
              <w:numId w:val="21"/>
            </w:numPr>
            <w:tabs>
              <w:tab w:val="num" w:pos="720"/>
            </w:tabs>
            <w:ind w:left="720" w:hanging="360"/>
          </w:pPr>
        </w:pPrChange>
      </w:pPr>
      <w:ins w:id="2358"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359" w:author="Chen Heller" w:date="2023-02-12T11:44:00Z"/>
        </w:rPr>
      </w:pPr>
      <w:ins w:id="2360" w:author="Chen Heller" w:date="2023-01-02T16:22:00Z">
        <w:r w:rsidRPr="00D0536B">
          <w:t>Conflicts of interest</w:t>
        </w:r>
      </w:ins>
    </w:p>
    <w:p w14:paraId="0A2B5D5D" w14:textId="2AA2DBD8" w:rsidR="008267F4" w:rsidRPr="008267F4" w:rsidRDefault="00894F0C">
      <w:pPr>
        <w:ind w:firstLine="0"/>
        <w:rPr>
          <w:ins w:id="2361" w:author="Chen Heller" w:date="2023-01-02T16:22:00Z"/>
          <w:lang w:eastAsia="ja-JP" w:bidi="ar-SA"/>
          <w:rPrChange w:id="2362" w:author="Chen Heller" w:date="2023-02-12T11:44:00Z">
            <w:rPr>
              <w:ins w:id="2363" w:author="Chen Heller" w:date="2023-01-02T16:22:00Z"/>
            </w:rPr>
          </w:rPrChange>
        </w:rPr>
        <w:pPrChange w:id="2364" w:author="Chen Heller" w:date="2023-02-12T11:53:00Z">
          <w:pPr>
            <w:numPr>
              <w:numId w:val="21"/>
            </w:numPr>
            <w:tabs>
              <w:tab w:val="num" w:pos="720"/>
            </w:tabs>
            <w:ind w:left="720" w:hanging="360"/>
          </w:pPr>
        </w:pPrChange>
      </w:pPr>
      <w:ins w:id="2365" w:author="Chen Heller" w:date="2023-02-12T11:46:00Z">
        <w:r>
          <w:rPr>
            <w:lang w:eastAsia="ja-JP" w:bidi="ar-SA"/>
          </w:rPr>
          <w:t>All authors declare that they have no conflicts of interest.</w:t>
        </w:r>
      </w:ins>
    </w:p>
    <w:p w14:paraId="2B0CCF91" w14:textId="213C58DF" w:rsidR="00D0536B" w:rsidRDefault="00D0536B">
      <w:pPr>
        <w:pStyle w:val="Heading3"/>
        <w:rPr>
          <w:ins w:id="2366" w:author="Chen Heller" w:date="2023-01-03T10:18:00Z"/>
        </w:rPr>
      </w:pPr>
      <w:ins w:id="2367" w:author="Chen Heller" w:date="2023-01-02T16:22:00Z">
        <w:r w:rsidRPr="00D0536B">
          <w:t>Ethics approval</w:t>
        </w:r>
      </w:ins>
    </w:p>
    <w:p w14:paraId="1FDAE914" w14:textId="6681CCD0" w:rsidR="00A00866" w:rsidRPr="00A00866" w:rsidRDefault="00D03020">
      <w:pPr>
        <w:ind w:firstLine="0"/>
        <w:rPr>
          <w:ins w:id="2368" w:author="Chen Heller" w:date="2023-01-02T16:22:00Z"/>
          <w:lang w:eastAsia="ja-JP" w:bidi="ar-SA"/>
          <w:rPrChange w:id="2369" w:author="Chen Heller" w:date="2023-01-03T10:18:00Z">
            <w:rPr>
              <w:ins w:id="2370" w:author="Chen Heller" w:date="2023-01-02T16:22:00Z"/>
            </w:rPr>
          </w:rPrChange>
        </w:rPr>
        <w:pPrChange w:id="2371" w:author="Chen Heller" w:date="2023-02-05T11:24:00Z">
          <w:pPr>
            <w:numPr>
              <w:numId w:val="21"/>
            </w:numPr>
            <w:tabs>
              <w:tab w:val="num" w:pos="720"/>
            </w:tabs>
            <w:ind w:left="720" w:hanging="360"/>
          </w:pPr>
        </w:pPrChange>
      </w:pPr>
      <w:ins w:id="2372" w:author="Chen Heller" w:date="2023-02-05T11:31:00Z">
        <w:r w:rsidRPr="00D03020">
          <w:rPr>
            <w:lang w:eastAsia="ja-JP" w:bidi="ar-SA"/>
          </w:rPr>
          <w:t xml:space="preserve">This study was </w:t>
        </w:r>
      </w:ins>
      <w:ins w:id="2373" w:author="Chen Heller" w:date="2023-02-05T11:37:00Z">
        <w:r w:rsidR="009D1872">
          <w:rPr>
            <w:lang w:eastAsia="ja-JP" w:bidi="ar-SA"/>
          </w:rPr>
          <w:t>conducted</w:t>
        </w:r>
      </w:ins>
      <w:ins w:id="2374" w:author="Chen Heller" w:date="2023-02-05T11:31:00Z">
        <w:r w:rsidRPr="00D03020">
          <w:rPr>
            <w:lang w:eastAsia="ja-JP" w:bidi="ar-SA"/>
          </w:rPr>
          <w:t xml:space="preserve"> in </w:t>
        </w:r>
      </w:ins>
      <w:ins w:id="2375" w:author="Chen Heller" w:date="2023-02-05T11:32:00Z">
        <w:r>
          <w:rPr>
            <w:lang w:eastAsia="ja-JP" w:bidi="ar-SA"/>
          </w:rPr>
          <w:t xml:space="preserve">accordance </w:t>
        </w:r>
      </w:ins>
      <w:ins w:id="2376" w:author="Chen Heller" w:date="2023-02-05T11:31:00Z">
        <w:r w:rsidRPr="00D03020">
          <w:rPr>
            <w:lang w:eastAsia="ja-JP" w:bidi="ar-SA"/>
          </w:rPr>
          <w:t xml:space="preserve">with the principles of the Declaration of Helsinki. Approval was granted by the Ethics Committee of </w:t>
        </w:r>
      </w:ins>
      <w:ins w:id="2377" w:author="Chen Heller" w:date="2023-02-05T11:32:00Z">
        <w:r>
          <w:rPr>
            <w:lang w:eastAsia="ja-JP" w:bidi="ar-SA"/>
          </w:rPr>
          <w:t>Tel Aviv University (</w:t>
        </w:r>
      </w:ins>
      <w:ins w:id="2378" w:author="Chen Heller" w:date="2023-02-05T11:36:00Z">
        <w:r w:rsidR="009D1872">
          <w:rPr>
            <w:lang w:eastAsia="ja-JP" w:bidi="ar-SA"/>
          </w:rPr>
          <w:t xml:space="preserve">02/01/2022, </w:t>
        </w:r>
      </w:ins>
      <w:ins w:id="2379"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380" w:author="Chen Heller" w:date="2023-01-03T10:37:00Z"/>
        </w:rPr>
      </w:pPr>
      <w:ins w:id="2381" w:author="Chen Heller" w:date="2023-01-02T16:22:00Z">
        <w:r w:rsidRPr="00D0536B">
          <w:t xml:space="preserve">Consent to </w:t>
        </w:r>
        <w:proofErr w:type="gramStart"/>
        <w:r w:rsidRPr="00D0536B">
          <w:t>participate</w:t>
        </w:r>
      </w:ins>
      <w:proofErr w:type="gramEnd"/>
    </w:p>
    <w:p w14:paraId="58CB061D" w14:textId="4F69637F" w:rsidR="00D6696D" w:rsidRPr="00D6696D" w:rsidRDefault="00455856">
      <w:pPr>
        <w:ind w:firstLine="0"/>
        <w:rPr>
          <w:ins w:id="2382" w:author="Chen Heller" w:date="2023-01-02T16:22:00Z"/>
          <w:lang w:eastAsia="ja-JP" w:bidi="ar-SA"/>
          <w:rPrChange w:id="2383" w:author="Chen Heller" w:date="2023-01-03T10:37:00Z">
            <w:rPr>
              <w:ins w:id="2384" w:author="Chen Heller" w:date="2023-01-02T16:22:00Z"/>
            </w:rPr>
          </w:rPrChange>
        </w:rPr>
        <w:pPrChange w:id="2385" w:author="Chen Heller" w:date="2023-02-05T11:24:00Z">
          <w:pPr>
            <w:numPr>
              <w:numId w:val="21"/>
            </w:numPr>
            <w:tabs>
              <w:tab w:val="num" w:pos="720"/>
            </w:tabs>
            <w:ind w:left="720" w:hanging="360"/>
          </w:pPr>
        </w:pPrChange>
      </w:pPr>
      <w:ins w:id="2386"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387" w:author="Chen Heller" w:date="2023-02-05T11:47:00Z"/>
        </w:rPr>
      </w:pPr>
      <w:ins w:id="2388" w:author="Chen Heller" w:date="2023-01-02T16:22:00Z">
        <w:r w:rsidRPr="00D0536B">
          <w:t>Consent for publication </w:t>
        </w:r>
      </w:ins>
    </w:p>
    <w:p w14:paraId="5FBA272B" w14:textId="58E7D28F" w:rsidR="00455856" w:rsidRPr="00455856" w:rsidRDefault="006B1D99">
      <w:pPr>
        <w:ind w:firstLine="0"/>
        <w:rPr>
          <w:ins w:id="2389" w:author="Chen Heller" w:date="2023-01-02T16:22:00Z"/>
          <w:lang w:eastAsia="ja-JP" w:bidi="ar-SA"/>
          <w:rPrChange w:id="2390" w:author="Chen Heller" w:date="2023-02-05T11:47:00Z">
            <w:rPr>
              <w:ins w:id="2391" w:author="Chen Heller" w:date="2023-01-02T16:22:00Z"/>
            </w:rPr>
          </w:rPrChange>
        </w:rPr>
        <w:pPrChange w:id="2392" w:author="Chen Heller" w:date="2023-02-05T11:47:00Z">
          <w:pPr>
            <w:numPr>
              <w:numId w:val="21"/>
            </w:numPr>
            <w:tabs>
              <w:tab w:val="num" w:pos="720"/>
            </w:tabs>
            <w:ind w:left="720" w:hanging="360"/>
          </w:pPr>
        </w:pPrChange>
      </w:pPr>
      <w:ins w:id="2393" w:author="Chen Heller" w:date="2023-02-05T11:48:00Z">
        <w:r>
          <w:rPr>
            <w:lang w:eastAsia="ja-JP" w:bidi="ar-SA"/>
          </w:rPr>
          <w:lastRenderedPageBreak/>
          <w:t>Informed consent to publish their data was received from each of the participants.</w:t>
        </w:r>
      </w:ins>
    </w:p>
    <w:p w14:paraId="1463CDFE" w14:textId="1635ED7F" w:rsidR="00D0536B" w:rsidRDefault="00D0536B" w:rsidP="00D0536B">
      <w:pPr>
        <w:pStyle w:val="Heading3"/>
        <w:rPr>
          <w:ins w:id="2394" w:author="Chen Heller" w:date="2023-01-02T17:51:00Z"/>
        </w:rPr>
      </w:pPr>
      <w:ins w:id="2395" w:author="Chen Heller" w:date="2023-01-02T16:22:00Z">
        <w:r w:rsidRPr="00D0536B">
          <w:t>Availability of data and materials</w:t>
        </w:r>
      </w:ins>
    </w:p>
    <w:p w14:paraId="3E7D2198" w14:textId="68E00A75" w:rsidR="00C14F71" w:rsidRDefault="001D27FA" w:rsidP="00903A61">
      <w:pPr>
        <w:ind w:firstLine="0"/>
        <w:rPr>
          <w:ins w:id="2396" w:author="Chen Heller" w:date="2023-02-05T12:31:00Z"/>
          <w:lang w:eastAsia="ja-JP" w:bidi="ar-SA"/>
        </w:rPr>
      </w:pPr>
      <w:ins w:id="2397" w:author="Chen Heller" w:date="2023-02-12T11:51:00Z">
        <w:r>
          <w:rPr>
            <w:lang w:eastAsia="ja-JP" w:bidi="ar-SA"/>
          </w:rPr>
          <w:t>This study was preregistered</w:t>
        </w:r>
      </w:ins>
      <w:ins w:id="2398"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399" w:author="Chen Heller" w:date="2023-02-12T11:50:00Z">
        <w:r>
          <w:rPr>
            <w:lang w:eastAsia="ja-JP" w:bidi="ar-SA"/>
          </w:rPr>
          <w:t xml:space="preserve">materials </w:t>
        </w:r>
      </w:ins>
      <w:ins w:id="2400" w:author="Chen Heller" w:date="2023-02-12T11:52:00Z">
        <w:r w:rsidR="00903A61">
          <w:rPr>
            <w:lang w:eastAsia="ja-JP" w:bidi="ar-SA"/>
          </w:rPr>
          <w:t xml:space="preserve">and </w:t>
        </w:r>
      </w:ins>
      <w:ins w:id="2401" w:author="Chen Heller" w:date="2023-02-12T11:50:00Z">
        <w:r>
          <w:rPr>
            <w:lang w:eastAsia="ja-JP" w:bidi="ar-SA"/>
          </w:rPr>
          <w:t xml:space="preserve">data </w:t>
        </w:r>
      </w:ins>
      <w:ins w:id="2402" w:author="Chen Heller" w:date="2023-02-12T11:51:00Z">
        <w:r>
          <w:rPr>
            <w:lang w:eastAsia="ja-JP" w:bidi="ar-SA"/>
          </w:rPr>
          <w:t>are available</w:t>
        </w:r>
      </w:ins>
      <w:ins w:id="2403" w:author="Chen Heller" w:date="2023-01-02T17:51:00Z">
        <w:r w:rsidR="003660D1">
          <w:rPr>
            <w:lang w:eastAsia="ja-JP" w:bidi="ar-SA"/>
          </w:rPr>
          <w:t xml:space="preserve"> in the </w:t>
        </w:r>
      </w:ins>
      <w:ins w:id="2404" w:author="Chen Heller" w:date="2023-02-05T12:20:00Z">
        <w:r w:rsidR="00FD5493">
          <w:rPr>
            <w:rFonts w:hint="cs"/>
            <w:lang w:eastAsia="ja-JP" w:bidi="ar-SA"/>
          </w:rPr>
          <w:t>G</w:t>
        </w:r>
        <w:r w:rsidR="00FD5493">
          <w:rPr>
            <w:lang w:eastAsia="ja-JP"/>
          </w:rPr>
          <w:t>itHub</w:t>
        </w:r>
      </w:ins>
      <w:ins w:id="2405" w:author="Chen Heller" w:date="2023-01-02T17:51:00Z">
        <w:r w:rsidR="003660D1">
          <w:rPr>
            <w:lang w:eastAsia="ja-JP" w:bidi="ar-SA"/>
          </w:rPr>
          <w:t xml:space="preserve"> repository, [</w:t>
        </w:r>
      </w:ins>
      <w:commentRangeStart w:id="2406"/>
      <w:ins w:id="2407" w:author="Chen Heller" w:date="2023-02-12T11:48:00Z">
        <w:r w:rsidR="00386720">
          <w:rPr>
            <w:lang w:eastAsia="ja-JP" w:bidi="ar-SA"/>
          </w:rPr>
          <w:t>ref</w:t>
        </w:r>
        <w:commentRangeEnd w:id="2406"/>
        <w:r w:rsidR="00386720">
          <w:rPr>
            <w:rStyle w:val="CommentReference"/>
          </w:rPr>
          <w:commentReference w:id="2406"/>
        </w:r>
      </w:ins>
      <w:ins w:id="2408" w:author="Chen Heller" w:date="2023-01-02T17:51:00Z">
        <w:r w:rsidR="003660D1">
          <w:rPr>
            <w:lang w:eastAsia="ja-JP" w:bidi="ar-SA"/>
          </w:rPr>
          <w:t>]</w:t>
        </w:r>
      </w:ins>
      <w:ins w:id="2409" w:author="Chen Heller" w:date="2023-02-12T11:51:00Z">
        <w:r>
          <w:rPr>
            <w:lang w:eastAsia="ja-JP" w:bidi="ar-SA"/>
          </w:rPr>
          <w:t>.</w:t>
        </w:r>
      </w:ins>
    </w:p>
    <w:p w14:paraId="53E234F5" w14:textId="19E3346E" w:rsidR="00D0536B" w:rsidRDefault="00D0536B" w:rsidP="006E10C7">
      <w:pPr>
        <w:pStyle w:val="Heading3"/>
        <w:rPr>
          <w:ins w:id="2410" w:author="Chen Heller" w:date="2023-02-05T12:34:00Z"/>
        </w:rPr>
      </w:pPr>
      <w:ins w:id="2411" w:author="Chen Heller" w:date="2023-01-02T16:22:00Z">
        <w:r w:rsidRPr="00D0536B">
          <w:t>Code availability</w:t>
        </w:r>
      </w:ins>
    </w:p>
    <w:p w14:paraId="281670E0" w14:textId="445D88B1" w:rsidR="00D0536B" w:rsidRDefault="006E10C7">
      <w:pPr>
        <w:ind w:firstLine="0"/>
        <w:rPr>
          <w:ins w:id="2412" w:author="Chen Heller" w:date="2023-01-02T17:34:00Z"/>
        </w:rPr>
        <w:pPrChange w:id="2413" w:author="Chen Heller" w:date="2023-02-12T11:40:00Z">
          <w:pPr>
            <w:pStyle w:val="Heading3"/>
          </w:pPr>
        </w:pPrChange>
      </w:pPr>
      <w:ins w:id="2414" w:author="Chen Heller" w:date="2023-02-05T12:34:00Z">
        <w:r>
          <w:rPr>
            <w:lang w:eastAsia="ja-JP" w:bidi="ar-SA"/>
          </w:rPr>
          <w:t xml:space="preserve">All </w:t>
        </w:r>
      </w:ins>
      <w:ins w:id="2415"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416" w:author="Chen Heller" w:date="2023-01-02T17:34:00Z"/>
        </w:rPr>
        <w:pPrChange w:id="2417" w:author="Chen Heller" w:date="2023-01-02T17:34:00Z">
          <w:pPr/>
        </w:pPrChange>
      </w:pPr>
      <w:commentRangeStart w:id="2418"/>
      <w:ins w:id="2419" w:author="Chen Heller" w:date="2023-01-02T17:34:00Z">
        <w:r w:rsidRPr="001A0D6C">
          <w:t>Acknowledgments</w:t>
        </w:r>
      </w:ins>
      <w:commentRangeEnd w:id="2418"/>
      <w:ins w:id="2420" w:author="Chen Heller" w:date="2023-02-20T09:46:00Z">
        <w:r w:rsidR="007D4484">
          <w:rPr>
            <w:rStyle w:val="CommentReference"/>
            <w:rFonts w:asciiTheme="majorBidi" w:eastAsiaTheme="minorEastAsia" w:hAnsiTheme="majorBidi" w:cstheme="majorBidi"/>
            <w:b w:val="0"/>
            <w:bCs w:val="0"/>
            <w:kern w:val="0"/>
            <w:lang w:eastAsia="en-US" w:bidi="he-IL"/>
          </w:rPr>
          <w:commentReference w:id="2418"/>
        </w:r>
      </w:ins>
    </w:p>
    <w:p w14:paraId="7D6E2859" w14:textId="62609D9A" w:rsidR="00D802FC" w:rsidRPr="006859A6" w:rsidRDefault="00050B7D">
      <w:pPr>
        <w:ind w:firstLine="0"/>
        <w:rPr>
          <w:ins w:id="2421" w:author="Chen Heller" w:date="2023-01-02T16:22:00Z"/>
        </w:rPr>
        <w:pPrChange w:id="2422" w:author="Chen Heller" w:date="2023-02-12T11:52:00Z">
          <w:pPr>
            <w:numPr>
              <w:numId w:val="21"/>
            </w:numPr>
            <w:tabs>
              <w:tab w:val="num" w:pos="720"/>
            </w:tabs>
            <w:ind w:left="720" w:hanging="360"/>
          </w:pPr>
        </w:pPrChange>
      </w:pPr>
      <w:ins w:id="2423" w:author="Chen Heller" w:date="2023-02-12T11:03:00Z">
        <w:r w:rsidRPr="00050B7D">
          <w:t>L.M. is CIFAR Tanenbaum Fellow in the Brain, Mind, and Consciousness program</w:t>
        </w:r>
      </w:ins>
      <w:ins w:id="2424" w:author="Chen Heller" w:date="2023-02-12T11:04:00Z">
        <w:r>
          <w:t>.</w:t>
        </w:r>
      </w:ins>
      <w:ins w:id="2425" w:author="Chen Heller" w:date="2023-02-12T11:22:00Z">
        <w:r w:rsidR="009D4FDB">
          <w:t xml:space="preserve"> </w:t>
        </w:r>
      </w:ins>
      <w:ins w:id="2426" w:author="Chen Heller" w:date="2023-02-12T11:04:00Z">
        <w:r>
          <w:t>We would like to thank</w:t>
        </w:r>
      </w:ins>
      <w:ins w:id="2427" w:author="Chen Heller" w:date="2023-02-12T11:05:00Z">
        <w:r w:rsidR="00F81E80">
          <w:t xml:space="preserve"> Prof.</w:t>
        </w:r>
      </w:ins>
      <w:ins w:id="2428" w:author="Chen Heller" w:date="2023-02-12T11:04:00Z">
        <w:r>
          <w:t xml:space="preserve"> </w:t>
        </w:r>
        <w:r w:rsidR="00F81E80">
          <w:t xml:space="preserve">Jason </w:t>
        </w:r>
      </w:ins>
      <w:ins w:id="2429" w:author="Chen Heller" w:date="2023-02-12T11:05:00Z">
        <w:r w:rsidR="00F81E80">
          <w:t xml:space="preserve">Friedman and Dr. </w:t>
        </w:r>
        <w:proofErr w:type="spellStart"/>
        <w:r w:rsidR="00F81E80">
          <w:t>Dror</w:t>
        </w:r>
        <w:proofErr w:type="spellEnd"/>
        <w:r w:rsidR="00F81E80">
          <w:t xml:space="preserve"> </w:t>
        </w:r>
        <w:proofErr w:type="spellStart"/>
        <w:r w:rsidR="00F81E80">
          <w:t>Dotan</w:t>
        </w:r>
        <w:proofErr w:type="spellEnd"/>
        <w:r w:rsidR="00F81E80">
          <w:t xml:space="preserve"> for their </w:t>
        </w:r>
      </w:ins>
      <w:ins w:id="2430" w:author="Chen Heller" w:date="2023-02-12T11:39:00Z">
        <w:r w:rsidR="00707AB2">
          <w:t xml:space="preserve">valuable </w:t>
        </w:r>
      </w:ins>
      <w:ins w:id="2431" w:author="Chen Heller" w:date="2023-02-12T11:05:00Z">
        <w:r w:rsidR="005D2C62">
          <w:t xml:space="preserve">insights </w:t>
        </w:r>
      </w:ins>
      <w:ins w:id="2432" w:author="Chen Heller" w:date="2023-02-12T11:06:00Z">
        <w:r w:rsidR="005D2C62">
          <w:t xml:space="preserve">and professional </w:t>
        </w:r>
      </w:ins>
      <w:ins w:id="2433" w:author="Chen Heller" w:date="2023-03-02T15:19:00Z">
        <w:r w:rsidR="00C22586">
          <w:t>advice</w:t>
        </w:r>
      </w:ins>
      <w:ins w:id="2434" w:author="Chen Heller" w:date="2023-02-12T11:06:00Z">
        <w:r w:rsidR="005D2C62">
          <w:t xml:space="preserve"> </w:t>
        </w:r>
      </w:ins>
      <w:ins w:id="2435" w:author="Chen Heller" w:date="2023-02-12T11:39:00Z">
        <w:r w:rsidR="00707AB2">
          <w:t>in</w:t>
        </w:r>
      </w:ins>
      <w:ins w:id="2436" w:author="Chen Heller" w:date="2023-02-12T11:12:00Z">
        <w:r w:rsidR="00870E4E">
          <w:t xml:space="preserve"> analyzing the acquired data</w:t>
        </w:r>
      </w:ins>
      <w:ins w:id="2437" w:author="Chen Heller" w:date="2023-02-12T11:35:00Z">
        <w:r w:rsidR="006A4212">
          <w:t xml:space="preserve">. </w:t>
        </w:r>
      </w:ins>
      <w:ins w:id="2438" w:author="Chen Heller" w:date="2023-02-12T11:38:00Z">
        <w:r w:rsidR="00A10B90">
          <w:t>Additionally</w:t>
        </w:r>
      </w:ins>
      <w:ins w:id="2439" w:author="Chen Heller" w:date="2023-02-12T11:39:00Z">
        <w:r w:rsidR="00707AB2">
          <w:t>,</w:t>
        </w:r>
      </w:ins>
      <w:ins w:id="2440" w:author="Chen Heller" w:date="2023-02-12T11:38:00Z">
        <w:r w:rsidR="00A10B90">
          <w:t xml:space="preserve"> we express our appreciation to </w:t>
        </w:r>
      </w:ins>
      <w:ins w:id="2441" w:author="Chen Heller" w:date="2023-02-12T11:06:00Z">
        <w:r w:rsidR="005D2C62">
          <w:t xml:space="preserve">Uri </w:t>
        </w:r>
      </w:ins>
      <w:proofErr w:type="spellStart"/>
      <w:ins w:id="2442" w:author="Chen Heller" w:date="2023-02-12T11:07:00Z">
        <w:r w:rsidR="005D2C62">
          <w:t>Kor</w:t>
        </w:r>
        <w:r w:rsidR="00D63322">
          <w:t>isky</w:t>
        </w:r>
        <w:proofErr w:type="spellEnd"/>
        <w:r w:rsidR="00D63322">
          <w:t xml:space="preserve"> </w:t>
        </w:r>
      </w:ins>
      <w:ins w:id="2443" w:author="Chen Heller" w:date="2023-02-12T11:10:00Z">
        <w:r w:rsidR="00306C0B">
          <w:t>for</w:t>
        </w:r>
      </w:ins>
      <w:ins w:id="2444" w:author="Chen Heller" w:date="2023-02-12T11:07:00Z">
        <w:r w:rsidR="00D63322">
          <w:t xml:space="preserve"> </w:t>
        </w:r>
      </w:ins>
      <w:ins w:id="2445" w:author="Chen Heller" w:date="2023-02-12T11:08:00Z">
        <w:r w:rsidR="00D63322">
          <w:t>guidance</w:t>
        </w:r>
      </w:ins>
      <w:ins w:id="2446" w:author="Chen Heller" w:date="2023-02-12T11:13:00Z">
        <w:r w:rsidR="00091DD4">
          <w:t xml:space="preserve"> and troubleshooting</w:t>
        </w:r>
        <w:r w:rsidR="00707007">
          <w:t xml:space="preserve"> when implementing</w:t>
        </w:r>
      </w:ins>
      <w:ins w:id="2447" w:author="Chen Heller" w:date="2023-02-12T11:10:00Z">
        <w:r w:rsidR="00306C0B">
          <w:t xml:space="preserve"> the </w:t>
        </w:r>
      </w:ins>
      <w:proofErr w:type="spellStart"/>
      <w:ins w:id="2448" w:author="Chen Heller" w:date="2023-02-12T11:11:00Z">
        <w:r w:rsidR="00306C0B" w:rsidRPr="007846C7">
          <w:t>OptiTrack</w:t>
        </w:r>
        <w:proofErr w:type="spellEnd"/>
        <w:r w:rsidR="00306C0B">
          <w:t xml:space="preserve"> </w:t>
        </w:r>
      </w:ins>
      <w:ins w:id="2449" w:author="Chen Heller" w:date="2023-02-12T11:08:00Z">
        <w:r w:rsidR="00D63322">
          <w:t>motion tracking system</w:t>
        </w:r>
      </w:ins>
      <w:ins w:id="2450" w:author="Chen Heller" w:date="2023-02-12T11:36:00Z">
        <w:r w:rsidR="006A4212">
          <w:t xml:space="preserve"> and </w:t>
        </w:r>
      </w:ins>
      <w:ins w:id="2451" w:author="Chen Heller" w:date="2023-02-12T11:15:00Z">
        <w:r w:rsidR="00A64431">
          <w:t xml:space="preserve">Dr. </w:t>
        </w:r>
        <w:proofErr w:type="spellStart"/>
        <w:r w:rsidR="00A64431" w:rsidRPr="00A64431">
          <w:t>Mattan</w:t>
        </w:r>
        <w:proofErr w:type="spellEnd"/>
        <w:r w:rsidR="00A64431" w:rsidRPr="00A64431">
          <w:t xml:space="preserve"> S. Ben-</w:t>
        </w:r>
        <w:proofErr w:type="spellStart"/>
        <w:r w:rsidR="00A64431" w:rsidRPr="00A64431">
          <w:t>Shachar</w:t>
        </w:r>
        <w:proofErr w:type="spellEnd"/>
        <w:r w:rsidR="00A64431">
          <w:t xml:space="preserve"> for </w:t>
        </w:r>
      </w:ins>
      <w:ins w:id="2452" w:author="Chen Heller" w:date="2023-02-12T11:16:00Z">
        <w:r w:rsidR="002C4F93">
          <w:t>statistical consultation.</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453" w:name="_Toc114485396"/>
      <w:r>
        <w:lastRenderedPageBreak/>
        <w:t>Supplementary materials</w:t>
      </w:r>
      <w:bookmarkEnd w:id="2453"/>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2454" w:author="Chen Heller" w:date="2023-01-16T12:19:00Z"/>
        </w:rPr>
      </w:pPr>
      <w:del w:id="2455"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2456"/>
      <w:ins w:id="2457"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2456"/>
      <w:ins w:id="2458" w:author="Chen Heller" w:date="2023-01-16T11:40:00Z">
        <w:r w:rsidR="00013CA4">
          <w:rPr>
            <w:rStyle w:val="CommentReference"/>
          </w:rPr>
          <w:commentReference w:id="2456"/>
        </w:r>
      </w:ins>
    </w:p>
    <w:p w14:paraId="02F223B3" w14:textId="4A53D87A" w:rsidR="00A34CE5" w:rsidRDefault="00A34CE5" w:rsidP="00422967">
      <w:pPr>
        <w:keepNext/>
        <w:ind w:firstLine="0"/>
      </w:pPr>
      <w:commentRangeStart w:id="2459"/>
      <w:commentRangeStart w:id="2460"/>
      <w:ins w:id="2461"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ins>
      <w:commentRangeEnd w:id="2459"/>
      <w:commentRangeEnd w:id="2460"/>
      <w:ins w:id="2462" w:author="Chen Heller" w:date="2023-01-30T11:58:00Z">
        <w:r w:rsidR="0088708F">
          <w:rPr>
            <w:rStyle w:val="CommentReference"/>
          </w:rPr>
          <w:commentReference w:id="2459"/>
        </w:r>
      </w:ins>
      <w:ins w:id="2463" w:author="Chen Heller" w:date="2023-01-16T12:19:00Z">
        <w:r>
          <w:rPr>
            <w:rStyle w:val="CommentReference"/>
          </w:rPr>
          <w:commentReference w:id="2460"/>
        </w:r>
      </w:ins>
    </w:p>
    <w:p w14:paraId="0F745B8B" w14:textId="0EDC4B2E" w:rsidR="005B74BC" w:rsidRPr="005B74BC" w:rsidRDefault="005B74BC" w:rsidP="00422967">
      <w:pPr>
        <w:pStyle w:val="Caption"/>
        <w:rPr>
          <w:lang w:eastAsia="ja-JP" w:bidi="ar-SA"/>
        </w:rPr>
      </w:pPr>
      <w:bookmarkStart w:id="2464" w:name="_Ref114050197"/>
      <w:r>
        <w:t xml:space="preserve">Supplementary Figure </w:t>
      </w:r>
      <w:fldSimple w:instr=" SEQ Supplementary_Figure \* ARABIC ">
        <w:r w:rsidR="00C56E28">
          <w:rPr>
            <w:noProof/>
          </w:rPr>
          <w:t>1</w:t>
        </w:r>
      </w:fldSimple>
      <w:bookmarkEnd w:id="2464"/>
      <w:r>
        <w:t xml:space="preserve">. </w:t>
      </w:r>
      <w:r w:rsidR="001A7D06">
        <w:t xml:space="preserve">Hierarchy of the tree used in the Tree-BH method to correct for multiple comparisons. </w:t>
      </w:r>
      <w:r w:rsidR="00B15DE6">
        <w:t xml:space="preserve">Nodes are statistical </w:t>
      </w:r>
      <w:proofErr w:type="gramStart"/>
      <w:r w:rsidR="00B15DE6">
        <w:t>tests</w:t>
      </w:r>
      <w:proofErr w:type="gramEnd"/>
      <w:r w:rsidR="00B15DE6">
        <w:t xml:space="preserve">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2465" w:name="_Ref114128122"/>
      <w:r>
        <w:t xml:space="preserve">Supplementary Figure </w:t>
      </w:r>
      <w:fldSimple w:instr=" SEQ Supplementary_Figure \* ARABIC ">
        <w:r w:rsidR="00C56E28">
          <w:rPr>
            <w:noProof/>
          </w:rPr>
          <w:t>2</w:t>
        </w:r>
      </w:fldSimple>
      <w:bookmarkEnd w:id="2465"/>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proofErr w:type="spellStart"/>
      <w:r w:rsidR="00C91145">
        <w:t>i</w:t>
      </w:r>
      <w:proofErr w:type="spellEnd"/>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2466" w:name="_Ref114130120"/>
      <w:r>
        <w:br w:type="page"/>
      </w:r>
    </w:p>
    <w:p w14:paraId="285CC3E1" w14:textId="6CA4325F" w:rsidR="00B322A4" w:rsidRDefault="00B322A4" w:rsidP="00422967">
      <w:pPr>
        <w:pStyle w:val="Caption"/>
        <w:keepNext/>
      </w:pPr>
      <w:bookmarkStart w:id="2467" w:name="_Ref114472701"/>
      <w:r>
        <w:lastRenderedPageBreak/>
        <w:t xml:space="preserve">Supplementary Table </w:t>
      </w:r>
      <w:fldSimple w:instr=" SEQ Supplementary_Table \* ARABIC ">
        <w:r w:rsidR="00C56E28">
          <w:rPr>
            <w:noProof/>
          </w:rPr>
          <w:t>1</w:t>
        </w:r>
      </w:fldSimple>
      <w:bookmarkEnd w:id="2466"/>
      <w:bookmarkEnd w:id="2467"/>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proofErr w:type="gramStart"/>
            <w:r>
              <w:rPr>
                <w:b/>
                <w:bCs/>
              </w:rPr>
              <w:t>t(</w:t>
            </w:r>
            <w:proofErr w:type="gramEnd"/>
            <w:r>
              <w:rPr>
                <w:b/>
                <w:bCs/>
              </w:rPr>
              <w: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2468" w:name="_Ref114130105"/>
      <w:r>
        <w:t xml:space="preserve">Supplementary Table </w:t>
      </w:r>
      <w:fldSimple w:instr=" SEQ Supplementary_Table \* ARABIC ">
        <w:r w:rsidR="00C56E28">
          <w:rPr>
            <w:noProof/>
          </w:rPr>
          <w:t>2</w:t>
        </w:r>
      </w:fldSimple>
      <w:bookmarkEnd w:id="2468"/>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proofErr w:type="gramStart"/>
            <w:r>
              <w:rPr>
                <w:b/>
                <w:bCs/>
              </w:rPr>
              <w:t>t(</w:t>
            </w:r>
            <w:proofErr w:type="gramEnd"/>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2469" w:name="_Toc114485397"/>
      <w:r>
        <w:lastRenderedPageBreak/>
        <w:t>References</w:t>
      </w:r>
      <w:bookmarkEnd w:id="2469"/>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2470" w:author="Chen Heller" w:date="2022-10-02T10:33:00Z"/>
          <w:lang w:eastAsia="ja-JP" w:bidi="ar-SA"/>
        </w:rPr>
      </w:pPr>
      <w:ins w:id="2471"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2472" w:author="Chen Heller" w:date="2022-10-02T10:33:00Z"/>
          <w:lang w:eastAsia="ja-JP" w:bidi="ar-SA"/>
        </w:rPr>
      </w:pPr>
      <w:ins w:id="2473" w:author="Chen Heller" w:date="2022-10-02T10:33:00Z">
        <w:r>
          <w:rPr>
            <w:lang w:eastAsia="ja-JP" w:bidi="ar-SA"/>
          </w:rPr>
          <w:t xml:space="preserve">This paper claims averaging trajectories is wrong. Read it before the thesis test: Wulff (2019). Mouse-tracking: Detecting types in movement </w:t>
        </w:r>
        <w:proofErr w:type="gramStart"/>
        <w:r>
          <w:rPr>
            <w:lang w:eastAsia="ja-JP" w:bidi="ar-SA"/>
          </w:rPr>
          <w:t>trajectories</w:t>
        </w:r>
        <w:proofErr w:type="gramEnd"/>
      </w:ins>
    </w:p>
    <w:p w14:paraId="0629D93C" w14:textId="77777777" w:rsidR="00CD20FA" w:rsidRDefault="00CD20FA" w:rsidP="00CD20FA">
      <w:pPr>
        <w:pStyle w:val="ListParagraph"/>
        <w:numPr>
          <w:ilvl w:val="1"/>
          <w:numId w:val="20"/>
        </w:numPr>
        <w:rPr>
          <w:ins w:id="2474" w:author="Chen Heller" w:date="2022-10-02T10:33:00Z"/>
          <w:lang w:eastAsia="ja-JP" w:bidi="ar-SA"/>
        </w:rPr>
      </w:pPr>
      <w:ins w:id="2475"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2476" w:author="Chen Heller" w:date="2022-10-02T10:33:00Z"/>
          <w:lang w:eastAsia="ja-JP"/>
        </w:rPr>
      </w:pPr>
      <w:ins w:id="2477" w:author="Chen Heller" w:date="2022-10-02T10:33:00Z">
        <w:r>
          <w:rPr>
            <w:lang w:eastAsia="ja-JP" w:bidi="ar-SA"/>
          </w:rPr>
          <w:t xml:space="preserve">Schmidt (2007). Measuring unconscious cognition: Beyond the zero-awareness criterion - Check if this paper has some conclusions about "reaching" that can be relevant for your </w:t>
        </w:r>
        <w:proofErr w:type="gramStart"/>
        <w:r>
          <w:rPr>
            <w:lang w:eastAsia="ja-JP" w:bidi="ar-SA"/>
          </w:rPr>
          <w:t>discussion</w:t>
        </w:r>
        <w:proofErr w:type="gramEnd"/>
      </w:ins>
    </w:p>
    <w:p w14:paraId="4A121B67" w14:textId="7B4984BC" w:rsidR="00CD20FA" w:rsidRDefault="00CD20FA">
      <w:pPr>
        <w:pStyle w:val="ListParagraph"/>
        <w:numPr>
          <w:ilvl w:val="1"/>
          <w:numId w:val="20"/>
        </w:numPr>
        <w:ind w:firstLine="0"/>
        <w:jc w:val="left"/>
        <w:rPr>
          <w:lang w:eastAsia="ja-JP"/>
        </w:rPr>
        <w:pPrChange w:id="2478" w:author="Chen Heller" w:date="2022-10-02T10:33:00Z">
          <w:pPr>
            <w:ind w:firstLine="0"/>
            <w:jc w:val="left"/>
          </w:pPr>
        </w:pPrChange>
      </w:pPr>
      <w:ins w:id="2479"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6"/>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rPr>
          <w:rtl/>
        </w:rPr>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138" w:author="Chen Heller" w:date="2023-01-17T10:05:00Z" w:initials="CH">
    <w:p w14:paraId="3B99F7EA" w14:textId="77777777" w:rsidR="007D7E80" w:rsidRDefault="007D7E80" w:rsidP="00B95DDF">
      <w:pPr>
        <w:pStyle w:val="CommentText"/>
        <w:ind w:firstLine="0"/>
        <w:jc w:val="left"/>
      </w:pPr>
      <w:r>
        <w:rPr>
          <w:rStyle w:val="CommentReference"/>
        </w:rPr>
        <w:annotationRef/>
      </w:r>
      <w:r>
        <w:t>You use RT both for reaction time and response time. Choose only one.</w:t>
      </w:r>
    </w:p>
  </w:comment>
  <w:comment w:id="188" w:author="Chen Heller" w:date="2022-10-01T21:33:00Z" w:initials="CH">
    <w:p w14:paraId="5644DE9C" w14:textId="77777777" w:rsidR="008F6166" w:rsidRDefault="00D25900">
      <w:pPr>
        <w:pStyle w:val="CommentText"/>
        <w:ind w:firstLine="0"/>
        <w:jc w:val="left"/>
      </w:pPr>
      <w:r>
        <w:rPr>
          <w:rStyle w:val="CommentReference"/>
        </w:rPr>
        <w:annotationRef/>
      </w:r>
      <w:r w:rsidR="008F6166">
        <w:t>Read aonly abstract, shows percetual decision is biased towards the answer that has a lower motor cost:</w:t>
      </w:r>
    </w:p>
    <w:p w14:paraId="2B1CDFFD" w14:textId="77777777" w:rsidR="008F6166" w:rsidRDefault="008F6166">
      <w:pPr>
        <w:pStyle w:val="CommentText"/>
        <w:ind w:firstLine="0"/>
        <w:jc w:val="left"/>
      </w:pPr>
      <w:r>
        <w:t>Hagura, N. et al. (2017) Perceptual decisions are</w:t>
      </w:r>
    </w:p>
    <w:p w14:paraId="2ED95B14" w14:textId="77777777" w:rsidR="008F6166" w:rsidRDefault="008F6166" w:rsidP="00113E11">
      <w:pPr>
        <w:pStyle w:val="CommentText"/>
        <w:ind w:firstLine="0"/>
        <w:jc w:val="left"/>
      </w:pPr>
      <w:r>
        <w:t>biased by the cost to act. Elife 6, e18422</w:t>
      </w:r>
    </w:p>
  </w:comment>
  <w:comment w:id="1155" w:author="Chen Heller" w:date="2023-01-17T10:52:00Z" w:initials="CH">
    <w:p w14:paraId="34EB5081" w14:textId="0E11A57F" w:rsidR="0018190B" w:rsidRDefault="0018190B" w:rsidP="0018190B">
      <w:pPr>
        <w:pStyle w:val="CommentText"/>
        <w:ind w:firstLine="0"/>
        <w:jc w:val="left"/>
      </w:pPr>
      <w:r>
        <w:rPr>
          <w:rStyle w:val="CommentReference"/>
        </w:rPr>
        <w:annotationRef/>
      </w:r>
      <w:r>
        <w:t>This applies for the keyboard session as well. Is that clear or needs to be specified?</w:t>
      </w:r>
    </w:p>
  </w:comment>
  <w:comment w:id="1156" w:author="Chen Heller" w:date="2023-01-17T10:43:00Z" w:initials="CH">
    <w:p w14:paraId="427C42E6" w14:textId="77777777" w:rsidR="0018190B" w:rsidRDefault="0018190B" w:rsidP="0018190B">
      <w:pPr>
        <w:pStyle w:val="CommentText"/>
        <w:ind w:firstLine="0"/>
        <w:jc w:val="left"/>
      </w:pPr>
      <w:r>
        <w:rPr>
          <w:rStyle w:val="CommentReference"/>
        </w:rPr>
        <w:annotationRef/>
      </w:r>
      <w:r>
        <w:t>Do you use this anywhere? If not, remove.</w:t>
      </w:r>
    </w:p>
  </w:comment>
  <w:comment w:id="1338" w:author="Chen Heller" w:date="2023-01-10T10:27:00Z" w:initials="CH">
    <w:p w14:paraId="36917525" w14:textId="77777777" w:rsidR="006D15E5" w:rsidRDefault="006D15E5" w:rsidP="006D15E5">
      <w:pPr>
        <w:pStyle w:val="CommentText"/>
        <w:ind w:firstLine="0"/>
        <w:jc w:val="left"/>
      </w:pPr>
      <w:r>
        <w:rPr>
          <w:rStyle w:val="CommentReference"/>
        </w:rPr>
        <w:annotationRef/>
      </w:r>
      <w:r>
        <w:rPr>
          <w:color w:val="222222"/>
          <w:highlight w:val="white"/>
        </w:rPr>
        <w:t>The following paper shows that for iEP:</w:t>
      </w:r>
    </w:p>
    <w:p w14:paraId="0547D2CE" w14:textId="77777777" w:rsidR="006D15E5" w:rsidRDefault="006D15E5" w:rsidP="006D15E5">
      <w:pPr>
        <w:pStyle w:val="CommentText"/>
        <w:ind w:firstLine="0"/>
        <w:jc w:val="left"/>
      </w:pPr>
      <w:r>
        <w:rPr>
          <w:color w:val="222222"/>
          <w:highlight w:val="white"/>
        </w:rPr>
        <w:t>Dotan, D., &amp; Dehaene, S. (2013). How do we convert a number into a finger trajectory</w:t>
      </w:r>
    </w:p>
    <w:p w14:paraId="2F6ECB74" w14:textId="77777777" w:rsidR="006D15E5" w:rsidRDefault="006D15E5" w:rsidP="006D15E5">
      <w:pPr>
        <w:pStyle w:val="CommentText"/>
        <w:ind w:firstLine="0"/>
        <w:jc w:val="left"/>
      </w:pPr>
    </w:p>
    <w:p w14:paraId="487FF7D5" w14:textId="77777777" w:rsidR="006D15E5" w:rsidRDefault="006D15E5" w:rsidP="006D15E5">
      <w:pPr>
        <w:pStyle w:val="CommentText"/>
        <w:ind w:firstLine="0"/>
        <w:jc w:val="left"/>
      </w:pPr>
      <w:r>
        <w:rPr>
          <w:color w:val="222222"/>
          <w:highlight w:val="white"/>
        </w:rPr>
        <w:t>Horizontal velocity should be used to find peaks in acceleration (page 114) which indicate COM:</w:t>
      </w:r>
    </w:p>
    <w:p w14:paraId="70538649" w14:textId="77777777" w:rsidR="006D15E5" w:rsidRDefault="006D15E5" w:rsidP="006D15E5">
      <w:pPr>
        <w:pStyle w:val="CommentText"/>
        <w:ind w:firstLine="0"/>
        <w:jc w:val="left"/>
      </w:pPr>
      <w:r>
        <w:rPr>
          <w:color w:val="222222"/>
          <w:highlight w:val="white"/>
        </w:rPr>
        <w:t>Dotan, D., Meyniel, F., &amp; Dehaene, S. (2018). On-line confidence monitoring during decision making</w:t>
      </w:r>
    </w:p>
    <w:p w14:paraId="4F538B8A" w14:textId="77777777" w:rsidR="006D15E5" w:rsidRDefault="006D15E5" w:rsidP="006D15E5">
      <w:pPr>
        <w:pStyle w:val="CommentText"/>
        <w:ind w:firstLine="0"/>
        <w:jc w:val="left"/>
      </w:pPr>
    </w:p>
    <w:p w14:paraId="531D120F" w14:textId="77777777" w:rsidR="006D15E5" w:rsidRDefault="006D15E5" w:rsidP="006D15E5">
      <w:pPr>
        <w:pStyle w:val="CommentText"/>
        <w:ind w:firstLine="0"/>
        <w:jc w:val="left"/>
        <w:rPr>
          <w:rtl/>
        </w:rPr>
      </w:pPr>
      <w:r>
        <w:rPr>
          <w:color w:val="222222"/>
          <w:highlight w:val="white"/>
        </w:rPr>
        <w:t>Consider removing the velocity measure, since you didn't use it for COM.</w:t>
      </w:r>
    </w:p>
  </w:comment>
  <w:comment w:id="1356"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1367"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1374" w:author="Chen Heller" w:date="2023-02-26T12:39:00Z" w:initials="CH">
    <w:p w14:paraId="7941131B" w14:textId="77777777" w:rsidR="00EB4A3D" w:rsidRDefault="00250ADD" w:rsidP="00656F6F">
      <w:pPr>
        <w:pStyle w:val="CommentText"/>
        <w:ind w:firstLine="0"/>
        <w:jc w:val="left"/>
      </w:pPr>
      <w:r>
        <w:rPr>
          <w:rStyle w:val="CommentReference"/>
        </w:rPr>
        <w:annotationRef/>
      </w:r>
      <w:r w:rsidR="00EB4A3D">
        <w:t>Do you report the three of them? If not, change the analysis.</w:t>
      </w:r>
    </w:p>
  </w:comment>
  <w:comment w:id="1440" w:author="Chen Heller" w:date="2023-02-02T10:55:00Z" w:initials="CH">
    <w:p w14:paraId="2A76BC2A" w14:textId="7FB3F2C8" w:rsidR="005C74A8" w:rsidRDefault="005C74A8" w:rsidP="00607F3F">
      <w:pPr>
        <w:pStyle w:val="CommentText"/>
        <w:ind w:firstLine="0"/>
        <w:jc w:val="left"/>
      </w:pPr>
      <w:r>
        <w:rPr>
          <w:rStyle w:val="CommentReference"/>
        </w:rPr>
        <w:annotationRef/>
      </w:r>
      <w:r>
        <w:t>If you present the normalized value here, all values in result should be normalized. This is what you stated in the analysis part of methods.</w:t>
      </w:r>
    </w:p>
  </w:comment>
  <w:comment w:id="1510" w:author="Chen Heller" w:date="2023-01-10T10:09:00Z" w:initials="CH">
    <w:p w14:paraId="529EBCE6" w14:textId="23F054CE" w:rsidR="005956B2" w:rsidRDefault="005956B2" w:rsidP="00586CD4">
      <w:pPr>
        <w:pStyle w:val="CommentText"/>
        <w:ind w:firstLine="0"/>
        <w:jc w:val="left"/>
      </w:pPr>
      <w:r>
        <w:rPr>
          <w:rStyle w:val="CommentReference"/>
        </w:rPr>
        <w:annotationRef/>
      </w:r>
      <w:r>
        <w:t>Figure of traj as func of time.</w:t>
      </w:r>
    </w:p>
  </w:comment>
  <w:comment w:id="1553" w:author="Chen Heller" w:date="2023-01-03T11:45:00Z" w:initials="CH">
    <w:p w14:paraId="49CE1771" w14:textId="70F08214"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614"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827"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844"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887" w:author="Chen Heller" w:date="2023-03-07T12:14:00Z" w:initials="CH">
    <w:p w14:paraId="031036B5" w14:textId="77777777" w:rsidR="001A5BCB" w:rsidRDefault="001A5BCB" w:rsidP="00427FC9">
      <w:pPr>
        <w:pStyle w:val="CommentText"/>
        <w:ind w:firstLine="0"/>
        <w:jc w:val="left"/>
      </w:pPr>
      <w:r>
        <w:rPr>
          <w:rStyle w:val="CommentReference"/>
        </w:rPr>
        <w:annotationRef/>
      </w:r>
      <w:r>
        <w:t>Used this before? If so, use only abbreviation</w:t>
      </w:r>
    </w:p>
  </w:comment>
  <w:comment w:id="1925" w:author="Chen Heller" w:date="2023-01-16T15:39:00Z" w:initials="CH">
    <w:p w14:paraId="6AFC2456" w14:textId="650C8F25" w:rsidR="00402EB2" w:rsidRDefault="00085C60">
      <w:pPr>
        <w:pStyle w:val="CommentText"/>
        <w:ind w:firstLine="0"/>
        <w:jc w:val="left"/>
      </w:pPr>
      <w:r>
        <w:rPr>
          <w:rStyle w:val="CommentReference"/>
        </w:rPr>
        <w:annotationRef/>
      </w:r>
      <w:r w:rsidR="00402EB2">
        <w:t>TODO: fit its formatting to the other figures.</w:t>
      </w:r>
    </w:p>
    <w:p w14:paraId="62973CFF" w14:textId="77777777" w:rsidR="00402EB2" w:rsidRDefault="00402EB2" w:rsidP="00A55575">
      <w:pPr>
        <w:pStyle w:val="CommentText"/>
        <w:ind w:firstLine="0"/>
        <w:jc w:val="left"/>
      </w:pPr>
      <w:r>
        <w:t>Notice the Y should be % path traveled.</w:t>
      </w:r>
    </w:p>
  </w:comment>
  <w:comment w:id="2063" w:author="Chen Heller" w:date="2023-02-27T09:17:00Z" w:initials="CH">
    <w:p w14:paraId="2D98CAE7" w14:textId="77777777" w:rsidR="002B5497" w:rsidRDefault="002B5497" w:rsidP="000E4642">
      <w:pPr>
        <w:pStyle w:val="CommentText"/>
        <w:ind w:firstLine="0"/>
        <w:jc w:val="left"/>
      </w:pPr>
      <w:r>
        <w:rPr>
          <w:rStyle w:val="CommentReference"/>
        </w:rPr>
        <w:annotationRef/>
      </w:r>
      <w:r>
        <w:t>Change all reaction time to reaching onset</w:t>
      </w:r>
    </w:p>
  </w:comment>
  <w:comment w:id="2210" w:author="Chen Heller" w:date="2022-10-01T21:28:00Z" w:initials="CH">
    <w:p w14:paraId="076C75EA" w14:textId="77777777" w:rsidR="002E2DC1" w:rsidRDefault="007D7457">
      <w:pPr>
        <w:pStyle w:val="CommentText"/>
        <w:ind w:firstLine="0"/>
        <w:jc w:val="left"/>
      </w:pPr>
      <w:r>
        <w:rPr>
          <w:rStyle w:val="CommentReference"/>
        </w:rPr>
        <w:annotationRef/>
      </w:r>
      <w:r w:rsidR="002E2DC1">
        <w:t>Didn't read, talk about rodants, but introduction might mention human variability in reaching:</w:t>
      </w:r>
    </w:p>
    <w:p w14:paraId="7611B78C" w14:textId="77777777" w:rsidR="002E2DC1" w:rsidRDefault="002E2DC1" w:rsidP="00A02AB4">
      <w:pPr>
        <w:pStyle w:val="CommentText"/>
        <w:ind w:firstLine="0"/>
        <w:jc w:val="left"/>
      </w:pPr>
      <w:r>
        <w:rPr>
          <w:b/>
          <w:bCs/>
          <w:color w:val="2C72B7"/>
          <w:highlight w:val="white"/>
        </w:rPr>
        <w:t>Individual differences in skilled reaching for food related to increased number of gestures: Evidence for goal and habit learning of skilled reaching.</w:t>
      </w:r>
    </w:p>
  </w:comment>
  <w:comment w:id="2308" w:author="Chen Heller" w:date="2023-01-31T10:10:00Z" w:initials="CH">
    <w:p w14:paraId="6A3E54A5" w14:textId="4199748F" w:rsidR="00D41684" w:rsidRDefault="00E94A0B">
      <w:pPr>
        <w:pStyle w:val="CommentText"/>
        <w:ind w:firstLine="0"/>
        <w:jc w:val="left"/>
      </w:pPr>
      <w:r>
        <w:rPr>
          <w:rStyle w:val="CommentReference"/>
        </w:rPr>
        <w:annotationRef/>
      </w:r>
      <w:r w:rsidR="00D41684">
        <w:t>Find this.</w:t>
      </w:r>
    </w:p>
    <w:p w14:paraId="7442209E" w14:textId="77777777" w:rsidR="00D41684" w:rsidRDefault="00D41684">
      <w:pPr>
        <w:pStyle w:val="CommentText"/>
        <w:ind w:firstLine="0"/>
        <w:jc w:val="left"/>
      </w:pPr>
      <w:r>
        <w:t>Maybe specifically for keyboard tasks?</w:t>
      </w:r>
    </w:p>
    <w:p w14:paraId="27EA5612" w14:textId="77777777" w:rsidR="00D41684" w:rsidRDefault="00D41684">
      <w:pPr>
        <w:pStyle w:val="CommentText"/>
        <w:ind w:firstLine="0"/>
        <w:jc w:val="left"/>
      </w:pPr>
      <w:r>
        <w:t>You need to add citation specifically for keyboards tasks after "task should reduce the keyboard's effect".</w:t>
      </w:r>
    </w:p>
    <w:p w14:paraId="63F4B000" w14:textId="77777777" w:rsidR="00D41684" w:rsidRDefault="00D41684">
      <w:pPr>
        <w:pStyle w:val="CommentText"/>
        <w:ind w:firstLine="0"/>
        <w:jc w:val="left"/>
      </w:pPr>
    </w:p>
    <w:p w14:paraId="3D10EA6F" w14:textId="77777777" w:rsidR="00D41684" w:rsidRDefault="00D41684">
      <w:pPr>
        <w:pStyle w:val="CommentText"/>
        <w:ind w:firstLine="0"/>
        <w:jc w:val="left"/>
      </w:pPr>
      <w:r>
        <w:t>Look for:</w:t>
      </w:r>
    </w:p>
    <w:p w14:paraId="4CFE7685" w14:textId="77777777" w:rsidR="00D41684" w:rsidRDefault="00D41684">
      <w:pPr>
        <w:pStyle w:val="CommentText"/>
        <w:ind w:firstLine="0"/>
        <w:jc w:val="left"/>
      </w:pPr>
      <w:r>
        <w:t>Priming modulated by task difficulty.</w:t>
      </w:r>
    </w:p>
    <w:p w14:paraId="424BDDAF" w14:textId="77777777" w:rsidR="00D41684" w:rsidRDefault="00D41684" w:rsidP="001D368F">
      <w:pPr>
        <w:pStyle w:val="CommentText"/>
        <w:ind w:firstLine="0"/>
        <w:jc w:val="left"/>
      </w:pPr>
      <w:r>
        <w:t>Difficulty artifact / confound</w:t>
      </w:r>
    </w:p>
  </w:comment>
  <w:comment w:id="2309" w:author="Chen Heller" w:date="2023-02-20T10:03:00Z" w:initials="CH">
    <w:p w14:paraId="2888D0F1" w14:textId="77777777" w:rsidR="0054107F" w:rsidRDefault="001749B0">
      <w:pPr>
        <w:pStyle w:val="CommentText"/>
        <w:ind w:firstLine="0"/>
        <w:jc w:val="left"/>
      </w:pPr>
      <w:r>
        <w:rPr>
          <w:rStyle w:val="CommentReference"/>
        </w:rPr>
        <w:annotationRef/>
      </w:r>
      <w:r w:rsidR="0054107F">
        <w:rPr>
          <w:b/>
          <w:bCs/>
        </w:rPr>
        <w:t>Conscious:</w:t>
      </w:r>
    </w:p>
    <w:p w14:paraId="23C4872B" w14:textId="77777777" w:rsidR="0054107F" w:rsidRDefault="0054107F">
      <w:pPr>
        <w:pStyle w:val="CommentText"/>
        <w:ind w:firstLine="0"/>
        <w:jc w:val="left"/>
      </w:pPr>
      <w:r>
        <w:rPr>
          <w:color w:val="000000"/>
        </w:rPr>
        <w:t>Task Difficulty and Response Complexity Modulate Affective Priming by Emotional Facial Expressions</w:t>
      </w:r>
    </w:p>
    <w:p w14:paraId="45823963" w14:textId="77777777" w:rsidR="0054107F" w:rsidRDefault="0054107F">
      <w:pPr>
        <w:pStyle w:val="CommentText"/>
        <w:ind w:firstLine="0"/>
        <w:jc w:val="left"/>
      </w:pPr>
    </w:p>
    <w:p w14:paraId="2FE070B8" w14:textId="77777777" w:rsidR="0054107F" w:rsidRDefault="0054107F">
      <w:pPr>
        <w:pStyle w:val="CommentText"/>
        <w:ind w:firstLine="0"/>
        <w:jc w:val="left"/>
      </w:pPr>
      <w:r>
        <w:rPr>
          <w:b/>
          <w:bCs/>
        </w:rPr>
        <w:t>Unconscious:</w:t>
      </w:r>
    </w:p>
    <w:p w14:paraId="50510FF2" w14:textId="77777777" w:rsidR="0054107F" w:rsidRDefault="0054107F">
      <w:pPr>
        <w:pStyle w:val="CommentText"/>
        <w:ind w:firstLine="0"/>
        <w:jc w:val="left"/>
      </w:pPr>
      <w:r>
        <w:t>A task-difficulty artifact in subliminal priming  - manipulate difficulty by including also long duration primes.</w:t>
      </w:r>
    </w:p>
    <w:p w14:paraId="50DD8D3B" w14:textId="77777777" w:rsidR="0054107F" w:rsidRDefault="0054107F">
      <w:pPr>
        <w:pStyle w:val="CommentText"/>
        <w:ind w:firstLine="0"/>
        <w:jc w:val="left"/>
      </w:pPr>
      <w:r>
        <w:t>When you equate prime classification task's difficulty to target' task, you will see participants are aware of the prime. Then you decrease prime visibility (make prime's task harder, but target's task stays the same) in both tasks, now participants don't see the prime and there is no priming effects. But you didn't make the target task harder so you can't say difficulty affects the priming effect. It is the prime visibility that affects it.</w:t>
      </w:r>
    </w:p>
    <w:p w14:paraId="5E7FF3DD" w14:textId="77777777" w:rsidR="0054107F" w:rsidRDefault="0054107F">
      <w:pPr>
        <w:pStyle w:val="CommentText"/>
        <w:ind w:firstLine="0"/>
        <w:jc w:val="left"/>
      </w:pPr>
    </w:p>
    <w:p w14:paraId="6DBB408C" w14:textId="77777777" w:rsidR="0054107F" w:rsidRDefault="0054107F">
      <w:pPr>
        <w:pStyle w:val="CommentText"/>
        <w:ind w:firstLine="0"/>
        <w:jc w:val="left"/>
      </w:pPr>
      <w:r>
        <w:rPr>
          <w:b/>
          <w:bCs/>
        </w:rPr>
        <w:t>Show difficulty doesn't affect the effect:</w:t>
      </w:r>
    </w:p>
    <w:p w14:paraId="43A81DD7" w14:textId="77777777" w:rsidR="0054107F" w:rsidRDefault="0054107F">
      <w:pPr>
        <w:pStyle w:val="CommentText"/>
        <w:ind w:firstLine="0"/>
        <w:jc w:val="left"/>
      </w:pPr>
      <w:r>
        <w:rPr>
          <w:color w:val="222222"/>
          <w:highlight w:val="white"/>
        </w:rPr>
        <w:t>Finkbeiner, M. (2011). Subliminal priming with nearly perfect performance in the prime-classification task. </w:t>
      </w:r>
      <w:r>
        <w:rPr>
          <w:i/>
          <w:iCs/>
          <w:color w:val="222222"/>
          <w:highlight w:val="white"/>
        </w:rPr>
        <w:t>Attention, Perception, &amp; Psychophysics</w:t>
      </w:r>
      <w:r>
        <w:rPr>
          <w:color w:val="222222"/>
          <w:highlight w:val="white"/>
        </w:rPr>
        <w:t>, </w:t>
      </w:r>
      <w:r>
        <w:rPr>
          <w:i/>
          <w:iCs/>
          <w:color w:val="222222"/>
          <w:highlight w:val="white"/>
        </w:rPr>
        <w:t>73</w:t>
      </w:r>
      <w:r>
        <w:rPr>
          <w:color w:val="222222"/>
          <w:highlight w:val="white"/>
        </w:rPr>
        <w:t>, 1255-1265.</w:t>
      </w:r>
      <w:r>
        <w:t xml:space="preserve"> </w:t>
      </w:r>
      <w:r>
        <w:rPr>
          <w:rtl/>
        </w:rPr>
        <w:t xml:space="preserve"> </w:t>
      </w:r>
      <w:r>
        <w:t xml:space="preserve"> - short prime duration, good masking. Primes are invisible. Priming was found even when task difficulty was equated between tasks (it was easy to recognize prime's color as it was easy to recognize the target, however the prime's identity was still unknown to participants). This shows subjects are unaware of the prime, but still priming occurs.</w:t>
      </w:r>
    </w:p>
    <w:p w14:paraId="238D9900" w14:textId="77777777" w:rsidR="0054107F" w:rsidRDefault="0054107F">
      <w:pPr>
        <w:pStyle w:val="CommentText"/>
        <w:ind w:firstLine="0"/>
        <w:jc w:val="left"/>
      </w:pPr>
    </w:p>
    <w:p w14:paraId="1B51A28B" w14:textId="77777777" w:rsidR="0054107F" w:rsidRDefault="0054107F" w:rsidP="00B62D10">
      <w:pPr>
        <w:pStyle w:val="CommentText"/>
        <w:ind w:firstLine="0"/>
        <w:jc w:val="left"/>
      </w:pPr>
      <w:r>
        <w:rPr>
          <w:color w:val="222222"/>
          <w:highlight w:val="white"/>
        </w:rPr>
        <w:t>Lamy, D., Carmel, T., &amp; Peremen, Z. (2017). Prior conscious experience enhances conscious perception but does not affect response priming☆. </w:t>
      </w:r>
      <w:r>
        <w:rPr>
          <w:i/>
          <w:iCs/>
          <w:color w:val="222222"/>
          <w:highlight w:val="white"/>
        </w:rPr>
        <w:t>Cognition</w:t>
      </w:r>
      <w:r>
        <w:rPr>
          <w:color w:val="222222"/>
          <w:highlight w:val="white"/>
        </w:rPr>
        <w:t>, </w:t>
      </w:r>
      <w:r>
        <w:rPr>
          <w:i/>
          <w:iCs/>
          <w:color w:val="222222"/>
          <w:highlight w:val="white"/>
        </w:rPr>
        <w:t>160</w:t>
      </w:r>
      <w:r>
        <w:rPr>
          <w:color w:val="222222"/>
          <w:highlight w:val="white"/>
        </w:rPr>
        <w:t>, 62-81.</w:t>
      </w:r>
      <w:r>
        <w:t xml:space="preserve"> </w:t>
      </w:r>
    </w:p>
  </w:comment>
  <w:comment w:id="2310" w:author="Chen Heller" w:date="2023-02-22T12:31:00Z" w:initials="CH">
    <w:p w14:paraId="5A9F2607" w14:textId="77777777" w:rsidR="004957C6" w:rsidRDefault="004957C6">
      <w:pPr>
        <w:pStyle w:val="CommentText"/>
        <w:ind w:firstLine="0"/>
        <w:jc w:val="left"/>
      </w:pPr>
      <w:r>
        <w:rPr>
          <w:rStyle w:val="CommentReference"/>
        </w:rPr>
        <w:annotationRef/>
      </w:r>
      <w:r>
        <w:t>Check these:</w:t>
      </w:r>
    </w:p>
    <w:p w14:paraId="2682B270" w14:textId="77777777" w:rsidR="004957C6" w:rsidRDefault="004957C6">
      <w:pPr>
        <w:pStyle w:val="CommentText"/>
        <w:ind w:firstLine="0"/>
        <w:jc w:val="left"/>
      </w:pPr>
      <w:r>
        <w:t xml:space="preserve">Investigating Ceiling Effects in Longitudinal Data Analysis </w:t>
      </w:r>
    </w:p>
    <w:p w14:paraId="7F0428A2" w14:textId="77777777" w:rsidR="004957C6" w:rsidRDefault="004957C6">
      <w:pPr>
        <w:pStyle w:val="CommentText"/>
        <w:ind w:firstLine="0"/>
        <w:jc w:val="left"/>
      </w:pPr>
    </w:p>
    <w:p w14:paraId="5D97C6A9" w14:textId="77777777" w:rsidR="004957C6" w:rsidRDefault="004957C6">
      <w:pPr>
        <w:pStyle w:val="CommentText"/>
        <w:ind w:firstLine="0"/>
        <w:jc w:val="left"/>
      </w:pPr>
      <w:r>
        <w:t>The effects of individual differences and task difficulty on inattentional blindness  - here you change the difficulty of one task and it affects the performance on another, don't know if that is what we are looking for.</w:t>
      </w:r>
    </w:p>
    <w:p w14:paraId="22AD2C52" w14:textId="77777777" w:rsidR="004957C6" w:rsidRDefault="004957C6">
      <w:pPr>
        <w:pStyle w:val="CommentText"/>
        <w:ind w:firstLine="0"/>
        <w:jc w:val="left"/>
      </w:pPr>
    </w:p>
    <w:p w14:paraId="688A00FB" w14:textId="77777777" w:rsidR="004957C6" w:rsidRDefault="004957C6">
      <w:pPr>
        <w:pStyle w:val="CommentText"/>
        <w:ind w:firstLine="0"/>
        <w:jc w:val="left"/>
      </w:pPr>
      <w:r>
        <w:rPr>
          <w:color w:val="2E2E2E"/>
        </w:rPr>
        <w:t>The role of perceptual load in inattentional blindness</w:t>
      </w:r>
      <w:r>
        <w:t xml:space="preserve"> - same</w:t>
      </w:r>
    </w:p>
    <w:p w14:paraId="11548A0F" w14:textId="77777777" w:rsidR="004957C6" w:rsidRDefault="004957C6">
      <w:pPr>
        <w:pStyle w:val="CommentText"/>
        <w:ind w:firstLine="0"/>
        <w:jc w:val="left"/>
      </w:pPr>
    </w:p>
    <w:p w14:paraId="73411200" w14:textId="77777777" w:rsidR="004957C6" w:rsidRDefault="004957C6">
      <w:pPr>
        <w:pStyle w:val="CommentText"/>
        <w:ind w:firstLine="0"/>
        <w:jc w:val="left"/>
      </w:pPr>
      <w:r>
        <w:rPr>
          <w:color w:val="000000"/>
        </w:rPr>
        <w:t>When High-Powered People Fail: Working Memory and “Choking Under Pressure” in Math - more difficult task allowes better differentiation between conditions (need to read this)</w:t>
      </w:r>
    </w:p>
    <w:p w14:paraId="225C7ED1" w14:textId="77777777" w:rsidR="004957C6" w:rsidRDefault="004957C6">
      <w:pPr>
        <w:pStyle w:val="CommentText"/>
        <w:ind w:firstLine="0"/>
        <w:jc w:val="left"/>
      </w:pPr>
    </w:p>
    <w:p w14:paraId="5179D24B" w14:textId="77777777" w:rsidR="004957C6" w:rsidRDefault="004957C6">
      <w:pPr>
        <w:pStyle w:val="CommentText"/>
        <w:ind w:firstLine="0"/>
        <w:jc w:val="left"/>
      </w:pPr>
      <w:r>
        <w:rPr>
          <w:color w:val="000000"/>
        </w:rPr>
        <w:t>Look for interaction between task difficulty and sensetivity.</w:t>
      </w:r>
    </w:p>
    <w:p w14:paraId="740C11CD" w14:textId="77777777" w:rsidR="004957C6" w:rsidRDefault="004957C6" w:rsidP="006069C3">
      <w:pPr>
        <w:pStyle w:val="CommentText"/>
        <w:ind w:firstLine="0"/>
        <w:jc w:val="left"/>
      </w:pPr>
      <w:r>
        <w:rPr>
          <w:color w:val="000000"/>
        </w:rPr>
        <w:t>Or for how to deal with ceiling effects.</w:t>
      </w:r>
    </w:p>
  </w:comment>
  <w:comment w:id="2329" w:author="Chen Heller" w:date="2023-01-31T10:51:00Z" w:initials="CH">
    <w:p w14:paraId="7C920867" w14:textId="1FC759B0" w:rsidR="00630528" w:rsidRDefault="00427CFC" w:rsidP="00096AE4">
      <w:pPr>
        <w:pStyle w:val="CommentText"/>
        <w:ind w:firstLine="0"/>
        <w:jc w:val="left"/>
      </w:pPr>
      <w:r>
        <w:rPr>
          <w:rStyle w:val="CommentReference"/>
        </w:rPr>
        <w:annotationRef/>
      </w:r>
      <w:r w:rsidR="00630528">
        <w:rPr>
          <w:color w:val="222222"/>
          <w:highlight w:val="white"/>
        </w:rPr>
        <w:t>Van den Bussche (2009) Mechanisms of masked priming: a meta-analysis</w:t>
      </w:r>
    </w:p>
  </w:comment>
  <w:comment w:id="2335" w:author="Chen Heller" w:date="2023-01-30T13:44:00Z" w:initials="CH">
    <w:p w14:paraId="5964687F" w14:textId="77777777" w:rsidR="003C0BFC" w:rsidRDefault="003C0BFC" w:rsidP="003C0BFC">
      <w:pPr>
        <w:pStyle w:val="CommentText"/>
        <w:ind w:firstLine="0"/>
        <w:jc w:val="left"/>
      </w:pPr>
      <w:r>
        <w:rPr>
          <w:rStyle w:val="CommentReference"/>
        </w:rPr>
        <w:annotationRef/>
      </w:r>
      <w:r>
        <w:t>Effect size is larger for shorter RTs and "wanes" as time passes:</w:t>
      </w:r>
    </w:p>
    <w:p w14:paraId="7C09AC38" w14:textId="77777777" w:rsidR="003C0BFC" w:rsidRDefault="003C0BFC" w:rsidP="003C0BFC">
      <w:pPr>
        <w:pStyle w:val="CommentText"/>
        <w:ind w:firstLine="0"/>
        <w:jc w:val="left"/>
      </w:pPr>
      <w:r>
        <w:rPr>
          <w:color w:val="222222"/>
          <w:highlight w:val="white"/>
        </w:rPr>
        <w:t>Avneon, M., &amp; Lamy, D. (2019). Do semantic priming and retrieval of stimulus-response associations depend on conscious perception?</w:t>
      </w:r>
    </w:p>
    <w:p w14:paraId="1A20E99D" w14:textId="77777777" w:rsidR="003C0BFC" w:rsidRDefault="003C0BFC" w:rsidP="003C0BFC">
      <w:pPr>
        <w:pStyle w:val="CommentText"/>
        <w:ind w:firstLine="0"/>
        <w:jc w:val="left"/>
      </w:pPr>
    </w:p>
    <w:p w14:paraId="7BAEFCE1" w14:textId="77777777" w:rsidR="003C0BFC" w:rsidRDefault="003C0BFC" w:rsidP="003C0BFC">
      <w:pPr>
        <w:pStyle w:val="CommentText"/>
        <w:ind w:firstLine="0"/>
        <w:jc w:val="left"/>
      </w:pPr>
      <w:r>
        <w:rPr>
          <w:color w:val="222222"/>
          <w:highlight w:val="white"/>
        </w:rPr>
        <w:t>If further support needed, read this:</w:t>
      </w:r>
    </w:p>
    <w:p w14:paraId="03284392" w14:textId="77777777" w:rsidR="003C0BFC" w:rsidRDefault="003C0BFC" w:rsidP="003C0BFC">
      <w:pPr>
        <w:pStyle w:val="CommentText"/>
        <w:ind w:firstLine="0"/>
        <w:jc w:val="left"/>
      </w:pPr>
      <w:r>
        <w:rPr>
          <w:color w:val="222222"/>
          <w:highlight w:val="white"/>
        </w:rPr>
        <w:t>Avneon, M., &amp; Lamy, D. (2018). Reexamining unconscious response priming: A liminal-prime paradigm</w:t>
      </w:r>
    </w:p>
    <w:p w14:paraId="3AB4E705" w14:textId="77777777" w:rsidR="003C0BFC" w:rsidRDefault="003C0BFC" w:rsidP="003C0BFC">
      <w:pPr>
        <w:pStyle w:val="CommentText"/>
        <w:ind w:firstLine="0"/>
        <w:jc w:val="left"/>
      </w:pPr>
      <w:r>
        <w:t>Greenwald, A. G., Draine, S. C., &amp; Abrams, R. L. (1996). Three cognitive markers of unconscious semantic activation.</w:t>
      </w:r>
    </w:p>
    <w:p w14:paraId="490F8063" w14:textId="77777777" w:rsidR="003C0BFC" w:rsidRDefault="003C0BFC" w:rsidP="003C0BFC">
      <w:pPr>
        <w:pStyle w:val="CommentText"/>
        <w:ind w:firstLine="0"/>
        <w:jc w:val="left"/>
      </w:pPr>
      <w:r>
        <w:t>Van Opstal, F., de Lange, F. P., &amp; Dehaene, S. (2011). Rapid parallel semantic processing of numbers without awareness.</w:t>
      </w:r>
    </w:p>
  </w:comment>
  <w:comment w:id="2406" w:author="Chen Heller" w:date="2023-02-12T11:48:00Z" w:initials="CH">
    <w:p w14:paraId="5F5A3A31" w14:textId="77777777" w:rsidR="00386720" w:rsidRDefault="00386720" w:rsidP="00C22110">
      <w:pPr>
        <w:pStyle w:val="CommentText"/>
        <w:ind w:firstLine="0"/>
        <w:jc w:val="left"/>
      </w:pPr>
      <w:r>
        <w:rPr>
          <w:rStyle w:val="CommentReference"/>
        </w:rPr>
        <w:annotationRef/>
      </w:r>
      <w:r>
        <w:t>Go over codes, make sure they are clear, than put a link here. And also in the following section (code availability)</w:t>
      </w:r>
    </w:p>
  </w:comment>
  <w:comment w:id="2418" w:author="Chen Heller" w:date="2023-02-20T09:46:00Z" w:initials="CH">
    <w:p w14:paraId="430AA627" w14:textId="77777777" w:rsidR="007D4484" w:rsidRDefault="007D4484" w:rsidP="00F371CB">
      <w:pPr>
        <w:pStyle w:val="CommentText"/>
        <w:ind w:firstLine="0"/>
        <w:jc w:val="left"/>
      </w:pPr>
      <w:r>
        <w:rPr>
          <w:rStyle w:val="CommentReference"/>
        </w:rPr>
        <w:annotationRef/>
      </w:r>
      <w:r>
        <w:t>Acknowledge imported codes (who wrote them and where you took them from)</w:t>
      </w:r>
    </w:p>
  </w:comment>
  <w:comment w:id="2456" w:author="Chen Heller" w:date="2023-01-16T11:40:00Z" w:initials="CH">
    <w:p w14:paraId="0237FFFA" w14:textId="60036E04"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2459" w:author="Chen Heller" w:date="2023-01-30T11:58:00Z" w:initials="CH">
    <w:p w14:paraId="250E8583" w14:textId="77777777" w:rsidR="0088708F" w:rsidRDefault="0088708F" w:rsidP="00183FBC">
      <w:pPr>
        <w:pStyle w:val="CommentText"/>
        <w:ind w:firstLine="0"/>
        <w:jc w:val="left"/>
        <w:rPr>
          <w:rtl/>
        </w:rPr>
      </w:pPr>
      <w:r>
        <w:rPr>
          <w:rStyle w:val="CommentReference"/>
        </w:rPr>
        <w:annotationRef/>
      </w:r>
      <w:r>
        <w:t>COM</w:t>
      </w:r>
      <w:r>
        <w:rPr>
          <w:rtl/>
        </w:rPr>
        <w:t xml:space="preserve"> </w:t>
      </w:r>
      <w:r>
        <w:t xml:space="preserve"> is nan here</w:t>
      </w:r>
    </w:p>
  </w:comment>
  <w:comment w:id="2460" w:author="Chen Heller" w:date="2023-01-16T12:19:00Z" w:initials="CH">
    <w:p w14:paraId="7E8E3A44" w14:textId="1845649B"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3B99F7EA" w15:done="0"/>
  <w15:commentEx w15:paraId="2ED95B14" w15:done="1"/>
  <w15:commentEx w15:paraId="34EB5081" w15:done="0"/>
  <w15:commentEx w15:paraId="427C42E6" w15:done="0"/>
  <w15:commentEx w15:paraId="531D120F" w15:done="0"/>
  <w15:commentEx w15:paraId="4563E84E" w15:done="0"/>
  <w15:commentEx w15:paraId="4E89111E" w15:done="0"/>
  <w15:commentEx w15:paraId="7941131B" w15:done="0"/>
  <w15:commentEx w15:paraId="2A76BC2A" w15:done="0"/>
  <w15:commentEx w15:paraId="529EBCE6" w15:done="0"/>
  <w15:commentEx w15:paraId="51504870" w15:done="0"/>
  <w15:commentEx w15:paraId="332B2996" w15:done="0"/>
  <w15:commentEx w15:paraId="7F8E216D" w15:done="0"/>
  <w15:commentEx w15:paraId="2EC354C4" w15:done="0"/>
  <w15:commentEx w15:paraId="031036B5" w15:done="0"/>
  <w15:commentEx w15:paraId="62973CFF" w15:done="0"/>
  <w15:commentEx w15:paraId="2D98CAE7" w15:done="0"/>
  <w15:commentEx w15:paraId="7611B78C" w15:done="0"/>
  <w15:commentEx w15:paraId="424BDDAF" w15:done="0"/>
  <w15:commentEx w15:paraId="1B51A28B" w15:paraIdParent="424BDDAF" w15:done="0"/>
  <w15:commentEx w15:paraId="740C11CD" w15:paraIdParent="424BDDAF" w15:done="0"/>
  <w15:commentEx w15:paraId="7C920867" w15:done="0"/>
  <w15:commentEx w15:paraId="490F8063" w15:done="0"/>
  <w15:commentEx w15:paraId="5F5A3A31" w15:done="0"/>
  <w15:commentEx w15:paraId="430AA627" w15:done="0"/>
  <w15:commentEx w15:paraId="30354D34" w15:done="0"/>
  <w15:commentEx w15:paraId="250E8583"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70F162" w16cex:dateUtc="2023-01-17T08:05:00Z"/>
  <w16cex:commentExtensible w16cex:durableId="26E3309D" w16cex:dateUtc="2022-10-01T18:33:00Z"/>
  <w16cex:commentExtensible w16cex:durableId="2770FC63" w16cex:dateUtc="2023-01-17T08:52:00Z"/>
  <w16cex:commentExtensible w16cex:durableId="2770FA6F" w16cex:dateUtc="2023-01-17T08:43:00Z"/>
  <w16cex:commentExtensible w16cex:durableId="2767BC22" w16cex:dateUtc="2023-01-10T08:27:00Z"/>
  <w16cex:commentExtensible w16cex:durableId="2767C4F8" w16cex:dateUtc="2023-01-10T09:05:00Z"/>
  <w16cex:commentExtensible w16cex:durableId="2766C97E" w16cex:dateUtc="2023-01-09T15:12:00Z"/>
  <w16cex:commentExtensible w16cex:durableId="27A5D180" w16cex:dateUtc="2023-02-26T10:39:00Z"/>
  <w16cex:commentExtensible w16cex:durableId="2786152B" w16cex:dateUtc="2023-02-02T08:55:00Z"/>
  <w16cex:commentExtensible w16cex:durableId="2767B7BF" w16cex:dateUtc="2023-01-10T08:09:00Z"/>
  <w16cex:commentExtensible w16cex:durableId="275E93C2" w16cex:dateUtc="2023-01-03T09:45:00Z"/>
  <w16cex:commentExtensible w16cex:durableId="276F9973" w16cex:dateUtc="2023-01-16T07:37:00Z"/>
  <w16cex:commentExtensible w16cex:durableId="275D9498" w16cex:dateUtc="2023-01-02T15:36:00Z"/>
  <w16cex:commentExtensible w16cex:durableId="275FCED0" w16cex:dateUtc="2023-01-04T08:09:00Z"/>
  <w16cex:commentExtensible w16cex:durableId="27B1A917" w16cex:dateUtc="2023-03-07T10:14:00Z"/>
  <w16cex:commentExtensible w16cex:durableId="276FEE4D" w16cex:dateUtc="2023-01-16T13:39:00Z"/>
  <w16cex:commentExtensible w16cex:durableId="27A6F3C3" w16cex:dateUtc="2023-02-27T07:17:00Z"/>
  <w16cex:commentExtensible w16cex:durableId="26E32F77" w16cex:dateUtc="2022-10-01T18:28:00Z"/>
  <w16cex:commentExtensible w16cex:durableId="2783677B" w16cex:dateUtc="2023-01-31T08:10:00Z"/>
  <w16cex:commentExtensible w16cex:durableId="279DC3EC" w16cex:dateUtc="2023-02-20T08:03:00Z"/>
  <w16cex:commentExtensible w16cex:durableId="27A089AC" w16cex:dateUtc="2023-02-22T10:31:00Z"/>
  <w16cex:commentExtensible w16cex:durableId="2783712B" w16cex:dateUtc="2023-01-31T08:51:00Z"/>
  <w16cex:commentExtensible w16cex:durableId="27A72645" w16cex:dateUtc="2023-01-30T11:44:00Z"/>
  <w16cex:commentExtensible w16cex:durableId="2793508B" w16cex:dateUtc="2023-02-12T09:48:00Z"/>
  <w16cex:commentExtensible w16cex:durableId="279DBFD9" w16cex:dateUtc="2023-02-20T07:46:00Z"/>
  <w16cex:commentExtensible w16cex:durableId="276FB64B" w16cex:dateUtc="2023-01-16T09:40:00Z"/>
  <w16cex:commentExtensible w16cex:durableId="27822F65" w16cex:dateUtc="2023-01-30T09:58: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3B99F7EA" w16cid:durableId="2770F162"/>
  <w16cid:commentId w16cid:paraId="2ED95B14" w16cid:durableId="26E3309D"/>
  <w16cid:commentId w16cid:paraId="34EB5081" w16cid:durableId="2770FC63"/>
  <w16cid:commentId w16cid:paraId="427C42E6" w16cid:durableId="2770FA6F"/>
  <w16cid:commentId w16cid:paraId="531D120F" w16cid:durableId="2767BC22"/>
  <w16cid:commentId w16cid:paraId="4563E84E" w16cid:durableId="2767C4F8"/>
  <w16cid:commentId w16cid:paraId="4E89111E" w16cid:durableId="2766C97E"/>
  <w16cid:commentId w16cid:paraId="7941131B" w16cid:durableId="27A5D180"/>
  <w16cid:commentId w16cid:paraId="2A76BC2A" w16cid:durableId="2786152B"/>
  <w16cid:commentId w16cid:paraId="529EBCE6" w16cid:durableId="2767B7BF"/>
  <w16cid:commentId w16cid:paraId="51504870" w16cid:durableId="275E93C2"/>
  <w16cid:commentId w16cid:paraId="332B2996" w16cid:durableId="276F9973"/>
  <w16cid:commentId w16cid:paraId="7F8E216D" w16cid:durableId="275D9498"/>
  <w16cid:commentId w16cid:paraId="2EC354C4" w16cid:durableId="275FCED0"/>
  <w16cid:commentId w16cid:paraId="031036B5" w16cid:durableId="27B1A917"/>
  <w16cid:commentId w16cid:paraId="62973CFF" w16cid:durableId="276FEE4D"/>
  <w16cid:commentId w16cid:paraId="2D98CAE7" w16cid:durableId="27A6F3C3"/>
  <w16cid:commentId w16cid:paraId="7611B78C" w16cid:durableId="26E32F77"/>
  <w16cid:commentId w16cid:paraId="424BDDAF" w16cid:durableId="2783677B"/>
  <w16cid:commentId w16cid:paraId="1B51A28B" w16cid:durableId="279DC3EC"/>
  <w16cid:commentId w16cid:paraId="740C11CD" w16cid:durableId="27A089AC"/>
  <w16cid:commentId w16cid:paraId="7C920867" w16cid:durableId="2783712B"/>
  <w16cid:commentId w16cid:paraId="490F8063" w16cid:durableId="27A72645"/>
  <w16cid:commentId w16cid:paraId="5F5A3A31" w16cid:durableId="2793508B"/>
  <w16cid:commentId w16cid:paraId="430AA627" w16cid:durableId="279DBFD9"/>
  <w16cid:commentId w16cid:paraId="30354D34" w16cid:durableId="276FB64B"/>
  <w16cid:commentId w16cid:paraId="250E8583" w16cid:durableId="27822F65"/>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ABC20" w14:textId="77777777" w:rsidR="00EE63F0" w:rsidRDefault="00EE63F0" w:rsidP="00E96D8E">
      <w:r>
        <w:separator/>
      </w:r>
    </w:p>
  </w:endnote>
  <w:endnote w:type="continuationSeparator" w:id="0">
    <w:p w14:paraId="4B10EF81" w14:textId="77777777" w:rsidR="00EE63F0" w:rsidRDefault="00EE63F0"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05A17" w14:textId="77777777" w:rsidR="00EE63F0" w:rsidRDefault="00EE63F0" w:rsidP="00E96D8E">
      <w:r>
        <w:separator/>
      </w:r>
    </w:p>
  </w:footnote>
  <w:footnote w:type="continuationSeparator" w:id="0">
    <w:p w14:paraId="5C9AC58A" w14:textId="77777777" w:rsidR="00EE63F0" w:rsidRDefault="00EE63F0"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480" w:author="Chen Heller" w:date="2023-01-02T17:31:00Z"/>
  <w:sdt>
    <w:sdtPr>
      <w:id w:val="1693958908"/>
      <w:docPartObj>
        <w:docPartGallery w:val="Page Numbers (Top of Page)"/>
        <w:docPartUnique/>
      </w:docPartObj>
    </w:sdtPr>
    <w:sdtEndPr>
      <w:rPr>
        <w:noProof/>
      </w:rPr>
    </w:sdtEndPr>
    <w:sdtContent>
      <w:customXmlInsRangeEnd w:id="2480"/>
      <w:p w14:paraId="45A06099" w14:textId="54268E96" w:rsidR="0020719F" w:rsidRDefault="0020719F">
        <w:pPr>
          <w:pStyle w:val="Header"/>
          <w:jc w:val="right"/>
          <w:rPr>
            <w:ins w:id="2481" w:author="Chen Heller" w:date="2023-01-02T17:31:00Z"/>
          </w:rPr>
        </w:pPr>
        <w:ins w:id="2482"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2483" w:author="Chen Heller" w:date="2023-01-02T17:31:00Z"/>
    </w:sdtContent>
  </w:sdt>
  <w:customXmlInsRangeEnd w:id="2483"/>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F56"/>
    <w:rsid w:val="000070D0"/>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86F"/>
    <w:rsid w:val="00016541"/>
    <w:rsid w:val="00016678"/>
    <w:rsid w:val="00016D27"/>
    <w:rsid w:val="000174E8"/>
    <w:rsid w:val="0001784E"/>
    <w:rsid w:val="00017A5E"/>
    <w:rsid w:val="00017EEB"/>
    <w:rsid w:val="000203F3"/>
    <w:rsid w:val="00021E3D"/>
    <w:rsid w:val="000227A2"/>
    <w:rsid w:val="00023B72"/>
    <w:rsid w:val="00024E53"/>
    <w:rsid w:val="000259CC"/>
    <w:rsid w:val="00025A21"/>
    <w:rsid w:val="00026588"/>
    <w:rsid w:val="000265A6"/>
    <w:rsid w:val="00026CD9"/>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8A0"/>
    <w:rsid w:val="00035EB3"/>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52C6"/>
    <w:rsid w:val="000556D1"/>
    <w:rsid w:val="00055809"/>
    <w:rsid w:val="000559E1"/>
    <w:rsid w:val="0005617C"/>
    <w:rsid w:val="000561B8"/>
    <w:rsid w:val="00056B2C"/>
    <w:rsid w:val="00057206"/>
    <w:rsid w:val="00057528"/>
    <w:rsid w:val="000575A4"/>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2BD"/>
    <w:rsid w:val="00073924"/>
    <w:rsid w:val="00073BA8"/>
    <w:rsid w:val="00073C55"/>
    <w:rsid w:val="0007411E"/>
    <w:rsid w:val="000741C0"/>
    <w:rsid w:val="000744A2"/>
    <w:rsid w:val="00074548"/>
    <w:rsid w:val="00074E7D"/>
    <w:rsid w:val="00075363"/>
    <w:rsid w:val="00075969"/>
    <w:rsid w:val="00076AB7"/>
    <w:rsid w:val="00076ABB"/>
    <w:rsid w:val="000771C7"/>
    <w:rsid w:val="00077925"/>
    <w:rsid w:val="000804AB"/>
    <w:rsid w:val="0008090E"/>
    <w:rsid w:val="00080A06"/>
    <w:rsid w:val="000810A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B3"/>
    <w:rsid w:val="00090F73"/>
    <w:rsid w:val="00090FA8"/>
    <w:rsid w:val="00091DD4"/>
    <w:rsid w:val="00091DE6"/>
    <w:rsid w:val="000920D5"/>
    <w:rsid w:val="000936FE"/>
    <w:rsid w:val="00093ED3"/>
    <w:rsid w:val="00094743"/>
    <w:rsid w:val="00094981"/>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C2C"/>
    <w:rsid w:val="000A2DFD"/>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669"/>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D13"/>
    <w:rsid w:val="000C2E01"/>
    <w:rsid w:val="000C2F18"/>
    <w:rsid w:val="000C3552"/>
    <w:rsid w:val="000C368B"/>
    <w:rsid w:val="000C3BAF"/>
    <w:rsid w:val="000C3D63"/>
    <w:rsid w:val="000C4079"/>
    <w:rsid w:val="000C456B"/>
    <w:rsid w:val="000C45A3"/>
    <w:rsid w:val="000C5896"/>
    <w:rsid w:val="000C5C32"/>
    <w:rsid w:val="000C73C2"/>
    <w:rsid w:val="000C7667"/>
    <w:rsid w:val="000D064C"/>
    <w:rsid w:val="000D0EC0"/>
    <w:rsid w:val="000D1105"/>
    <w:rsid w:val="000D14BE"/>
    <w:rsid w:val="000D15DF"/>
    <w:rsid w:val="000D172B"/>
    <w:rsid w:val="000D1936"/>
    <w:rsid w:val="000D1C59"/>
    <w:rsid w:val="000D1CC0"/>
    <w:rsid w:val="000D2409"/>
    <w:rsid w:val="000D257C"/>
    <w:rsid w:val="000D2A7B"/>
    <w:rsid w:val="000D413A"/>
    <w:rsid w:val="000D53BB"/>
    <w:rsid w:val="000D54E0"/>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6656"/>
    <w:rsid w:val="000E66D2"/>
    <w:rsid w:val="000E6B75"/>
    <w:rsid w:val="000E6BB5"/>
    <w:rsid w:val="000E6EFE"/>
    <w:rsid w:val="000F04D8"/>
    <w:rsid w:val="000F181B"/>
    <w:rsid w:val="000F239A"/>
    <w:rsid w:val="000F24FF"/>
    <w:rsid w:val="000F2B4F"/>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1CF"/>
    <w:rsid w:val="001157AF"/>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1DDD"/>
    <w:rsid w:val="0014206C"/>
    <w:rsid w:val="001428B9"/>
    <w:rsid w:val="00142A1B"/>
    <w:rsid w:val="00142EA6"/>
    <w:rsid w:val="00143868"/>
    <w:rsid w:val="00144437"/>
    <w:rsid w:val="001448F8"/>
    <w:rsid w:val="00144F7E"/>
    <w:rsid w:val="001455CB"/>
    <w:rsid w:val="00145718"/>
    <w:rsid w:val="0014572D"/>
    <w:rsid w:val="0014585C"/>
    <w:rsid w:val="00145BDF"/>
    <w:rsid w:val="00145C16"/>
    <w:rsid w:val="00145D62"/>
    <w:rsid w:val="00146903"/>
    <w:rsid w:val="00146C1B"/>
    <w:rsid w:val="0014786A"/>
    <w:rsid w:val="00147EB5"/>
    <w:rsid w:val="00147F56"/>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6E5C"/>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3CB"/>
    <w:rsid w:val="001739AD"/>
    <w:rsid w:val="00173A5A"/>
    <w:rsid w:val="00173B3A"/>
    <w:rsid w:val="00174088"/>
    <w:rsid w:val="00174143"/>
    <w:rsid w:val="001749B0"/>
    <w:rsid w:val="00174F24"/>
    <w:rsid w:val="00175328"/>
    <w:rsid w:val="001754A3"/>
    <w:rsid w:val="00175865"/>
    <w:rsid w:val="0017688A"/>
    <w:rsid w:val="001771EB"/>
    <w:rsid w:val="00177876"/>
    <w:rsid w:val="00177DA9"/>
    <w:rsid w:val="00180101"/>
    <w:rsid w:val="0018094C"/>
    <w:rsid w:val="00180C5B"/>
    <w:rsid w:val="00180C5F"/>
    <w:rsid w:val="00180D13"/>
    <w:rsid w:val="00180F21"/>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66B"/>
    <w:rsid w:val="001870BF"/>
    <w:rsid w:val="001878C6"/>
    <w:rsid w:val="00187EC9"/>
    <w:rsid w:val="0019002B"/>
    <w:rsid w:val="0019030C"/>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3FBE"/>
    <w:rsid w:val="001A4C28"/>
    <w:rsid w:val="001A5BCB"/>
    <w:rsid w:val="001A5E76"/>
    <w:rsid w:val="001A63B3"/>
    <w:rsid w:val="001A649C"/>
    <w:rsid w:val="001A6DEE"/>
    <w:rsid w:val="001A7210"/>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27FA"/>
    <w:rsid w:val="001D39A8"/>
    <w:rsid w:val="001D3A88"/>
    <w:rsid w:val="001D3E89"/>
    <w:rsid w:val="001D40F8"/>
    <w:rsid w:val="001D5177"/>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4DF2"/>
    <w:rsid w:val="001E53E4"/>
    <w:rsid w:val="001E631C"/>
    <w:rsid w:val="001E64D4"/>
    <w:rsid w:val="001E6C3F"/>
    <w:rsid w:val="001E6D35"/>
    <w:rsid w:val="001E73BA"/>
    <w:rsid w:val="001E74C0"/>
    <w:rsid w:val="001E74D8"/>
    <w:rsid w:val="001E75F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49"/>
    <w:rsid w:val="00205A79"/>
    <w:rsid w:val="00205DCC"/>
    <w:rsid w:val="00206F1F"/>
    <w:rsid w:val="00207190"/>
    <w:rsid w:val="0020719F"/>
    <w:rsid w:val="002077DB"/>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D8D"/>
    <w:rsid w:val="00212E1E"/>
    <w:rsid w:val="0021349A"/>
    <w:rsid w:val="00213564"/>
    <w:rsid w:val="00213718"/>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E1D"/>
    <w:rsid w:val="002171F9"/>
    <w:rsid w:val="002176EE"/>
    <w:rsid w:val="002178E2"/>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215F"/>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ADD"/>
    <w:rsid w:val="00250CC1"/>
    <w:rsid w:val="002511B4"/>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2EE"/>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428F"/>
    <w:rsid w:val="002945D9"/>
    <w:rsid w:val="002949E3"/>
    <w:rsid w:val="00294E41"/>
    <w:rsid w:val="002951B2"/>
    <w:rsid w:val="002953E3"/>
    <w:rsid w:val="00296BBA"/>
    <w:rsid w:val="00296D13"/>
    <w:rsid w:val="00296FEE"/>
    <w:rsid w:val="00297149"/>
    <w:rsid w:val="002971DB"/>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5497"/>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318"/>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482"/>
    <w:rsid w:val="002F6C19"/>
    <w:rsid w:val="002F7031"/>
    <w:rsid w:val="002F71CB"/>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54F"/>
    <w:rsid w:val="00315B3A"/>
    <w:rsid w:val="00315F51"/>
    <w:rsid w:val="00316A29"/>
    <w:rsid w:val="003172D7"/>
    <w:rsid w:val="0031754F"/>
    <w:rsid w:val="00317B7F"/>
    <w:rsid w:val="00320113"/>
    <w:rsid w:val="00320172"/>
    <w:rsid w:val="003203D1"/>
    <w:rsid w:val="0032042D"/>
    <w:rsid w:val="00321DDE"/>
    <w:rsid w:val="003221FC"/>
    <w:rsid w:val="00322224"/>
    <w:rsid w:val="00322520"/>
    <w:rsid w:val="00322E2A"/>
    <w:rsid w:val="00323300"/>
    <w:rsid w:val="003235FE"/>
    <w:rsid w:val="00323DB7"/>
    <w:rsid w:val="003241D3"/>
    <w:rsid w:val="003242C6"/>
    <w:rsid w:val="0032453F"/>
    <w:rsid w:val="00324863"/>
    <w:rsid w:val="00324901"/>
    <w:rsid w:val="00324D6B"/>
    <w:rsid w:val="003251EA"/>
    <w:rsid w:val="00325E84"/>
    <w:rsid w:val="00326122"/>
    <w:rsid w:val="00327055"/>
    <w:rsid w:val="003279D0"/>
    <w:rsid w:val="00327FC8"/>
    <w:rsid w:val="0033027F"/>
    <w:rsid w:val="00330627"/>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4016"/>
    <w:rsid w:val="00345F6E"/>
    <w:rsid w:val="0034613B"/>
    <w:rsid w:val="003461EF"/>
    <w:rsid w:val="00346A1C"/>
    <w:rsid w:val="00346BB1"/>
    <w:rsid w:val="00346DF9"/>
    <w:rsid w:val="00347120"/>
    <w:rsid w:val="00347162"/>
    <w:rsid w:val="0034783A"/>
    <w:rsid w:val="0035029B"/>
    <w:rsid w:val="00350EBF"/>
    <w:rsid w:val="00351B74"/>
    <w:rsid w:val="00352773"/>
    <w:rsid w:val="00352B3C"/>
    <w:rsid w:val="00352E6C"/>
    <w:rsid w:val="0035360E"/>
    <w:rsid w:val="00353725"/>
    <w:rsid w:val="003538C4"/>
    <w:rsid w:val="00353947"/>
    <w:rsid w:val="00353B77"/>
    <w:rsid w:val="00353BE6"/>
    <w:rsid w:val="00353F1B"/>
    <w:rsid w:val="00354457"/>
    <w:rsid w:val="003547AD"/>
    <w:rsid w:val="003548EA"/>
    <w:rsid w:val="00354FA9"/>
    <w:rsid w:val="00355822"/>
    <w:rsid w:val="00356394"/>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877"/>
    <w:rsid w:val="00374AED"/>
    <w:rsid w:val="00374BAF"/>
    <w:rsid w:val="00374F2B"/>
    <w:rsid w:val="00375180"/>
    <w:rsid w:val="003752BA"/>
    <w:rsid w:val="00375367"/>
    <w:rsid w:val="0037558E"/>
    <w:rsid w:val="00375A4E"/>
    <w:rsid w:val="00376FBE"/>
    <w:rsid w:val="0037721D"/>
    <w:rsid w:val="00377429"/>
    <w:rsid w:val="003774E0"/>
    <w:rsid w:val="00381020"/>
    <w:rsid w:val="00381259"/>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645"/>
    <w:rsid w:val="00387714"/>
    <w:rsid w:val="00387D82"/>
    <w:rsid w:val="00387E37"/>
    <w:rsid w:val="003900ED"/>
    <w:rsid w:val="00391EDC"/>
    <w:rsid w:val="0039299B"/>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E90"/>
    <w:rsid w:val="003C716D"/>
    <w:rsid w:val="003C7461"/>
    <w:rsid w:val="003C746F"/>
    <w:rsid w:val="003C7529"/>
    <w:rsid w:val="003C7A66"/>
    <w:rsid w:val="003C7FCB"/>
    <w:rsid w:val="003D0A1B"/>
    <w:rsid w:val="003D0AC5"/>
    <w:rsid w:val="003D0BBC"/>
    <w:rsid w:val="003D0D68"/>
    <w:rsid w:val="003D0F3C"/>
    <w:rsid w:val="003D11DB"/>
    <w:rsid w:val="003D164E"/>
    <w:rsid w:val="003D16E2"/>
    <w:rsid w:val="003D177E"/>
    <w:rsid w:val="003D20C0"/>
    <w:rsid w:val="003D2C1C"/>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83D"/>
    <w:rsid w:val="00402BB2"/>
    <w:rsid w:val="00402EB2"/>
    <w:rsid w:val="004034AA"/>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B35"/>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2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341F"/>
    <w:rsid w:val="00453448"/>
    <w:rsid w:val="00453E2B"/>
    <w:rsid w:val="00453F6C"/>
    <w:rsid w:val="0045410E"/>
    <w:rsid w:val="004543AF"/>
    <w:rsid w:val="004545CA"/>
    <w:rsid w:val="0045492E"/>
    <w:rsid w:val="00454F0E"/>
    <w:rsid w:val="00455856"/>
    <w:rsid w:val="00455AF8"/>
    <w:rsid w:val="00456125"/>
    <w:rsid w:val="004563AC"/>
    <w:rsid w:val="00456406"/>
    <w:rsid w:val="00456E29"/>
    <w:rsid w:val="004570E3"/>
    <w:rsid w:val="00457561"/>
    <w:rsid w:val="00457DEF"/>
    <w:rsid w:val="00457E54"/>
    <w:rsid w:val="004607BC"/>
    <w:rsid w:val="00460A6A"/>
    <w:rsid w:val="00460AC2"/>
    <w:rsid w:val="00460EF0"/>
    <w:rsid w:val="00461263"/>
    <w:rsid w:val="00461724"/>
    <w:rsid w:val="00461EEA"/>
    <w:rsid w:val="00462CF1"/>
    <w:rsid w:val="00462D23"/>
    <w:rsid w:val="00463368"/>
    <w:rsid w:val="00463475"/>
    <w:rsid w:val="00463786"/>
    <w:rsid w:val="00463A29"/>
    <w:rsid w:val="00463D23"/>
    <w:rsid w:val="00463F86"/>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A7B"/>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345A"/>
    <w:rsid w:val="004A35A9"/>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12A3"/>
    <w:rsid w:val="004B1F54"/>
    <w:rsid w:val="004B2643"/>
    <w:rsid w:val="004B26B6"/>
    <w:rsid w:val="004B2904"/>
    <w:rsid w:val="004B2F30"/>
    <w:rsid w:val="004B3801"/>
    <w:rsid w:val="004B44FC"/>
    <w:rsid w:val="004B4974"/>
    <w:rsid w:val="004B5C41"/>
    <w:rsid w:val="004B6630"/>
    <w:rsid w:val="004B67F7"/>
    <w:rsid w:val="004B6A53"/>
    <w:rsid w:val="004B6A7E"/>
    <w:rsid w:val="004B7C4C"/>
    <w:rsid w:val="004B7D48"/>
    <w:rsid w:val="004C0A6C"/>
    <w:rsid w:val="004C0D8A"/>
    <w:rsid w:val="004C0E67"/>
    <w:rsid w:val="004C0E9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F6A"/>
    <w:rsid w:val="004E2179"/>
    <w:rsid w:val="004E2185"/>
    <w:rsid w:val="004E23B1"/>
    <w:rsid w:val="004E2486"/>
    <w:rsid w:val="004E28B9"/>
    <w:rsid w:val="004E28D1"/>
    <w:rsid w:val="004E2A04"/>
    <w:rsid w:val="004E3729"/>
    <w:rsid w:val="004E3A92"/>
    <w:rsid w:val="004E40AB"/>
    <w:rsid w:val="004E56B3"/>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07C86"/>
    <w:rsid w:val="00510AA9"/>
    <w:rsid w:val="00511E42"/>
    <w:rsid w:val="0051223B"/>
    <w:rsid w:val="005129FA"/>
    <w:rsid w:val="00512CDD"/>
    <w:rsid w:val="005134AB"/>
    <w:rsid w:val="00513526"/>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1E8"/>
    <w:rsid w:val="0052374D"/>
    <w:rsid w:val="00523A1B"/>
    <w:rsid w:val="00523E01"/>
    <w:rsid w:val="00523ED0"/>
    <w:rsid w:val="005241D7"/>
    <w:rsid w:val="00524638"/>
    <w:rsid w:val="00525F62"/>
    <w:rsid w:val="005263FE"/>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EFC"/>
    <w:rsid w:val="0055129B"/>
    <w:rsid w:val="0055279C"/>
    <w:rsid w:val="0055300D"/>
    <w:rsid w:val="0055344F"/>
    <w:rsid w:val="005534BA"/>
    <w:rsid w:val="00553B76"/>
    <w:rsid w:val="00553BDF"/>
    <w:rsid w:val="00553F6D"/>
    <w:rsid w:val="005541B0"/>
    <w:rsid w:val="005550AB"/>
    <w:rsid w:val="005551AF"/>
    <w:rsid w:val="00555379"/>
    <w:rsid w:val="00555C3D"/>
    <w:rsid w:val="005562ED"/>
    <w:rsid w:val="00556570"/>
    <w:rsid w:val="00556784"/>
    <w:rsid w:val="00556BF3"/>
    <w:rsid w:val="005572A8"/>
    <w:rsid w:val="00560489"/>
    <w:rsid w:val="00560506"/>
    <w:rsid w:val="00560A4A"/>
    <w:rsid w:val="00560F66"/>
    <w:rsid w:val="005628A6"/>
    <w:rsid w:val="00562960"/>
    <w:rsid w:val="00562AD9"/>
    <w:rsid w:val="00563641"/>
    <w:rsid w:val="00563B4D"/>
    <w:rsid w:val="00563E64"/>
    <w:rsid w:val="00564706"/>
    <w:rsid w:val="00564EAC"/>
    <w:rsid w:val="005651AA"/>
    <w:rsid w:val="005653F2"/>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3C77"/>
    <w:rsid w:val="005756CF"/>
    <w:rsid w:val="00575A49"/>
    <w:rsid w:val="00576271"/>
    <w:rsid w:val="005766DD"/>
    <w:rsid w:val="0057715F"/>
    <w:rsid w:val="00581168"/>
    <w:rsid w:val="005812BB"/>
    <w:rsid w:val="005824BE"/>
    <w:rsid w:val="00582EEC"/>
    <w:rsid w:val="005832C0"/>
    <w:rsid w:val="00583425"/>
    <w:rsid w:val="005841D4"/>
    <w:rsid w:val="0058425C"/>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0081"/>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97E"/>
    <w:rsid w:val="005A5E91"/>
    <w:rsid w:val="005A6877"/>
    <w:rsid w:val="005A6878"/>
    <w:rsid w:val="005A6AFA"/>
    <w:rsid w:val="005A6F79"/>
    <w:rsid w:val="005A7125"/>
    <w:rsid w:val="005A7297"/>
    <w:rsid w:val="005A72C7"/>
    <w:rsid w:val="005A73D2"/>
    <w:rsid w:val="005A7C38"/>
    <w:rsid w:val="005B038C"/>
    <w:rsid w:val="005B06C2"/>
    <w:rsid w:val="005B0880"/>
    <w:rsid w:val="005B08BB"/>
    <w:rsid w:val="005B1163"/>
    <w:rsid w:val="005B1A12"/>
    <w:rsid w:val="005B1B51"/>
    <w:rsid w:val="005B22B7"/>
    <w:rsid w:val="005B262C"/>
    <w:rsid w:val="005B29C8"/>
    <w:rsid w:val="005B2A6E"/>
    <w:rsid w:val="005B2E96"/>
    <w:rsid w:val="005B3247"/>
    <w:rsid w:val="005B3405"/>
    <w:rsid w:val="005B3FFA"/>
    <w:rsid w:val="005B45DE"/>
    <w:rsid w:val="005B4A5B"/>
    <w:rsid w:val="005B4C51"/>
    <w:rsid w:val="005B4D15"/>
    <w:rsid w:val="005B4DE8"/>
    <w:rsid w:val="005B4E48"/>
    <w:rsid w:val="005B4E49"/>
    <w:rsid w:val="005B509C"/>
    <w:rsid w:val="005B5892"/>
    <w:rsid w:val="005B5EA4"/>
    <w:rsid w:val="005B74BC"/>
    <w:rsid w:val="005B755E"/>
    <w:rsid w:val="005B7C15"/>
    <w:rsid w:val="005B7EDA"/>
    <w:rsid w:val="005C0148"/>
    <w:rsid w:val="005C0D84"/>
    <w:rsid w:val="005C1EB2"/>
    <w:rsid w:val="005C2B8A"/>
    <w:rsid w:val="005C2BDD"/>
    <w:rsid w:val="005C3C6A"/>
    <w:rsid w:val="005C5A39"/>
    <w:rsid w:val="005C621D"/>
    <w:rsid w:val="005C673F"/>
    <w:rsid w:val="005C6867"/>
    <w:rsid w:val="005C69C9"/>
    <w:rsid w:val="005C6DD0"/>
    <w:rsid w:val="005C74A8"/>
    <w:rsid w:val="005C754F"/>
    <w:rsid w:val="005C7FDA"/>
    <w:rsid w:val="005D094A"/>
    <w:rsid w:val="005D09A7"/>
    <w:rsid w:val="005D0A36"/>
    <w:rsid w:val="005D0AD8"/>
    <w:rsid w:val="005D0E4D"/>
    <w:rsid w:val="005D11D3"/>
    <w:rsid w:val="005D1A39"/>
    <w:rsid w:val="005D2204"/>
    <w:rsid w:val="005D27DF"/>
    <w:rsid w:val="005D282A"/>
    <w:rsid w:val="005D2BB7"/>
    <w:rsid w:val="005D2C62"/>
    <w:rsid w:val="005D2EFD"/>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6DD2"/>
    <w:rsid w:val="005E76CB"/>
    <w:rsid w:val="005F0446"/>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2E4"/>
    <w:rsid w:val="006024B6"/>
    <w:rsid w:val="00603BC2"/>
    <w:rsid w:val="00603C71"/>
    <w:rsid w:val="00603CF2"/>
    <w:rsid w:val="00603D52"/>
    <w:rsid w:val="0060501C"/>
    <w:rsid w:val="006063A2"/>
    <w:rsid w:val="006069C6"/>
    <w:rsid w:val="00606B11"/>
    <w:rsid w:val="00607438"/>
    <w:rsid w:val="00610239"/>
    <w:rsid w:val="00610D46"/>
    <w:rsid w:val="006119BA"/>
    <w:rsid w:val="00611E32"/>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20379"/>
    <w:rsid w:val="00620A7E"/>
    <w:rsid w:val="00620B0A"/>
    <w:rsid w:val="00620C85"/>
    <w:rsid w:val="00621802"/>
    <w:rsid w:val="0062193E"/>
    <w:rsid w:val="00621AE6"/>
    <w:rsid w:val="00621E6D"/>
    <w:rsid w:val="006222C6"/>
    <w:rsid w:val="00622C8F"/>
    <w:rsid w:val="0062314C"/>
    <w:rsid w:val="00623686"/>
    <w:rsid w:val="006238E0"/>
    <w:rsid w:val="00623AE4"/>
    <w:rsid w:val="00623DF1"/>
    <w:rsid w:val="00623FAE"/>
    <w:rsid w:val="0062503C"/>
    <w:rsid w:val="00625565"/>
    <w:rsid w:val="0062560D"/>
    <w:rsid w:val="00625F75"/>
    <w:rsid w:val="00626236"/>
    <w:rsid w:val="00626B44"/>
    <w:rsid w:val="0062765E"/>
    <w:rsid w:val="0062787D"/>
    <w:rsid w:val="00627B21"/>
    <w:rsid w:val="006300F3"/>
    <w:rsid w:val="00630528"/>
    <w:rsid w:val="00630994"/>
    <w:rsid w:val="00630A0A"/>
    <w:rsid w:val="00631277"/>
    <w:rsid w:val="006316CA"/>
    <w:rsid w:val="00631ADB"/>
    <w:rsid w:val="00632499"/>
    <w:rsid w:val="00632545"/>
    <w:rsid w:val="00632B17"/>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2398"/>
    <w:rsid w:val="00672B0F"/>
    <w:rsid w:val="00672C13"/>
    <w:rsid w:val="0067304F"/>
    <w:rsid w:val="006730AD"/>
    <w:rsid w:val="006732EE"/>
    <w:rsid w:val="00673AEA"/>
    <w:rsid w:val="00674491"/>
    <w:rsid w:val="0067459B"/>
    <w:rsid w:val="006748D5"/>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9A6"/>
    <w:rsid w:val="006859EB"/>
    <w:rsid w:val="00685ADB"/>
    <w:rsid w:val="00685F7A"/>
    <w:rsid w:val="0068641C"/>
    <w:rsid w:val="0068691D"/>
    <w:rsid w:val="00686CB0"/>
    <w:rsid w:val="00686DA5"/>
    <w:rsid w:val="00687C17"/>
    <w:rsid w:val="0069061A"/>
    <w:rsid w:val="00690952"/>
    <w:rsid w:val="00690FB8"/>
    <w:rsid w:val="006911C5"/>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DA6"/>
    <w:rsid w:val="00697F40"/>
    <w:rsid w:val="00697FF7"/>
    <w:rsid w:val="006A11E7"/>
    <w:rsid w:val="006A13F2"/>
    <w:rsid w:val="006A1DF9"/>
    <w:rsid w:val="006A2CCD"/>
    <w:rsid w:val="006A2DB9"/>
    <w:rsid w:val="006A4212"/>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D99"/>
    <w:rsid w:val="006B1E3A"/>
    <w:rsid w:val="006B1EDE"/>
    <w:rsid w:val="006B1F6C"/>
    <w:rsid w:val="006B2277"/>
    <w:rsid w:val="006B2340"/>
    <w:rsid w:val="006B2934"/>
    <w:rsid w:val="006B2942"/>
    <w:rsid w:val="006B2AFC"/>
    <w:rsid w:val="006B353A"/>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22C4"/>
    <w:rsid w:val="006D230D"/>
    <w:rsid w:val="006D277D"/>
    <w:rsid w:val="006D284F"/>
    <w:rsid w:val="006D2FC7"/>
    <w:rsid w:val="006D3129"/>
    <w:rsid w:val="006D3540"/>
    <w:rsid w:val="006D3EC2"/>
    <w:rsid w:val="006D4106"/>
    <w:rsid w:val="006D471B"/>
    <w:rsid w:val="006D472D"/>
    <w:rsid w:val="006D52D7"/>
    <w:rsid w:val="006D5550"/>
    <w:rsid w:val="006D58BA"/>
    <w:rsid w:val="006D6438"/>
    <w:rsid w:val="006D6BD1"/>
    <w:rsid w:val="006D6D70"/>
    <w:rsid w:val="006D707B"/>
    <w:rsid w:val="006D708F"/>
    <w:rsid w:val="006E10C7"/>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23F8"/>
    <w:rsid w:val="00712A7C"/>
    <w:rsid w:val="00712E40"/>
    <w:rsid w:val="007131CE"/>
    <w:rsid w:val="0071391D"/>
    <w:rsid w:val="00714A8A"/>
    <w:rsid w:val="00714C97"/>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526"/>
    <w:rsid w:val="0072366B"/>
    <w:rsid w:val="00723BC7"/>
    <w:rsid w:val="00724744"/>
    <w:rsid w:val="00724996"/>
    <w:rsid w:val="00724C62"/>
    <w:rsid w:val="0072556F"/>
    <w:rsid w:val="007257A6"/>
    <w:rsid w:val="00725A51"/>
    <w:rsid w:val="0072673B"/>
    <w:rsid w:val="00726F04"/>
    <w:rsid w:val="00727A39"/>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EE0"/>
    <w:rsid w:val="0074561B"/>
    <w:rsid w:val="00745CB4"/>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775"/>
    <w:rsid w:val="007609F5"/>
    <w:rsid w:val="00760A98"/>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FA"/>
    <w:rsid w:val="00770BD0"/>
    <w:rsid w:val="00770DDA"/>
    <w:rsid w:val="00770EA1"/>
    <w:rsid w:val="00770FEB"/>
    <w:rsid w:val="00771D2F"/>
    <w:rsid w:val="00772DFE"/>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275B"/>
    <w:rsid w:val="007828CE"/>
    <w:rsid w:val="0078363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DAD"/>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6CA9"/>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71AC"/>
    <w:rsid w:val="007D7457"/>
    <w:rsid w:val="007D7E80"/>
    <w:rsid w:val="007E07B9"/>
    <w:rsid w:val="007E08AD"/>
    <w:rsid w:val="007E0BDD"/>
    <w:rsid w:val="007E0DED"/>
    <w:rsid w:val="007E0DF8"/>
    <w:rsid w:val="007E1196"/>
    <w:rsid w:val="007E171E"/>
    <w:rsid w:val="007E1993"/>
    <w:rsid w:val="007E1FF1"/>
    <w:rsid w:val="007E22AF"/>
    <w:rsid w:val="007E2512"/>
    <w:rsid w:val="007E2626"/>
    <w:rsid w:val="007E28FF"/>
    <w:rsid w:val="007E296B"/>
    <w:rsid w:val="007E343D"/>
    <w:rsid w:val="007E4492"/>
    <w:rsid w:val="007E5360"/>
    <w:rsid w:val="007E5925"/>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2D8B"/>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2C5"/>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AC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E2E"/>
    <w:rsid w:val="008306CA"/>
    <w:rsid w:val="00830FF6"/>
    <w:rsid w:val="008318DE"/>
    <w:rsid w:val="00831906"/>
    <w:rsid w:val="00831E6C"/>
    <w:rsid w:val="00832A5D"/>
    <w:rsid w:val="00832C42"/>
    <w:rsid w:val="00833535"/>
    <w:rsid w:val="0083353B"/>
    <w:rsid w:val="00833610"/>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D98"/>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6D5D"/>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4965"/>
    <w:rsid w:val="00864A30"/>
    <w:rsid w:val="00865203"/>
    <w:rsid w:val="00865D5A"/>
    <w:rsid w:val="008662C9"/>
    <w:rsid w:val="008668F3"/>
    <w:rsid w:val="00867213"/>
    <w:rsid w:val="008673AD"/>
    <w:rsid w:val="008704D6"/>
    <w:rsid w:val="0087060B"/>
    <w:rsid w:val="00870B5D"/>
    <w:rsid w:val="00870E4E"/>
    <w:rsid w:val="00870FF0"/>
    <w:rsid w:val="00871611"/>
    <w:rsid w:val="00871F65"/>
    <w:rsid w:val="00872435"/>
    <w:rsid w:val="008725A0"/>
    <w:rsid w:val="008738F8"/>
    <w:rsid w:val="008738FA"/>
    <w:rsid w:val="00873955"/>
    <w:rsid w:val="00873FA3"/>
    <w:rsid w:val="00874762"/>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F9"/>
    <w:rsid w:val="00884885"/>
    <w:rsid w:val="008854C1"/>
    <w:rsid w:val="008857EF"/>
    <w:rsid w:val="00885A46"/>
    <w:rsid w:val="00885AEB"/>
    <w:rsid w:val="00886782"/>
    <w:rsid w:val="00886E62"/>
    <w:rsid w:val="00886EF1"/>
    <w:rsid w:val="0088708F"/>
    <w:rsid w:val="008872B1"/>
    <w:rsid w:val="008877C7"/>
    <w:rsid w:val="00887BC5"/>
    <w:rsid w:val="00890078"/>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BB9"/>
    <w:rsid w:val="008A3F06"/>
    <w:rsid w:val="008A3F79"/>
    <w:rsid w:val="008A62A7"/>
    <w:rsid w:val="008A65D3"/>
    <w:rsid w:val="008A7406"/>
    <w:rsid w:val="008A7BE5"/>
    <w:rsid w:val="008A7E8F"/>
    <w:rsid w:val="008A7FBF"/>
    <w:rsid w:val="008B0370"/>
    <w:rsid w:val="008B0679"/>
    <w:rsid w:val="008B125E"/>
    <w:rsid w:val="008B18FB"/>
    <w:rsid w:val="008B2159"/>
    <w:rsid w:val="008B22C0"/>
    <w:rsid w:val="008B293C"/>
    <w:rsid w:val="008B373E"/>
    <w:rsid w:val="008B3911"/>
    <w:rsid w:val="008B3DFE"/>
    <w:rsid w:val="008B4344"/>
    <w:rsid w:val="008B65A5"/>
    <w:rsid w:val="008B6F3C"/>
    <w:rsid w:val="008B6F9A"/>
    <w:rsid w:val="008B70CA"/>
    <w:rsid w:val="008B71A6"/>
    <w:rsid w:val="008B77EC"/>
    <w:rsid w:val="008C05C0"/>
    <w:rsid w:val="008C0CC4"/>
    <w:rsid w:val="008C0D4C"/>
    <w:rsid w:val="008C0FF6"/>
    <w:rsid w:val="008C1025"/>
    <w:rsid w:val="008C13FB"/>
    <w:rsid w:val="008C1915"/>
    <w:rsid w:val="008C1953"/>
    <w:rsid w:val="008C1B53"/>
    <w:rsid w:val="008C1C3A"/>
    <w:rsid w:val="008C2097"/>
    <w:rsid w:val="008C325B"/>
    <w:rsid w:val="008C33DB"/>
    <w:rsid w:val="008C418F"/>
    <w:rsid w:val="008C423D"/>
    <w:rsid w:val="008C5027"/>
    <w:rsid w:val="008C58B4"/>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4987"/>
    <w:rsid w:val="00914B1D"/>
    <w:rsid w:val="00915CA3"/>
    <w:rsid w:val="00915F02"/>
    <w:rsid w:val="00915F5C"/>
    <w:rsid w:val="009171F0"/>
    <w:rsid w:val="009172C7"/>
    <w:rsid w:val="009202FE"/>
    <w:rsid w:val="00920E59"/>
    <w:rsid w:val="00921498"/>
    <w:rsid w:val="00921740"/>
    <w:rsid w:val="00921B64"/>
    <w:rsid w:val="0092202A"/>
    <w:rsid w:val="00923C88"/>
    <w:rsid w:val="00923E83"/>
    <w:rsid w:val="00923FA7"/>
    <w:rsid w:val="00924524"/>
    <w:rsid w:val="009245E5"/>
    <w:rsid w:val="00924755"/>
    <w:rsid w:val="0092475A"/>
    <w:rsid w:val="009247E9"/>
    <w:rsid w:val="00924F8B"/>
    <w:rsid w:val="00924FB7"/>
    <w:rsid w:val="00925126"/>
    <w:rsid w:val="0092550B"/>
    <w:rsid w:val="00925A27"/>
    <w:rsid w:val="00926796"/>
    <w:rsid w:val="009268E9"/>
    <w:rsid w:val="00927161"/>
    <w:rsid w:val="00927717"/>
    <w:rsid w:val="00927C86"/>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4AF4"/>
    <w:rsid w:val="00944FAF"/>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E5"/>
    <w:rsid w:val="00956589"/>
    <w:rsid w:val="0095688E"/>
    <w:rsid w:val="00956CA8"/>
    <w:rsid w:val="00956ED9"/>
    <w:rsid w:val="00957AE0"/>
    <w:rsid w:val="00957F6B"/>
    <w:rsid w:val="00960A07"/>
    <w:rsid w:val="00960D0C"/>
    <w:rsid w:val="00960DD1"/>
    <w:rsid w:val="00960EDA"/>
    <w:rsid w:val="009617A9"/>
    <w:rsid w:val="00961F77"/>
    <w:rsid w:val="009625FE"/>
    <w:rsid w:val="00962917"/>
    <w:rsid w:val="00962BAE"/>
    <w:rsid w:val="009630E8"/>
    <w:rsid w:val="00963730"/>
    <w:rsid w:val="00963C78"/>
    <w:rsid w:val="00964C67"/>
    <w:rsid w:val="00964D17"/>
    <w:rsid w:val="00964D34"/>
    <w:rsid w:val="00964D4A"/>
    <w:rsid w:val="00964FF9"/>
    <w:rsid w:val="00965216"/>
    <w:rsid w:val="0096570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9A0"/>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30D"/>
    <w:rsid w:val="009A1BF7"/>
    <w:rsid w:val="009A1D38"/>
    <w:rsid w:val="009A2106"/>
    <w:rsid w:val="009A2EDE"/>
    <w:rsid w:val="009A3064"/>
    <w:rsid w:val="009A3E90"/>
    <w:rsid w:val="009A4D8B"/>
    <w:rsid w:val="009A53FF"/>
    <w:rsid w:val="009A594B"/>
    <w:rsid w:val="009A5D40"/>
    <w:rsid w:val="009A64EE"/>
    <w:rsid w:val="009A6E21"/>
    <w:rsid w:val="009A705F"/>
    <w:rsid w:val="009A7976"/>
    <w:rsid w:val="009A7DF2"/>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D0958"/>
    <w:rsid w:val="009D0FA2"/>
    <w:rsid w:val="009D111A"/>
    <w:rsid w:val="009D12A3"/>
    <w:rsid w:val="009D1829"/>
    <w:rsid w:val="009D1872"/>
    <w:rsid w:val="009D19B1"/>
    <w:rsid w:val="009D1EE5"/>
    <w:rsid w:val="009D1EF5"/>
    <w:rsid w:val="009D23A2"/>
    <w:rsid w:val="009D2718"/>
    <w:rsid w:val="009D2E02"/>
    <w:rsid w:val="009D2E33"/>
    <w:rsid w:val="009D2E7A"/>
    <w:rsid w:val="009D2FEF"/>
    <w:rsid w:val="009D3368"/>
    <w:rsid w:val="009D3D84"/>
    <w:rsid w:val="009D443E"/>
    <w:rsid w:val="009D4FDB"/>
    <w:rsid w:val="009D64F9"/>
    <w:rsid w:val="009D6C03"/>
    <w:rsid w:val="009D6D5D"/>
    <w:rsid w:val="009D7554"/>
    <w:rsid w:val="009D7B44"/>
    <w:rsid w:val="009D7B60"/>
    <w:rsid w:val="009E013B"/>
    <w:rsid w:val="009E0157"/>
    <w:rsid w:val="009E072D"/>
    <w:rsid w:val="009E0B5B"/>
    <w:rsid w:val="009E1264"/>
    <w:rsid w:val="009E1520"/>
    <w:rsid w:val="009E2104"/>
    <w:rsid w:val="009E21B9"/>
    <w:rsid w:val="009E2A8F"/>
    <w:rsid w:val="009E300D"/>
    <w:rsid w:val="009E325E"/>
    <w:rsid w:val="009E3931"/>
    <w:rsid w:val="009E3F49"/>
    <w:rsid w:val="009E43B8"/>
    <w:rsid w:val="009E4444"/>
    <w:rsid w:val="009E495C"/>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0B90"/>
    <w:rsid w:val="00A11D2C"/>
    <w:rsid w:val="00A11DD2"/>
    <w:rsid w:val="00A132B3"/>
    <w:rsid w:val="00A1358A"/>
    <w:rsid w:val="00A139B6"/>
    <w:rsid w:val="00A139BB"/>
    <w:rsid w:val="00A13A41"/>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C84"/>
    <w:rsid w:val="00A22DF0"/>
    <w:rsid w:val="00A22F14"/>
    <w:rsid w:val="00A22F40"/>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61B"/>
    <w:rsid w:val="00A3771B"/>
    <w:rsid w:val="00A40609"/>
    <w:rsid w:val="00A4090B"/>
    <w:rsid w:val="00A40EA5"/>
    <w:rsid w:val="00A40EF8"/>
    <w:rsid w:val="00A4127D"/>
    <w:rsid w:val="00A420EA"/>
    <w:rsid w:val="00A42670"/>
    <w:rsid w:val="00A4296D"/>
    <w:rsid w:val="00A42B30"/>
    <w:rsid w:val="00A42CD7"/>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1059"/>
    <w:rsid w:val="00A51190"/>
    <w:rsid w:val="00A517CA"/>
    <w:rsid w:val="00A51F1D"/>
    <w:rsid w:val="00A523AA"/>
    <w:rsid w:val="00A526EC"/>
    <w:rsid w:val="00A528D0"/>
    <w:rsid w:val="00A5297C"/>
    <w:rsid w:val="00A53122"/>
    <w:rsid w:val="00A532C2"/>
    <w:rsid w:val="00A5336B"/>
    <w:rsid w:val="00A53552"/>
    <w:rsid w:val="00A53B2B"/>
    <w:rsid w:val="00A53CC3"/>
    <w:rsid w:val="00A53F64"/>
    <w:rsid w:val="00A5464E"/>
    <w:rsid w:val="00A5513A"/>
    <w:rsid w:val="00A55E0D"/>
    <w:rsid w:val="00A55F3B"/>
    <w:rsid w:val="00A561BE"/>
    <w:rsid w:val="00A5641A"/>
    <w:rsid w:val="00A56B2E"/>
    <w:rsid w:val="00A57CA5"/>
    <w:rsid w:val="00A57EFF"/>
    <w:rsid w:val="00A60507"/>
    <w:rsid w:val="00A60E0D"/>
    <w:rsid w:val="00A6155C"/>
    <w:rsid w:val="00A61D0A"/>
    <w:rsid w:val="00A63387"/>
    <w:rsid w:val="00A6338E"/>
    <w:rsid w:val="00A637E9"/>
    <w:rsid w:val="00A638CF"/>
    <w:rsid w:val="00A643B2"/>
    <w:rsid w:val="00A64431"/>
    <w:rsid w:val="00A64751"/>
    <w:rsid w:val="00A65CA7"/>
    <w:rsid w:val="00A661C8"/>
    <w:rsid w:val="00A664C3"/>
    <w:rsid w:val="00A671D0"/>
    <w:rsid w:val="00A67621"/>
    <w:rsid w:val="00A67AF2"/>
    <w:rsid w:val="00A67ED9"/>
    <w:rsid w:val="00A7033C"/>
    <w:rsid w:val="00A70478"/>
    <w:rsid w:val="00A71002"/>
    <w:rsid w:val="00A71099"/>
    <w:rsid w:val="00A716DC"/>
    <w:rsid w:val="00A72790"/>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CDE"/>
    <w:rsid w:val="00A8455B"/>
    <w:rsid w:val="00A847E8"/>
    <w:rsid w:val="00A84FA1"/>
    <w:rsid w:val="00A85020"/>
    <w:rsid w:val="00A85056"/>
    <w:rsid w:val="00A854EF"/>
    <w:rsid w:val="00A8583A"/>
    <w:rsid w:val="00A85F15"/>
    <w:rsid w:val="00A86475"/>
    <w:rsid w:val="00A86564"/>
    <w:rsid w:val="00A8680A"/>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E5B"/>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F32"/>
    <w:rsid w:val="00AE4442"/>
    <w:rsid w:val="00AE4FAE"/>
    <w:rsid w:val="00AE5279"/>
    <w:rsid w:val="00AE55AB"/>
    <w:rsid w:val="00AE59FC"/>
    <w:rsid w:val="00AE5D8E"/>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6BC"/>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FE"/>
    <w:rsid w:val="00B11F9C"/>
    <w:rsid w:val="00B1230E"/>
    <w:rsid w:val="00B12492"/>
    <w:rsid w:val="00B12E88"/>
    <w:rsid w:val="00B12EAF"/>
    <w:rsid w:val="00B13A08"/>
    <w:rsid w:val="00B13B0A"/>
    <w:rsid w:val="00B1470F"/>
    <w:rsid w:val="00B1489D"/>
    <w:rsid w:val="00B148DB"/>
    <w:rsid w:val="00B14A91"/>
    <w:rsid w:val="00B14D1C"/>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11C2"/>
    <w:rsid w:val="00B313BD"/>
    <w:rsid w:val="00B31CCE"/>
    <w:rsid w:val="00B31E3D"/>
    <w:rsid w:val="00B322A4"/>
    <w:rsid w:val="00B3254C"/>
    <w:rsid w:val="00B32736"/>
    <w:rsid w:val="00B327F2"/>
    <w:rsid w:val="00B3331D"/>
    <w:rsid w:val="00B33642"/>
    <w:rsid w:val="00B34343"/>
    <w:rsid w:val="00B344D2"/>
    <w:rsid w:val="00B345F6"/>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20B"/>
    <w:rsid w:val="00B42E84"/>
    <w:rsid w:val="00B435D6"/>
    <w:rsid w:val="00B43C88"/>
    <w:rsid w:val="00B44EDC"/>
    <w:rsid w:val="00B4510A"/>
    <w:rsid w:val="00B45B56"/>
    <w:rsid w:val="00B45E15"/>
    <w:rsid w:val="00B45E24"/>
    <w:rsid w:val="00B46358"/>
    <w:rsid w:val="00B46403"/>
    <w:rsid w:val="00B46B54"/>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EE6"/>
    <w:rsid w:val="00B602EA"/>
    <w:rsid w:val="00B6032F"/>
    <w:rsid w:val="00B60A3F"/>
    <w:rsid w:val="00B6108F"/>
    <w:rsid w:val="00B61102"/>
    <w:rsid w:val="00B61223"/>
    <w:rsid w:val="00B61341"/>
    <w:rsid w:val="00B61734"/>
    <w:rsid w:val="00B619AD"/>
    <w:rsid w:val="00B61B7C"/>
    <w:rsid w:val="00B61C47"/>
    <w:rsid w:val="00B621A3"/>
    <w:rsid w:val="00B62452"/>
    <w:rsid w:val="00B626E0"/>
    <w:rsid w:val="00B62865"/>
    <w:rsid w:val="00B63590"/>
    <w:rsid w:val="00B636F0"/>
    <w:rsid w:val="00B63DA4"/>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5831"/>
    <w:rsid w:val="00B76A17"/>
    <w:rsid w:val="00B77016"/>
    <w:rsid w:val="00B77430"/>
    <w:rsid w:val="00B7749F"/>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465"/>
    <w:rsid w:val="00B85D87"/>
    <w:rsid w:val="00B86632"/>
    <w:rsid w:val="00B86BD4"/>
    <w:rsid w:val="00B86C99"/>
    <w:rsid w:val="00B870F2"/>
    <w:rsid w:val="00B87495"/>
    <w:rsid w:val="00B875BE"/>
    <w:rsid w:val="00B91ED2"/>
    <w:rsid w:val="00B9255F"/>
    <w:rsid w:val="00B92907"/>
    <w:rsid w:val="00B93159"/>
    <w:rsid w:val="00B9323B"/>
    <w:rsid w:val="00B93651"/>
    <w:rsid w:val="00B93F90"/>
    <w:rsid w:val="00B948B2"/>
    <w:rsid w:val="00B94F99"/>
    <w:rsid w:val="00B95348"/>
    <w:rsid w:val="00B978FF"/>
    <w:rsid w:val="00B97BB2"/>
    <w:rsid w:val="00BA028F"/>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F9"/>
    <w:rsid w:val="00BC252D"/>
    <w:rsid w:val="00BC32D6"/>
    <w:rsid w:val="00BC4AF2"/>
    <w:rsid w:val="00BC4D3B"/>
    <w:rsid w:val="00BC4D66"/>
    <w:rsid w:val="00BC5510"/>
    <w:rsid w:val="00BC55D0"/>
    <w:rsid w:val="00BC60C1"/>
    <w:rsid w:val="00BC6B5B"/>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804"/>
    <w:rsid w:val="00BE0B86"/>
    <w:rsid w:val="00BE0BF2"/>
    <w:rsid w:val="00BE0E6F"/>
    <w:rsid w:val="00BE164E"/>
    <w:rsid w:val="00BE1670"/>
    <w:rsid w:val="00BE1F50"/>
    <w:rsid w:val="00BE24A3"/>
    <w:rsid w:val="00BE252D"/>
    <w:rsid w:val="00BE34E7"/>
    <w:rsid w:val="00BE38E8"/>
    <w:rsid w:val="00BE3998"/>
    <w:rsid w:val="00BE3B54"/>
    <w:rsid w:val="00BE4232"/>
    <w:rsid w:val="00BE4794"/>
    <w:rsid w:val="00BE4ADB"/>
    <w:rsid w:val="00BE4BFF"/>
    <w:rsid w:val="00BE4DF4"/>
    <w:rsid w:val="00BE5A40"/>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6D92"/>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262"/>
    <w:rsid w:val="00C072CE"/>
    <w:rsid w:val="00C073DB"/>
    <w:rsid w:val="00C0770D"/>
    <w:rsid w:val="00C0785D"/>
    <w:rsid w:val="00C07894"/>
    <w:rsid w:val="00C07B4A"/>
    <w:rsid w:val="00C07D7A"/>
    <w:rsid w:val="00C10820"/>
    <w:rsid w:val="00C10DAE"/>
    <w:rsid w:val="00C10FCD"/>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6B02"/>
    <w:rsid w:val="00C17949"/>
    <w:rsid w:val="00C17DE0"/>
    <w:rsid w:val="00C17EFC"/>
    <w:rsid w:val="00C17FB4"/>
    <w:rsid w:val="00C17FCD"/>
    <w:rsid w:val="00C205C1"/>
    <w:rsid w:val="00C20D1C"/>
    <w:rsid w:val="00C215F0"/>
    <w:rsid w:val="00C217BF"/>
    <w:rsid w:val="00C22586"/>
    <w:rsid w:val="00C23184"/>
    <w:rsid w:val="00C2374A"/>
    <w:rsid w:val="00C2473A"/>
    <w:rsid w:val="00C24B34"/>
    <w:rsid w:val="00C24F2B"/>
    <w:rsid w:val="00C25156"/>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8C2"/>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459"/>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0FC"/>
    <w:rsid w:val="00C70AA4"/>
    <w:rsid w:val="00C7145C"/>
    <w:rsid w:val="00C71547"/>
    <w:rsid w:val="00C71BB5"/>
    <w:rsid w:val="00C72721"/>
    <w:rsid w:val="00C72A03"/>
    <w:rsid w:val="00C737B2"/>
    <w:rsid w:val="00C737D1"/>
    <w:rsid w:val="00C739BC"/>
    <w:rsid w:val="00C73C34"/>
    <w:rsid w:val="00C73ED8"/>
    <w:rsid w:val="00C73F3D"/>
    <w:rsid w:val="00C7418C"/>
    <w:rsid w:val="00C74577"/>
    <w:rsid w:val="00C7562B"/>
    <w:rsid w:val="00C75C58"/>
    <w:rsid w:val="00C75DA2"/>
    <w:rsid w:val="00C75F12"/>
    <w:rsid w:val="00C75FB9"/>
    <w:rsid w:val="00C7689F"/>
    <w:rsid w:val="00C76B7D"/>
    <w:rsid w:val="00C76F74"/>
    <w:rsid w:val="00C77AA0"/>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918"/>
    <w:rsid w:val="00CB497F"/>
    <w:rsid w:val="00CB4B02"/>
    <w:rsid w:val="00CB5253"/>
    <w:rsid w:val="00CB58A8"/>
    <w:rsid w:val="00CB5A32"/>
    <w:rsid w:val="00CB5E6E"/>
    <w:rsid w:val="00CB60D0"/>
    <w:rsid w:val="00CB632F"/>
    <w:rsid w:val="00CB6DF3"/>
    <w:rsid w:val="00CB74BE"/>
    <w:rsid w:val="00CB7531"/>
    <w:rsid w:val="00CB7856"/>
    <w:rsid w:val="00CB785E"/>
    <w:rsid w:val="00CC047D"/>
    <w:rsid w:val="00CC0F3F"/>
    <w:rsid w:val="00CC138E"/>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1D2"/>
    <w:rsid w:val="00CC7828"/>
    <w:rsid w:val="00CD009A"/>
    <w:rsid w:val="00CD0862"/>
    <w:rsid w:val="00CD14A0"/>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3B6"/>
    <w:rsid w:val="00CF06C9"/>
    <w:rsid w:val="00CF07E0"/>
    <w:rsid w:val="00CF0A33"/>
    <w:rsid w:val="00CF0CD2"/>
    <w:rsid w:val="00CF108A"/>
    <w:rsid w:val="00CF167C"/>
    <w:rsid w:val="00CF173A"/>
    <w:rsid w:val="00CF313E"/>
    <w:rsid w:val="00CF4EE8"/>
    <w:rsid w:val="00CF4F56"/>
    <w:rsid w:val="00CF56FB"/>
    <w:rsid w:val="00CF598A"/>
    <w:rsid w:val="00CF5AA9"/>
    <w:rsid w:val="00CF5C7E"/>
    <w:rsid w:val="00CF6A9C"/>
    <w:rsid w:val="00CF6B66"/>
    <w:rsid w:val="00CF6BB6"/>
    <w:rsid w:val="00CF6F7D"/>
    <w:rsid w:val="00CF6F7F"/>
    <w:rsid w:val="00CF7681"/>
    <w:rsid w:val="00CF79E6"/>
    <w:rsid w:val="00D0004A"/>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BF4"/>
    <w:rsid w:val="00D07ECD"/>
    <w:rsid w:val="00D102F5"/>
    <w:rsid w:val="00D109D5"/>
    <w:rsid w:val="00D10EFE"/>
    <w:rsid w:val="00D10F26"/>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3A1"/>
    <w:rsid w:val="00D164E2"/>
    <w:rsid w:val="00D1694D"/>
    <w:rsid w:val="00D16D80"/>
    <w:rsid w:val="00D17299"/>
    <w:rsid w:val="00D1732C"/>
    <w:rsid w:val="00D1788C"/>
    <w:rsid w:val="00D17BA6"/>
    <w:rsid w:val="00D17FE5"/>
    <w:rsid w:val="00D20D24"/>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D5A"/>
    <w:rsid w:val="00D25473"/>
    <w:rsid w:val="00D25900"/>
    <w:rsid w:val="00D25DBC"/>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ED"/>
    <w:rsid w:val="00D33A97"/>
    <w:rsid w:val="00D33BF7"/>
    <w:rsid w:val="00D3454F"/>
    <w:rsid w:val="00D35C3E"/>
    <w:rsid w:val="00D365B0"/>
    <w:rsid w:val="00D3670B"/>
    <w:rsid w:val="00D37A2D"/>
    <w:rsid w:val="00D37C14"/>
    <w:rsid w:val="00D404AB"/>
    <w:rsid w:val="00D413C6"/>
    <w:rsid w:val="00D415E2"/>
    <w:rsid w:val="00D41684"/>
    <w:rsid w:val="00D41EFF"/>
    <w:rsid w:val="00D4213C"/>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88D"/>
    <w:rsid w:val="00D45C23"/>
    <w:rsid w:val="00D46145"/>
    <w:rsid w:val="00D4631A"/>
    <w:rsid w:val="00D4672F"/>
    <w:rsid w:val="00D46738"/>
    <w:rsid w:val="00D47A1A"/>
    <w:rsid w:val="00D47A34"/>
    <w:rsid w:val="00D50724"/>
    <w:rsid w:val="00D508C0"/>
    <w:rsid w:val="00D50A41"/>
    <w:rsid w:val="00D518F5"/>
    <w:rsid w:val="00D5192F"/>
    <w:rsid w:val="00D5319F"/>
    <w:rsid w:val="00D53840"/>
    <w:rsid w:val="00D53D6D"/>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5C3"/>
    <w:rsid w:val="00D73B0E"/>
    <w:rsid w:val="00D75003"/>
    <w:rsid w:val="00D76147"/>
    <w:rsid w:val="00D77A57"/>
    <w:rsid w:val="00D77F8D"/>
    <w:rsid w:val="00D802FC"/>
    <w:rsid w:val="00D806C2"/>
    <w:rsid w:val="00D80A66"/>
    <w:rsid w:val="00D80B9B"/>
    <w:rsid w:val="00D81236"/>
    <w:rsid w:val="00D81544"/>
    <w:rsid w:val="00D81E44"/>
    <w:rsid w:val="00D820B0"/>
    <w:rsid w:val="00D825AF"/>
    <w:rsid w:val="00D826D9"/>
    <w:rsid w:val="00D8285F"/>
    <w:rsid w:val="00D82A97"/>
    <w:rsid w:val="00D831DE"/>
    <w:rsid w:val="00D83EBF"/>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3F54"/>
    <w:rsid w:val="00DA44F9"/>
    <w:rsid w:val="00DA5694"/>
    <w:rsid w:val="00DA5861"/>
    <w:rsid w:val="00DA6678"/>
    <w:rsid w:val="00DA7781"/>
    <w:rsid w:val="00DA7DA4"/>
    <w:rsid w:val="00DB26C5"/>
    <w:rsid w:val="00DB2938"/>
    <w:rsid w:val="00DB37BB"/>
    <w:rsid w:val="00DB43B1"/>
    <w:rsid w:val="00DB43BA"/>
    <w:rsid w:val="00DB4AFD"/>
    <w:rsid w:val="00DB4BC2"/>
    <w:rsid w:val="00DB4E1A"/>
    <w:rsid w:val="00DB56AD"/>
    <w:rsid w:val="00DB64D7"/>
    <w:rsid w:val="00DB64E2"/>
    <w:rsid w:val="00DB665E"/>
    <w:rsid w:val="00DB6701"/>
    <w:rsid w:val="00DB671C"/>
    <w:rsid w:val="00DB6C47"/>
    <w:rsid w:val="00DB70BA"/>
    <w:rsid w:val="00DB7354"/>
    <w:rsid w:val="00DB77C5"/>
    <w:rsid w:val="00DB7DD5"/>
    <w:rsid w:val="00DB7EF8"/>
    <w:rsid w:val="00DC017F"/>
    <w:rsid w:val="00DC020C"/>
    <w:rsid w:val="00DC103F"/>
    <w:rsid w:val="00DC11F3"/>
    <w:rsid w:val="00DC14CE"/>
    <w:rsid w:val="00DC26A2"/>
    <w:rsid w:val="00DC26B3"/>
    <w:rsid w:val="00DC301E"/>
    <w:rsid w:val="00DC3267"/>
    <w:rsid w:val="00DC371C"/>
    <w:rsid w:val="00DC40E5"/>
    <w:rsid w:val="00DC45AA"/>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4574"/>
    <w:rsid w:val="00DF5142"/>
    <w:rsid w:val="00DF51BA"/>
    <w:rsid w:val="00DF53EE"/>
    <w:rsid w:val="00DF5864"/>
    <w:rsid w:val="00DF5E7F"/>
    <w:rsid w:val="00DF6324"/>
    <w:rsid w:val="00DF63F4"/>
    <w:rsid w:val="00DF649A"/>
    <w:rsid w:val="00DF68D8"/>
    <w:rsid w:val="00DF6D1B"/>
    <w:rsid w:val="00DF710B"/>
    <w:rsid w:val="00DF7242"/>
    <w:rsid w:val="00E0044F"/>
    <w:rsid w:val="00E008EA"/>
    <w:rsid w:val="00E00D0C"/>
    <w:rsid w:val="00E01C39"/>
    <w:rsid w:val="00E01C5C"/>
    <w:rsid w:val="00E02767"/>
    <w:rsid w:val="00E034A0"/>
    <w:rsid w:val="00E0382E"/>
    <w:rsid w:val="00E03B8D"/>
    <w:rsid w:val="00E04868"/>
    <w:rsid w:val="00E04EF4"/>
    <w:rsid w:val="00E05797"/>
    <w:rsid w:val="00E05869"/>
    <w:rsid w:val="00E06273"/>
    <w:rsid w:val="00E06275"/>
    <w:rsid w:val="00E065BD"/>
    <w:rsid w:val="00E06684"/>
    <w:rsid w:val="00E07041"/>
    <w:rsid w:val="00E0705B"/>
    <w:rsid w:val="00E074FD"/>
    <w:rsid w:val="00E075E9"/>
    <w:rsid w:val="00E07621"/>
    <w:rsid w:val="00E07CA8"/>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330E"/>
    <w:rsid w:val="00E3478F"/>
    <w:rsid w:val="00E35C73"/>
    <w:rsid w:val="00E368FC"/>
    <w:rsid w:val="00E370DE"/>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65F9"/>
    <w:rsid w:val="00E5692C"/>
    <w:rsid w:val="00E56C14"/>
    <w:rsid w:val="00E5732E"/>
    <w:rsid w:val="00E57908"/>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D8D"/>
    <w:rsid w:val="00E67E0B"/>
    <w:rsid w:val="00E70A84"/>
    <w:rsid w:val="00E70B73"/>
    <w:rsid w:val="00E72484"/>
    <w:rsid w:val="00E72C37"/>
    <w:rsid w:val="00E72C5B"/>
    <w:rsid w:val="00E72CB2"/>
    <w:rsid w:val="00E72DB0"/>
    <w:rsid w:val="00E7318D"/>
    <w:rsid w:val="00E7320D"/>
    <w:rsid w:val="00E737D4"/>
    <w:rsid w:val="00E73C04"/>
    <w:rsid w:val="00E740B6"/>
    <w:rsid w:val="00E74CD9"/>
    <w:rsid w:val="00E74EAB"/>
    <w:rsid w:val="00E75527"/>
    <w:rsid w:val="00E75A76"/>
    <w:rsid w:val="00E75FF4"/>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56"/>
    <w:rsid w:val="00E83DC2"/>
    <w:rsid w:val="00E84249"/>
    <w:rsid w:val="00E85257"/>
    <w:rsid w:val="00E85366"/>
    <w:rsid w:val="00E86161"/>
    <w:rsid w:val="00E86169"/>
    <w:rsid w:val="00E86220"/>
    <w:rsid w:val="00E8628A"/>
    <w:rsid w:val="00E86625"/>
    <w:rsid w:val="00E867AF"/>
    <w:rsid w:val="00E86E51"/>
    <w:rsid w:val="00E8719D"/>
    <w:rsid w:val="00E87547"/>
    <w:rsid w:val="00E875AF"/>
    <w:rsid w:val="00E87DAD"/>
    <w:rsid w:val="00E87F2F"/>
    <w:rsid w:val="00E90A57"/>
    <w:rsid w:val="00E9122A"/>
    <w:rsid w:val="00E914F0"/>
    <w:rsid w:val="00E9177E"/>
    <w:rsid w:val="00E918BC"/>
    <w:rsid w:val="00E91A80"/>
    <w:rsid w:val="00E91B25"/>
    <w:rsid w:val="00E91B50"/>
    <w:rsid w:val="00E91C4E"/>
    <w:rsid w:val="00E91D06"/>
    <w:rsid w:val="00E93496"/>
    <w:rsid w:val="00E93521"/>
    <w:rsid w:val="00E93C2A"/>
    <w:rsid w:val="00E93DD8"/>
    <w:rsid w:val="00E942CE"/>
    <w:rsid w:val="00E94313"/>
    <w:rsid w:val="00E94A0B"/>
    <w:rsid w:val="00E94C2D"/>
    <w:rsid w:val="00E95DDB"/>
    <w:rsid w:val="00E95DFE"/>
    <w:rsid w:val="00E966E6"/>
    <w:rsid w:val="00E9684E"/>
    <w:rsid w:val="00E96C56"/>
    <w:rsid w:val="00E96D8E"/>
    <w:rsid w:val="00E973D9"/>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32EB"/>
    <w:rsid w:val="00EA34BA"/>
    <w:rsid w:val="00EA3A38"/>
    <w:rsid w:val="00EA402B"/>
    <w:rsid w:val="00EA4EB5"/>
    <w:rsid w:val="00EA53C4"/>
    <w:rsid w:val="00EA53CE"/>
    <w:rsid w:val="00EA664C"/>
    <w:rsid w:val="00EA72DA"/>
    <w:rsid w:val="00EA7BFE"/>
    <w:rsid w:val="00EB02F2"/>
    <w:rsid w:val="00EB13B2"/>
    <w:rsid w:val="00EB1594"/>
    <w:rsid w:val="00EB15BA"/>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CDD"/>
    <w:rsid w:val="00EB7D5E"/>
    <w:rsid w:val="00EC097D"/>
    <w:rsid w:val="00EC0EE9"/>
    <w:rsid w:val="00EC1384"/>
    <w:rsid w:val="00EC13BC"/>
    <w:rsid w:val="00EC1866"/>
    <w:rsid w:val="00EC18DC"/>
    <w:rsid w:val="00EC1A59"/>
    <w:rsid w:val="00EC1BFD"/>
    <w:rsid w:val="00EC1EA9"/>
    <w:rsid w:val="00EC1EE6"/>
    <w:rsid w:val="00EC1FE7"/>
    <w:rsid w:val="00EC1FED"/>
    <w:rsid w:val="00EC2B7B"/>
    <w:rsid w:val="00EC31CF"/>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C62"/>
    <w:rsid w:val="00EE2E47"/>
    <w:rsid w:val="00EE34E1"/>
    <w:rsid w:val="00EE3C0C"/>
    <w:rsid w:val="00EE4142"/>
    <w:rsid w:val="00EE4147"/>
    <w:rsid w:val="00EE4318"/>
    <w:rsid w:val="00EE4616"/>
    <w:rsid w:val="00EE49FC"/>
    <w:rsid w:val="00EE5959"/>
    <w:rsid w:val="00EE5C8B"/>
    <w:rsid w:val="00EE5CFF"/>
    <w:rsid w:val="00EE5D37"/>
    <w:rsid w:val="00EE60E8"/>
    <w:rsid w:val="00EE63AC"/>
    <w:rsid w:val="00EE63CF"/>
    <w:rsid w:val="00EE63F0"/>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506"/>
    <w:rsid w:val="00F25681"/>
    <w:rsid w:val="00F25B34"/>
    <w:rsid w:val="00F25E45"/>
    <w:rsid w:val="00F265E8"/>
    <w:rsid w:val="00F26B8E"/>
    <w:rsid w:val="00F270E5"/>
    <w:rsid w:val="00F270E6"/>
    <w:rsid w:val="00F27DF3"/>
    <w:rsid w:val="00F30189"/>
    <w:rsid w:val="00F314D3"/>
    <w:rsid w:val="00F31867"/>
    <w:rsid w:val="00F31946"/>
    <w:rsid w:val="00F32184"/>
    <w:rsid w:val="00F326C9"/>
    <w:rsid w:val="00F332FE"/>
    <w:rsid w:val="00F33592"/>
    <w:rsid w:val="00F33945"/>
    <w:rsid w:val="00F33E25"/>
    <w:rsid w:val="00F34BA1"/>
    <w:rsid w:val="00F351D9"/>
    <w:rsid w:val="00F35A77"/>
    <w:rsid w:val="00F35EB8"/>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BE0"/>
    <w:rsid w:val="00F46C29"/>
    <w:rsid w:val="00F46DD3"/>
    <w:rsid w:val="00F46EF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135"/>
    <w:rsid w:val="00F5543D"/>
    <w:rsid w:val="00F55B59"/>
    <w:rsid w:val="00F55B84"/>
    <w:rsid w:val="00F560F9"/>
    <w:rsid w:val="00F5635B"/>
    <w:rsid w:val="00F5658A"/>
    <w:rsid w:val="00F57BDE"/>
    <w:rsid w:val="00F602A6"/>
    <w:rsid w:val="00F61119"/>
    <w:rsid w:val="00F611B7"/>
    <w:rsid w:val="00F623D6"/>
    <w:rsid w:val="00F624C6"/>
    <w:rsid w:val="00F625AB"/>
    <w:rsid w:val="00F6282F"/>
    <w:rsid w:val="00F62ADA"/>
    <w:rsid w:val="00F630B9"/>
    <w:rsid w:val="00F630C9"/>
    <w:rsid w:val="00F63796"/>
    <w:rsid w:val="00F63B44"/>
    <w:rsid w:val="00F63BB7"/>
    <w:rsid w:val="00F6416E"/>
    <w:rsid w:val="00F64333"/>
    <w:rsid w:val="00F64F0C"/>
    <w:rsid w:val="00F654BF"/>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709"/>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E80"/>
    <w:rsid w:val="00F8223C"/>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D8E"/>
    <w:rsid w:val="00FA5E4D"/>
    <w:rsid w:val="00FA68C8"/>
    <w:rsid w:val="00FA6EE5"/>
    <w:rsid w:val="00FA7190"/>
    <w:rsid w:val="00FA7BD7"/>
    <w:rsid w:val="00FB0008"/>
    <w:rsid w:val="00FB0480"/>
    <w:rsid w:val="00FB05DB"/>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BFF"/>
    <w:rsid w:val="00FD5D3D"/>
    <w:rsid w:val="00FD5FE1"/>
    <w:rsid w:val="00FD6465"/>
    <w:rsid w:val="00FD666F"/>
    <w:rsid w:val="00FD6F63"/>
    <w:rsid w:val="00FD71CF"/>
    <w:rsid w:val="00FD7D6B"/>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7DF"/>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006819"/>
    <w:rsid w:val="001220C6"/>
    <w:rsid w:val="001307C2"/>
    <w:rsid w:val="0021068C"/>
    <w:rsid w:val="00215BD9"/>
    <w:rsid w:val="002328BB"/>
    <w:rsid w:val="002944C9"/>
    <w:rsid w:val="002A02A1"/>
    <w:rsid w:val="003858F0"/>
    <w:rsid w:val="003E49DE"/>
    <w:rsid w:val="0041443A"/>
    <w:rsid w:val="004855D7"/>
    <w:rsid w:val="00494A0B"/>
    <w:rsid w:val="004C18BC"/>
    <w:rsid w:val="0059073B"/>
    <w:rsid w:val="005D30BC"/>
    <w:rsid w:val="005E20A3"/>
    <w:rsid w:val="00692C2F"/>
    <w:rsid w:val="006948EB"/>
    <w:rsid w:val="007B2205"/>
    <w:rsid w:val="007F24A8"/>
    <w:rsid w:val="008210C2"/>
    <w:rsid w:val="008619EB"/>
    <w:rsid w:val="00873785"/>
    <w:rsid w:val="008B1A81"/>
    <w:rsid w:val="008B57F0"/>
    <w:rsid w:val="008C4119"/>
    <w:rsid w:val="009276B5"/>
    <w:rsid w:val="00B36078"/>
    <w:rsid w:val="00B763CF"/>
    <w:rsid w:val="00C46BBD"/>
    <w:rsid w:val="00C63E71"/>
    <w:rsid w:val="00C70E4B"/>
    <w:rsid w:val="00D73831"/>
    <w:rsid w:val="00D838D4"/>
    <w:rsid w:val="00D960E2"/>
    <w:rsid w:val="00DB0648"/>
    <w:rsid w:val="00EC7049"/>
    <w:rsid w:val="00F346ED"/>
    <w:rsid w:val="00FA6713"/>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10706</TotalTime>
  <Pages>76</Pages>
  <Words>65719</Words>
  <Characters>328596</Characters>
  <Application>Microsoft Office Word</Application>
  <DocSecurity>0</DocSecurity>
  <Lines>2738</Lines>
  <Paragraphs>787</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497</cp:revision>
  <cp:lastPrinted>2023-01-04T12:57:00Z</cp:lastPrinted>
  <dcterms:created xsi:type="dcterms:W3CDTF">2022-09-19T06:03:00Z</dcterms:created>
  <dcterms:modified xsi:type="dcterms:W3CDTF">2023-03-07T10:19:00Z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
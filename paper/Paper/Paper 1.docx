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5F554FB1"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12T12:28:00Z">
        <w:r w:rsidR="000B4F81">
          <w:t xml:space="preserve">continuously </w:t>
        </w:r>
      </w:ins>
      <w:ins w:id="9" w:author="Chen Heller" w:date="2023-02-12T12:25:00Z">
        <w:r w:rsidR="00F374F8">
          <w:t>evoked</w:t>
        </w:r>
      </w:ins>
      <w:ins w:id="10" w:author="Chen Heller" w:date="2023-02-12T12:19:00Z">
        <w:r w:rsidR="00F25506">
          <w:t xml:space="preserve"> by </w:t>
        </w:r>
      </w:ins>
      <w:del w:id="11"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2" w:author="Chen Heller" w:date="2023-02-12T12:21:00Z">
        <w:r w:rsidR="00C33129">
          <w:t xml:space="preserve">a multitude of </w:t>
        </w:r>
      </w:ins>
      <w:r w:rsidRPr="00CA4C70">
        <w:t>contradicting findings</w:t>
      </w:r>
      <w:del w:id="13" w:author="Chen Heller" w:date="2023-02-12T12:21:00Z">
        <w:r w:rsidDel="00C33129">
          <w:delText>,</w:delText>
        </w:r>
        <w:r w:rsidRPr="00CA4C70" w:rsidDel="00C33129">
          <w:delText xml:space="preserve"> which in turn evoke an</w:delText>
        </w:r>
      </w:del>
      <w:del w:id="14"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5"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6" w:author="Chen Heller" w:date="2023-02-12T12:22:00Z">
        <w:r w:rsidDel="00C33129">
          <w:delText xml:space="preserve">Such </w:delText>
        </w:r>
        <w:r w:rsidRPr="00CA4C70" w:rsidDel="00C33129">
          <w:delText xml:space="preserve">contradicting results </w:delText>
        </w:r>
      </w:del>
      <w:ins w:id="17" w:author="Chen Heller" w:date="2023-02-12T12:22:00Z">
        <w:r w:rsidR="00C33129">
          <w:t>Th</w:t>
        </w:r>
      </w:ins>
      <w:ins w:id="18" w:author="Chen Heller" w:date="2023-02-12T12:26:00Z">
        <w:r w:rsidR="00F374F8">
          <w:t xml:space="preserve">is controversy </w:t>
        </w:r>
      </w:ins>
      <w:r w:rsidRPr="00CA4C70">
        <w:t xml:space="preserve">can be explained by </w:t>
      </w:r>
      <w:del w:id="19"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0" w:author="Chen Heller" w:date="2023-02-05T09:30:00Z">
        <w:r w:rsidRPr="00CA4C70" w:rsidDel="00914987">
          <w:delText xml:space="preserve">, that is studied </w:delText>
        </w:r>
      </w:del>
      <w:del w:id="21" w:author="Chen Heller" w:date="2023-02-02T13:43:00Z">
        <w:r w:rsidRPr="00CA4C70" w:rsidDel="00E46ABA">
          <w:delText>in this thesis</w:delText>
        </w:r>
      </w:del>
      <w:del w:id="22" w:author="Chen Heller" w:date="2023-02-05T09:30:00Z">
        <w:r w:rsidRPr="00CA4C70" w:rsidDel="00914987">
          <w:delText>,</w:delText>
        </w:r>
      </w:del>
      <w:del w:id="23"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4" w:author="Chen Heller" w:date="2023-02-05T09:57:00Z">
        <w:r w:rsidRPr="00CA4C70" w:rsidDel="00F46C29">
          <w:delText>.</w:delText>
        </w:r>
      </w:del>
      <w:ins w:id="25" w:author="Chen Heller" w:date="2023-02-05T09:57:00Z">
        <w:r w:rsidR="00F46C29">
          <w:t>,</w:t>
        </w:r>
      </w:ins>
      <w:r w:rsidRPr="00CA4C70">
        <w:t xml:space="preserve"> </w:t>
      </w:r>
      <w:ins w:id="26" w:author="Chen Heller" w:date="2023-02-05T09:57:00Z">
        <w:r w:rsidR="00F46C29">
          <w:t>t</w:t>
        </w:r>
      </w:ins>
      <w:del w:id="27" w:author="Chen Heller" w:date="2023-02-05T09:57:00Z">
        <w:r w:rsidRPr="00CA4C70" w:rsidDel="00F46C29">
          <w:delText>T</w:delText>
        </w:r>
      </w:del>
      <w:r w:rsidRPr="00CA4C70">
        <w:t xml:space="preserve">he most prominent </w:t>
      </w:r>
      <w:del w:id="28" w:author="Chen Heller" w:date="2023-02-05T09:57:00Z">
        <w:r w:rsidRPr="00CA4C70" w:rsidDel="00F46C29">
          <w:delText>measure for probing unconscious effects is</w:delText>
        </w:r>
      </w:del>
      <w:ins w:id="29" w:author="Chen Heller" w:date="2023-02-05T09:57:00Z">
        <w:r w:rsidR="00F46C29">
          <w:t xml:space="preserve"> being</w:t>
        </w:r>
      </w:ins>
      <w:r w:rsidRPr="00CA4C70">
        <w:t xml:space="preserve"> reaction time (RT), as measured using keyboard presses</w:t>
      </w:r>
      <w:r>
        <w:t xml:space="preserve">. </w:t>
      </w:r>
      <w:del w:id="30" w:author="Chen Heller" w:date="2023-02-05T09:57:00Z">
        <w:r w:rsidDel="00F46C29">
          <w:delText>H</w:delText>
        </w:r>
        <w:r w:rsidRPr="00CA4C70" w:rsidDel="00F46C29">
          <w:delText>owever, t</w:delText>
        </w:r>
      </w:del>
      <w:del w:id="31" w:author="Chen Heller" w:date="2023-02-05T09:58:00Z">
        <w:r w:rsidRPr="00CA4C70" w:rsidDel="00A27288">
          <w:delText xml:space="preserve">his </w:delText>
        </w:r>
      </w:del>
      <w:ins w:id="32" w:author="Chen Heller" w:date="2023-02-12T12:22:00Z">
        <w:r w:rsidR="005B1A12">
          <w:t xml:space="preserve">This measure </w:t>
        </w:r>
      </w:ins>
      <w:del w:id="33" w:author="Chen Heller" w:date="2023-02-12T12:22:00Z">
        <w:r w:rsidRPr="00CA4C70" w:rsidDel="005B1A12">
          <w:delText xml:space="preserve">effect </w:delText>
        </w:r>
      </w:del>
      <w:del w:id="34" w:author="Chen Heller" w:date="2023-02-05T10:00:00Z">
        <w:r w:rsidRPr="00CA4C70" w:rsidDel="000F3360">
          <w:delText xml:space="preserve">is </w:delText>
        </w:r>
      </w:del>
      <w:r w:rsidRPr="00CA4C70">
        <w:t xml:space="preserve">usually </w:t>
      </w:r>
      <w:ins w:id="35" w:author="Chen Heller" w:date="2023-02-12T12:23:00Z">
        <w:r w:rsidR="005B1A12">
          <w:t>produces</w:t>
        </w:r>
      </w:ins>
      <w:ins w:id="36" w:author="Chen Heller" w:date="2023-02-05T10:00:00Z">
        <w:r w:rsidR="000F3360">
          <w:t xml:space="preserve"> </w:t>
        </w:r>
      </w:ins>
      <w:r w:rsidRPr="00CA4C70">
        <w:t>very small</w:t>
      </w:r>
      <w:r>
        <w:t xml:space="preserve"> </w:t>
      </w:r>
      <w:ins w:id="37"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8"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39" w:author="Chen Heller" w:date="2023-02-05T09:14:00Z">
        <w:r w:rsidRPr="00CA4C70" w:rsidDel="002277AE">
          <w:delText xml:space="preserve"> </w:delText>
        </w:r>
      </w:del>
    </w:p>
    <w:p w14:paraId="41246F4A" w14:textId="7A5B87AB" w:rsidR="003D683E" w:rsidDel="006766A3" w:rsidRDefault="000904B3" w:rsidP="00E06275">
      <w:pPr>
        <w:ind w:firstLine="0"/>
        <w:rPr>
          <w:del w:id="40" w:author="Chen Heller" w:date="2023-02-05T09:43:00Z"/>
        </w:rPr>
        <w:pPrChange w:id="41" w:author="Chen Heller" w:date="2023-02-12T12:24:00Z">
          <w:pPr/>
        </w:pPrChange>
      </w:pPr>
      <w:del w:id="42" w:author="Chen Heller" w:date="2023-02-05T09:14:00Z">
        <w:r w:rsidRPr="00CA4C70" w:rsidDel="002277AE">
          <w:delText>But is motion tracking indeed more sensitive to unconscious effects than a keyboard?</w:delText>
        </w:r>
      </w:del>
      <w:r w:rsidRPr="00CA4C70">
        <w:t xml:space="preserve"> </w:t>
      </w:r>
      <w:ins w:id="43" w:author="Chen Heller" w:date="2023-02-05T09:38:00Z">
        <w:r w:rsidR="00691ACE">
          <w:t>Yet</w:t>
        </w:r>
      </w:ins>
      <w:ins w:id="44" w:author="Chen Heller" w:date="2023-02-05T09:36:00Z">
        <w:r w:rsidR="00560489">
          <w:t xml:space="preserve">, </w:t>
        </w:r>
      </w:ins>
      <w:del w:id="45" w:author="Chen Heller" w:date="2023-02-05T09:36:00Z">
        <w:r w:rsidRPr="00CA4C70" w:rsidDel="00560489">
          <w:delText xml:space="preserve">To </w:delText>
        </w:r>
      </w:del>
      <w:ins w:id="46" w:author="Chen Heller" w:date="2023-02-12T12:12:00Z">
        <w:r w:rsidR="00C97CF8">
          <w:t xml:space="preserve">the </w:t>
        </w:r>
      </w:ins>
      <w:del w:id="47" w:author="Chen Heller" w:date="2023-02-12T12:12:00Z">
        <w:r w:rsidRPr="00CA4C70" w:rsidDel="00C97CF8">
          <w:delText xml:space="preserve">date, </w:delText>
        </w:r>
      </w:del>
      <w:r w:rsidRPr="00CA4C70">
        <w:t xml:space="preserve">only </w:t>
      </w:r>
      <w:del w:id="48" w:author="Chen Heller" w:date="2023-02-12T12:12:00Z">
        <w:r w:rsidRPr="00CA4C70" w:rsidDel="00C97CF8">
          <w:delText xml:space="preserve">one </w:delText>
        </w:r>
      </w:del>
      <w:r w:rsidRPr="00CA4C70">
        <w:t xml:space="preserve">study </w:t>
      </w:r>
      <w:ins w:id="49" w:author="Chen Heller" w:date="2023-02-12T12:12:00Z">
        <w:r w:rsidR="00C97CF8">
          <w:t xml:space="preserve">that </w:t>
        </w:r>
      </w:ins>
      <w:r w:rsidRPr="00CA4C70">
        <w:t xml:space="preserve">directly </w:t>
      </w:r>
      <w:del w:id="50" w:author="Chen Heller" w:date="2023-02-05T09:18:00Z">
        <w:r w:rsidRPr="00CA4C70" w:rsidDel="00A97F97">
          <w:delText xml:space="preserve">made this comparison </w:delText>
        </w:r>
      </w:del>
      <w:ins w:id="51" w:author="Chen Heller" w:date="2023-02-05T09:18:00Z">
        <w:r w:rsidR="00A97F97">
          <w:t>compared keyboard responses to motion tracking</w:t>
        </w:r>
      </w:ins>
      <w:ins w:id="52" w:author="Chen Heller" w:date="2023-02-12T12:13:00Z">
        <w:r w:rsidR="00DA3F54">
          <w:t xml:space="preserve"> </w:t>
        </w:r>
      </w:ins>
      <w:r w:rsidRPr="00CA4C70">
        <w:t xml:space="preserve">and found </w:t>
      </w:r>
      <w:del w:id="53"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4" w:author="Chen Heller" w:date="2023-02-12T12:13:00Z">
        <w:r w:rsidR="00DA3F54">
          <w:t xml:space="preserve"> </w:t>
        </w:r>
      </w:ins>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1" w:author="Chen Heller" w:date="2023-02-12T12:32:00Z">
        <w:r w:rsidRPr="00CA4C70" w:rsidDel="00A02FBC">
          <w:delText xml:space="preserve">measurement </w:delText>
        </w:r>
      </w:del>
      <w:r w:rsidRPr="00CA4C70">
        <w:t xml:space="preserve">and </w:t>
      </w:r>
      <w:del w:id="62" w:author="Chen Heller" w:date="2023-02-12T12:33:00Z">
        <w:r w:rsidRPr="00CA4C70" w:rsidDel="00A02FBC">
          <w:delText xml:space="preserve">to its </w:delText>
        </w:r>
      </w:del>
      <w:r w:rsidRPr="00CA4C70">
        <w:t>motion tracking measure</w:t>
      </w:r>
      <w:ins w:id="63" w:author="Chen Heller" w:date="2023-02-12T12:33:00Z">
        <w:r w:rsidR="00A02FBC">
          <w:t>s</w:t>
        </w:r>
      </w:ins>
      <w:r w:rsidRPr="00CA4C70">
        <w:t xml:space="preserve">. </w:t>
      </w:r>
      <w:ins w:id="64" w:author="Chen Heller" w:date="2023-02-05T09:17:00Z">
        <w:r w:rsidR="00A97F97">
          <w:t xml:space="preserve">Here, </w:t>
        </w:r>
      </w:ins>
      <w:ins w:id="65" w:author="Chen Heller" w:date="2023-02-05T09:43:00Z">
        <w:r w:rsidR="006766A3">
          <w:t>to</w:t>
        </w:r>
      </w:ins>
      <w:del w:id="66" w:author="Chen Heller" w:date="2023-02-05T09:20:00Z">
        <w:r w:rsidDel="007369DB">
          <w:delText xml:space="preserve">The current </w:delText>
        </w:r>
      </w:del>
      <w:del w:id="67" w:author="Chen Heller" w:date="2023-02-02T13:44:00Z">
        <w:r w:rsidDel="005C1EB2">
          <w:delText xml:space="preserve">thesis </w:delText>
        </w:r>
      </w:del>
      <w:del w:id="68"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69" w:author="Chen Heller" w:date="2023-02-05T10:15:00Z">
        <w:r w:rsidRPr="00CA4C70" w:rsidDel="00D42B50">
          <w:delText xml:space="preserve"> while</w:delText>
        </w:r>
      </w:del>
      <w:r w:rsidRPr="00CA4C70">
        <w:t xml:space="preserve"> </w:t>
      </w:r>
      <w:del w:id="70" w:author="Chen Heller" w:date="2023-02-05T10:15:00Z">
        <w:r w:rsidRPr="00CA4C70" w:rsidDel="00D42B50">
          <w:delText xml:space="preserve">overcoming </w:delText>
        </w:r>
      </w:del>
      <w:ins w:id="71" w:author="Chen Heller" w:date="2023-02-05T10:15:00Z">
        <w:r w:rsidR="00D42B50" w:rsidRPr="00CA4C70">
          <w:t>overcom</w:t>
        </w:r>
        <w:r w:rsidR="00D42B50">
          <w:t>e</w:t>
        </w:r>
        <w:r w:rsidR="00D42B50" w:rsidRPr="00CA4C70">
          <w:t xml:space="preserve"> </w:t>
        </w:r>
      </w:ins>
      <w:r w:rsidRPr="00CA4C70">
        <w:t>the aforementioned limitations</w:t>
      </w:r>
      <w:ins w:id="72" w:author="Chen Heller" w:date="2023-02-12T12:24:00Z">
        <w:r w:rsidR="005263FE">
          <w:t xml:space="preserve"> </w:t>
        </w:r>
      </w:ins>
      <w:del w:id="73" w:author="Chen Heller" w:date="2023-02-05T09:43:00Z">
        <w:r w:rsidRPr="00CA4C70" w:rsidDel="006766A3">
          <w:delText xml:space="preserve">. </w:delText>
        </w:r>
      </w:del>
    </w:p>
    <w:p w14:paraId="0F169FD0" w14:textId="5D9F44A9" w:rsidR="00337559" w:rsidRPr="007E22AF" w:rsidRDefault="000904B3">
      <w:pPr>
        <w:ind w:firstLine="0"/>
        <w:rPr>
          <w:rtl/>
        </w:rPr>
        <w:pPrChange w:id="74" w:author="Chen Heller" w:date="2023-02-05T09:43:00Z">
          <w:pPr/>
        </w:pPrChange>
      </w:pPr>
      <w:del w:id="75" w:author="Chen Heller" w:date="2023-02-05T09:43:00Z">
        <w:r w:rsidDel="006766A3">
          <w:delText>To do so</w:delText>
        </w:r>
        <w:r w:rsidR="003D683E" w:rsidDel="006766A3">
          <w:delText>,</w:delText>
        </w:r>
        <w:r w:rsidDel="006766A3">
          <w:delText xml:space="preserve"> </w:delText>
        </w:r>
      </w:del>
      <w:ins w:id="76" w:author="Chen Heller" w:date="2023-02-05T09:44:00Z">
        <w:r w:rsidR="00E42400">
          <w:t xml:space="preserve">a set of </w:t>
        </w:r>
      </w:ins>
      <w:r w:rsidRPr="00CA4C70">
        <w:t>rigorous awareness measures and an intuitive reaching response</w:t>
      </w:r>
      <w:r>
        <w:t xml:space="preserve"> were </w:t>
      </w:r>
      <w:del w:id="77"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78" w:author="Chen Heller" w:date="2023-02-05T09:24:00Z">
        <w:r w:rsidR="008A3BB9">
          <w:t>introduced to a</w:t>
        </w:r>
      </w:ins>
      <w:ins w:id="79" w:author="Chen Heller" w:date="2023-02-05T08:51:00Z">
        <w:r w:rsidR="00FF0FAB">
          <w:t xml:space="preserve">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0" w:author="Chen Heller" w:date="2023-02-12T12:24:00Z">
        <w:r w:rsidRPr="00CA4C70" w:rsidDel="00741B5D">
          <w:delText xml:space="preserve">, </w:delText>
        </w:r>
      </w:del>
      <w:ins w:id="81" w:author="Chen Heller" w:date="2023-02-05T09:46:00Z">
        <w:r w:rsidR="005D282A">
          <w:t>.</w:t>
        </w:r>
        <w:r w:rsidR="005D282A" w:rsidRPr="00CA4C70">
          <w:t xml:space="preserve"> </w:t>
        </w:r>
      </w:ins>
      <w:ins w:id="82" w:author="Chen Heller" w:date="2023-02-12T12:16:00Z">
        <w:r w:rsidR="00305C68">
          <w:t xml:space="preserve">In separate keyboard and reaching sessions </w:t>
        </w:r>
      </w:ins>
      <w:del w:id="83"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4"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85" w:author="Chen Heller" w:date="2023-01-04T13:30:00Z">
        <w:r w:rsidRPr="00CA4C70" w:rsidDel="00977059">
          <w:delText xml:space="preserve">movement </w:delText>
        </w:r>
      </w:del>
      <w:del w:id="86"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87"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88" w:author="Chen Heller" w:date="2023-02-05T08:54:00Z">
        <w:r w:rsidR="00AC02CC" w:rsidDel="0012649A">
          <w:delText xml:space="preserve">Contrary </w:delText>
        </w:r>
      </w:del>
      <w:ins w:id="89" w:author="Chen Heller" w:date="2023-02-05T10:17:00Z">
        <w:r w:rsidR="001963FE">
          <w:t>However, u</w:t>
        </w:r>
      </w:ins>
      <w:ins w:id="90" w:author="Chen Heller" w:date="2023-02-05T08:54:00Z">
        <w:r w:rsidR="0012649A">
          <w:t>nlike</w:t>
        </w:r>
      </w:ins>
      <w:del w:id="91" w:author="Chen Heller" w:date="2023-02-05T08:54:00Z">
        <w:r w:rsidR="00AC02CC" w:rsidDel="0012649A">
          <w:delText>to</w:delText>
        </w:r>
      </w:del>
      <w:r w:rsidR="00AC02CC">
        <w:t xml:space="preserve"> </w:t>
      </w:r>
      <w:ins w:id="92" w:author="Chen Heller" w:date="2023-02-05T10:17:00Z">
        <w:r w:rsidR="001963FE">
          <w:t xml:space="preserve">the </w:t>
        </w:r>
      </w:ins>
      <w:r w:rsidR="00AC02CC">
        <w:t>previous finding</w:t>
      </w:r>
      <w:del w:id="93" w:author="Chen Heller" w:date="2023-02-05T10:17:00Z">
        <w:r w:rsidR="00AC02CC" w:rsidDel="001963FE">
          <w:delText>s</w:delText>
        </w:r>
      </w:del>
      <w:r w:rsidR="00AC02CC">
        <w:t xml:space="preserve">, the unconscious effect in the motion tracking task was </w:t>
      </w:r>
      <w:del w:id="94" w:author="Chen Heller" w:date="2023-02-05T08:55:00Z">
        <w:r w:rsidR="00AC02CC" w:rsidDel="0012649A">
          <w:delText xml:space="preserve">not </w:delText>
        </w:r>
      </w:del>
      <w:ins w:id="95" w:author="Chen Heller" w:date="2023-02-05T08:55:00Z">
        <w:r w:rsidR="0012649A">
          <w:t xml:space="preserve">only slightly </w:t>
        </w:r>
      </w:ins>
      <w:r w:rsidR="00AC02CC">
        <w:t>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96" w:name="_Toc114485358"/>
      <w:r w:rsidRPr="00BF08EE">
        <w:lastRenderedPageBreak/>
        <w:t>Introduction</w:t>
      </w:r>
      <w:bookmarkEnd w:id="96"/>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7" w:author="Chen Heller" w:date="2022-12-28T17:12:00Z"/>
        </w:rPr>
      </w:pPr>
      <w:bookmarkStart w:id="98" w:name="_Toc114485359"/>
      <w:del w:id="99" w:author="Chen Heller" w:date="2022-12-28T17:12:00Z">
        <w:r w:rsidDel="001C75C2">
          <w:lastRenderedPageBreak/>
          <w:delText>Contradicting findings</w:delText>
        </w:r>
        <w:bookmarkEnd w:id="98"/>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00" w:name="_Toc114485360"/>
      <w:r>
        <w:t xml:space="preserve">Explaining The </w:t>
      </w:r>
      <w:r w:rsidR="00FC0D0A">
        <w:t>D</w:t>
      </w:r>
      <w:r>
        <w:t xml:space="preserve">iscrepancy between </w:t>
      </w:r>
      <w:r w:rsidR="00FC0D0A">
        <w:t>F</w:t>
      </w:r>
      <w:r>
        <w:t>indings</w:t>
      </w:r>
      <w:bookmarkEnd w:id="100"/>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01"/>
      <w:r w:rsidR="00EC1FED">
        <w:t xml:space="preserve">reaction time (RT), </w:t>
      </w:r>
      <w:commentRangeEnd w:id="101"/>
      <w:r w:rsidR="007D7E80">
        <w:rPr>
          <w:rStyle w:val="CommentReference"/>
        </w:rPr>
        <w:commentReference w:id="101"/>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02" w:name="_Toc114485361"/>
      <w:r>
        <w:t xml:space="preserve">Comparing </w:t>
      </w:r>
      <w:r w:rsidR="006E4F8B">
        <w:t xml:space="preserve">Motion </w:t>
      </w:r>
      <w:r>
        <w:t>T</w:t>
      </w:r>
      <w:r w:rsidR="006E4F8B">
        <w:t xml:space="preserve">racking </w:t>
      </w:r>
      <w:r>
        <w:t>with K</w:t>
      </w:r>
      <w:r w:rsidR="006E4F8B">
        <w:t>eyboard</w:t>
      </w:r>
      <w:r>
        <w:t xml:space="preserve"> Response</w:t>
      </w:r>
      <w:bookmarkEnd w:id="102"/>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03" w:name="_Toc114485362"/>
      <w:r>
        <w:t>Prev</w:t>
      </w:r>
      <w:r w:rsidR="00C71547">
        <w:t>ious</w:t>
      </w:r>
      <w:r>
        <w:t xml:space="preserve"> </w:t>
      </w:r>
      <w:r w:rsidR="000438C2">
        <w:t>Priming Findings Made with Motion Tracking</w:t>
      </w:r>
      <w:bookmarkEnd w:id="103"/>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04" w:name="_Hlk110934244"/>
      <w:r w:rsidR="006C164D">
        <w:t xml:space="preserve">When responses were given via a keyboard, </w:t>
      </w:r>
      <w:bookmarkEnd w:id="10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05" w:author="Chen Heller" w:date="2023-01-04T13:30:00Z">
        <w:r w:rsidR="00977059">
          <w:t>reaching</w:t>
        </w:r>
        <w:r w:rsidR="00977059" w:rsidRPr="00CA4C70">
          <w:t xml:space="preserve"> </w:t>
        </w:r>
      </w:ins>
      <w:del w:id="106"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07"/>
      <w:r w:rsidR="003C7FCB">
        <w:t>possibl</w:t>
      </w:r>
      <w:r w:rsidR="000475DF">
        <w:t>y</w:t>
      </w:r>
      <w:r w:rsidR="003C7FCB">
        <w:t xml:space="preserve"> more likely to express fluctuations in the decision </w:t>
      </w:r>
      <w:commentRangeEnd w:id="107"/>
      <w:r w:rsidR="00D25900">
        <w:rPr>
          <w:rStyle w:val="CommentReference"/>
        </w:rPr>
        <w:commentReference w:id="107"/>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08" w:name="_Toc114485363"/>
      <w:r>
        <w:t>Current Research</w:t>
      </w:r>
      <w:bookmarkEnd w:id="108"/>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109" w:author="Chen Heller" w:date="2023-01-04T15:07:00Z">
        <w:r w:rsidR="00C17EFC">
          <w:t xml:space="preserve">To do so, both measures were compared </w:t>
        </w:r>
      </w:ins>
      <w:ins w:id="110" w:author="Chen Heller" w:date="2023-01-04T15:20:00Z">
        <w:r w:rsidR="00C3464D">
          <w:t>o</w:t>
        </w:r>
      </w:ins>
      <w:ins w:id="111" w:author="Chen Heller" w:date="2023-01-04T15:07:00Z">
        <w:r w:rsidR="00C17EFC">
          <w:t>n an</w:t>
        </w:r>
      </w:ins>
      <w:ins w:id="112" w:author="Chen Heller" w:date="2023-01-04T15:17:00Z">
        <w:r w:rsidR="00412D3A">
          <w:t xml:space="preserve"> </w:t>
        </w:r>
      </w:ins>
      <w:ins w:id="113"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14" w:author="Chen Heller" w:date="2023-01-04T15:08:00Z">
        <w:r w:rsidR="00C17EFC">
          <w:t>it</w:t>
        </w:r>
      </w:ins>
      <w:ins w:id="115" w:author="Chen Heller" w:date="2023-01-04T15:07:00Z">
        <w:r w:rsidR="00C17EFC">
          <w:t xml:space="preserve"> improved the validity of the unconscious results by applying a rigorous awareness detection procedure that include</w:t>
        </w:r>
      </w:ins>
      <w:ins w:id="116" w:author="Chen Heller" w:date="2023-01-04T15:08:00Z">
        <w:r w:rsidR="00C17EFC">
          <w:t>d</w:t>
        </w:r>
      </w:ins>
      <w:ins w:id="117"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118" w:author="Chen Heller" w:date="2023-01-04T15:08:00Z">
        <w:r w:rsidR="002F2B31">
          <w:t xml:space="preserve">here </w:t>
        </w:r>
      </w:ins>
      <w:ins w:id="119" w:author="Chen Heller" w:date="2023-01-04T15:07:00Z">
        <w:r w:rsidR="00C17EFC">
          <w:t xml:space="preserve">awareness was estimated in the trials of the main task. </w:t>
        </w:r>
      </w:ins>
      <w:del w:id="12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12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2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23" w:author="Chen Heller" w:date="2023-01-04T15:09:00Z">
        <w:r w:rsidR="007A7706">
          <w:t>The</w:t>
        </w:r>
      </w:ins>
      <w:ins w:id="124" w:author="Chen Heller" w:date="2023-01-03T15:03:00Z">
        <w:r w:rsidR="00203FB3">
          <w:t xml:space="preserve"> </w:t>
        </w:r>
      </w:ins>
      <w:r w:rsidR="00AA2BC2">
        <w:t xml:space="preserve">priming paradigm </w:t>
      </w:r>
      <w:del w:id="125" w:author="Chen Heller" w:date="2023-01-04T15:10:00Z">
        <w:r w:rsidR="00D21058" w:rsidDel="007A7706">
          <w:delText>following</w:delText>
        </w:r>
        <w:r w:rsidR="00AA2BC2" w:rsidDel="007A7706">
          <w:delText xml:space="preserve"> </w:delText>
        </w:r>
      </w:del>
      <w:ins w:id="126" w:author="Chen Heller" w:date="2023-01-04T15:16:00Z">
        <w:r w:rsidR="00412D3A">
          <w:t>emulated</w:t>
        </w:r>
      </w:ins>
      <w:ins w:id="127"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128" w:author="Chen Heller" w:date="2023-01-03T15:58:00Z">
        <w:r w:rsidR="00620379" w:rsidDel="00180C5B">
          <w:delText>In the first three experiments, I expected to find e</w:delText>
        </w:r>
      </w:del>
      <w:ins w:id="129" w:author="Chen Heller" w:date="2023-01-04T15:02:00Z">
        <w:r w:rsidR="008A62A7" w:rsidRPr="008A62A7">
          <w:t xml:space="preserve"> </w:t>
        </w:r>
      </w:ins>
      <w:ins w:id="130" w:author="Chen Heller" w:date="2023-01-04T15:22:00Z">
        <w:r w:rsidR="00837D48">
          <w:t xml:space="preserve">The </w:t>
        </w:r>
      </w:ins>
      <w:ins w:id="131" w:author="Chen Heller" w:date="2023-01-17T09:30:00Z">
        <w:r w:rsidR="002105CC">
          <w:t>reaching task</w:t>
        </w:r>
      </w:ins>
      <w:ins w:id="132" w:author="Chen Heller" w:date="2023-01-17T09:31:00Z">
        <w:r w:rsidR="002105CC">
          <w:t xml:space="preserve"> was expected to </w:t>
        </w:r>
      </w:ins>
      <w:ins w:id="133" w:author="Chen Heller" w:date="2023-01-17T09:33:00Z">
        <w:r w:rsidR="00205A79">
          <w:t>express</w:t>
        </w:r>
      </w:ins>
      <w:ins w:id="134" w:author="Chen Heller" w:date="2023-01-17T09:31:00Z">
        <w:r w:rsidR="002105CC">
          <w:t xml:space="preserve"> the </w:t>
        </w:r>
      </w:ins>
      <w:del w:id="135" w:author="Chen Heller" w:date="2023-01-04T15:22:00Z">
        <w:r w:rsidR="00620379" w:rsidDel="00837D48">
          <w:delText xml:space="preserve">vidence for a </w:delText>
        </w:r>
      </w:del>
      <w:r w:rsidR="00620379">
        <w:t xml:space="preserve">congruency effect </w:t>
      </w:r>
      <w:del w:id="136"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137" w:author="Chen Heller" w:date="2023-01-04T15:24:00Z">
        <w:r w:rsidR="00A465F4">
          <w:t>In the keyboard task, the incongruent trials were expected t</w:t>
        </w:r>
      </w:ins>
      <w:ins w:id="138" w:author="Chen Heller" w:date="2023-01-17T09:31:00Z">
        <w:r w:rsidR="002118DE">
          <w:t>o</w:t>
        </w:r>
      </w:ins>
      <w:ins w:id="139" w:author="Chen Heller" w:date="2023-01-04T15:24:00Z">
        <w:r w:rsidR="00A465F4">
          <w:t xml:space="preserve"> exhibit longer </w:t>
        </w:r>
      </w:ins>
      <w:ins w:id="140" w:author="Chen Heller" w:date="2023-01-17T09:32:00Z">
        <w:r w:rsidR="002118DE">
          <w:t>response time</w:t>
        </w:r>
        <w:r w:rsidR="00205A79">
          <w:t>s</w:t>
        </w:r>
        <w:r w:rsidR="002118DE">
          <w:t xml:space="preserve"> (</w:t>
        </w:r>
      </w:ins>
      <w:ins w:id="141" w:author="Chen Heller" w:date="2023-01-04T15:24:00Z">
        <w:r w:rsidR="00A465F4">
          <w:t>RT</w:t>
        </w:r>
      </w:ins>
      <w:ins w:id="142" w:author="Chen Heller" w:date="2023-01-17T09:32:00Z">
        <w:r w:rsidR="00205A79">
          <w:t>s</w:t>
        </w:r>
        <w:r w:rsidR="002118DE">
          <w:t>)</w:t>
        </w:r>
      </w:ins>
      <w:ins w:id="143" w:author="Chen Heller" w:date="2023-01-04T15:24:00Z">
        <w:r w:rsidR="00A465F4">
          <w:t>.</w:t>
        </w:r>
      </w:ins>
      <w:del w:id="144"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145" w:author="Chen Heller" w:date="2023-01-04T15:03:00Z">
        <w:r w:rsidR="00740084" w:rsidRPr="00740084">
          <w:t xml:space="preserve"> </w:t>
        </w:r>
      </w:ins>
      <w:moveToRangeStart w:id="146" w:author="Chen Heller" w:date="2023-01-04T15:03:00Z" w:name="move123737055"/>
      <w:moveTo w:id="147"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148" w:author="Chen Heller" w:date="2023-01-04T15:24:00Z">
          <w:r w:rsidR="00740084" w:rsidDel="00A465F4">
            <w:delText xml:space="preserve">I expected that </w:delText>
          </w:r>
        </w:del>
        <w:r w:rsidR="00740084">
          <w:t xml:space="preserve">the </w:t>
        </w:r>
      </w:moveTo>
      <w:ins w:id="149" w:author="Chen Heller" w:date="2023-01-17T09:36:00Z">
        <w:r w:rsidR="00CC1D88">
          <w:t xml:space="preserve">effect found in the </w:t>
        </w:r>
      </w:ins>
      <w:moveTo w:id="150" w:author="Chen Heller" w:date="2023-01-04T15:03:00Z">
        <w:del w:id="151" w:author="Chen Heller" w:date="2023-01-04T15:04:00Z">
          <w:r w:rsidR="00740084" w:rsidDel="00740084">
            <w:delText xml:space="preserve">effect found in the </w:delText>
          </w:r>
        </w:del>
        <w:r w:rsidR="00740084">
          <w:t xml:space="preserve">motion tracking session (namely, the reach area variable) </w:t>
        </w:r>
      </w:moveTo>
      <w:ins w:id="152" w:author="Chen Heller" w:date="2023-01-04T15:24:00Z">
        <w:r w:rsidR="00A465F4">
          <w:t xml:space="preserve">was expected to </w:t>
        </w:r>
      </w:ins>
      <w:moveTo w:id="153" w:author="Chen Heller" w:date="2023-01-04T15:03:00Z">
        <w:del w:id="154" w:author="Chen Heller" w:date="2023-01-04T15:24:00Z">
          <w:r w:rsidR="00740084" w:rsidDel="00A465F4">
            <w:delText xml:space="preserve">would </w:delText>
          </w:r>
        </w:del>
        <w:del w:id="155" w:author="Chen Heller" w:date="2023-01-17T09:37:00Z">
          <w:r w:rsidR="00740084" w:rsidDel="001733CB">
            <w:delText xml:space="preserve">produce a </w:delText>
          </w:r>
        </w:del>
      </w:moveTo>
      <w:ins w:id="156" w:author="Chen Heller" w:date="2023-01-17T09:38:00Z">
        <w:r w:rsidR="001733CB">
          <w:t xml:space="preserve">be </w:t>
        </w:r>
      </w:ins>
      <w:moveTo w:id="157" w:author="Chen Heller" w:date="2023-01-04T15:03:00Z">
        <w:r w:rsidR="00740084">
          <w:t xml:space="preserve">larger </w:t>
        </w:r>
        <w:del w:id="158" w:author="Chen Heller" w:date="2023-01-17T09:38:00Z">
          <w:r w:rsidR="00740084" w:rsidDel="00881651">
            <w:delText xml:space="preserve">congruency effect </w:delText>
          </w:r>
        </w:del>
        <w:r w:rsidR="00740084">
          <w:t xml:space="preserve">than the </w:t>
        </w:r>
      </w:moveTo>
      <w:ins w:id="159" w:author="Chen Heller" w:date="2023-01-17T09:38:00Z">
        <w:r w:rsidR="00881651">
          <w:t xml:space="preserve">effect in the </w:t>
        </w:r>
      </w:ins>
      <w:moveTo w:id="160" w:author="Chen Heller" w:date="2023-01-04T15:03:00Z">
        <w:del w:id="161" w:author="Chen Heller" w:date="2023-01-04T15:04:00Z">
          <w:r w:rsidR="00740084" w:rsidDel="00740084">
            <w:delText xml:space="preserve">effect in the </w:delText>
          </w:r>
        </w:del>
        <w:r w:rsidR="00740084">
          <w:t>keyboard session (RT variable).</w:t>
        </w:r>
      </w:moveTo>
      <w:moveToRangeEnd w:id="146"/>
      <w:del w:id="1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163" w:author="Chen Heller" w:date="2023-01-03T16:05:00Z"/>
        </w:rPr>
      </w:pPr>
      <w:bookmarkStart w:id="164" w:name="_Toc114485364"/>
      <w:del w:id="165" w:author="Chen Heller" w:date="2023-01-03T16:05:00Z">
        <w:r w:rsidDel="00284FAB">
          <w:delText>Pilot Experiment</w:delText>
        </w:r>
        <w:r w:rsidR="00ED60E1" w:rsidDel="00284FAB">
          <w:delText xml:space="preserve"> 1</w:delText>
        </w:r>
        <w:bookmarkEnd w:id="164"/>
      </w:del>
    </w:p>
    <w:p w14:paraId="4F322CBE" w14:textId="39008FD5" w:rsidR="00C3013B" w:rsidRPr="00C32066" w:rsidDel="00284FAB" w:rsidRDefault="003F5172" w:rsidP="008F398C">
      <w:pPr>
        <w:ind w:firstLine="0"/>
        <w:rPr>
          <w:del w:id="166" w:author="Chen Heller" w:date="2023-01-03T16:05:00Z"/>
        </w:rPr>
      </w:pPr>
      <w:del w:id="167"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168" w:author="Chen Heller" w:date="2023-01-03T16:06:00Z"/>
        </w:rPr>
      </w:pPr>
      <w:bookmarkStart w:id="169" w:name="_Toc114485365"/>
      <w:del w:id="170" w:author="Chen Heller" w:date="2023-01-03T16:06:00Z">
        <w:r w:rsidDel="007F6CA0">
          <w:delText>Methods</w:delText>
        </w:r>
        <w:bookmarkEnd w:id="169"/>
      </w:del>
    </w:p>
    <w:p w14:paraId="0D1ADB73" w14:textId="332E6FDB" w:rsidR="002057FC" w:rsidRPr="00C0305E" w:rsidDel="007F6CA0" w:rsidRDefault="002057FC" w:rsidP="006238E0">
      <w:pPr>
        <w:pStyle w:val="Heading4"/>
        <w:rPr>
          <w:del w:id="171" w:author="Chen Heller" w:date="2023-01-03T16:06:00Z"/>
        </w:rPr>
      </w:pPr>
      <w:bookmarkStart w:id="172" w:name="_Toc114485366"/>
      <w:del w:id="173" w:author="Chen Heller" w:date="2023-01-03T16:06:00Z">
        <w:r w:rsidRPr="00C0305E" w:rsidDel="007F6CA0">
          <w:delText>Participants</w:delText>
        </w:r>
        <w:bookmarkEnd w:id="172"/>
      </w:del>
    </w:p>
    <w:p w14:paraId="6A35019C" w14:textId="6134C3EE" w:rsidR="00422E34" w:rsidRPr="00422E34" w:rsidRDefault="00853F45" w:rsidP="008F398C">
      <w:pPr>
        <w:ind w:firstLine="0"/>
      </w:pPr>
      <w:del w:id="174"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175" w:author="Chen Heller" w:date="2023-01-03T16:08:00Z" w:name="move123654499"/>
      <w:moveFrom w:id="176"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175"/>
    </w:p>
    <w:p w14:paraId="2BD90709" w14:textId="76AEC67A" w:rsidR="002057FC" w:rsidDel="00E75FF4" w:rsidRDefault="002057FC" w:rsidP="006238E0">
      <w:pPr>
        <w:pStyle w:val="Heading4"/>
        <w:rPr>
          <w:moveFrom w:id="177" w:author="Chen Heller" w:date="2023-01-03T16:18:00Z"/>
        </w:rPr>
      </w:pPr>
      <w:bookmarkStart w:id="178" w:name="_Toc114485367"/>
      <w:moveFromRangeStart w:id="179" w:author="Chen Heller" w:date="2023-01-03T16:18:00Z" w:name="move123655117"/>
      <w:moveFrom w:id="180" w:author="Chen Heller" w:date="2023-01-03T16:18:00Z">
        <w:r w:rsidDel="00E75FF4">
          <w:t>Stimuli</w:t>
        </w:r>
        <w:bookmarkEnd w:id="178"/>
      </w:moveFrom>
    </w:p>
    <w:p w14:paraId="3CEDC9CA" w14:textId="0A6E7F58" w:rsidR="00647384" w:rsidDel="00E75FF4" w:rsidRDefault="00C3440C" w:rsidP="004570E3">
      <w:pPr>
        <w:ind w:firstLine="0"/>
        <w:rPr>
          <w:moveFrom w:id="181" w:author="Chen Heller" w:date="2023-01-03T16:18:00Z"/>
        </w:rPr>
      </w:pPr>
      <w:moveFrom w:id="182"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183"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184" w:author="Chen Heller" w:date="2023-01-03T16:18:00Z"/>
        </w:rPr>
      </w:pPr>
      <w:bookmarkStart w:id="185" w:name="_Toc114485368"/>
      <w:moveFrom w:id="186" w:author="Chen Heller" w:date="2023-01-03T16:18:00Z">
        <w:r w:rsidDel="00E75FF4">
          <w:t>Apparatus</w:t>
        </w:r>
        <w:bookmarkEnd w:id="185"/>
      </w:moveFrom>
    </w:p>
    <w:p w14:paraId="7405EC60" w14:textId="2B37001D" w:rsidR="007846C7" w:rsidRDefault="007846C7" w:rsidP="00533630">
      <w:pPr>
        <w:ind w:firstLine="0"/>
      </w:pPr>
      <w:moveFrom w:id="187"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88" w:author="Chen Heller" w:date="2023-01-03T16:18:00Z"/>
      <w:moveFrom w:id="189"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179"/>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90" w:author="Chen Heller" w:date="2023-01-03T16:48:00Z"/>
        </w:rPr>
      </w:pPr>
      <w:moveFromRangeStart w:id="191" w:author="Chen Heller" w:date="2023-01-03T16:48:00Z" w:name="move123656900"/>
      <w:moveFrom w:id="192"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93" w:author="Chen Heller" w:date="2023-01-03T16:48:00Z"/>
        </w:rPr>
      </w:pPr>
      <w:moveFrom w:id="194" w:author="Chen Heller" w:date="2023-01-03T16:48:00Z">
        <w:r w:rsidDel="00854D68">
          <w:t xml:space="preserve">Figure </w:t>
        </w:r>
        <w:r w:rsidDel="00854D68">
          <w:fldChar w:fldCharType="begin"/>
        </w:r>
        <w:r w:rsidDel="00854D68">
          <w:instrText xml:space="preserve"> SEQ Figure \* ARABIC </w:instrText>
        </w:r>
        <w:r w:rsidDel="00854D68">
          <w:fldChar w:fldCharType="separate"/>
        </w:r>
        <w:r w:rsidR="0095479C" w:rsidDel="00854D68">
          <w:rPr>
            <w:noProof/>
          </w:rPr>
          <w:t>1</w:t>
        </w:r>
        <w:r w:rsidDel="00854D68">
          <w:rPr>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91"/>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95" w:author="Chen Heller" w:date="2023-01-03T16:48:00Z"/>
        </w:rPr>
      </w:pPr>
      <w:bookmarkStart w:id="196" w:name="_Toc114485369"/>
      <w:del w:id="197" w:author="Chen Heller" w:date="2023-01-03T16:48:00Z">
        <w:r w:rsidDel="00E65EFB">
          <w:lastRenderedPageBreak/>
          <w:delText>Procedure</w:delText>
        </w:r>
        <w:bookmarkEnd w:id="196"/>
      </w:del>
    </w:p>
    <w:p w14:paraId="006ADC8A" w14:textId="5E26FEA6" w:rsidR="00400416" w:rsidRPr="00400416" w:rsidDel="00E65EFB" w:rsidRDefault="00400416" w:rsidP="00723227">
      <w:pPr>
        <w:ind w:firstLine="0"/>
        <w:rPr>
          <w:del w:id="198" w:author="Chen Heller" w:date="2023-01-03T16:49:00Z"/>
        </w:rPr>
      </w:pPr>
      <w:del w:id="199"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200"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201" w:author="Chen Heller" w:date="2023-01-03T16:50:00Z"/>
        </w:rPr>
      </w:pPr>
      <w:moveFromRangeStart w:id="202" w:author="Chen Heller" w:date="2023-01-03T16:50:00Z" w:name="move123657044"/>
      <w:moveFrom w:id="203"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204" w:author="Chen Heller" w:date="2023-01-03T16:50:00Z"/>
        </w:rPr>
      </w:pPr>
      <w:moveFrom w:id="205" w:author="Chen Heller" w:date="2023-01-03T16:50:00Z">
        <w:r w:rsidDel="00E65EFB">
          <w:t xml:space="preserve">Figure </w:t>
        </w:r>
        <w:r w:rsidDel="00E65EFB">
          <w:fldChar w:fldCharType="begin"/>
        </w:r>
        <w:r w:rsidDel="00E65EFB">
          <w:instrText xml:space="preserve"> SEQ Figure \* ARABIC </w:instrText>
        </w:r>
        <w:r w:rsidDel="00E65EFB">
          <w:fldChar w:fldCharType="separate"/>
        </w:r>
        <w:r w:rsidDel="00E65EFB">
          <w:rPr>
            <w:noProof/>
          </w:rPr>
          <w:t>2</w:t>
        </w:r>
        <w:r w:rsidDel="00E65EFB">
          <w:rPr>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202"/>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206" w:author="Chen Heller" w:date="2023-01-03T17:26:00Z"/>
        </w:rPr>
      </w:pPr>
      <w:bookmarkStart w:id="207" w:name="_Toc114485370"/>
      <w:moveFromRangeStart w:id="208" w:author="Chen Heller" w:date="2023-01-03T17:26:00Z" w:name="move123659235"/>
      <w:moveFrom w:id="209" w:author="Chen Heller" w:date="2023-01-03T17:26:00Z">
        <w:r w:rsidDel="001F1330">
          <w:t>Trajectory p</w:t>
        </w:r>
        <w:r w:rsidR="00B33642" w:rsidDel="001F1330">
          <w:t>reprocessing</w:t>
        </w:r>
        <w:bookmarkEnd w:id="207"/>
      </w:moveFrom>
    </w:p>
    <w:p w14:paraId="597DB305" w14:textId="15203F59" w:rsidR="00B33642" w:rsidRPr="00B33642" w:rsidRDefault="001E0823" w:rsidP="00723227">
      <w:pPr>
        <w:ind w:firstLine="0"/>
      </w:pPr>
      <w:moveFrom w:id="210"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211"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208"/>
      </w:moveFrom>
    </w:p>
    <w:p w14:paraId="1B7E9AD3" w14:textId="2EC246B3" w:rsidR="001E0823" w:rsidDel="00165C67" w:rsidRDefault="001E0823" w:rsidP="006238E0">
      <w:pPr>
        <w:pStyle w:val="Heading3"/>
        <w:rPr>
          <w:del w:id="212" w:author="Chen Heller" w:date="2023-01-04T10:02:00Z"/>
        </w:rPr>
      </w:pPr>
      <w:bookmarkStart w:id="213" w:name="_Toc114485371"/>
      <w:del w:id="214" w:author="Chen Heller" w:date="2023-01-04T10:02:00Z">
        <w:r w:rsidDel="00165C67">
          <w:delText>Variables extraction</w:delText>
        </w:r>
        <w:bookmarkEnd w:id="213"/>
      </w:del>
    </w:p>
    <w:p w14:paraId="3FD2B015" w14:textId="1616DF73" w:rsidR="001E0823" w:rsidDel="00165C67" w:rsidRDefault="00AA1B21" w:rsidP="00723227">
      <w:pPr>
        <w:ind w:firstLine="0"/>
        <w:rPr>
          <w:del w:id="215" w:author="Chen Heller" w:date="2023-01-04T10:02:00Z"/>
        </w:rPr>
      </w:pPr>
      <w:del w:id="21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21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218" w:author="Chen Heller" w:date="2023-01-04T10:02:00Z">
        <w:r w:rsidR="00DE0E1F" w:rsidDel="00165C67">
          <w:delText xml:space="preserve">; (b) </w:delText>
        </w:r>
        <w:r w:rsidR="00433F9B" w:rsidDel="00165C67">
          <w:delText>reaction time</w:delText>
        </w:r>
        <w:r w:rsidR="00B55D74" w:rsidDel="00165C67">
          <w:delText>,</w:delText>
        </w:r>
      </w:del>
      <w:del w:id="21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22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22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22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22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22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225" w:author="Chen Heller" w:date="2023-01-03T17:37:00Z"/>
        </w:rPr>
      </w:pPr>
      <w:bookmarkStart w:id="226" w:name="_Toc114485372"/>
      <w:del w:id="227" w:author="Chen Heller" w:date="2023-01-03T17:37:00Z">
        <w:r w:rsidDel="001036D3">
          <w:delText>Exclusion criteria</w:delText>
        </w:r>
        <w:bookmarkEnd w:id="226"/>
      </w:del>
    </w:p>
    <w:p w14:paraId="278BD072" w14:textId="6D8808A6" w:rsidR="00823CFE" w:rsidRDefault="00F70C75" w:rsidP="00723227">
      <w:pPr>
        <w:ind w:firstLine="0"/>
      </w:pPr>
      <w:moveFromRangeStart w:id="228" w:author="Chen Heller" w:date="2023-01-03T17:37:00Z" w:name="move123659894"/>
      <w:moveFrom w:id="229"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228"/>
    </w:p>
    <w:p w14:paraId="459C7EAD" w14:textId="012F143E" w:rsidR="000E1974" w:rsidDel="00A7794D" w:rsidRDefault="002057FC" w:rsidP="006238E0">
      <w:pPr>
        <w:pStyle w:val="Heading3"/>
        <w:rPr>
          <w:del w:id="230" w:author="Chen Heller" w:date="2023-01-04T09:14:00Z"/>
        </w:rPr>
      </w:pPr>
      <w:bookmarkStart w:id="231" w:name="_Toc114485373"/>
      <w:del w:id="232" w:author="Chen Heller" w:date="2023-01-04T09:14:00Z">
        <w:r w:rsidDel="00A7794D">
          <w:delText>Results</w:delText>
        </w:r>
        <w:bookmarkEnd w:id="231"/>
      </w:del>
    </w:p>
    <w:p w14:paraId="7ECA8D04" w14:textId="1E0C76AA" w:rsidR="00587CF1" w:rsidDel="00462D23" w:rsidRDefault="00F50E45" w:rsidP="00723227">
      <w:pPr>
        <w:ind w:firstLine="0"/>
        <w:rPr>
          <w:del w:id="233" w:author="Chen Heller" w:date="2023-01-04T09:12:00Z"/>
          <w:rtl/>
        </w:rPr>
      </w:pPr>
      <w:del w:id="234"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235" w:author="Chen Heller" w:date="2023-01-04T09:11:00Z" w:name="move123715935"/>
      <w:moveFrom w:id="236" w:author="Chen Heller" w:date="2023-01-04T09:11:00Z">
        <w:del w:id="237"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235"/>
      <w:del w:id="238"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239" w:author="Chen Heller" w:date="2023-01-04T09:14:00Z"/>
        </w:rPr>
      </w:pPr>
      <w:del w:id="240" w:author="Chen Heller" w:date="2023-01-04T09:14:00Z">
        <w:r w:rsidDel="00A7794D">
          <w:delText>Congruency effect</w:delText>
        </w:r>
        <w:r w:rsidR="00AF0D06" w:rsidDel="00A7794D">
          <w:delText>:</w:delText>
        </w:r>
        <w:r w:rsidDel="00A7794D">
          <w:delText xml:space="preserve"> </w:delText>
        </w:r>
      </w:del>
      <w:moveFromRangeStart w:id="241" w:author="Chen Heller" w:date="2023-01-04T09:14:00Z" w:name="move123716079"/>
      <w:moveFrom w:id="242"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243" w:author="Chen Heller" w:date="2023-01-04T09:14:00Z"/>
      <w:moveFrom w:id="244"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245" w:author="Chen Heller" w:date="2023-01-04T09:14:00Z"/>
      <w:moveFrom w:id="246"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241"/>
      <w:del w:id="24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24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249" w:author="Chen Heller" w:date="2023-01-04T09:14:00Z"/>
        </w:rPr>
      </w:pPr>
      <w:del w:id="250" w:author="Chen Heller" w:date="2023-01-04T09:14:00Z">
        <w:r w:rsidDel="00A7794D">
          <w:br w:type="page"/>
        </w:r>
      </w:del>
    </w:p>
    <w:p w14:paraId="77E035F3" w14:textId="609EA91B" w:rsidR="004545CA" w:rsidDel="00A7794D" w:rsidRDefault="004545CA" w:rsidP="00EE3C0C">
      <w:pPr>
        <w:pStyle w:val="Caption"/>
        <w:keepNext/>
        <w:rPr>
          <w:del w:id="251" w:author="Chen Heller" w:date="2023-01-04T09:14:00Z"/>
        </w:rPr>
      </w:pPr>
      <w:bookmarkStart w:id="252" w:name="_Ref114471021"/>
      <w:del w:id="253" w:author="Chen Heller" w:date="2023-01-04T09:14:00Z">
        <w:r w:rsidDel="00A7794D">
          <w:lastRenderedPageBreak/>
          <w:delText xml:space="preserve">Table </w:delText>
        </w:r>
        <w:r w:rsidDel="00A7794D">
          <w:rPr>
            <w:i w:val="0"/>
            <w:iCs w:val="0"/>
          </w:rPr>
          <w:fldChar w:fldCharType="begin"/>
        </w:r>
        <w:r w:rsidDel="00A7794D">
          <w:delInstrText xml:space="preserve"> SEQ Table \* ARABIC </w:delInstrText>
        </w:r>
        <w:r w:rsidDel="00A7794D">
          <w:rPr>
            <w:i w:val="0"/>
            <w:iCs w:val="0"/>
          </w:rPr>
          <w:fldChar w:fldCharType="separate"/>
        </w:r>
        <w:r w:rsidR="003251EA" w:rsidDel="00A7794D">
          <w:rPr>
            <w:noProof/>
          </w:rPr>
          <w:delText>1</w:delText>
        </w:r>
        <w:r w:rsidDel="00A7794D">
          <w:rPr>
            <w:i w:val="0"/>
            <w:iCs w:val="0"/>
            <w:noProof/>
          </w:rPr>
          <w:fldChar w:fldCharType="end"/>
        </w:r>
        <w:bookmarkEnd w:id="248"/>
        <w:bookmarkEnd w:id="25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254"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255"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25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257" w:author="Chen Heller" w:date="2023-01-04T09:14:00Z"/>
                <w:b/>
                <w:bCs/>
              </w:rPr>
            </w:pPr>
            <w:del w:id="258"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259" w:author="Chen Heller" w:date="2023-01-04T09:14:00Z"/>
                <w:b/>
                <w:bCs/>
              </w:rPr>
            </w:pPr>
            <w:del w:id="260"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261"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262"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263"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264" w:author="Chen Heller" w:date="2023-01-04T09:14:00Z"/>
              </w:rPr>
            </w:pPr>
          </w:p>
        </w:tc>
      </w:tr>
      <w:tr w:rsidR="00DC6616" w:rsidDel="00A7794D" w14:paraId="43206B7C" w14:textId="59C63199" w:rsidTr="00EE3C0C">
        <w:trPr>
          <w:trHeight w:val="254"/>
          <w:del w:id="265"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266"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267"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268" w:author="Chen Heller" w:date="2023-01-04T09:14:00Z"/>
                <w:b/>
                <w:bCs/>
              </w:rPr>
            </w:pPr>
            <w:del w:id="269"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270" w:author="Chen Heller" w:date="2023-01-04T09:14:00Z"/>
                <w:b/>
                <w:bCs/>
              </w:rPr>
            </w:pPr>
            <w:del w:id="271"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272" w:author="Chen Heller" w:date="2023-01-04T09:14:00Z"/>
                <w:b/>
                <w:bCs/>
              </w:rPr>
            </w:pPr>
            <w:del w:id="273"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274" w:author="Chen Heller" w:date="2023-01-04T09:14:00Z"/>
                <w:b/>
                <w:bCs/>
              </w:rPr>
            </w:pPr>
            <w:del w:id="275"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276" w:author="Chen Heller" w:date="2023-01-04T09:14:00Z"/>
                <w:b/>
                <w:bCs/>
              </w:rPr>
            </w:pPr>
            <w:del w:id="277"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278" w:author="Chen Heller" w:date="2023-01-04T09:14:00Z"/>
                <w:b/>
                <w:bCs/>
              </w:rPr>
            </w:pPr>
            <w:del w:id="279" w:author="Chen Heller" w:date="2023-01-04T09:14:00Z">
              <w:r w:rsidDel="00A7794D">
                <w:rPr>
                  <w:b/>
                  <w:bCs/>
                </w:rPr>
                <w:delText>d</w:delText>
              </w:r>
            </w:del>
          </w:p>
        </w:tc>
      </w:tr>
      <w:tr w:rsidR="00DC6616" w:rsidDel="00A7794D" w14:paraId="18F6486A" w14:textId="313FB357" w:rsidTr="00EE3C0C">
        <w:trPr>
          <w:trHeight w:val="313"/>
          <w:del w:id="280"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281" w:author="Chen Heller" w:date="2023-01-04T09:14:00Z"/>
              </w:rPr>
            </w:pPr>
            <w:del w:id="282" w:author="Chen Heller" w:date="2023-01-04T09:14:00Z">
              <w:r w:rsidDel="00A7794D">
                <w:rPr>
                  <w:b/>
                  <w:bCs/>
                </w:rPr>
                <w:delText>Reaching</w:delText>
              </w:r>
            </w:del>
          </w:p>
        </w:tc>
      </w:tr>
      <w:tr w:rsidR="00DC6616" w:rsidDel="00A7794D" w14:paraId="5FEFCA42" w14:textId="55B7D09C" w:rsidTr="00EE3C0C">
        <w:trPr>
          <w:trHeight w:val="490"/>
          <w:del w:id="283"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284" w:author="Chen Heller" w:date="2023-01-04T09:14:00Z"/>
                <w:b/>
                <w:bCs/>
              </w:rPr>
            </w:pPr>
          </w:p>
        </w:tc>
        <w:tc>
          <w:tcPr>
            <w:tcW w:w="2268" w:type="dxa"/>
          </w:tcPr>
          <w:p w14:paraId="59896394" w14:textId="49EFBDB0" w:rsidR="00DC6616" w:rsidRPr="00EA2CED" w:rsidDel="00A7794D" w:rsidRDefault="00DC6616" w:rsidP="00EA2CED">
            <w:pPr>
              <w:ind w:firstLine="0"/>
              <w:rPr>
                <w:del w:id="285" w:author="Chen Heller" w:date="2023-01-04T09:14:00Z"/>
                <w:b/>
                <w:bCs/>
              </w:rPr>
            </w:pPr>
            <w:del w:id="286"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287" w:author="Chen Heller" w:date="2023-01-04T09:14:00Z"/>
              </w:rPr>
            </w:pPr>
            <w:del w:id="288"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89" w:author="Chen Heller" w:date="2023-01-04T09:14:00Z"/>
              </w:rPr>
            </w:pPr>
            <w:del w:id="290"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91" w:author="Chen Heller" w:date="2023-01-04T09:14:00Z"/>
              </w:rPr>
            </w:pPr>
            <w:del w:id="292" w:author="Chen Heller" w:date="2023-01-04T09:14:00Z">
              <w:r w:rsidDel="00A7794D">
                <w:delText>2.16</w:delText>
              </w:r>
            </w:del>
          </w:p>
        </w:tc>
        <w:tc>
          <w:tcPr>
            <w:tcW w:w="992" w:type="dxa"/>
          </w:tcPr>
          <w:p w14:paraId="1716BE08" w14:textId="7B3C7DCC" w:rsidR="00DC6616" w:rsidDel="00A7794D" w:rsidRDefault="00DC6616" w:rsidP="00EA2CED">
            <w:pPr>
              <w:ind w:firstLine="0"/>
              <w:rPr>
                <w:del w:id="293" w:author="Chen Heller" w:date="2023-01-04T09:14:00Z"/>
              </w:rPr>
            </w:pPr>
            <w:del w:id="294" w:author="Chen Heller" w:date="2023-01-04T09:14:00Z">
              <w:r w:rsidDel="00A7794D">
                <w:delText>0.169</w:delText>
              </w:r>
            </w:del>
          </w:p>
        </w:tc>
        <w:tc>
          <w:tcPr>
            <w:tcW w:w="1417" w:type="dxa"/>
          </w:tcPr>
          <w:p w14:paraId="5E84F5AC" w14:textId="1C943E17" w:rsidR="00DC6616" w:rsidDel="00A7794D" w:rsidRDefault="00DC6616" w:rsidP="00EA2CED">
            <w:pPr>
              <w:ind w:firstLine="0"/>
              <w:rPr>
                <w:del w:id="295" w:author="Chen Heller" w:date="2023-01-04T09:14:00Z"/>
              </w:rPr>
            </w:pPr>
            <w:del w:id="296" w:author="Chen Heller" w:date="2023-01-04T09:14:00Z">
              <w:r w:rsidDel="00A7794D">
                <w:delText>0, 0.20</w:delText>
              </w:r>
            </w:del>
          </w:p>
        </w:tc>
        <w:tc>
          <w:tcPr>
            <w:tcW w:w="709" w:type="dxa"/>
          </w:tcPr>
          <w:p w14:paraId="2DD1AD3D" w14:textId="7A457574" w:rsidR="00DC6616" w:rsidDel="00A7794D" w:rsidRDefault="00DC6616" w:rsidP="00EA2CED">
            <w:pPr>
              <w:ind w:firstLine="0"/>
              <w:rPr>
                <w:del w:id="297" w:author="Chen Heller" w:date="2023-01-04T09:14:00Z"/>
              </w:rPr>
            </w:pPr>
            <w:del w:id="298" w:author="Chen Heller" w:date="2023-01-04T09:14:00Z">
              <w:r w:rsidDel="00A7794D">
                <w:delText>0.69</w:delText>
              </w:r>
            </w:del>
          </w:p>
        </w:tc>
      </w:tr>
      <w:tr w:rsidR="00DC6616" w:rsidDel="00A7794D" w14:paraId="1AEC86DC" w14:textId="7D6E1B18" w:rsidTr="00EE3C0C">
        <w:trPr>
          <w:trHeight w:val="490"/>
          <w:del w:id="299"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300" w:author="Chen Heller" w:date="2023-01-04T09:14:00Z"/>
                <w:b/>
                <w:bCs/>
              </w:rPr>
            </w:pPr>
          </w:p>
        </w:tc>
        <w:tc>
          <w:tcPr>
            <w:tcW w:w="2268" w:type="dxa"/>
          </w:tcPr>
          <w:p w14:paraId="691D0A75" w14:textId="63A98384" w:rsidR="00DC6616" w:rsidRPr="00EA2CED" w:rsidDel="00A7794D" w:rsidRDefault="00DC6616" w:rsidP="00EA2CED">
            <w:pPr>
              <w:ind w:firstLine="0"/>
              <w:rPr>
                <w:del w:id="301" w:author="Chen Heller" w:date="2023-01-04T09:14:00Z"/>
                <w:b/>
                <w:bCs/>
              </w:rPr>
            </w:pPr>
            <w:del w:id="302"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303" w:author="Chen Heller" w:date="2023-01-04T09:14:00Z"/>
              </w:rPr>
            </w:pPr>
            <w:del w:id="304"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305" w:author="Chen Heller" w:date="2023-01-04T09:14:00Z"/>
              </w:rPr>
            </w:pPr>
            <w:del w:id="306"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307" w:author="Chen Heller" w:date="2023-01-04T09:14:00Z"/>
              </w:rPr>
            </w:pPr>
          </w:p>
        </w:tc>
        <w:tc>
          <w:tcPr>
            <w:tcW w:w="992" w:type="dxa"/>
          </w:tcPr>
          <w:p w14:paraId="60276CFC" w14:textId="5BC01A71" w:rsidR="00DC6616" w:rsidDel="00A7794D" w:rsidRDefault="00DC6616" w:rsidP="00EA2CED">
            <w:pPr>
              <w:ind w:firstLine="0"/>
              <w:rPr>
                <w:del w:id="308" w:author="Chen Heller" w:date="2023-01-04T09:14:00Z"/>
              </w:rPr>
            </w:pPr>
            <w:del w:id="309" w:author="Chen Heller" w:date="2023-01-04T09:14:00Z">
              <w:r w:rsidDel="00A7794D">
                <w:delText>0.694</w:delText>
              </w:r>
            </w:del>
          </w:p>
        </w:tc>
        <w:tc>
          <w:tcPr>
            <w:tcW w:w="1417" w:type="dxa"/>
          </w:tcPr>
          <w:p w14:paraId="638CFB7A" w14:textId="24A2C3E6" w:rsidR="00DC6616" w:rsidDel="00A7794D" w:rsidRDefault="00DC6616" w:rsidP="00EA2CED">
            <w:pPr>
              <w:ind w:firstLine="0"/>
              <w:rPr>
                <w:del w:id="310" w:author="Chen Heller" w:date="2023-01-04T09:14:00Z"/>
              </w:rPr>
            </w:pPr>
            <w:del w:id="311"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312" w:author="Chen Heller" w:date="2023-01-04T09:14:00Z"/>
              </w:rPr>
            </w:pPr>
            <w:del w:id="313" w:author="Chen Heller" w:date="2023-01-04T09:14:00Z">
              <w:r w:rsidDel="00A7794D">
                <w:delText>0.30</w:delText>
              </w:r>
            </w:del>
          </w:p>
        </w:tc>
      </w:tr>
      <w:tr w:rsidR="00DC6616" w:rsidDel="00A7794D" w14:paraId="752E12A2" w14:textId="49840331" w:rsidTr="00EE3C0C">
        <w:trPr>
          <w:trHeight w:val="490"/>
          <w:del w:id="314"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315" w:author="Chen Heller" w:date="2023-01-04T09:14:00Z"/>
                <w:b/>
                <w:bCs/>
              </w:rPr>
            </w:pPr>
          </w:p>
        </w:tc>
        <w:tc>
          <w:tcPr>
            <w:tcW w:w="2268" w:type="dxa"/>
          </w:tcPr>
          <w:p w14:paraId="7F876669" w14:textId="1925C1CE" w:rsidR="00DC6616" w:rsidRPr="00EA2CED" w:rsidDel="00A7794D" w:rsidRDefault="00DC6616" w:rsidP="00EA2CED">
            <w:pPr>
              <w:ind w:firstLine="0"/>
              <w:rPr>
                <w:del w:id="316" w:author="Chen Heller" w:date="2023-01-04T09:14:00Z"/>
                <w:b/>
                <w:bCs/>
              </w:rPr>
            </w:pPr>
            <w:del w:id="317"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318" w:author="Chen Heller" w:date="2023-01-04T09:14:00Z"/>
              </w:rPr>
            </w:pPr>
            <w:del w:id="319"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320" w:author="Chen Heller" w:date="2023-01-04T09:14:00Z"/>
              </w:rPr>
            </w:pPr>
            <w:del w:id="321"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322" w:author="Chen Heller" w:date="2023-01-04T09:14:00Z"/>
              </w:rPr>
            </w:pPr>
            <w:del w:id="323" w:author="Chen Heller" w:date="2023-01-04T09:14:00Z">
              <w:r w:rsidDel="00A7794D">
                <w:delText>2.07</w:delText>
              </w:r>
            </w:del>
          </w:p>
        </w:tc>
        <w:tc>
          <w:tcPr>
            <w:tcW w:w="992" w:type="dxa"/>
          </w:tcPr>
          <w:p w14:paraId="33717C25" w14:textId="366FF65D" w:rsidR="00DC6616" w:rsidDel="00A7794D" w:rsidRDefault="00DC6616" w:rsidP="00EA2CED">
            <w:pPr>
              <w:ind w:firstLine="0"/>
              <w:rPr>
                <w:del w:id="324" w:author="Chen Heller" w:date="2023-01-04T09:14:00Z"/>
              </w:rPr>
            </w:pPr>
            <w:del w:id="325" w:author="Chen Heller" w:date="2023-01-04T09:14:00Z">
              <w:r w:rsidDel="00A7794D">
                <w:delText>0.169</w:delText>
              </w:r>
            </w:del>
          </w:p>
        </w:tc>
        <w:tc>
          <w:tcPr>
            <w:tcW w:w="1417" w:type="dxa"/>
          </w:tcPr>
          <w:p w14:paraId="23B46D03" w14:textId="5C75CB3B" w:rsidR="00DC6616" w:rsidDel="00A7794D" w:rsidRDefault="00DC6616" w:rsidP="00EA2CED">
            <w:pPr>
              <w:ind w:firstLine="0"/>
              <w:rPr>
                <w:del w:id="326" w:author="Chen Heller" w:date="2023-01-04T09:14:00Z"/>
              </w:rPr>
            </w:pPr>
            <w:del w:id="327"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328" w:author="Chen Heller" w:date="2023-01-04T09:14:00Z"/>
              </w:rPr>
            </w:pPr>
            <w:del w:id="329" w:author="Chen Heller" w:date="2023-01-04T09:14:00Z">
              <w:r w:rsidDel="00A7794D">
                <w:delText>0.66</w:delText>
              </w:r>
            </w:del>
          </w:p>
        </w:tc>
      </w:tr>
      <w:tr w:rsidR="00DC6616" w:rsidDel="00A7794D" w14:paraId="2DAEA853" w14:textId="7B1879C2" w:rsidTr="00EE3C0C">
        <w:trPr>
          <w:trHeight w:val="490"/>
          <w:del w:id="330"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331" w:author="Chen Heller" w:date="2023-01-04T09:14:00Z"/>
                <w:b/>
                <w:bCs/>
              </w:rPr>
            </w:pPr>
          </w:p>
        </w:tc>
        <w:tc>
          <w:tcPr>
            <w:tcW w:w="2268" w:type="dxa"/>
          </w:tcPr>
          <w:p w14:paraId="7368CE85" w14:textId="70BA0A07" w:rsidR="00DC6616" w:rsidRPr="00EA2CED" w:rsidDel="00A7794D" w:rsidRDefault="00DC6616" w:rsidP="00EA2CED">
            <w:pPr>
              <w:ind w:firstLine="0"/>
              <w:rPr>
                <w:del w:id="332" w:author="Chen Heller" w:date="2023-01-04T09:14:00Z"/>
                <w:b/>
                <w:bCs/>
              </w:rPr>
            </w:pPr>
            <w:del w:id="333"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334" w:author="Chen Heller" w:date="2023-01-04T09:14:00Z"/>
              </w:rPr>
            </w:pPr>
            <w:del w:id="335"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336" w:author="Chen Heller" w:date="2023-01-04T09:14:00Z"/>
              </w:rPr>
            </w:pPr>
            <w:del w:id="337"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338" w:author="Chen Heller" w:date="2023-01-04T09:14:00Z"/>
              </w:rPr>
            </w:pPr>
          </w:p>
        </w:tc>
        <w:tc>
          <w:tcPr>
            <w:tcW w:w="992" w:type="dxa"/>
          </w:tcPr>
          <w:p w14:paraId="32A14361" w14:textId="0AA77C12" w:rsidR="00DC6616" w:rsidDel="00A7794D" w:rsidRDefault="00DC6616" w:rsidP="00EA2CED">
            <w:pPr>
              <w:ind w:firstLine="0"/>
              <w:rPr>
                <w:del w:id="339" w:author="Chen Heller" w:date="2023-01-04T09:14:00Z"/>
              </w:rPr>
            </w:pPr>
            <w:del w:id="340" w:author="Chen Heller" w:date="2023-01-04T09:14:00Z">
              <w:r w:rsidDel="00A7794D">
                <w:delText>0.896</w:delText>
              </w:r>
            </w:del>
          </w:p>
        </w:tc>
        <w:tc>
          <w:tcPr>
            <w:tcW w:w="1417" w:type="dxa"/>
          </w:tcPr>
          <w:p w14:paraId="6FA2C11E" w14:textId="40181DA9" w:rsidR="00DC6616" w:rsidDel="00A7794D" w:rsidRDefault="00DC6616" w:rsidP="00EA2CED">
            <w:pPr>
              <w:ind w:firstLine="0"/>
              <w:rPr>
                <w:del w:id="341" w:author="Chen Heller" w:date="2023-01-04T09:14:00Z"/>
              </w:rPr>
            </w:pPr>
            <w:del w:id="342"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343" w:author="Chen Heller" w:date="2023-01-04T09:14:00Z"/>
              </w:rPr>
            </w:pPr>
            <w:del w:id="344" w:author="Chen Heller" w:date="2023-01-04T09:14:00Z">
              <w:r w:rsidDel="00A7794D">
                <w:delText>0.02</w:delText>
              </w:r>
            </w:del>
          </w:p>
        </w:tc>
      </w:tr>
      <w:tr w:rsidR="00DC6616" w:rsidDel="00A7794D" w14:paraId="7D715023" w14:textId="08ABDF23" w:rsidTr="00EE3C0C">
        <w:trPr>
          <w:trHeight w:val="490"/>
          <w:del w:id="345"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346"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347" w:author="Chen Heller" w:date="2023-01-04T09:14:00Z"/>
                <w:b/>
                <w:bCs/>
              </w:rPr>
            </w:pPr>
            <w:del w:id="348"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349" w:author="Chen Heller" w:date="2023-01-04T09:14:00Z"/>
              </w:rPr>
            </w:pPr>
            <w:del w:id="350"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351" w:author="Chen Heller" w:date="2023-01-04T09:14:00Z"/>
              </w:rPr>
            </w:pPr>
            <w:del w:id="352"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353" w:author="Chen Heller" w:date="2023-01-04T09:14:00Z"/>
              </w:rPr>
            </w:pPr>
            <w:del w:id="354"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355" w:author="Chen Heller" w:date="2023-01-04T09:14:00Z"/>
              </w:rPr>
            </w:pPr>
            <w:del w:id="356"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357" w:author="Chen Heller" w:date="2023-01-04T09:14:00Z"/>
              </w:rPr>
            </w:pPr>
            <w:del w:id="358"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359" w:author="Chen Heller" w:date="2023-01-04T09:14:00Z"/>
              </w:rPr>
            </w:pPr>
            <w:del w:id="360" w:author="Chen Heller" w:date="2023-01-04T09:14:00Z">
              <w:r w:rsidDel="00A7794D">
                <w:delText>0.10</w:delText>
              </w:r>
            </w:del>
          </w:p>
        </w:tc>
      </w:tr>
      <w:tr w:rsidR="00DC6616" w:rsidDel="00A7794D" w14:paraId="7A5492FA" w14:textId="13CF3ED8" w:rsidTr="00EE3C0C">
        <w:trPr>
          <w:trHeight w:val="490"/>
          <w:del w:id="361"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362" w:author="Chen Heller" w:date="2023-01-04T09:14:00Z"/>
              </w:rPr>
            </w:pPr>
            <w:del w:id="363"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364" w:author="Chen Heller" w:date="2023-01-04T09:14:00Z"/>
        </w:rPr>
      </w:pPr>
    </w:p>
    <w:p w14:paraId="79292204" w14:textId="7E2ED294" w:rsidR="00961F77" w:rsidDel="00A7794D" w:rsidRDefault="00961F77" w:rsidP="004D5003">
      <w:pPr>
        <w:ind w:firstLine="0"/>
        <w:rPr>
          <w:del w:id="365" w:author="Chen Heller" w:date="2023-01-04T09:14:00Z"/>
        </w:rPr>
      </w:pPr>
    </w:p>
    <w:p w14:paraId="25BA8F34" w14:textId="01D5F273" w:rsidR="00694848" w:rsidDel="00A7794D" w:rsidRDefault="00694848">
      <w:pPr>
        <w:jc w:val="left"/>
        <w:rPr>
          <w:del w:id="366" w:author="Chen Heller" w:date="2023-01-04T09:14:00Z"/>
        </w:rPr>
      </w:pPr>
      <w:del w:id="367" w:author="Chen Heller" w:date="2023-01-04T09:14:00Z">
        <w:r w:rsidDel="00A7794D">
          <w:br w:type="page"/>
        </w:r>
      </w:del>
    </w:p>
    <w:p w14:paraId="5D8CD174" w14:textId="6F8E80CD" w:rsidR="005A4C44" w:rsidRPr="005A4C44" w:rsidDel="00A7794D" w:rsidRDefault="005A4C44" w:rsidP="005A4C44">
      <w:pPr>
        <w:ind w:firstLine="0"/>
        <w:rPr>
          <w:del w:id="368" w:author="Chen Heller" w:date="2023-01-04T09:14:00Z"/>
        </w:rPr>
      </w:pPr>
      <w:del w:id="369"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370" w:author="Chen Heller" w:date="2023-01-04T09:14:00Z"/>
        </w:rPr>
      </w:pPr>
      <w:bookmarkStart w:id="371" w:name="_Ref113876063"/>
      <w:del w:id="372" w:author="Chen Heller" w:date="2023-01-04T09:14:00Z">
        <w:r w:rsidDel="00A7794D">
          <w:delText xml:space="preserve">Figure </w:delText>
        </w:r>
        <w:r w:rsidDel="00A7794D">
          <w:rPr>
            <w:i w:val="0"/>
            <w:iCs w:val="0"/>
          </w:rPr>
          <w:fldChar w:fldCharType="begin"/>
        </w:r>
        <w:r w:rsidDel="00A7794D">
          <w:delInstrText xml:space="preserve"> SEQ Figure \* ARABIC </w:delInstrText>
        </w:r>
        <w:r w:rsidDel="00A7794D">
          <w:rPr>
            <w:i w:val="0"/>
            <w:iCs w:val="0"/>
          </w:rPr>
          <w:fldChar w:fldCharType="separate"/>
        </w:r>
        <w:r w:rsidR="0095479C" w:rsidDel="00A7794D">
          <w:rPr>
            <w:noProof/>
          </w:rPr>
          <w:delText>3</w:delText>
        </w:r>
        <w:r w:rsidDel="00A7794D">
          <w:rPr>
            <w:i w:val="0"/>
            <w:iCs w:val="0"/>
            <w:noProof/>
          </w:rPr>
          <w:fldChar w:fldCharType="end"/>
        </w:r>
        <w:bookmarkEnd w:id="371"/>
        <w:r w:rsidDel="00A7794D">
          <w:delText xml:space="preserve">. </w:delText>
        </w:r>
        <w:bookmarkStart w:id="373"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373"/>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374" w:author="Chen Heller" w:date="2023-01-04T09:15:00Z"/>
        </w:rPr>
      </w:pPr>
      <w:bookmarkStart w:id="375" w:name="_Toc114485374"/>
      <w:del w:id="376" w:author="Chen Heller" w:date="2023-01-04T09:15:00Z">
        <w:r w:rsidDel="007E1993">
          <w:delText>Discussion</w:delText>
        </w:r>
        <w:bookmarkEnd w:id="375"/>
      </w:del>
    </w:p>
    <w:p w14:paraId="4AEE0D15" w14:textId="0AEE2AD2" w:rsidR="002E6192" w:rsidRDefault="00D908A0" w:rsidP="00B83C9B">
      <w:pPr>
        <w:ind w:firstLine="0"/>
      </w:pPr>
      <w:del w:id="377"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378" w:author="Chen Heller" w:date="2023-01-04T10:05:00Z"/>
        </w:rPr>
      </w:pPr>
      <w:bookmarkStart w:id="379" w:name="_Toc114485375"/>
      <w:del w:id="380"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379"/>
      </w:del>
    </w:p>
    <w:p w14:paraId="43984158" w14:textId="31FE1994" w:rsidR="00B01E98" w:rsidDel="004E0F45" w:rsidRDefault="00B01E98" w:rsidP="00CA1FE8">
      <w:pPr>
        <w:ind w:firstLine="0"/>
        <w:rPr>
          <w:del w:id="381" w:author="Chen Heller" w:date="2023-01-04T10:05:00Z"/>
        </w:rPr>
      </w:pPr>
      <w:del w:id="382"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383"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384" w:author="Chen Heller" w:date="2023-01-03T17:25:00Z"/>
        </w:rPr>
      </w:pPr>
      <w:bookmarkStart w:id="385" w:name="_Toc114485376"/>
      <w:del w:id="386" w:author="Chen Heller" w:date="2023-01-03T17:25:00Z">
        <w:r w:rsidDel="00B23456">
          <w:delText>Methods</w:delText>
        </w:r>
        <w:bookmarkEnd w:id="385"/>
      </w:del>
    </w:p>
    <w:p w14:paraId="54353DE0" w14:textId="4AB05304" w:rsidR="007429C1" w:rsidDel="004F40BF" w:rsidRDefault="007429C1" w:rsidP="006238E0">
      <w:pPr>
        <w:pStyle w:val="Heading4"/>
        <w:rPr>
          <w:del w:id="387" w:author="Chen Heller" w:date="2023-01-03T17:11:00Z"/>
        </w:rPr>
      </w:pPr>
      <w:bookmarkStart w:id="388" w:name="_Toc114485377"/>
      <w:del w:id="389" w:author="Chen Heller" w:date="2023-01-03T17:11:00Z">
        <w:r w:rsidDel="004F40BF">
          <w:delText>Participants</w:delText>
        </w:r>
        <w:bookmarkEnd w:id="388"/>
      </w:del>
    </w:p>
    <w:p w14:paraId="1993AB85" w14:textId="19CA5844" w:rsidR="007429C1" w:rsidRPr="00422E34" w:rsidDel="004F40BF" w:rsidRDefault="00974448" w:rsidP="00974448">
      <w:pPr>
        <w:ind w:firstLine="0"/>
        <w:rPr>
          <w:del w:id="390" w:author="Chen Heller" w:date="2023-01-03T17:11:00Z"/>
        </w:rPr>
      </w:pPr>
      <w:del w:id="391"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92" w:author="Chen Heller" w:date="2023-01-03T17:12:00Z"/>
        </w:rPr>
      </w:pPr>
      <w:bookmarkStart w:id="393" w:name="_Toc114485378"/>
      <w:del w:id="39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93"/>
      </w:del>
    </w:p>
    <w:p w14:paraId="48EF074D" w14:textId="40D98933" w:rsidR="001A054F" w:rsidRDefault="00CA2666" w:rsidP="00BD24CA">
      <w:pPr>
        <w:ind w:firstLine="0"/>
      </w:pPr>
      <w:del w:id="395"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96"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97" w:author="Chen Heller" w:date="2023-01-03T17:14:00Z" w:name="move123658468"/>
      <w:moveFrom w:id="398"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97"/>
      <w:del w:id="39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400" w:author="Chen Heller" w:date="2023-01-03T17:40:00Z"/>
        </w:rPr>
      </w:pPr>
      <w:bookmarkStart w:id="401" w:name="_Toc114485379"/>
      <w:del w:id="402" w:author="Chen Heller" w:date="2023-01-03T17:40:00Z">
        <w:r w:rsidDel="00B2756B">
          <w:delText>Exclusion criteria</w:delText>
        </w:r>
        <w:bookmarkEnd w:id="401"/>
      </w:del>
    </w:p>
    <w:p w14:paraId="1A31F715" w14:textId="0D07CEB3" w:rsidR="006B13AE" w:rsidRDefault="00D826D9" w:rsidP="00974448">
      <w:pPr>
        <w:ind w:firstLine="0"/>
      </w:pPr>
      <w:del w:id="403"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404" w:author="Chen Heller" w:date="2023-01-04T10:07:00Z"/>
        </w:rPr>
      </w:pPr>
      <w:bookmarkStart w:id="405" w:name="_Toc114485380"/>
      <w:del w:id="406" w:author="Chen Heller" w:date="2023-01-04T10:07:00Z">
        <w:r w:rsidDel="005F23DE">
          <w:lastRenderedPageBreak/>
          <w:delText>Results</w:delText>
        </w:r>
        <w:bookmarkEnd w:id="405"/>
      </w:del>
    </w:p>
    <w:p w14:paraId="437897F0" w14:textId="130701E8" w:rsidR="000E54E1" w:rsidDel="005F23DE" w:rsidRDefault="00BA4221" w:rsidP="00974448">
      <w:pPr>
        <w:ind w:firstLine="0"/>
        <w:rPr>
          <w:del w:id="407" w:author="Chen Heller" w:date="2023-01-04T10:07:00Z"/>
        </w:rPr>
      </w:pPr>
      <w:del w:id="408"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409" w:author="Chen Heller" w:date="2023-01-04T10:07:00Z"/>
        </w:rPr>
      </w:pPr>
      <w:del w:id="410"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411" w:author="Chen Heller" w:date="2023-01-04T10:07:00Z"/>
        </w:rPr>
      </w:pPr>
    </w:p>
    <w:p w14:paraId="4043F815" w14:textId="7B3790D8" w:rsidR="003B10E1" w:rsidDel="005F23DE" w:rsidRDefault="003B10E1" w:rsidP="002872CF">
      <w:pPr>
        <w:pStyle w:val="Caption"/>
        <w:keepNext/>
        <w:rPr>
          <w:del w:id="412" w:author="Chen Heller" w:date="2023-01-04T10:07:00Z"/>
        </w:rPr>
      </w:pPr>
      <w:bookmarkStart w:id="413" w:name="_Ref114067886"/>
      <w:del w:id="414" w:author="Chen Heller" w:date="2023-01-04T10:07:00Z">
        <w:r w:rsidDel="005F23DE">
          <w:delText xml:space="preserve">Table </w:delText>
        </w:r>
        <w:r w:rsidDel="005F23DE">
          <w:rPr>
            <w:i w:val="0"/>
            <w:iCs w:val="0"/>
          </w:rPr>
          <w:fldChar w:fldCharType="begin"/>
        </w:r>
        <w:r w:rsidDel="005F23DE">
          <w:delInstrText xml:space="preserve"> SEQ Table \* ARABIC </w:delInstrText>
        </w:r>
        <w:r w:rsidDel="005F23DE">
          <w:rPr>
            <w:i w:val="0"/>
            <w:iCs w:val="0"/>
          </w:rPr>
          <w:fldChar w:fldCharType="separate"/>
        </w:r>
        <w:r w:rsidR="003251EA" w:rsidDel="005F23DE">
          <w:rPr>
            <w:noProof/>
          </w:rPr>
          <w:delText>2</w:delText>
        </w:r>
        <w:r w:rsidDel="005F23DE">
          <w:rPr>
            <w:i w:val="0"/>
            <w:iCs w:val="0"/>
            <w:noProof/>
          </w:rPr>
          <w:fldChar w:fldCharType="end"/>
        </w:r>
        <w:bookmarkEnd w:id="41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415"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416"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41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418" w:author="Chen Heller" w:date="2023-01-04T10:07:00Z"/>
                <w:b/>
                <w:bCs/>
              </w:rPr>
            </w:pPr>
            <w:del w:id="419"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420" w:author="Chen Heller" w:date="2023-01-04T10:07:00Z"/>
                <w:b/>
                <w:bCs/>
              </w:rPr>
            </w:pPr>
            <w:del w:id="42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422"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423"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424"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425" w:author="Chen Heller" w:date="2023-01-04T10:07:00Z"/>
              </w:rPr>
            </w:pPr>
          </w:p>
        </w:tc>
      </w:tr>
      <w:tr w:rsidR="00F625AB" w:rsidDel="005F23DE" w14:paraId="42B7061E" w14:textId="58A64E1D" w:rsidTr="002872CF">
        <w:trPr>
          <w:trHeight w:val="254"/>
          <w:del w:id="426"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427"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428"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429" w:author="Chen Heller" w:date="2023-01-04T10:07:00Z"/>
                <w:b/>
                <w:bCs/>
              </w:rPr>
            </w:pPr>
            <w:del w:id="430"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431" w:author="Chen Heller" w:date="2023-01-04T10:07:00Z"/>
                <w:b/>
                <w:bCs/>
              </w:rPr>
            </w:pPr>
            <w:del w:id="432"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433" w:author="Chen Heller" w:date="2023-01-04T10:07:00Z"/>
                <w:b/>
                <w:bCs/>
              </w:rPr>
            </w:pPr>
            <w:del w:id="434"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435" w:author="Chen Heller" w:date="2023-01-04T10:07:00Z"/>
                <w:b/>
                <w:bCs/>
              </w:rPr>
            </w:pPr>
            <w:del w:id="436"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437" w:author="Chen Heller" w:date="2023-01-04T10:07:00Z"/>
                <w:b/>
                <w:bCs/>
              </w:rPr>
            </w:pPr>
            <w:del w:id="438"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439" w:author="Chen Heller" w:date="2023-01-04T10:07:00Z"/>
                <w:b/>
                <w:bCs/>
              </w:rPr>
            </w:pPr>
            <w:del w:id="440" w:author="Chen Heller" w:date="2023-01-04T10:07:00Z">
              <w:r w:rsidDel="005F23DE">
                <w:rPr>
                  <w:b/>
                  <w:bCs/>
                </w:rPr>
                <w:delText>d</w:delText>
              </w:r>
            </w:del>
          </w:p>
        </w:tc>
      </w:tr>
      <w:tr w:rsidR="00F625AB" w:rsidDel="005F23DE" w14:paraId="7E3A973E" w14:textId="45FBFB98" w:rsidTr="002872CF">
        <w:trPr>
          <w:trHeight w:val="313"/>
          <w:del w:id="441"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442" w:author="Chen Heller" w:date="2023-01-04T10:07:00Z"/>
              </w:rPr>
            </w:pPr>
            <w:del w:id="443" w:author="Chen Heller" w:date="2023-01-04T10:07:00Z">
              <w:r w:rsidDel="005F23DE">
                <w:rPr>
                  <w:b/>
                  <w:bCs/>
                </w:rPr>
                <w:delText>Reaching</w:delText>
              </w:r>
            </w:del>
          </w:p>
        </w:tc>
      </w:tr>
      <w:tr w:rsidR="00F625AB" w:rsidDel="005F23DE" w14:paraId="60E71E84" w14:textId="101E9665" w:rsidTr="002872CF">
        <w:trPr>
          <w:trHeight w:val="490"/>
          <w:del w:id="444"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445" w:author="Chen Heller" w:date="2023-01-04T10:07:00Z"/>
                <w:b/>
                <w:bCs/>
              </w:rPr>
            </w:pPr>
          </w:p>
        </w:tc>
        <w:tc>
          <w:tcPr>
            <w:tcW w:w="2268" w:type="dxa"/>
          </w:tcPr>
          <w:p w14:paraId="4820B497" w14:textId="2A894765" w:rsidR="00F625AB" w:rsidRPr="00EA2CED" w:rsidDel="005F23DE" w:rsidRDefault="00F625AB" w:rsidP="00EA2CED">
            <w:pPr>
              <w:ind w:firstLine="0"/>
              <w:rPr>
                <w:del w:id="446" w:author="Chen Heller" w:date="2023-01-04T10:07:00Z"/>
                <w:b/>
                <w:bCs/>
              </w:rPr>
            </w:pPr>
            <w:del w:id="447"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448" w:author="Chen Heller" w:date="2023-01-04T10:07:00Z"/>
              </w:rPr>
            </w:pPr>
            <w:del w:id="449"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450" w:author="Chen Heller" w:date="2023-01-04T10:07:00Z"/>
              </w:rPr>
            </w:pPr>
            <w:del w:id="451"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452" w:author="Chen Heller" w:date="2023-01-04T10:07:00Z"/>
              </w:rPr>
            </w:pPr>
          </w:p>
        </w:tc>
        <w:tc>
          <w:tcPr>
            <w:tcW w:w="992" w:type="dxa"/>
          </w:tcPr>
          <w:p w14:paraId="56F8291D" w14:textId="30033D6F" w:rsidR="00F625AB" w:rsidDel="005F23DE" w:rsidRDefault="00F625AB" w:rsidP="00EA2CED">
            <w:pPr>
              <w:ind w:firstLine="0"/>
              <w:rPr>
                <w:del w:id="453" w:author="Chen Heller" w:date="2023-01-04T10:07:00Z"/>
              </w:rPr>
            </w:pPr>
            <w:del w:id="454" w:author="Chen Heller" w:date="2023-01-04T10:07:00Z">
              <w:r w:rsidDel="005F23DE">
                <w:delText>0.699</w:delText>
              </w:r>
            </w:del>
          </w:p>
        </w:tc>
        <w:tc>
          <w:tcPr>
            <w:tcW w:w="1701" w:type="dxa"/>
          </w:tcPr>
          <w:p w14:paraId="094E1940" w14:textId="6D4C7EDE" w:rsidR="00F625AB" w:rsidDel="005F23DE" w:rsidRDefault="00F625AB" w:rsidP="00EA2CED">
            <w:pPr>
              <w:ind w:firstLine="0"/>
              <w:rPr>
                <w:del w:id="455" w:author="Chen Heller" w:date="2023-01-04T10:07:00Z"/>
              </w:rPr>
            </w:pPr>
            <w:del w:id="456"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457" w:author="Chen Heller" w:date="2023-01-04T10:07:00Z"/>
              </w:rPr>
            </w:pPr>
            <w:del w:id="458" w:author="Chen Heller" w:date="2023-01-04T10:07:00Z">
              <w:r w:rsidDel="005F23DE">
                <w:delText>0.23</w:delText>
              </w:r>
            </w:del>
          </w:p>
        </w:tc>
      </w:tr>
      <w:tr w:rsidR="00F625AB" w:rsidDel="005F23DE" w14:paraId="546D8528" w14:textId="668B2B96" w:rsidTr="002872CF">
        <w:trPr>
          <w:trHeight w:val="490"/>
          <w:del w:id="459"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460" w:author="Chen Heller" w:date="2023-01-04T10:07:00Z"/>
                <w:b/>
                <w:bCs/>
              </w:rPr>
            </w:pPr>
          </w:p>
        </w:tc>
        <w:tc>
          <w:tcPr>
            <w:tcW w:w="2268" w:type="dxa"/>
          </w:tcPr>
          <w:p w14:paraId="66320C4C" w14:textId="4269E1AA" w:rsidR="00F625AB" w:rsidRPr="00EA2CED" w:rsidDel="005F23DE" w:rsidRDefault="00F625AB" w:rsidP="00EA2CED">
            <w:pPr>
              <w:ind w:firstLine="0"/>
              <w:rPr>
                <w:del w:id="461" w:author="Chen Heller" w:date="2023-01-04T10:07:00Z"/>
                <w:b/>
                <w:bCs/>
              </w:rPr>
            </w:pPr>
            <w:del w:id="462"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463" w:author="Chen Heller" w:date="2023-01-04T10:07:00Z"/>
              </w:rPr>
            </w:pPr>
            <w:del w:id="464"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465" w:author="Chen Heller" w:date="2023-01-04T10:07:00Z"/>
              </w:rPr>
            </w:pPr>
            <w:del w:id="466"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467" w:author="Chen Heller" w:date="2023-01-04T10:07:00Z"/>
              </w:rPr>
            </w:pPr>
            <w:del w:id="468" w:author="Chen Heller" w:date="2023-01-04T10:07:00Z">
              <w:r w:rsidDel="005F23DE">
                <w:delText>1</w:delText>
              </w:r>
            </w:del>
          </w:p>
        </w:tc>
        <w:tc>
          <w:tcPr>
            <w:tcW w:w="992" w:type="dxa"/>
          </w:tcPr>
          <w:p w14:paraId="4D52E8BF" w14:textId="5F2941EB" w:rsidR="00F625AB" w:rsidDel="005F23DE" w:rsidRDefault="00F625AB" w:rsidP="00EA2CED">
            <w:pPr>
              <w:ind w:firstLine="0"/>
              <w:rPr>
                <w:del w:id="469" w:author="Chen Heller" w:date="2023-01-04T10:07:00Z"/>
              </w:rPr>
            </w:pPr>
            <w:del w:id="470" w:author="Chen Heller" w:date="2023-01-04T10:07:00Z">
              <w:r w:rsidDel="005F23DE">
                <w:delText>0.342</w:delText>
              </w:r>
            </w:del>
          </w:p>
        </w:tc>
        <w:tc>
          <w:tcPr>
            <w:tcW w:w="1701" w:type="dxa"/>
          </w:tcPr>
          <w:p w14:paraId="00B7B671" w14:textId="4CD9181A" w:rsidR="00F625AB" w:rsidDel="005F23DE" w:rsidRDefault="00F625AB" w:rsidP="00EA2CED">
            <w:pPr>
              <w:ind w:firstLine="0"/>
              <w:rPr>
                <w:del w:id="471" w:author="Chen Heller" w:date="2023-01-04T10:07:00Z"/>
              </w:rPr>
            </w:pPr>
            <w:del w:id="472"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473" w:author="Chen Heller" w:date="2023-01-04T10:07:00Z"/>
              </w:rPr>
            </w:pPr>
            <w:del w:id="474" w:author="Chen Heller" w:date="2023-01-04T10:07:00Z">
              <w:r w:rsidDel="005F23DE">
                <w:delText>0.34</w:delText>
              </w:r>
            </w:del>
          </w:p>
        </w:tc>
      </w:tr>
      <w:tr w:rsidR="00F625AB" w:rsidDel="005F23DE" w14:paraId="3477F4C1" w14:textId="4BB3B5E1" w:rsidTr="002872CF">
        <w:trPr>
          <w:trHeight w:val="490"/>
          <w:del w:id="475"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476" w:author="Chen Heller" w:date="2023-01-04T10:07:00Z"/>
                <w:b/>
                <w:bCs/>
              </w:rPr>
            </w:pPr>
          </w:p>
        </w:tc>
        <w:tc>
          <w:tcPr>
            <w:tcW w:w="2268" w:type="dxa"/>
          </w:tcPr>
          <w:p w14:paraId="20977C07" w14:textId="2015A152" w:rsidR="00F625AB" w:rsidRPr="00EA2CED" w:rsidDel="005F23DE" w:rsidRDefault="00F625AB" w:rsidP="00EA2CED">
            <w:pPr>
              <w:ind w:firstLine="0"/>
              <w:rPr>
                <w:del w:id="477" w:author="Chen Heller" w:date="2023-01-04T10:07:00Z"/>
                <w:b/>
                <w:bCs/>
              </w:rPr>
            </w:pPr>
            <w:del w:id="478"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479" w:author="Chen Heller" w:date="2023-01-04T10:07:00Z"/>
              </w:rPr>
            </w:pPr>
            <w:del w:id="480"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481" w:author="Chen Heller" w:date="2023-01-04T10:07:00Z"/>
              </w:rPr>
            </w:pPr>
            <w:del w:id="482"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483" w:author="Chen Heller" w:date="2023-01-04T10:07:00Z"/>
              </w:rPr>
            </w:pPr>
          </w:p>
        </w:tc>
        <w:tc>
          <w:tcPr>
            <w:tcW w:w="992" w:type="dxa"/>
          </w:tcPr>
          <w:p w14:paraId="518DA98B" w14:textId="7591B0BE" w:rsidR="00F625AB" w:rsidDel="005F23DE" w:rsidRDefault="00F625AB" w:rsidP="00EA2CED">
            <w:pPr>
              <w:ind w:firstLine="0"/>
              <w:rPr>
                <w:del w:id="484" w:author="Chen Heller" w:date="2023-01-04T10:07:00Z"/>
              </w:rPr>
            </w:pPr>
            <w:del w:id="485" w:author="Chen Heller" w:date="2023-01-04T10:07:00Z">
              <w:r w:rsidDel="005F23DE">
                <w:delText>0.273</w:delText>
              </w:r>
            </w:del>
          </w:p>
        </w:tc>
        <w:tc>
          <w:tcPr>
            <w:tcW w:w="1701" w:type="dxa"/>
          </w:tcPr>
          <w:p w14:paraId="42AE0FAA" w14:textId="4F50092A" w:rsidR="00F625AB" w:rsidDel="005F23DE" w:rsidRDefault="00F625AB" w:rsidP="00EA2CED">
            <w:pPr>
              <w:ind w:firstLine="0"/>
              <w:rPr>
                <w:del w:id="486" w:author="Chen Heller" w:date="2023-01-04T10:07:00Z"/>
              </w:rPr>
            </w:pPr>
            <w:del w:id="487"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88" w:author="Chen Heller" w:date="2023-01-04T10:07:00Z"/>
              </w:rPr>
            </w:pPr>
            <w:del w:id="489" w:author="Chen Heller" w:date="2023-01-04T10:07:00Z">
              <w:r w:rsidDel="005F23DE">
                <w:delText>0.40</w:delText>
              </w:r>
            </w:del>
          </w:p>
        </w:tc>
      </w:tr>
      <w:tr w:rsidR="00F625AB" w:rsidDel="005F23DE" w14:paraId="4916FD57" w14:textId="21E09EA2" w:rsidTr="002872CF">
        <w:trPr>
          <w:trHeight w:val="490"/>
          <w:del w:id="490"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91" w:author="Chen Heller" w:date="2023-01-04T10:07:00Z"/>
                <w:b/>
                <w:bCs/>
              </w:rPr>
            </w:pPr>
          </w:p>
        </w:tc>
        <w:tc>
          <w:tcPr>
            <w:tcW w:w="2268" w:type="dxa"/>
          </w:tcPr>
          <w:p w14:paraId="7B3078D3" w14:textId="144CC248" w:rsidR="00F625AB" w:rsidRPr="00EA2CED" w:rsidDel="005F23DE" w:rsidRDefault="00F625AB" w:rsidP="00EA2CED">
            <w:pPr>
              <w:ind w:firstLine="0"/>
              <w:rPr>
                <w:del w:id="492" w:author="Chen Heller" w:date="2023-01-04T10:07:00Z"/>
                <w:b/>
                <w:bCs/>
              </w:rPr>
            </w:pPr>
            <w:del w:id="493"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94" w:author="Chen Heller" w:date="2023-01-04T10:07:00Z"/>
              </w:rPr>
            </w:pPr>
            <w:del w:id="495"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96" w:author="Chen Heller" w:date="2023-01-04T10:07:00Z"/>
              </w:rPr>
            </w:pPr>
            <w:del w:id="497"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98" w:author="Chen Heller" w:date="2023-01-04T10:07:00Z"/>
              </w:rPr>
            </w:pPr>
          </w:p>
        </w:tc>
        <w:tc>
          <w:tcPr>
            <w:tcW w:w="992" w:type="dxa"/>
          </w:tcPr>
          <w:p w14:paraId="2BD28BB7" w14:textId="6B55262E" w:rsidR="00F625AB" w:rsidDel="005F23DE" w:rsidRDefault="00F625AB" w:rsidP="00EA2CED">
            <w:pPr>
              <w:ind w:firstLine="0"/>
              <w:rPr>
                <w:del w:id="499" w:author="Chen Heller" w:date="2023-01-04T10:07:00Z"/>
              </w:rPr>
            </w:pPr>
            <w:del w:id="500" w:author="Chen Heller" w:date="2023-01-04T10:07:00Z">
              <w:r w:rsidDel="005F23DE">
                <w:delText>0.316</w:delText>
              </w:r>
            </w:del>
          </w:p>
        </w:tc>
        <w:tc>
          <w:tcPr>
            <w:tcW w:w="1701" w:type="dxa"/>
          </w:tcPr>
          <w:p w14:paraId="4746B163" w14:textId="5DE35E1A" w:rsidR="00F625AB" w:rsidDel="005F23DE" w:rsidRDefault="00F625AB" w:rsidP="00EA2CED">
            <w:pPr>
              <w:ind w:firstLine="0"/>
              <w:rPr>
                <w:del w:id="501" w:author="Chen Heller" w:date="2023-01-04T10:07:00Z"/>
              </w:rPr>
            </w:pPr>
            <w:del w:id="502"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503" w:author="Chen Heller" w:date="2023-01-04T10:07:00Z"/>
              </w:rPr>
            </w:pPr>
            <w:del w:id="504" w:author="Chen Heller" w:date="2023-01-04T10:07:00Z">
              <w:r w:rsidDel="005F23DE">
                <w:delText>0.40</w:delText>
              </w:r>
            </w:del>
          </w:p>
        </w:tc>
      </w:tr>
      <w:tr w:rsidR="00F625AB" w:rsidDel="005F23DE" w14:paraId="1A30158E" w14:textId="49C614D6" w:rsidTr="002872CF">
        <w:trPr>
          <w:trHeight w:val="490"/>
          <w:del w:id="505"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506"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507" w:author="Chen Heller" w:date="2023-01-04T10:07:00Z"/>
                <w:b/>
                <w:bCs/>
              </w:rPr>
            </w:pPr>
            <w:del w:id="508"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509" w:author="Chen Heller" w:date="2023-01-04T10:07:00Z"/>
              </w:rPr>
            </w:pPr>
            <w:del w:id="510"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511" w:author="Chen Heller" w:date="2023-01-04T10:07:00Z"/>
              </w:rPr>
            </w:pPr>
            <w:del w:id="512"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513"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514" w:author="Chen Heller" w:date="2023-01-04T10:07:00Z"/>
              </w:rPr>
            </w:pPr>
            <w:del w:id="515"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516" w:author="Chen Heller" w:date="2023-01-04T10:07:00Z"/>
              </w:rPr>
            </w:pPr>
            <w:del w:id="517"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518" w:author="Chen Heller" w:date="2023-01-04T10:07:00Z"/>
              </w:rPr>
            </w:pPr>
            <w:del w:id="519" w:author="Chen Heller" w:date="2023-01-04T10:07:00Z">
              <w:r w:rsidDel="005F23DE">
                <w:delText>0.13</w:delText>
              </w:r>
            </w:del>
          </w:p>
        </w:tc>
      </w:tr>
      <w:tr w:rsidR="00F625AB" w:rsidDel="005F23DE" w14:paraId="3E212A02" w14:textId="18AB2C2C" w:rsidTr="002872CF">
        <w:trPr>
          <w:trHeight w:val="490"/>
          <w:del w:id="520"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521" w:author="Chen Heller" w:date="2023-01-04T10:07:00Z"/>
              </w:rPr>
            </w:pPr>
            <w:del w:id="522"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523" w:author="Chen Heller" w:date="2023-01-04T10:07:00Z"/>
        </w:rPr>
      </w:pPr>
    </w:p>
    <w:p w14:paraId="1EC99FEE" w14:textId="78372361" w:rsidR="009B0704" w:rsidDel="005F23DE" w:rsidRDefault="009B0704" w:rsidP="009B0704">
      <w:pPr>
        <w:pStyle w:val="NoSpacing"/>
        <w:keepNext/>
        <w:bidi w:val="0"/>
        <w:rPr>
          <w:del w:id="524" w:author="Chen Heller" w:date="2023-01-04T10:07:00Z"/>
        </w:rPr>
      </w:pPr>
      <w:del w:id="525"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526" w:name="_Ref113877160"/>
      <w:del w:id="527"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526"/>
        <w:r w:rsidDel="005F23DE">
          <w:delText xml:space="preserve">. </w:delText>
        </w:r>
        <w:bookmarkStart w:id="528"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528"/>
    </w:p>
    <w:p w14:paraId="478CC092" w14:textId="7EEDD442" w:rsidR="005948F8" w:rsidRPr="005948F8" w:rsidDel="00A561BE" w:rsidRDefault="005948F8" w:rsidP="005948F8">
      <w:pPr>
        <w:rPr>
          <w:del w:id="529" w:author="Chen Heller" w:date="2023-01-04T10:10:00Z"/>
        </w:rPr>
      </w:pPr>
    </w:p>
    <w:p w14:paraId="65366A3D" w14:textId="29AA2BC8" w:rsidR="00D826D9" w:rsidDel="00A561BE" w:rsidRDefault="00D826D9" w:rsidP="006238E0">
      <w:pPr>
        <w:pStyle w:val="Heading3"/>
        <w:rPr>
          <w:del w:id="530" w:author="Chen Heller" w:date="2023-01-04T10:10:00Z"/>
        </w:rPr>
      </w:pPr>
      <w:bookmarkStart w:id="531" w:name="_Toc114485381"/>
      <w:del w:id="532" w:author="Chen Heller" w:date="2023-01-04T10:10:00Z">
        <w:r w:rsidDel="00A561BE">
          <w:delText>Discussion</w:delText>
        </w:r>
        <w:bookmarkEnd w:id="531"/>
      </w:del>
    </w:p>
    <w:p w14:paraId="25BD0ACD" w14:textId="7E4F32D0" w:rsidR="00197453" w:rsidDel="00A561BE" w:rsidRDefault="005B4E48" w:rsidP="00543738">
      <w:pPr>
        <w:ind w:firstLine="0"/>
        <w:rPr>
          <w:del w:id="533" w:author="Chen Heller" w:date="2023-01-04T10:10:00Z"/>
        </w:rPr>
      </w:pPr>
      <w:del w:id="5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535" w:author="Chen Heller" w:date="2023-01-04T10:12:00Z"/>
          <w:rtl/>
        </w:rPr>
      </w:pPr>
      <w:bookmarkStart w:id="536" w:name="_Toc114485382"/>
      <w:del w:id="537"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536"/>
      </w:del>
    </w:p>
    <w:p w14:paraId="6ED892B3" w14:textId="484AD34A" w:rsidR="00D826D9" w:rsidDel="00094743" w:rsidRDefault="007D3BA7" w:rsidP="00F0095E">
      <w:pPr>
        <w:ind w:firstLine="0"/>
        <w:rPr>
          <w:del w:id="538" w:author="Chen Heller" w:date="2023-01-04T10:12:00Z"/>
        </w:rPr>
      </w:pPr>
      <w:del w:id="539"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540" w:author="Chen Heller" w:date="2023-01-03T17:25:00Z"/>
        </w:rPr>
      </w:pPr>
      <w:bookmarkStart w:id="541" w:name="_Toc114485383"/>
      <w:del w:id="542" w:author="Chen Heller" w:date="2023-01-03T17:25:00Z">
        <w:r w:rsidDel="00B23456">
          <w:delText>Methods</w:delText>
        </w:r>
        <w:bookmarkEnd w:id="541"/>
      </w:del>
    </w:p>
    <w:p w14:paraId="3B29F863" w14:textId="2287F0E3" w:rsidR="00D826D9" w:rsidDel="00B23456" w:rsidRDefault="00D826D9" w:rsidP="006238E0">
      <w:pPr>
        <w:pStyle w:val="Heading4"/>
        <w:rPr>
          <w:del w:id="543" w:author="Chen Heller" w:date="2023-01-03T17:25:00Z"/>
        </w:rPr>
      </w:pPr>
      <w:bookmarkStart w:id="544" w:name="_Toc114485384"/>
      <w:del w:id="545" w:author="Chen Heller" w:date="2023-01-03T17:25:00Z">
        <w:r w:rsidDel="00B23456">
          <w:delText>Participants</w:delText>
        </w:r>
        <w:bookmarkEnd w:id="544"/>
      </w:del>
    </w:p>
    <w:p w14:paraId="542AD451" w14:textId="181A10CF" w:rsidR="00D826D9" w:rsidRPr="00354457" w:rsidDel="00B23456" w:rsidRDefault="00F0095E" w:rsidP="00B23456">
      <w:pPr>
        <w:ind w:firstLine="0"/>
        <w:rPr>
          <w:del w:id="546" w:author="Chen Heller" w:date="2023-01-03T17:25:00Z"/>
        </w:rPr>
      </w:pPr>
      <w:del w:id="547"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548" w:author="Chen Heller" w:date="2023-01-03T17:25:00Z">
          <w:pPr>
            <w:pStyle w:val="Heading3"/>
          </w:pPr>
        </w:pPrChange>
      </w:pPr>
      <w:bookmarkStart w:id="549" w:name="_Toc114485385"/>
      <w:del w:id="550" w:author="Chen Heller" w:date="2023-01-03T17:25:00Z">
        <w:r w:rsidDel="00B23456">
          <w:delText>Stimuli</w:delText>
        </w:r>
        <w:r w:rsidR="008E682E" w:rsidDel="00B23456">
          <w:delText>, Apparatus and Procedure</w:delText>
        </w:r>
      </w:del>
      <w:bookmarkEnd w:id="549"/>
    </w:p>
    <w:p w14:paraId="1151CE81" w14:textId="6BEACAD6" w:rsidR="00D826D9" w:rsidRDefault="00D826D9" w:rsidP="00EE6512">
      <w:pPr>
        <w:ind w:firstLine="0"/>
      </w:pPr>
      <w:del w:id="551"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552"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553" w:author="Chen Heller" w:date="2023-01-03T17:19:00Z">
        <w:r w:rsidDel="00621802">
          <w:delText xml:space="preserve">. </w:delText>
        </w:r>
      </w:del>
      <w:del w:id="554"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555"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556"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557" w:author="Chen Heller" w:date="2023-01-04T10:14:00Z"/>
        </w:rPr>
      </w:pPr>
      <w:bookmarkStart w:id="558" w:name="_Toc114485386"/>
      <w:del w:id="559" w:author="Chen Heller" w:date="2023-01-04T10:14:00Z">
        <w:r w:rsidDel="005B45DE">
          <w:delText>Results</w:delText>
        </w:r>
        <w:bookmarkEnd w:id="558"/>
      </w:del>
    </w:p>
    <w:p w14:paraId="3C8905BD" w14:textId="567CFF55" w:rsidR="0045341F" w:rsidDel="00094743" w:rsidRDefault="00BA4221" w:rsidP="002973C7">
      <w:pPr>
        <w:ind w:firstLine="0"/>
        <w:rPr>
          <w:del w:id="560" w:author="Chen Heller" w:date="2023-01-04T10:12:00Z"/>
        </w:rPr>
      </w:pPr>
      <w:del w:id="561"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562" w:author="Chen Heller" w:date="2023-01-04T10:13:00Z"/>
        </w:rPr>
      </w:pPr>
      <w:del w:id="563"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564" w:author="Chen Heller" w:date="2023-01-04T10:14:00Z"/>
        </w:rPr>
      </w:pPr>
      <w:del w:id="56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566" w:author="Chen Heller" w:date="2023-01-04T10:14:00Z"/>
        </w:rPr>
      </w:pPr>
    </w:p>
    <w:p w14:paraId="3D3AA847" w14:textId="671C7454" w:rsidR="001D150D" w:rsidDel="005B45DE" w:rsidRDefault="001D150D" w:rsidP="002973C7">
      <w:pPr>
        <w:pStyle w:val="Caption"/>
        <w:keepNext/>
        <w:rPr>
          <w:del w:id="567" w:author="Chen Heller" w:date="2023-01-04T10:14:00Z"/>
        </w:rPr>
      </w:pPr>
      <w:bookmarkStart w:id="568" w:name="_Ref114067946"/>
      <w:del w:id="569" w:author="Chen Heller" w:date="2023-01-04T10:14:00Z">
        <w:r w:rsidDel="005B45DE">
          <w:delText xml:space="preserve">Table </w:delText>
        </w:r>
        <w:r w:rsidDel="005B45DE">
          <w:rPr>
            <w:i w:val="0"/>
            <w:iCs w:val="0"/>
          </w:rPr>
          <w:fldChar w:fldCharType="begin"/>
        </w:r>
        <w:r w:rsidDel="005B45DE">
          <w:delInstrText xml:space="preserve"> SEQ Table \* ARABIC </w:delInstrText>
        </w:r>
        <w:r w:rsidDel="005B45DE">
          <w:rPr>
            <w:i w:val="0"/>
            <w:iCs w:val="0"/>
          </w:rPr>
          <w:fldChar w:fldCharType="separate"/>
        </w:r>
        <w:r w:rsidR="003251EA" w:rsidDel="005B45DE">
          <w:rPr>
            <w:noProof/>
          </w:rPr>
          <w:delText>3</w:delText>
        </w:r>
        <w:r w:rsidDel="005B45DE">
          <w:rPr>
            <w:i w:val="0"/>
            <w:iCs w:val="0"/>
            <w:noProof/>
          </w:rPr>
          <w:fldChar w:fldCharType="end"/>
        </w:r>
        <w:bookmarkEnd w:id="56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570"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571"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57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573" w:author="Chen Heller" w:date="2023-01-04T10:14:00Z"/>
                <w:b/>
                <w:bCs/>
              </w:rPr>
            </w:pPr>
            <w:del w:id="574"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575" w:author="Chen Heller" w:date="2023-01-04T10:14:00Z"/>
                <w:b/>
                <w:bCs/>
              </w:rPr>
            </w:pPr>
            <w:del w:id="576"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577"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578"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579"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580" w:author="Chen Heller" w:date="2023-01-04T10:14:00Z"/>
              </w:rPr>
            </w:pPr>
          </w:p>
        </w:tc>
      </w:tr>
      <w:tr w:rsidR="00B65BC7" w:rsidDel="005B45DE" w14:paraId="48C9E5AC" w14:textId="26B6782D" w:rsidTr="002973C7">
        <w:trPr>
          <w:trHeight w:val="254"/>
          <w:del w:id="581"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582"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583"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584" w:author="Chen Heller" w:date="2023-01-04T10:14:00Z"/>
                <w:b/>
                <w:bCs/>
              </w:rPr>
            </w:pPr>
            <w:del w:id="585"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586" w:author="Chen Heller" w:date="2023-01-04T10:14:00Z"/>
                <w:b/>
                <w:bCs/>
              </w:rPr>
            </w:pPr>
            <w:del w:id="587"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88" w:author="Chen Heller" w:date="2023-01-04T10:14:00Z"/>
                <w:b/>
                <w:bCs/>
              </w:rPr>
            </w:pPr>
            <w:del w:id="589"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90" w:author="Chen Heller" w:date="2023-01-04T10:14:00Z"/>
                <w:b/>
                <w:bCs/>
              </w:rPr>
            </w:pPr>
            <w:del w:id="591"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92" w:author="Chen Heller" w:date="2023-01-04T10:14:00Z"/>
                <w:b/>
                <w:bCs/>
              </w:rPr>
            </w:pPr>
            <w:del w:id="593"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94" w:author="Chen Heller" w:date="2023-01-04T10:14:00Z"/>
                <w:b/>
                <w:bCs/>
              </w:rPr>
            </w:pPr>
            <w:del w:id="595" w:author="Chen Heller" w:date="2023-01-04T10:14:00Z">
              <w:r w:rsidDel="005B45DE">
                <w:rPr>
                  <w:b/>
                  <w:bCs/>
                </w:rPr>
                <w:delText>d</w:delText>
              </w:r>
            </w:del>
          </w:p>
        </w:tc>
      </w:tr>
      <w:tr w:rsidR="00B65BC7" w:rsidDel="005B45DE" w14:paraId="43185318" w14:textId="2F125864" w:rsidTr="002973C7">
        <w:trPr>
          <w:trHeight w:val="313"/>
          <w:del w:id="596"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97" w:author="Chen Heller" w:date="2023-01-04T10:14:00Z"/>
              </w:rPr>
            </w:pPr>
            <w:del w:id="598" w:author="Chen Heller" w:date="2023-01-04T10:14:00Z">
              <w:r w:rsidDel="005B45DE">
                <w:rPr>
                  <w:b/>
                  <w:bCs/>
                </w:rPr>
                <w:delText>Reaching</w:delText>
              </w:r>
            </w:del>
          </w:p>
        </w:tc>
      </w:tr>
      <w:tr w:rsidR="00B65BC7" w:rsidDel="005B45DE" w14:paraId="4FFCFB7D" w14:textId="1BA10A66" w:rsidTr="002973C7">
        <w:trPr>
          <w:trHeight w:val="490"/>
          <w:del w:id="599"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600" w:author="Chen Heller" w:date="2023-01-04T10:14:00Z"/>
                <w:b/>
                <w:bCs/>
              </w:rPr>
            </w:pPr>
          </w:p>
        </w:tc>
        <w:tc>
          <w:tcPr>
            <w:tcW w:w="2268" w:type="dxa"/>
          </w:tcPr>
          <w:p w14:paraId="6EB8D387" w14:textId="4AC67FA6" w:rsidR="00B65BC7" w:rsidRPr="00EA2CED" w:rsidDel="005B45DE" w:rsidRDefault="00B65BC7" w:rsidP="00EA2CED">
            <w:pPr>
              <w:ind w:firstLine="0"/>
              <w:rPr>
                <w:del w:id="601" w:author="Chen Heller" w:date="2023-01-04T10:14:00Z"/>
                <w:b/>
                <w:bCs/>
              </w:rPr>
            </w:pPr>
            <w:del w:id="602"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603" w:author="Chen Heller" w:date="2023-01-04T10:14:00Z"/>
              </w:rPr>
            </w:pPr>
            <w:del w:id="604" w:author="Chen Heller" w:date="2023-01-04T10:14:00Z">
              <w:r w:rsidDel="005B45DE">
                <w:delText>2 (0.30)</w:delText>
              </w:r>
            </w:del>
          </w:p>
        </w:tc>
        <w:tc>
          <w:tcPr>
            <w:tcW w:w="1701" w:type="dxa"/>
          </w:tcPr>
          <w:p w14:paraId="32DE1315" w14:textId="58399685" w:rsidR="00B65BC7" w:rsidDel="005B45DE" w:rsidRDefault="00B65BC7" w:rsidP="00EA2CED">
            <w:pPr>
              <w:ind w:firstLine="0"/>
              <w:rPr>
                <w:del w:id="605" w:author="Chen Heller" w:date="2023-01-04T10:14:00Z"/>
              </w:rPr>
            </w:pPr>
            <w:del w:id="606"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607" w:author="Chen Heller" w:date="2023-01-04T10:14:00Z"/>
              </w:rPr>
            </w:pPr>
            <w:del w:id="608" w:author="Chen Heller" w:date="2023-01-04T10:14:00Z">
              <w:r w:rsidDel="005B45DE">
                <w:delText>3.02</w:delText>
              </w:r>
            </w:del>
          </w:p>
        </w:tc>
        <w:tc>
          <w:tcPr>
            <w:tcW w:w="992" w:type="dxa"/>
          </w:tcPr>
          <w:p w14:paraId="60CD7F88" w14:textId="797F6D0D" w:rsidR="00B65BC7" w:rsidDel="005B45DE" w:rsidRDefault="00B65BC7" w:rsidP="00EA2CED">
            <w:pPr>
              <w:ind w:firstLine="0"/>
              <w:rPr>
                <w:del w:id="609" w:author="Chen Heller" w:date="2023-01-04T10:14:00Z"/>
              </w:rPr>
            </w:pPr>
            <w:del w:id="610" w:author="Chen Heller" w:date="2023-01-04T10:14:00Z">
              <w:r w:rsidDel="005B45DE">
                <w:delText>0.023</w:delText>
              </w:r>
            </w:del>
          </w:p>
        </w:tc>
        <w:tc>
          <w:tcPr>
            <w:tcW w:w="1701" w:type="dxa"/>
          </w:tcPr>
          <w:p w14:paraId="46A272B3" w14:textId="72B3D8FB" w:rsidR="00B65BC7" w:rsidDel="005B45DE" w:rsidRDefault="00B65BC7" w:rsidP="00EA2CED">
            <w:pPr>
              <w:ind w:firstLine="0"/>
              <w:rPr>
                <w:del w:id="611" w:author="Chen Heller" w:date="2023-01-04T10:14:00Z"/>
              </w:rPr>
            </w:pPr>
            <w:del w:id="612"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613" w:author="Chen Heller" w:date="2023-01-04T10:14:00Z"/>
              </w:rPr>
            </w:pPr>
            <w:del w:id="614" w:author="Chen Heller" w:date="2023-01-04T10:14:00Z">
              <w:r w:rsidDel="005B45DE">
                <w:delText>1.14</w:delText>
              </w:r>
            </w:del>
          </w:p>
        </w:tc>
      </w:tr>
      <w:tr w:rsidR="00B65BC7" w:rsidDel="005B45DE" w14:paraId="11FBE247" w14:textId="7A9ABB7B" w:rsidTr="002973C7">
        <w:trPr>
          <w:trHeight w:val="490"/>
          <w:del w:id="615"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616" w:author="Chen Heller" w:date="2023-01-04T10:14:00Z"/>
                <w:b/>
                <w:bCs/>
              </w:rPr>
            </w:pPr>
          </w:p>
        </w:tc>
        <w:tc>
          <w:tcPr>
            <w:tcW w:w="2268" w:type="dxa"/>
          </w:tcPr>
          <w:p w14:paraId="7FB444DD" w14:textId="04B0564C" w:rsidR="00B65BC7" w:rsidRPr="00EA2CED" w:rsidDel="005B45DE" w:rsidRDefault="00B65BC7" w:rsidP="00EA2CED">
            <w:pPr>
              <w:ind w:firstLine="0"/>
              <w:rPr>
                <w:del w:id="617" w:author="Chen Heller" w:date="2023-01-04T10:14:00Z"/>
                <w:b/>
                <w:bCs/>
              </w:rPr>
            </w:pPr>
            <w:del w:id="618"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619" w:author="Chen Heller" w:date="2023-01-04T10:14:00Z"/>
              </w:rPr>
            </w:pPr>
            <w:del w:id="620"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621" w:author="Chen Heller" w:date="2023-01-04T10:14:00Z"/>
              </w:rPr>
            </w:pPr>
            <w:del w:id="622"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623" w:author="Chen Heller" w:date="2023-01-04T10:14:00Z"/>
              </w:rPr>
            </w:pPr>
            <w:del w:id="624" w:author="Chen Heller" w:date="2023-01-04T10:14:00Z">
              <w:r w:rsidDel="005B45DE">
                <w:delText>3.69</w:delText>
              </w:r>
            </w:del>
          </w:p>
        </w:tc>
        <w:tc>
          <w:tcPr>
            <w:tcW w:w="992" w:type="dxa"/>
          </w:tcPr>
          <w:p w14:paraId="27EBAABF" w14:textId="7292D5BC" w:rsidR="00B65BC7" w:rsidDel="005B45DE" w:rsidRDefault="00B65BC7" w:rsidP="00EA2CED">
            <w:pPr>
              <w:ind w:firstLine="0"/>
              <w:rPr>
                <w:del w:id="625" w:author="Chen Heller" w:date="2023-01-04T10:14:00Z"/>
              </w:rPr>
            </w:pPr>
            <w:del w:id="626" w:author="Chen Heller" w:date="2023-01-04T10:14:00Z">
              <w:r w:rsidDel="005B45DE">
                <w:delText>0.010</w:delText>
              </w:r>
            </w:del>
          </w:p>
        </w:tc>
        <w:tc>
          <w:tcPr>
            <w:tcW w:w="1701" w:type="dxa"/>
          </w:tcPr>
          <w:p w14:paraId="17021F6F" w14:textId="1A39BE33" w:rsidR="00B65BC7" w:rsidDel="005B45DE" w:rsidRDefault="00B65BC7" w:rsidP="00EA2CED">
            <w:pPr>
              <w:ind w:firstLine="0"/>
              <w:rPr>
                <w:del w:id="627" w:author="Chen Heller" w:date="2023-01-04T10:14:00Z"/>
              </w:rPr>
            </w:pPr>
            <w:del w:id="628"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629" w:author="Chen Heller" w:date="2023-01-04T10:14:00Z"/>
              </w:rPr>
            </w:pPr>
            <w:del w:id="630" w:author="Chen Heller" w:date="2023-01-04T10:14:00Z">
              <w:r w:rsidDel="005B45DE">
                <w:delText>1.40</w:delText>
              </w:r>
            </w:del>
          </w:p>
        </w:tc>
      </w:tr>
      <w:tr w:rsidR="00B65BC7" w:rsidDel="005B45DE" w14:paraId="114D34EA" w14:textId="52499F43" w:rsidTr="002973C7">
        <w:trPr>
          <w:trHeight w:val="490"/>
          <w:del w:id="631"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632" w:author="Chen Heller" w:date="2023-01-04T10:14:00Z"/>
                <w:b/>
                <w:bCs/>
              </w:rPr>
            </w:pPr>
          </w:p>
        </w:tc>
        <w:tc>
          <w:tcPr>
            <w:tcW w:w="2268" w:type="dxa"/>
          </w:tcPr>
          <w:p w14:paraId="1CA70F67" w14:textId="379DDDE2" w:rsidR="00B65BC7" w:rsidRPr="00EA2CED" w:rsidDel="005B45DE" w:rsidRDefault="00B65BC7" w:rsidP="00EA2CED">
            <w:pPr>
              <w:ind w:firstLine="0"/>
              <w:rPr>
                <w:del w:id="633" w:author="Chen Heller" w:date="2023-01-04T10:14:00Z"/>
                <w:b/>
                <w:bCs/>
              </w:rPr>
            </w:pPr>
            <w:del w:id="634"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635" w:author="Chen Heller" w:date="2023-01-04T10:14:00Z"/>
              </w:rPr>
            </w:pPr>
            <w:del w:id="636"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637" w:author="Chen Heller" w:date="2023-01-04T10:14:00Z"/>
              </w:rPr>
            </w:pPr>
            <w:del w:id="638"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639" w:author="Chen Heller" w:date="2023-01-04T10:14:00Z"/>
              </w:rPr>
            </w:pPr>
            <w:del w:id="640" w:author="Chen Heller" w:date="2023-01-04T10:14:00Z">
              <w:r w:rsidDel="005B45DE">
                <w:delText>2.22</w:delText>
              </w:r>
            </w:del>
          </w:p>
        </w:tc>
        <w:tc>
          <w:tcPr>
            <w:tcW w:w="992" w:type="dxa"/>
          </w:tcPr>
          <w:p w14:paraId="1AC04C4D" w14:textId="1D80BABB" w:rsidR="00B65BC7" w:rsidDel="005B45DE" w:rsidRDefault="00B65BC7" w:rsidP="00EA2CED">
            <w:pPr>
              <w:ind w:firstLine="0"/>
              <w:rPr>
                <w:del w:id="641" w:author="Chen Heller" w:date="2023-01-04T10:14:00Z"/>
              </w:rPr>
            </w:pPr>
            <w:del w:id="642" w:author="Chen Heller" w:date="2023-01-04T10:14:00Z">
              <w:r w:rsidDel="005B45DE">
                <w:delText>0.067</w:delText>
              </w:r>
            </w:del>
          </w:p>
        </w:tc>
        <w:tc>
          <w:tcPr>
            <w:tcW w:w="1701" w:type="dxa"/>
          </w:tcPr>
          <w:p w14:paraId="5E3BEF8D" w14:textId="000C3270" w:rsidR="00B65BC7" w:rsidDel="005B45DE" w:rsidRDefault="00B65BC7" w:rsidP="00EA2CED">
            <w:pPr>
              <w:ind w:firstLine="0"/>
              <w:rPr>
                <w:del w:id="643" w:author="Chen Heller" w:date="2023-01-04T10:14:00Z"/>
              </w:rPr>
            </w:pPr>
            <w:del w:id="644"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645" w:author="Chen Heller" w:date="2023-01-04T10:14:00Z"/>
              </w:rPr>
            </w:pPr>
            <w:del w:id="646" w:author="Chen Heller" w:date="2023-01-04T10:14:00Z">
              <w:r w:rsidDel="005B45DE">
                <w:delText>0.84</w:delText>
              </w:r>
            </w:del>
          </w:p>
        </w:tc>
      </w:tr>
      <w:tr w:rsidR="00B65BC7" w:rsidDel="005B45DE" w14:paraId="2B49790C" w14:textId="0529B65E" w:rsidTr="002973C7">
        <w:trPr>
          <w:trHeight w:val="490"/>
          <w:del w:id="647"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648" w:author="Chen Heller" w:date="2023-01-04T10:14:00Z"/>
                <w:b/>
                <w:bCs/>
              </w:rPr>
            </w:pPr>
          </w:p>
        </w:tc>
        <w:tc>
          <w:tcPr>
            <w:tcW w:w="2268" w:type="dxa"/>
          </w:tcPr>
          <w:p w14:paraId="76E6486F" w14:textId="03B2145F" w:rsidR="00B65BC7" w:rsidRPr="00EA2CED" w:rsidDel="005B45DE" w:rsidRDefault="00B65BC7" w:rsidP="00EA2CED">
            <w:pPr>
              <w:ind w:firstLine="0"/>
              <w:rPr>
                <w:del w:id="649" w:author="Chen Heller" w:date="2023-01-04T10:14:00Z"/>
                <w:b/>
                <w:bCs/>
              </w:rPr>
            </w:pPr>
            <w:del w:id="650"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651" w:author="Chen Heller" w:date="2023-01-04T10:14:00Z"/>
              </w:rPr>
            </w:pPr>
            <w:del w:id="652"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653" w:author="Chen Heller" w:date="2023-01-04T10:14:00Z"/>
              </w:rPr>
            </w:pPr>
            <w:del w:id="654"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655" w:author="Chen Heller" w:date="2023-01-04T10:14:00Z"/>
              </w:rPr>
            </w:pPr>
            <w:del w:id="656" w:author="Chen Heller" w:date="2023-01-04T10:14:00Z">
              <w:r w:rsidDel="005B45DE">
                <w:delText>2.41</w:delText>
              </w:r>
            </w:del>
          </w:p>
        </w:tc>
        <w:tc>
          <w:tcPr>
            <w:tcW w:w="992" w:type="dxa"/>
          </w:tcPr>
          <w:p w14:paraId="3878A5F2" w14:textId="1BAD6115" w:rsidR="00B65BC7" w:rsidDel="005B45DE" w:rsidRDefault="00B65BC7" w:rsidP="00EA2CED">
            <w:pPr>
              <w:ind w:firstLine="0"/>
              <w:rPr>
                <w:del w:id="657" w:author="Chen Heller" w:date="2023-01-04T10:14:00Z"/>
              </w:rPr>
            </w:pPr>
            <w:del w:id="658" w:author="Chen Heller" w:date="2023-01-04T10:14:00Z">
              <w:r w:rsidDel="005B45DE">
                <w:delText>0.051</w:delText>
              </w:r>
            </w:del>
          </w:p>
        </w:tc>
        <w:tc>
          <w:tcPr>
            <w:tcW w:w="1701" w:type="dxa"/>
          </w:tcPr>
          <w:p w14:paraId="0783040B" w14:textId="66A6E5E2" w:rsidR="00B65BC7" w:rsidDel="005B45DE" w:rsidRDefault="00B65BC7" w:rsidP="00EA2CED">
            <w:pPr>
              <w:ind w:firstLine="0"/>
              <w:rPr>
                <w:del w:id="659" w:author="Chen Heller" w:date="2023-01-04T10:14:00Z"/>
              </w:rPr>
            </w:pPr>
            <w:del w:id="660"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661" w:author="Chen Heller" w:date="2023-01-04T10:14:00Z"/>
              </w:rPr>
            </w:pPr>
            <w:del w:id="662" w:author="Chen Heller" w:date="2023-01-04T10:14:00Z">
              <w:r w:rsidDel="005B45DE">
                <w:delText>0.91</w:delText>
              </w:r>
            </w:del>
          </w:p>
        </w:tc>
      </w:tr>
      <w:tr w:rsidR="00B65BC7" w:rsidDel="005B45DE" w14:paraId="67060BE0" w14:textId="783C74A2" w:rsidTr="002973C7">
        <w:trPr>
          <w:trHeight w:val="490"/>
          <w:del w:id="663"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664"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665" w:author="Chen Heller" w:date="2023-01-04T10:14:00Z"/>
                <w:b/>
                <w:bCs/>
              </w:rPr>
            </w:pPr>
            <w:del w:id="666"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667" w:author="Chen Heller" w:date="2023-01-04T10:14:00Z"/>
              </w:rPr>
            </w:pPr>
            <w:del w:id="668"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669" w:author="Chen Heller" w:date="2023-01-04T10:14:00Z"/>
              </w:rPr>
            </w:pPr>
            <w:del w:id="670"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671" w:author="Chen Heller" w:date="2023-01-04T10:14:00Z"/>
              </w:rPr>
            </w:pPr>
            <w:del w:id="672"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673" w:author="Chen Heller" w:date="2023-01-04T10:14:00Z"/>
              </w:rPr>
            </w:pPr>
            <w:del w:id="674"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675" w:author="Chen Heller" w:date="2023-01-04T10:14:00Z"/>
              </w:rPr>
            </w:pPr>
            <w:del w:id="676"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677" w:author="Chen Heller" w:date="2023-01-04T10:14:00Z"/>
              </w:rPr>
            </w:pPr>
            <w:del w:id="678" w:author="Chen Heller" w:date="2023-01-04T10:14:00Z">
              <w:r w:rsidDel="005B45DE">
                <w:delText>0.02</w:delText>
              </w:r>
            </w:del>
          </w:p>
        </w:tc>
      </w:tr>
      <w:tr w:rsidR="005A7125" w:rsidDel="005B45DE" w14:paraId="2FC93DC2" w14:textId="64CB17F1" w:rsidTr="002973C7">
        <w:trPr>
          <w:trHeight w:val="490"/>
          <w:del w:id="679"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680" w:author="Chen Heller" w:date="2023-01-04T10:14:00Z"/>
              </w:rPr>
            </w:pPr>
            <w:del w:id="681"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682" w:author="Chen Heller" w:date="2023-01-04T10:14:00Z"/>
        </w:rPr>
      </w:pPr>
      <w:del w:id="683"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684" w:author="Chen Heller" w:date="2023-01-04T10:14:00Z"/>
        </w:rPr>
      </w:pPr>
      <w:bookmarkStart w:id="685" w:name="_Ref113877436"/>
      <w:del w:id="686" w:author="Chen Heller" w:date="2023-01-04T10:14:00Z">
        <w:r w:rsidDel="005B45DE">
          <w:delText xml:space="preserve">Figure </w:delText>
        </w:r>
        <w:r w:rsidDel="005B45DE">
          <w:rPr>
            <w:i w:val="0"/>
            <w:iCs w:val="0"/>
          </w:rPr>
          <w:fldChar w:fldCharType="begin"/>
        </w:r>
        <w:r w:rsidDel="005B45DE">
          <w:delInstrText xml:space="preserve"> SEQ Figure \* ARABIC </w:delInstrText>
        </w:r>
        <w:r w:rsidDel="005B45DE">
          <w:rPr>
            <w:i w:val="0"/>
            <w:iCs w:val="0"/>
          </w:rPr>
          <w:fldChar w:fldCharType="separate"/>
        </w:r>
        <w:r w:rsidR="0095479C" w:rsidDel="005B45DE">
          <w:rPr>
            <w:noProof/>
          </w:rPr>
          <w:delText>5</w:delText>
        </w:r>
        <w:r w:rsidDel="005B45DE">
          <w:rPr>
            <w:i w:val="0"/>
            <w:iCs w:val="0"/>
            <w:noProof/>
          </w:rPr>
          <w:fldChar w:fldCharType="end"/>
        </w:r>
        <w:bookmarkEnd w:id="685"/>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687" w:author="Chen Heller" w:date="2023-01-04T10:15:00Z"/>
        </w:rPr>
      </w:pPr>
      <w:bookmarkStart w:id="688" w:name="_Toc114485387"/>
      <w:del w:id="689" w:author="Chen Heller" w:date="2023-01-04T10:15:00Z">
        <w:r w:rsidDel="00481457">
          <w:delText>Discussion</w:delText>
        </w:r>
        <w:bookmarkEnd w:id="688"/>
      </w:del>
    </w:p>
    <w:p w14:paraId="04CA93E9" w14:textId="7908CE26" w:rsidR="000E0EDB" w:rsidDel="00481457" w:rsidRDefault="00BA3CA8" w:rsidP="00B25647">
      <w:pPr>
        <w:ind w:firstLine="0"/>
        <w:rPr>
          <w:del w:id="690" w:author="Chen Heller" w:date="2023-01-04T10:15:00Z"/>
        </w:rPr>
      </w:pPr>
      <w:del w:id="691"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92"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93" w:author="Chen Heller" w:date="2023-01-04T14:55:00Z"/>
        </w:rPr>
      </w:pPr>
      <w:bookmarkStart w:id="694" w:name="_Toc114485388"/>
      <w:del w:id="695" w:author="Chen Heller" w:date="2023-01-04T14:55:00Z">
        <w:r w:rsidDel="00741F3D">
          <w:delText>Experiment 4</w:delText>
        </w:r>
        <w:bookmarkEnd w:id="694"/>
      </w:del>
    </w:p>
    <w:p w14:paraId="3D3FAF54" w14:textId="5B866E4E" w:rsidR="00D826D9" w:rsidRDefault="00A8788A" w:rsidP="00717FF1">
      <w:pPr>
        <w:ind w:firstLine="0"/>
      </w:pPr>
      <w:del w:id="696" w:author="Chen Heller" w:date="2023-01-04T14:58:00Z">
        <w:r w:rsidDel="00487224">
          <w:delText>Experiment 4</w:delText>
        </w:r>
        <w:r w:rsidR="00FC3846" w:rsidDel="00487224">
          <w:delText xml:space="preserve"> was</w:delText>
        </w:r>
      </w:del>
      <w:del w:id="697"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98"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99"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700"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701"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702"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703" w:author="Chen Heller" w:date="2023-01-04T15:03:00Z" w:name="move123737055"/>
      <w:moveFrom w:id="704"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703"/>
    </w:p>
    <w:p w14:paraId="4F35F08C" w14:textId="1E5D7171" w:rsidR="00D826D9" w:rsidRDefault="00D826D9" w:rsidP="006238E0">
      <w:pPr>
        <w:pStyle w:val="Heading3"/>
      </w:pPr>
      <w:bookmarkStart w:id="705" w:name="_Toc114485389"/>
      <w:r>
        <w:t>Methods</w:t>
      </w:r>
      <w:bookmarkEnd w:id="705"/>
    </w:p>
    <w:p w14:paraId="635A0C30" w14:textId="77777777" w:rsidR="00D826D9" w:rsidRDefault="00D826D9" w:rsidP="006238E0">
      <w:pPr>
        <w:pStyle w:val="Heading4"/>
      </w:pPr>
      <w:bookmarkStart w:id="706" w:name="_Toc114485390"/>
      <w:r>
        <w:t>Participants</w:t>
      </w:r>
      <w:bookmarkEnd w:id="706"/>
    </w:p>
    <w:p w14:paraId="10928BC5" w14:textId="1FBB320C" w:rsidR="00D826D9" w:rsidRDefault="004543AF" w:rsidP="008C0D4C">
      <w:pPr>
        <w:ind w:firstLine="0"/>
      </w:pPr>
      <w:del w:id="707"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708" w:author="Chen Heller" w:date="2023-01-03T16:08:00Z">
        <w:r w:rsidR="007A6274" w:rsidRPr="007A6274">
          <w:t xml:space="preserve"> </w:t>
        </w:r>
      </w:ins>
      <w:moveToRangeStart w:id="709" w:author="Chen Heller" w:date="2023-01-03T16:08:00Z" w:name="move123654499"/>
      <w:moveTo w:id="710"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711"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712" w:author="Chen Heller" w:date="2023-01-03T16:08:00Z">
          <w:r w:rsidR="007A6274" w:rsidDel="003B662F">
            <w:delText>is</w:delText>
          </w:r>
        </w:del>
      </w:moveTo>
      <w:ins w:id="713" w:author="Chen Heller" w:date="2023-01-03T16:08:00Z">
        <w:r w:rsidR="003B662F">
          <w:t>e</w:t>
        </w:r>
      </w:ins>
      <w:moveTo w:id="714" w:author="Chen Heller" w:date="2023-01-03T16:08:00Z">
        <w:r w:rsidR="007A6274">
          <w:t xml:space="preserve"> experiment </w:t>
        </w:r>
        <w:del w:id="715" w:author="Chen Heller" w:date="2023-01-03T16:08:00Z">
          <w:r w:rsidR="007A6274" w:rsidDel="003B662F">
            <w:delText xml:space="preserve">– and all others reported here – </w:delText>
          </w:r>
        </w:del>
        <w:r w:rsidR="007A6274">
          <w:t>was approved by the Tel Aviv University ethics committee.</w:t>
        </w:r>
      </w:moveTo>
      <w:moveToRangeEnd w:id="709"/>
      <w:r>
        <w:t xml:space="preserve"> </w:t>
      </w:r>
      <w:r w:rsidR="00C859DE">
        <w:t xml:space="preserve">The </w:t>
      </w:r>
      <w:r w:rsidR="00EA0563">
        <w:t xml:space="preserve">sample size was determined following a power analysis, </w:t>
      </w:r>
      <w:del w:id="716" w:author="Chen Heller" w:date="2023-01-03T16:13:00Z">
        <w:r w:rsidR="00D826D9" w:rsidDel="00646D84">
          <w:delText xml:space="preserve">calculated </w:delText>
        </w:r>
      </w:del>
      <w:ins w:id="717"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718" w:author="Chen Heller" w:date="2023-01-03T16:10:00Z">
        <w:r w:rsidR="00D826D9" w:rsidDel="008B70CA">
          <w:delText xml:space="preserve">in </w:delText>
        </w:r>
      </w:del>
      <w:del w:id="719"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720" w:author="Chen Heller" w:date="2023-01-03T16:10:00Z">
        <w:r w:rsidR="008B70CA">
          <w:t xml:space="preserve">of </w:t>
        </w:r>
      </w:ins>
      <w:ins w:id="721" w:author="Chen Heller" w:date="2023-01-03T16:09:00Z">
        <w:r w:rsidR="008B70CA">
          <w:t>two pilot experiments</w:t>
        </w:r>
      </w:ins>
      <w:ins w:id="722" w:author="Chen Heller" w:date="2023-01-17T09:48:00Z">
        <w:r w:rsidR="00654998">
          <w:t xml:space="preserve"> that are not reported in this paper.</w:t>
        </w:r>
      </w:ins>
      <w:del w:id="723" w:author="Chen Heller" w:date="2023-01-03T16:13:00Z">
        <w:r w:rsidR="00D826D9" w:rsidDel="00646D84">
          <w:delText xml:space="preserve">. </w:delText>
        </w:r>
      </w:del>
      <w:ins w:id="724"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725" w:author="Chen Heller" w:date="2023-01-03T16:10:00Z">
        <w:r w:rsidR="00C46CA3" w:rsidDel="008345CC">
          <w:delText>I</w:delText>
        </w:r>
        <w:r w:rsidR="00D826D9" w:rsidRPr="006852A2" w:rsidDel="008345CC">
          <w:delText xml:space="preserve"> estimated t</w:delText>
        </w:r>
      </w:del>
      <w:ins w:id="726" w:author="Chen Heller" w:date="2023-01-03T16:10:00Z">
        <w:r w:rsidR="008345CC">
          <w:t>T</w:t>
        </w:r>
      </w:ins>
      <w:r w:rsidR="00D826D9" w:rsidRPr="006852A2">
        <w:t xml:space="preserve">he keyboard task's effect size </w:t>
      </w:r>
      <w:ins w:id="727"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728" w:author="Chen Heller" w:date="2023-01-03T16:11:00Z">
        <w:r w:rsidR="00333DEB" w:rsidDel="008345CC">
          <w:delText>my</w:delText>
        </w:r>
        <w:r w:rsidR="00D826D9" w:rsidRPr="006852A2" w:rsidDel="008345CC">
          <w:delText xml:space="preserve"> </w:delText>
        </w:r>
      </w:del>
      <w:ins w:id="729"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730" w:author="Chen Heller" w:date="2023-01-03T16:18:00Z"/>
        </w:rPr>
      </w:pPr>
      <w:bookmarkStart w:id="731" w:name="_Toc114485391"/>
      <w:moveToRangeStart w:id="732" w:author="Chen Heller" w:date="2023-01-03T16:18:00Z" w:name="move123655117"/>
      <w:moveTo w:id="733" w:author="Chen Heller" w:date="2023-01-03T16:18:00Z">
        <w:r>
          <w:t>Stimuli</w:t>
        </w:r>
      </w:moveTo>
    </w:p>
    <w:p w14:paraId="0D6912FB" w14:textId="77777777" w:rsidR="00B65869" w:rsidRDefault="00B65869" w:rsidP="00B65869">
      <w:pPr>
        <w:ind w:firstLine="0"/>
        <w:rPr>
          <w:moveTo w:id="734" w:author="Chen Heller" w:date="2023-01-03T16:18:00Z"/>
        </w:rPr>
      </w:pPr>
      <w:moveTo w:id="735"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736"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737" w:author="Chen Heller" w:date="2023-01-03T16:18:00Z"/>
        </w:rPr>
      </w:pPr>
      <w:moveTo w:id="738" w:author="Chen Heller" w:date="2023-01-03T16:18:00Z">
        <w:r>
          <w:t>Apparatus</w:t>
        </w:r>
      </w:moveTo>
    </w:p>
    <w:p w14:paraId="05A8EE64" w14:textId="7AAFC75B" w:rsidR="00B65869" w:rsidRDefault="00B65869" w:rsidP="00B65869">
      <w:pPr>
        <w:ind w:firstLine="0"/>
        <w:rPr>
          <w:ins w:id="739" w:author="Chen Heller" w:date="2023-01-03T16:48:00Z"/>
        </w:rPr>
      </w:pPr>
      <w:moveTo w:id="740"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741" w:author="Chen Heller" w:date="2023-01-03T16:32:00Z">
          <w:r w:rsidDel="00F770D9">
            <w:delText>40</w:delText>
          </w:r>
        </w:del>
      </w:moveTo>
      <w:ins w:id="742" w:author="Chen Heller" w:date="2023-01-03T16:32:00Z">
        <w:r w:rsidR="00F770D9">
          <w:t>35</w:t>
        </w:r>
      </w:ins>
      <w:moveTo w:id="743"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744" w:author="Chen Heller" w:date="2023-01-17T10:14:00Z">
          <w:r w:rsidDel="008F540B">
            <w:fldChar w:fldCharType="begin"/>
          </w:r>
          <w:r w:rsidDel="008F540B">
            <w:delInstrText xml:space="preserve"> REF _Ref113902132 \h </w:delInstrText>
          </w:r>
        </w:del>
      </w:moveTo>
      <w:del w:id="745" w:author="Chen Heller" w:date="2023-01-17T10:14:00Z"/>
      <w:moveTo w:id="746" w:author="Chen Heller" w:date="2023-01-03T16:18:00Z">
        <w:del w:id="747" w:author="Chen Heller" w:date="2023-01-17T10:14:00Z">
          <w:r w:rsidDel="008F540B">
            <w:fldChar w:fldCharType="separate"/>
          </w:r>
        </w:del>
        <w:del w:id="748" w:author="Chen Heller" w:date="2023-01-04T14:57:00Z">
          <w:r w:rsidDel="00C56E28">
            <w:delText xml:space="preserve">Figure </w:delText>
          </w:r>
        </w:del>
        <w:del w:id="749" w:author="Chen Heller" w:date="2023-01-03T16:33:00Z">
          <w:r w:rsidDel="00F770D9">
            <w:rPr>
              <w:noProof/>
            </w:rPr>
            <w:delText>1</w:delText>
          </w:r>
        </w:del>
        <w:del w:id="750" w:author="Chen Heller" w:date="2023-01-17T10:14:00Z">
          <w:r w:rsidDel="008F540B">
            <w:fldChar w:fldCharType="end"/>
          </w:r>
        </w:del>
      </w:moveTo>
      <w:ins w:id="751" w:author="Chen Heller" w:date="2023-01-17T10:14:00Z">
        <w:r w:rsidR="008F540B">
          <w:t>Figure [ref]</w:t>
        </w:r>
      </w:ins>
      <w:moveTo w:id="752"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753" w:author="Chen Heller" w:date="2023-01-03T16:33:00Z">
          <w:r w:rsidDel="0054169C">
            <w:delText>3</w:delText>
          </w:r>
        </w:del>
      </w:moveTo>
      <w:ins w:id="754" w:author="Chen Heller" w:date="2023-01-03T16:33:00Z">
        <w:r w:rsidR="0054169C">
          <w:t>0.7</w:t>
        </w:r>
      </w:ins>
      <w:moveTo w:id="755"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732"/>
    </w:p>
    <w:p w14:paraId="142171C9" w14:textId="34ECD165" w:rsidR="00854D68" w:rsidRDefault="009A6E21" w:rsidP="00854D68">
      <w:pPr>
        <w:pStyle w:val="NoSpacing"/>
        <w:keepNext/>
        <w:bidi w:val="0"/>
        <w:jc w:val="center"/>
        <w:rPr>
          <w:moveTo w:id="756"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757" w:author="Chen Heller" w:date="2023-01-03T16:48:00Z" w:name="move123656900"/>
    </w:p>
    <w:p w14:paraId="6216D8AD" w14:textId="605BAC26" w:rsidR="00854D68" w:rsidRPr="00F630C9" w:rsidDel="00854D68" w:rsidRDefault="00854D68" w:rsidP="00854D68">
      <w:pPr>
        <w:pStyle w:val="Caption"/>
        <w:jc w:val="left"/>
        <w:rPr>
          <w:del w:id="758" w:author="Chen Heller" w:date="2023-01-03T16:48:00Z"/>
          <w:moveTo w:id="759" w:author="Chen Heller" w:date="2023-01-03T16:48:00Z"/>
        </w:rPr>
      </w:pPr>
      <w:bookmarkStart w:id="760" w:name="_Ref113902132"/>
      <w:moveTo w:id="761" w:author="Chen Heller" w:date="2023-01-03T16:48:00Z">
        <w:r>
          <w:t xml:space="preserve">Figure </w:t>
        </w:r>
        <w:r>
          <w:fldChar w:fldCharType="begin"/>
        </w:r>
        <w:r>
          <w:instrText xml:space="preserve"> SEQ Figure \* ARABIC </w:instrText>
        </w:r>
        <w:r>
          <w:fldChar w:fldCharType="separate"/>
        </w:r>
      </w:moveTo>
      <w:ins w:id="762" w:author="Chen Heller" w:date="2023-01-04T14:57:00Z">
        <w:r w:rsidR="00C56E28">
          <w:rPr>
            <w:noProof/>
          </w:rPr>
          <w:t>1</w:t>
        </w:r>
      </w:ins>
      <w:moveTo w:id="763" w:author="Chen Heller" w:date="2023-01-03T16:48:00Z">
        <w:r>
          <w:rPr>
            <w:noProof/>
          </w:rPr>
          <w:fldChar w:fldCharType="end"/>
        </w:r>
        <w:bookmarkEnd w:id="760"/>
        <w:r>
          <w:t xml:space="preserve">. </w:t>
        </w:r>
        <w:r w:rsidRPr="00F630C9">
          <w:t xml:space="preserve">Setup. A participant placing his finger on the starting point which is located </w:t>
        </w:r>
        <w:del w:id="764" w:author="Chen Heller" w:date="2023-01-09T12:11:00Z">
          <w:r w:rsidRPr="00F630C9" w:rsidDel="004907D7">
            <w:delText>40</w:delText>
          </w:r>
        </w:del>
      </w:moveTo>
      <w:ins w:id="765" w:author="Chen Heller" w:date="2023-01-09T12:11:00Z">
        <w:r w:rsidR="004907D7">
          <w:t>35</w:t>
        </w:r>
      </w:ins>
      <w:moveTo w:id="766"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757"/>
    <w:p w14:paraId="10298409" w14:textId="77777777" w:rsidR="00854D68" w:rsidRDefault="00854D68">
      <w:pPr>
        <w:pStyle w:val="Caption"/>
        <w:jc w:val="left"/>
        <w:rPr>
          <w:ins w:id="767" w:author="Chen Heller" w:date="2023-01-03T16:18:00Z"/>
        </w:rPr>
        <w:pPrChange w:id="768" w:author="Chen Heller" w:date="2023-01-03T16:48:00Z">
          <w:pPr>
            <w:pStyle w:val="Heading4"/>
          </w:pPr>
        </w:pPrChange>
      </w:pPr>
    </w:p>
    <w:p w14:paraId="5FC1E55D" w14:textId="485669D9" w:rsidR="00D826D9" w:rsidRDefault="00D826D9">
      <w:pPr>
        <w:pStyle w:val="Heading4"/>
        <w:pPrChange w:id="769" w:author="Chen Heller" w:date="2023-01-03T16:16:00Z">
          <w:pPr>
            <w:pStyle w:val="Heading3"/>
          </w:pPr>
        </w:pPrChange>
      </w:pPr>
      <w:del w:id="770" w:author="Chen Heller" w:date="2023-01-03T16:49:00Z">
        <w:r w:rsidDel="00E65EFB">
          <w:delText>Stimuli</w:delText>
        </w:r>
        <w:r w:rsidR="00521037" w:rsidDel="00E65EFB">
          <w:delText xml:space="preserve">, Apparatus and </w:delText>
        </w:r>
      </w:del>
      <w:r>
        <w:t>Procedure</w:t>
      </w:r>
      <w:bookmarkEnd w:id="731"/>
    </w:p>
    <w:p w14:paraId="50606ED1" w14:textId="0854A284" w:rsidR="0018190B" w:rsidRDefault="00521037" w:rsidP="00D966CD">
      <w:pPr>
        <w:ind w:firstLine="0"/>
        <w:rPr>
          <w:ins w:id="771" w:author="Chen Heller" w:date="2023-01-31T13:01:00Z"/>
        </w:rPr>
      </w:pPr>
      <w:del w:id="772"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773" w:author="Chen Heller" w:date="2023-01-03T16:51:00Z">
        <w:r w:rsidR="00D826D9" w:rsidDel="007156FD">
          <w:delText>two</w:delText>
        </w:r>
        <w:r w:rsidDel="007156FD">
          <w:delText xml:space="preserve"> </w:delText>
        </w:r>
      </w:del>
      <w:ins w:id="774"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775" w:author="Chen Heller" w:date="2023-01-17T10:00:00Z">
        <w:r w:rsidR="00E94313" w:rsidRPr="00E94313">
          <w:t xml:space="preserve"> </w:t>
        </w:r>
        <w:r w:rsidR="00E94313">
          <w:t>with their order counterbalanced between participants</w:t>
        </w:r>
      </w:ins>
      <w:del w:id="776" w:author="Chen Heller" w:date="2023-01-17T10:01:00Z">
        <w:r w:rsidDel="00E94313">
          <w:delText xml:space="preserve">, </w:delText>
        </w:r>
      </w:del>
      <w:ins w:id="777" w:author="Chen Heller" w:date="2023-01-17T10:01:00Z">
        <w:r w:rsidR="00E94313">
          <w:t xml:space="preserve">. </w:t>
        </w:r>
      </w:ins>
      <w:del w:id="778" w:author="Chen Heller" w:date="2023-01-17T10:01:00Z">
        <w:r w:rsidDel="00CD3FA4">
          <w:delText xml:space="preserve">one </w:delText>
        </w:r>
      </w:del>
      <w:ins w:id="779" w:author="Chen Heller" w:date="2023-01-17T10:01:00Z">
        <w:r w:rsidR="00CD3FA4">
          <w:t xml:space="preserve">One session </w:t>
        </w:r>
      </w:ins>
      <w:r>
        <w:t>for keyboard response and the other for motion tracking</w:t>
      </w:r>
      <w:del w:id="780" w:author="Chen Heller" w:date="2023-01-17T10:01:00Z">
        <w:r w:rsidDel="00CD3FA4">
          <w:delText>.</w:delText>
        </w:r>
        <w:r w:rsidR="00D826D9" w:rsidRPr="00400416" w:rsidDel="00CD3FA4">
          <w:delText xml:space="preserve"> </w:delText>
        </w:r>
        <w:r w:rsidDel="00CD3FA4">
          <w:delText>E</w:delText>
        </w:r>
      </w:del>
      <w:ins w:id="781"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782"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78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784" w:author="Chen Heller" w:date="2023-01-31T12:58:00Z">
        <w:r w:rsidR="00D826D9" w:rsidRPr="00400416" w:rsidDel="003A469D">
          <w:delText xml:space="preserve">Stimuli order </w:delText>
        </w:r>
      </w:del>
      <w:del w:id="785" w:author="Chen Heller" w:date="2023-01-03T16:56:00Z">
        <w:r w:rsidR="00D826D9" w:rsidDel="009F7DBA">
          <w:delText xml:space="preserve">in the experimental blocks </w:delText>
        </w:r>
      </w:del>
      <w:del w:id="786"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787"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88" w:author="Chen Heller" w:date="2023-01-03T17:02:00Z">
        <w:r w:rsidR="00927E7D" w:rsidRPr="00400416">
          <w:t>The procedure</w:t>
        </w:r>
      </w:ins>
      <w:ins w:id="789" w:author="Chen Heller" w:date="2023-01-31T13:02:00Z">
        <w:r w:rsidR="00AF2593">
          <w:t xml:space="preserve"> wi</w:t>
        </w:r>
      </w:ins>
      <w:ins w:id="790" w:author="Chen Heller" w:date="2023-01-31T13:03:00Z">
        <w:r w:rsidR="00AF2593">
          <w:t>thin each block</w:t>
        </w:r>
      </w:ins>
      <w:ins w:id="791"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92" w:author="Chen Heller" w:date="2023-01-03T17:03:00Z">
        <w:r w:rsidR="007D52A6">
          <w:t xml:space="preserve">selecting the </w:t>
        </w:r>
      </w:ins>
      <w:ins w:id="793" w:author="Chen Heller" w:date="2023-01-03T17:02:00Z">
        <w:r w:rsidR="00927E7D" w:rsidRPr="00400416">
          <w:t>side of the screen that contain</w:t>
        </w:r>
      </w:ins>
      <w:ins w:id="794" w:author="Chen Heller" w:date="2023-01-03T17:03:00Z">
        <w:r w:rsidR="008918D3">
          <w:t>s</w:t>
        </w:r>
      </w:ins>
      <w:ins w:id="795" w:author="Chen Heller" w:date="2023-01-03T17:02:00Z">
        <w:r w:rsidR="00927E7D" w:rsidRPr="00400416">
          <w:t xml:space="preserve"> the appropriate category </w:t>
        </w:r>
        <w:r w:rsidR="00927E7D">
          <w:t>(</w:t>
        </w:r>
      </w:ins>
      <w:ins w:id="796" w:author="Chen Heller" w:date="2023-01-17T10:14:00Z">
        <w:r w:rsidR="008F540B">
          <w:t>Figure [ref]</w:t>
        </w:r>
      </w:ins>
      <w:ins w:id="797" w:author="Chen Heller" w:date="2023-01-03T17:02:00Z">
        <w:r w:rsidR="00927E7D" w:rsidRPr="00400416">
          <w:t>).</w:t>
        </w:r>
      </w:ins>
      <w:ins w:id="798" w:author="Chen Heller" w:date="2023-01-03T17:04:00Z">
        <w:r w:rsidR="00F0246E">
          <w:t xml:space="preserve"> </w:t>
        </w:r>
      </w:ins>
      <w:ins w:id="799" w:author="Chen Heller" w:date="2023-01-17T10:15:00Z">
        <w:r w:rsidR="001946E1">
          <w:t xml:space="preserve">Following the guidelines set up in </w:t>
        </w:r>
      </w:ins>
      <w:ins w:id="800"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801" w:author="Chen Heller" w:date="2023-01-17T10:14:00Z">
        <w:r w:rsidR="00FE196C">
          <w:t>,</w:t>
        </w:r>
      </w:ins>
      <w:ins w:id="802" w:author="Chen Heller" w:date="2023-01-03T17:19:00Z">
        <w:r w:rsidR="00621802">
          <w:t xml:space="preserve"> </w:t>
        </w:r>
      </w:ins>
      <w:moveToRangeStart w:id="803" w:author="Chen Heller" w:date="2023-01-03T17:14:00Z" w:name="move123658468"/>
      <w:moveTo w:id="804" w:author="Chen Heller" w:date="2023-01-03T17:14:00Z">
        <w:del w:id="805" w:author="Chen Heller" w:date="2023-01-03T17:14:00Z">
          <w:r w:rsidR="00067907" w:rsidDel="00067907">
            <w:delText xml:space="preserve">timing was adjusted so that </w:delText>
          </w:r>
        </w:del>
      </w:moveTo>
      <w:ins w:id="806" w:author="Chen Heller" w:date="2023-01-31T13:04:00Z">
        <w:r w:rsidR="00620B0A">
          <w:t xml:space="preserve">in the reaching session </w:t>
        </w:r>
      </w:ins>
      <w:ins w:id="807" w:author="Chen Heller" w:date="2023-01-04T13:15:00Z">
        <w:r w:rsidR="00E23537">
          <w:t xml:space="preserve">the finger had to leave the starting point </w:t>
        </w:r>
      </w:ins>
      <w:ins w:id="808" w:author="Chen Heller" w:date="2023-01-04T13:18:00Z">
        <w:r w:rsidR="0053116D">
          <w:t>within</w:t>
        </w:r>
      </w:ins>
      <w:ins w:id="809" w:author="Chen Heller" w:date="2023-01-04T13:17:00Z">
        <w:r w:rsidR="00F032C8">
          <w:t xml:space="preserve"> </w:t>
        </w:r>
      </w:ins>
      <w:ins w:id="810" w:author="Chen Heller" w:date="2023-01-04T13:15:00Z">
        <w:r w:rsidR="00E23537">
          <w:t>100ms</w:t>
        </w:r>
      </w:ins>
      <w:ins w:id="811" w:author="Chen Heller" w:date="2023-01-04T13:18:00Z">
        <w:r w:rsidR="0053116D">
          <w:t>-</w:t>
        </w:r>
      </w:ins>
      <w:ins w:id="812" w:author="Chen Heller" w:date="2023-01-04T13:16:00Z">
        <w:r w:rsidR="00E23537">
          <w:t xml:space="preserve">320ms </w:t>
        </w:r>
      </w:ins>
      <w:ins w:id="813" w:author="Chen Heller" w:date="2023-01-04T13:18:00Z">
        <w:r w:rsidR="0053116D">
          <w:t>after target presentation</w:t>
        </w:r>
      </w:ins>
      <w:ins w:id="814" w:author="Chen Heller" w:date="2023-01-04T13:19:00Z">
        <w:r w:rsidR="00472EEB">
          <w:t xml:space="preserve"> and then reach the screen within 420ms</w:t>
        </w:r>
      </w:ins>
      <w:moveTo w:id="815" w:author="Chen Heller" w:date="2023-01-03T17:14:00Z">
        <w:del w:id="816" w:author="Chen Heller" w:date="2023-01-04T13:19:00Z">
          <w:r w:rsidR="00067907" w:rsidDel="00472EEB">
            <w:delText>movements had to start before 3</w:delText>
          </w:r>
        </w:del>
        <w:del w:id="817" w:author="Chen Heller" w:date="2023-01-03T17:14:00Z">
          <w:r w:rsidR="00067907" w:rsidDel="008C05C0">
            <w:delText>3</w:delText>
          </w:r>
        </w:del>
        <w:del w:id="818" w:author="Chen Heller" w:date="2023-01-04T13:19:00Z">
          <w:r w:rsidR="00067907" w:rsidDel="00472EEB">
            <w:delText>0ms had passedand last no longer than 4</w:delText>
          </w:r>
        </w:del>
        <w:del w:id="819" w:author="Chen Heller" w:date="2023-01-03T17:14:00Z">
          <w:r w:rsidR="00067907" w:rsidDel="008C05C0">
            <w:delText>3</w:delText>
          </w:r>
        </w:del>
        <w:del w:id="820" w:author="Chen Heller" w:date="2023-01-04T13:19:00Z">
          <w:r w:rsidR="00067907" w:rsidDel="00472EEB">
            <w:delText>0ms</w:delText>
          </w:r>
        </w:del>
        <w:r w:rsidR="00067907">
          <w:t xml:space="preserve">. </w:t>
        </w:r>
      </w:moveTo>
      <w:ins w:id="821" w:author="Chen Heller" w:date="2023-01-04T13:19:00Z">
        <w:r w:rsidR="00472EEB">
          <w:t>The finger left the starting point when it</w:t>
        </w:r>
      </w:ins>
      <w:moveTo w:id="822" w:author="Chen Heller" w:date="2023-01-03T17:14:00Z">
        <w:del w:id="823" w:author="Chen Heller" w:date="2023-01-04T13:20:00Z">
          <w:r w:rsidR="00067907" w:rsidDel="00472EEB">
            <w:delText>Movement started when the finger</w:delText>
          </w:r>
        </w:del>
        <w:r w:rsidR="00067907">
          <w:t xml:space="preserve"> was </w:t>
        </w:r>
        <w:del w:id="824" w:author="Chen Heller" w:date="2023-01-03T17:20:00Z">
          <w:r w:rsidR="00067907" w:rsidDel="00343602">
            <w:delText>2</w:delText>
          </w:r>
        </w:del>
      </w:moveTo>
      <w:ins w:id="825" w:author="Chen Heller" w:date="2023-01-03T17:20:00Z">
        <w:r w:rsidR="00343602">
          <w:t>1</w:t>
        </w:r>
      </w:ins>
      <w:moveTo w:id="826" w:author="Chen Heller" w:date="2023-01-03T17:14:00Z">
        <w:r w:rsidR="00067907">
          <w:t xml:space="preserve">cm away from </w:t>
        </w:r>
        <w:del w:id="827" w:author="Chen Heller" w:date="2023-01-04T13:20:00Z">
          <w:r w:rsidR="00067907" w:rsidDel="00472EEB">
            <w:delText xml:space="preserve">the starting point </w:delText>
          </w:r>
        </w:del>
      </w:moveTo>
      <w:ins w:id="828" w:author="Chen Heller" w:date="2023-01-04T13:20:00Z">
        <w:r w:rsidR="00472EEB">
          <w:t xml:space="preserve">it </w:t>
        </w:r>
      </w:ins>
      <w:moveTo w:id="829" w:author="Chen Heller" w:date="2023-01-03T17:14:00Z">
        <w:r w:rsidR="00067907">
          <w:t xml:space="preserve">(Euclidean distance) and </w:t>
        </w:r>
        <w:del w:id="830" w:author="Chen Heller" w:date="2023-01-04T13:20:00Z">
          <w:r w:rsidR="00067907" w:rsidDel="003338F6">
            <w:delText xml:space="preserve">ended </w:delText>
          </w:r>
        </w:del>
      </w:moveTo>
      <w:ins w:id="831" w:author="Chen Heller" w:date="2023-01-04T13:20:00Z">
        <w:r w:rsidR="003338F6">
          <w:t xml:space="preserve">reached the screen </w:t>
        </w:r>
      </w:ins>
      <w:moveTo w:id="832" w:author="Chen Heller" w:date="2023-01-03T17:14:00Z">
        <w:r w:rsidR="00067907">
          <w:t xml:space="preserve">when it was </w:t>
        </w:r>
        <w:del w:id="833" w:author="Chen Heller" w:date="2023-01-03T17:15:00Z">
          <w:r w:rsidR="00067907" w:rsidDel="008C05C0">
            <w:delText>3</w:delText>
          </w:r>
        </w:del>
      </w:moveTo>
      <w:ins w:id="834" w:author="Chen Heller" w:date="2023-01-03T17:15:00Z">
        <w:r w:rsidR="008C05C0">
          <w:t>0.7</w:t>
        </w:r>
      </w:ins>
      <w:moveTo w:id="835" w:author="Chen Heller" w:date="2023-01-03T17:14:00Z">
        <w:r w:rsidR="00067907">
          <w:t xml:space="preserve">cm </w:t>
        </w:r>
        <w:del w:id="836" w:author="Chen Heller" w:date="2023-01-04T13:20:00Z">
          <w:r w:rsidR="00067907" w:rsidDel="003338F6">
            <w:delText xml:space="preserve">away </w:delText>
          </w:r>
        </w:del>
        <w:r w:rsidR="00067907">
          <w:t xml:space="preserve">from </w:t>
        </w:r>
        <w:del w:id="837" w:author="Chen Heller" w:date="2023-01-04T13:20:00Z">
          <w:r w:rsidR="00067907" w:rsidDel="003338F6">
            <w:delText>the screen</w:delText>
          </w:r>
        </w:del>
      </w:moveTo>
      <w:ins w:id="838" w:author="Chen Heller" w:date="2023-01-17T10:19:00Z">
        <w:r w:rsidR="004802F2">
          <w:t>the screen</w:t>
        </w:r>
      </w:ins>
      <w:moveTo w:id="839" w:author="Chen Heller" w:date="2023-01-03T17:14:00Z">
        <w:r w:rsidR="00067907">
          <w:t xml:space="preserve"> (on the Z axis). </w:t>
        </w:r>
      </w:moveTo>
      <w:ins w:id="840" w:author="Chen Heller" w:date="2023-01-03T17:24:00Z">
        <w:r w:rsidR="007546C5">
          <w:t xml:space="preserve">Early or </w:t>
        </w:r>
      </w:ins>
      <w:moveTo w:id="841" w:author="Chen Heller" w:date="2023-01-03T17:14:00Z">
        <w:del w:id="842" w:author="Chen Heller" w:date="2023-01-03T17:24:00Z">
          <w:r w:rsidR="00067907" w:rsidDel="007546C5">
            <w:delText>L</w:delText>
          </w:r>
        </w:del>
      </w:moveTo>
      <w:ins w:id="843" w:author="Chen Heller" w:date="2023-01-03T17:24:00Z">
        <w:r w:rsidR="007546C5">
          <w:t>l</w:t>
        </w:r>
      </w:ins>
      <w:moveTo w:id="844" w:author="Chen Heller" w:date="2023-01-03T17:14:00Z">
        <w:r w:rsidR="00067907">
          <w:t xml:space="preserve">ate initiations </w:t>
        </w:r>
      </w:moveTo>
      <w:ins w:id="845" w:author="Chen Heller" w:date="2023-01-03T17:24:00Z">
        <w:r w:rsidR="007546C5">
          <w:t>as well as</w:t>
        </w:r>
      </w:ins>
      <w:moveTo w:id="846" w:author="Chen Heller" w:date="2023-01-03T17:14:00Z">
        <w:del w:id="847" w:author="Chen Heller" w:date="2023-01-03T17:24:00Z">
          <w:r w:rsidR="00067907" w:rsidDel="007546C5">
            <w:delText>and</w:delText>
          </w:r>
        </w:del>
        <w:r w:rsidR="00067907">
          <w:t xml:space="preserve"> long durations were followed by a </w:t>
        </w:r>
      </w:moveTo>
      <w:ins w:id="848" w:author="Chen Heller" w:date="2023-01-03T17:24:00Z">
        <w:r w:rsidR="007546C5">
          <w:t xml:space="preserve">"Too Early", </w:t>
        </w:r>
      </w:ins>
      <w:moveTo w:id="849" w:author="Chen Heller" w:date="2023-01-03T17:14:00Z">
        <w:r w:rsidR="00067907">
          <w:t>"Too late" and "Too slow" feedbacks, respectively.</w:t>
        </w:r>
      </w:moveTo>
      <w:moveToRangeEnd w:id="803"/>
      <w:r w:rsidR="00A03C3E">
        <w:t xml:space="preserve"> </w:t>
      </w:r>
      <w:ins w:id="850" w:author="Chen Heller" w:date="2023-01-03T17:24:00Z">
        <w:r w:rsidR="007546C5">
          <w:t xml:space="preserve">The purpose of the "Too early" feedback was to prevent predictive responses, which are planned before the stimulus is displayed and are therefore less affected by it. </w:t>
        </w:r>
      </w:ins>
      <w:del w:id="851" w:author="Chen Heller" w:date="2023-01-03T17:43:00Z">
        <w:r w:rsidR="00450658" w:rsidDel="004C41F7">
          <w:delText xml:space="preserve">to </w:delText>
        </w:r>
      </w:del>
      <w:ins w:id="852"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853" w:author="Chen Heller" w:date="2023-01-31T13:00:00Z">
        <w:r w:rsidR="00D826D9" w:rsidDel="0081292B">
          <w:delText xml:space="preserve"> </w:delText>
        </w:r>
      </w:del>
      <w:ins w:id="854" w:author="Chen Heller" w:date="2023-01-17T10:47:00Z">
        <w:r w:rsidR="007B4B60" w:rsidDel="00A6338E">
          <w:t xml:space="preserve"> </w:t>
        </w:r>
      </w:ins>
      <w:ins w:id="855" w:author="Chen Heller" w:date="2023-01-03T17:10:00Z">
        <w:r w:rsidR="009A7DF2" w:rsidRPr="00400416">
          <w:t xml:space="preserve">After </w:t>
        </w:r>
      </w:ins>
      <w:ins w:id="856" w:author="Chen Heller" w:date="2023-01-31T13:00:00Z">
        <w:r w:rsidR="0081292B">
          <w:t>c</w:t>
        </w:r>
      </w:ins>
      <w:ins w:id="857"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858" w:author="Chen Heller" w:date="2023-01-31T12:59:00Z">
        <w:r w:rsidR="0081292B">
          <w:t xml:space="preserve"> </w:t>
        </w:r>
      </w:ins>
    </w:p>
    <w:p w14:paraId="47D0B8F3" w14:textId="1F646301" w:rsidR="00931AFD" w:rsidRDefault="00671036">
      <w:pPr>
        <w:rPr>
          <w:ins w:id="859" w:author="Chen Heller" w:date="2023-01-31T13:00:00Z"/>
        </w:rPr>
        <w:pPrChange w:id="860" w:author="Chen Heller" w:date="2023-01-31T13:28:00Z">
          <w:pPr>
            <w:ind w:firstLine="0"/>
          </w:pPr>
        </w:pPrChange>
      </w:pPr>
      <w:ins w:id="861" w:author="Chen Heller" w:date="2023-01-31T13:18:00Z">
        <w:r>
          <w:t xml:space="preserve">The word </w:t>
        </w:r>
      </w:ins>
      <w:ins w:id="862" w:author="Chen Heller" w:date="2023-01-31T13:19:00Z">
        <w:r w:rsidR="00210665">
          <w:t xml:space="preserve">stimuli </w:t>
        </w:r>
      </w:ins>
      <w:ins w:id="863" w:author="Chen Heller" w:date="2023-01-31T13:20:00Z">
        <w:r w:rsidR="00DB26C5">
          <w:t xml:space="preserve">included </w:t>
        </w:r>
      </w:ins>
      <w:ins w:id="864" w:author="Chen Heller" w:date="2023-01-31T13:19:00Z">
        <w:r w:rsidR="00210665">
          <w:t>natural and artificial ite</w:t>
        </w:r>
      </w:ins>
      <w:ins w:id="865" w:author="Chen Heller" w:date="2023-01-31T13:20:00Z">
        <w:r w:rsidR="00634A8C">
          <w:t>m</w:t>
        </w:r>
      </w:ins>
      <w:ins w:id="866" w:author="Chen Heller" w:date="2023-01-31T13:19:00Z">
        <w:r w:rsidR="00210665">
          <w:t>s</w:t>
        </w:r>
      </w:ins>
      <w:ins w:id="867" w:author="Chen Heller" w:date="2023-01-31T13:21:00Z">
        <w:r w:rsidR="00E91A80">
          <w:t xml:space="preserve"> so that h</w:t>
        </w:r>
      </w:ins>
      <w:ins w:id="868" w:author="Chen Heller" w:date="2023-01-31T13:01:00Z">
        <w:r w:rsidR="00931AFD" w:rsidRPr="00400416">
          <w:t xml:space="preserve">alf </w:t>
        </w:r>
      </w:ins>
      <w:ins w:id="869" w:author="Chen Heller" w:date="2023-01-31T13:10:00Z">
        <w:r w:rsidR="00435280">
          <w:t xml:space="preserve">of the </w:t>
        </w:r>
      </w:ins>
      <w:ins w:id="870" w:author="Chen Heller" w:date="2023-01-31T13:01:00Z">
        <w:r w:rsidR="00931AFD" w:rsidRPr="00400416">
          <w:t xml:space="preserve">targets </w:t>
        </w:r>
      </w:ins>
      <w:ins w:id="871" w:author="Chen Heller" w:date="2023-01-31T13:19:00Z">
        <w:r w:rsidR="00210665">
          <w:t xml:space="preserve">described </w:t>
        </w:r>
      </w:ins>
      <w:ins w:id="872"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873" w:author="Chen Heller" w:date="2023-01-31T13:22:00Z">
        <w:r w:rsidR="003D177E">
          <w:t>i</w:t>
        </w:r>
      </w:ins>
      <w:ins w:id="874"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875" w:author="Chen Heller" w:date="2023-01-31T13:27:00Z">
        <w:r w:rsidR="004D1A49" w:rsidRPr="00400416">
          <w:t xml:space="preserve">In the congruent condition the prime </w:t>
        </w:r>
        <w:r w:rsidR="004D1A49">
          <w:t xml:space="preserve">was </w:t>
        </w:r>
        <w:r w:rsidR="004D1A49" w:rsidRPr="00400416">
          <w:t>identical to the target word;</w:t>
        </w:r>
      </w:ins>
      <w:ins w:id="876" w:author="Chen Heller" w:date="2023-01-31T13:01:00Z">
        <w:r w:rsidR="00931AFD" w:rsidRPr="00400416">
          <w:t xml:space="preserve"> (b) </w:t>
        </w:r>
      </w:ins>
      <w:ins w:id="877"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878" w:author="Chen Heller" w:date="2023-01-31T13:29:00Z">
        <w:r w:rsidR="003F3DFE">
          <w:t>.</w:t>
        </w:r>
      </w:ins>
      <w:ins w:id="879" w:author="Chen Heller" w:date="2023-01-31T13:28:00Z">
        <w:r w:rsidR="004D1A49">
          <w:t xml:space="preserve"> </w:t>
        </w:r>
      </w:ins>
      <w:ins w:id="880"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881" w:author="Chen Heller" w:date="2023-01-31T13:01:00Z">
        <w:r w:rsidR="00931AFD" w:rsidRPr="00400416">
          <w:t xml:space="preserve">(c) </w:t>
        </w:r>
      </w:ins>
      <w:ins w:id="882"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883" w:author="Chen Heller" w:date="2023-01-31T13:01:00Z">
        <w:r w:rsidR="00931AFD" w:rsidRPr="00400416">
          <w:t xml:space="preserve">(d) </w:t>
        </w:r>
      </w:ins>
      <w:ins w:id="884"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885" w:author="Chen Heller" w:date="2023-01-31T13:01:00Z">
        <w:r w:rsidR="00931AFD" w:rsidRPr="00400416">
          <w:t xml:space="preserve">(e) </w:t>
        </w:r>
      </w:ins>
      <w:ins w:id="886"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887" w:author="Chen Heller" w:date="2023-01-31T13:26:00Z">
        <w:r w:rsidR="004D1A49">
          <w:t>(f</w:t>
        </w:r>
      </w:ins>
      <w:ins w:id="888" w:author="Chen Heller" w:date="2023-01-31T13:27:00Z">
        <w:r w:rsidR="004D1A49">
          <w:t xml:space="preserve">) </w:t>
        </w:r>
      </w:ins>
      <w:ins w:id="889" w:author="Chen Heller" w:date="2023-01-31T13:28:00Z">
        <w:r w:rsidR="00A85020" w:rsidRPr="00400416">
          <w:t>A target never repeat</w:t>
        </w:r>
        <w:r w:rsidR="00A85020">
          <w:t>ed</w:t>
        </w:r>
        <w:r w:rsidR="00A85020" w:rsidRPr="00400416">
          <w:t xml:space="preserve"> in the same block</w:t>
        </w:r>
        <w:r w:rsidR="00A85020">
          <w:t xml:space="preserve">. </w:t>
        </w:r>
      </w:ins>
      <w:ins w:id="890"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891" w:author="Chen Heller" w:date="2023-01-31T13:00:00Z"/>
        </w:rPr>
        <w:pPrChange w:id="892" w:author="Chen Heller" w:date="2023-01-31T13:01:00Z">
          <w:pPr>
            <w:ind w:firstLine="0"/>
          </w:pPr>
        </w:pPrChange>
      </w:pPr>
      <w:ins w:id="893"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894"/>
        <w:r>
          <w:t xml:space="preserve">"Too Early" and "Too Late" </w:t>
        </w:r>
        <w:commentRangeEnd w:id="894"/>
        <w:r>
          <w:rPr>
            <w:rStyle w:val="CommentReference"/>
          </w:rPr>
          <w:commentReference w:id="894"/>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895"/>
        <w:r>
          <w:rPr>
            <w:i/>
            <w:iCs/>
          </w:rPr>
          <w:t>Valid trials</w:t>
        </w:r>
        <w:r>
          <w:t xml:space="preserve"> </w:t>
        </w:r>
        <w:commentRangeEnd w:id="895"/>
        <w:r>
          <w:rPr>
            <w:rStyle w:val="CommentReference"/>
          </w:rPr>
          <w:commentReference w:id="895"/>
        </w:r>
        <w:r>
          <w:t>were those that were not excluded due to any exclusion criteria.</w:t>
        </w:r>
      </w:ins>
    </w:p>
    <w:p w14:paraId="2C88FD2C" w14:textId="057784CE" w:rsidR="00D826D9" w:rsidRDefault="00D826D9">
      <w:pPr>
        <w:pPrChange w:id="896" w:author="Chen Heller" w:date="2023-01-31T13:01:00Z">
          <w:pPr>
            <w:ind w:firstLine="0"/>
          </w:pPr>
        </w:pPrChange>
      </w:pPr>
      <w:del w:id="897"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898"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899" w:author="Chen Heller" w:date="2023-01-03T16:50:00Z" w:name="move123657044"/>
    </w:p>
    <w:p w14:paraId="3785E79C" w14:textId="32E5B00B" w:rsidR="00E65EFB" w:rsidRDefault="00E65EFB" w:rsidP="00E65EFB">
      <w:pPr>
        <w:pStyle w:val="Caption"/>
        <w:jc w:val="left"/>
        <w:rPr>
          <w:moveTo w:id="900" w:author="Chen Heller" w:date="2023-01-03T16:50:00Z"/>
        </w:rPr>
      </w:pPr>
      <w:bookmarkStart w:id="901" w:name="_Ref114472325"/>
      <w:moveTo w:id="902" w:author="Chen Heller" w:date="2023-01-03T16:50:00Z">
        <w:r>
          <w:t xml:space="preserve">Figure </w:t>
        </w:r>
        <w:r>
          <w:fldChar w:fldCharType="begin"/>
        </w:r>
        <w:r>
          <w:instrText xml:space="preserve"> SEQ Figure \* ARABIC </w:instrText>
        </w:r>
        <w:r>
          <w:fldChar w:fldCharType="separate"/>
        </w:r>
      </w:moveTo>
      <w:ins w:id="903" w:author="Chen Heller" w:date="2023-01-04T14:57:00Z">
        <w:r w:rsidR="00C56E28">
          <w:rPr>
            <w:noProof/>
          </w:rPr>
          <w:t>2</w:t>
        </w:r>
      </w:ins>
      <w:moveTo w:id="904" w:author="Chen Heller" w:date="2023-01-03T16:50:00Z">
        <w:r>
          <w:rPr>
            <w:noProof/>
          </w:rPr>
          <w:fldChar w:fldCharType="end"/>
        </w:r>
        <w:bookmarkEnd w:id="901"/>
        <w:r>
          <w:t xml:space="preserve">. </w:t>
        </w:r>
        <w:r w:rsidRPr="00400416">
          <w:t>Stimuli presentation order</w:t>
        </w:r>
        <w:del w:id="905"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906" w:author="Chen Heller" w:date="2023-01-09T12:19:00Z">
        <w:r w:rsidR="00441E16">
          <w:t>100</w:t>
        </w:r>
      </w:ins>
      <w:moveTo w:id="907" w:author="Chen Heller" w:date="2023-01-03T16:50:00Z">
        <w:del w:id="908" w:author="Chen Heller" w:date="2023-01-09T12:19:00Z">
          <w:r w:rsidDel="00441E16">
            <w:delText>0</w:delText>
          </w:r>
        </w:del>
        <w:r>
          <w:t>-</w:t>
        </w:r>
        <w:del w:id="909" w:author="Chen Heller" w:date="2023-01-09T12:19:00Z">
          <w:r w:rsidDel="00441E16">
            <w:delText>1500</w:delText>
          </w:r>
        </w:del>
      </w:moveTo>
      <w:ins w:id="910" w:author="Chen Heller" w:date="2023-01-09T12:19:00Z">
        <w:r w:rsidR="00441E16">
          <w:t>740</w:t>
        </w:r>
      </w:ins>
      <w:moveTo w:id="911" w:author="Chen Heller" w:date="2023-01-03T16:50:00Z">
        <w:r w:rsidRPr="00400416">
          <w:t xml:space="preserve">ms, out of which the target </w:t>
        </w:r>
        <w:r>
          <w:t xml:space="preserve">was </w:t>
        </w:r>
        <w:r w:rsidRPr="00400416">
          <w:t>displayed for 500ms), a recognition task (</w:t>
        </w:r>
        <w:r>
          <w:t>0</w:t>
        </w:r>
        <w:r w:rsidRPr="00400416">
          <w:t>-</w:t>
        </w:r>
        <w:del w:id="912" w:author="Chen Heller" w:date="2023-01-09T12:19:00Z">
          <w:r w:rsidDel="00734F8E">
            <w:delText>5</w:delText>
          </w:r>
        </w:del>
      </w:moveTo>
      <w:ins w:id="913" w:author="Chen Heller" w:date="2023-01-09T12:19:00Z">
        <w:r w:rsidR="00734F8E">
          <w:t>7</w:t>
        </w:r>
      </w:ins>
      <w:moveTo w:id="91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915" w:author="Chen Heller" w:date="2023-01-09T12:20:00Z">
        <w:r w:rsidR="004449CE">
          <w:t xml:space="preserve"> </w:t>
        </w:r>
      </w:ins>
      <w:ins w:id="916" w:author="Chen Heller" w:date="2023-01-09T12:21:00Z">
        <w:r w:rsidR="004449CE">
          <w:t>In practice, t</w:t>
        </w:r>
      </w:ins>
      <w:ins w:id="917" w:author="Chen Heller" w:date="2023-01-09T12:20:00Z">
        <w:r w:rsidR="004449CE">
          <w:t xml:space="preserve">he blue circle </w:t>
        </w:r>
      </w:ins>
      <w:ins w:id="918" w:author="Chen Heller" w:date="2023-01-09T12:22:00Z">
        <w:r w:rsidR="00790904">
          <w:t>and</w:t>
        </w:r>
      </w:ins>
      <w:ins w:id="919" w:author="Chen Heller" w:date="2023-01-09T12:20:00Z">
        <w:r w:rsidR="004449CE">
          <w:t xml:space="preserve"> the </w:t>
        </w:r>
      </w:ins>
      <w:ins w:id="920" w:author="Chen Heller" w:date="2023-01-09T12:21:00Z">
        <w:r w:rsidR="004449CE">
          <w:t>A</w:t>
        </w:r>
      </w:ins>
      <w:ins w:id="921" w:author="Chen Heller" w:date="2023-01-09T12:20:00Z">
        <w:r w:rsidR="004449CE">
          <w:t>rt</w:t>
        </w:r>
      </w:ins>
      <w:ins w:id="922" w:author="Chen Heller" w:date="2023-01-09T12:21:00Z">
        <w:r w:rsidR="004449CE">
          <w:t>ificial/Natural category names were present</w:t>
        </w:r>
      </w:ins>
      <w:ins w:id="923" w:author="Chen Heller" w:date="2023-01-09T12:22:00Z">
        <w:r w:rsidR="00790904">
          <w:t xml:space="preserve"> on the screen</w:t>
        </w:r>
      </w:ins>
      <w:ins w:id="924" w:author="Chen Heller" w:date="2023-01-09T12:21:00Z">
        <w:r w:rsidR="00790904">
          <w:t xml:space="preserve"> from the </w:t>
        </w:r>
      </w:ins>
      <w:ins w:id="925" w:author="Chen Heller" w:date="2023-01-09T12:23:00Z">
        <w:r w:rsidR="002347CB">
          <w:t>beginning of the trial</w:t>
        </w:r>
      </w:ins>
      <w:ins w:id="926" w:author="Chen Heller" w:date="2023-01-09T12:22:00Z">
        <w:r w:rsidR="00790904">
          <w:t xml:space="preserve">, but </w:t>
        </w:r>
      </w:ins>
      <w:ins w:id="927" w:author="Chen Heller" w:date="2023-01-31T13:33:00Z">
        <w:r w:rsidR="00CD33CC">
          <w:t xml:space="preserve"> for </w:t>
        </w:r>
      </w:ins>
      <w:ins w:id="928" w:author="Chen Heller" w:date="2023-01-31T13:34:00Z">
        <w:r w:rsidR="00CD33CC">
          <w:t xml:space="preserve">readability purposes </w:t>
        </w:r>
      </w:ins>
      <w:ins w:id="929" w:author="Chen Heller" w:date="2023-01-09T12:23:00Z">
        <w:r w:rsidR="002347CB">
          <w:t>are</w:t>
        </w:r>
      </w:ins>
      <w:ins w:id="930" w:author="Chen Heller" w:date="2023-01-17T10:23:00Z">
        <w:r w:rsidR="00F06AB6">
          <w:t xml:space="preserve"> presented </w:t>
        </w:r>
      </w:ins>
      <w:ins w:id="931" w:author="Chen Heller" w:date="2023-01-31T13:34:00Z">
        <w:r w:rsidR="00CD33CC">
          <w:t xml:space="preserve">here </w:t>
        </w:r>
      </w:ins>
      <w:ins w:id="932" w:author="Chen Heller" w:date="2023-01-17T10:23:00Z">
        <w:r w:rsidR="00F06AB6">
          <w:t xml:space="preserve">only </w:t>
        </w:r>
      </w:ins>
      <w:ins w:id="933" w:author="Chen Heller" w:date="2023-01-31T13:34:00Z">
        <w:r w:rsidR="00CD33CC">
          <w:t>after the last mask.</w:t>
        </w:r>
      </w:ins>
    </w:p>
    <w:p w14:paraId="4375C930" w14:textId="77777777" w:rsidR="001F1330" w:rsidRDefault="001F1330">
      <w:pPr>
        <w:pStyle w:val="Heading4"/>
        <w:rPr>
          <w:moveTo w:id="934" w:author="Chen Heller" w:date="2023-01-03T17:26:00Z"/>
        </w:rPr>
        <w:pPrChange w:id="935" w:author="Chen Heller" w:date="2023-01-03T17:27:00Z">
          <w:pPr>
            <w:pStyle w:val="Heading3"/>
          </w:pPr>
        </w:pPrChange>
      </w:pPr>
      <w:moveToRangeStart w:id="936" w:author="Chen Heller" w:date="2023-01-03T17:26:00Z" w:name="move123659235"/>
      <w:moveToRangeEnd w:id="899"/>
      <w:moveTo w:id="937" w:author="Chen Heller" w:date="2023-01-03T17:26:00Z">
        <w:r>
          <w:lastRenderedPageBreak/>
          <w:t>Trajectory preprocessing</w:t>
        </w:r>
      </w:moveTo>
    </w:p>
    <w:p w14:paraId="38AFA958" w14:textId="2D9EED42" w:rsidR="001C0104" w:rsidRPr="00892F96" w:rsidRDefault="001F1330" w:rsidP="001F1330">
      <w:moveTo w:id="938"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939" w:author="Chen Heller" w:date="2023-01-03T17:27:00Z">
        <w:r w:rsidR="001B0F21">
          <w:rPr>
            <w:vertAlign w:val="superscript"/>
          </w:rPr>
          <w:t>2</w:t>
        </w:r>
      </w:ins>
      <w:moveTo w:id="940" w:author="Chen Heller" w:date="2023-01-03T17:26:00Z">
        <w:del w:id="941"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942"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936"/>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943" w:author="Chen Heller" w:date="2023-01-17T10:48:00Z"/>
        </w:rPr>
        <w:pPrChange w:id="944" w:author="Chen Heller" w:date="2023-01-03T16:16:00Z">
          <w:pPr>
            <w:pStyle w:val="Heading3"/>
          </w:pPr>
        </w:pPrChange>
      </w:pPr>
      <w:bookmarkStart w:id="945" w:name="_Toc114485392"/>
      <w:del w:id="946" w:author="Chen Heller" w:date="2023-01-17T10:48:00Z">
        <w:r w:rsidDel="007B4B60">
          <w:lastRenderedPageBreak/>
          <w:delText>Exclusion criteria</w:delText>
        </w:r>
        <w:bookmarkEnd w:id="945"/>
      </w:del>
    </w:p>
    <w:p w14:paraId="312384C8" w14:textId="35968B5A" w:rsidR="00D826D9" w:rsidRDefault="001A3B6D" w:rsidP="007D1A08">
      <w:pPr>
        <w:ind w:firstLine="0"/>
        <w:rPr>
          <w:ins w:id="947" w:author="Chen Heller" w:date="2023-01-09T17:17:00Z"/>
        </w:rPr>
      </w:pPr>
      <w:moveToRangeStart w:id="948" w:author="Chen Heller" w:date="2023-01-03T17:37:00Z" w:name="move123659894"/>
      <w:moveTo w:id="949" w:author="Chen Heller" w:date="2023-01-03T17:37:00Z">
        <w:del w:id="950"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951"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948"/>
      <w:del w:id="952"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953"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954" w:author="Chen Heller" w:date="2023-01-09T17:17:00Z"/>
        </w:rPr>
        <w:pPrChange w:id="955" w:author="Chen Heller" w:date="2023-01-09T17:29:00Z">
          <w:pPr>
            <w:pStyle w:val="Heading3"/>
          </w:pPr>
        </w:pPrChange>
      </w:pPr>
      <w:ins w:id="956" w:author="Chen Heller" w:date="2023-01-09T17:17:00Z">
        <w:r>
          <w:t>Analysis</w:t>
        </w:r>
      </w:ins>
    </w:p>
    <w:p w14:paraId="672F29D2" w14:textId="59304A81" w:rsidR="008F4EDF" w:rsidRDefault="00CA397F" w:rsidP="00904C49">
      <w:pPr>
        <w:rPr>
          <w:ins w:id="957" w:author="Chen Heller" w:date="2023-01-10T10:52:00Z"/>
        </w:rPr>
      </w:pPr>
      <w:ins w:id="958" w:author="Chen Heller" w:date="2023-01-09T17:17:00Z">
        <w:r>
          <w:t xml:space="preserve">All the comparisons between the congruent and incongruent conditions were corrected for multiple comparisons using the Tree-BH method </w:t>
        </w:r>
      </w:ins>
      <w:ins w:id="959" w:author="Chen Heller" w:date="2023-01-17T10:53:00Z">
        <w:r w:rsidR="00F5543D">
          <w:t xml:space="preserve">(Supplementary </w:t>
        </w:r>
      </w:ins>
      <w:ins w:id="960" w:author="Chen Heller" w:date="2023-01-17T10:54:00Z">
        <w:r w:rsidR="003A5915">
          <w:t>F</w:t>
        </w:r>
      </w:ins>
      <w:ins w:id="961" w:author="Chen Heller" w:date="2023-01-17T10:53:00Z">
        <w:r w:rsidR="00F5543D">
          <w:t xml:space="preserve">igure [ref]) </w:t>
        </w:r>
      </w:ins>
      <w:ins w:id="962"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963" w:author="Chen Heller" w:date="2023-01-17T10:54:00Z">
        <w:r w:rsidR="003A5915">
          <w:t>N</w:t>
        </w:r>
      </w:ins>
      <w:ins w:id="964"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965" w:author="Chen Heller" w:date="2023-01-17T10:54:00Z">
        <w:r w:rsidR="003A5915">
          <w:t xml:space="preserve"> Supplementary Figure [ref]</w:t>
        </w:r>
      </w:ins>
      <w:ins w:id="966" w:author="Chen Heller" w:date="2023-01-09T17:17:00Z">
        <w:r>
          <w:t>).</w:t>
        </w:r>
      </w:ins>
    </w:p>
    <w:p w14:paraId="0B2AF24F" w14:textId="7DB1EDC5" w:rsidR="00CA397F" w:rsidRPr="00B7042B" w:rsidRDefault="003E480D">
      <w:pPr>
        <w:pPrChange w:id="967" w:author="Chen Heller" w:date="2023-01-10T11:02:00Z">
          <w:pPr>
            <w:ind w:firstLine="0"/>
          </w:pPr>
        </w:pPrChange>
      </w:pPr>
      <w:ins w:id="968" w:author="Chen Heller" w:date="2023-01-10T10:55:00Z">
        <w:r>
          <w:t>C</w:t>
        </w:r>
      </w:ins>
      <w:ins w:id="969" w:author="Chen Heller" w:date="2023-01-10T10:54:00Z">
        <w:r w:rsidR="001D24FE">
          <w:t>omments received from colleagues a</w:t>
        </w:r>
      </w:ins>
      <w:ins w:id="970" w:author="Chen Heller" w:date="2023-01-09T17:17:00Z">
        <w:r w:rsidR="00CA397F">
          <w:t xml:space="preserve">fter </w:t>
        </w:r>
      </w:ins>
      <w:ins w:id="971" w:author="Chen Heller" w:date="2023-01-10T10:54:00Z">
        <w:r w:rsidR="001D24FE">
          <w:t xml:space="preserve">the </w:t>
        </w:r>
      </w:ins>
      <w:ins w:id="972" w:author="Chen Heller" w:date="2023-01-09T17:17:00Z">
        <w:r w:rsidR="00CA397F">
          <w:t>submission of the pre-</w:t>
        </w:r>
      </w:ins>
      <w:ins w:id="973" w:author="Chen Heller" w:date="2023-01-09T17:18:00Z">
        <w:r w:rsidR="00CA397F">
          <w:t>registration</w:t>
        </w:r>
      </w:ins>
      <w:ins w:id="974" w:author="Chen Heller" w:date="2023-01-09T17:17:00Z">
        <w:r w:rsidR="00CA397F">
          <w:t xml:space="preserve"> document</w:t>
        </w:r>
      </w:ins>
      <w:ins w:id="975" w:author="Chen Heller" w:date="2023-01-10T10:54:00Z">
        <w:r w:rsidR="001D24FE">
          <w:t xml:space="preserve"> </w:t>
        </w:r>
      </w:ins>
      <w:ins w:id="976" w:author="Chen Heller" w:date="2023-01-10T10:55:00Z">
        <w:r>
          <w:t xml:space="preserve">prompted two </w:t>
        </w:r>
      </w:ins>
      <w:ins w:id="977" w:author="Chen Heller" w:date="2023-01-10T11:00:00Z">
        <w:r w:rsidR="00527E95">
          <w:t xml:space="preserve">additional </w:t>
        </w:r>
      </w:ins>
      <w:ins w:id="978" w:author="Chen Heller" w:date="2023-01-10T10:55:00Z">
        <w:r>
          <w:t>analyses.</w:t>
        </w:r>
      </w:ins>
      <w:ins w:id="979" w:author="Chen Heller" w:date="2023-01-10T10:59:00Z">
        <w:r w:rsidR="004C0A6C">
          <w:t xml:space="preserve"> </w:t>
        </w:r>
      </w:ins>
      <w:ins w:id="980" w:author="Chen Heller" w:date="2023-01-10T10:55:00Z">
        <w:r>
          <w:t xml:space="preserve">The first </w:t>
        </w:r>
      </w:ins>
      <w:ins w:id="981" w:author="Chen Heller" w:date="2023-01-10T10:57:00Z">
        <w:r w:rsidR="00E543B7">
          <w:t>addresses</w:t>
        </w:r>
      </w:ins>
      <w:ins w:id="982" w:author="Chen Heller" w:date="2023-01-10T10:56:00Z">
        <w:r w:rsidR="00E543B7">
          <w:t xml:space="preserve"> the high variability between participants</w:t>
        </w:r>
      </w:ins>
      <w:ins w:id="983" w:author="Chen Heller" w:date="2023-01-10T10:57:00Z">
        <w:r w:rsidR="005345F0">
          <w:t xml:space="preserve"> </w:t>
        </w:r>
      </w:ins>
      <w:ins w:id="984" w:author="Chen Heller" w:date="2023-01-10T11:01:00Z">
        <w:r w:rsidR="00781772">
          <w:t>which</w:t>
        </w:r>
      </w:ins>
      <w:ins w:id="985" w:author="Chen Heller" w:date="2023-01-10T10:57:00Z">
        <w:r w:rsidR="005345F0">
          <w:t xml:space="preserve"> can obscure smaller but highly consistent effects. </w:t>
        </w:r>
      </w:ins>
      <w:ins w:id="986" w:author="Chen Heller" w:date="2023-01-10T10:58:00Z">
        <w:r w:rsidR="005345F0">
          <w:t xml:space="preserve">To </w:t>
        </w:r>
      </w:ins>
      <w:ins w:id="987" w:author="Chen Heller" w:date="2023-01-17T10:56:00Z">
        <w:r w:rsidR="00C6487E">
          <w:t>tackle this issue</w:t>
        </w:r>
      </w:ins>
      <w:ins w:id="988" w:author="Chen Heller" w:date="2023-01-10T11:07:00Z">
        <w:r w:rsidR="0001355D">
          <w:t>,</w:t>
        </w:r>
      </w:ins>
      <w:ins w:id="989" w:author="Chen Heller" w:date="2023-01-10T10:58:00Z">
        <w:r w:rsidR="005345F0">
          <w:t xml:space="preserve"> </w:t>
        </w:r>
      </w:ins>
      <w:ins w:id="990" w:author="Chen Heller" w:date="2023-01-10T11:07:00Z">
        <w:r w:rsidR="0001355D">
          <w:t xml:space="preserve">the </w:t>
        </w:r>
      </w:ins>
      <w:ins w:id="991" w:author="Chen Heller" w:date="2023-01-10T10:58:00Z">
        <w:r w:rsidR="005345F0">
          <w:t xml:space="preserve">non-timeseries </w:t>
        </w:r>
        <w:r w:rsidR="005345F0">
          <w:lastRenderedPageBreak/>
          <w:t>variables were normalized within participant</w:t>
        </w:r>
      </w:ins>
      <w:ins w:id="992" w:author="Chen Heller" w:date="2023-01-10T10:59:00Z">
        <w:r w:rsidR="005345F0">
          <w:t>.</w:t>
        </w:r>
      </w:ins>
      <w:ins w:id="993" w:author="Chen Heller" w:date="2023-01-10T11:07:00Z">
        <w:r w:rsidR="00807DAB">
          <w:t xml:space="preserve"> </w:t>
        </w:r>
      </w:ins>
      <w:ins w:id="994" w:author="Chen Heller" w:date="2023-01-10T11:08:00Z">
        <w:r w:rsidR="00807DAB">
          <w:t>Both the original and the added analys</w:t>
        </w:r>
      </w:ins>
      <w:ins w:id="995" w:author="Chen Heller" w:date="2023-01-16T15:02:00Z">
        <w:r w:rsidR="00DB2938">
          <w:t>i</w:t>
        </w:r>
      </w:ins>
      <w:ins w:id="996" w:author="Chen Heller" w:date="2023-01-10T11:08:00Z">
        <w:r w:rsidR="00807DAB">
          <w:t>s r</w:t>
        </w:r>
      </w:ins>
      <w:ins w:id="997" w:author="Chen Heller" w:date="2023-01-10T11:07:00Z">
        <w:r w:rsidR="00807DAB">
          <w:t>esult</w:t>
        </w:r>
      </w:ins>
      <w:ins w:id="998" w:author="Chen Heller" w:date="2023-01-10T11:08:00Z">
        <w:r w:rsidR="00807DAB">
          <w:t xml:space="preserve">s are provided </w:t>
        </w:r>
      </w:ins>
      <w:ins w:id="999" w:author="Chen Heller" w:date="2023-01-10T11:09:00Z">
        <w:r w:rsidR="00CF4EE8">
          <w:t xml:space="preserve">in </w:t>
        </w:r>
      </w:ins>
      <w:ins w:id="1000" w:author="Chen Heller" w:date="2023-01-17T10:56:00Z">
        <w:r w:rsidR="0090221B">
          <w:t>T</w:t>
        </w:r>
      </w:ins>
      <w:ins w:id="1001" w:author="Chen Heller" w:date="2023-01-10T11:09:00Z">
        <w:r w:rsidR="00CF4EE8">
          <w:t>able [ref]</w:t>
        </w:r>
      </w:ins>
      <w:ins w:id="1002" w:author="Chen Heller" w:date="2023-01-16T15:04:00Z">
        <w:r w:rsidR="00283B67">
          <w:t xml:space="preserve"> but only the normalized results are discussed in the results section below</w:t>
        </w:r>
      </w:ins>
      <w:ins w:id="1003" w:author="Chen Heller" w:date="2023-01-10T11:08:00Z">
        <w:r w:rsidR="00807DAB">
          <w:t>.</w:t>
        </w:r>
      </w:ins>
      <w:ins w:id="1004" w:author="Chen Heller" w:date="2023-01-10T11:02:00Z">
        <w:r w:rsidR="00B7042B">
          <w:t xml:space="preserve"> </w:t>
        </w:r>
      </w:ins>
      <w:ins w:id="1005" w:author="Chen Heller" w:date="2023-01-10T11:03:00Z">
        <w:r w:rsidR="00B7042B">
          <w:t xml:space="preserve">The second </w:t>
        </w:r>
      </w:ins>
      <w:ins w:id="1006" w:author="Chen Heller" w:date="2023-01-10T11:09:00Z">
        <w:r w:rsidR="007C1881">
          <w:t xml:space="preserve">analysis </w:t>
        </w:r>
      </w:ins>
      <w:ins w:id="1007" w:author="Chen Heller" w:date="2023-01-17T10:57:00Z">
        <w:r w:rsidR="003037BC">
          <w:t>pertains to the</w:t>
        </w:r>
      </w:ins>
      <w:ins w:id="1008" w:author="Chen Heller" w:date="2023-01-09T17:30:00Z">
        <w:r w:rsidR="00CC0F3F">
          <w:t xml:space="preserve"> significance of the </w:t>
        </w:r>
      </w:ins>
      <w:ins w:id="1009" w:author="Chen Heller" w:date="2023-01-10T11:14:00Z">
        <w:r w:rsidR="00A3121A">
          <w:t xml:space="preserve">temporal aspect </w:t>
        </w:r>
      </w:ins>
      <w:ins w:id="1010" w:author="Chen Heller" w:date="2023-01-10T11:15:00Z">
        <w:r w:rsidR="00A3121A">
          <w:t xml:space="preserve">of the congruency effect, which </w:t>
        </w:r>
      </w:ins>
      <w:ins w:id="1011" w:author="Chen Heller" w:date="2023-01-10T11:18:00Z">
        <w:r w:rsidR="00336757">
          <w:t xml:space="preserve">can </w:t>
        </w:r>
      </w:ins>
      <w:ins w:id="1012" w:author="Chen Heller" w:date="2023-01-10T11:15:00Z">
        <w:r w:rsidR="00A3121A">
          <w:t xml:space="preserve">be </w:t>
        </w:r>
      </w:ins>
      <w:ins w:id="1013" w:author="Chen Heller" w:date="2023-01-17T10:57:00Z">
        <w:r w:rsidR="003037BC">
          <w:t xml:space="preserve">accessed </w:t>
        </w:r>
      </w:ins>
      <w:ins w:id="1014" w:author="Chen Heller" w:date="2023-01-10T11:18:00Z">
        <w:r w:rsidR="00336757">
          <w:t xml:space="preserve">only </w:t>
        </w:r>
      </w:ins>
      <w:ins w:id="1015" w:author="Chen Heller" w:date="2023-01-10T11:20:00Z">
        <w:r w:rsidR="00A637E9">
          <w:t xml:space="preserve">when </w:t>
        </w:r>
      </w:ins>
      <w:ins w:id="1016" w:author="Chen Heller" w:date="2023-01-17T10:57:00Z">
        <w:r w:rsidR="003037BC">
          <w:t xml:space="preserve">skipping </w:t>
        </w:r>
      </w:ins>
      <w:ins w:id="1017" w:author="Chen Heller" w:date="2023-01-10T11:15:00Z">
        <w:r w:rsidR="00DC14CE">
          <w:t>spatial normaliz</w:t>
        </w:r>
      </w:ins>
      <w:ins w:id="1018" w:author="Chen Heller" w:date="2023-01-10T11:18:00Z">
        <w:r w:rsidR="00336757">
          <w:t>ation</w:t>
        </w:r>
      </w:ins>
      <w:ins w:id="1019" w:author="Chen Heller" w:date="2023-01-09T17:31:00Z">
        <w:r w:rsidR="00CC0F3F">
          <w:t xml:space="preserve">. </w:t>
        </w:r>
      </w:ins>
      <w:ins w:id="1020" w:author="Chen Heller" w:date="2023-01-17T10:58:00Z">
        <w:r w:rsidR="005D0E4D">
          <w:t>T</w:t>
        </w:r>
      </w:ins>
      <w:ins w:id="1021" w:author="Chen Heller" w:date="2023-01-09T17:18:00Z">
        <w:r w:rsidR="00CA397F">
          <w:t xml:space="preserve">o </w:t>
        </w:r>
      </w:ins>
      <w:ins w:id="1022" w:author="Chen Heller" w:date="2023-01-10T11:25:00Z">
        <w:r w:rsidR="000552C6">
          <w:t>average</w:t>
        </w:r>
      </w:ins>
      <w:ins w:id="1023" w:author="Chen Heller" w:date="2023-01-10T11:24:00Z">
        <w:r w:rsidR="00722085">
          <w:t xml:space="preserve"> </w:t>
        </w:r>
      </w:ins>
      <w:ins w:id="1024" w:author="Chen Heller" w:date="2023-01-09T17:18:00Z">
        <w:r w:rsidR="00CA397F">
          <w:t xml:space="preserve">the </w:t>
        </w:r>
      </w:ins>
      <w:ins w:id="1025" w:author="Chen Heller" w:date="2023-01-10T11:22:00Z">
        <w:r w:rsidR="00751A94">
          <w:t xml:space="preserve">non-normalized </w:t>
        </w:r>
      </w:ins>
      <w:ins w:id="1026" w:author="Chen Heller" w:date="2023-01-09T17:18:00Z">
        <w:r w:rsidR="00CA397F">
          <w:t xml:space="preserve">trajectories, all trials </w:t>
        </w:r>
      </w:ins>
      <w:ins w:id="1027" w:author="Chen Heller" w:date="2023-01-17T10:58:00Z">
        <w:r w:rsidR="005D0E4D">
          <w:t xml:space="preserve">had to be </w:t>
        </w:r>
      </w:ins>
      <w:ins w:id="1028" w:author="Chen Heller" w:date="2023-01-09T17:18:00Z">
        <w:r w:rsidR="00CA397F">
          <w:t xml:space="preserve">trimmed to </w:t>
        </w:r>
      </w:ins>
      <w:ins w:id="1029" w:author="Chen Heller" w:date="2023-01-17T10:58:00Z">
        <w:r w:rsidR="007B7FF4">
          <w:t xml:space="preserve">an </w:t>
        </w:r>
      </w:ins>
      <w:ins w:id="1030" w:author="Chen Heller" w:date="2023-01-09T17:18:00Z">
        <w:r w:rsidR="00CA397F">
          <w:t xml:space="preserve">identical </w:t>
        </w:r>
      </w:ins>
      <w:ins w:id="1031" w:author="Chen Heller" w:date="2023-01-17T10:58:00Z">
        <w:r w:rsidR="007B7FF4">
          <w:t xml:space="preserve">time range </w:t>
        </w:r>
      </w:ins>
      <w:ins w:id="1032" w:author="Chen Heller" w:date="2023-01-09T17:18:00Z">
        <w:r w:rsidR="00CA397F">
          <w:t xml:space="preserve">of </w:t>
        </w:r>
      </w:ins>
      <w:ins w:id="1033" w:author="Chen Heller" w:date="2023-01-17T10:59:00Z">
        <w:r w:rsidR="007B7FF4">
          <w:t>0-</w:t>
        </w:r>
      </w:ins>
      <w:ins w:id="1034" w:author="Chen Heller" w:date="2023-01-09T17:18:00Z">
        <w:r w:rsidR="00CA397F">
          <w:t>340ms</w:t>
        </w:r>
      </w:ins>
      <w:ins w:id="1035" w:author="Chen Heller" w:date="2023-01-10T11:23:00Z">
        <w:r w:rsidR="001719E9">
          <w:t xml:space="preserve"> which </w:t>
        </w:r>
      </w:ins>
      <w:ins w:id="1036" w:author="Chen Heller" w:date="2023-01-17T10:59:00Z">
        <w:r w:rsidR="007B7FF4">
          <w:t xml:space="preserve">is </w:t>
        </w:r>
      </w:ins>
      <w:ins w:id="1037" w:author="Chen Heller" w:date="2023-01-09T17:18:00Z">
        <w:r w:rsidR="00CA397F">
          <w:t>encompasse</w:t>
        </w:r>
      </w:ins>
      <w:ins w:id="1038" w:author="Chen Heller" w:date="2023-01-17T10:59:00Z">
        <w:r w:rsidR="007B7FF4">
          <w:t>d in</w:t>
        </w:r>
      </w:ins>
      <w:ins w:id="1039" w:author="Chen Heller" w:date="2023-01-09T17:18:00Z">
        <w:r w:rsidR="00CA397F">
          <w:t xml:space="preserve"> 90% of the trials</w:t>
        </w:r>
      </w:ins>
      <w:ins w:id="1040" w:author="Chen Heller" w:date="2023-01-10T11:23:00Z">
        <w:r w:rsidR="001719E9">
          <w:t xml:space="preserve">. The </w:t>
        </w:r>
      </w:ins>
      <w:ins w:id="1041" w:author="Chen Heller" w:date="2023-01-09T17:18:00Z">
        <w:r w:rsidR="00CA397F">
          <w:t xml:space="preserve">other 10% </w:t>
        </w:r>
      </w:ins>
      <w:ins w:id="1042" w:author="Chen Heller" w:date="2023-01-10T11:23:00Z">
        <w:r w:rsidR="001719E9">
          <w:t xml:space="preserve">were </w:t>
        </w:r>
      </w:ins>
      <w:ins w:id="1043" w:author="Chen Heller" w:date="2023-01-09T17:18:00Z">
        <w:r w:rsidR="00CA397F">
          <w:t xml:space="preserve">excluded. </w:t>
        </w:r>
      </w:ins>
      <w:ins w:id="1044" w:author="Chen Heller" w:date="2023-01-17T11:00:00Z">
        <w:r w:rsidR="00F10B87">
          <w:t>T</w:t>
        </w:r>
      </w:ins>
      <w:ins w:id="1045" w:author="Chen Heller" w:date="2023-01-17T10:59:00Z">
        <w:r w:rsidR="00F10B87">
          <w:t xml:space="preserve">he </w:t>
        </w:r>
      </w:ins>
      <w:ins w:id="1046" w:author="Chen Heller" w:date="2023-01-17T11:00:00Z">
        <w:r w:rsidR="00F10B87">
          <w:t>congruency effect was estimated by conducting a</w:t>
        </w:r>
      </w:ins>
      <w:ins w:id="1047" w:author="Chen Heller" w:date="2023-01-09T17:18:00Z">
        <w:r w:rsidR="00CA397F">
          <w:t xml:space="preserve"> </w:t>
        </w:r>
        <w:commentRangeStart w:id="1048"/>
        <w:r w:rsidR="00CA397F">
          <w:t>t-test at every timepoint</w:t>
        </w:r>
      </w:ins>
      <w:commentRangeEnd w:id="1048"/>
      <w:ins w:id="1049" w:author="Chen Heller" w:date="2023-01-10T11:05:00Z">
        <w:r w:rsidR="008566E6">
          <w:rPr>
            <w:rStyle w:val="CommentReference"/>
          </w:rPr>
          <w:commentReference w:id="1048"/>
        </w:r>
      </w:ins>
      <w:ins w:id="1050" w:author="Chen Heller" w:date="2023-01-09T17:18:00Z">
        <w:r w:rsidR="00CA397F">
          <w:t xml:space="preserve">, and </w:t>
        </w:r>
      </w:ins>
      <w:ins w:id="1051" w:author="Chen Heller" w:date="2023-01-17T11:01:00Z">
        <w:r w:rsidR="00B9255F">
          <w:t xml:space="preserve">clustering together </w:t>
        </w:r>
      </w:ins>
      <w:ins w:id="1052" w:author="Chen Heller" w:date="2023-01-09T17:18:00Z">
        <w:r w:rsidR="00CA397F">
          <w:t>adjacent significant values</w:t>
        </w:r>
      </w:ins>
      <w:ins w:id="1053" w:author="Chen Heller" w:date="2023-01-10T11:27:00Z">
        <w:r w:rsidR="00B176EA">
          <w:t xml:space="preserve"> of similar sign</w:t>
        </w:r>
      </w:ins>
      <w:ins w:id="1054" w:author="Chen Heller" w:date="2023-01-09T17:18:00Z">
        <w:r w:rsidR="00CA397F">
          <w:t>. Then a permutation and clustering procedure [</w:t>
        </w:r>
        <w:commentRangeStart w:id="1055"/>
        <w:r w:rsidR="00CA397F">
          <w:t>ref</w:t>
        </w:r>
        <w:commentRangeEnd w:id="1055"/>
        <w:r w:rsidR="00CA397F">
          <w:rPr>
            <w:rStyle w:val="CommentReference"/>
          </w:rPr>
          <w:commentReference w:id="1055"/>
        </w:r>
        <w:r w:rsidR="00CA397F">
          <w:t xml:space="preserve">] was conducted to evaluate the clusters' significance and correct for multiple comparisons. Finally, </w:t>
        </w:r>
      </w:ins>
      <w:ins w:id="1056" w:author="Chen Heller" w:date="2023-01-10T11:27:00Z">
        <w:r w:rsidR="00B176EA">
          <w:t xml:space="preserve">the </w:t>
        </w:r>
      </w:ins>
      <m:oMath>
        <m:r>
          <w:ins w:id="1057" w:author="Chen Heller" w:date="2023-01-10T11:27:00Z">
            <w:rPr>
              <w:rFonts w:ascii="Cambria Math" w:hAnsi="Cambria Math"/>
            </w:rPr>
            <m:t>α</m:t>
          </w:ins>
        </m:r>
      </m:oMath>
      <w:ins w:id="1058" w:author="Chen Heller" w:date="2023-01-10T11:27:00Z">
        <w:r w:rsidR="00B176EA">
          <w:t xml:space="preserve"> value was divided by </w:t>
        </w:r>
      </w:ins>
      <w:ins w:id="1059" w:author="Chen Heller" w:date="2023-01-10T11:28:00Z">
        <w:r w:rsidR="00B176EA">
          <w:t xml:space="preserve">three </w:t>
        </w:r>
      </w:ins>
      <w:ins w:id="1060" w:author="Chen Heller" w:date="2023-01-10T11:27:00Z">
        <w:r w:rsidR="00B176EA">
          <w:t xml:space="preserve">to correct for </w:t>
        </w:r>
      </w:ins>
      <w:ins w:id="1061" w:author="Chen Heller" w:date="2023-01-10T11:28:00Z">
        <w:r w:rsidR="00B176EA">
          <w:t>the three permutation and clustering procedures performed (</w:t>
        </w:r>
        <w:r w:rsidR="00CC290A">
          <w:t xml:space="preserve">i.e., </w:t>
        </w:r>
      </w:ins>
      <w:ins w:id="1062" w:author="Chen Heller" w:date="2023-01-10T11:29:00Z">
        <w:r w:rsidR="000E3FEB">
          <w:t xml:space="preserve">deviation from center, </w:t>
        </w:r>
      </w:ins>
      <w:ins w:id="1063" w:author="Chen Heller" w:date="2023-01-10T11:28:00Z">
        <w:r w:rsidR="00B176EA">
          <w:t>velocity</w:t>
        </w:r>
      </w:ins>
      <w:ins w:id="1064" w:author="Chen Heller" w:date="2023-01-10T11:29:00Z">
        <w:r w:rsidR="000E3FEB">
          <w:t>, and</w:t>
        </w:r>
      </w:ins>
      <w:ins w:id="1065" w:author="Chen Heller" w:date="2023-01-10T11:28:00Z">
        <w:r w:rsidR="00B176EA">
          <w:t xml:space="preserve"> implied end point).</w:t>
        </w:r>
      </w:ins>
    </w:p>
    <w:p w14:paraId="3AA9C79F" w14:textId="69DF0122" w:rsidR="00D826D9" w:rsidRDefault="00D826D9" w:rsidP="006238E0">
      <w:pPr>
        <w:pStyle w:val="Heading3"/>
      </w:pPr>
      <w:bookmarkStart w:id="1066" w:name="_Toc114485393"/>
      <w:r>
        <w:t>Results</w:t>
      </w:r>
      <w:bookmarkEnd w:id="1066"/>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067" w:author="Chen Heller" w:date="2023-01-04T09:11:00Z" w:name="move123715935"/>
      <w:moveTo w:id="1068" w:author="Chen Heller" w:date="2023-01-04T09:11:00Z">
        <w:r w:rsidR="00462D23">
          <w:t>Because using identical prime</w:t>
        </w:r>
        <w:del w:id="1069" w:author="Chen Heller" w:date="2023-01-17T13:05:00Z">
          <w:r w:rsidR="00462D23" w:rsidDel="009C328A">
            <w:delText>s</w:delText>
          </w:r>
        </w:del>
        <w:r w:rsidR="00462D23">
          <w:t xml:space="preserve"> and target words in the congruent condition biases the responses towards the target, </w:t>
        </w:r>
        <w:del w:id="1070" w:author="Chen Heller" w:date="2023-01-17T13:05:00Z">
          <w:r w:rsidR="00462D23" w:rsidDel="009C328A">
            <w:delText xml:space="preserve">I </w:delText>
          </w:r>
        </w:del>
        <w:r w:rsidR="00462D23">
          <w:t xml:space="preserve">only </w:t>
        </w:r>
      </w:moveTo>
      <w:ins w:id="1071" w:author="Chen Heller" w:date="2023-01-17T13:06:00Z">
        <w:r w:rsidR="009C328A">
          <w:t xml:space="preserve">the incongruent trials </w:t>
        </w:r>
      </w:ins>
      <w:moveTo w:id="1072" w:author="Chen Heller" w:date="2023-01-04T09:11:00Z">
        <w:del w:id="1073" w:author="Chen Heller" w:date="2023-01-17T13:06:00Z">
          <w:r w:rsidR="00462D23" w:rsidDel="009C328A">
            <w:delText xml:space="preserve">analyzed the responses in the incongruent condition to </w:delText>
          </w:r>
        </w:del>
      </w:moveTo>
      <w:ins w:id="1074" w:author="Chen Heller" w:date="2023-01-17T13:06:00Z">
        <w:r w:rsidR="009C328A">
          <w:t xml:space="preserve">were used to </w:t>
        </w:r>
      </w:ins>
      <w:moveTo w:id="1075" w:author="Chen Heller" w:date="2023-01-04T09:11:00Z">
        <w:r w:rsidR="00462D23">
          <w:t>estimate prime visibility.</w:t>
        </w:r>
      </w:moveTo>
      <w:moveToRangeEnd w:id="1067"/>
      <w:ins w:id="1076" w:author="Chen Heller" w:date="2023-01-04T09:12:00Z">
        <w:r w:rsidR="00462D23">
          <w:t xml:space="preserve"> </w:t>
        </w:r>
      </w:ins>
      <w:r w:rsidR="00FD5D3D">
        <w:t xml:space="preserve">Objective recognition performance for the subjectively invisible stimuli was </w:t>
      </w:r>
      <w:ins w:id="1077" w:author="Chen Heller" w:date="2023-01-17T13:07:00Z">
        <w:r w:rsidR="00412DCE">
          <w:t xml:space="preserve">not better than </w:t>
        </w:r>
      </w:ins>
      <w:del w:id="1078" w:author="Chen Heller" w:date="2023-01-17T13:07:00Z">
        <w:r w:rsidR="00FD5D3D" w:rsidDel="00412DCE">
          <w:delText xml:space="preserve">at </w:delText>
        </w:r>
      </w:del>
      <w:r w:rsidR="00FD5D3D">
        <w:t>chance</w:t>
      </w:r>
      <w:del w:id="1079"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1ED3EDE5" w:rsidR="00453F6C" w:rsidRDefault="00652B7D" w:rsidP="00741F3D">
      <w:pPr>
        <w:rPr>
          <w:ins w:id="1080" w:author="Chen Heller" w:date="2023-01-17T13:53:00Z"/>
        </w:rPr>
      </w:pPr>
      <w:r>
        <w:lastRenderedPageBreak/>
        <w:t xml:space="preserve">Congruency effect: </w:t>
      </w:r>
      <w:moveToRangeStart w:id="1081" w:author="Chen Heller" w:date="2023-01-04T09:14:00Z" w:name="move123716079"/>
      <w:moveTo w:id="1082" w:author="Chen Heller" w:date="2023-01-04T09:14:00Z">
        <w:del w:id="1083" w:author="Chen Heller" w:date="2023-01-09T17:17:00Z">
          <w:r w:rsidR="00A7794D" w:rsidDel="00CA397F">
            <w:delText xml:space="preserve">All the comparisons between the congruent and incongruent conditions </w:delText>
          </w:r>
        </w:del>
        <w:del w:id="1084" w:author="Chen Heller" w:date="2023-01-04T09:14:00Z">
          <w:r w:rsidR="00A7794D" w:rsidDel="00A7794D">
            <w:delText xml:space="preserve">in all four experiments </w:delText>
          </w:r>
        </w:del>
        <w:del w:id="1085"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086" w:author="Chen Heller" w:date="2023-01-09T17:17:00Z"/>
      <w:moveTo w:id="1087" w:author="Chen Heller" w:date="2023-01-04T09:14:00Z">
        <w:del w:id="1088"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089" w:author="Chen Heller" w:date="2023-01-09T17:17:00Z"/>
      <w:moveTo w:id="1090" w:author="Chen Heller" w:date="2023-01-04T09:14:00Z">
        <w:del w:id="1091" w:author="Chen Heller" w:date="2023-01-09T17:17:00Z">
          <w:r w:rsidR="00000000">
            <w:fldChar w:fldCharType="separate"/>
          </w:r>
          <w:r w:rsidR="00A7794D" w:rsidDel="00CA397F">
            <w:fldChar w:fldCharType="end"/>
          </w:r>
          <w:r w:rsidR="00A7794D" w:rsidDel="00CA397F">
            <w:delText>).</w:delText>
          </w:r>
        </w:del>
      </w:moveTo>
      <w:moveToRangeEnd w:id="1081"/>
      <w:r w:rsidR="00F01249">
        <w:t>A congruency effect was found in both measures</w:t>
      </w:r>
      <w:del w:id="1092" w:author="Chen Heller" w:date="2023-01-04T11:08:00Z">
        <w:r w:rsidR="00F01249" w:rsidDel="00CB2CC7">
          <w:delText xml:space="preserve">, </w:delText>
        </w:r>
      </w:del>
      <w:ins w:id="1093" w:author="Chen Heller" w:date="2023-01-04T11:08:00Z">
        <w:r w:rsidR="00CB2CC7">
          <w:t xml:space="preserve">. In the reaching task, </w:t>
        </w:r>
      </w:ins>
      <w:del w:id="1094" w:author="Chen Heller" w:date="2023-01-04T11:08:00Z">
        <w:r w:rsidR="00F01249" w:rsidDel="007B2D69">
          <w:delText xml:space="preserve">as was evident by </w:delText>
        </w:r>
      </w:del>
      <w:r w:rsidR="00F01249">
        <w:t xml:space="preserve">the </w:t>
      </w:r>
      <w:del w:id="1095" w:author="Chen Heller" w:date="2023-01-04T11:08:00Z">
        <w:r w:rsidR="00F01249" w:rsidDel="007B2D69">
          <w:delText xml:space="preserve">smaller </w:delText>
        </w:r>
      </w:del>
      <w:r w:rsidR="00F01249">
        <w:t>reach area</w:t>
      </w:r>
      <w:ins w:id="1096"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097" w:author="Chen Heller" w:date="2023-01-04T11:09:00Z">
        <w:r w:rsidR="007B2D69">
          <w:t>, was smaller in the incongruent condition. In the keyboard task,</w:t>
        </w:r>
      </w:ins>
      <w:r w:rsidR="00F01249">
        <w:t xml:space="preserve"> </w:t>
      </w:r>
      <w:del w:id="1098" w:author="Chen Heller" w:date="2023-01-04T11:09:00Z">
        <w:r w:rsidR="00F01249" w:rsidDel="007B2D69">
          <w:delText xml:space="preserve">and </w:delText>
        </w:r>
      </w:del>
      <w:r w:rsidR="00F01249">
        <w:t xml:space="preserve">slower </w:t>
      </w:r>
      <w:del w:id="1099" w:author="Chen Heller" w:date="2023-01-04T11:10:00Z">
        <w:r w:rsidR="00F01249" w:rsidDel="0082689E">
          <w:delText>keyboard-</w:delText>
        </w:r>
      </w:del>
      <w:r w:rsidR="00F01249">
        <w:t xml:space="preserve">RT </w:t>
      </w:r>
      <w:ins w:id="1100" w:author="Chen Heller" w:date="2023-01-04T11:10:00Z">
        <w:r w:rsidR="0082689E">
          <w:t xml:space="preserve">was observed </w:t>
        </w:r>
      </w:ins>
      <w:r w:rsidR="00F01249">
        <w:t>in the incongruent condition</w:t>
      </w:r>
      <w:r w:rsidR="00EC38FA">
        <w:t xml:space="preserve"> (</w:t>
      </w:r>
      <w:del w:id="1101"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102" w:author="Chen Heller" w:date="2023-01-04T14:57:00Z">
        <w:r w:rsidR="003251EA" w:rsidDel="00C56E28">
          <w:delText xml:space="preserve">Table </w:delText>
        </w:r>
        <w:r w:rsidR="003251EA" w:rsidDel="00C56E28">
          <w:rPr>
            <w:noProof/>
          </w:rPr>
          <w:delText>4</w:delText>
        </w:r>
      </w:del>
      <w:del w:id="1103" w:author="Chen Heller" w:date="2023-01-17T13:39:00Z">
        <w:r w:rsidR="00EC38FA" w:rsidDel="002722EE">
          <w:fldChar w:fldCharType="end"/>
        </w:r>
      </w:del>
      <w:ins w:id="1104"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105"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106" w:author="Chen Heller" w:date="2023-01-16T14:58:00Z">
        <w:r w:rsidR="00E74CD9" w:rsidDel="00E075E9">
          <w:delText>69</w:delText>
        </w:r>
      </w:del>
      <w:ins w:id="1107" w:author="Chen Heller" w:date="2023-01-16T14:58:00Z">
        <w:r w:rsidR="00E075E9">
          <w:t>68</w:t>
        </w:r>
      </w:ins>
      <w:r w:rsidR="00CB5A32">
        <w:t>)</w:t>
      </w:r>
      <w:ins w:id="1108" w:author="Chen Heller" w:date="2023-01-17T13:39:00Z">
        <w:r w:rsidR="002722EE">
          <w:t xml:space="preserve">, </w:t>
        </w:r>
      </w:ins>
      <w:del w:id="1109" w:author="Chen Heller" w:date="2023-01-17T13:39:00Z">
        <w:r w:rsidR="00CB5A32" w:rsidDel="002722EE">
          <w:delText xml:space="preserve">. </w:delText>
        </w:r>
      </w:del>
      <w:ins w:id="1110" w:author="Chen Heller" w:date="2023-01-17T13:39:00Z">
        <w:r w:rsidR="002722EE">
          <w:t>h</w:t>
        </w:r>
      </w:ins>
      <w:ins w:id="1111" w:author="Chen Heller" w:date="2023-01-16T15:00:00Z">
        <w:r w:rsidR="008347B1">
          <w:t>owever, reaching duration which was longer for incongruent trials</w:t>
        </w:r>
      </w:ins>
      <w:ins w:id="1112" w:author="Chen Heller" w:date="2023-02-02T10:54:00Z">
        <w:r w:rsidR="005C74A8">
          <w:t>,</w:t>
        </w:r>
      </w:ins>
      <w:ins w:id="1113" w:author="Chen Heller" w:date="2023-01-16T15:00:00Z">
        <w:r w:rsidR="008347B1">
          <w:t xml:space="preserve"> produced </w:t>
        </w:r>
      </w:ins>
      <w:ins w:id="1114" w:author="Chen Heller" w:date="2023-01-17T13:39:00Z">
        <w:r w:rsidR="002722EE">
          <w:t xml:space="preserve">the </w:t>
        </w:r>
      </w:ins>
      <w:ins w:id="1115" w:author="Chen Heller" w:date="2023-01-16T15:00:00Z">
        <w:r w:rsidR="008347B1">
          <w:t>large</w:t>
        </w:r>
      </w:ins>
      <w:ins w:id="1116" w:author="Chen Heller" w:date="2023-01-17T13:39:00Z">
        <w:r w:rsidR="002722EE">
          <w:t>st</w:t>
        </w:r>
      </w:ins>
      <w:ins w:id="1117" w:author="Chen Heller" w:date="2023-01-16T15:00:00Z">
        <w:r w:rsidR="008347B1">
          <w:t xml:space="preserve"> effect </w:t>
        </w:r>
      </w:ins>
      <w:ins w:id="1118" w:author="Chen Heller" w:date="2023-01-16T15:02:00Z">
        <w:r w:rsidR="007156D0">
          <w:t>(</w:t>
        </w:r>
        <w:commentRangeStart w:id="1119"/>
        <w:r w:rsidR="007156D0">
          <w:t xml:space="preserve">Cohen's d = </w:t>
        </w:r>
        <w:r w:rsidR="002E0DD6">
          <w:t>1.25</w:t>
        </w:r>
      </w:ins>
      <w:commentRangeEnd w:id="1119"/>
      <w:ins w:id="1120" w:author="Chen Heller" w:date="2023-02-02T10:55:00Z">
        <w:r w:rsidR="005C74A8">
          <w:rPr>
            <w:rStyle w:val="CommentReference"/>
          </w:rPr>
          <w:commentReference w:id="1119"/>
        </w:r>
      </w:ins>
      <w:ins w:id="1121" w:author="Chen Heller" w:date="2023-01-16T15:02:00Z">
        <w:r w:rsidR="002E0DD6">
          <w:t>)</w:t>
        </w:r>
      </w:ins>
      <w:ins w:id="1122" w:author="Chen Heller" w:date="2023-01-16T15:01:00Z">
        <w:r w:rsidR="007156D0">
          <w:t xml:space="preserve">. </w:t>
        </w:r>
      </w:ins>
      <w:moveFromRangeStart w:id="1123" w:author="Chen Heller" w:date="2023-01-04T11:14:00Z" w:name="move123723265"/>
      <w:moveFrom w:id="1124"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125" w:author="Chen Heller" w:date="2023-01-04T11:14:00Z"/>
      <w:moveFrom w:id="1126"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123"/>
      <w:ins w:id="1127" w:author="Chen Heller" w:date="2023-01-04T12:14:00Z">
        <w:r w:rsidR="00116E2B">
          <w:t xml:space="preserve">Additionally, </w:t>
        </w:r>
      </w:ins>
      <w:ins w:id="1128" w:author="Chen Heller" w:date="2023-01-17T13:41:00Z">
        <w:r w:rsidR="004D2319">
          <w:t xml:space="preserve">the </w:t>
        </w:r>
      </w:ins>
      <w:ins w:id="1129" w:author="Chen Heller" w:date="2023-01-17T13:49:00Z">
        <w:r w:rsidR="0087650F">
          <w:t>traveled distance</w:t>
        </w:r>
      </w:ins>
      <w:ins w:id="1130"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131" w:author="Chen Heller" w:date="2023-01-17T13:42:00Z">
        <w:r w:rsidR="00CF7681">
          <w:t>onger in incongruent trials</w:t>
        </w:r>
      </w:ins>
      <w:del w:id="1132" w:author="Chen Heller" w:date="2023-01-04T12:14:00Z">
        <w:r w:rsidR="00F01249" w:rsidDel="00116E2B">
          <w:delText xml:space="preserve">The bias resulted in </w:delText>
        </w:r>
        <w:r w:rsidR="00285F78" w:rsidDel="00116E2B">
          <w:delText>an</w:delText>
        </w:r>
      </w:del>
      <w:del w:id="1133" w:author="Chen Heller" w:date="2023-01-17T13:42:00Z">
        <w:r w:rsidR="00285F78" w:rsidDel="00CF7681">
          <w:delText xml:space="preserve"> </w:delText>
        </w:r>
        <w:r w:rsidR="00F01249" w:rsidDel="00CF7681">
          <w:delText>extended traveled distance</w:delText>
        </w:r>
      </w:del>
      <w:ins w:id="1134" w:author="Chen Heller" w:date="2023-01-04T12:15:00Z">
        <w:r w:rsidR="00116E2B">
          <w:t>.</w:t>
        </w:r>
      </w:ins>
      <w:r w:rsidR="00F01249">
        <w:t xml:space="preserve"> </w:t>
      </w:r>
      <w:ins w:id="1135" w:author="Chen Heller" w:date="2023-01-17T13:50:00Z">
        <w:r w:rsidR="0087650F">
          <w:t>On the other hand</w:t>
        </w:r>
      </w:ins>
      <w:ins w:id="1136" w:author="Chen Heller" w:date="2023-01-17T13:42:00Z">
        <w:r w:rsidR="00836D3F">
          <w:t xml:space="preserve">, reaction time, </w:t>
        </w:r>
      </w:ins>
      <w:ins w:id="1137" w:author="Chen Heller" w:date="2023-01-04T12:17:00Z">
        <w:r w:rsidR="000452AB" w:rsidRPr="000452AB">
          <w:t>defined as the time from stimulus presentation up to movement onset</w:t>
        </w:r>
      </w:ins>
      <w:ins w:id="1138" w:author="Chen Heller" w:date="2023-01-09T17:33:00Z">
        <w:r w:rsidR="00A40EA5">
          <w:t>,</w:t>
        </w:r>
      </w:ins>
      <w:ins w:id="1139" w:author="Chen Heller" w:date="2023-01-04T12:17:00Z">
        <w:r w:rsidR="000452AB" w:rsidRPr="000452AB">
          <w:t xml:space="preserve"> </w:t>
        </w:r>
      </w:ins>
      <w:ins w:id="1140" w:author="Chen Heller" w:date="2023-01-17T13:43:00Z">
        <w:r w:rsidR="00055809">
          <w:t xml:space="preserve">did not differ between the conditions. </w:t>
        </w:r>
      </w:ins>
      <w:ins w:id="1141" w:author="Chen Heller" w:date="2023-01-17T13:53:00Z">
        <w:r w:rsidR="00453F6C">
          <w:t xml:space="preserve">Analysis of the </w:t>
        </w:r>
      </w:ins>
      <w:ins w:id="1142" w:author="Chen Heller" w:date="2023-01-17T13:54:00Z">
        <w:r w:rsidR="00453F6C">
          <w:t>implied endpoint</w:t>
        </w:r>
      </w:ins>
      <w:ins w:id="1143" w:author="Chen Heller" w:date="2023-02-05T10:23:00Z">
        <w:r w:rsidR="00370412">
          <w:t xml:space="preserve"> - the point where the current tangent to the trajectory meets the screen -</w:t>
        </w:r>
      </w:ins>
      <w:ins w:id="1144" w:author="Chen Heller" w:date="2023-01-17T13:54:00Z">
        <w:r w:rsidR="00453F6C">
          <w:t xml:space="preserve"> </w:t>
        </w:r>
      </w:ins>
      <w:ins w:id="1145" w:author="Chen Heller" w:date="2023-01-17T13:55:00Z">
        <w:r w:rsidR="00507C86">
          <w:t>reveal</w:t>
        </w:r>
      </w:ins>
      <w:ins w:id="1146" w:author="Chen Heller" w:date="2023-02-02T10:56:00Z">
        <w:r w:rsidR="0010101F">
          <w:t>ed</w:t>
        </w:r>
      </w:ins>
      <w:ins w:id="1147" w:author="Chen Heller" w:date="2023-01-17T13:54:00Z">
        <w:r w:rsidR="00453F6C">
          <w:t xml:space="preserve"> </w:t>
        </w:r>
      </w:ins>
      <w:ins w:id="1148" w:author="Chen Heller" w:date="2023-02-02T10:56:00Z">
        <w:r w:rsidR="0010101F">
          <w:t xml:space="preserve">that </w:t>
        </w:r>
      </w:ins>
      <w:ins w:id="1149" w:author="Chen Heller" w:date="2023-01-17T13:58:00Z">
        <w:r w:rsidR="00914B1D">
          <w:t xml:space="preserve">changes </w:t>
        </w:r>
      </w:ins>
      <w:ins w:id="1150" w:author="Chen Heller" w:date="2023-01-17T13:59:00Z">
        <w:r w:rsidR="00914B1D">
          <w:t xml:space="preserve">of mind </w:t>
        </w:r>
      </w:ins>
      <w:ins w:id="1151" w:author="Chen Heller" w:date="2023-02-02T10:56:00Z">
        <w:r w:rsidR="0010101F">
          <w:t xml:space="preserve">were slightly more frequent in the </w:t>
        </w:r>
      </w:ins>
      <w:ins w:id="1152" w:author="Chen Heller" w:date="2023-02-02T10:57:00Z">
        <w:r w:rsidR="0010101F">
          <w:t>incongruent</w:t>
        </w:r>
      </w:ins>
      <w:ins w:id="1153" w:author="Chen Heller" w:date="2023-02-02T10:56:00Z">
        <w:r w:rsidR="0010101F">
          <w:t xml:space="preserve"> condition</w:t>
        </w:r>
      </w:ins>
      <w:ins w:id="1154" w:author="Chen Heller" w:date="2023-01-17T13:54:00Z">
        <w:r w:rsidR="00453F6C">
          <w:t xml:space="preserve">. </w:t>
        </w:r>
      </w:ins>
      <w:ins w:id="1155" w:author="Chen Heller" w:date="2023-02-05T10:23:00Z">
        <w:r w:rsidR="00370412">
          <w:t>A</w:t>
        </w:r>
      </w:ins>
      <w:ins w:id="1156" w:author="Chen Heller" w:date="2023-01-17T13:56:00Z">
        <w:r w:rsidR="004E6D7B">
          <w:t xml:space="preserve"> </w:t>
        </w:r>
      </w:ins>
      <w:ins w:id="1157" w:author="Chen Heller" w:date="2023-01-17T13:59:00Z">
        <w:r w:rsidR="00914B1D">
          <w:t xml:space="preserve">change of mind </w:t>
        </w:r>
      </w:ins>
      <w:ins w:id="1158" w:author="Chen Heller" w:date="2023-01-17T13:56:00Z">
        <w:r w:rsidR="004E6D7B">
          <w:t xml:space="preserve">was </w:t>
        </w:r>
      </w:ins>
      <w:ins w:id="1159" w:author="Chen Heller" w:date="2023-02-05T10:21:00Z">
        <w:r w:rsidR="00461263">
          <w:t>registered</w:t>
        </w:r>
      </w:ins>
      <w:ins w:id="1160" w:author="Chen Heller" w:date="2023-01-17T13:56:00Z">
        <w:r w:rsidR="004E6D7B">
          <w:t xml:space="preserve"> </w:t>
        </w:r>
      </w:ins>
      <w:ins w:id="1161" w:author="Chen Heller" w:date="2023-02-05T10:24:00Z">
        <w:r w:rsidR="006171BD">
          <w:t xml:space="preserve">every time </w:t>
        </w:r>
        <w:r w:rsidR="00370412">
          <w:t>the implied end po</w:t>
        </w:r>
      </w:ins>
      <w:ins w:id="1162" w:author="Chen Heller" w:date="2023-01-17T13:56:00Z">
        <w:r w:rsidR="004E6D7B">
          <w:t>i</w:t>
        </w:r>
      </w:ins>
      <w:ins w:id="1163" w:author="Chen Heller" w:date="2023-02-05T10:24:00Z">
        <w:r w:rsidR="00370412">
          <w:t>n</w:t>
        </w:r>
      </w:ins>
      <w:ins w:id="1164" w:author="Chen Heller" w:date="2023-01-17T13:56:00Z">
        <w:r w:rsidR="004E6D7B">
          <w:t>t crossed from one side of the screen to the other.</w:t>
        </w:r>
      </w:ins>
    </w:p>
    <w:p w14:paraId="11D57144" w14:textId="77777777" w:rsidR="007B776C" w:rsidRDefault="00F01249" w:rsidP="00695D3D">
      <w:pPr>
        <w:rPr>
          <w:ins w:id="1165" w:author="Chen Heller" w:date="2023-01-17T14:00:00Z"/>
        </w:rPr>
      </w:pPr>
      <w:del w:id="1166"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167" w:author="Chen Heller" w:date="2023-01-04T13:28:00Z">
        <w:r w:rsidDel="000128A2">
          <w:delText xml:space="preserve">movement </w:delText>
        </w:r>
      </w:del>
      <w:del w:id="1168"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169" w:author="Chen Heller" w:date="2023-01-17T14:00:00Z">
        <w:r w:rsidR="00594DA5" w:rsidDel="007B776C">
          <w:delText xml:space="preserve"> </w:delText>
        </w:r>
      </w:del>
    </w:p>
    <w:p w14:paraId="493CD208" w14:textId="3111EBE2" w:rsidR="007309FB" w:rsidRDefault="007309FB" w:rsidP="00695D3D">
      <w:moveToRangeStart w:id="1170" w:author="Chen Heller" w:date="2023-01-04T11:14:00Z" w:name="move123723265"/>
      <w:moveTo w:id="1171" w:author="Chen Heller" w:date="2023-01-04T11:14:00Z">
        <w:del w:id="1172" w:author="Chen Heller" w:date="2023-01-10T10:06:00Z">
          <w:r w:rsidDel="00CB497F">
            <w:delText>A</w:delText>
          </w:r>
        </w:del>
      </w:moveTo>
      <w:ins w:id="1173" w:author="Chen Heller" w:date="2023-01-17T14:01:00Z">
        <w:r w:rsidR="007B776C">
          <w:t>A</w:t>
        </w:r>
      </w:ins>
      <w:moveTo w:id="1174" w:author="Chen Heller" w:date="2023-01-04T11:14:00Z">
        <w:r>
          <w:t xml:space="preserve"> bias towards the incorrect answer in incongruent trials was </w:t>
        </w:r>
      </w:moveTo>
      <w:ins w:id="1175" w:author="Chen Heller" w:date="2023-01-10T10:06:00Z">
        <w:r w:rsidR="00CB497F">
          <w:t xml:space="preserve">visually </w:t>
        </w:r>
      </w:ins>
      <w:moveTo w:id="1176" w:author="Chen Heller" w:date="2023-01-04T11:14:00Z">
        <w:r>
          <w:t>evident</w:t>
        </w:r>
      </w:moveTo>
      <w:ins w:id="1177" w:author="Chen Heller" w:date="2023-01-16T15:17:00Z">
        <w:r w:rsidR="00932458">
          <w:t xml:space="preserve"> in the </w:t>
        </w:r>
      </w:ins>
      <w:ins w:id="1178" w:author="Chen Heller" w:date="2023-01-17T14:15:00Z">
        <w:r w:rsidR="00727E1E">
          <w:t xml:space="preserve">average </w:t>
        </w:r>
      </w:ins>
      <w:ins w:id="1179" w:author="Chen Heller" w:date="2023-01-16T15:17:00Z">
        <w:r w:rsidR="00932458">
          <w:t>time dependent trajectories</w:t>
        </w:r>
      </w:ins>
      <w:ins w:id="1180" w:author="Chen Heller" w:date="2023-01-10T10:50:00Z">
        <w:r w:rsidR="002105AC">
          <w:t>, but not statistically</w:t>
        </w:r>
      </w:ins>
      <w:ins w:id="1181" w:author="Chen Heller" w:date="2023-01-16T15:08:00Z">
        <w:r w:rsidR="00080A06">
          <w:t xml:space="preserve"> significant</w:t>
        </w:r>
      </w:ins>
      <w:moveTo w:id="1182" w:author="Chen Heller" w:date="2023-01-04T11:14:00Z">
        <w:del w:id="1183" w:author="Chen Heller" w:date="2023-01-16T15:17:00Z">
          <w:r w:rsidDel="00932458">
            <w:delText xml:space="preserve"> in the trajector</w:delText>
          </w:r>
        </w:del>
        <w:del w:id="1184" w:author="Chen Heller" w:date="2023-01-10T10:06:00Z">
          <w:r w:rsidDel="00CB497F">
            <w:delText>y</w:delText>
          </w:r>
        </w:del>
      </w:moveTo>
      <w:ins w:id="1185" w:author="Chen Heller" w:date="2023-01-10T10:50:00Z">
        <w:r w:rsidR="002105AC">
          <w:t xml:space="preserve"> </w:t>
        </w:r>
      </w:ins>
      <w:ins w:id="1186" w:author="Chen Heller" w:date="2023-01-10T10:08:00Z">
        <w:r w:rsidR="001B3B76">
          <w:t>[</w:t>
        </w:r>
        <w:commentRangeStart w:id="1187"/>
        <w:r w:rsidR="001B3B76">
          <w:t>ref</w:t>
        </w:r>
      </w:ins>
      <w:commentRangeEnd w:id="1187"/>
      <w:ins w:id="1188" w:author="Chen Heller" w:date="2023-01-10T10:09:00Z">
        <w:r w:rsidR="005956B2">
          <w:rPr>
            <w:rStyle w:val="CommentReference"/>
          </w:rPr>
          <w:commentReference w:id="1187"/>
        </w:r>
      </w:ins>
      <w:ins w:id="1189" w:author="Chen Heller" w:date="2023-01-10T10:08:00Z">
        <w:r w:rsidR="001B3B76">
          <w:t>]</w:t>
        </w:r>
      </w:ins>
      <w:ins w:id="1190" w:author="Chen Heller" w:date="2023-01-10T10:07:00Z">
        <w:r w:rsidR="001B3B76">
          <w:t>.</w:t>
        </w:r>
      </w:ins>
      <w:ins w:id="1191" w:author="Chen Heller" w:date="2023-01-17T14:15:00Z">
        <w:r w:rsidR="00BA0B5B">
          <w:t xml:space="preserve"> </w:t>
        </w:r>
      </w:ins>
      <w:ins w:id="1192" w:author="Chen Heller" w:date="2023-01-16T16:49:00Z">
        <w:r w:rsidR="00764059">
          <w:t xml:space="preserve">A </w:t>
        </w:r>
      </w:ins>
      <w:ins w:id="1193" w:author="Chen Heller" w:date="2023-01-17T14:01:00Z">
        <w:r w:rsidR="007B776C">
          <w:t xml:space="preserve">comment by a </w:t>
        </w:r>
      </w:ins>
      <w:ins w:id="1194" w:author="Chen Heller" w:date="2023-01-16T16:51:00Z">
        <w:r w:rsidR="004E28B9">
          <w:t>reviewer</w:t>
        </w:r>
      </w:ins>
      <w:ins w:id="1195" w:author="Chen Heller" w:date="2023-01-17T14:14:00Z">
        <w:r w:rsidR="00BA0B5B">
          <w:t xml:space="preserve">, received after submitting the preregistration document, </w:t>
        </w:r>
      </w:ins>
      <w:ins w:id="1196" w:author="Chen Heller" w:date="2023-01-17T14:21:00Z">
        <w:r w:rsidR="00B47417">
          <w:t>recommended the analysis o</w:t>
        </w:r>
      </w:ins>
      <w:ins w:id="1197" w:author="Chen Heller" w:date="2023-01-17T14:22:00Z">
        <w:r w:rsidR="00B47417">
          <w:t xml:space="preserve">f </w:t>
        </w:r>
      </w:ins>
      <w:ins w:id="1198" w:author="Chen Heller" w:date="2023-01-16T16:46:00Z">
        <w:r w:rsidR="0072366B">
          <w:t>implied endpoint and horizontal velocity.</w:t>
        </w:r>
      </w:ins>
      <w:ins w:id="1199" w:author="Chen Heller" w:date="2023-01-16T16:47:00Z">
        <w:r w:rsidR="000C2E01">
          <w:t xml:space="preserve"> Both measures are sensitive to changes in </w:t>
        </w:r>
      </w:ins>
      <w:ins w:id="1200" w:author="Chen Heller" w:date="2023-01-16T16:50:00Z">
        <w:r w:rsidR="00953299">
          <w:t xml:space="preserve">direction and should therefor </w:t>
        </w:r>
      </w:ins>
      <w:ins w:id="1201" w:author="Chen Heller" w:date="2023-01-16T16:47:00Z">
        <w:r w:rsidR="000C2E01">
          <w:t xml:space="preserve">reflect the </w:t>
        </w:r>
      </w:ins>
      <w:ins w:id="1202" w:author="Chen Heller" w:date="2023-01-16T16:48:00Z">
        <w:r w:rsidR="00695D3D">
          <w:t>participant</w:t>
        </w:r>
      </w:ins>
      <w:ins w:id="1203" w:author="Chen Heller" w:date="2023-01-17T14:29:00Z">
        <w:r w:rsidR="001578CB">
          <w:t>'</w:t>
        </w:r>
      </w:ins>
      <w:ins w:id="1204" w:author="Chen Heller" w:date="2023-01-16T16:48:00Z">
        <w:r w:rsidR="00695D3D">
          <w:t>s intentions earlier than the trajectory</w:t>
        </w:r>
      </w:ins>
      <w:ins w:id="1205" w:author="Chen Heller" w:date="2023-01-16T16:50:00Z">
        <w:r w:rsidR="00953299">
          <w:t xml:space="preserve"> </w:t>
        </w:r>
      </w:ins>
      <w:ins w:id="1206" w:author="Chen Heller" w:date="2023-01-16T15:25:00Z">
        <w:r w:rsidR="00440750">
          <w:t>[</w:t>
        </w:r>
        <w:commentRangeStart w:id="1207"/>
        <w:r w:rsidR="00440750">
          <w:t>ref</w:t>
        </w:r>
        <w:commentRangeEnd w:id="1207"/>
        <w:r w:rsidR="00440750">
          <w:rPr>
            <w:rStyle w:val="CommentReference"/>
          </w:rPr>
          <w:commentReference w:id="1207"/>
        </w:r>
        <w:r w:rsidR="00440750">
          <w:t>]</w:t>
        </w:r>
      </w:ins>
      <w:ins w:id="1208" w:author="Chen Heller" w:date="2023-01-10T10:10:00Z">
        <w:r w:rsidR="005956B2">
          <w:t xml:space="preserve">. </w:t>
        </w:r>
      </w:ins>
      <w:ins w:id="1209" w:author="Chen Heller" w:date="2023-01-10T10:13:00Z">
        <w:r w:rsidR="00097547">
          <w:t xml:space="preserve">Horizontal velocity </w:t>
        </w:r>
      </w:ins>
      <w:ins w:id="1210" w:author="Chen Heller" w:date="2023-01-17T14:23:00Z">
        <w:r w:rsidR="009E648C">
          <w:t xml:space="preserve">was </w:t>
        </w:r>
      </w:ins>
      <w:ins w:id="1211" w:author="Chen Heller" w:date="2023-01-17T14:25:00Z">
        <w:r w:rsidR="00F023E2">
          <w:t>derived</w:t>
        </w:r>
      </w:ins>
      <w:ins w:id="1212" w:author="Chen Heller" w:date="2023-01-17T14:23:00Z">
        <w:r w:rsidR="009E648C">
          <w:t xml:space="preserve"> </w:t>
        </w:r>
      </w:ins>
      <w:ins w:id="1213" w:author="Chen Heller" w:date="2023-01-10T10:14:00Z">
        <w:r w:rsidR="00097547">
          <w:t xml:space="preserve">by dividing the </w:t>
        </w:r>
      </w:ins>
      <w:ins w:id="1214" w:author="Chen Heller" w:date="2023-01-10T10:15:00Z">
        <w:r w:rsidR="00520DBC">
          <w:t xml:space="preserve">distance along the X axis between each two points, by the </w:t>
        </w:r>
        <w:r w:rsidR="00DF171D">
          <w:t>sampling rate</w:t>
        </w:r>
      </w:ins>
      <w:ins w:id="1215" w:author="Chen Heller" w:date="2023-01-17T14:24:00Z">
        <w:r w:rsidR="00D0194C">
          <w:t xml:space="preserve">. </w:t>
        </w:r>
      </w:ins>
      <w:ins w:id="1216" w:author="Chen Heller" w:date="2023-01-17T14:26:00Z">
        <w:r w:rsidR="00F023E2">
          <w:t>A significant congruency effect was found between</w:t>
        </w:r>
      </w:ins>
      <w:ins w:id="1217" w:author="Chen Heller" w:date="2023-01-10T10:21:00Z">
        <w:r w:rsidR="00F077AD">
          <w:t xml:space="preserve"> 170-300ms </w:t>
        </w:r>
      </w:ins>
      <w:ins w:id="1218" w:author="Chen Heller" w:date="2023-01-17T14:26:00Z">
        <w:r w:rsidR="00F023E2">
          <w:t xml:space="preserve">after </w:t>
        </w:r>
      </w:ins>
      <w:ins w:id="1219" w:author="Chen Heller" w:date="2023-01-10T10:21:00Z">
        <w:r w:rsidR="00F077AD">
          <w:t>reaching onset (</w:t>
        </w:r>
      </w:ins>
      <w:ins w:id="1220" w:author="Chen Heller" w:date="2023-01-10T10:23:00Z">
        <w:r w:rsidR="00CA6C1D">
          <w:t>Cohen's d</w:t>
        </w:r>
        <w:r w:rsidR="00CA6C1D">
          <w:rPr>
            <w:vertAlign w:val="subscript"/>
          </w:rPr>
          <w:t>z</w:t>
        </w:r>
        <w:r w:rsidR="00CA6C1D">
          <w:t xml:space="preserve"> = 0.79</w:t>
        </w:r>
      </w:ins>
      <w:ins w:id="1221" w:author="Chen Heller" w:date="2023-01-10T10:21:00Z">
        <w:r w:rsidR="00F077AD">
          <w:t>)</w:t>
        </w:r>
      </w:ins>
      <w:ins w:id="1222" w:author="Chen Heller" w:date="2023-01-17T14:30:00Z">
        <w:r w:rsidR="00490E46">
          <w:t xml:space="preserve">, and similarly in the implied end point measure it was found </w:t>
        </w:r>
      </w:ins>
      <w:ins w:id="1223" w:author="Chen Heller" w:date="2023-01-17T14:26:00Z">
        <w:r w:rsidR="00F023E2">
          <w:t xml:space="preserve">between </w:t>
        </w:r>
      </w:ins>
      <w:ins w:id="1224" w:author="Chen Heller" w:date="2023-01-10T10:24:00Z">
        <w:r w:rsidR="00333FFD">
          <w:t>160-300ms (Cohen's d</w:t>
        </w:r>
        <w:r w:rsidR="00333FFD">
          <w:rPr>
            <w:vertAlign w:val="subscript"/>
          </w:rPr>
          <w:t>z</w:t>
        </w:r>
        <w:r w:rsidR="00333FFD">
          <w:t xml:space="preserve"> = 0.76)</w:t>
        </w:r>
      </w:ins>
      <w:ins w:id="1225" w:author="Chen Heller" w:date="2023-01-10T10:11:00Z">
        <w:r w:rsidR="00A74725">
          <w:t>.</w:t>
        </w:r>
      </w:ins>
      <w:moveTo w:id="1226" w:author="Chen Heller" w:date="2023-01-04T11:14:00Z">
        <w:del w:id="1227"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228" w:author="Chen Heller" w:date="2023-01-10T10:08:00Z"/>
      <w:moveTo w:id="1229" w:author="Chen Heller" w:date="2023-01-04T11:14:00Z">
        <w:del w:id="1230" w:author="Chen Heller" w:date="2023-01-10T10:08:00Z">
          <w:r w:rsidDel="001B3B76">
            <w:fldChar w:fldCharType="separate"/>
          </w:r>
        </w:del>
        <w:del w:id="1231" w:author="Chen Heller" w:date="2023-01-04T14:57:00Z">
          <w:r w:rsidDel="00C56E28">
            <w:delText xml:space="preserve">Figure </w:delText>
          </w:r>
          <w:r w:rsidDel="00C56E28">
            <w:rPr>
              <w:noProof/>
            </w:rPr>
            <w:delText>6</w:delText>
          </w:r>
        </w:del>
        <w:del w:id="1232" w:author="Chen Heller" w:date="2023-01-10T10:08:00Z">
          <w:r w:rsidDel="001B3B76">
            <w:fldChar w:fldCharType="end"/>
          </w:r>
          <w:r w:rsidDel="001B3B76">
            <w:delText>, (a)).</w:delText>
          </w:r>
        </w:del>
      </w:moveTo>
      <w:moveToRangeEnd w:id="1170"/>
    </w:p>
    <w:p w14:paraId="1C709955" w14:textId="5861FE99" w:rsidR="006119BA" w:rsidRDefault="00F01249" w:rsidP="00FE0AE9">
      <w:del w:id="1233"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234"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235" w:author="Chen Heller" w:date="2023-01-17T14:31:00Z">
        <w:r w:rsidR="005766DD">
          <w:t xml:space="preserve"> </w:t>
        </w:r>
      </w:ins>
      <w:del w:id="1236" w:author="Chen Heller" w:date="2023-01-17T14:31:00Z">
        <w:r w:rsidR="007C13FD" w:rsidDel="005766DD">
          <w:delText xml:space="preserve"> </w:delText>
        </w:r>
      </w:del>
      <w:ins w:id="1237" w:author="Chen Heller" w:date="2023-01-17T14:31:00Z">
        <w:r w:rsidR="005766DD">
          <w:t>Supplementary Table [ref]</w:t>
        </w:r>
      </w:ins>
      <w:del w:id="1238"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239" w:name="_Ref114068072"/>
      <w:commentRangeStart w:id="1240"/>
      <w:r>
        <w:lastRenderedPageBreak/>
        <w:t xml:space="preserve">Table </w:t>
      </w:r>
      <w:r>
        <w:fldChar w:fldCharType="begin"/>
      </w:r>
      <w:r>
        <w:instrText xml:space="preserve"> SEQ Table \* ARABIC </w:instrText>
      </w:r>
      <w:r>
        <w:fldChar w:fldCharType="separate"/>
      </w:r>
      <w:ins w:id="1241" w:author="Chen Heller" w:date="2023-01-04T14:57:00Z">
        <w:r w:rsidR="00C56E28">
          <w:rPr>
            <w:noProof/>
          </w:rPr>
          <w:t>1</w:t>
        </w:r>
      </w:ins>
      <w:del w:id="1242" w:author="Chen Heller" w:date="2023-01-04T14:57:00Z">
        <w:r w:rsidR="003251EA" w:rsidDel="00C56E28">
          <w:rPr>
            <w:noProof/>
          </w:rPr>
          <w:delText>4</w:delText>
        </w:r>
      </w:del>
      <w:r>
        <w:rPr>
          <w:noProof/>
        </w:rPr>
        <w:fldChar w:fldCharType="end"/>
      </w:r>
      <w:bookmarkEnd w:id="1239"/>
      <w:r>
        <w:t>. Results of Experiment 4</w:t>
      </w:r>
      <w:commentRangeEnd w:id="1240"/>
      <w:r w:rsidR="00851859">
        <w:rPr>
          <w:rStyle w:val="CommentReference"/>
          <w:i w:val="0"/>
          <w:iCs w:val="0"/>
          <w:color w:val="auto"/>
        </w:rPr>
        <w:commentReference w:id="1240"/>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243"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244">
          <w:tblGrid>
            <w:gridCol w:w="284"/>
            <w:gridCol w:w="2269"/>
            <w:gridCol w:w="1701"/>
            <w:gridCol w:w="1701"/>
            <w:gridCol w:w="708"/>
            <w:gridCol w:w="1134"/>
            <w:gridCol w:w="1701"/>
            <w:gridCol w:w="709"/>
          </w:tblGrid>
        </w:tblGridChange>
      </w:tblGrid>
      <w:tr w:rsidR="001D2361" w14:paraId="010F9CD6" w14:textId="77777777" w:rsidTr="00E875AF">
        <w:trPr>
          <w:trHeight w:val="510"/>
          <w:trPrChange w:id="1245" w:author="Chen Heller" w:date="2023-01-09T11:22:00Z">
            <w:trPr>
              <w:trHeight w:val="510"/>
            </w:trPr>
          </w:trPrChange>
        </w:trPr>
        <w:tc>
          <w:tcPr>
            <w:tcW w:w="284" w:type="dxa"/>
            <w:tcBorders>
              <w:top w:val="single" w:sz="12" w:space="0" w:color="auto"/>
            </w:tcBorders>
            <w:tcPrChange w:id="1246"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247"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248"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249"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250"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251"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252"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253"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254" w:author="Chen Heller" w:date="2023-01-09T11:22:00Z">
            <w:trPr>
              <w:trHeight w:val="254"/>
            </w:trPr>
          </w:trPrChange>
        </w:trPr>
        <w:tc>
          <w:tcPr>
            <w:tcW w:w="284" w:type="dxa"/>
            <w:tcBorders>
              <w:bottom w:val="single" w:sz="12" w:space="0" w:color="auto"/>
            </w:tcBorders>
            <w:tcPrChange w:id="1255"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256"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257"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258"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259"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260"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261"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262"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263" w:author="Chen Heller" w:date="2023-01-09T11:22:00Z">
            <w:trPr>
              <w:trHeight w:val="313"/>
            </w:trPr>
          </w:trPrChange>
        </w:trPr>
        <w:tc>
          <w:tcPr>
            <w:tcW w:w="10207" w:type="dxa"/>
            <w:gridSpan w:val="8"/>
            <w:tcBorders>
              <w:top w:val="single" w:sz="12" w:space="0" w:color="auto"/>
            </w:tcBorders>
            <w:tcPrChange w:id="1264"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265" w:author="Chen Heller" w:date="2023-01-09T11:22:00Z">
            <w:trPr>
              <w:trHeight w:val="490"/>
            </w:trPr>
          </w:trPrChange>
        </w:trPr>
        <w:tc>
          <w:tcPr>
            <w:tcW w:w="284" w:type="dxa"/>
            <w:vMerge w:val="restart"/>
            <w:tcBorders>
              <w:bottom w:val="single" w:sz="12" w:space="0" w:color="auto"/>
            </w:tcBorders>
            <w:tcPrChange w:id="1266"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267"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268"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269"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270" w:author="Chen Heller" w:date="2023-01-09T11:22:00Z">
              <w:tcPr>
                <w:tcW w:w="708" w:type="dxa"/>
              </w:tcPr>
            </w:tcPrChange>
          </w:tcPr>
          <w:p w14:paraId="2A493D92" w14:textId="4C72C7C0" w:rsidR="001D2361" w:rsidRDefault="00C67208" w:rsidP="001D2361">
            <w:pPr>
              <w:ind w:firstLine="0"/>
            </w:pPr>
            <w:ins w:id="1271" w:author="Chen Heller" w:date="2023-01-16T11:46:00Z">
              <w:r>
                <w:t>3.75</w:t>
              </w:r>
            </w:ins>
          </w:p>
        </w:tc>
        <w:tc>
          <w:tcPr>
            <w:tcW w:w="1134" w:type="dxa"/>
            <w:tcPrChange w:id="1272" w:author="Chen Heller" w:date="2023-01-09T11:22:00Z">
              <w:tcPr>
                <w:tcW w:w="1134" w:type="dxa"/>
              </w:tcPr>
            </w:tcPrChange>
          </w:tcPr>
          <w:p w14:paraId="56CBC635" w14:textId="4E90E834" w:rsidR="001D2361" w:rsidRDefault="00C67208" w:rsidP="001D2361">
            <w:pPr>
              <w:ind w:firstLine="0"/>
            </w:pPr>
            <w:ins w:id="1273" w:author="Chen Heller" w:date="2023-01-16T11:46:00Z">
              <w:r>
                <w:t>&lt;</w:t>
              </w:r>
            </w:ins>
            <w:r w:rsidR="001D2361">
              <w:t>0.001*</w:t>
            </w:r>
          </w:p>
        </w:tc>
        <w:tc>
          <w:tcPr>
            <w:tcW w:w="1701" w:type="dxa"/>
            <w:tcPrChange w:id="1274" w:author="Chen Heller" w:date="2023-01-09T11:22:00Z">
              <w:tcPr>
                <w:tcW w:w="1701" w:type="dxa"/>
              </w:tcPr>
            </w:tcPrChange>
          </w:tcPr>
          <w:p w14:paraId="627FB39F" w14:textId="22FC44AE" w:rsidR="001D2361" w:rsidRDefault="001D2361" w:rsidP="001D2361">
            <w:pPr>
              <w:ind w:firstLine="0"/>
            </w:pPr>
            <w:r>
              <w:t>0.</w:t>
            </w:r>
            <w:del w:id="1275" w:author="Chen Heller" w:date="2023-01-16T11:46:00Z">
              <w:r w:rsidDel="001D39A8">
                <w:delText>16</w:delText>
              </w:r>
            </w:del>
            <w:ins w:id="1276" w:author="Chen Heller" w:date="2023-01-16T11:46:00Z">
              <w:r w:rsidR="001D39A8">
                <w:t>15</w:t>
              </w:r>
            </w:ins>
            <w:r>
              <w:t>, 0.</w:t>
            </w:r>
            <w:del w:id="1277" w:author="Chen Heller" w:date="2023-01-16T11:46:00Z">
              <w:r w:rsidDel="001D39A8">
                <w:delText>52</w:delText>
              </w:r>
            </w:del>
            <w:ins w:id="1278" w:author="Chen Heller" w:date="2023-01-16T11:46:00Z">
              <w:r w:rsidR="001D39A8">
                <w:t>53</w:t>
              </w:r>
            </w:ins>
          </w:p>
        </w:tc>
        <w:tc>
          <w:tcPr>
            <w:tcW w:w="709" w:type="dxa"/>
            <w:tcPrChange w:id="1279" w:author="Chen Heller" w:date="2023-01-09T11:22:00Z">
              <w:tcPr>
                <w:tcW w:w="709" w:type="dxa"/>
              </w:tcPr>
            </w:tcPrChange>
          </w:tcPr>
          <w:p w14:paraId="581AC8D5" w14:textId="72C4894C" w:rsidR="001D2361" w:rsidRDefault="001D2361" w:rsidP="001D2361">
            <w:pPr>
              <w:ind w:firstLine="0"/>
            </w:pPr>
            <w:r>
              <w:t>0.</w:t>
            </w:r>
            <w:del w:id="1280" w:author="Chen Heller" w:date="2023-01-16T11:46:00Z">
              <w:r w:rsidDel="001D39A8">
                <w:delText>69</w:delText>
              </w:r>
            </w:del>
            <w:ins w:id="1281" w:author="Chen Heller" w:date="2023-01-16T11:46:00Z">
              <w:r w:rsidR="001D39A8">
                <w:t>68</w:t>
              </w:r>
            </w:ins>
          </w:p>
        </w:tc>
      </w:tr>
      <w:tr w:rsidR="001D2361" w14:paraId="4B03AE91" w14:textId="77777777" w:rsidTr="00E875AF">
        <w:trPr>
          <w:trHeight w:val="490"/>
          <w:trPrChange w:id="1282" w:author="Chen Heller" w:date="2023-01-09T11:22:00Z">
            <w:trPr>
              <w:trHeight w:val="490"/>
            </w:trPr>
          </w:trPrChange>
        </w:trPr>
        <w:tc>
          <w:tcPr>
            <w:tcW w:w="284" w:type="dxa"/>
            <w:vMerge/>
            <w:tcBorders>
              <w:top w:val="single" w:sz="12" w:space="0" w:color="auto"/>
              <w:bottom w:val="single" w:sz="12" w:space="0" w:color="auto"/>
            </w:tcBorders>
            <w:tcPrChange w:id="128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28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28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28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287" w:author="Chen Heller" w:date="2023-01-09T11:22:00Z">
              <w:tcPr>
                <w:tcW w:w="708" w:type="dxa"/>
              </w:tcPr>
            </w:tcPrChange>
          </w:tcPr>
          <w:p w14:paraId="551354DC" w14:textId="3E18EF68" w:rsidR="001D2361" w:rsidRDefault="00051116" w:rsidP="001D2361">
            <w:pPr>
              <w:ind w:firstLine="0"/>
            </w:pPr>
            <w:ins w:id="1288" w:author="Chen Heller" w:date="2023-01-16T11:42:00Z">
              <w:r>
                <w:t>5.19</w:t>
              </w:r>
            </w:ins>
          </w:p>
        </w:tc>
        <w:tc>
          <w:tcPr>
            <w:tcW w:w="1134" w:type="dxa"/>
            <w:tcPrChange w:id="1289"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290" w:author="Chen Heller" w:date="2023-01-09T11:22:00Z">
              <w:tcPr>
                <w:tcW w:w="1701" w:type="dxa"/>
              </w:tcPr>
            </w:tcPrChange>
          </w:tcPr>
          <w:p w14:paraId="0408F6E5" w14:textId="296CDE9A" w:rsidR="001D2361" w:rsidRDefault="001D2361" w:rsidP="001D2361">
            <w:pPr>
              <w:ind w:firstLine="0"/>
            </w:pPr>
            <w:r>
              <w:t>-1.25, -0.</w:t>
            </w:r>
            <w:del w:id="1291" w:author="Chen Heller" w:date="2023-01-16T11:42:00Z">
              <w:r w:rsidDel="00051116">
                <w:delText>56</w:delText>
              </w:r>
            </w:del>
            <w:ins w:id="1292" w:author="Chen Heller" w:date="2023-01-16T11:42:00Z">
              <w:r w:rsidR="00051116">
                <w:t>54</w:t>
              </w:r>
            </w:ins>
          </w:p>
        </w:tc>
        <w:tc>
          <w:tcPr>
            <w:tcW w:w="709" w:type="dxa"/>
            <w:tcPrChange w:id="1293" w:author="Chen Heller" w:date="2023-01-09T11:22:00Z">
              <w:tcPr>
                <w:tcW w:w="709" w:type="dxa"/>
              </w:tcPr>
            </w:tcPrChange>
          </w:tcPr>
          <w:p w14:paraId="66F47399" w14:textId="1FD1BCAB" w:rsidR="001D2361" w:rsidRDefault="001D2361" w:rsidP="001D2361">
            <w:pPr>
              <w:ind w:firstLine="0"/>
            </w:pPr>
            <w:r>
              <w:t>0.</w:t>
            </w:r>
            <w:del w:id="1294" w:author="Chen Heller" w:date="2023-01-16T11:42:00Z">
              <w:r w:rsidDel="00051116">
                <w:delText>95</w:delText>
              </w:r>
            </w:del>
            <w:ins w:id="1295" w:author="Chen Heller" w:date="2023-01-16T11:42:00Z">
              <w:r w:rsidR="00051116">
                <w:t>94</w:t>
              </w:r>
            </w:ins>
          </w:p>
        </w:tc>
      </w:tr>
      <w:tr w:rsidR="001D2361" w14:paraId="5AF17B24" w14:textId="77777777" w:rsidTr="00E875AF">
        <w:trPr>
          <w:trHeight w:val="490"/>
          <w:trPrChange w:id="1296" w:author="Chen Heller" w:date="2023-01-09T11:22:00Z">
            <w:trPr>
              <w:trHeight w:val="490"/>
            </w:trPr>
          </w:trPrChange>
        </w:trPr>
        <w:tc>
          <w:tcPr>
            <w:tcW w:w="284" w:type="dxa"/>
            <w:vMerge/>
            <w:tcBorders>
              <w:top w:val="single" w:sz="12" w:space="0" w:color="auto"/>
              <w:bottom w:val="single" w:sz="12" w:space="0" w:color="auto"/>
            </w:tcBorders>
            <w:tcPrChange w:id="1297"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298" w:author="Chen Heller" w:date="2023-01-09T11:22:00Z">
              <w:tcPr>
                <w:tcW w:w="2269" w:type="dxa"/>
              </w:tcPr>
            </w:tcPrChange>
          </w:tcPr>
          <w:p w14:paraId="06588EC5" w14:textId="77777777" w:rsidR="001D2361" w:rsidRPr="002B41E9" w:rsidRDefault="001D2361" w:rsidP="001D2361">
            <w:pPr>
              <w:ind w:firstLine="0"/>
              <w:rPr>
                <w:b/>
                <w:bCs/>
                <w:highlight w:val="yellow"/>
                <w:rPrChange w:id="1299" w:author="Chen Heller" w:date="2023-01-09T11:40:00Z">
                  <w:rPr>
                    <w:b/>
                    <w:bCs/>
                  </w:rPr>
                </w:rPrChange>
              </w:rPr>
            </w:pPr>
            <w:commentRangeStart w:id="1300"/>
            <w:r w:rsidRPr="002B41E9">
              <w:rPr>
                <w:b/>
                <w:bCs/>
                <w:highlight w:val="yellow"/>
                <w:rPrChange w:id="1301" w:author="Chen Heller" w:date="2023-01-09T11:40:00Z">
                  <w:rPr>
                    <w:b/>
                    <w:bCs/>
                  </w:rPr>
                </w:rPrChange>
              </w:rPr>
              <w:t>Reaction time</w:t>
            </w:r>
            <w:commentRangeEnd w:id="1300"/>
            <w:r w:rsidR="00405902">
              <w:rPr>
                <w:rStyle w:val="CommentReference"/>
              </w:rPr>
              <w:commentReference w:id="1300"/>
            </w:r>
          </w:p>
        </w:tc>
        <w:tc>
          <w:tcPr>
            <w:tcW w:w="1701" w:type="dxa"/>
            <w:tcPrChange w:id="1302"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303"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304" w:author="Chen Heller" w:date="2023-01-09T11:22:00Z">
              <w:tcPr>
                <w:tcW w:w="708" w:type="dxa"/>
              </w:tcPr>
            </w:tcPrChange>
          </w:tcPr>
          <w:p w14:paraId="79043DD9" w14:textId="7FE4A116" w:rsidR="001D2361" w:rsidRDefault="001D2361" w:rsidP="001D2361">
            <w:pPr>
              <w:ind w:firstLine="0"/>
            </w:pPr>
            <w:del w:id="1305" w:author="Chen Heller" w:date="2023-01-16T11:28:00Z">
              <w:r w:rsidDel="00523E01">
                <w:delText>1.01</w:delText>
              </w:r>
            </w:del>
          </w:p>
        </w:tc>
        <w:tc>
          <w:tcPr>
            <w:tcW w:w="1134" w:type="dxa"/>
            <w:tcPrChange w:id="1306" w:author="Chen Heller" w:date="2023-01-09T11:22:00Z">
              <w:tcPr>
                <w:tcW w:w="1134" w:type="dxa"/>
              </w:tcPr>
            </w:tcPrChange>
          </w:tcPr>
          <w:p w14:paraId="32C5B30E" w14:textId="732101E4" w:rsidR="001D2361" w:rsidRDefault="001D2361" w:rsidP="001D2361">
            <w:pPr>
              <w:ind w:firstLine="0"/>
            </w:pPr>
            <w:r>
              <w:t>0.</w:t>
            </w:r>
            <w:del w:id="1307" w:author="Chen Heller" w:date="2023-01-16T11:17:00Z">
              <w:r w:rsidDel="00726F04">
                <w:delText>318</w:delText>
              </w:r>
            </w:del>
            <w:ins w:id="1308" w:author="Chen Heller" w:date="2023-01-16T11:17:00Z">
              <w:r w:rsidR="00726F04">
                <w:t>314</w:t>
              </w:r>
            </w:ins>
          </w:p>
        </w:tc>
        <w:tc>
          <w:tcPr>
            <w:tcW w:w="1701" w:type="dxa"/>
            <w:tcPrChange w:id="1309" w:author="Chen Heller" w:date="2023-01-09T11:22:00Z">
              <w:tcPr>
                <w:tcW w:w="1701" w:type="dxa"/>
              </w:tcPr>
            </w:tcPrChange>
          </w:tcPr>
          <w:p w14:paraId="6572F86D" w14:textId="41FEBFFD" w:rsidR="001D2361" w:rsidRDefault="001D2361" w:rsidP="001D2361">
            <w:pPr>
              <w:ind w:firstLine="0"/>
            </w:pPr>
            <w:r>
              <w:t>-5.</w:t>
            </w:r>
            <w:del w:id="1310" w:author="Chen Heller" w:date="2023-01-16T11:17:00Z">
              <w:r w:rsidDel="00726F04">
                <w:delText>31</w:delText>
              </w:r>
            </w:del>
            <w:ins w:id="1311" w:author="Chen Heller" w:date="2023-01-16T11:17:00Z">
              <w:r w:rsidR="00726F04">
                <w:t>12</w:t>
              </w:r>
            </w:ins>
            <w:r>
              <w:t>, 1.</w:t>
            </w:r>
            <w:del w:id="1312" w:author="Chen Heller" w:date="2023-01-16T11:17:00Z">
              <w:r w:rsidDel="00726F04">
                <w:delText>79</w:delText>
              </w:r>
            </w:del>
            <w:ins w:id="1313" w:author="Chen Heller" w:date="2023-01-16T11:17:00Z">
              <w:r w:rsidR="00726F04">
                <w:t>58</w:t>
              </w:r>
            </w:ins>
          </w:p>
        </w:tc>
        <w:tc>
          <w:tcPr>
            <w:tcW w:w="709" w:type="dxa"/>
            <w:tcPrChange w:id="1314"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315" w:author="Chen Heller" w:date="2023-01-09T11:22:00Z">
            <w:trPr>
              <w:trHeight w:val="490"/>
            </w:trPr>
          </w:trPrChange>
        </w:trPr>
        <w:tc>
          <w:tcPr>
            <w:tcW w:w="284" w:type="dxa"/>
            <w:vMerge/>
            <w:tcBorders>
              <w:top w:val="single" w:sz="12" w:space="0" w:color="auto"/>
              <w:bottom w:val="single" w:sz="12" w:space="0" w:color="auto"/>
            </w:tcBorders>
            <w:tcPrChange w:id="1316"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317" w:author="Chen Heller" w:date="2023-01-09T11:22:00Z">
              <w:tcPr>
                <w:tcW w:w="2269" w:type="dxa"/>
              </w:tcPr>
            </w:tcPrChange>
          </w:tcPr>
          <w:p w14:paraId="1D4FE0CF" w14:textId="3F467C3B" w:rsidR="001D2361" w:rsidRPr="002B41E9" w:rsidRDefault="001D2361" w:rsidP="001D2361">
            <w:pPr>
              <w:ind w:firstLine="0"/>
              <w:rPr>
                <w:b/>
                <w:bCs/>
                <w:highlight w:val="yellow"/>
                <w:rPrChange w:id="1318" w:author="Chen Heller" w:date="2023-01-09T11:40:00Z">
                  <w:rPr>
                    <w:b/>
                    <w:bCs/>
                  </w:rPr>
                </w:rPrChange>
              </w:rPr>
            </w:pPr>
            <w:del w:id="1319" w:author="Chen Heller" w:date="2023-01-04T13:30:00Z">
              <w:r w:rsidRPr="00B26FEC" w:rsidDel="00977059">
                <w:rPr>
                  <w:b/>
                  <w:bCs/>
                </w:rPr>
                <w:delText xml:space="preserve">Movement </w:delText>
              </w:r>
            </w:del>
            <w:ins w:id="1320" w:author="Chen Heller" w:date="2023-01-04T13:30:00Z">
              <w:r w:rsidR="00977059" w:rsidRPr="00B26FEC">
                <w:rPr>
                  <w:b/>
                  <w:bCs/>
                </w:rPr>
                <w:t xml:space="preserve">Reaching </w:t>
              </w:r>
            </w:ins>
            <w:r w:rsidR="003538C4" w:rsidRPr="00B26FEC">
              <w:rPr>
                <w:b/>
                <w:bCs/>
              </w:rPr>
              <w:t>duration</w:t>
            </w:r>
          </w:p>
        </w:tc>
        <w:tc>
          <w:tcPr>
            <w:tcW w:w="1701" w:type="dxa"/>
            <w:tcPrChange w:id="1321"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322"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323" w:author="Chen Heller" w:date="2023-01-09T11:22:00Z">
              <w:tcPr>
                <w:tcW w:w="708" w:type="dxa"/>
              </w:tcPr>
            </w:tcPrChange>
          </w:tcPr>
          <w:p w14:paraId="240BB847" w14:textId="39E0D470" w:rsidR="001D2361" w:rsidRDefault="001D2361" w:rsidP="001D2361">
            <w:pPr>
              <w:ind w:firstLine="0"/>
            </w:pPr>
            <w:del w:id="1324" w:author="Chen Heller" w:date="2023-01-16T11:25:00Z">
              <w:r w:rsidDel="00D76147">
                <w:delText>6.40</w:delText>
              </w:r>
            </w:del>
          </w:p>
        </w:tc>
        <w:tc>
          <w:tcPr>
            <w:tcW w:w="1134" w:type="dxa"/>
            <w:tcPrChange w:id="1325"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326" w:author="Chen Heller" w:date="2023-01-09T11:22:00Z">
              <w:tcPr>
                <w:tcW w:w="1701" w:type="dxa"/>
              </w:tcPr>
            </w:tcPrChange>
          </w:tcPr>
          <w:p w14:paraId="290AF343" w14:textId="028710BF" w:rsidR="001D2361" w:rsidRDefault="001D2361" w:rsidP="001D2361">
            <w:pPr>
              <w:ind w:firstLine="0"/>
            </w:pPr>
            <w:r>
              <w:t>-17.</w:t>
            </w:r>
            <w:del w:id="1327" w:author="Chen Heller" w:date="2023-01-16T11:26:00Z">
              <w:r w:rsidDel="00D76147">
                <w:delText>32</w:delText>
              </w:r>
            </w:del>
            <w:ins w:id="1328" w:author="Chen Heller" w:date="2023-01-16T11:26:00Z">
              <w:r w:rsidR="00D76147">
                <w:t>08</w:t>
              </w:r>
            </w:ins>
            <w:r>
              <w:t>, -</w:t>
            </w:r>
            <w:del w:id="1329" w:author="Chen Heller" w:date="2023-01-16T11:26:00Z">
              <w:r w:rsidDel="00D76147">
                <w:delText>8.93</w:delText>
              </w:r>
            </w:del>
            <w:ins w:id="1330" w:author="Chen Heller" w:date="2023-01-16T11:26:00Z">
              <w:r w:rsidR="00D76147">
                <w:t>9.17</w:t>
              </w:r>
            </w:ins>
          </w:p>
        </w:tc>
        <w:tc>
          <w:tcPr>
            <w:tcW w:w="709" w:type="dxa"/>
            <w:tcPrChange w:id="1331"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332" w:author="Chen Heller" w:date="2023-01-09T11:22:00Z">
            <w:trPr>
              <w:trHeight w:val="490"/>
            </w:trPr>
          </w:trPrChange>
        </w:trPr>
        <w:tc>
          <w:tcPr>
            <w:tcW w:w="284" w:type="dxa"/>
            <w:vMerge/>
            <w:tcBorders>
              <w:top w:val="single" w:sz="12" w:space="0" w:color="auto"/>
              <w:bottom w:val="single" w:sz="12" w:space="0" w:color="auto"/>
            </w:tcBorders>
            <w:tcPrChange w:id="1333"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334"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335"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336" w:author="Chen Heller" w:date="2023-02-02T10:42:00Z">
              <w:r w:rsidDel="00D62DBE">
                <w:delText>0.24</w:delText>
              </w:r>
            </w:del>
            <w:ins w:id="1337" w:author="Chen Heller" w:date="2023-02-02T10:42:00Z">
              <w:r w:rsidR="00D62DBE">
                <w:t>1.77</w:t>
              </w:r>
            </w:ins>
            <w:r>
              <w:t xml:space="preserve"> (0.</w:t>
            </w:r>
            <w:del w:id="1338" w:author="Chen Heller" w:date="2023-02-02T10:42:00Z">
              <w:r w:rsidDel="00D62DBE">
                <w:delText>12</w:delText>
              </w:r>
            </w:del>
            <w:ins w:id="1339" w:author="Chen Heller" w:date="2023-02-02T10:42:00Z">
              <w:r w:rsidR="00D62DBE">
                <w:t>40</w:t>
              </w:r>
            </w:ins>
            <w:r>
              <w:t>)</w:t>
            </w:r>
          </w:p>
        </w:tc>
        <w:tc>
          <w:tcPr>
            <w:tcW w:w="1701" w:type="dxa"/>
            <w:tcBorders>
              <w:bottom w:val="single" w:sz="12" w:space="0" w:color="auto"/>
            </w:tcBorders>
            <w:tcPrChange w:id="1340"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341" w:author="Chen Heller" w:date="2023-02-02T10:42:00Z">
              <w:r w:rsidDel="00D62DBE">
                <w:delText>0</w:delText>
              </w:r>
            </w:del>
            <w:ins w:id="1342" w:author="Chen Heller" w:date="2023-02-02T10:42:00Z">
              <w:r w:rsidR="00D62DBE">
                <w:t>1</w:t>
              </w:r>
            </w:ins>
            <w:r>
              <w:t>.</w:t>
            </w:r>
            <w:del w:id="1343" w:author="Chen Heller" w:date="2023-02-02T10:42:00Z">
              <w:r w:rsidDel="00D62DBE">
                <w:delText xml:space="preserve">22 </w:delText>
              </w:r>
            </w:del>
            <w:ins w:id="1344" w:author="Chen Heller" w:date="2023-02-02T10:42:00Z">
              <w:r w:rsidR="00D62DBE">
                <w:t xml:space="preserve">99 </w:t>
              </w:r>
            </w:ins>
            <w:r>
              <w:t>(0.</w:t>
            </w:r>
            <w:del w:id="1345" w:author="Chen Heller" w:date="2023-02-02T10:42:00Z">
              <w:r w:rsidDel="00D62DBE">
                <w:delText>11</w:delText>
              </w:r>
            </w:del>
            <w:ins w:id="1346" w:author="Chen Heller" w:date="2023-02-02T10:42:00Z">
              <w:r w:rsidR="00D62DBE">
                <w:t>48</w:t>
              </w:r>
            </w:ins>
            <w:r>
              <w:t>)</w:t>
            </w:r>
          </w:p>
        </w:tc>
        <w:tc>
          <w:tcPr>
            <w:tcW w:w="708" w:type="dxa"/>
            <w:tcBorders>
              <w:bottom w:val="single" w:sz="12" w:space="0" w:color="auto"/>
            </w:tcBorders>
            <w:tcPrChange w:id="1347"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348" w:author="Chen Heller" w:date="2023-02-02T10:43:00Z">
              <w:r w:rsidDel="00D62DBE">
                <w:delText>1.06</w:delText>
              </w:r>
            </w:del>
            <w:ins w:id="1349" w:author="Chen Heller" w:date="2023-02-02T10:43:00Z">
              <w:r w:rsidR="00D62DBE">
                <w:t>2.51</w:t>
              </w:r>
            </w:ins>
          </w:p>
        </w:tc>
        <w:tc>
          <w:tcPr>
            <w:tcW w:w="1134" w:type="dxa"/>
            <w:tcBorders>
              <w:bottom w:val="single" w:sz="12" w:space="0" w:color="auto"/>
            </w:tcBorders>
            <w:tcPrChange w:id="1350"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351" w:author="Chen Heller" w:date="2023-02-02T10:43:00Z">
              <w:r w:rsidDel="00D62DBE">
                <w:delText>318</w:delText>
              </w:r>
            </w:del>
            <w:ins w:id="1352" w:author="Chen Heller" w:date="2023-02-02T10:43:00Z">
              <w:r w:rsidR="00D62DBE">
                <w:t>017</w:t>
              </w:r>
            </w:ins>
          </w:p>
        </w:tc>
        <w:tc>
          <w:tcPr>
            <w:tcW w:w="1701" w:type="dxa"/>
            <w:tcBorders>
              <w:bottom w:val="single" w:sz="12" w:space="0" w:color="auto"/>
            </w:tcBorders>
            <w:tcPrChange w:id="1353"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354" w:author="Chen Heller" w:date="2023-02-02T10:43:00Z">
              <w:r w:rsidDel="00D62DBE">
                <w:delText>02</w:delText>
              </w:r>
            </w:del>
            <w:ins w:id="1355" w:author="Chen Heller" w:date="2023-02-02T10:43:00Z">
              <w:r w:rsidR="00D62DBE">
                <w:t>40</w:t>
              </w:r>
            </w:ins>
            <w:r>
              <w:t>, 0.</w:t>
            </w:r>
            <w:del w:id="1356" w:author="Chen Heller" w:date="2023-02-02T10:43:00Z">
              <w:r w:rsidDel="00D62DBE">
                <w:delText>06</w:delText>
              </w:r>
            </w:del>
            <w:ins w:id="1357" w:author="Chen Heller" w:date="2023-02-02T10:43:00Z">
              <w:r w:rsidR="00D62DBE">
                <w:t>04</w:t>
              </w:r>
            </w:ins>
          </w:p>
        </w:tc>
        <w:tc>
          <w:tcPr>
            <w:tcW w:w="709" w:type="dxa"/>
            <w:tcBorders>
              <w:bottom w:val="single" w:sz="12" w:space="0" w:color="auto"/>
            </w:tcBorders>
            <w:tcPrChange w:id="1358"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359" w:author="Chen Heller" w:date="2023-02-02T10:43:00Z">
              <w:r w:rsidDel="00423623">
                <w:delText>19</w:delText>
              </w:r>
            </w:del>
            <w:ins w:id="1360" w:author="Chen Heller" w:date="2023-02-02T10:43:00Z">
              <w:r w:rsidR="00423623">
                <w:t>45</w:t>
              </w:r>
            </w:ins>
          </w:p>
        </w:tc>
      </w:tr>
      <w:tr w:rsidR="001D2361" w14:paraId="5199F135" w14:textId="77777777" w:rsidTr="00E875AF">
        <w:trPr>
          <w:trHeight w:val="285"/>
          <w:trPrChange w:id="1361" w:author="Chen Heller" w:date="2023-01-09T11:22:00Z">
            <w:trPr>
              <w:trHeight w:val="285"/>
            </w:trPr>
          </w:trPrChange>
        </w:trPr>
        <w:tc>
          <w:tcPr>
            <w:tcW w:w="10207" w:type="dxa"/>
            <w:gridSpan w:val="8"/>
            <w:tcPrChange w:id="1362"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363" w:author="Chen Heller" w:date="2023-01-09T11:37:00Z">
            <w:trPr>
              <w:trHeight w:val="490"/>
            </w:trPr>
          </w:trPrChange>
        </w:trPr>
        <w:tc>
          <w:tcPr>
            <w:tcW w:w="284" w:type="dxa"/>
            <w:tcBorders>
              <w:bottom w:val="single" w:sz="12" w:space="0" w:color="000000"/>
            </w:tcBorders>
            <w:tcPrChange w:id="1364"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365"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366"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367"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368"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369"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370"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371"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372" w:author="Chen Heller" w:date="2023-01-09T11:35:00Z"/>
          <w:trPrChange w:id="1373" w:author="Chen Heller" w:date="2023-01-09T11:37:00Z">
            <w:trPr>
              <w:trHeight w:val="490"/>
            </w:trPr>
          </w:trPrChange>
        </w:trPr>
        <w:tc>
          <w:tcPr>
            <w:tcW w:w="10207" w:type="dxa"/>
            <w:gridSpan w:val="8"/>
            <w:tcBorders>
              <w:top w:val="single" w:sz="12" w:space="0" w:color="000000"/>
            </w:tcBorders>
            <w:tcPrChange w:id="1374"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375" w:author="Chen Heller" w:date="2023-01-09T11:35:00Z"/>
              </w:rPr>
            </w:pPr>
            <w:ins w:id="1376" w:author="Chen Heller" w:date="2023-01-09T11:36:00Z">
              <w:r>
                <w:rPr>
                  <w:b/>
                  <w:bCs/>
                </w:rPr>
                <w:t>Reaching</w:t>
              </w:r>
            </w:ins>
            <w:ins w:id="1377" w:author="Chen Heller" w:date="2023-01-09T11:38:00Z">
              <w:r>
                <w:rPr>
                  <w:b/>
                  <w:bCs/>
                </w:rPr>
                <w:t xml:space="preserve"> </w:t>
              </w:r>
            </w:ins>
            <w:ins w:id="1378" w:author="Chen Heller" w:date="2023-01-16T09:56:00Z">
              <w:r w:rsidR="008108F6">
                <w:rPr>
                  <w:b/>
                  <w:bCs/>
                </w:rPr>
                <w:t>–</w:t>
              </w:r>
            </w:ins>
            <w:ins w:id="1379" w:author="Chen Heller" w:date="2023-01-09T11:38:00Z">
              <w:r>
                <w:rPr>
                  <w:b/>
                  <w:bCs/>
                </w:rPr>
                <w:t xml:space="preserve"> Normalized</w:t>
              </w:r>
            </w:ins>
          </w:p>
        </w:tc>
      </w:tr>
      <w:tr w:rsidR="00EE7036" w14:paraId="1D374BAA" w14:textId="77777777" w:rsidTr="00EE7036">
        <w:trPr>
          <w:trHeight w:val="490"/>
          <w:ins w:id="1380" w:author="Chen Heller" w:date="2023-01-09T11:35:00Z"/>
          <w:trPrChange w:id="1381" w:author="Chen Heller" w:date="2023-01-09T11:37:00Z">
            <w:trPr>
              <w:trHeight w:val="490"/>
            </w:trPr>
          </w:trPrChange>
        </w:trPr>
        <w:tc>
          <w:tcPr>
            <w:tcW w:w="284" w:type="dxa"/>
            <w:tcPrChange w:id="1382"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383" w:author="Chen Heller" w:date="2023-01-09T11:35:00Z"/>
                <w:b/>
                <w:bCs/>
              </w:rPr>
            </w:pPr>
          </w:p>
        </w:tc>
        <w:tc>
          <w:tcPr>
            <w:tcW w:w="2269" w:type="dxa"/>
            <w:tcPrChange w:id="1384"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385" w:author="Chen Heller" w:date="2023-01-09T11:35:00Z"/>
                <w:b/>
                <w:bCs/>
              </w:rPr>
            </w:pPr>
            <w:ins w:id="1386" w:author="Chen Heller" w:date="2023-01-09T11:36:00Z">
              <w:r w:rsidRPr="00EA2CED">
                <w:rPr>
                  <w:b/>
                  <w:bCs/>
                </w:rPr>
                <w:t>Traveled distance</w:t>
              </w:r>
            </w:ins>
          </w:p>
        </w:tc>
        <w:tc>
          <w:tcPr>
            <w:tcW w:w="1701" w:type="dxa"/>
            <w:tcPrChange w:id="1387"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388" w:author="Chen Heller" w:date="2023-01-09T11:35:00Z"/>
              </w:rPr>
            </w:pPr>
            <w:ins w:id="1389" w:author="Chen Heller" w:date="2023-01-16T09:45:00Z">
              <w:r>
                <w:t>-8.79 (15.55)</w:t>
              </w:r>
            </w:ins>
          </w:p>
        </w:tc>
        <w:tc>
          <w:tcPr>
            <w:tcW w:w="1701" w:type="dxa"/>
            <w:tcPrChange w:id="1390"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391" w:author="Chen Heller" w:date="2023-01-09T11:35:00Z"/>
              </w:rPr>
            </w:pPr>
            <w:ins w:id="1392" w:author="Chen Heller" w:date="2023-01-16T09:45:00Z">
              <w:r>
                <w:t>16.13 (17.</w:t>
              </w:r>
            </w:ins>
            <w:ins w:id="1393" w:author="Chen Heller" w:date="2023-01-16T09:46:00Z">
              <w:r>
                <w:t>06)</w:t>
              </w:r>
            </w:ins>
          </w:p>
        </w:tc>
        <w:tc>
          <w:tcPr>
            <w:tcW w:w="708" w:type="dxa"/>
            <w:tcPrChange w:id="1394"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395" w:author="Chen Heller" w:date="2023-01-09T11:35:00Z"/>
              </w:rPr>
            </w:pPr>
            <w:ins w:id="1396" w:author="Chen Heller" w:date="2023-01-16T09:46:00Z">
              <w:r>
                <w:t>4.82</w:t>
              </w:r>
            </w:ins>
          </w:p>
        </w:tc>
        <w:tc>
          <w:tcPr>
            <w:tcW w:w="1134" w:type="dxa"/>
            <w:tcPrChange w:id="1397"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398" w:author="Chen Heller" w:date="2023-01-09T11:35:00Z"/>
              </w:rPr>
            </w:pPr>
            <w:ins w:id="1399" w:author="Chen Heller" w:date="2023-01-16T09:46:00Z">
              <w:r>
                <w:t>&lt;0.001</w:t>
              </w:r>
            </w:ins>
            <w:ins w:id="1400" w:author="Chen Heller" w:date="2023-01-16T09:56:00Z">
              <w:r w:rsidR="008108F6">
                <w:t>*</w:t>
              </w:r>
            </w:ins>
          </w:p>
        </w:tc>
        <w:tc>
          <w:tcPr>
            <w:tcW w:w="1701" w:type="dxa"/>
            <w:tcPrChange w:id="1401"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402" w:author="Chen Heller" w:date="2023-01-09T11:35:00Z"/>
              </w:rPr>
            </w:pPr>
            <w:ins w:id="1403" w:author="Chen Heller" w:date="2023-01-16T09:46:00Z">
              <w:r>
                <w:t>-35.49, -14.36</w:t>
              </w:r>
            </w:ins>
          </w:p>
        </w:tc>
        <w:tc>
          <w:tcPr>
            <w:tcW w:w="709" w:type="dxa"/>
            <w:tcPrChange w:id="1404"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405" w:author="Chen Heller" w:date="2023-01-09T11:35:00Z"/>
              </w:rPr>
            </w:pPr>
            <w:ins w:id="1406" w:author="Chen Heller" w:date="2023-01-16T09:46:00Z">
              <w:r>
                <w:t>0.88</w:t>
              </w:r>
            </w:ins>
          </w:p>
        </w:tc>
      </w:tr>
      <w:tr w:rsidR="00EE7036" w14:paraId="54643829" w14:textId="77777777" w:rsidTr="00EE7036">
        <w:trPr>
          <w:trHeight w:val="490"/>
          <w:ins w:id="1407" w:author="Chen Heller" w:date="2023-01-09T11:35:00Z"/>
          <w:trPrChange w:id="1408" w:author="Chen Heller" w:date="2023-01-09T11:37:00Z">
            <w:trPr>
              <w:trHeight w:val="490"/>
            </w:trPr>
          </w:trPrChange>
        </w:trPr>
        <w:tc>
          <w:tcPr>
            <w:tcW w:w="284" w:type="dxa"/>
            <w:tcPrChange w:id="1409"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410" w:author="Chen Heller" w:date="2023-01-09T11:35:00Z"/>
                <w:b/>
                <w:bCs/>
              </w:rPr>
            </w:pPr>
          </w:p>
        </w:tc>
        <w:tc>
          <w:tcPr>
            <w:tcW w:w="2269" w:type="dxa"/>
            <w:tcPrChange w:id="1411"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412" w:author="Chen Heller" w:date="2023-01-09T11:35:00Z"/>
                <w:b/>
                <w:bCs/>
              </w:rPr>
            </w:pPr>
            <w:ins w:id="1413" w:author="Chen Heller" w:date="2023-01-09T11:36:00Z">
              <w:r w:rsidRPr="00EA2CED">
                <w:rPr>
                  <w:b/>
                  <w:bCs/>
                </w:rPr>
                <w:t>Reaction time</w:t>
              </w:r>
            </w:ins>
          </w:p>
        </w:tc>
        <w:tc>
          <w:tcPr>
            <w:tcW w:w="1701" w:type="dxa"/>
            <w:tcPrChange w:id="1414"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415" w:author="Chen Heller" w:date="2023-01-09T11:35:00Z"/>
              </w:rPr>
            </w:pPr>
            <w:ins w:id="1416" w:author="Chen Heller" w:date="2023-01-16T09:41:00Z">
              <w:r>
                <w:t>-7.23 (</w:t>
              </w:r>
            </w:ins>
            <w:ins w:id="1417" w:author="Chen Heller" w:date="2023-01-16T09:42:00Z">
              <w:r>
                <w:t>96.02)</w:t>
              </w:r>
            </w:ins>
          </w:p>
        </w:tc>
        <w:tc>
          <w:tcPr>
            <w:tcW w:w="1701" w:type="dxa"/>
            <w:tcPrChange w:id="1418"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419" w:author="Chen Heller" w:date="2023-01-09T11:35:00Z"/>
              </w:rPr>
            </w:pPr>
            <w:ins w:id="1420" w:author="Chen Heller" w:date="2023-01-16T09:42:00Z">
              <w:r>
                <w:t>43.09 (107.69)</w:t>
              </w:r>
            </w:ins>
          </w:p>
        </w:tc>
        <w:tc>
          <w:tcPr>
            <w:tcW w:w="708" w:type="dxa"/>
            <w:tcPrChange w:id="1421"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422" w:author="Chen Heller" w:date="2023-01-09T11:35:00Z"/>
              </w:rPr>
            </w:pPr>
          </w:p>
        </w:tc>
        <w:tc>
          <w:tcPr>
            <w:tcW w:w="1134" w:type="dxa"/>
            <w:tcPrChange w:id="1423"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424" w:author="Chen Heller" w:date="2023-01-09T11:35:00Z"/>
              </w:rPr>
            </w:pPr>
            <w:ins w:id="1425" w:author="Chen Heller" w:date="2023-01-16T09:42:00Z">
              <w:r>
                <w:t>0.1</w:t>
              </w:r>
            </w:ins>
            <w:ins w:id="1426" w:author="Chen Heller" w:date="2023-01-16T12:13:00Z">
              <w:r w:rsidR="003E0AD5">
                <w:t>58</w:t>
              </w:r>
            </w:ins>
          </w:p>
        </w:tc>
        <w:tc>
          <w:tcPr>
            <w:tcW w:w="1701" w:type="dxa"/>
            <w:tcPrChange w:id="1427"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428" w:author="Chen Heller" w:date="2023-01-09T11:35:00Z"/>
              </w:rPr>
            </w:pPr>
            <w:ins w:id="1429" w:author="Chen Heller" w:date="2023-01-16T09:42:00Z">
              <w:r>
                <w:t>-</w:t>
              </w:r>
            </w:ins>
            <w:ins w:id="1430" w:author="Chen Heller" w:date="2023-01-16T12:13:00Z">
              <w:r w:rsidR="003E0AD5">
                <w:t>117.68</w:t>
              </w:r>
            </w:ins>
            <w:ins w:id="1431" w:author="Chen Heller" w:date="2023-01-16T09:43:00Z">
              <w:r>
                <w:t xml:space="preserve">, </w:t>
              </w:r>
            </w:ins>
            <w:ins w:id="1432" w:author="Chen Heller" w:date="2023-01-16T12:13:00Z">
              <w:r w:rsidR="003E0AD5">
                <w:t>17.56</w:t>
              </w:r>
            </w:ins>
          </w:p>
        </w:tc>
        <w:tc>
          <w:tcPr>
            <w:tcW w:w="709" w:type="dxa"/>
            <w:tcPrChange w:id="1433"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434" w:author="Chen Heller" w:date="2023-01-09T11:35:00Z"/>
              </w:rPr>
            </w:pPr>
            <w:ins w:id="1435" w:author="Chen Heller" w:date="2023-01-16T09:43:00Z">
              <w:r>
                <w:t>0.26</w:t>
              </w:r>
            </w:ins>
          </w:p>
        </w:tc>
      </w:tr>
      <w:tr w:rsidR="00EE7036" w14:paraId="2242644A" w14:textId="77777777" w:rsidTr="00EE7036">
        <w:trPr>
          <w:trHeight w:val="490"/>
          <w:ins w:id="1436" w:author="Chen Heller" w:date="2023-01-09T11:35:00Z"/>
          <w:trPrChange w:id="1437" w:author="Chen Heller" w:date="2023-01-09T11:37:00Z">
            <w:trPr>
              <w:trHeight w:val="490"/>
            </w:trPr>
          </w:trPrChange>
        </w:trPr>
        <w:tc>
          <w:tcPr>
            <w:tcW w:w="284" w:type="dxa"/>
            <w:tcPrChange w:id="1438"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439" w:author="Chen Heller" w:date="2023-01-09T11:35:00Z"/>
                <w:b/>
                <w:bCs/>
              </w:rPr>
            </w:pPr>
          </w:p>
        </w:tc>
        <w:tc>
          <w:tcPr>
            <w:tcW w:w="2269" w:type="dxa"/>
            <w:tcPrChange w:id="1440"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441" w:author="Chen Heller" w:date="2023-01-09T11:35:00Z"/>
                <w:b/>
                <w:bCs/>
              </w:rPr>
            </w:pPr>
            <w:ins w:id="1442" w:author="Chen Heller" w:date="2023-01-09T11:36:00Z">
              <w:r>
                <w:rPr>
                  <w:b/>
                  <w:bCs/>
                </w:rPr>
                <w:t>Reaching</w:t>
              </w:r>
              <w:r w:rsidRPr="00EA2CED">
                <w:rPr>
                  <w:b/>
                  <w:bCs/>
                </w:rPr>
                <w:t xml:space="preserve"> </w:t>
              </w:r>
              <w:r>
                <w:rPr>
                  <w:b/>
                  <w:bCs/>
                </w:rPr>
                <w:t>duration</w:t>
              </w:r>
            </w:ins>
          </w:p>
        </w:tc>
        <w:tc>
          <w:tcPr>
            <w:tcW w:w="1701" w:type="dxa"/>
            <w:tcPrChange w:id="1443"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444" w:author="Chen Heller" w:date="2023-01-09T11:35:00Z"/>
              </w:rPr>
            </w:pPr>
            <w:ins w:id="1445" w:author="Chen Heller" w:date="2023-01-16T09:43:00Z">
              <w:r>
                <w:t>-76.53 (132.92)</w:t>
              </w:r>
            </w:ins>
          </w:p>
        </w:tc>
        <w:tc>
          <w:tcPr>
            <w:tcW w:w="1701" w:type="dxa"/>
            <w:tcPrChange w:id="1446"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447" w:author="Chen Heller" w:date="2023-01-09T11:35:00Z"/>
              </w:rPr>
            </w:pPr>
            <w:ins w:id="1448" w:author="Chen Heller" w:date="2023-01-16T09:43:00Z">
              <w:r>
                <w:t>185.76 (108.72)</w:t>
              </w:r>
            </w:ins>
          </w:p>
        </w:tc>
        <w:tc>
          <w:tcPr>
            <w:tcW w:w="708" w:type="dxa"/>
            <w:tcPrChange w:id="1449"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450" w:author="Chen Heller" w:date="2023-01-09T11:35:00Z"/>
              </w:rPr>
            </w:pPr>
          </w:p>
        </w:tc>
        <w:tc>
          <w:tcPr>
            <w:tcW w:w="1134" w:type="dxa"/>
            <w:tcPrChange w:id="1451"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452" w:author="Chen Heller" w:date="2023-01-09T11:35:00Z"/>
              </w:rPr>
            </w:pPr>
            <w:ins w:id="1453" w:author="Chen Heller" w:date="2023-01-16T09:44:00Z">
              <w:r>
                <w:t>&lt;0.001</w:t>
              </w:r>
            </w:ins>
            <w:ins w:id="1454" w:author="Chen Heller" w:date="2023-01-16T09:56:00Z">
              <w:r w:rsidR="008108F6">
                <w:t>*</w:t>
              </w:r>
            </w:ins>
          </w:p>
        </w:tc>
        <w:tc>
          <w:tcPr>
            <w:tcW w:w="1701" w:type="dxa"/>
            <w:tcPrChange w:id="1455"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456" w:author="Chen Heller" w:date="2023-01-09T11:35:00Z"/>
              </w:rPr>
            </w:pPr>
            <w:ins w:id="1457" w:author="Chen Heller" w:date="2023-01-16T09:44:00Z">
              <w:r>
                <w:t>-</w:t>
              </w:r>
            </w:ins>
            <w:ins w:id="1458" w:author="Chen Heller" w:date="2023-01-16T12:14:00Z">
              <w:r w:rsidR="00EF1C4F">
                <w:t>335.79,</w:t>
              </w:r>
            </w:ins>
            <w:ins w:id="1459" w:author="Chen Heller" w:date="2023-01-16T09:44:00Z">
              <w:r>
                <w:t xml:space="preserve"> -18</w:t>
              </w:r>
            </w:ins>
            <w:ins w:id="1460" w:author="Chen Heller" w:date="2023-01-16T12:15:00Z">
              <w:r w:rsidR="00EF1C4F">
                <w:t>8</w:t>
              </w:r>
            </w:ins>
            <w:ins w:id="1461" w:author="Chen Heller" w:date="2023-01-16T09:44:00Z">
              <w:r>
                <w:t>.</w:t>
              </w:r>
            </w:ins>
            <w:ins w:id="1462" w:author="Chen Heller" w:date="2023-01-16T12:15:00Z">
              <w:r w:rsidR="00EF1C4F">
                <w:t>56</w:t>
              </w:r>
            </w:ins>
          </w:p>
        </w:tc>
        <w:tc>
          <w:tcPr>
            <w:tcW w:w="709" w:type="dxa"/>
            <w:tcPrChange w:id="1463"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464" w:author="Chen Heller" w:date="2023-01-09T11:35:00Z"/>
              </w:rPr>
            </w:pPr>
            <w:ins w:id="1465" w:author="Chen Heller" w:date="2023-01-16T09:44:00Z">
              <w:r>
                <w:t>1.25</w:t>
              </w:r>
            </w:ins>
          </w:p>
        </w:tc>
      </w:tr>
      <w:tr w:rsidR="00EE7036" w14:paraId="73B84F63" w14:textId="77777777" w:rsidTr="00C46903">
        <w:trPr>
          <w:trHeight w:val="351"/>
          <w:ins w:id="1466" w:author="Chen Heller" w:date="2023-01-09T11:35:00Z"/>
          <w:trPrChange w:id="1467" w:author="Chen Heller" w:date="2023-01-09T11:38:00Z">
            <w:trPr>
              <w:trHeight w:val="490"/>
            </w:trPr>
          </w:trPrChange>
        </w:trPr>
        <w:tc>
          <w:tcPr>
            <w:tcW w:w="10207" w:type="dxa"/>
            <w:gridSpan w:val="8"/>
            <w:tcBorders>
              <w:top w:val="single" w:sz="12" w:space="0" w:color="000000"/>
            </w:tcBorders>
            <w:tcPrChange w:id="1468"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469" w:author="Chen Heller" w:date="2023-01-09T11:35:00Z"/>
                <w:b/>
                <w:bCs/>
                <w:rPrChange w:id="1470" w:author="Chen Heller" w:date="2023-01-09T11:37:00Z">
                  <w:rPr>
                    <w:ins w:id="1471" w:author="Chen Heller" w:date="2023-01-09T11:35:00Z"/>
                  </w:rPr>
                </w:rPrChange>
              </w:rPr>
            </w:pPr>
            <w:ins w:id="1472" w:author="Chen Heller" w:date="2023-01-09T11:37:00Z">
              <w:r w:rsidRPr="00EE7036">
                <w:rPr>
                  <w:b/>
                  <w:bCs/>
                  <w:rPrChange w:id="1473" w:author="Chen Heller" w:date="2023-01-09T11:37:00Z">
                    <w:rPr/>
                  </w:rPrChange>
                </w:rPr>
                <w:t>Keyboard</w:t>
              </w:r>
            </w:ins>
            <w:ins w:id="1474" w:author="Chen Heller" w:date="2023-01-09T11:38:00Z">
              <w:r w:rsidR="00C46903">
                <w:rPr>
                  <w:b/>
                  <w:bCs/>
                </w:rPr>
                <w:t xml:space="preserve"> </w:t>
              </w:r>
            </w:ins>
            <w:ins w:id="1475" w:author="Chen Heller" w:date="2023-01-16T09:48:00Z">
              <w:r w:rsidR="002E2E57">
                <w:rPr>
                  <w:b/>
                  <w:bCs/>
                </w:rPr>
                <w:t>–</w:t>
              </w:r>
            </w:ins>
            <w:ins w:id="1476" w:author="Chen Heller" w:date="2023-01-09T11:38:00Z">
              <w:r w:rsidR="00C46903">
                <w:rPr>
                  <w:b/>
                  <w:bCs/>
                </w:rPr>
                <w:t xml:space="preserve"> Normalized</w:t>
              </w:r>
            </w:ins>
          </w:p>
        </w:tc>
      </w:tr>
      <w:tr w:rsidR="00EE7036" w14:paraId="71BCF61A" w14:textId="77777777" w:rsidTr="00EE7036">
        <w:trPr>
          <w:trHeight w:val="490"/>
          <w:ins w:id="1477" w:author="Chen Heller" w:date="2023-01-09T11:35:00Z"/>
          <w:trPrChange w:id="1478" w:author="Chen Heller" w:date="2023-01-09T11:37:00Z">
            <w:trPr>
              <w:trHeight w:val="490"/>
            </w:trPr>
          </w:trPrChange>
        </w:trPr>
        <w:tc>
          <w:tcPr>
            <w:tcW w:w="284" w:type="dxa"/>
            <w:tcBorders>
              <w:bottom w:val="single" w:sz="12" w:space="0" w:color="auto"/>
            </w:tcBorders>
            <w:tcPrChange w:id="1479"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480" w:author="Chen Heller" w:date="2023-01-09T11:35:00Z"/>
                <w:b/>
                <w:bCs/>
              </w:rPr>
            </w:pPr>
          </w:p>
        </w:tc>
        <w:tc>
          <w:tcPr>
            <w:tcW w:w="2269" w:type="dxa"/>
            <w:tcBorders>
              <w:bottom w:val="single" w:sz="12" w:space="0" w:color="auto"/>
            </w:tcBorders>
            <w:tcPrChange w:id="1481"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482" w:author="Chen Heller" w:date="2023-01-09T11:35:00Z"/>
                <w:b/>
                <w:bCs/>
              </w:rPr>
            </w:pPr>
            <w:ins w:id="1483" w:author="Chen Heller" w:date="2023-01-09T11:36:00Z">
              <w:r>
                <w:rPr>
                  <w:b/>
                  <w:bCs/>
                </w:rPr>
                <w:t>Response Time</w:t>
              </w:r>
            </w:ins>
          </w:p>
        </w:tc>
        <w:tc>
          <w:tcPr>
            <w:tcW w:w="1701" w:type="dxa"/>
            <w:tcBorders>
              <w:bottom w:val="single" w:sz="12" w:space="0" w:color="auto"/>
            </w:tcBorders>
            <w:tcPrChange w:id="1484"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485" w:author="Chen Heller" w:date="2023-01-09T11:35:00Z"/>
              </w:rPr>
            </w:pPr>
            <w:ins w:id="1486" w:author="Chen Heller" w:date="2023-01-16T12:16:00Z">
              <w:r>
                <w:t>-</w:t>
              </w:r>
            </w:ins>
            <w:ins w:id="1487" w:author="Chen Heller" w:date="2023-01-16T09:48:00Z">
              <w:r w:rsidR="002E2E57">
                <w:t>121.72 (115.81)</w:t>
              </w:r>
            </w:ins>
          </w:p>
        </w:tc>
        <w:tc>
          <w:tcPr>
            <w:tcW w:w="1701" w:type="dxa"/>
            <w:tcBorders>
              <w:bottom w:val="single" w:sz="12" w:space="0" w:color="auto"/>
            </w:tcBorders>
            <w:tcPrChange w:id="1488"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489" w:author="Chen Heller" w:date="2023-01-09T11:35:00Z"/>
              </w:rPr>
            </w:pPr>
            <w:ins w:id="1490" w:author="Chen Heller" w:date="2023-01-16T09:48:00Z">
              <w:r>
                <w:t>151.84 (121.60)</w:t>
              </w:r>
            </w:ins>
          </w:p>
        </w:tc>
        <w:tc>
          <w:tcPr>
            <w:tcW w:w="708" w:type="dxa"/>
            <w:tcBorders>
              <w:bottom w:val="single" w:sz="12" w:space="0" w:color="auto"/>
            </w:tcBorders>
            <w:tcPrChange w:id="1491"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492" w:author="Chen Heller" w:date="2023-01-09T11:35:00Z"/>
              </w:rPr>
            </w:pPr>
            <w:ins w:id="1493" w:author="Chen Heller" w:date="2023-01-16T09:48:00Z">
              <w:r>
                <w:t>6.49</w:t>
              </w:r>
            </w:ins>
          </w:p>
        </w:tc>
        <w:tc>
          <w:tcPr>
            <w:tcW w:w="1134" w:type="dxa"/>
            <w:tcBorders>
              <w:bottom w:val="single" w:sz="12" w:space="0" w:color="auto"/>
            </w:tcBorders>
            <w:tcPrChange w:id="1494"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495" w:author="Chen Heller" w:date="2023-01-09T11:35:00Z"/>
              </w:rPr>
            </w:pPr>
            <w:ins w:id="1496" w:author="Chen Heller" w:date="2023-01-16T09:48:00Z">
              <w:r>
                <w:t>&lt;0.001</w:t>
              </w:r>
            </w:ins>
            <w:ins w:id="1497" w:author="Chen Heller" w:date="2023-01-16T09:56:00Z">
              <w:r w:rsidR="008108F6">
                <w:t>*</w:t>
              </w:r>
            </w:ins>
          </w:p>
        </w:tc>
        <w:tc>
          <w:tcPr>
            <w:tcW w:w="1701" w:type="dxa"/>
            <w:tcBorders>
              <w:bottom w:val="single" w:sz="12" w:space="0" w:color="auto"/>
            </w:tcBorders>
            <w:tcPrChange w:id="1498"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499" w:author="Chen Heller" w:date="2023-01-09T11:35:00Z"/>
              </w:rPr>
            </w:pPr>
            <w:ins w:id="1500" w:author="Chen Heller" w:date="2023-01-16T09:48:00Z">
              <w:r>
                <w:t>-359.66, -187.48</w:t>
              </w:r>
            </w:ins>
          </w:p>
        </w:tc>
        <w:tc>
          <w:tcPr>
            <w:tcW w:w="709" w:type="dxa"/>
            <w:tcBorders>
              <w:bottom w:val="single" w:sz="12" w:space="0" w:color="auto"/>
            </w:tcBorders>
            <w:tcPrChange w:id="1501"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502" w:author="Chen Heller" w:date="2023-01-09T11:35:00Z"/>
              </w:rPr>
            </w:pPr>
            <w:ins w:id="1503" w:author="Chen Heller" w:date="2023-01-16T09:48:00Z">
              <w:r>
                <w:t>1.18</w:t>
              </w:r>
            </w:ins>
          </w:p>
        </w:tc>
      </w:tr>
      <w:tr w:rsidR="00EE7036" w14:paraId="49D5FC69" w14:textId="77777777" w:rsidTr="00E875AF">
        <w:trPr>
          <w:trHeight w:val="490"/>
          <w:trPrChange w:id="1504" w:author="Chen Heller" w:date="2023-01-09T11:22:00Z">
            <w:trPr>
              <w:trHeight w:val="490"/>
            </w:trPr>
          </w:trPrChange>
        </w:trPr>
        <w:tc>
          <w:tcPr>
            <w:tcW w:w="10207" w:type="dxa"/>
            <w:gridSpan w:val="8"/>
            <w:tcBorders>
              <w:top w:val="single" w:sz="12" w:space="0" w:color="auto"/>
            </w:tcBorders>
            <w:tcPrChange w:id="1505"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506" w:author="Chen Heller" w:date="2023-01-17T14:32:00Z">
              <w:r w:rsidR="00A34CE5" w:rsidRPr="00EA2CED" w:rsidDel="003D5244">
                <w:rPr>
                  <w:sz w:val="22"/>
                  <w:szCs w:val="22"/>
                </w:rPr>
                <w:delText>T</w:delText>
              </w:r>
            </w:del>
            <w:ins w:id="1507"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508" w:author="Chen Heller" w:date="2023-01-17T14:32:00Z">
              <w:r w:rsidDel="003D5244">
                <w:rPr>
                  <w:sz w:val="22"/>
                  <w:szCs w:val="22"/>
                </w:rPr>
                <w:delText xml:space="preserve">corrected </w:delText>
              </w:r>
            </w:del>
            <w:r>
              <w:rPr>
                <w:sz w:val="22"/>
                <w:szCs w:val="22"/>
              </w:rPr>
              <w:t xml:space="preserve">p-value </w:t>
            </w:r>
            <w:ins w:id="1509"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510"/>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10"/>
      <w:r w:rsidR="007700AC">
        <w:rPr>
          <w:rStyle w:val="CommentReference"/>
        </w:rPr>
        <w:commentReference w:id="1510"/>
      </w:r>
    </w:p>
    <w:p w14:paraId="2104970E" w14:textId="5ABCD3E5" w:rsidR="009F050A" w:rsidRDefault="007E2512" w:rsidP="005436B9">
      <w:pPr>
        <w:pStyle w:val="Caption"/>
        <w:rPr>
          <w:ins w:id="1511" w:author="Chen Heller" w:date="2023-01-16T15:39:00Z"/>
        </w:rPr>
      </w:pPr>
      <w:bookmarkStart w:id="1512" w:name="_Ref113906821"/>
      <w:r>
        <w:t xml:space="preserve">Figure </w:t>
      </w:r>
      <w:r>
        <w:fldChar w:fldCharType="begin"/>
      </w:r>
      <w:r>
        <w:instrText xml:space="preserve"> SEQ Figure \* ARABIC </w:instrText>
      </w:r>
      <w:r>
        <w:fldChar w:fldCharType="separate"/>
      </w:r>
      <w:ins w:id="1513" w:author="Chen Heller" w:date="2023-01-04T14:57:00Z">
        <w:r w:rsidR="00C56E28">
          <w:rPr>
            <w:noProof/>
          </w:rPr>
          <w:t>3</w:t>
        </w:r>
      </w:ins>
      <w:del w:id="1514" w:author="Chen Heller" w:date="2023-01-04T14:57:00Z">
        <w:r w:rsidR="0095479C" w:rsidDel="00C56E28">
          <w:rPr>
            <w:noProof/>
          </w:rPr>
          <w:delText>6</w:delText>
        </w:r>
      </w:del>
      <w:r>
        <w:rPr>
          <w:noProof/>
        </w:rPr>
        <w:fldChar w:fldCharType="end"/>
      </w:r>
      <w:bookmarkEnd w:id="1512"/>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515"/>
      <w:r w:rsidR="001F33A0">
        <w:t xml:space="preserve">Black error bars symbol the </w:t>
      </w:r>
      <w:r w:rsidR="000B1947">
        <w:t>SE</w:t>
      </w:r>
      <w:commentRangeEnd w:id="1515"/>
      <w:r w:rsidR="0080343A">
        <w:rPr>
          <w:rStyle w:val="CommentReference"/>
          <w:i w:val="0"/>
          <w:iCs w:val="0"/>
          <w:color w:val="auto"/>
        </w:rPr>
        <w:commentReference w:id="1515"/>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516" w:author="Chen Heller" w:date="2023-01-16T15:39:00Z"/>
        </w:rPr>
        <w:pPrChange w:id="1517" w:author="Chen Heller" w:date="2023-01-16T15:39:00Z">
          <w:pPr>
            <w:pStyle w:val="Caption"/>
          </w:pPr>
        </w:pPrChange>
      </w:pPr>
    </w:p>
    <w:p w14:paraId="1C2CF195" w14:textId="3E399B08" w:rsidR="0013510A" w:rsidRPr="001C0104" w:rsidRDefault="00085C60">
      <w:pPr>
        <w:ind w:firstLine="0"/>
        <w:pPrChange w:id="1518" w:author="Chen Heller" w:date="2023-01-16T15:39:00Z">
          <w:pPr/>
        </w:pPrChange>
      </w:pPr>
      <w:commentRangeStart w:id="1519"/>
      <w:ins w:id="1520"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519"/>
      <w:ins w:id="1521" w:author="Chen Heller" w:date="2023-01-16T15:39:00Z">
        <w:r>
          <w:rPr>
            <w:rStyle w:val="CommentReference"/>
          </w:rPr>
          <w:commentReference w:id="1519"/>
        </w:r>
      </w:ins>
    </w:p>
    <w:p w14:paraId="35CAFCBB" w14:textId="3501B28E" w:rsidR="006A7738" w:rsidDel="000434D9" w:rsidRDefault="00D826D9" w:rsidP="006238E0">
      <w:pPr>
        <w:pStyle w:val="Heading3"/>
        <w:rPr>
          <w:del w:id="1522" w:author="Chen Heller" w:date="2023-01-09T13:29:00Z"/>
        </w:rPr>
      </w:pPr>
      <w:bookmarkStart w:id="1523" w:name="_Toc114485394"/>
      <w:del w:id="1524" w:author="Chen Heller" w:date="2023-01-09T13:29:00Z">
        <w:r w:rsidDel="000434D9">
          <w:delText>Discussion</w:delText>
        </w:r>
        <w:bookmarkEnd w:id="1523"/>
      </w:del>
    </w:p>
    <w:p w14:paraId="0B7BE30B" w14:textId="0739F776" w:rsidR="00BA6169" w:rsidRDefault="00F01249" w:rsidP="005856CE">
      <w:pPr>
        <w:ind w:firstLine="0"/>
      </w:pPr>
      <w:del w:id="1525"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526" w:author="Chen Heller" w:date="2023-01-04T13:29:00Z">
        <w:r w:rsidDel="000128A2">
          <w:delText xml:space="preserve">movement </w:delText>
        </w:r>
      </w:del>
      <w:del w:id="1527" w:author="Chen Heller" w:date="2023-01-09T13:29:00Z">
        <w:r w:rsidDel="000434D9">
          <w:delText xml:space="preserve">duration. The difference between congruent and incongruent trajectories was significant </w:delText>
        </w:r>
      </w:del>
      <w:del w:id="1528" w:author="Chen Heller" w:date="2023-01-09T13:26:00Z">
        <w:r w:rsidDel="00B74112">
          <w:delText xml:space="preserve">approximately </w:delText>
        </w:r>
      </w:del>
      <w:del w:id="1529" w:author="Chen Heller" w:date="2023-01-09T13:29:00Z">
        <w:r w:rsidDel="000434D9">
          <w:delText xml:space="preserve">around </w:delText>
        </w:r>
      </w:del>
      <w:del w:id="1530"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531" w:author="Chen Heller" w:date="2023-01-09T13:29:00Z">
        <w:r w:rsidR="000B4137" w:rsidDel="000434D9">
          <w:delText>24</w:delText>
        </w:r>
        <w:r w:rsidDel="000434D9">
          <w:delText>-</w:delText>
        </w:r>
        <w:r w:rsidR="000B4137" w:rsidDel="000434D9">
          <w:delText>94</w:delText>
        </w:r>
        <w:r w:rsidR="00886EF1" w:rsidDel="000434D9">
          <w:delText>% of the path</w:delText>
        </w:r>
      </w:del>
      <w:del w:id="1532" w:author="Chen Heller" w:date="2023-01-09T13:26:00Z">
        <w:r w:rsidDel="00B74112">
          <w:delText>) post target onset</w:delText>
        </w:r>
      </w:del>
      <w:del w:id="1533"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534" w:author="Chen Heller" w:date="2023-01-04T13:29:00Z">
        <w:r w:rsidR="005217F0" w:rsidDel="00977059">
          <w:delText xml:space="preserve">movement </w:delText>
        </w:r>
      </w:del>
      <w:del w:id="1535"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536" w:name="_Toc114485395"/>
      <w:del w:id="1537" w:author="Chen Heller" w:date="2023-01-16T16:59:00Z">
        <w:r w:rsidDel="008922B7">
          <w:delText xml:space="preserve">General </w:delText>
        </w:r>
      </w:del>
      <w:r w:rsidR="00E668B7">
        <w:t>Discussion</w:t>
      </w:r>
      <w:bookmarkEnd w:id="1536"/>
    </w:p>
    <w:p w14:paraId="0EAC151E" w14:textId="7C07AB37"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1538"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539" w:author="Chen Heller" w:date="2023-01-04T16:28:00Z">
        <w:r w:rsidR="00883733" w:rsidDel="002627AD">
          <w:delText>In t</w:delText>
        </w:r>
      </w:del>
      <w:del w:id="1540" w:author="Chen Heller" w:date="2023-01-16T12:19:00Z">
        <w:r w:rsidR="00883733" w:rsidDel="00A34CE5">
          <w:delText>his</w:delText>
        </w:r>
      </w:del>
      <w:ins w:id="1541" w:author="Chen Heller" w:date="2023-01-16T16:59:00Z">
        <w:r w:rsidR="008922B7">
          <w:t>T</w:t>
        </w:r>
      </w:ins>
      <w:ins w:id="1542" w:author="Chen Heller" w:date="2023-01-16T12:19:00Z">
        <w:r w:rsidR="00A34CE5">
          <w:t>his</w:t>
        </w:r>
      </w:ins>
      <w:r w:rsidR="00883733">
        <w:t xml:space="preserve"> </w:t>
      </w:r>
      <w:del w:id="1543" w:author="Chen Heller" w:date="2023-01-04T16:28:00Z">
        <w:r w:rsidR="00883733" w:rsidDel="002627AD">
          <w:delText xml:space="preserve">thesis, I </w:delText>
        </w:r>
      </w:del>
      <w:ins w:id="1544"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545" w:author="Chen Heller" w:date="2023-01-04T16:52:00Z">
        <w:r w:rsidR="00C46CA3" w:rsidDel="00D12EAE">
          <w:delText>I</w:delText>
        </w:r>
        <w:r w:rsidR="00FF06FA" w:rsidDel="00D12EAE">
          <w:delText xml:space="preserve"> </w:delText>
        </w:r>
      </w:del>
      <w:del w:id="1546" w:author="Chen Heller" w:date="2023-01-04T17:01:00Z">
        <w:r w:rsidR="006F7BC9" w:rsidDel="0028261D">
          <w:delText>used a</w:delText>
        </w:r>
      </w:del>
      <w:ins w:id="1547"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1548" w:author="Chen Heller" w:date="2023-02-12T13:04:00Z">
        <w:r w:rsidR="002D0222" w:rsidDel="008149AA">
          <w:delText xml:space="preserve">, </w:delText>
        </w:r>
      </w:del>
      <w:ins w:id="1549" w:author="Chen Heller" w:date="2023-01-04T17:01:00Z">
        <w:r w:rsidR="0028261D">
          <w:t xml:space="preserve">. This allowed to track participants' </w:t>
        </w:r>
      </w:ins>
      <w:ins w:id="1550" w:author="Chen Heller" w:date="2023-01-04T17:02:00Z">
        <w:r w:rsidR="0028261D">
          <w:t xml:space="preserve">reaching responses as they </w:t>
        </w:r>
      </w:ins>
      <w:del w:id="1551" w:author="Chen Heller" w:date="2023-01-04T17:02:00Z">
        <w:r w:rsidR="002D0222" w:rsidDel="0028261D">
          <w:delText xml:space="preserve">which </w:delText>
        </w:r>
      </w:del>
      <w:ins w:id="1552" w:author="Chen Heller" w:date="2023-01-04T16:51:00Z">
        <w:r w:rsidR="00D12EAE">
          <w:t>perform</w:t>
        </w:r>
      </w:ins>
      <w:ins w:id="1553" w:author="Chen Heller" w:date="2023-01-04T17:02:00Z">
        <w:r w:rsidR="0028261D">
          <w:t>ed</w:t>
        </w:r>
      </w:ins>
      <w:ins w:id="1554" w:author="Chen Heller" w:date="2023-01-04T16:51:00Z">
        <w:r w:rsidR="00D12EAE">
          <w:t xml:space="preserve"> a semantic judgment (i.e., determine whether the word described a natural item or a man-made artifact) on a visible target word that </w:t>
        </w:r>
      </w:ins>
      <w:ins w:id="1555" w:author="Chen Heller" w:date="2023-01-04T17:02:00Z">
        <w:r w:rsidR="002A70C0">
          <w:t>was</w:t>
        </w:r>
      </w:ins>
      <w:ins w:id="1556" w:author="Chen Heller" w:date="2023-01-04T16:51:00Z">
        <w:r w:rsidR="00D12EAE">
          <w:t xml:space="preserve"> preceded by an invisible prime. </w:t>
        </w:r>
      </w:ins>
      <w:ins w:id="1557" w:author="Chen Heller" w:date="2023-01-31T13:41:00Z">
        <w:r w:rsidR="00297149">
          <w:t xml:space="preserve">To </w:t>
        </w:r>
      </w:ins>
      <w:ins w:id="1558" w:author="Chen Heller" w:date="2023-02-12T13:12:00Z">
        <w:r w:rsidR="00EB6DDD">
          <w:t xml:space="preserve">compare </w:t>
        </w:r>
      </w:ins>
      <w:ins w:id="1559" w:author="Chen Heller" w:date="2023-02-12T13:08:00Z">
        <w:r w:rsidR="002F0C9A">
          <w:t>rea</w:t>
        </w:r>
      </w:ins>
      <w:ins w:id="1560" w:author="Chen Heller" w:date="2023-02-12T13:09:00Z">
        <w:r w:rsidR="002F0C9A">
          <w:t>ching</w:t>
        </w:r>
      </w:ins>
      <w:ins w:id="1561" w:author="Chen Heller" w:date="2023-02-12T13:12:00Z">
        <w:r w:rsidR="00EB6DDD">
          <w:t>'s sensitivity to more prominent measures,</w:t>
        </w:r>
      </w:ins>
      <w:ins w:id="1562" w:author="Chen Heller" w:date="2023-02-12T13:09:00Z">
        <w:r w:rsidR="002F0C9A">
          <w:t xml:space="preserve"> </w:t>
        </w:r>
        <w:r w:rsidR="00EA11B7">
          <w:t>an addit</w:t>
        </w:r>
      </w:ins>
      <w:ins w:id="1563" w:author="Chen Heller" w:date="2023-02-12T13:10:00Z">
        <w:r w:rsidR="007F2D8B">
          <w:t>i</w:t>
        </w:r>
      </w:ins>
      <w:ins w:id="1564" w:author="Chen Heller" w:date="2023-02-12T13:09:00Z">
        <w:r w:rsidR="00EA11B7">
          <w:t xml:space="preserve">onal session of </w:t>
        </w:r>
      </w:ins>
      <w:ins w:id="1565" w:author="Chen Heller" w:date="2023-01-31T13:38:00Z">
        <w:r w:rsidR="002B7D01">
          <w:t>keyboard</w:t>
        </w:r>
      </w:ins>
      <w:ins w:id="1566" w:author="Chen Heller" w:date="2023-02-12T13:09:00Z">
        <w:r w:rsidR="002F0C9A">
          <w:t xml:space="preserve"> responses</w:t>
        </w:r>
        <w:r w:rsidR="00EA11B7">
          <w:t xml:space="preserve"> was </w:t>
        </w:r>
      </w:ins>
      <w:ins w:id="1567" w:author="Chen Heller" w:date="2023-02-12T13:12:00Z">
        <w:r w:rsidR="00EB6DDD">
          <w:t xml:space="preserve">held </w:t>
        </w:r>
      </w:ins>
      <w:ins w:id="1568" w:author="Chen Heller" w:date="2023-02-12T13:09:00Z">
        <w:r w:rsidR="00EA11B7">
          <w:t>for each participant</w:t>
        </w:r>
      </w:ins>
      <w:ins w:id="1569" w:author="Chen Heller" w:date="2023-01-18T12:10:00Z">
        <w:r w:rsidR="00E3118B">
          <w:t>.</w:t>
        </w:r>
      </w:ins>
      <w:del w:id="1570" w:author="Chen Heller" w:date="2023-01-04T17:02:00Z">
        <w:r w:rsidR="002D0222" w:rsidDel="002A70C0">
          <w:delText xml:space="preserve">allowed for continuous motion tracking while participants make reaching responses to </w:delText>
        </w:r>
      </w:del>
      <w:del w:id="1571" w:author="Chen Heller" w:date="2023-01-04T16:45:00Z">
        <w:r w:rsidR="002D0222" w:rsidDel="00966B33">
          <w:delText xml:space="preserve">classify </w:delText>
        </w:r>
      </w:del>
      <w:del w:id="1572"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573"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574"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575"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576"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w:delText>
        </w:r>
        <w:r w:rsidR="00FF06FA" w:rsidDel="00D567F2">
          <w:lastRenderedPageBreak/>
          <w:delText xml:space="preserve">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577" w:author="Chen Heller" w:date="2023-01-04T13:29:00Z">
        <w:r w:rsidR="00C1383D" w:rsidRPr="00B61294" w:rsidDel="00977059">
          <w:delText xml:space="preserve">movement </w:delText>
        </w:r>
      </w:del>
      <w:del w:id="1578"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579" w:author="Chen Heller" w:date="2023-01-04T16:43:00Z"/>
        </w:rPr>
      </w:pPr>
      <w:del w:id="1580"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581" w:author="Chen Heller" w:date="2023-01-04T13:29:00Z">
        <w:r w:rsidR="00FF06FA" w:rsidDel="00977059">
          <w:delText xml:space="preserve">movement </w:delText>
        </w:r>
      </w:del>
      <w:del w:id="1582"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583" w:author="Chen Heller" w:date="2023-01-04T16:44:00Z"/>
        </w:rPr>
      </w:pPr>
      <w:del w:id="1584"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585"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586"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587" w:author="Chen Heller" w:date="2023-01-16T17:34:00Z">
        <w:r w:rsidR="00956589">
          <w:t xml:space="preserve"> In the reaching session, presenting an incongruent prime biased the participant's response</w:t>
        </w:r>
      </w:ins>
      <w:ins w:id="1588" w:author="Chen Heller" w:date="2023-01-18T09:26:00Z">
        <w:r w:rsidR="004D1478">
          <w:t>s</w:t>
        </w:r>
      </w:ins>
      <w:ins w:id="1589" w:author="Chen Heller" w:date="2023-01-16T17:34:00Z">
        <w:r w:rsidR="00956589">
          <w:t xml:space="preserve"> towards the incorrect answer</w:t>
        </w:r>
      </w:ins>
      <w:ins w:id="1590" w:author="Chen Heller" w:date="2023-01-16T17:36:00Z">
        <w:r w:rsidR="00EC597B">
          <w:t xml:space="preserve">, resulting in </w:t>
        </w:r>
      </w:ins>
      <w:ins w:id="1591" w:author="Chen Heller" w:date="2023-01-16T17:38:00Z">
        <w:r w:rsidR="008F6F85">
          <w:t>average trajectories that c</w:t>
        </w:r>
      </w:ins>
      <w:ins w:id="1592" w:author="Chen Heller" w:date="2023-01-16T17:39:00Z">
        <w:r w:rsidR="008F6F85">
          <w:t>urve towards the center of the screen.</w:t>
        </w:r>
      </w:ins>
      <w:ins w:id="1593" w:author="Chen Heller" w:date="2023-01-16T17:36:00Z">
        <w:r w:rsidR="00EC597B">
          <w:t xml:space="preserve"> </w:t>
        </w:r>
      </w:ins>
      <w:ins w:id="1594" w:author="Chen Heller" w:date="2023-01-18T09:24:00Z">
        <w:r w:rsidR="0000314A">
          <w:t xml:space="preserve">The area between these trajectories was smaller than </w:t>
        </w:r>
      </w:ins>
      <w:ins w:id="1595" w:author="Chen Heller" w:date="2023-01-18T09:26:00Z">
        <w:r w:rsidR="004D1478">
          <w:t xml:space="preserve">between the </w:t>
        </w:r>
      </w:ins>
      <w:ins w:id="1596" w:author="Chen Heller" w:date="2023-01-18T09:25:00Z">
        <w:r w:rsidR="00BE5A40">
          <w:t>congruent o</w:t>
        </w:r>
      </w:ins>
      <w:ins w:id="1597" w:author="Chen Heller" w:date="2023-01-18T09:26:00Z">
        <w:r w:rsidR="00BE5A40">
          <w:t>ne</w:t>
        </w:r>
        <w:r w:rsidR="004D1478">
          <w:t>s</w:t>
        </w:r>
        <w:r w:rsidR="00BE5A40">
          <w:t xml:space="preserve">, </w:t>
        </w:r>
      </w:ins>
      <w:ins w:id="1598" w:author="Chen Heller" w:date="2023-01-18T09:27:00Z">
        <w:r w:rsidR="004D1478">
          <w:t>providing quantifiable evidence for the invisible prime's effect on movement.</w:t>
        </w:r>
      </w:ins>
      <w:ins w:id="1599" w:author="Chen Heller" w:date="2023-01-18T09:29:00Z">
        <w:r w:rsidR="00B7402F">
          <w:t xml:space="preserve"> </w:t>
        </w:r>
      </w:ins>
      <w:ins w:id="1600" w:author="Chen Heller" w:date="2023-01-18T09:33:00Z">
        <w:r w:rsidR="00793BE0">
          <w:t xml:space="preserve">Temporally, this effect can be placed approximately between 160-300ms post target presentation, as is </w:t>
        </w:r>
      </w:ins>
      <w:ins w:id="1601" w:author="Chen Heller" w:date="2023-01-18T09:40:00Z">
        <w:r w:rsidR="001A7210">
          <w:t>apparent</w:t>
        </w:r>
      </w:ins>
      <w:ins w:id="1602" w:author="Chen Heller" w:date="2023-01-18T09:33:00Z">
        <w:r w:rsidR="00793BE0">
          <w:t xml:space="preserve"> in the </w:t>
        </w:r>
      </w:ins>
      <w:ins w:id="1603" w:author="Chen Heller" w:date="2023-01-18T09:34:00Z">
        <w:r w:rsidR="002019E3">
          <w:t xml:space="preserve">velocity and </w:t>
        </w:r>
      </w:ins>
      <w:ins w:id="1604" w:author="Chen Heller" w:date="2023-01-18T09:33:00Z">
        <w:r w:rsidR="00793BE0">
          <w:t xml:space="preserve">implied end point </w:t>
        </w:r>
      </w:ins>
      <w:ins w:id="1605" w:author="Chen Heller" w:date="2023-01-18T09:34:00Z">
        <w:r w:rsidR="00793BE0">
          <w:t>analys</w:t>
        </w:r>
      </w:ins>
      <w:ins w:id="1606" w:author="Chen Heller" w:date="2023-01-18T09:35:00Z">
        <w:r w:rsidR="002019E3">
          <w:t>e</w:t>
        </w:r>
      </w:ins>
      <w:ins w:id="1607" w:author="Chen Heller" w:date="2023-01-18T09:34:00Z">
        <w:r w:rsidR="00793BE0">
          <w:t>s</w:t>
        </w:r>
      </w:ins>
      <w:ins w:id="1608"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 xml:space="preserve">Sassenhagen </w:t>
        </w:r>
        <w:r w:rsidR="00793BE0" w:rsidRPr="005856CE">
          <w:rPr>
            <w:rFonts w:ascii="Times New Roman" w:hAnsi="Times New Roman" w:cs="Times New Roman"/>
          </w:rPr>
          <w:lastRenderedPageBreak/>
          <w:t>&amp;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609" w:author="Chen Heller" w:date="2023-01-18T12:15:00Z">
        <w:r w:rsidR="00B14D1C">
          <w:t xml:space="preserve">In line with the averaged trajectories results, the </w:t>
        </w:r>
      </w:ins>
      <w:ins w:id="1610" w:author="Chen Heller" w:date="2023-01-18T12:16:00Z">
        <w:r w:rsidR="00B14D1C">
          <w:t xml:space="preserve">single trial data also provided evidence for the prime's </w:t>
        </w:r>
      </w:ins>
      <w:ins w:id="1611" w:author="Chen Heller" w:date="2023-01-18T12:15:00Z">
        <w:r w:rsidR="00B14D1C">
          <w:t>interference with the participant's decision process</w:t>
        </w:r>
      </w:ins>
      <w:ins w:id="1612" w:author="Chen Heller" w:date="2023-01-18T12:16:00Z">
        <w:r w:rsidR="00B14D1C">
          <w:t xml:space="preserve">. This </w:t>
        </w:r>
      </w:ins>
      <w:ins w:id="1613" w:author="Chen Heller" w:date="2023-01-31T13:44:00Z">
        <w:r w:rsidR="00642C0B">
          <w:t xml:space="preserve">is indicated by </w:t>
        </w:r>
      </w:ins>
      <w:ins w:id="1614" w:author="Chen Heller" w:date="2023-01-18T12:16:00Z">
        <w:r w:rsidR="00B14D1C">
          <w:t xml:space="preserve">the relatively </w:t>
        </w:r>
      </w:ins>
      <w:ins w:id="1615" w:author="Chen Heller" w:date="2023-01-18T12:15:00Z">
        <w:r w:rsidR="00B14D1C">
          <w:t xml:space="preserve">longer </w:t>
        </w:r>
      </w:ins>
      <w:ins w:id="1616" w:author="Chen Heller" w:date="2023-01-18T12:16:00Z">
        <w:r w:rsidR="00B14D1C">
          <w:t xml:space="preserve">reaching movements and durations exhibited in incongruent </w:t>
        </w:r>
      </w:ins>
      <w:ins w:id="1617" w:author="Chen Heller" w:date="2023-01-18T12:17:00Z">
        <w:r w:rsidR="006F5B74">
          <w:t>trials</w:t>
        </w:r>
      </w:ins>
      <w:ins w:id="1618" w:author="Chen Heller" w:date="2023-01-18T12:16:00Z">
        <w:r w:rsidR="006F5B74">
          <w:t>.</w:t>
        </w:r>
      </w:ins>
      <w:ins w:id="1619" w:author="Chen Heller" w:date="2023-01-18T12:18:00Z">
        <w:r w:rsidR="00AD6ABD">
          <w:t xml:space="preserve"> </w:t>
        </w:r>
      </w:ins>
      <w:ins w:id="1620" w:author="Chen Heller" w:date="2023-01-16T17:51:00Z">
        <w:r w:rsidR="00A00E18">
          <w:t xml:space="preserve">The </w:t>
        </w:r>
      </w:ins>
      <w:ins w:id="1621" w:author="Chen Heller" w:date="2023-01-09T13:31:00Z">
        <w:r w:rsidR="00F17027">
          <w:t>result</w:t>
        </w:r>
      </w:ins>
      <w:ins w:id="1622" w:author="Chen Heller" w:date="2023-01-16T17:51:00Z">
        <w:r w:rsidR="00A00E18">
          <w:t>s</w:t>
        </w:r>
      </w:ins>
      <w:ins w:id="1623"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624"/>
        <w:r w:rsidR="00F17027">
          <w:t>strong evidence</w:t>
        </w:r>
      </w:ins>
      <w:commentRangeEnd w:id="1624"/>
      <w:ins w:id="1625" w:author="Chen Heller" w:date="2023-01-18T12:23:00Z">
        <w:r w:rsidR="0055129B">
          <w:rPr>
            <w:rStyle w:val="CommentReference"/>
          </w:rPr>
          <w:commentReference w:id="1624"/>
        </w:r>
      </w:ins>
      <w:ins w:id="1626"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627" w:author="Chen Heller" w:date="2023-01-09T13:31:00Z">
        <w:r w:rsidR="002E3E1A" w:rsidDel="00F17027">
          <w:delText xml:space="preserve">In line with </w:delText>
        </w:r>
      </w:del>
      <w:del w:id="1628" w:author="Chen Heller" w:date="2023-01-04T17:05:00Z">
        <w:r w:rsidR="002E3E1A" w:rsidDel="00F12D4E">
          <w:delText xml:space="preserve">my </w:delText>
        </w:r>
      </w:del>
      <w:del w:id="1629" w:author="Chen Heller" w:date="2023-01-09T13:31:00Z">
        <w:r w:rsidR="002E3E1A" w:rsidDel="00F17027">
          <w:delText>predictions</w:delText>
        </w:r>
        <w:r w:rsidR="00B00AED" w:rsidDel="00F17027">
          <w:delText xml:space="preserve">, both </w:delText>
        </w:r>
      </w:del>
      <w:del w:id="1630" w:author="Chen Heller" w:date="2023-01-04T17:05:00Z">
        <w:r w:rsidR="00B00AED" w:rsidDel="00F12D4E">
          <w:delText xml:space="preserve">of which </w:delText>
        </w:r>
      </w:del>
      <w:del w:id="1631" w:author="Chen Heller" w:date="2023-01-09T13:31:00Z">
        <w:r w:rsidR="00B00AED" w:rsidDel="00F17027">
          <w:delText>yielded robust effects.</w:delText>
        </w:r>
      </w:del>
      <w:r w:rsidR="00463A29">
        <w:t xml:space="preserve"> </w:t>
      </w:r>
      <w:del w:id="1632"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633" w:author="Chen Heller" w:date="2023-01-04T17:08:00Z">
        <w:r w:rsidR="00B00AED" w:rsidDel="00E9122A">
          <w:delText xml:space="preserve">attributing </w:delText>
        </w:r>
      </w:del>
      <w:del w:id="1634"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5E6C904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635"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636"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commentRangeStart w:id="1637"/>
      <w:ins w:id="1638" w:author="Chen Heller" w:date="2023-02-02T12:30:00Z">
        <w:r w:rsidR="00432208">
          <w:t xml:space="preserve">Had the </w:t>
        </w:r>
        <w:r w:rsidR="00432208">
          <w:lastRenderedPageBreak/>
          <w:t xml:space="preserve">decision been made before the reaching </w:t>
        </w:r>
      </w:ins>
      <w:ins w:id="1639" w:author="Chen Heller" w:date="2023-02-02T12:31:00Z">
        <w:r w:rsidR="00432208">
          <w:t>was initiated, different reaching onsets would have been expected for each condition</w:t>
        </w:r>
      </w:ins>
      <w:ins w:id="1640" w:author="Chen Heller" w:date="2023-02-02T12:35:00Z">
        <w:r w:rsidR="005402EB">
          <w:t xml:space="preserve">, </w:t>
        </w:r>
      </w:ins>
      <w:ins w:id="1641" w:author="Chen Heller" w:date="2023-02-02T12:36:00Z">
        <w:r w:rsidR="00BF5F9A">
          <w:t>however</w:t>
        </w:r>
      </w:ins>
      <w:ins w:id="1642" w:author="Chen Heller" w:date="2023-02-02T12:31:00Z">
        <w:r w:rsidR="00432208">
          <w:t xml:space="preserve"> </w:t>
        </w:r>
      </w:ins>
      <w:ins w:id="1643" w:author="Chen Heller" w:date="2023-02-02T12:35:00Z">
        <w:r w:rsidR="005402EB">
          <w:t xml:space="preserve">this is not the case. Instead, </w:t>
        </w:r>
      </w:ins>
      <w:ins w:id="1644" w:author="Chen Heller" w:date="2023-02-02T12:37:00Z">
        <w:r w:rsidR="00BF5F9A">
          <w:t xml:space="preserve">a difference is found between the </w:t>
        </w:r>
      </w:ins>
      <w:ins w:id="1645" w:author="Chen Heller" w:date="2023-02-02T12:32:00Z">
        <w:r w:rsidR="00DF4574">
          <w:t xml:space="preserve">reaching durations, </w:t>
        </w:r>
      </w:ins>
      <w:ins w:id="1646" w:author="Chen Heller" w:date="2023-02-02T12:33:00Z">
        <w:r w:rsidR="002A51A0">
          <w:t>testifying that the decision making happen</w:t>
        </w:r>
      </w:ins>
      <w:ins w:id="1647" w:author="Chen Heller" w:date="2023-02-02T12:35:00Z">
        <w:r w:rsidR="005402EB">
          <w:t>s</w:t>
        </w:r>
      </w:ins>
      <w:ins w:id="1648" w:author="Chen Heller" w:date="2023-02-02T12:33:00Z">
        <w:r w:rsidR="002A51A0">
          <w:t xml:space="preserve"> </w:t>
        </w:r>
      </w:ins>
      <w:ins w:id="1649" w:author="Chen Heller" w:date="2023-02-02T12:36:00Z">
        <w:r w:rsidR="00EF7C05">
          <w:t xml:space="preserve">concurrently with the </w:t>
        </w:r>
      </w:ins>
      <w:ins w:id="1650" w:author="Chen Heller" w:date="2023-02-02T12:33:00Z">
        <w:r w:rsidR="002A51A0">
          <w:t>movement</w:t>
        </w:r>
      </w:ins>
      <w:commentRangeEnd w:id="1637"/>
      <w:ins w:id="1651" w:author="Chen Heller" w:date="2023-02-02T12:37:00Z">
        <w:r w:rsidR="00E05869">
          <w:rPr>
            <w:rStyle w:val="CommentReference"/>
          </w:rPr>
          <w:commentReference w:id="1637"/>
        </w:r>
      </w:ins>
      <w:ins w:id="1652" w:author="Chen Heller" w:date="2023-01-18T13:07:00Z">
        <w:r w:rsidR="00EE4147">
          <w:t xml:space="preserve">. This </w:t>
        </w:r>
      </w:ins>
      <w:ins w:id="1653" w:author="Chen Heller" w:date="2023-02-02T12:43:00Z">
        <w:r w:rsidR="00314ED6">
          <w:t xml:space="preserve">allowed </w:t>
        </w:r>
      </w:ins>
      <w:ins w:id="1654" w:author="Chen Heller" w:date="2023-01-18T13:07:00Z">
        <w:r w:rsidR="00EE4147">
          <w:t>captur</w:t>
        </w:r>
      </w:ins>
      <w:ins w:id="1655" w:author="Chen Heller" w:date="2023-02-02T11:43:00Z">
        <w:r w:rsidR="000B0581">
          <w:t>ing</w:t>
        </w:r>
      </w:ins>
      <w:ins w:id="1656" w:author="Chen Heller" w:date="2023-01-18T13:07:00Z">
        <w:r w:rsidR="00EE4147">
          <w:t xml:space="preserve"> </w:t>
        </w:r>
      </w:ins>
      <w:ins w:id="1657" w:author="Chen Heller" w:date="2023-01-16T17:11:00Z">
        <w:r w:rsidR="00B14A91">
          <w:t xml:space="preserve">interesting </w:t>
        </w:r>
        <w:r w:rsidR="001F5A3B">
          <w:t xml:space="preserve">events </w:t>
        </w:r>
      </w:ins>
      <w:r w:rsidR="00CA3047">
        <w:t xml:space="preserve">including </w:t>
      </w:r>
      <w:commentRangeStart w:id="1658"/>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658"/>
      <w:r w:rsidR="00DC017F">
        <w:rPr>
          <w:rStyle w:val="CommentReference"/>
        </w:rPr>
        <w:commentReference w:id="1658"/>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ins w:id="1659" w:author="Chen Heller" w:date="2023-02-02T12:58:00Z">
        <w:r w:rsidR="00B533F7">
          <w:t xml:space="preserve"> </w:t>
        </w:r>
        <w:commentRangeStart w:id="1660"/>
        <w:r w:rsidR="00B533F7">
          <w:t xml:space="preserve">which were slightly more common for </w:t>
        </w:r>
      </w:ins>
      <w:ins w:id="1661" w:author="Chen Heller" w:date="2023-02-02T12:59:00Z">
        <w:r w:rsidR="00B533F7">
          <w:t>incongruent trials</w:t>
        </w:r>
      </w:ins>
      <w:ins w:id="1662" w:author="Chen Heller" w:date="2023-02-02T13:00:00Z">
        <w:r w:rsidR="00FA2B5D">
          <w:t xml:space="preserve">, </w:t>
        </w:r>
      </w:ins>
      <w:ins w:id="1663" w:author="Chen Heller" w:date="2023-02-02T13:02:00Z">
        <w:r w:rsidR="00947740">
          <w:t xml:space="preserve">serving as an indication of </w:t>
        </w:r>
      </w:ins>
      <w:ins w:id="1664" w:author="Chen Heller" w:date="2023-02-02T13:00:00Z">
        <w:r w:rsidR="00FA2B5D">
          <w:t>the prime</w:t>
        </w:r>
      </w:ins>
      <w:ins w:id="1665" w:author="Chen Heller" w:date="2023-02-02T13:02:00Z">
        <w:r w:rsidR="00947740">
          <w:t>'s</w:t>
        </w:r>
      </w:ins>
      <w:ins w:id="1666" w:author="Chen Heller" w:date="2023-02-02T13:00:00Z">
        <w:r w:rsidR="00FA2B5D">
          <w:t xml:space="preserve"> </w:t>
        </w:r>
      </w:ins>
      <w:ins w:id="1667" w:author="Chen Heller" w:date="2023-02-02T13:02:00Z">
        <w:r w:rsidR="00947740">
          <w:t xml:space="preserve">interference </w:t>
        </w:r>
      </w:ins>
      <w:ins w:id="1668" w:author="Chen Heller" w:date="2023-02-02T13:00:00Z">
        <w:r w:rsidR="00FA2B5D">
          <w:t>with the participant</w:t>
        </w:r>
      </w:ins>
      <w:ins w:id="1669" w:author="Chen Heller" w:date="2023-02-02T13:02:00Z">
        <w:r w:rsidR="00947740">
          <w:t>'</w:t>
        </w:r>
      </w:ins>
      <w:ins w:id="1670" w:author="Chen Heller" w:date="2023-02-02T13:00:00Z">
        <w:r w:rsidR="00FA2B5D">
          <w:t>s decision</w:t>
        </w:r>
      </w:ins>
      <w:commentRangeEnd w:id="1660"/>
      <w:ins w:id="1671" w:author="Chen Heller" w:date="2023-02-02T13:01:00Z">
        <w:r w:rsidR="003774E0">
          <w:rPr>
            <w:rStyle w:val="CommentReference"/>
          </w:rPr>
          <w:commentReference w:id="1660"/>
        </w:r>
      </w:ins>
      <w:r w:rsidR="005F0446">
        <w:t>.</w:t>
      </w:r>
      <w:del w:id="1672" w:author="Chen Heller" w:date="2023-02-02T13:01:00Z">
        <w:r w:rsidR="005F0446" w:rsidDel="003774E0">
          <w:delText xml:space="preserve"> </w:delText>
        </w:r>
      </w:del>
      <w:ins w:id="1673" w:author="Chen Heller" w:date="2023-01-16T17:14:00Z">
        <w:r w:rsidR="00BF4FCB">
          <w:t xml:space="preserve"> </w:t>
        </w:r>
      </w:ins>
      <w:ins w:id="1674" w:author="Chen Heller" w:date="2023-01-16T17:54:00Z">
        <w:r w:rsidR="000C368B">
          <w:t xml:space="preserve">COM behavior </w:t>
        </w:r>
      </w:ins>
      <w:del w:id="1675"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676"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677"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678" w:author="Chen Heller" w:date="2023-01-16T17:12:00Z">
        <w:r w:rsidR="00D02C7F">
          <w:t xml:space="preserve"> </w:t>
        </w:r>
      </w:ins>
    </w:p>
    <w:p w14:paraId="26216D45" w14:textId="7F4C8567" w:rsidR="00C07D7A" w:rsidRDefault="007A6540" w:rsidP="00C07D7A">
      <w:r>
        <w:t xml:space="preserve">Contrary to </w:t>
      </w:r>
      <w:del w:id="1679" w:author="Chen Heller" w:date="2023-01-18T13:12:00Z">
        <w:r w:rsidDel="00E76A1D">
          <w:delText xml:space="preserve">my </w:delText>
        </w:r>
      </w:del>
      <w:ins w:id="1680" w:author="Chen Heller" w:date="2023-01-18T13:12:00Z">
        <w:r w:rsidR="00E76A1D">
          <w:t xml:space="preserve">the </w:t>
        </w:r>
      </w:ins>
      <w:del w:id="1681" w:author="Chen Heller" w:date="2023-01-18T13:12:00Z">
        <w:r w:rsidDel="00E76A1D">
          <w:delText>hypothesis</w:delText>
        </w:r>
      </w:del>
      <w:ins w:id="1682" w:author="Chen Heller" w:date="2023-02-02T13:05:00Z">
        <w:r w:rsidR="004D5FA1">
          <w:t>predictions</w:t>
        </w:r>
      </w:ins>
      <w:r>
        <w:t xml:space="preserve">, the effect size in the keyboard condition </w:t>
      </w:r>
      <w:r w:rsidR="003B1BD0">
        <w:t xml:space="preserve">was </w:t>
      </w:r>
      <w:del w:id="1683" w:author="Chen Heller" w:date="2023-01-30T13:20:00Z">
        <w:r w:rsidR="002B6B6F" w:rsidDel="00D825AF">
          <w:delText xml:space="preserve">comparable </w:delText>
        </w:r>
      </w:del>
      <w:ins w:id="1684" w:author="Chen Heller" w:date="2023-01-30T13:20:00Z">
        <w:r w:rsidR="00D825AF">
          <w:t xml:space="preserve">only slightly smaller </w:t>
        </w:r>
      </w:ins>
      <w:del w:id="1685" w:author="Chen Heller" w:date="2023-01-30T13:20:00Z">
        <w:r w:rsidR="003B1BD0" w:rsidDel="00D825AF">
          <w:delText xml:space="preserve">to </w:delText>
        </w:r>
      </w:del>
      <w:ins w:id="1686"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687" w:author="Chen Heller" w:date="2023-01-04T13:29:00Z">
        <w:r w:rsidR="003B1BD0" w:rsidDel="00977059">
          <w:delText xml:space="preserve">movement </w:delText>
        </w:r>
      </w:del>
      <w:ins w:id="1688"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689" w:author="Chen Heller" w:date="2023-01-30T13:21:00Z">
        <w:r w:rsidR="00C07D7A" w:rsidDel="00D825AF">
          <w:delText xml:space="preserve">contrasts </w:delText>
        </w:r>
      </w:del>
      <w:ins w:id="1690"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691" w:author="Chen Heller" w:date="2023-01-18T13:13:00Z">
        <w:r w:rsidR="00C07D7A" w:rsidDel="00E76A1D">
          <w:delText xml:space="preserve">an </w:delText>
        </w:r>
      </w:del>
      <w:ins w:id="1692"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693" w:author="Chen Heller" w:date="2023-01-18T15:08:00Z">
        <w:r w:rsidR="001F5C20" w:rsidDel="00E6618F">
          <w:delText xml:space="preserve">I </w:delText>
        </w:r>
      </w:del>
      <w:ins w:id="1694"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695" w:author="Chen Heller" w:date="2023-01-18T13:14:00Z">
        <w:r w:rsidR="00C07D7A" w:rsidDel="00EE6BFF">
          <w:delText xml:space="preserve">which </w:delText>
        </w:r>
      </w:del>
      <w:ins w:id="1696"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697" w:author="Chen Heller" w:date="2023-01-18T13:16:00Z">
        <w:r w:rsidR="00C07D7A" w:rsidDel="00A70478">
          <w:delText xml:space="preserve">I </w:delText>
        </w:r>
      </w:del>
      <w:ins w:id="1698"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699" w:author="Chen Heller" w:date="2023-01-18T13:17:00Z">
        <w:r w:rsidR="00A76FF7">
          <w:t xml:space="preserve">the current </w:t>
        </w:r>
      </w:ins>
      <w:del w:id="1700" w:author="Chen Heller" w:date="2023-01-18T13:17:00Z">
        <w:r w:rsidR="00C07D7A" w:rsidDel="00A76FF7">
          <w:delText xml:space="preserve">my </w:delText>
        </w:r>
      </w:del>
      <w:r w:rsidR="00C07D7A">
        <w:t>data reve</w:t>
      </w:r>
      <w:ins w:id="1701" w:author="Chen Heller" w:date="2023-01-09T13:33:00Z">
        <w:r w:rsidR="0018530D">
          <w:t>a</w:t>
        </w:r>
      </w:ins>
      <w:r w:rsidR="00C07D7A">
        <w:t>led similar effect size to that produced by the reach area measure</w:t>
      </w:r>
      <w:ins w:id="1702"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703"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4FE2C236"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704"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705" w:author="Chen Heller" w:date="2023-01-18T14:35:00Z">
        <w:r w:rsidR="00D338ED">
          <w:t>'s effect only slightly larger than that of the keyboard response.</w:t>
        </w:r>
      </w:ins>
      <w:del w:id="1706" w:author="Chen Heller" w:date="2023-01-18T14:35:00Z">
        <w:r w:rsidR="00725A51" w:rsidDel="00D338ED">
          <w:delText xml:space="preserve"> not found.</w:delText>
        </w:r>
      </w:del>
      <w:r>
        <w:t xml:space="preserve"> </w:t>
      </w:r>
      <w:r w:rsidR="00725A51">
        <w:t xml:space="preserve">One </w:t>
      </w:r>
      <w:r w:rsidR="00C13750">
        <w:t xml:space="preserve">possible explanation </w:t>
      </w:r>
      <w:del w:id="1707" w:author="Chen Heller" w:date="2023-02-02T13:12:00Z">
        <w:r w:rsidR="009144E2" w:rsidDel="00416240">
          <w:delText>might stem from</w:delText>
        </w:r>
      </w:del>
      <w:ins w:id="170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709"/>
      <w:r w:rsidR="00B160A8">
        <w:t>comple</w:t>
      </w:r>
      <w:r w:rsidR="00ED1528">
        <w:t>x</w:t>
      </w:r>
      <w:r w:rsidR="00181385">
        <w:t xml:space="preserve"> than a simple keypress</w:t>
      </w:r>
      <w:commentRangeEnd w:id="1709"/>
      <w:r w:rsidR="007D7457">
        <w:rPr>
          <w:rStyle w:val="CommentReference"/>
        </w:rPr>
        <w:commentReference w:id="1709"/>
      </w:r>
      <w:r w:rsidR="00181385">
        <w:t>.</w:t>
      </w:r>
      <w:r w:rsidR="00B160A8">
        <w:t xml:space="preserve"> </w:t>
      </w:r>
      <w:r w:rsidR="00181385">
        <w:t>T</w:t>
      </w:r>
      <w:r w:rsidR="00EE0803">
        <w:t>he more complex a process is, the more room there is for error and variability when executing it</w:t>
      </w:r>
      <w:r w:rsidR="00746BAC">
        <w:t xml:space="preserve"> </w:t>
      </w:r>
      <w:commentRangeStart w:id="1710"/>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commentRangeEnd w:id="1710"/>
      <w:r w:rsidR="006C26ED">
        <w:rPr>
          <w:rStyle w:val="CommentReference"/>
        </w:rPr>
        <w:commentReference w:id="1710"/>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5F285488" w:rsidR="005C5A39" w:rsidRDefault="003F6AD7" w:rsidP="00372F74">
      <w:pPr>
        <w:rPr>
          <w:ins w:id="1711"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712" w:author="Chen Heller" w:date="2023-01-31T08:40:00Z">
        <w:r w:rsidR="00F63BB7">
          <w:t xml:space="preserve">unconscious </w:t>
        </w:r>
      </w:ins>
      <w:ins w:id="1713" w:author="Chen Heller" w:date="2023-01-31T08:41:00Z">
        <w:r w:rsidR="00F63BB7">
          <w:t>processing might</w:t>
        </w:r>
      </w:ins>
      <w:ins w:id="1714" w:author="Chen Heller" w:date="2023-02-02T13:23:00Z">
        <w:r w:rsidR="00153F73">
          <w:t xml:space="preserve"> not</w:t>
        </w:r>
      </w:ins>
      <w:ins w:id="1715" w:author="Chen Heller" w:date="2023-01-31T08:41:00Z">
        <w:r w:rsidR="00F63BB7">
          <w:t xml:space="preserve"> </w:t>
        </w:r>
      </w:ins>
      <w:ins w:id="1716" w:author="Chen Heller" w:date="2023-02-02T13:22:00Z">
        <w:r w:rsidR="00153F73">
          <w:t xml:space="preserve">exert </w:t>
        </w:r>
      </w:ins>
      <w:ins w:id="1717" w:author="Chen Heller" w:date="2023-02-02T13:23:00Z">
        <w:r w:rsidR="00153F73">
          <w:t xml:space="preserve">their </w:t>
        </w:r>
      </w:ins>
      <w:ins w:id="1718" w:author="Chen Heller" w:date="2023-01-31T08:42:00Z">
        <w:r w:rsidR="00693A06">
          <w:t xml:space="preserve">influence </w:t>
        </w:r>
      </w:ins>
      <w:ins w:id="1719" w:author="Chen Heller" w:date="2023-02-02T13:23:00Z">
        <w:r w:rsidR="00153F73">
          <w:t>throughout the entire movement</w:t>
        </w:r>
      </w:ins>
      <w:ins w:id="1720" w:author="Chen Heller" w:date="2023-01-31T08:41:00Z">
        <w:r w:rsidR="00F63BB7">
          <w:t xml:space="preserve">. </w:t>
        </w:r>
      </w:ins>
      <w:ins w:id="1721" w:author="Chen Heller" w:date="2023-01-31T08:43:00Z">
        <w:r w:rsidR="00693A06">
          <w:t xml:space="preserve">If this is the case, </w:t>
        </w:r>
      </w:ins>
      <w:del w:id="1722" w:author="Chen Heller" w:date="2023-01-31T08:36:00Z">
        <w:r w:rsidR="00D442E6" w:rsidDel="00AB3083">
          <w:delText xml:space="preserve">they might </w:delText>
        </w:r>
      </w:del>
      <w:del w:id="1723" w:author="Chen Heller" w:date="2023-01-30T13:58:00Z">
        <w:r w:rsidR="00D442E6" w:rsidDel="00953643">
          <w:delText xml:space="preserve">be less affected by </w:delText>
        </w:r>
      </w:del>
      <w:del w:id="1724" w:author="Chen Heller" w:date="2023-01-31T08:41:00Z">
        <w:r w:rsidR="00D442E6" w:rsidDel="00D93ED9">
          <w:delText>short-lived effects</w:delText>
        </w:r>
      </w:del>
      <w:ins w:id="1725" w:author="Chen Heller" w:date="2023-01-31T08:41:00Z">
        <w:r w:rsidR="00D93ED9">
          <w:t xml:space="preserve"> </w:t>
        </w:r>
      </w:ins>
      <w:ins w:id="1726" w:author="Chen Heller" w:date="2023-01-31T08:43:00Z">
        <w:r w:rsidR="00693A06">
          <w:t xml:space="preserve">the </w:t>
        </w:r>
      </w:ins>
      <w:ins w:id="1727" w:author="Chen Heller" w:date="2023-02-02T13:25:00Z">
        <w:r w:rsidR="006022E4">
          <w:t xml:space="preserve">unconscious </w:t>
        </w:r>
      </w:ins>
      <w:ins w:id="1728" w:author="Chen Heller" w:date="2023-01-31T08:42:00Z">
        <w:r w:rsidR="00693A06">
          <w:lastRenderedPageBreak/>
          <w:t xml:space="preserve">effect's </w:t>
        </w:r>
      </w:ins>
      <w:ins w:id="1729" w:author="Chen Heller" w:date="2023-01-31T08:35:00Z">
        <w:r w:rsidR="00A132B3">
          <w:t>expr</w:t>
        </w:r>
      </w:ins>
      <w:ins w:id="1730" w:author="Chen Heller" w:date="2023-01-31T08:36:00Z">
        <w:r w:rsidR="00A132B3">
          <w:t xml:space="preserve">ession in the extracted movement </w:t>
        </w:r>
      </w:ins>
      <w:ins w:id="1731" w:author="Chen Heller" w:date="2023-01-31T08:38:00Z">
        <w:r w:rsidR="00D83EBF">
          <w:t>p</w:t>
        </w:r>
      </w:ins>
      <w:ins w:id="1732" w:author="Chen Heller" w:date="2023-01-31T08:36:00Z">
        <w:r w:rsidR="00A132B3">
          <w:t xml:space="preserve">arameters </w:t>
        </w:r>
      </w:ins>
      <w:ins w:id="1733" w:author="Chen Heller" w:date="2023-01-31T08:43:00Z">
        <w:r w:rsidR="00693A06">
          <w:t xml:space="preserve">will </w:t>
        </w:r>
      </w:ins>
      <w:ins w:id="1734" w:author="Chen Heller" w:date="2023-01-31T08:36:00Z">
        <w:r w:rsidR="00A132B3">
          <w:t>be minor</w:t>
        </w:r>
      </w:ins>
      <w:r w:rsidR="00924FB7">
        <w:t xml:space="preserve">. </w:t>
      </w:r>
      <w:ins w:id="1735" w:author="Chen Heller" w:date="2023-01-31T08:43:00Z">
        <w:r w:rsidR="00141DDD">
          <w:t>Evidence for</w:t>
        </w:r>
      </w:ins>
      <w:del w:id="1736"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737" w:author="Chen Heller" w:date="2023-01-31T08:43:00Z">
        <w:r w:rsidR="001D3A88" w:rsidDel="00141DDD">
          <w:delText xml:space="preserve">does not </w:delText>
        </w:r>
        <w:r w:rsidR="007F4931" w:rsidDel="00141DDD">
          <w:delText xml:space="preserve">align </w:delText>
        </w:r>
      </w:del>
      <w:ins w:id="1738" w:author="Chen Heller" w:date="2023-01-31T08:43:00Z">
        <w:r w:rsidR="00141DDD">
          <w:t xml:space="preserve">can be found in </w:t>
        </w:r>
      </w:ins>
      <w:del w:id="1739"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740" w:author="Chen Heller" w:date="2023-01-16T14:44:00Z">
        <w:r w:rsidR="005C5A39">
          <w:t xml:space="preserve">approximately </w:t>
        </w:r>
      </w:ins>
      <w:ins w:id="1741" w:author="Chen Heller" w:date="2023-01-30T14:01:00Z">
        <w:r w:rsidR="00E558A1">
          <w:t xml:space="preserve">between </w:t>
        </w:r>
      </w:ins>
      <w:ins w:id="1742" w:author="Chen Heller" w:date="2023-01-16T14:44:00Z">
        <w:r w:rsidR="005C5A39">
          <w:t xml:space="preserve"> 160</w:t>
        </w:r>
      </w:ins>
      <w:ins w:id="1743" w:author="Chen Heller" w:date="2023-01-30T14:01:00Z">
        <w:r w:rsidR="00E558A1">
          <w:t>-300</w:t>
        </w:r>
      </w:ins>
      <w:ins w:id="1744" w:author="Chen Heller" w:date="2023-01-16T14:44:00Z">
        <w:r w:rsidR="005C5A39">
          <w:t>ms</w:t>
        </w:r>
      </w:ins>
      <w:ins w:id="1745" w:author="Chen Heller" w:date="2023-01-31T08:44:00Z">
        <w:r w:rsidR="00141DDD">
          <w:t xml:space="preserve">, while the </w:t>
        </w:r>
      </w:ins>
      <w:ins w:id="1746" w:author="Chen Heller" w:date="2023-02-02T13:29:00Z">
        <w:r w:rsidR="009B6566">
          <w:t xml:space="preserve">reaching movements usually lasted around </w:t>
        </w:r>
      </w:ins>
      <w:ins w:id="1747" w:author="Chen Heller" w:date="2023-01-31T08:44:00Z">
        <w:r w:rsidR="00141DDD">
          <w:t>42</w:t>
        </w:r>
      </w:ins>
      <w:ins w:id="1748" w:author="Chen Heller" w:date="2023-02-02T13:33:00Z">
        <w:r w:rsidR="00F55135">
          <w:t>2</w:t>
        </w:r>
      </w:ins>
      <w:ins w:id="1749" w:author="Chen Heller" w:date="2023-01-31T08:44:00Z">
        <w:r w:rsidR="00141DDD">
          <w:t>ms</w:t>
        </w:r>
      </w:ins>
      <w:del w:id="1750" w:author="Chen Heller" w:date="2023-01-16T14:44:00Z">
        <w:r w:rsidR="00FC7606" w:rsidDel="005C5A39">
          <w:delText>almost throughout the entire movement</w:delText>
        </w:r>
      </w:del>
      <w:r w:rsidR="00FC7606">
        <w:t>.</w:t>
      </w:r>
    </w:p>
    <w:p w14:paraId="16D82428" w14:textId="5F702EA6" w:rsidR="00E94A0B" w:rsidRDefault="002178E2" w:rsidP="00E94A0B">
      <w:pPr>
        <w:rPr>
          <w:ins w:id="1751" w:author="Chen Heller" w:date="2023-01-31T10:09:00Z"/>
        </w:rPr>
      </w:pPr>
      <w:ins w:id="1752" w:author="Chen Heller" w:date="2023-01-31T10:00:00Z">
        <w:r>
          <w:t xml:space="preserve">A third explanation for the results pertains to the large effects found here. </w:t>
        </w:r>
      </w:ins>
      <w:ins w:id="1753" w:author="Chen Heller" w:date="2023-01-31T10:17:00Z">
        <w:r w:rsidR="00002BCB">
          <w:t xml:space="preserve">Larger effects have </w:t>
        </w:r>
      </w:ins>
      <w:ins w:id="1754" w:author="Chen Heller" w:date="2023-01-31T10:01:00Z">
        <w:r w:rsidR="006F1192">
          <w:t xml:space="preserve">been shown </w:t>
        </w:r>
      </w:ins>
      <w:ins w:id="1755" w:author="Chen Heller" w:date="2023-01-31T10:17:00Z">
        <w:r w:rsidR="00002BCB">
          <w:t xml:space="preserve">to occur when </w:t>
        </w:r>
      </w:ins>
      <w:ins w:id="1756" w:author="Chen Heller" w:date="2023-01-31T10:01:00Z">
        <w:r w:rsidR="006F1192">
          <w:t>eas</w:t>
        </w:r>
      </w:ins>
      <w:ins w:id="1757" w:author="Chen Heller" w:date="2023-01-31T10:02:00Z">
        <w:r w:rsidR="006F1192">
          <w:t xml:space="preserve">ier tasks </w:t>
        </w:r>
      </w:ins>
      <w:ins w:id="1758" w:author="Chen Heller" w:date="2023-01-31T10:17:00Z">
        <w:r w:rsidR="00002BCB">
          <w:t xml:space="preserve">are given </w:t>
        </w:r>
      </w:ins>
      <w:ins w:id="1759" w:author="Chen Heller" w:date="2023-01-31T10:09:00Z">
        <w:r w:rsidR="00E94A0B">
          <w:t>[</w:t>
        </w:r>
        <w:commentRangeStart w:id="1760"/>
        <w:r w:rsidR="00E94A0B">
          <w:t>ref</w:t>
        </w:r>
      </w:ins>
      <w:commentRangeEnd w:id="1760"/>
      <w:ins w:id="1761" w:author="Chen Heller" w:date="2023-01-31T10:10:00Z">
        <w:r w:rsidR="00E94A0B">
          <w:rPr>
            <w:rStyle w:val="CommentReference"/>
          </w:rPr>
          <w:commentReference w:id="1760"/>
        </w:r>
      </w:ins>
      <w:ins w:id="1762" w:author="Chen Heller" w:date="2023-01-31T10:09:00Z">
        <w:r w:rsidR="00E94A0B">
          <w:t>]</w:t>
        </w:r>
      </w:ins>
      <w:ins w:id="1763" w:author="Chen Heller" w:date="2023-01-31T10:27:00Z">
        <w:r w:rsidR="00076ABB">
          <w:t xml:space="preserve">. </w:t>
        </w:r>
      </w:ins>
      <w:ins w:id="1764" w:author="Chen Heller" w:date="2023-02-02T13:33:00Z">
        <w:r w:rsidR="00BE24A3">
          <w:t xml:space="preserve">Given this finding </w:t>
        </w:r>
      </w:ins>
      <w:ins w:id="1765" w:author="Chen Heller" w:date="2023-01-31T10:25:00Z">
        <w:r w:rsidR="007C7DBF">
          <w:t>and</w:t>
        </w:r>
      </w:ins>
      <w:ins w:id="1766" w:author="Chen Heller" w:date="2023-01-31T10:27:00Z">
        <w:r w:rsidR="00076ABB">
          <w:t xml:space="preserve"> </w:t>
        </w:r>
      </w:ins>
      <w:ins w:id="1767" w:author="Chen Heller" w:date="2023-01-31T10:10:00Z">
        <w:r w:rsidR="00EC5E86">
          <w:t xml:space="preserve">the </w:t>
        </w:r>
      </w:ins>
      <w:ins w:id="1768" w:author="Chen Heller" w:date="2023-01-31T10:03:00Z">
        <w:r w:rsidR="003203D1">
          <w:t xml:space="preserve">low </w:t>
        </w:r>
      </w:ins>
      <w:ins w:id="1769" w:author="Chen Heller" w:date="2023-01-31T10:26:00Z">
        <w:r w:rsidR="007C7DBF">
          <w:t xml:space="preserve">proportion </w:t>
        </w:r>
      </w:ins>
      <w:ins w:id="1770" w:author="Chen Heller" w:date="2023-01-31T10:03:00Z">
        <w:r w:rsidR="003203D1">
          <w:t>of incorrect answers</w:t>
        </w:r>
      </w:ins>
      <w:ins w:id="1771" w:author="Chen Heller" w:date="2023-01-31T10:26:00Z">
        <w:r w:rsidR="007C7DBF">
          <w:t xml:space="preserve"> in the current experiment</w:t>
        </w:r>
      </w:ins>
      <w:ins w:id="1772" w:author="Chen Heller" w:date="2023-01-31T10:03:00Z">
        <w:r w:rsidR="003203D1">
          <w:t>, i</w:t>
        </w:r>
      </w:ins>
      <w:ins w:id="1773" w:author="Chen Heller" w:date="2023-01-31T10:02:00Z">
        <w:r w:rsidR="006F1192">
          <w:t xml:space="preserve">t is possible that the task at hand </w:t>
        </w:r>
      </w:ins>
      <w:ins w:id="1774" w:author="Chen Heller" w:date="2023-01-31T10:03:00Z">
        <w:r w:rsidR="003203D1">
          <w:t xml:space="preserve">was </w:t>
        </w:r>
      </w:ins>
      <w:ins w:id="1775" w:author="Chen Heller" w:date="2023-01-31T10:02:00Z">
        <w:r w:rsidR="006F1192">
          <w:t xml:space="preserve">simple </w:t>
        </w:r>
      </w:ins>
      <w:ins w:id="1776" w:author="Chen Heller" w:date="2023-01-31T10:26:00Z">
        <w:r w:rsidR="00152414">
          <w:t xml:space="preserve">enough </w:t>
        </w:r>
      </w:ins>
      <w:ins w:id="1777" w:author="Chen Heller" w:date="2023-01-31T10:02:00Z">
        <w:r w:rsidR="006F1192">
          <w:t>t</w:t>
        </w:r>
      </w:ins>
      <w:ins w:id="1778" w:author="Chen Heller" w:date="2023-01-31T10:26:00Z">
        <w:r w:rsidR="00152414">
          <w:t xml:space="preserve">o </w:t>
        </w:r>
      </w:ins>
      <w:ins w:id="1779" w:author="Chen Heller" w:date="2023-01-31T10:02:00Z">
        <w:r w:rsidR="003203D1">
          <w:t>place both measures at their ceiling effect size</w:t>
        </w:r>
      </w:ins>
      <w:ins w:id="1780" w:author="Chen Heller" w:date="2023-01-31T10:03:00Z">
        <w:r w:rsidR="002C574D">
          <w:t>. T</w:t>
        </w:r>
      </w:ins>
      <w:ins w:id="1781" w:author="Chen Heller" w:date="2023-01-31T10:02:00Z">
        <w:r w:rsidR="003203D1">
          <w:t>herefor existing difference</w:t>
        </w:r>
      </w:ins>
      <w:ins w:id="1782" w:author="Chen Heller" w:date="2023-01-31T10:10:00Z">
        <w:r w:rsidR="00EC5E86">
          <w:t>s</w:t>
        </w:r>
      </w:ins>
      <w:ins w:id="1783" w:author="Chen Heller" w:date="2023-01-31T10:02:00Z">
        <w:r w:rsidR="003203D1">
          <w:t xml:space="preserve"> between </w:t>
        </w:r>
      </w:ins>
      <w:ins w:id="1784" w:author="Chen Heller" w:date="2023-01-31T10:28:00Z">
        <w:r w:rsidR="00076ABB">
          <w:t xml:space="preserve">the measures </w:t>
        </w:r>
      </w:ins>
      <w:ins w:id="1785" w:author="Chen Heller" w:date="2023-01-31T10:10:00Z">
        <w:r w:rsidR="00EC5E86">
          <w:t xml:space="preserve">could </w:t>
        </w:r>
      </w:ins>
      <w:ins w:id="1786" w:author="Chen Heller" w:date="2023-01-31T10:03:00Z">
        <w:r w:rsidR="003203D1">
          <w:t xml:space="preserve">not be </w:t>
        </w:r>
      </w:ins>
      <w:ins w:id="1787" w:author="Chen Heller" w:date="2023-01-31T10:28:00Z">
        <w:r w:rsidR="00076ABB">
          <w:t>detected</w:t>
        </w:r>
      </w:ins>
      <w:ins w:id="1788" w:author="Chen Heller" w:date="2023-01-31T10:03:00Z">
        <w:r w:rsidR="003203D1">
          <w:t>.</w:t>
        </w:r>
      </w:ins>
      <w:ins w:id="1789" w:author="Chen Heller" w:date="2023-01-31T10:04:00Z">
        <w:r w:rsidR="002C574D">
          <w:t xml:space="preserve"> </w:t>
        </w:r>
      </w:ins>
      <w:ins w:id="1790" w:author="Chen Heller" w:date="2023-01-31T10:06:00Z">
        <w:r w:rsidR="00D37C14">
          <w:t>M</w:t>
        </w:r>
      </w:ins>
      <w:ins w:id="1791" w:author="Chen Heller" w:date="2023-01-31T10:04:00Z">
        <w:r w:rsidR="002C574D">
          <w:t>aking use</w:t>
        </w:r>
      </w:ins>
      <w:ins w:id="1792" w:author="Chen Heller" w:date="2023-01-31T10:05:00Z">
        <w:r w:rsidR="00A67AF2">
          <w:t xml:space="preserve"> of a more complex task </w:t>
        </w:r>
      </w:ins>
      <w:ins w:id="1793" w:author="Chen Heller" w:date="2023-01-31T10:08:00Z">
        <w:r w:rsidR="00E94A0B">
          <w:t>should reduce the keyboard's effect</w:t>
        </w:r>
      </w:ins>
      <w:ins w:id="1794" w:author="Chen Heller" w:date="2023-01-31T10:32:00Z">
        <w:r w:rsidR="00987D0F">
          <w:t xml:space="preserve"> [ref]</w:t>
        </w:r>
      </w:ins>
      <w:ins w:id="1795" w:author="Chen Heller" w:date="2023-01-31T10:08:00Z">
        <w:r w:rsidR="00E94A0B">
          <w:t xml:space="preserve">, </w:t>
        </w:r>
      </w:ins>
      <w:ins w:id="1796" w:author="Chen Heller" w:date="2023-01-31T10:30:00Z">
        <w:r w:rsidR="005A597E">
          <w:t xml:space="preserve">however </w:t>
        </w:r>
      </w:ins>
      <w:ins w:id="1797" w:author="Chen Heller" w:date="2023-01-31T10:29:00Z">
        <w:r w:rsidR="005A597E">
          <w:t xml:space="preserve">its </w:t>
        </w:r>
        <w:r w:rsidR="00CA3EC1">
          <w:t>influence over the reaching task is unknown</w:t>
        </w:r>
      </w:ins>
      <w:ins w:id="1798" w:author="Chen Heller" w:date="2023-02-02T13:34:00Z">
        <w:r w:rsidR="00BE24A3">
          <w:t xml:space="preserve"> and could p</w:t>
        </w:r>
      </w:ins>
      <w:ins w:id="1799" w:author="Chen Heller" w:date="2023-01-31T10:30:00Z">
        <w:r w:rsidR="005A597E">
          <w:t>ossibly</w:t>
        </w:r>
      </w:ins>
      <w:ins w:id="1800" w:author="Chen Heller" w:date="2023-01-31T10:29:00Z">
        <w:r w:rsidR="00CA3EC1">
          <w:t xml:space="preserve"> </w:t>
        </w:r>
      </w:ins>
      <w:ins w:id="1801" w:author="Chen Heller" w:date="2023-01-31T10:09:00Z">
        <w:r w:rsidR="00E94A0B">
          <w:t>be smaller</w:t>
        </w:r>
      </w:ins>
      <w:ins w:id="1802" w:author="Chen Heller" w:date="2023-02-02T13:35:00Z">
        <w:r w:rsidR="00714C97">
          <w:t>.</w:t>
        </w:r>
      </w:ins>
    </w:p>
    <w:p w14:paraId="64C3FE90" w14:textId="383E687B" w:rsidR="0099062F" w:rsidRDefault="0099062F" w:rsidP="00E118B7">
      <w:pPr>
        <w:rPr>
          <w:ins w:id="1803" w:author="Chen Heller" w:date="2023-01-31T10:39:00Z"/>
        </w:rPr>
      </w:pPr>
      <w:ins w:id="1804" w:author="Chen Heller" w:date="2023-01-31T10:39:00Z">
        <w:r>
          <w:t>A Key point that has</w:t>
        </w:r>
      </w:ins>
      <w:ins w:id="1805" w:author="Chen Heller" w:date="2023-01-31T10:51:00Z">
        <w:r w:rsidR="00427CFC">
          <w:t xml:space="preserve"> no</w:t>
        </w:r>
      </w:ins>
      <w:ins w:id="1806" w:author="Chen Heller" w:date="2023-01-31T10:39:00Z">
        <w:r>
          <w:t xml:space="preserve">t been touched upon yet is </w:t>
        </w:r>
      </w:ins>
      <w:ins w:id="1807" w:author="Chen Heller" w:date="2023-01-31T10:50:00Z">
        <w:r w:rsidR="00427CFC">
          <w:t xml:space="preserve">how large are </w:t>
        </w:r>
      </w:ins>
      <w:ins w:id="1808" w:author="Chen Heller" w:date="2023-01-31T10:39:00Z">
        <w:r>
          <w:t>the effects found</w:t>
        </w:r>
      </w:ins>
      <w:ins w:id="1809" w:author="Chen Heller" w:date="2023-01-31T10:51:00Z">
        <w:r w:rsidR="00427CFC">
          <w:t xml:space="preserve"> here as compared to those common</w:t>
        </w:r>
      </w:ins>
      <w:ins w:id="1810" w:author="Chen Heller" w:date="2023-01-31T10:52:00Z">
        <w:r w:rsidR="00B86632">
          <w:t xml:space="preserve">ly found in unconscious priming experiments </w:t>
        </w:r>
      </w:ins>
      <w:ins w:id="1811" w:author="Chen Heller" w:date="2023-01-31T10:51:00Z">
        <w:r w:rsidR="00427CFC">
          <w:t>[</w:t>
        </w:r>
        <w:commentRangeStart w:id="1812"/>
        <w:r w:rsidR="00427CFC">
          <w:t>ref</w:t>
        </w:r>
        <w:commentRangeEnd w:id="1812"/>
        <w:r w:rsidR="00427CFC">
          <w:rPr>
            <w:rStyle w:val="CommentReference"/>
          </w:rPr>
          <w:commentReference w:id="1812"/>
        </w:r>
        <w:r w:rsidR="00427CFC">
          <w:t>]</w:t>
        </w:r>
      </w:ins>
      <w:ins w:id="1813" w:author="Chen Heller" w:date="2023-01-31T10:39:00Z">
        <w:r>
          <w:t>.</w:t>
        </w:r>
      </w:ins>
      <w:ins w:id="1814" w:author="Chen Heller" w:date="2023-01-31T10:52:00Z">
        <w:r w:rsidR="00B86632">
          <w:t xml:space="preserve"> </w:t>
        </w:r>
      </w:ins>
      <w:ins w:id="1815" w:author="Chen Heller" w:date="2023-01-31T10:53:00Z">
        <w:r w:rsidR="00B86632">
          <w:t xml:space="preserve">This </w:t>
        </w:r>
      </w:ins>
      <w:ins w:id="1816" w:author="Chen Heller" w:date="2023-01-31T10:52:00Z">
        <w:r w:rsidR="00B86632">
          <w:t>irregular</w:t>
        </w:r>
      </w:ins>
      <w:ins w:id="1817" w:author="Chen Heller" w:date="2023-01-31T10:53:00Z">
        <w:r w:rsidR="00B86632">
          <w:t xml:space="preserve"> result </w:t>
        </w:r>
        <w:r w:rsidR="005B3405">
          <w:t xml:space="preserve">can be mediated by considering </w:t>
        </w:r>
      </w:ins>
      <w:ins w:id="1818" w:author="Chen Heller" w:date="2023-02-02T13:36:00Z">
        <w:r w:rsidR="00CB44B6">
          <w:t>that unconscious effects have been shown to be larger for short RTs and diminish over time [</w:t>
        </w:r>
        <w:commentRangeStart w:id="1819"/>
        <w:r w:rsidR="00CB44B6">
          <w:t>ref</w:t>
        </w:r>
        <w:commentRangeEnd w:id="1819"/>
        <w:r w:rsidR="00CB44B6">
          <w:rPr>
            <w:rStyle w:val="CommentReference"/>
          </w:rPr>
          <w:commentReference w:id="1819"/>
        </w:r>
        <w:r w:rsidR="00CB44B6">
          <w:t>]. T</w:t>
        </w:r>
      </w:ins>
      <w:ins w:id="1820" w:author="Chen Heller" w:date="2023-01-31T10:53:00Z">
        <w:r w:rsidR="005B3405">
          <w:t xml:space="preserve">he RTs imposed upon the participants </w:t>
        </w:r>
      </w:ins>
      <w:ins w:id="1821" w:author="Chen Heller" w:date="2023-01-31T10:55:00Z">
        <w:r w:rsidR="00697F40">
          <w:t>in this experiment</w:t>
        </w:r>
      </w:ins>
      <w:ins w:id="1822" w:author="Chen Heller" w:date="2023-01-31T10:54:00Z">
        <w:r w:rsidR="00040E5C">
          <w:t xml:space="preserve"> were around 80ms shorter than those reported by Dehaene [ref] and around 200ms shorter than those reported by Xiao et al [ref]. </w:t>
        </w:r>
      </w:ins>
      <w:ins w:id="1823" w:author="Chen Heller" w:date="2023-01-31T10:57:00Z">
        <w:r w:rsidR="004773F2">
          <w:t>Therefor</w:t>
        </w:r>
      </w:ins>
      <w:ins w:id="1824" w:author="Chen Heller" w:date="2023-01-31T10:54:00Z">
        <w:r w:rsidR="00040E5C">
          <w:t xml:space="preserve"> it is expected that </w:t>
        </w:r>
      </w:ins>
      <w:ins w:id="1825" w:author="Chen Heller" w:date="2023-02-02T13:37:00Z">
        <w:r w:rsidR="003461EF">
          <w:t xml:space="preserve">the unconscious processing would manifest in as larger </w:t>
        </w:r>
      </w:ins>
      <w:ins w:id="1826" w:author="Chen Heller" w:date="2023-01-31T10:54:00Z">
        <w:r w:rsidR="00040E5C">
          <w:t>effect</w:t>
        </w:r>
      </w:ins>
      <w:ins w:id="1827" w:author="Chen Heller" w:date="2023-02-02T13:37:00Z">
        <w:r w:rsidR="003461EF">
          <w:t xml:space="preserve"> here</w:t>
        </w:r>
      </w:ins>
      <w:ins w:id="1828" w:author="Chen Heller" w:date="2023-01-31T10:54:00Z">
        <w:r w:rsidR="00040E5C">
          <w:t>. These results stress the importance of short and concise response windows for experiments that probe unconscious processes</w:t>
        </w:r>
      </w:ins>
      <w:ins w:id="1829" w:author="Chen Heller" w:date="2023-01-31T10:55:00Z">
        <w:r w:rsidR="00040E5C">
          <w:t>.</w:t>
        </w:r>
      </w:ins>
    </w:p>
    <w:p w14:paraId="1ADC2992" w14:textId="2421CBD9" w:rsidR="00CD3847" w:rsidRPr="008B22C0" w:rsidRDefault="00FC7606" w:rsidP="00E118B7">
      <w:pPr>
        <w:rPr>
          <w:rtl/>
        </w:rPr>
      </w:pPr>
      <w:del w:id="1830" w:author="Chen Heller" w:date="2023-01-16T14:52:00Z">
        <w:r w:rsidDel="00BA5193">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831" w:author="Chen Heller" w:date="2023-01-18T15:26:00Z">
        <w:r w:rsidR="00226148" w:rsidDel="006D58BA">
          <w:delText xml:space="preserve">no </w:delText>
        </w:r>
      </w:del>
      <w:ins w:id="1832"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 xml:space="preserve">unconscious </w:t>
      </w:r>
      <w:r>
        <w:lastRenderedPageBreak/>
        <w:t>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833" w:author="Chen Heller" w:date="2023-01-03T10:14:00Z"/>
        </w:rPr>
        <w:pPrChange w:id="1834" w:author="Chen Heller" w:date="2023-01-03T10:14:00Z">
          <w:pPr>
            <w:pStyle w:val="Heading3"/>
          </w:pPr>
        </w:pPrChange>
      </w:pPr>
      <w:ins w:id="1835" w:author="Chen Heller" w:date="2023-01-03T10:15:00Z">
        <w:r>
          <w:t>Declarations</w:t>
        </w:r>
      </w:ins>
    </w:p>
    <w:p w14:paraId="7AD43A12" w14:textId="55CE338B" w:rsidR="00D0536B" w:rsidRDefault="00D0536B" w:rsidP="00D0536B">
      <w:pPr>
        <w:pStyle w:val="Heading3"/>
        <w:rPr>
          <w:ins w:id="1836" w:author="Chen Heller" w:date="2023-01-02T16:30:00Z"/>
        </w:rPr>
      </w:pPr>
      <w:ins w:id="1837" w:author="Chen Heller" w:date="2023-01-02T16:22:00Z">
        <w:r w:rsidRPr="00D0536B">
          <w:t>Funding</w:t>
        </w:r>
      </w:ins>
    </w:p>
    <w:p w14:paraId="56F2E564" w14:textId="369E39C2" w:rsidR="00C737D1" w:rsidRPr="009C5EBA" w:rsidRDefault="002B75E7" w:rsidP="00493916">
      <w:pPr>
        <w:ind w:firstLine="0"/>
        <w:rPr>
          <w:ins w:id="1838" w:author="Chen Heller" w:date="2023-01-02T16:22:00Z"/>
          <w:lang w:eastAsia="ja-JP"/>
          <w:rPrChange w:id="1839" w:author="Chen Heller" w:date="2023-01-02T16:30:00Z">
            <w:rPr>
              <w:ins w:id="1840" w:author="Chen Heller" w:date="2023-01-02T16:22:00Z"/>
            </w:rPr>
          </w:rPrChange>
        </w:rPr>
        <w:pPrChange w:id="1841" w:author="Chen Heller" w:date="2023-02-12T11:53:00Z">
          <w:pPr>
            <w:numPr>
              <w:numId w:val="21"/>
            </w:numPr>
            <w:tabs>
              <w:tab w:val="num" w:pos="720"/>
            </w:tabs>
            <w:ind w:left="720" w:hanging="360"/>
          </w:pPr>
        </w:pPrChange>
      </w:pPr>
      <w:ins w:id="1842"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1843" w:author="Chen Heller" w:date="2023-02-12T11:44:00Z"/>
        </w:rPr>
      </w:pPr>
      <w:ins w:id="1844" w:author="Chen Heller" w:date="2023-01-02T16:22:00Z">
        <w:r w:rsidRPr="00D0536B">
          <w:t>Conflicts of interest</w:t>
        </w:r>
      </w:ins>
    </w:p>
    <w:p w14:paraId="0A2B5D5D" w14:textId="2AA2DBD8" w:rsidR="008267F4" w:rsidRPr="008267F4" w:rsidRDefault="00894F0C" w:rsidP="00493916">
      <w:pPr>
        <w:ind w:firstLine="0"/>
        <w:rPr>
          <w:ins w:id="1845" w:author="Chen Heller" w:date="2023-01-02T16:22:00Z"/>
          <w:lang w:eastAsia="ja-JP" w:bidi="ar-SA"/>
          <w:rPrChange w:id="1846" w:author="Chen Heller" w:date="2023-02-12T11:44:00Z">
            <w:rPr>
              <w:ins w:id="1847" w:author="Chen Heller" w:date="2023-01-02T16:22:00Z"/>
            </w:rPr>
          </w:rPrChange>
        </w:rPr>
        <w:pPrChange w:id="1848" w:author="Chen Heller" w:date="2023-02-12T11:53:00Z">
          <w:pPr>
            <w:numPr>
              <w:numId w:val="21"/>
            </w:numPr>
            <w:tabs>
              <w:tab w:val="num" w:pos="720"/>
            </w:tabs>
            <w:ind w:left="720" w:hanging="360"/>
          </w:pPr>
        </w:pPrChange>
      </w:pPr>
      <w:ins w:id="1849" w:author="Chen Heller" w:date="2023-02-12T11:46:00Z">
        <w:r>
          <w:rPr>
            <w:lang w:eastAsia="ja-JP" w:bidi="ar-SA"/>
          </w:rPr>
          <w:t>All authors declare that they have no conflicts of interest.</w:t>
        </w:r>
      </w:ins>
    </w:p>
    <w:p w14:paraId="2B0CCF91" w14:textId="213C58DF" w:rsidR="00D0536B" w:rsidRDefault="00D0536B">
      <w:pPr>
        <w:pStyle w:val="Heading3"/>
        <w:rPr>
          <w:ins w:id="1850" w:author="Chen Heller" w:date="2023-01-03T10:18:00Z"/>
        </w:rPr>
      </w:pPr>
      <w:ins w:id="1851" w:author="Chen Heller" w:date="2023-01-02T16:22:00Z">
        <w:r w:rsidRPr="00D0536B">
          <w:t>Ethics approval</w:t>
        </w:r>
      </w:ins>
    </w:p>
    <w:p w14:paraId="1FDAE914" w14:textId="6681CCD0" w:rsidR="00A00866" w:rsidRPr="00A00866" w:rsidRDefault="00D03020">
      <w:pPr>
        <w:ind w:firstLine="0"/>
        <w:rPr>
          <w:ins w:id="1852" w:author="Chen Heller" w:date="2023-01-02T16:22:00Z"/>
          <w:lang w:eastAsia="ja-JP" w:bidi="ar-SA"/>
          <w:rPrChange w:id="1853" w:author="Chen Heller" w:date="2023-01-03T10:18:00Z">
            <w:rPr>
              <w:ins w:id="1854" w:author="Chen Heller" w:date="2023-01-02T16:22:00Z"/>
            </w:rPr>
          </w:rPrChange>
        </w:rPr>
        <w:pPrChange w:id="1855" w:author="Chen Heller" w:date="2023-02-05T11:24:00Z">
          <w:pPr>
            <w:numPr>
              <w:numId w:val="21"/>
            </w:numPr>
            <w:tabs>
              <w:tab w:val="num" w:pos="720"/>
            </w:tabs>
            <w:ind w:left="720" w:hanging="360"/>
          </w:pPr>
        </w:pPrChange>
      </w:pPr>
      <w:ins w:id="1856" w:author="Chen Heller" w:date="2023-02-05T11:31:00Z">
        <w:r w:rsidRPr="00D03020">
          <w:rPr>
            <w:lang w:eastAsia="ja-JP" w:bidi="ar-SA"/>
          </w:rPr>
          <w:t xml:space="preserve">This study was </w:t>
        </w:r>
      </w:ins>
      <w:ins w:id="1857" w:author="Chen Heller" w:date="2023-02-05T11:37:00Z">
        <w:r w:rsidR="009D1872">
          <w:rPr>
            <w:lang w:eastAsia="ja-JP" w:bidi="ar-SA"/>
          </w:rPr>
          <w:t>conducted</w:t>
        </w:r>
      </w:ins>
      <w:ins w:id="1858" w:author="Chen Heller" w:date="2023-02-05T11:31:00Z">
        <w:r w:rsidRPr="00D03020">
          <w:rPr>
            <w:lang w:eastAsia="ja-JP" w:bidi="ar-SA"/>
          </w:rPr>
          <w:t xml:space="preserve"> in </w:t>
        </w:r>
      </w:ins>
      <w:ins w:id="1859" w:author="Chen Heller" w:date="2023-02-05T11:32:00Z">
        <w:r>
          <w:rPr>
            <w:lang w:eastAsia="ja-JP" w:bidi="ar-SA"/>
          </w:rPr>
          <w:t xml:space="preserve">accordance </w:t>
        </w:r>
      </w:ins>
      <w:ins w:id="1860" w:author="Chen Heller" w:date="2023-02-05T11:31:00Z">
        <w:r w:rsidRPr="00D03020">
          <w:rPr>
            <w:lang w:eastAsia="ja-JP" w:bidi="ar-SA"/>
          </w:rPr>
          <w:t xml:space="preserve">with the principles of the Declaration of Helsinki. Approval was granted by the Ethics Committee of </w:t>
        </w:r>
      </w:ins>
      <w:ins w:id="1861" w:author="Chen Heller" w:date="2023-02-05T11:32:00Z">
        <w:r>
          <w:rPr>
            <w:lang w:eastAsia="ja-JP" w:bidi="ar-SA"/>
          </w:rPr>
          <w:t>Tel Aviv University (</w:t>
        </w:r>
      </w:ins>
      <w:ins w:id="1862" w:author="Chen Heller" w:date="2023-02-05T11:36:00Z">
        <w:r w:rsidR="009D1872">
          <w:rPr>
            <w:lang w:eastAsia="ja-JP" w:bidi="ar-SA"/>
          </w:rPr>
          <w:t xml:space="preserve">02/01/2022, </w:t>
        </w:r>
      </w:ins>
      <w:ins w:id="1863"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1864" w:author="Chen Heller" w:date="2023-01-03T10:37:00Z"/>
        </w:rPr>
      </w:pPr>
      <w:ins w:id="1865" w:author="Chen Heller" w:date="2023-01-02T16:22:00Z">
        <w:r w:rsidRPr="00D0536B">
          <w:t>Consent to participate</w:t>
        </w:r>
      </w:ins>
    </w:p>
    <w:p w14:paraId="58CB061D" w14:textId="4F69637F" w:rsidR="00D6696D" w:rsidRPr="00D6696D" w:rsidRDefault="00455856">
      <w:pPr>
        <w:ind w:firstLine="0"/>
        <w:rPr>
          <w:ins w:id="1866" w:author="Chen Heller" w:date="2023-01-02T16:22:00Z"/>
          <w:lang w:eastAsia="ja-JP" w:bidi="ar-SA"/>
          <w:rPrChange w:id="1867" w:author="Chen Heller" w:date="2023-01-03T10:37:00Z">
            <w:rPr>
              <w:ins w:id="1868" w:author="Chen Heller" w:date="2023-01-02T16:22:00Z"/>
            </w:rPr>
          </w:rPrChange>
        </w:rPr>
        <w:pPrChange w:id="1869" w:author="Chen Heller" w:date="2023-02-05T11:24:00Z">
          <w:pPr>
            <w:numPr>
              <w:numId w:val="21"/>
            </w:numPr>
            <w:tabs>
              <w:tab w:val="num" w:pos="720"/>
            </w:tabs>
            <w:ind w:left="720" w:hanging="360"/>
          </w:pPr>
        </w:pPrChange>
      </w:pPr>
      <w:ins w:id="1870"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1871" w:author="Chen Heller" w:date="2023-02-05T11:47:00Z"/>
        </w:rPr>
      </w:pPr>
      <w:ins w:id="1872" w:author="Chen Heller" w:date="2023-01-02T16:22:00Z">
        <w:r w:rsidRPr="00D0536B">
          <w:t>Consent for publication </w:t>
        </w:r>
      </w:ins>
    </w:p>
    <w:p w14:paraId="5FBA272B" w14:textId="58E7D28F" w:rsidR="00455856" w:rsidRPr="00455856" w:rsidRDefault="006B1D99">
      <w:pPr>
        <w:ind w:firstLine="0"/>
        <w:rPr>
          <w:ins w:id="1873" w:author="Chen Heller" w:date="2023-01-02T16:22:00Z"/>
          <w:lang w:eastAsia="ja-JP" w:bidi="ar-SA"/>
          <w:rPrChange w:id="1874" w:author="Chen Heller" w:date="2023-02-05T11:47:00Z">
            <w:rPr>
              <w:ins w:id="1875" w:author="Chen Heller" w:date="2023-01-02T16:22:00Z"/>
            </w:rPr>
          </w:rPrChange>
        </w:rPr>
        <w:pPrChange w:id="1876" w:author="Chen Heller" w:date="2023-02-05T11:47:00Z">
          <w:pPr>
            <w:numPr>
              <w:numId w:val="21"/>
            </w:numPr>
            <w:tabs>
              <w:tab w:val="num" w:pos="720"/>
            </w:tabs>
            <w:ind w:left="720" w:hanging="360"/>
          </w:pPr>
        </w:pPrChange>
      </w:pPr>
      <w:ins w:id="1877"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1878" w:author="Chen Heller" w:date="2023-01-02T17:51:00Z"/>
        </w:rPr>
      </w:pPr>
      <w:ins w:id="1879" w:author="Chen Heller" w:date="2023-01-02T16:22:00Z">
        <w:r w:rsidRPr="00D0536B">
          <w:t>Availability of data and materials</w:t>
        </w:r>
      </w:ins>
    </w:p>
    <w:p w14:paraId="3E7D2198" w14:textId="68E00A75" w:rsidR="00C14F71" w:rsidRDefault="001D27FA" w:rsidP="00903A61">
      <w:pPr>
        <w:ind w:firstLine="0"/>
        <w:rPr>
          <w:ins w:id="1880" w:author="Chen Heller" w:date="2023-02-05T12:31:00Z"/>
          <w:lang w:eastAsia="ja-JP" w:bidi="ar-SA"/>
        </w:rPr>
      </w:pPr>
      <w:ins w:id="1881" w:author="Chen Heller" w:date="2023-02-12T11:51:00Z">
        <w:r>
          <w:rPr>
            <w:lang w:eastAsia="ja-JP" w:bidi="ar-SA"/>
          </w:rPr>
          <w:lastRenderedPageBreak/>
          <w:t>This study was preregistered</w:t>
        </w:r>
      </w:ins>
      <w:ins w:id="1882"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1883" w:author="Chen Heller" w:date="2023-02-12T11:50:00Z">
        <w:r>
          <w:rPr>
            <w:lang w:eastAsia="ja-JP" w:bidi="ar-SA"/>
          </w:rPr>
          <w:t xml:space="preserve">materials </w:t>
        </w:r>
      </w:ins>
      <w:ins w:id="1884" w:author="Chen Heller" w:date="2023-02-12T11:52:00Z">
        <w:r w:rsidR="00903A61">
          <w:rPr>
            <w:lang w:eastAsia="ja-JP" w:bidi="ar-SA"/>
          </w:rPr>
          <w:t xml:space="preserve">and </w:t>
        </w:r>
      </w:ins>
      <w:ins w:id="1885" w:author="Chen Heller" w:date="2023-02-12T11:50:00Z">
        <w:r>
          <w:rPr>
            <w:lang w:eastAsia="ja-JP" w:bidi="ar-SA"/>
          </w:rPr>
          <w:t xml:space="preserve">data </w:t>
        </w:r>
      </w:ins>
      <w:ins w:id="1886" w:author="Chen Heller" w:date="2023-02-12T11:51:00Z">
        <w:r>
          <w:rPr>
            <w:lang w:eastAsia="ja-JP" w:bidi="ar-SA"/>
          </w:rPr>
          <w:t>are available</w:t>
        </w:r>
      </w:ins>
      <w:ins w:id="1887" w:author="Chen Heller" w:date="2023-01-02T17:51:00Z">
        <w:r w:rsidR="003660D1">
          <w:rPr>
            <w:lang w:eastAsia="ja-JP" w:bidi="ar-SA"/>
          </w:rPr>
          <w:t xml:space="preserve"> in the </w:t>
        </w:r>
      </w:ins>
      <w:ins w:id="1888" w:author="Chen Heller" w:date="2023-02-05T12:20:00Z">
        <w:r w:rsidR="00FD5493">
          <w:rPr>
            <w:rFonts w:hint="cs"/>
            <w:lang w:eastAsia="ja-JP" w:bidi="ar-SA"/>
          </w:rPr>
          <w:t>G</w:t>
        </w:r>
        <w:r w:rsidR="00FD5493">
          <w:rPr>
            <w:lang w:eastAsia="ja-JP"/>
          </w:rPr>
          <w:t>itHub</w:t>
        </w:r>
      </w:ins>
      <w:ins w:id="1889" w:author="Chen Heller" w:date="2023-01-02T17:51:00Z">
        <w:r w:rsidR="003660D1">
          <w:rPr>
            <w:lang w:eastAsia="ja-JP" w:bidi="ar-SA"/>
          </w:rPr>
          <w:t xml:space="preserve"> repository, [</w:t>
        </w:r>
      </w:ins>
      <w:commentRangeStart w:id="1890"/>
      <w:ins w:id="1891" w:author="Chen Heller" w:date="2023-02-12T11:48:00Z">
        <w:r w:rsidR="00386720">
          <w:rPr>
            <w:lang w:eastAsia="ja-JP" w:bidi="ar-SA"/>
          </w:rPr>
          <w:t>ref</w:t>
        </w:r>
        <w:commentRangeEnd w:id="1890"/>
        <w:r w:rsidR="00386720">
          <w:rPr>
            <w:rStyle w:val="CommentReference"/>
          </w:rPr>
          <w:commentReference w:id="1890"/>
        </w:r>
      </w:ins>
      <w:ins w:id="1892" w:author="Chen Heller" w:date="2023-01-02T17:51:00Z">
        <w:r w:rsidR="003660D1">
          <w:rPr>
            <w:lang w:eastAsia="ja-JP" w:bidi="ar-SA"/>
          </w:rPr>
          <w:t>]</w:t>
        </w:r>
      </w:ins>
      <w:ins w:id="1893" w:author="Chen Heller" w:date="2023-02-12T11:51:00Z">
        <w:r>
          <w:rPr>
            <w:lang w:eastAsia="ja-JP" w:bidi="ar-SA"/>
          </w:rPr>
          <w:t>.</w:t>
        </w:r>
      </w:ins>
    </w:p>
    <w:p w14:paraId="53E234F5" w14:textId="19E3346E" w:rsidR="00D0536B" w:rsidRDefault="00D0536B" w:rsidP="006E10C7">
      <w:pPr>
        <w:pStyle w:val="Heading3"/>
        <w:rPr>
          <w:ins w:id="1894" w:author="Chen Heller" w:date="2023-02-05T12:34:00Z"/>
        </w:rPr>
      </w:pPr>
      <w:ins w:id="1895" w:author="Chen Heller" w:date="2023-01-02T16:22:00Z">
        <w:r w:rsidRPr="00D0536B">
          <w:t>Code availability</w:t>
        </w:r>
      </w:ins>
    </w:p>
    <w:p w14:paraId="281670E0" w14:textId="445D88B1" w:rsidR="00D0536B" w:rsidRDefault="006E10C7" w:rsidP="004D2144">
      <w:pPr>
        <w:ind w:firstLine="0"/>
        <w:rPr>
          <w:ins w:id="1896" w:author="Chen Heller" w:date="2023-01-02T17:34:00Z"/>
        </w:rPr>
        <w:pPrChange w:id="1897" w:author="Chen Heller" w:date="2023-02-12T11:40:00Z">
          <w:pPr>
            <w:pStyle w:val="Heading3"/>
          </w:pPr>
        </w:pPrChange>
      </w:pPr>
      <w:ins w:id="1898" w:author="Chen Heller" w:date="2023-02-05T12:34:00Z">
        <w:r>
          <w:rPr>
            <w:lang w:eastAsia="ja-JP" w:bidi="ar-SA"/>
          </w:rPr>
          <w:t xml:space="preserve">All </w:t>
        </w:r>
      </w:ins>
      <w:ins w:id="1899"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1900" w:author="Chen Heller" w:date="2023-01-02T17:34:00Z"/>
        </w:rPr>
        <w:pPrChange w:id="1901" w:author="Chen Heller" w:date="2023-01-02T17:34:00Z">
          <w:pPr/>
        </w:pPrChange>
      </w:pPr>
      <w:ins w:id="1902" w:author="Chen Heller" w:date="2023-01-02T17:34:00Z">
        <w:r w:rsidRPr="001A0D6C">
          <w:t>Acknowledgments</w:t>
        </w:r>
      </w:ins>
    </w:p>
    <w:p w14:paraId="7D6E2859" w14:textId="1CB55E7C" w:rsidR="00D802FC" w:rsidRPr="006859A6" w:rsidRDefault="00050B7D" w:rsidP="006859A6">
      <w:pPr>
        <w:ind w:firstLine="0"/>
        <w:rPr>
          <w:ins w:id="1903" w:author="Chen Heller" w:date="2023-01-02T16:22:00Z"/>
        </w:rPr>
        <w:pPrChange w:id="1904" w:author="Chen Heller" w:date="2023-02-12T11:52:00Z">
          <w:pPr>
            <w:numPr>
              <w:numId w:val="21"/>
            </w:numPr>
            <w:tabs>
              <w:tab w:val="num" w:pos="720"/>
            </w:tabs>
            <w:ind w:left="720" w:hanging="360"/>
          </w:pPr>
        </w:pPrChange>
      </w:pPr>
      <w:ins w:id="1905" w:author="Chen Heller" w:date="2023-02-12T11:03:00Z">
        <w:r w:rsidRPr="00050B7D">
          <w:t>L.M. is CIFAR Tanenbaum Fellow in the Brain, Mind, and Consciousness program</w:t>
        </w:r>
      </w:ins>
      <w:ins w:id="1906" w:author="Chen Heller" w:date="2023-02-12T11:04:00Z">
        <w:r>
          <w:t>.</w:t>
        </w:r>
      </w:ins>
      <w:ins w:id="1907" w:author="Chen Heller" w:date="2023-02-12T11:22:00Z">
        <w:r w:rsidR="009D4FDB">
          <w:t xml:space="preserve"> </w:t>
        </w:r>
      </w:ins>
      <w:ins w:id="1908" w:author="Chen Heller" w:date="2023-02-12T11:04:00Z">
        <w:r>
          <w:t>We would like to thank</w:t>
        </w:r>
      </w:ins>
      <w:ins w:id="1909" w:author="Chen Heller" w:date="2023-02-12T11:05:00Z">
        <w:r w:rsidR="00F81E80">
          <w:t xml:space="preserve"> Prof.</w:t>
        </w:r>
      </w:ins>
      <w:ins w:id="1910" w:author="Chen Heller" w:date="2023-02-12T11:04:00Z">
        <w:r>
          <w:t xml:space="preserve"> </w:t>
        </w:r>
        <w:r w:rsidR="00F81E80">
          <w:t xml:space="preserve">Jason </w:t>
        </w:r>
      </w:ins>
      <w:ins w:id="1911" w:author="Chen Heller" w:date="2023-02-12T11:05:00Z">
        <w:r w:rsidR="00F81E80">
          <w:t xml:space="preserve">Friedman and Dr. Dror Dotan for their </w:t>
        </w:r>
      </w:ins>
      <w:ins w:id="1912" w:author="Chen Heller" w:date="2023-02-12T11:39:00Z">
        <w:r w:rsidR="00707AB2">
          <w:t xml:space="preserve">valuable </w:t>
        </w:r>
      </w:ins>
      <w:ins w:id="1913" w:author="Chen Heller" w:date="2023-02-12T11:05:00Z">
        <w:r w:rsidR="005D2C62">
          <w:t xml:space="preserve">insights </w:t>
        </w:r>
      </w:ins>
      <w:ins w:id="1914" w:author="Chen Heller" w:date="2023-02-12T11:06:00Z">
        <w:r w:rsidR="005D2C62">
          <w:t xml:space="preserve">and professional advisory </w:t>
        </w:r>
      </w:ins>
      <w:ins w:id="1915" w:author="Chen Heller" w:date="2023-02-12T11:39:00Z">
        <w:r w:rsidR="00707AB2">
          <w:t>in</w:t>
        </w:r>
      </w:ins>
      <w:ins w:id="1916" w:author="Chen Heller" w:date="2023-02-12T11:12:00Z">
        <w:r w:rsidR="00870E4E">
          <w:t xml:space="preserve"> analyzing the acquired data</w:t>
        </w:r>
      </w:ins>
      <w:ins w:id="1917" w:author="Chen Heller" w:date="2023-02-12T11:35:00Z">
        <w:r w:rsidR="006A4212">
          <w:t xml:space="preserve">. </w:t>
        </w:r>
      </w:ins>
      <w:ins w:id="1918" w:author="Chen Heller" w:date="2023-02-12T11:38:00Z">
        <w:r w:rsidR="00A10B90">
          <w:t>Additionally</w:t>
        </w:r>
      </w:ins>
      <w:ins w:id="1919" w:author="Chen Heller" w:date="2023-02-12T11:39:00Z">
        <w:r w:rsidR="00707AB2">
          <w:t>,</w:t>
        </w:r>
      </w:ins>
      <w:ins w:id="1920" w:author="Chen Heller" w:date="2023-02-12T11:38:00Z">
        <w:r w:rsidR="00A10B90">
          <w:t xml:space="preserve"> we express our appreciation to </w:t>
        </w:r>
      </w:ins>
      <w:ins w:id="1921" w:author="Chen Heller" w:date="2023-02-12T11:06:00Z">
        <w:r w:rsidR="005D2C62">
          <w:t xml:space="preserve">Uri </w:t>
        </w:r>
      </w:ins>
      <w:ins w:id="1922" w:author="Chen Heller" w:date="2023-02-12T11:07:00Z">
        <w:r w:rsidR="005D2C62">
          <w:t>Kor</w:t>
        </w:r>
        <w:r w:rsidR="00D63322">
          <w:t xml:space="preserve">isky </w:t>
        </w:r>
      </w:ins>
      <w:ins w:id="1923" w:author="Chen Heller" w:date="2023-02-12T11:10:00Z">
        <w:r w:rsidR="00306C0B">
          <w:t>for</w:t>
        </w:r>
      </w:ins>
      <w:ins w:id="1924" w:author="Chen Heller" w:date="2023-02-12T11:07:00Z">
        <w:r w:rsidR="00D63322">
          <w:t xml:space="preserve"> </w:t>
        </w:r>
      </w:ins>
      <w:ins w:id="1925" w:author="Chen Heller" w:date="2023-02-12T11:08:00Z">
        <w:r w:rsidR="00D63322">
          <w:t>guidance</w:t>
        </w:r>
      </w:ins>
      <w:ins w:id="1926" w:author="Chen Heller" w:date="2023-02-12T11:13:00Z">
        <w:r w:rsidR="00091DD4">
          <w:t xml:space="preserve"> and troubleshooting</w:t>
        </w:r>
        <w:r w:rsidR="00707007">
          <w:t xml:space="preserve"> when implementing</w:t>
        </w:r>
      </w:ins>
      <w:ins w:id="1927" w:author="Chen Heller" w:date="2023-02-12T11:10:00Z">
        <w:r w:rsidR="00306C0B">
          <w:t xml:space="preserve"> the </w:t>
        </w:r>
      </w:ins>
      <w:ins w:id="1928" w:author="Chen Heller" w:date="2023-02-12T11:11:00Z">
        <w:r w:rsidR="00306C0B" w:rsidRPr="007846C7">
          <w:t>OptiTrack</w:t>
        </w:r>
        <w:r w:rsidR="00306C0B">
          <w:t xml:space="preserve"> </w:t>
        </w:r>
      </w:ins>
      <w:ins w:id="1929" w:author="Chen Heller" w:date="2023-02-12T11:08:00Z">
        <w:r w:rsidR="00D63322">
          <w:t>motion tracking system</w:t>
        </w:r>
      </w:ins>
      <w:ins w:id="1930" w:author="Chen Heller" w:date="2023-02-12T11:36:00Z">
        <w:r w:rsidR="006A4212">
          <w:t xml:space="preserve"> and </w:t>
        </w:r>
      </w:ins>
      <w:ins w:id="1931" w:author="Chen Heller" w:date="2023-02-12T11:15:00Z">
        <w:r w:rsidR="00A64431">
          <w:t xml:space="preserve">Dr. </w:t>
        </w:r>
        <w:r w:rsidR="00A64431" w:rsidRPr="00A64431">
          <w:t>Mattan S. Ben-Shachar</w:t>
        </w:r>
        <w:r w:rsidR="00A64431">
          <w:t xml:space="preserve"> for </w:t>
        </w:r>
      </w:ins>
      <w:ins w:id="1932"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933" w:name="_Toc114485396"/>
      <w:r>
        <w:lastRenderedPageBreak/>
        <w:t>Supplementary materials</w:t>
      </w:r>
      <w:bookmarkEnd w:id="1933"/>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934" w:author="Chen Heller" w:date="2023-01-16T12:19:00Z"/>
        </w:rPr>
      </w:pPr>
      <w:del w:id="1935"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936"/>
      <w:ins w:id="1937"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936"/>
      <w:ins w:id="1938" w:author="Chen Heller" w:date="2023-01-16T11:40:00Z">
        <w:r w:rsidR="00013CA4">
          <w:rPr>
            <w:rStyle w:val="CommentReference"/>
          </w:rPr>
          <w:commentReference w:id="1936"/>
        </w:r>
      </w:ins>
    </w:p>
    <w:p w14:paraId="02F223B3" w14:textId="4A53D87A" w:rsidR="00A34CE5" w:rsidRDefault="00A34CE5" w:rsidP="00422967">
      <w:pPr>
        <w:keepNext/>
        <w:ind w:firstLine="0"/>
      </w:pPr>
      <w:commentRangeStart w:id="1939"/>
      <w:commentRangeStart w:id="1940"/>
      <w:ins w:id="1941"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939"/>
      <w:commentRangeEnd w:id="1940"/>
      <w:ins w:id="1942" w:author="Chen Heller" w:date="2023-01-30T11:58:00Z">
        <w:r w:rsidR="0088708F">
          <w:rPr>
            <w:rStyle w:val="CommentReference"/>
          </w:rPr>
          <w:commentReference w:id="1939"/>
        </w:r>
      </w:ins>
      <w:ins w:id="1943" w:author="Chen Heller" w:date="2023-01-16T12:19:00Z">
        <w:r>
          <w:rPr>
            <w:rStyle w:val="CommentReference"/>
          </w:rPr>
          <w:commentReference w:id="1940"/>
        </w:r>
      </w:ins>
    </w:p>
    <w:p w14:paraId="0F745B8B" w14:textId="0EDC4B2E" w:rsidR="005B74BC" w:rsidRPr="005B74BC" w:rsidRDefault="005B74BC" w:rsidP="00422967">
      <w:pPr>
        <w:pStyle w:val="Caption"/>
        <w:rPr>
          <w:lang w:eastAsia="ja-JP" w:bidi="ar-SA"/>
        </w:rPr>
      </w:pPr>
      <w:bookmarkStart w:id="1944" w:name="_Ref114050197"/>
      <w:r>
        <w:t xml:space="preserve">Supplementary Figure </w:t>
      </w:r>
      <w:r>
        <w:fldChar w:fldCharType="begin"/>
      </w:r>
      <w:r>
        <w:instrText xml:space="preserve"> SEQ Supplementary_Figure \* ARABIC </w:instrText>
      </w:r>
      <w:r>
        <w:fldChar w:fldCharType="separate"/>
      </w:r>
      <w:r w:rsidR="00C56E28">
        <w:rPr>
          <w:noProof/>
        </w:rPr>
        <w:t>1</w:t>
      </w:r>
      <w:r>
        <w:rPr>
          <w:noProof/>
        </w:rPr>
        <w:fldChar w:fldCharType="end"/>
      </w:r>
      <w:bookmarkEnd w:id="1944"/>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945" w:name="_Ref114128122"/>
      <w:r>
        <w:t xml:space="preserve">Supplementary Figure </w:t>
      </w:r>
      <w:r>
        <w:fldChar w:fldCharType="begin"/>
      </w:r>
      <w:r>
        <w:instrText xml:space="preserve"> SEQ Supplementary_Figure \* ARABIC </w:instrText>
      </w:r>
      <w:r>
        <w:fldChar w:fldCharType="separate"/>
      </w:r>
      <w:r w:rsidR="00C56E28">
        <w:rPr>
          <w:noProof/>
        </w:rPr>
        <w:t>2</w:t>
      </w:r>
      <w:r>
        <w:rPr>
          <w:noProof/>
        </w:rPr>
        <w:fldChar w:fldCharType="end"/>
      </w:r>
      <w:bookmarkEnd w:id="1945"/>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946" w:name="_Ref114130120"/>
      <w:r>
        <w:br w:type="page"/>
      </w:r>
    </w:p>
    <w:p w14:paraId="285CC3E1" w14:textId="6CA4325F" w:rsidR="00B322A4" w:rsidRDefault="00B322A4" w:rsidP="00422967">
      <w:pPr>
        <w:pStyle w:val="Caption"/>
        <w:keepNext/>
      </w:pPr>
      <w:bookmarkStart w:id="1947" w:name="_Ref114472701"/>
      <w:r>
        <w:lastRenderedPageBreak/>
        <w:t xml:space="preserve">Supplementary Table </w:t>
      </w:r>
      <w:r>
        <w:fldChar w:fldCharType="begin"/>
      </w:r>
      <w:r>
        <w:instrText xml:space="preserve"> SEQ Supplementary_Table \* ARABIC </w:instrText>
      </w:r>
      <w:r>
        <w:fldChar w:fldCharType="separate"/>
      </w:r>
      <w:r w:rsidR="00C56E28">
        <w:rPr>
          <w:noProof/>
        </w:rPr>
        <w:t>1</w:t>
      </w:r>
      <w:r>
        <w:rPr>
          <w:noProof/>
        </w:rPr>
        <w:fldChar w:fldCharType="end"/>
      </w:r>
      <w:bookmarkEnd w:id="1946"/>
      <w:bookmarkEnd w:id="1947"/>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948" w:name="_Ref114130105"/>
      <w:r>
        <w:t xml:space="preserve">Supplementary Table </w:t>
      </w:r>
      <w:r>
        <w:fldChar w:fldCharType="begin"/>
      </w:r>
      <w:r>
        <w:instrText xml:space="preserve"> SEQ Supplementary_Table \* ARABIC </w:instrText>
      </w:r>
      <w:r>
        <w:fldChar w:fldCharType="separate"/>
      </w:r>
      <w:r w:rsidR="00C56E28">
        <w:rPr>
          <w:noProof/>
        </w:rPr>
        <w:t>2</w:t>
      </w:r>
      <w:r>
        <w:rPr>
          <w:noProof/>
        </w:rPr>
        <w:fldChar w:fldCharType="end"/>
      </w:r>
      <w:bookmarkEnd w:id="1948"/>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949" w:name="_Toc114485397"/>
      <w:r>
        <w:lastRenderedPageBreak/>
        <w:t>References</w:t>
      </w:r>
      <w:bookmarkEnd w:id="1949"/>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950" w:author="Chen Heller" w:date="2022-10-02T10:33:00Z"/>
          <w:lang w:eastAsia="ja-JP" w:bidi="ar-SA"/>
        </w:rPr>
      </w:pPr>
      <w:ins w:id="1951"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952" w:author="Chen Heller" w:date="2022-10-02T10:33:00Z"/>
          <w:lang w:eastAsia="ja-JP" w:bidi="ar-SA"/>
        </w:rPr>
      </w:pPr>
      <w:ins w:id="1953"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954" w:author="Chen Heller" w:date="2022-10-02T10:33:00Z"/>
          <w:lang w:eastAsia="ja-JP" w:bidi="ar-SA"/>
        </w:rPr>
      </w:pPr>
      <w:ins w:id="1955"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956" w:author="Chen Heller" w:date="2022-10-02T10:33:00Z"/>
          <w:lang w:eastAsia="ja-JP"/>
        </w:rPr>
      </w:pPr>
      <w:ins w:id="1957"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958" w:author="Chen Heller" w:date="2022-10-02T10:33:00Z">
          <w:pPr>
            <w:ind w:firstLine="0"/>
            <w:jc w:val="left"/>
          </w:pPr>
        </w:pPrChange>
      </w:pPr>
      <w:ins w:id="1959"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01"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07"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894"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895"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048"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055"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119" w:author="Chen Heller" w:date="2023-02-02T10:55:00Z" w:initials="CH">
    <w:p w14:paraId="2A76BC2A" w14:textId="77777777"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187"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207" w:author="Chen Heller" w:date="2023-01-10T10:27:00Z" w:initials="CH">
    <w:p w14:paraId="767CBD70" w14:textId="519A9FB0" w:rsidR="00440750" w:rsidRDefault="00440750" w:rsidP="00440750">
      <w:pPr>
        <w:pStyle w:val="CommentText"/>
        <w:ind w:firstLine="0"/>
        <w:jc w:val="left"/>
      </w:pPr>
      <w:r>
        <w:rPr>
          <w:rStyle w:val="CommentReference"/>
        </w:rPr>
        <w:annotationRef/>
      </w:r>
      <w:r>
        <w:t>Look in mail from Dror or in Dror's papers.</w:t>
      </w:r>
    </w:p>
  </w:comment>
  <w:comment w:id="1240"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300"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510"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515"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519"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624"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637" w:author="Chen Heller" w:date="2023-02-02T12:37:00Z" w:initials="CH">
    <w:p w14:paraId="0EC07332" w14:textId="77777777"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658"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1660" w:author="Chen Heller" w:date="2023-02-02T13:01:00Z" w:initials="CH">
    <w:p w14:paraId="20E4F9C1" w14:textId="1894E4BE" w:rsidR="003774E0" w:rsidRDefault="003774E0">
      <w:pPr>
        <w:pStyle w:val="CommentText"/>
        <w:ind w:firstLine="0"/>
        <w:jc w:val="left"/>
      </w:pPr>
      <w:r>
        <w:rPr>
          <w:rStyle w:val="CommentReference"/>
        </w:rPr>
        <w:annotationRef/>
      </w:r>
      <w:r>
        <w:t>Explanation why Dror's method might be beneficial:</w:t>
      </w:r>
    </w:p>
    <w:p w14:paraId="0B4E15CB" w14:textId="77777777" w:rsidR="003774E0" w:rsidRDefault="003774E0">
      <w:pPr>
        <w:pStyle w:val="CommentText"/>
        <w:ind w:firstLine="0"/>
        <w:jc w:val="left"/>
      </w:pPr>
      <w:r>
        <w:t>COM were only slightly more frequent in the incongruent condition, perhaps due to the decoding method used. A more sophisticated method relies on angular movement direction [ref] and could have possibly revealed changes in decision that went undetected in the current constellation</w:t>
      </w:r>
    </w:p>
    <w:p w14:paraId="4DA6B475" w14:textId="77777777" w:rsidR="003774E0" w:rsidRDefault="003774E0">
      <w:pPr>
        <w:pStyle w:val="CommentText"/>
        <w:ind w:firstLine="0"/>
        <w:jc w:val="left"/>
      </w:pPr>
    </w:p>
    <w:p w14:paraId="0F65D0B0" w14:textId="77777777" w:rsidR="003774E0" w:rsidRDefault="003774E0">
      <w:pPr>
        <w:pStyle w:val="CommentText"/>
        <w:ind w:firstLine="0"/>
        <w:jc w:val="left"/>
      </w:pPr>
      <w:r>
        <w:t>Dror's papers about the alternative method:</w:t>
      </w:r>
    </w:p>
    <w:p w14:paraId="50039DCB" w14:textId="77777777" w:rsidR="003774E0" w:rsidRDefault="003774E0">
      <w:pPr>
        <w:pStyle w:val="CommentText"/>
        <w:ind w:firstLine="0"/>
        <w:jc w:val="left"/>
      </w:pPr>
      <w:r>
        <w:rPr>
          <w:color w:val="222222"/>
          <w:highlight w:val="white"/>
        </w:rPr>
        <w:t>Dotan, D., Meyniel, F., &amp; Dehaene, S. (2018). On-line confidence monitoring during decision making</w:t>
      </w:r>
    </w:p>
    <w:p w14:paraId="5D5F4F3B" w14:textId="77777777" w:rsidR="003774E0" w:rsidRDefault="003774E0" w:rsidP="00E65968">
      <w:pPr>
        <w:pStyle w:val="CommentText"/>
        <w:ind w:firstLine="0"/>
        <w:jc w:val="left"/>
      </w:pPr>
      <w:r>
        <w:rPr>
          <w:color w:val="222222"/>
          <w:highlight w:val="white"/>
        </w:rPr>
        <w:t>Make sure he explains about it, I think he only mentions the word "clockwise" twice...</w:t>
      </w:r>
    </w:p>
  </w:comment>
  <w:comment w:id="1709" w:author="Chen Heller" w:date="2022-10-01T21:28:00Z" w:initials="CH">
    <w:p w14:paraId="11090F9D" w14:textId="5DF34111"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710" w:author="Chen Heller" w:date="2023-01-31T08:33:00Z" w:initials="CH">
    <w:p w14:paraId="68BE10C1" w14:textId="77777777" w:rsidR="00B32736" w:rsidRDefault="006C26ED">
      <w:pPr>
        <w:pStyle w:val="CommentText"/>
        <w:ind w:firstLine="0"/>
        <w:jc w:val="left"/>
      </w:pPr>
      <w:r>
        <w:rPr>
          <w:rStyle w:val="CommentReference"/>
        </w:rPr>
        <w:annotationRef/>
      </w:r>
      <w:r w:rsidR="00B32736">
        <w:t>Try to find something about reaching movements variability</w:t>
      </w:r>
    </w:p>
    <w:p w14:paraId="5E95B712" w14:textId="77777777" w:rsidR="00B32736" w:rsidRDefault="00B32736">
      <w:pPr>
        <w:pStyle w:val="CommentText"/>
        <w:ind w:firstLine="0"/>
        <w:jc w:val="left"/>
      </w:pPr>
    </w:p>
    <w:p w14:paraId="08C821B7" w14:textId="77777777" w:rsidR="00B32736" w:rsidRDefault="00B32736" w:rsidP="00834C67">
      <w:pPr>
        <w:pStyle w:val="CommentText"/>
        <w:ind w:firstLine="0"/>
        <w:jc w:val="left"/>
      </w:pPr>
      <w:r>
        <w:t>Or you could say the more complex. The more degeres of freedom (or free variables), the more variability, and then you need to look for the relation between degeres of freedom or numer of variables to variability.</w:t>
      </w:r>
    </w:p>
  </w:comment>
  <w:comment w:id="1760" w:author="Chen Heller" w:date="2023-01-31T10:10:00Z" w:initials="CH">
    <w:p w14:paraId="6A3E54A5" w14:textId="139B4121"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812" w:author="Chen Heller" w:date="2023-01-31T10:51:00Z" w:initials="CH">
    <w:p w14:paraId="7C920867" w14:textId="77777777" w:rsidR="00427CFC" w:rsidRDefault="00427CFC" w:rsidP="0096223B">
      <w:pPr>
        <w:pStyle w:val="CommentText"/>
        <w:ind w:firstLine="0"/>
        <w:jc w:val="left"/>
      </w:pPr>
      <w:r>
        <w:rPr>
          <w:rStyle w:val="CommentReference"/>
        </w:rPr>
        <w:annotationRef/>
      </w:r>
      <w:r>
        <w:t>Meta-analysis about unconscious priming experiments</w:t>
      </w:r>
    </w:p>
  </w:comment>
  <w:comment w:id="1819" w:author="Chen Heller" w:date="2023-01-30T13:44:00Z" w:initials="CH">
    <w:p w14:paraId="2FEB5218" w14:textId="77777777" w:rsidR="00CB44B6" w:rsidRDefault="00CB44B6" w:rsidP="00CB44B6">
      <w:pPr>
        <w:pStyle w:val="CommentText"/>
        <w:ind w:firstLine="0"/>
        <w:jc w:val="left"/>
      </w:pPr>
      <w:r>
        <w:rPr>
          <w:rStyle w:val="CommentReference"/>
        </w:rPr>
        <w:annotationRef/>
      </w:r>
      <w:r>
        <w:t>Effect size is larger for shorter RTs and "wanes" as time passes:</w:t>
      </w:r>
    </w:p>
    <w:p w14:paraId="71B92E52" w14:textId="77777777" w:rsidR="00CB44B6" w:rsidRDefault="00CB44B6" w:rsidP="00CB44B6">
      <w:pPr>
        <w:pStyle w:val="CommentText"/>
        <w:ind w:firstLine="0"/>
        <w:jc w:val="left"/>
      </w:pPr>
      <w:r>
        <w:rPr>
          <w:color w:val="222222"/>
          <w:highlight w:val="white"/>
        </w:rPr>
        <w:t>Avneon, M., &amp; Lamy, D. (2019). Do semantic priming and retrieval of stimulus-response associations depend on conscious perception?</w:t>
      </w:r>
    </w:p>
    <w:p w14:paraId="6832E431" w14:textId="77777777" w:rsidR="00CB44B6" w:rsidRDefault="00CB44B6" w:rsidP="00CB44B6">
      <w:pPr>
        <w:pStyle w:val="CommentText"/>
        <w:ind w:firstLine="0"/>
        <w:jc w:val="left"/>
      </w:pPr>
    </w:p>
    <w:p w14:paraId="036914EE" w14:textId="77777777" w:rsidR="00CB44B6" w:rsidRDefault="00CB44B6" w:rsidP="00CB44B6">
      <w:pPr>
        <w:pStyle w:val="CommentText"/>
        <w:ind w:firstLine="0"/>
        <w:jc w:val="left"/>
      </w:pPr>
      <w:r>
        <w:rPr>
          <w:color w:val="222222"/>
          <w:highlight w:val="white"/>
        </w:rPr>
        <w:t>If further support needed, read this:</w:t>
      </w:r>
    </w:p>
    <w:p w14:paraId="71549BDD" w14:textId="77777777" w:rsidR="00CB44B6" w:rsidRDefault="00CB44B6" w:rsidP="00CB44B6">
      <w:pPr>
        <w:pStyle w:val="CommentText"/>
        <w:ind w:firstLine="0"/>
        <w:jc w:val="left"/>
      </w:pPr>
      <w:r>
        <w:rPr>
          <w:color w:val="222222"/>
          <w:highlight w:val="white"/>
        </w:rPr>
        <w:t>Avneon, M., &amp; Lamy, D. (2018). Reexamining unconscious response priming: A liminal-prime paradigm</w:t>
      </w:r>
    </w:p>
    <w:p w14:paraId="55EC7055" w14:textId="77777777" w:rsidR="00CB44B6" w:rsidRDefault="00CB44B6" w:rsidP="00CB44B6">
      <w:pPr>
        <w:pStyle w:val="CommentText"/>
        <w:ind w:firstLine="0"/>
        <w:jc w:val="left"/>
      </w:pPr>
      <w:r>
        <w:t>Greenwald, A. G., Draine, S. C., &amp; Abrams, R. L. (1996). Three cognitive markers of unconscious semantic activation.</w:t>
      </w:r>
    </w:p>
    <w:p w14:paraId="6A9E613E" w14:textId="77777777" w:rsidR="00CB44B6" w:rsidRDefault="00CB44B6" w:rsidP="00CB44B6">
      <w:pPr>
        <w:pStyle w:val="CommentText"/>
        <w:ind w:firstLine="0"/>
        <w:jc w:val="left"/>
      </w:pPr>
      <w:r>
        <w:t>Van Opstal, F., de Lange, F. P., &amp; Dehaene, S. (2011). Rapid parallel semantic processing of numbers without awareness.</w:t>
      </w:r>
    </w:p>
  </w:comment>
  <w:comment w:id="1890"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1936" w:author="Chen Heller" w:date="2023-01-16T11:40:00Z" w:initials="CH">
    <w:p w14:paraId="0237FFFA" w14:textId="62B27F69"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939"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1940"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0"/>
  <w15:commentEx w15:paraId="34EB5081" w15:done="0"/>
  <w15:commentEx w15:paraId="427C42E6" w15:done="0"/>
  <w15:commentEx w15:paraId="4563E84E" w15:done="0"/>
  <w15:commentEx w15:paraId="4E89111E" w15:done="0"/>
  <w15:commentEx w15:paraId="2A76BC2A" w15:done="0"/>
  <w15:commentEx w15:paraId="529EBCE6" w15:done="0"/>
  <w15:commentEx w15:paraId="767CBD70" w15:done="0"/>
  <w15:commentEx w15:paraId="51504870" w15:done="0"/>
  <w15:commentEx w15:paraId="332B2996" w15:done="0"/>
  <w15:commentEx w15:paraId="7F8E216D" w15:done="0"/>
  <w15:commentEx w15:paraId="2EC354C4" w15:done="0"/>
  <w15:commentEx w15:paraId="62973CFF" w15:done="0"/>
  <w15:commentEx w15:paraId="3B179925" w15:done="0"/>
  <w15:commentEx w15:paraId="55E6071F" w15:done="0"/>
  <w15:commentEx w15:paraId="3C907BD7" w15:done="0"/>
  <w15:commentEx w15:paraId="5D5F4F3B" w15:done="0"/>
  <w15:commentEx w15:paraId="7611B78C" w15:done="0"/>
  <w15:commentEx w15:paraId="08C821B7" w15:done="0"/>
  <w15:commentEx w15:paraId="424BDDAF" w15:done="0"/>
  <w15:commentEx w15:paraId="7C920867" w15:done="0"/>
  <w15:commentEx w15:paraId="6A9E613E" w15:done="0"/>
  <w15:commentEx w15:paraId="5F5A3A31"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86152B" w16cex:dateUtc="2023-02-02T08:55:00Z"/>
  <w16cex:commentExtensible w16cex:durableId="2767B7BF" w16cex:dateUtc="2023-01-10T08:09:00Z"/>
  <w16cex:commentExtensible w16cex:durableId="2767BC22" w16cex:dateUtc="2023-01-10T08:27: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726327" w16cex:dateUtc="2023-01-18T10:23:00Z"/>
  <w16cex:commentExtensible w16cex:durableId="27862D26" w16cex:dateUtc="2023-02-02T10:37:00Z"/>
  <w16cex:commentExtensible w16cex:durableId="2789EA5A" w16cex:dateUtc="2023-02-05T06:42:00Z"/>
  <w16cex:commentExtensible w16cex:durableId="278632B4" w16cex:dateUtc="2023-02-02T11:01:00Z"/>
  <w16cex:commentExtensible w16cex:durableId="26E32F77" w16cex:dateUtc="2022-10-01T18:28:00Z"/>
  <w16cex:commentExtensible w16cex:durableId="278350E1" w16cex:dateUtc="2023-01-31T06:33:00Z"/>
  <w16cex:commentExtensible w16cex:durableId="2783677B" w16cex:dateUtc="2023-01-31T08:10:00Z"/>
  <w16cex:commentExtensible w16cex:durableId="2783712B" w16cex:dateUtc="2023-01-31T08:51:00Z"/>
  <w16cex:commentExtensible w16cex:durableId="2782483B" w16cex:dateUtc="2023-01-30T11:44:00Z"/>
  <w16cex:commentExtensible w16cex:durableId="2793508B" w16cex:dateUtc="2023-02-12T09:48: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4563E84E" w16cid:durableId="2767C4F8"/>
  <w16cid:commentId w16cid:paraId="4E89111E" w16cid:durableId="2766C97E"/>
  <w16cid:commentId w16cid:paraId="2A76BC2A" w16cid:durableId="2786152B"/>
  <w16cid:commentId w16cid:paraId="529EBCE6" w16cid:durableId="2767B7BF"/>
  <w16cid:commentId w16cid:paraId="767CBD70" w16cid:durableId="2767BC22"/>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3B179925" w16cid:durableId="27726327"/>
  <w16cid:commentId w16cid:paraId="55E6071F" w16cid:durableId="27862D26"/>
  <w16cid:commentId w16cid:paraId="3C907BD7" w16cid:durableId="2789EA5A"/>
  <w16cid:commentId w16cid:paraId="5D5F4F3B" w16cid:durableId="278632B4"/>
  <w16cid:commentId w16cid:paraId="7611B78C" w16cid:durableId="26E32F77"/>
  <w16cid:commentId w16cid:paraId="08C821B7" w16cid:durableId="278350E1"/>
  <w16cid:commentId w16cid:paraId="424BDDAF" w16cid:durableId="2783677B"/>
  <w16cid:commentId w16cid:paraId="7C920867" w16cid:durableId="2783712B"/>
  <w16cid:commentId w16cid:paraId="6A9E613E" w16cid:durableId="2782483B"/>
  <w16cid:commentId w16cid:paraId="5F5A3A31" w16cid:durableId="2793508B"/>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49F6F" w14:textId="77777777" w:rsidR="004767C8" w:rsidRDefault="004767C8" w:rsidP="00E96D8E">
      <w:r>
        <w:separator/>
      </w:r>
    </w:p>
  </w:endnote>
  <w:endnote w:type="continuationSeparator" w:id="0">
    <w:p w14:paraId="45D402EC" w14:textId="77777777" w:rsidR="004767C8" w:rsidRDefault="004767C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647AE" w14:textId="77777777" w:rsidR="004767C8" w:rsidRDefault="004767C8" w:rsidP="00E96D8E">
      <w:r>
        <w:separator/>
      </w:r>
    </w:p>
  </w:footnote>
  <w:footnote w:type="continuationSeparator" w:id="0">
    <w:p w14:paraId="25A102EF" w14:textId="77777777" w:rsidR="004767C8" w:rsidRDefault="004767C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960" w:author="Chen Heller" w:date="2023-01-02T17:31:00Z"/>
  <w:sdt>
    <w:sdtPr>
      <w:id w:val="1693958908"/>
      <w:docPartObj>
        <w:docPartGallery w:val="Page Numbers (Top of Page)"/>
        <w:docPartUnique/>
      </w:docPartObj>
    </w:sdtPr>
    <w:sdtEndPr>
      <w:rPr>
        <w:noProof/>
      </w:rPr>
    </w:sdtEndPr>
    <w:sdtContent>
      <w:customXmlInsRangeEnd w:id="1960"/>
      <w:p w14:paraId="45A06099" w14:textId="54268E96" w:rsidR="0020719F" w:rsidRDefault="0020719F">
        <w:pPr>
          <w:pStyle w:val="Header"/>
          <w:jc w:val="right"/>
          <w:rPr>
            <w:ins w:id="1961" w:author="Chen Heller" w:date="2023-01-02T17:31:00Z"/>
          </w:rPr>
        </w:pPr>
        <w:ins w:id="1962"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963" w:author="Chen Heller" w:date="2023-01-02T17:31:00Z"/>
    </w:sdtContent>
  </w:sdt>
  <w:customXmlInsRangeEnd w:id="1963"/>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1DD4"/>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4F81"/>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5C32"/>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4F7E"/>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7FA"/>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E8"/>
    <w:rsid w:val="00214426"/>
    <w:rsid w:val="0021465D"/>
    <w:rsid w:val="00214847"/>
    <w:rsid w:val="00214B6F"/>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17B"/>
    <w:rsid w:val="002F6482"/>
    <w:rsid w:val="002F6C19"/>
    <w:rsid w:val="002F7031"/>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6F6"/>
    <w:rsid w:val="00362826"/>
    <w:rsid w:val="00362E0D"/>
    <w:rsid w:val="0036328E"/>
    <w:rsid w:val="00364024"/>
    <w:rsid w:val="003642CD"/>
    <w:rsid w:val="00364D7F"/>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774E0"/>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7C8"/>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B7D48"/>
    <w:rsid w:val="004C0A6C"/>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489"/>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A12"/>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A6"/>
    <w:rsid w:val="006859E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7A6"/>
    <w:rsid w:val="006D0A97"/>
    <w:rsid w:val="006D17AA"/>
    <w:rsid w:val="006D230D"/>
    <w:rsid w:val="006D277D"/>
    <w:rsid w:val="006D284F"/>
    <w:rsid w:val="006D2FC7"/>
    <w:rsid w:val="006D3129"/>
    <w:rsid w:val="006D3540"/>
    <w:rsid w:val="006D3EC2"/>
    <w:rsid w:val="006D4106"/>
    <w:rsid w:val="006D471B"/>
    <w:rsid w:val="006D52D7"/>
    <w:rsid w:val="006D5550"/>
    <w:rsid w:val="006D58BA"/>
    <w:rsid w:val="006D6438"/>
    <w:rsid w:val="006D6BD1"/>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2D8B"/>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AA"/>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7F4"/>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5A0"/>
    <w:rsid w:val="008738F8"/>
    <w:rsid w:val="008738FA"/>
    <w:rsid w:val="00873955"/>
    <w:rsid w:val="00873FA3"/>
    <w:rsid w:val="00874762"/>
    <w:rsid w:val="00875B00"/>
    <w:rsid w:val="0087608F"/>
    <w:rsid w:val="0087650F"/>
    <w:rsid w:val="008766BD"/>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0B90"/>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DF0"/>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4431"/>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256"/>
    <w:rsid w:val="00A9436D"/>
    <w:rsid w:val="00A94CFA"/>
    <w:rsid w:val="00A9506E"/>
    <w:rsid w:val="00A9513D"/>
    <w:rsid w:val="00A951A3"/>
    <w:rsid w:val="00A95371"/>
    <w:rsid w:val="00A95B10"/>
    <w:rsid w:val="00A95DF0"/>
    <w:rsid w:val="00A95FD6"/>
    <w:rsid w:val="00A96324"/>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36"/>
    <w:rsid w:val="00B327F2"/>
    <w:rsid w:val="00B3331D"/>
    <w:rsid w:val="00B33642"/>
    <w:rsid w:val="00B34343"/>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6B02"/>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17F"/>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3D6"/>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E80"/>
    <w:rsid w:val="00F8223C"/>
    <w:rsid w:val="00F8254D"/>
    <w:rsid w:val="00F82BCA"/>
    <w:rsid w:val="00F82E1C"/>
    <w:rsid w:val="00F82F91"/>
    <w:rsid w:val="00F84008"/>
    <w:rsid w:val="00F8418A"/>
    <w:rsid w:val="00F844D4"/>
    <w:rsid w:val="00F84910"/>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E20A3"/>
    <w:rsid w:val="006948EB"/>
    <w:rsid w:val="007F24A8"/>
    <w:rsid w:val="008210C2"/>
    <w:rsid w:val="00873785"/>
    <w:rsid w:val="008C4119"/>
    <w:rsid w:val="009276B5"/>
    <w:rsid w:val="00A34662"/>
    <w:rsid w:val="00B36078"/>
    <w:rsid w:val="00C46BBD"/>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7612</TotalTime>
  <Pages>76</Pages>
  <Words>65451</Words>
  <Characters>327259</Characters>
  <Application>Microsoft Office Word</Application>
  <DocSecurity>0</DocSecurity>
  <Lines>2727</Lines>
  <Paragraphs>783</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322</cp:revision>
  <cp:lastPrinted>2023-01-04T12:57:00Z</cp:lastPrinted>
  <dcterms:created xsi:type="dcterms:W3CDTF">2022-09-19T06:03:00Z</dcterms:created>
  <dcterms:modified xsi:type="dcterms:W3CDTF">2023-02-12T11:12:00Z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
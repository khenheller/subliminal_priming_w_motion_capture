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commentRangeStart w:id="2"/>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proofErr w:type="spellStart"/>
      <w:r>
        <w:t>Khen</w:t>
      </w:r>
      <w:proofErr w:type="spellEnd"/>
      <w:r>
        <w:t xml:space="preserve"> Heller</w:t>
      </w:r>
      <w:r>
        <w:rPr>
          <w:vertAlign w:val="superscript"/>
        </w:rPr>
        <w:t>1</w:t>
      </w:r>
      <w:r>
        <w:t>, Craig S. Chapman</w:t>
      </w:r>
      <w:r>
        <w:rPr>
          <w:vertAlign w:val="superscript"/>
        </w:rPr>
        <w:t>2,3</w:t>
      </w:r>
      <w:r>
        <w:t xml:space="preserve"> and </w:t>
      </w:r>
      <w:proofErr w:type="spellStart"/>
      <w:r>
        <w:t>Liad</w:t>
      </w:r>
      <w:proofErr w:type="spellEnd"/>
      <w:r>
        <w:t xml:space="preserve"> Mudrik</w:t>
      </w:r>
      <w:r>
        <w:rPr>
          <w:vertAlign w:val="superscript"/>
        </w:rPr>
        <w:t>1,4</w:t>
      </w:r>
    </w:p>
    <w:p w14:paraId="7E660848" w14:textId="77777777" w:rsidR="00074548" w:rsidRDefault="00074548" w:rsidP="00074548">
      <w:pPr>
        <w:pStyle w:val="Title2"/>
      </w:pPr>
      <w:r>
        <w:rPr>
          <w:vertAlign w:val="superscript"/>
        </w:rPr>
        <w:t xml:space="preserve">1 </w:t>
      </w:r>
      <w:proofErr w:type="spellStart"/>
      <w:r w:rsidRPr="006D6EF5">
        <w:t>Sagol</w:t>
      </w:r>
      <w:proofErr w:type="spellEnd"/>
      <w:r w:rsidRPr="006D6EF5">
        <w:t xml:space="preserve">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0"/>
      <w:commentRangeEnd w:id="2"/>
      <w:r w:rsidR="00C838EC">
        <w:rPr>
          <w:rStyle w:val="CommentReference"/>
          <w:rtl/>
        </w:rPr>
        <w:commentReference w:id="2"/>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3" w:name="_Toc114485357"/>
      <w:commentRangeStart w:id="4"/>
      <w:r>
        <w:lastRenderedPageBreak/>
        <w:t>Abstract</w:t>
      </w:r>
      <w:bookmarkEnd w:id="3"/>
      <w:commentRangeEnd w:id="4"/>
      <w:r w:rsidR="00C838EC">
        <w:rPr>
          <w:rStyle w:val="CommentReference"/>
          <w:rFonts w:asciiTheme="majorBidi" w:eastAsiaTheme="minorEastAsia" w:hAnsiTheme="majorBidi" w:cstheme="majorBidi"/>
          <w:b w:val="0"/>
          <w:bCs w:val="0"/>
          <w:lang w:eastAsia="en-US" w:bidi="he-IL"/>
        </w:rPr>
        <w:commentReference w:id="4"/>
      </w:r>
    </w:p>
    <w:p w14:paraId="7C352F4A" w14:textId="536BFFB3" w:rsidR="003D683E" w:rsidRDefault="000904B3" w:rsidP="00AA7E94">
      <w:pPr>
        <w:ind w:firstLine="0"/>
      </w:pPr>
      <w:bookmarkStart w:id="5"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2E11325"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w:t>
      </w:r>
      <w:r w:rsidRPr="00CA4C70">
        <w:lastRenderedPageBreak/>
        <w:t xml:space="preserve">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w:t>
      </w:r>
      <w:del w:id="6" w:author="Chen Heller" w:date="2023-01-04T13:30:00Z">
        <w:r w:rsidRPr="00CA4C70" w:rsidDel="00977059">
          <w:delText xml:space="preserve">movement </w:delText>
        </w:r>
      </w:del>
      <w:ins w:id="7" w:author="Chen Heller" w:date="2023-01-04T13:30:00Z">
        <w:r w:rsidR="00977059">
          <w:t>reaching</w:t>
        </w:r>
        <w:r w:rsidR="00977059" w:rsidRPr="00CA4C70">
          <w:t xml:space="preserve"> </w:t>
        </w:r>
      </w:ins>
      <w:r w:rsidRPr="00CA4C70">
        <w:t xml:space="preserve">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5"/>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8" w:name="_Toc114485358"/>
      <w:r w:rsidRPr="00BF08EE">
        <w:lastRenderedPageBreak/>
        <w:t>Introduction</w:t>
      </w:r>
      <w:bookmarkEnd w:id="8"/>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lastRenderedPageBreak/>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77777777" w:rsidR="000D064C" w:rsidRDefault="000D064C">
      <w:pPr>
        <w:jc w:val="left"/>
        <w:rPr>
          <w:rFonts w:ascii="Times New Roman" w:eastAsia="SimSun" w:hAnsi="Times New Roman" w:cs="Times New Roman"/>
          <w:b/>
          <w:bCs/>
          <w:kern w:val="24"/>
          <w:lang w:eastAsia="ja-JP" w:bidi="ar-SA"/>
        </w:rPr>
      </w:pPr>
      <w:r>
        <w:br w:type="page"/>
      </w:r>
    </w:p>
    <w:p w14:paraId="3D51D018" w14:textId="4A019255" w:rsidR="00976673" w:rsidDel="001C75C2" w:rsidRDefault="00976673" w:rsidP="006238E0">
      <w:pPr>
        <w:pStyle w:val="Heading3"/>
        <w:rPr>
          <w:del w:id="9" w:author="Chen Heller" w:date="2022-12-28T17:12:00Z"/>
        </w:rPr>
      </w:pPr>
      <w:bookmarkStart w:id="10" w:name="_Toc114485359"/>
      <w:del w:id="11" w:author="Chen Heller" w:date="2022-12-28T17:12:00Z">
        <w:r w:rsidDel="001C75C2">
          <w:lastRenderedPageBreak/>
          <w:delText>Contradicting findings</w:delText>
        </w:r>
        <w:bookmarkEnd w:id="10"/>
      </w:del>
    </w:p>
    <w:p w14:paraId="38C885BB" w14:textId="759E660F" w:rsidR="00992077" w:rsidRDefault="00992077" w:rsidP="00476B35">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2" w:name="_Toc114485360"/>
      <w:r>
        <w:t xml:space="preserve">Explaining The </w:t>
      </w:r>
      <w:r w:rsidR="00FC0D0A">
        <w:t>D</w:t>
      </w:r>
      <w:r>
        <w:t xml:space="preserve">iscrepancy between </w:t>
      </w:r>
      <w:r w:rsidR="00FC0D0A">
        <w:t>F</w:t>
      </w:r>
      <w:r>
        <w:t>indings</w:t>
      </w:r>
      <w:bookmarkEnd w:id="12"/>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proofErr w:type="spellStart"/>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w:t>
      </w:r>
      <w:proofErr w:type="spellEnd"/>
      <w:r w:rsidR="00BD6F39" w:rsidRPr="00BD6F39">
        <w:rPr>
          <w:rFonts w:ascii="Times New Roman" w:hAnsi="Times New Roman" w:cs="Times New Roman"/>
        </w:rPr>
        <w:t>,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3" w:name="_Toc114485361"/>
      <w:r>
        <w:t xml:space="preserve">Comparing </w:t>
      </w:r>
      <w:r w:rsidR="006E4F8B">
        <w:t xml:space="preserve">Motion </w:t>
      </w:r>
      <w:r>
        <w:t>T</w:t>
      </w:r>
      <w:r w:rsidR="006E4F8B">
        <w:t xml:space="preserve">racking </w:t>
      </w:r>
      <w:r>
        <w:t>with K</w:t>
      </w:r>
      <w:r w:rsidR="006E4F8B">
        <w:t>eyboard</w:t>
      </w:r>
      <w:r>
        <w:t xml:space="preserve"> Response</w:t>
      </w:r>
      <w:bookmarkEnd w:id="13"/>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4" w:name="_Toc114485362"/>
      <w:r>
        <w:t>Prev</w:t>
      </w:r>
      <w:r w:rsidR="00C71547">
        <w:t>ious</w:t>
      </w:r>
      <w:r>
        <w:t xml:space="preserve"> </w:t>
      </w:r>
      <w:r w:rsidR="000438C2">
        <w:t>Priming Findings Made with Motion Tracking</w:t>
      </w:r>
      <w:bookmarkEnd w:id="14"/>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5" w:name="_Hlk110934244"/>
      <w:r w:rsidR="006C164D">
        <w:t xml:space="preserve">When responses were given via a keyboard, </w:t>
      </w:r>
      <w:bookmarkEnd w:id="15"/>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w:t>
      </w:r>
      <w:r w:rsidR="006C164D">
        <w:lastRenderedPageBreak/>
        <w:t xml:space="preserve">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0CE8C89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16" w:author="Chen Heller" w:date="2023-01-04T13:30:00Z">
        <w:r w:rsidR="00977059">
          <w:t>reaching</w:t>
        </w:r>
        <w:r w:rsidR="00977059" w:rsidRPr="00CA4C70">
          <w:t xml:space="preserve"> </w:t>
        </w:r>
      </w:ins>
      <w:del w:id="17" w:author="Chen Heller" w:date="2023-01-04T13:30:00Z">
        <w:r w:rsidR="002C1CE0" w:rsidDel="00977059">
          <w:delText xml:space="preserve">movement </w:delText>
        </w:r>
      </w:del>
      <w:r w:rsidR="00837DDA">
        <w:t>durations</w:t>
      </w:r>
      <w:r w:rsidR="002C1CE0">
        <w:t>, larger curvatures, faster velocities and most importantly</w:t>
      </w:r>
      <w:r w:rsidR="004943BB">
        <w:t>,</w:t>
      </w:r>
      <w:r w:rsidR="002C1CE0">
        <w:t xml:space="preserve"> </w:t>
      </w:r>
      <w:r w:rsidR="004943BB">
        <w:t xml:space="preserve">it </w:t>
      </w:r>
      <w:r w:rsidR="002C1CE0">
        <w:lastRenderedPageBreak/>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8"/>
      <w:r w:rsidR="003C7FCB">
        <w:t>possibl</w:t>
      </w:r>
      <w:r w:rsidR="000475DF">
        <w:t>y</w:t>
      </w:r>
      <w:r w:rsidR="003C7FCB">
        <w:t xml:space="preserve"> more likely to express fluctuations in the decision </w:t>
      </w:r>
      <w:commentRangeEnd w:id="18"/>
      <w:r w:rsidR="00D25900">
        <w:rPr>
          <w:rStyle w:val="CommentReference"/>
        </w:rPr>
        <w:commentReference w:id="18"/>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9" w:name="_Toc114485363"/>
      <w:r>
        <w:t>Current Research</w:t>
      </w:r>
      <w:bookmarkEnd w:id="19"/>
    </w:p>
    <w:p w14:paraId="1B63E398" w14:textId="28BCF0A8"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commentRangeStart w:id="20"/>
      <w:ins w:id="21" w:author="Chen Heller" w:date="2023-01-04T15:07:00Z">
        <w:r w:rsidR="00C17EFC">
          <w:t>To do so</w:t>
        </w:r>
      </w:ins>
      <w:commentRangeEnd w:id="20"/>
      <w:ins w:id="22" w:author="Chen Heller" w:date="2023-01-04T15:17:00Z">
        <w:r w:rsidR="00412D3A">
          <w:rPr>
            <w:rStyle w:val="CommentReference"/>
          </w:rPr>
          <w:commentReference w:id="20"/>
        </w:r>
      </w:ins>
      <w:ins w:id="23" w:author="Chen Heller" w:date="2023-01-04T15:07:00Z">
        <w:r w:rsidR="00C17EFC">
          <w:t xml:space="preserve">, both measures were compared </w:t>
        </w:r>
      </w:ins>
      <w:ins w:id="24" w:author="Chen Heller" w:date="2023-01-04T15:20:00Z">
        <w:r w:rsidR="00C3464D">
          <w:t>o</w:t>
        </w:r>
      </w:ins>
      <w:ins w:id="25" w:author="Chen Heller" w:date="2023-01-04T15:07:00Z">
        <w:r w:rsidR="00C17EFC">
          <w:t>n an</w:t>
        </w:r>
      </w:ins>
      <w:ins w:id="26" w:author="Chen Heller" w:date="2023-01-04T15:17:00Z">
        <w:r w:rsidR="00412D3A">
          <w:t xml:space="preserve"> </w:t>
        </w:r>
      </w:ins>
      <w:ins w:id="27"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which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28" w:author="Chen Heller" w:date="2023-01-04T15:08:00Z">
        <w:r w:rsidR="00C17EFC">
          <w:t>it</w:t>
        </w:r>
      </w:ins>
      <w:ins w:id="29" w:author="Chen Heller" w:date="2023-01-04T15:07:00Z">
        <w:r w:rsidR="00C17EFC">
          <w:t xml:space="preserve"> improved the validity of the unconscious results by applying a rigorous awareness detection procedure that include</w:t>
        </w:r>
      </w:ins>
      <w:ins w:id="30" w:author="Chen Heller" w:date="2023-01-04T15:08:00Z">
        <w:r w:rsidR="00C17EFC">
          <w:t>d</w:t>
        </w:r>
      </w:ins>
      <w:ins w:id="31" w:author="Chen Heller" w:date="2023-01-04T15:07:00Z">
        <w:r w:rsidR="00C17EFC">
          <w:t xml:space="preserve"> both an objective awareness measure (prime 2-forced-choice recognition) and a subjective trial by 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17EFC">
          <w:t xml:space="preserve"> which used an awareness measure on a separate block, </w:t>
        </w:r>
      </w:ins>
      <w:ins w:id="32" w:author="Chen Heller" w:date="2023-01-04T15:08:00Z">
        <w:r w:rsidR="002F2B31">
          <w:t xml:space="preserve">here </w:t>
        </w:r>
      </w:ins>
      <w:ins w:id="33" w:author="Chen Heller" w:date="2023-01-04T15:07:00Z">
        <w:r w:rsidR="00C17EFC">
          <w:t xml:space="preserve">awareness was estimated in the trials of the main task. </w:t>
        </w:r>
      </w:ins>
      <w:del w:id="34"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35"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36"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37" w:author="Chen Heller" w:date="2023-01-04T15:09:00Z">
        <w:r w:rsidR="007A7706">
          <w:t>The</w:t>
        </w:r>
      </w:ins>
      <w:ins w:id="38" w:author="Chen Heller" w:date="2023-01-03T15:03:00Z">
        <w:r w:rsidR="00203FB3">
          <w:t xml:space="preserve"> </w:t>
        </w:r>
      </w:ins>
      <w:r w:rsidR="00AA2BC2">
        <w:t xml:space="preserve">priming paradigm </w:t>
      </w:r>
      <w:del w:id="39" w:author="Chen Heller" w:date="2023-01-04T15:10:00Z">
        <w:r w:rsidR="00D21058" w:rsidDel="007A7706">
          <w:delText>following</w:delText>
        </w:r>
        <w:r w:rsidR="00AA2BC2" w:rsidDel="007A7706">
          <w:delText xml:space="preserve"> </w:delText>
        </w:r>
      </w:del>
      <w:ins w:id="40" w:author="Chen Heller" w:date="2023-01-04T15:16:00Z">
        <w:r w:rsidR="00412D3A">
          <w:t>emulated</w:t>
        </w:r>
      </w:ins>
      <w:ins w:id="41" w:author="Chen Heller" w:date="2023-01-04T15:10:00Z">
        <w:r w:rsidR="007A7706">
          <w:t xml:space="preserve"> </w:t>
        </w:r>
      </w:ins>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 xml:space="preserve">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42" w:author="Chen Heller" w:date="2023-01-03T15:58:00Z">
        <w:r w:rsidR="00620379" w:rsidDel="00180C5B">
          <w:delText>In the first three experiments, I expected to find e</w:delText>
        </w:r>
      </w:del>
      <w:ins w:id="43" w:author="Chen Heller" w:date="2023-01-04T15:02:00Z">
        <w:r w:rsidR="008A62A7" w:rsidRPr="008A62A7">
          <w:t xml:space="preserve"> </w:t>
        </w:r>
      </w:ins>
      <w:ins w:id="44" w:author="Chen Heller" w:date="2023-01-04T15:22:00Z">
        <w:r w:rsidR="00837D48">
          <w:t xml:space="preserve">The </w:t>
        </w:r>
      </w:ins>
      <w:del w:id="45" w:author="Chen Heller" w:date="2023-01-04T15:22:00Z">
        <w:r w:rsidR="00620379" w:rsidDel="00837D48">
          <w:delText xml:space="preserve">vidence for a </w:delText>
        </w:r>
      </w:del>
      <w:r w:rsidR="00620379">
        <w:t xml:space="preserve">congruency effect </w:t>
      </w:r>
      <w:ins w:id="46" w:author="Chen Heller" w:date="2023-01-03T15:58:00Z">
        <w:r w:rsidR="00180C5B">
          <w:t xml:space="preserve">was expected </w:t>
        </w:r>
      </w:ins>
      <w:ins w:id="47" w:author="Chen Heller" w:date="2023-01-04T15:22:00Z">
        <w:r w:rsidR="00837D48">
          <w:t xml:space="preserve">affect </w:t>
        </w:r>
      </w:ins>
      <w:ins w:id="48" w:author="Chen Heller" w:date="2023-01-04T15:23:00Z">
        <w:r w:rsidR="00837D48">
          <w:t>the reaching task</w:t>
        </w:r>
      </w:ins>
      <w:del w:id="49" w:author="Chen Heller" w:date="2023-01-04T15:23:00Z">
        <w:r w:rsidR="00620379" w:rsidDel="00837D48">
          <w:delText>with motion tracking</w:delText>
        </w:r>
      </w:del>
      <w:r w:rsidR="00620379">
        <w:t>,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w:t>
      </w:r>
      <w:ins w:id="50" w:author="Chen Heller" w:date="2023-01-04T15:24:00Z">
        <w:r w:rsidR="00A465F4">
          <w:t xml:space="preserve">In the keyboard task, the incongruent trials were expected </w:t>
        </w:r>
        <w:proofErr w:type="spellStart"/>
        <w:r w:rsidR="00A465F4">
          <w:t>tp</w:t>
        </w:r>
        <w:proofErr w:type="spellEnd"/>
        <w:r w:rsidR="00A465F4">
          <w:t xml:space="preserve"> exhibit longer RTs.</w:t>
        </w:r>
      </w:ins>
      <w:del w:id="51"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52" w:author="Chen Heller" w:date="2023-01-04T15:03:00Z">
        <w:r w:rsidR="00740084" w:rsidRPr="00740084">
          <w:t xml:space="preserve"> </w:t>
        </w:r>
      </w:ins>
      <w:moveToRangeStart w:id="53" w:author="Chen Heller" w:date="2023-01-04T15:03:00Z" w:name="move123737055"/>
      <w:moveTo w:id="54"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were a large effect was found using a keyboard) </w:t>
        </w:r>
        <w:del w:id="55" w:author="Chen Heller" w:date="2023-01-04T15:24:00Z">
          <w:r w:rsidR="00740084" w:rsidDel="00A465F4">
            <w:delText xml:space="preserve">I expected that </w:delText>
          </w:r>
        </w:del>
        <w:r w:rsidR="00740084">
          <w:t xml:space="preserve">the </w:t>
        </w:r>
        <w:del w:id="56" w:author="Chen Heller" w:date="2023-01-04T15:04:00Z">
          <w:r w:rsidR="00740084" w:rsidDel="00740084">
            <w:delText xml:space="preserve">effect found in the </w:delText>
          </w:r>
        </w:del>
        <w:r w:rsidR="00740084">
          <w:t xml:space="preserve">motion tracking session (namely, the reach area variable) </w:t>
        </w:r>
      </w:moveTo>
      <w:ins w:id="57" w:author="Chen Heller" w:date="2023-01-04T15:24:00Z">
        <w:r w:rsidR="00A465F4">
          <w:t xml:space="preserve">was expected to </w:t>
        </w:r>
      </w:ins>
      <w:moveTo w:id="58" w:author="Chen Heller" w:date="2023-01-04T15:03:00Z">
        <w:del w:id="59" w:author="Chen Heller" w:date="2023-01-04T15:24:00Z">
          <w:r w:rsidR="00740084" w:rsidDel="00A465F4">
            <w:delText xml:space="preserve">would </w:delText>
          </w:r>
        </w:del>
        <w:r w:rsidR="00740084">
          <w:t xml:space="preserve">produce a larger congruency effect than the </w:t>
        </w:r>
        <w:del w:id="60" w:author="Chen Heller" w:date="2023-01-04T15:04:00Z">
          <w:r w:rsidR="00740084" w:rsidDel="00740084">
            <w:delText xml:space="preserve">effect in the </w:delText>
          </w:r>
        </w:del>
        <w:r w:rsidR="00740084">
          <w:t>keyboard session (RT variable).</w:t>
        </w:r>
      </w:moveTo>
      <w:moveToRangeEnd w:id="53"/>
      <w:del w:id="61"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rsidP="006238E0">
      <w:pPr>
        <w:pStyle w:val="Heading2"/>
        <w:rPr>
          <w:del w:id="62" w:author="Chen Heller" w:date="2023-01-03T16:05:00Z"/>
        </w:rPr>
      </w:pPr>
      <w:bookmarkStart w:id="63" w:name="_Toc114485364"/>
      <w:del w:id="64" w:author="Chen Heller" w:date="2023-01-03T16:05:00Z">
        <w:r w:rsidDel="00284FAB">
          <w:delText>Pilot Experiment</w:delText>
        </w:r>
        <w:r w:rsidR="00ED60E1" w:rsidDel="00284FAB">
          <w:delText xml:space="preserve"> 1</w:delText>
        </w:r>
        <w:bookmarkEnd w:id="63"/>
      </w:del>
    </w:p>
    <w:p w14:paraId="4F322CBE" w14:textId="39008FD5" w:rsidR="00C3013B" w:rsidRPr="00C32066" w:rsidDel="00284FAB" w:rsidRDefault="003F5172" w:rsidP="008F398C">
      <w:pPr>
        <w:ind w:firstLine="0"/>
        <w:rPr>
          <w:del w:id="65" w:author="Chen Heller" w:date="2023-01-03T16:05:00Z"/>
        </w:rPr>
      </w:pPr>
      <w:del w:id="66"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rsidP="006238E0">
      <w:pPr>
        <w:pStyle w:val="Heading3"/>
        <w:rPr>
          <w:del w:id="67" w:author="Chen Heller" w:date="2023-01-03T16:06:00Z"/>
        </w:rPr>
      </w:pPr>
      <w:bookmarkStart w:id="68" w:name="_Toc114485365"/>
      <w:del w:id="69" w:author="Chen Heller" w:date="2023-01-03T16:06:00Z">
        <w:r w:rsidDel="007F6CA0">
          <w:delText>Methods</w:delText>
        </w:r>
        <w:bookmarkEnd w:id="68"/>
      </w:del>
    </w:p>
    <w:p w14:paraId="0D1ADB73" w14:textId="332E6FDB" w:rsidR="002057FC" w:rsidRPr="00C0305E" w:rsidDel="007F6CA0" w:rsidRDefault="002057FC" w:rsidP="006238E0">
      <w:pPr>
        <w:pStyle w:val="Heading4"/>
        <w:rPr>
          <w:del w:id="70" w:author="Chen Heller" w:date="2023-01-03T16:06:00Z"/>
        </w:rPr>
      </w:pPr>
      <w:bookmarkStart w:id="71" w:name="_Toc114485366"/>
      <w:del w:id="72" w:author="Chen Heller" w:date="2023-01-03T16:06:00Z">
        <w:r w:rsidRPr="00C0305E" w:rsidDel="007F6CA0">
          <w:delText>Participants</w:delText>
        </w:r>
        <w:bookmarkEnd w:id="71"/>
      </w:del>
    </w:p>
    <w:p w14:paraId="6A35019C" w14:textId="6134C3EE" w:rsidR="00422E34" w:rsidRPr="00422E34" w:rsidRDefault="00853F45" w:rsidP="008F398C">
      <w:pPr>
        <w:ind w:firstLine="0"/>
      </w:pPr>
      <w:del w:id="73"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74" w:author="Chen Heller" w:date="2023-01-03T16:08:00Z" w:name="move123654499"/>
      <w:moveFrom w:id="75" w:author="Chen Heller" w:date="2023-01-03T16:08:00Z">
        <w:r w:rsidR="00422E34" w:rsidRPr="00422E34" w:rsidDel="007F6CA0">
          <w:t xml:space="preserve">All participants </w:t>
        </w:r>
        <w:r w:rsidDel="007F6CA0">
          <w:t xml:space="preserve">were </w:t>
        </w:r>
        <w:r w:rsidR="00422E34" w:rsidRPr="00422E34" w:rsidDel="007F6CA0">
          <w:t xml:space="preserve">right-handed, native Hebrew speakers who have normal vision or corrected-to-normal vision. Only participants declaring that they have no neurological, attentional, or mental disorders, and are not taking psychiatric medicines, </w:t>
        </w:r>
        <w:r w:rsidR="00B1507B" w:rsidDel="007F6CA0">
          <w:t xml:space="preserve">were </w:t>
        </w:r>
        <w:r w:rsidR="00422E34" w:rsidRPr="00422E34" w:rsidDel="007F6CA0">
          <w:t xml:space="preserve">included. </w:t>
        </w:r>
        <w:r w:rsidR="00A975D1" w:rsidDel="007F6CA0">
          <w:t>All p</w:t>
        </w:r>
        <w:r w:rsidR="00A975D1" w:rsidRPr="00422E34" w:rsidDel="007F6CA0">
          <w:t>articipants</w:t>
        </w:r>
        <w:r w:rsidR="00CE04ED" w:rsidDel="007F6CA0">
          <w:t xml:space="preserve"> in this and subsequent experiments</w:t>
        </w:r>
        <w:r w:rsidR="00A975D1" w:rsidRPr="00422E34" w:rsidDel="007F6CA0">
          <w:t xml:space="preserve"> </w:t>
        </w:r>
        <w:r w:rsidR="00A975D1" w:rsidDel="007F6CA0">
          <w:t xml:space="preserve">signed a consent form and were </w:t>
        </w:r>
        <w:r w:rsidR="00A975D1" w:rsidDel="007F6CA0">
          <w:lastRenderedPageBreak/>
          <w:t xml:space="preserve">explained that they </w:t>
        </w:r>
        <w:r w:rsidR="00A1462D" w:rsidDel="007F6CA0">
          <w:t>could</w:t>
        </w:r>
        <w:r w:rsidR="00A975D1" w:rsidDel="007F6CA0">
          <w:t xml:space="preserve"> stop the experiment at </w:t>
        </w:r>
        <w:r w:rsidR="00A1462D" w:rsidDel="007F6CA0">
          <w:t xml:space="preserve">any </w:t>
        </w:r>
        <w:r w:rsidR="00A975D1" w:rsidDel="007F6CA0">
          <w:t xml:space="preserve">point if they wished to do so. They </w:t>
        </w:r>
        <w:r w:rsidR="00B1507B" w:rsidDel="007F6CA0">
          <w:t xml:space="preserve">were </w:t>
        </w:r>
        <w:r w:rsidR="00422E34" w:rsidRPr="00422E34" w:rsidDel="007F6CA0">
          <w:t>reimbursed with course credit or cash payment.</w:t>
        </w:r>
        <w:r w:rsidR="00A975D1" w:rsidDel="007F6CA0">
          <w:t xml:space="preserve"> Th</w:t>
        </w:r>
        <w:r w:rsidR="00CE04ED" w:rsidDel="007F6CA0">
          <w:t>is</w:t>
        </w:r>
        <w:r w:rsidR="00A975D1" w:rsidDel="007F6CA0">
          <w:t xml:space="preserve"> experiment </w:t>
        </w:r>
        <w:r w:rsidR="00CE04ED" w:rsidDel="007F6CA0">
          <w:t xml:space="preserve">– and all others reported here – </w:t>
        </w:r>
        <w:r w:rsidR="00A975D1" w:rsidDel="007F6CA0">
          <w:t>was approved by the Tel Aviv University ethics committee.</w:t>
        </w:r>
      </w:moveFrom>
      <w:moveFromRangeEnd w:id="74"/>
    </w:p>
    <w:p w14:paraId="2BD90709" w14:textId="76AEC67A" w:rsidR="002057FC" w:rsidDel="00E75FF4" w:rsidRDefault="002057FC" w:rsidP="006238E0">
      <w:pPr>
        <w:pStyle w:val="Heading4"/>
        <w:rPr>
          <w:moveFrom w:id="76" w:author="Chen Heller" w:date="2023-01-03T16:18:00Z"/>
        </w:rPr>
      </w:pPr>
      <w:bookmarkStart w:id="77" w:name="_Toc114485367"/>
      <w:moveFromRangeStart w:id="78" w:author="Chen Heller" w:date="2023-01-03T16:18:00Z" w:name="move123655117"/>
      <w:moveFrom w:id="79" w:author="Chen Heller" w:date="2023-01-03T16:18:00Z">
        <w:r w:rsidDel="00E75FF4">
          <w:t>Stimuli</w:t>
        </w:r>
        <w:bookmarkEnd w:id="77"/>
      </w:moveFrom>
    </w:p>
    <w:p w14:paraId="3CEDC9CA" w14:textId="0A6E7F58" w:rsidR="00647384" w:rsidDel="00E75FF4" w:rsidRDefault="00C3440C" w:rsidP="004570E3">
      <w:pPr>
        <w:ind w:firstLine="0"/>
        <w:rPr>
          <w:moveFrom w:id="80" w:author="Chen Heller" w:date="2023-01-03T16:18:00Z"/>
        </w:rPr>
      </w:pPr>
      <w:moveFrom w:id="81" w:author="Chen Heller" w:date="2023-01-03T16:18:00Z">
        <w:r w:rsidRPr="00C3440C" w:rsidDel="00E75FF4">
          <w:t xml:space="preserve">One hundred 5-letter words </w:t>
        </w:r>
        <w:r w:rsidDel="00E75FF4">
          <w:t xml:space="preserve">were </w:t>
        </w:r>
        <w:r w:rsidRPr="00C3440C" w:rsidDel="00E75FF4">
          <w:t xml:space="preserve">used as primes and targets. All words </w:t>
        </w:r>
        <w:r w:rsidDel="00E75FF4">
          <w:t xml:space="preserve">were </w:t>
        </w:r>
        <w:r w:rsidRPr="00C3440C" w:rsidDel="00E75FF4">
          <w:t xml:space="preserve">imageable nouns with a frequency of at least 10 per million </w:t>
        </w:r>
        <w:r w:rsidRPr="00C3440C" w:rsidDel="00E75FF4">
          <w:fldChar w:fldCharType="begin"/>
        </w:r>
        <w:r w:rsidR="004570E3" w:rsidDel="00E75FF4">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rsidDel="00E75FF4">
          <w:fldChar w:fldCharType="separate"/>
        </w:r>
        <w:r w:rsidR="004570E3" w:rsidRPr="004570E3" w:rsidDel="00E75FF4">
          <w:rPr>
            <w:rFonts w:ascii="Times New Roman" w:hAnsi="Times New Roman" w:cs="Times New Roman"/>
          </w:rPr>
          <w:t>(Frost &amp; Plaut, 2005)</w:t>
        </w:r>
        <w:r w:rsidRPr="00C3440C" w:rsidDel="00E75FF4">
          <w:fldChar w:fldCharType="end"/>
        </w:r>
        <w:r w:rsidRPr="00C3440C" w:rsidDel="00E75FF4">
          <w:t>. One half describe</w:t>
        </w:r>
        <w:r w:rsidR="0071391D" w:rsidDel="00E75FF4">
          <w:t>d</w:t>
        </w:r>
        <w:r w:rsidRPr="00C3440C" w:rsidDel="00E75FF4">
          <w:t xml:space="preserve"> artificial products (e.g., radio, train) and the other natural items (e.g., fruit). Target words </w:t>
        </w:r>
        <w:r w:rsidR="0071391D" w:rsidDel="00E75FF4">
          <w:t xml:space="preserve">were </w:t>
        </w:r>
        <w:r w:rsidRPr="00C3440C" w:rsidDel="00E75FF4">
          <w:t>written in typescript</w:t>
        </w:r>
        <w:r w:rsidRPr="00C3440C" w:rsidDel="00E75FF4">
          <w:rPr>
            <w:rFonts w:hint="cs"/>
            <w:rtl/>
            <w:lang w:bidi="ar-SA"/>
          </w:rPr>
          <w:t xml:space="preserve"> </w:t>
        </w:r>
        <w:r w:rsidRPr="00C3440C" w:rsidDel="00E75FF4">
          <w:t xml:space="preserve">while prime words </w:t>
        </w:r>
        <w:r w:rsidR="0071391D" w:rsidDel="00E75FF4">
          <w:t xml:space="preserve">were </w:t>
        </w:r>
        <w:r w:rsidRPr="00C3440C" w:rsidDel="00E75FF4">
          <w:t xml:space="preserve">written in handwriting font.  Masks </w:t>
        </w:r>
        <w:r w:rsidR="006C5426" w:rsidDel="00E75FF4">
          <w:t xml:space="preserve">were </w:t>
        </w:r>
        <w:r w:rsidRPr="00C3440C" w:rsidDel="00E75FF4">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From w:id="82" w:author="Chen Heller" w:date="2023-01-03T16:18:00Z">
          <w:r w:rsidRPr="00C3440C" w:rsidDel="00E75FF4">
            <w:t xml:space="preserve">). Forty words </w:t>
          </w:r>
          <w:r w:rsidR="006C5426" w:rsidDel="00E75FF4">
            <w:t xml:space="preserve">were </w:t>
          </w:r>
          <w:r w:rsidRPr="00C3440C" w:rsidDel="00E75FF4">
            <w:t xml:space="preserve">used for the practice block and the remaining sixty </w:t>
          </w:r>
          <w:r w:rsidR="006C5426" w:rsidDel="00E75FF4">
            <w:t xml:space="preserve">were </w:t>
          </w:r>
          <w:r w:rsidRPr="00C3440C" w:rsidDel="00E75FF4">
            <w:t>used in the test blocks.</w:t>
          </w:r>
        </w:moveFrom>
      </w:moveFrom>
    </w:p>
    <w:p w14:paraId="748F4382" w14:textId="6A2692C1" w:rsidR="007846C7" w:rsidDel="00E75FF4" w:rsidRDefault="007846C7" w:rsidP="006238E0">
      <w:pPr>
        <w:pStyle w:val="Heading4"/>
        <w:rPr>
          <w:moveFrom w:id="83" w:author="Chen Heller" w:date="2023-01-03T16:18:00Z"/>
        </w:rPr>
      </w:pPr>
      <w:bookmarkStart w:id="84" w:name="_Toc114485368"/>
      <w:moveFrom w:id="85" w:author="Chen Heller" w:date="2023-01-03T16:18:00Z">
        <w:r w:rsidDel="00E75FF4">
          <w:t>Apparatus</w:t>
        </w:r>
        <w:bookmarkEnd w:id="84"/>
      </w:moveFrom>
    </w:p>
    <w:p w14:paraId="7405EC60" w14:textId="2B37001D" w:rsidR="007846C7" w:rsidRDefault="007846C7" w:rsidP="00533630">
      <w:pPr>
        <w:ind w:firstLine="0"/>
      </w:pPr>
      <w:moveFrom w:id="86" w:author="Chen Heller" w:date="2023-01-03T16:18:00Z">
        <w:r w:rsidRPr="007846C7" w:rsidDel="00E75FF4">
          <w:t xml:space="preserve">The stimulus </w:t>
        </w:r>
        <w:r w:rsidR="00984883" w:rsidDel="00E75FF4">
          <w:t>was</w:t>
        </w:r>
        <w:r w:rsidRPr="007846C7" w:rsidDel="00E75FF4">
          <w:t xml:space="preserve"> displayed on a VPIXX monitor (VIEWPixx /3D Lite LCD display and data acquisition system, version 3.7.6287) using Matlab R2020b </w:t>
        </w:r>
        <w:r w:rsidR="00962917" w:rsidDel="00E75FF4">
          <w:fldChar w:fldCharType="begin"/>
        </w:r>
        <w:r w:rsidR="00962917" w:rsidDel="00E75FF4">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rsidDel="00E75FF4">
          <w:fldChar w:fldCharType="separate"/>
        </w:r>
        <w:r w:rsidR="00962917" w:rsidRPr="00962917" w:rsidDel="00E75FF4">
          <w:rPr>
            <w:rFonts w:ascii="Times New Roman" w:hAnsi="Times New Roman" w:cs="Times New Roman"/>
          </w:rPr>
          <w:t>(</w:t>
        </w:r>
        <w:r w:rsidR="00962917" w:rsidRPr="00962917" w:rsidDel="00E75FF4">
          <w:rPr>
            <w:rFonts w:ascii="Times New Roman" w:hAnsi="Times New Roman" w:cs="Times New Roman"/>
            <w:i/>
            <w:iCs/>
          </w:rPr>
          <w:t>MATLAB</w:t>
        </w:r>
        <w:r w:rsidR="00962917" w:rsidRPr="00962917" w:rsidDel="00E75FF4">
          <w:rPr>
            <w:rFonts w:ascii="Times New Roman" w:hAnsi="Times New Roman" w:cs="Times New Roman"/>
          </w:rPr>
          <w:t>, 2020)</w:t>
        </w:r>
        <w:r w:rsidR="00962917" w:rsidDel="00E75FF4">
          <w:fldChar w:fldCharType="end"/>
        </w:r>
        <w:r w:rsidR="00962917" w:rsidDel="00E75FF4">
          <w:t xml:space="preserve"> </w:t>
        </w:r>
        <w:r w:rsidRPr="007846C7" w:rsidDel="00E75FF4">
          <w:t>and Psychtoolbox 3.0.18</w:t>
        </w:r>
        <w:r w:rsidR="00962917" w:rsidDel="00E75FF4">
          <w:t xml:space="preserve"> </w:t>
        </w:r>
        <w:r w:rsidR="00962917" w:rsidDel="00E75FF4">
          <w:fldChar w:fldCharType="begin"/>
        </w:r>
        <w:r w:rsidR="00533630" w:rsidDel="00E75FF4">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rsidDel="00E75FF4">
          <w:fldChar w:fldCharType="separate"/>
        </w:r>
        <w:r w:rsidR="00533630" w:rsidRPr="00533630" w:rsidDel="00E75FF4">
          <w:rPr>
            <w:rFonts w:ascii="Times New Roman" w:hAnsi="Times New Roman" w:cs="Times New Roman"/>
          </w:rPr>
          <w:t>(Brainard, 1997)</w:t>
        </w:r>
        <w:r w:rsidR="00962917" w:rsidDel="00E75FF4">
          <w:fldChar w:fldCharType="end"/>
        </w:r>
        <w:r w:rsidRPr="007846C7" w:rsidDel="00E75FF4">
          <w:t xml:space="preserve">. The monitor </w:t>
        </w:r>
        <w:r w:rsidR="00984883" w:rsidDel="00E75FF4">
          <w:t xml:space="preserve">was </w:t>
        </w:r>
        <w:r w:rsidRPr="007846C7" w:rsidDel="00E75FF4">
          <w:t xml:space="preserve">set to full brightness at a resolution of 1920 x 1080 and refresh rate of 100Hz with VPIXX's "Scanning backlight" feature turned on, which synchronizes the stimulus display to the screen's refresh rate. A Perspex cover </w:t>
        </w:r>
        <w:r w:rsidR="00984883" w:rsidDel="00E75FF4">
          <w:t>was</w:t>
        </w:r>
        <w:r w:rsidRPr="007846C7" w:rsidDel="00E75FF4">
          <w:t xml:space="preserve"> placed over the screen to protect it. The cover </w:t>
        </w:r>
        <w:r w:rsidR="00984883" w:rsidDel="00E75FF4">
          <w:t xml:space="preserve">was </w:t>
        </w:r>
        <w:r w:rsidRPr="007846C7" w:rsidDel="00E75FF4">
          <w:t xml:space="preserve">spray painted with a light layer of transparent matte lacquer to avoid reflections. The participants </w:t>
        </w:r>
        <w:r w:rsidR="00984883" w:rsidDel="00E75FF4">
          <w:t xml:space="preserve">sat </w:t>
        </w:r>
        <w:r w:rsidRPr="007846C7" w:rsidDel="00E75FF4">
          <w:t>approximately 60cm away from the screen and place</w:t>
        </w:r>
        <w:r w:rsidR="00984883" w:rsidDel="00E75FF4">
          <w:t>d</w:t>
        </w:r>
        <w:r w:rsidRPr="007846C7" w:rsidDel="00E75FF4">
          <w:t xml:space="preserve"> their index finger on a marked starting point located on the table </w:t>
        </w:r>
        <w:r w:rsidR="00663803" w:rsidDel="00E75FF4">
          <w:t>40</w:t>
        </w:r>
        <w:r w:rsidRPr="007846C7" w:rsidDel="00E75FF4">
          <w:t xml:space="preserve">cm away from the screen, in line with its center. The stimulus </w:t>
        </w:r>
        <w:r w:rsidR="001B6994" w:rsidDel="00E75FF4">
          <w:t xml:space="preserve">was </w:t>
        </w:r>
        <w:r w:rsidRPr="007846C7" w:rsidDel="00E75FF4">
          <w:t xml:space="preserve">displayed 24cm above the table and the classification answers </w:t>
        </w:r>
        <w:r w:rsidR="001B6994" w:rsidDel="00E75FF4">
          <w:t xml:space="preserve">were </w:t>
        </w:r>
        <w:r w:rsidRPr="007846C7" w:rsidDel="00E75FF4">
          <w:t>displayed on each side of it, 20cm apart (</w:t>
        </w:r>
        <w:r w:rsidR="00D93812" w:rsidDel="00E75FF4">
          <w:fldChar w:fldCharType="begin"/>
        </w:r>
        <w:r w:rsidR="00D93812" w:rsidDel="00E75FF4">
          <w:instrText xml:space="preserve"> REF _Ref113902132 \h </w:instrText>
        </w:r>
      </w:moveFrom>
      <w:del w:id="87" w:author="Chen Heller" w:date="2023-01-03T16:18:00Z"/>
      <w:moveFrom w:id="88" w:author="Chen Heller" w:date="2023-01-03T16:18:00Z">
        <w:r w:rsidR="00D93812" w:rsidDel="00E75FF4">
          <w:fldChar w:fldCharType="separate"/>
        </w:r>
        <w:r w:rsidR="003251EA" w:rsidDel="00E75FF4">
          <w:t xml:space="preserve">Figure </w:t>
        </w:r>
        <w:r w:rsidR="003251EA" w:rsidDel="00E75FF4">
          <w:rPr>
            <w:noProof/>
          </w:rPr>
          <w:t>1</w:t>
        </w:r>
        <w:r w:rsidR="00D93812" w:rsidDel="00E75FF4">
          <w:fldChar w:fldCharType="end"/>
        </w:r>
        <w:r w:rsidRPr="007846C7" w:rsidDel="00E75FF4">
          <w:t>). Participants w</w:t>
        </w:r>
        <w:r w:rsidR="001B6994" w:rsidDel="00E75FF4">
          <w:t>ore</w:t>
        </w:r>
        <w:r w:rsidRPr="007846C7" w:rsidDel="00E75FF4">
          <w:t xml:space="preserve"> a Velcro ring with a marker at the tip of their index finger. A touch </w:t>
        </w:r>
        <w:r w:rsidR="001B6994" w:rsidDel="00E75FF4">
          <w:t xml:space="preserve">was </w:t>
        </w:r>
        <w:r w:rsidRPr="007846C7" w:rsidDel="00E75FF4">
          <w:t xml:space="preserve">registered when the marker </w:t>
        </w:r>
        <w:r w:rsidR="001B6994" w:rsidDel="00E75FF4">
          <w:t xml:space="preserve">was </w:t>
        </w:r>
        <w:r w:rsidR="00D47A34" w:rsidDel="00E75FF4">
          <w:t>3</w:t>
        </w:r>
        <w:r w:rsidRPr="007846C7" w:rsidDel="00E75FF4">
          <w:t>cm</w:t>
        </w:r>
        <w:r w:rsidR="00D47A34" w:rsidDel="00E75FF4">
          <w:t xml:space="preserve"> </w:t>
        </w:r>
        <w:r w:rsidRPr="007846C7" w:rsidDel="00E75FF4">
          <w:t xml:space="preserve">away from the </w:t>
        </w:r>
        <w:r w:rsidRPr="007846C7" w:rsidDel="00E75FF4">
          <w:lastRenderedPageBreak/>
          <w:t>screen or closer. A system of 6 OptiTrack Flex 13 cameras by NaturalPoint, Inc. track</w:t>
        </w:r>
        <w:r w:rsidR="001B6994" w:rsidDel="00E75FF4">
          <w:t>ed</w:t>
        </w:r>
        <w:r w:rsidRPr="007846C7" w:rsidDel="00E75FF4">
          <w:t xml:space="preserve"> the marker's location using Motive 2.3.0 software</w:t>
        </w:r>
        <w:r w:rsidR="00533630" w:rsidDel="00E75FF4">
          <w:t xml:space="preserve"> </w:t>
        </w:r>
        <w:r w:rsidR="00533630" w:rsidDel="00E75FF4">
          <w:fldChar w:fldCharType="begin"/>
        </w:r>
        <w:r w:rsidR="00533630" w:rsidDel="00E75FF4">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rsidDel="00E75FF4">
          <w:fldChar w:fldCharType="separate"/>
        </w:r>
        <w:r w:rsidR="00533630" w:rsidRPr="00533630" w:rsidDel="00E75FF4">
          <w:rPr>
            <w:rFonts w:ascii="Times New Roman" w:hAnsi="Times New Roman" w:cs="Times New Roman"/>
          </w:rPr>
          <w:t>(</w:t>
        </w:r>
        <w:r w:rsidR="00533630" w:rsidRPr="00533630" w:rsidDel="00E75FF4">
          <w:rPr>
            <w:rFonts w:ascii="Times New Roman" w:hAnsi="Times New Roman" w:cs="Times New Roman"/>
            <w:i/>
            <w:iCs/>
          </w:rPr>
          <w:t>Motive</w:t>
        </w:r>
        <w:r w:rsidR="00533630" w:rsidRPr="00533630" w:rsidDel="00E75FF4">
          <w:rPr>
            <w:rFonts w:ascii="Times New Roman" w:hAnsi="Times New Roman" w:cs="Times New Roman"/>
          </w:rPr>
          <w:t>, 2021)</w:t>
        </w:r>
        <w:r w:rsidR="00533630" w:rsidDel="00E75FF4">
          <w:fldChar w:fldCharType="end"/>
        </w:r>
        <w:r w:rsidRPr="007846C7" w:rsidDel="00E75FF4">
          <w:t xml:space="preserve"> at a sampling rate of 120Hz. The coordinates </w:t>
        </w:r>
        <w:r w:rsidR="001B6994" w:rsidDel="00E75FF4">
          <w:t xml:space="preserve">were </w:t>
        </w:r>
        <w:r w:rsidRPr="007846C7" w:rsidDel="00E75FF4">
          <w:t xml:space="preserve">broadcasted online to a NatNet client </w:t>
        </w:r>
        <w:r w:rsidR="00533630" w:rsidDel="00E75FF4">
          <w:fldChar w:fldCharType="begin"/>
        </w:r>
        <w:r w:rsidR="006D3EC2" w:rsidDel="00E75FF4">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rsidDel="00E75FF4">
          <w:fldChar w:fldCharType="separate"/>
        </w:r>
        <w:r w:rsidR="006D3EC2" w:rsidRPr="006D3EC2" w:rsidDel="00E75FF4">
          <w:rPr>
            <w:rFonts w:ascii="Times New Roman" w:hAnsi="Times New Roman" w:cs="Times New Roman"/>
          </w:rPr>
          <w:t>(</w:t>
        </w:r>
        <w:r w:rsidR="006D3EC2" w:rsidRPr="006D3EC2" w:rsidDel="00E75FF4">
          <w:rPr>
            <w:rFonts w:ascii="Times New Roman" w:hAnsi="Times New Roman" w:cs="Times New Roman"/>
            <w:i/>
            <w:iCs/>
          </w:rPr>
          <w:t>NatNet SDK</w:t>
        </w:r>
        <w:r w:rsidR="006D3EC2" w:rsidRPr="006D3EC2" w:rsidDel="00E75FF4">
          <w:rPr>
            <w:rFonts w:ascii="Times New Roman" w:hAnsi="Times New Roman" w:cs="Times New Roman"/>
          </w:rPr>
          <w:t>, 2021)</w:t>
        </w:r>
        <w:r w:rsidR="00533630" w:rsidDel="00E75FF4">
          <w:fldChar w:fldCharType="end"/>
        </w:r>
        <w:r w:rsidR="00533630" w:rsidDel="00E75FF4">
          <w:t xml:space="preserve"> </w:t>
        </w:r>
        <w:r w:rsidRPr="007846C7" w:rsidDel="00E75FF4">
          <w:t>and recorded with Matlab.</w:t>
        </w:r>
      </w:moveFrom>
      <w:moveFromRangeEnd w:id="78"/>
    </w:p>
    <w:p w14:paraId="4BF5E27E" w14:textId="77777777" w:rsidR="000D064C" w:rsidRPr="007846C7" w:rsidRDefault="000D064C" w:rsidP="00533630">
      <w:pPr>
        <w:ind w:firstLine="0"/>
      </w:pPr>
    </w:p>
    <w:p w14:paraId="6A1EF066" w14:textId="00222647" w:rsidR="0052293C" w:rsidDel="00854D68" w:rsidRDefault="00127BFA" w:rsidP="00723227">
      <w:pPr>
        <w:pStyle w:val="NoSpacing"/>
        <w:keepNext/>
        <w:bidi w:val="0"/>
        <w:jc w:val="center"/>
        <w:rPr>
          <w:moveFrom w:id="89" w:author="Chen Heller" w:date="2023-01-03T16:48:00Z"/>
        </w:rPr>
      </w:pPr>
      <w:moveFromRangeStart w:id="90" w:author="Chen Heller" w:date="2023-01-03T16:48:00Z" w:name="move123656900"/>
      <w:moveFrom w:id="91" w:author="Chen Heller" w:date="2023-01-03T16:48:00Z">
        <w:r w:rsidRPr="00127BFA" w:rsidDel="00854D68">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moveFrom>
    </w:p>
    <w:p w14:paraId="4E401CC1" w14:textId="74827769" w:rsidR="007846C7" w:rsidRPr="00F630C9" w:rsidDel="00854D68" w:rsidRDefault="0052293C" w:rsidP="0052293C">
      <w:pPr>
        <w:pStyle w:val="Caption"/>
        <w:jc w:val="left"/>
        <w:rPr>
          <w:moveFrom w:id="92" w:author="Chen Heller" w:date="2023-01-03T16:48:00Z"/>
        </w:rPr>
      </w:pPr>
      <w:moveFrom w:id="93" w:author="Chen Heller" w:date="2023-01-03T16:48:00Z">
        <w:r w:rsidDel="00854D68">
          <w:t xml:space="preserve">Figure </w:t>
        </w:r>
        <w:r w:rsidDel="00854D68">
          <w:rPr>
            <w:i w:val="0"/>
            <w:iCs w:val="0"/>
          </w:rPr>
          <w:fldChar w:fldCharType="begin"/>
        </w:r>
        <w:r w:rsidDel="00854D68">
          <w:instrText xml:space="preserve"> SEQ Figure \* ARABIC </w:instrText>
        </w:r>
        <w:r w:rsidDel="00854D68">
          <w:rPr>
            <w:i w:val="0"/>
            <w:iCs w:val="0"/>
          </w:rPr>
          <w:fldChar w:fldCharType="separate"/>
        </w:r>
        <w:r w:rsidR="0095479C" w:rsidDel="00854D68">
          <w:rPr>
            <w:noProof/>
          </w:rPr>
          <w:t>1</w:t>
        </w:r>
        <w:r w:rsidDel="00854D68">
          <w:rPr>
            <w:i w:val="0"/>
            <w:iCs w:val="0"/>
            <w:noProof/>
          </w:rPr>
          <w:fldChar w:fldCharType="end"/>
        </w:r>
        <w:r w:rsidDel="00854D68">
          <w:t xml:space="preserve">. </w:t>
        </w:r>
        <w:r w:rsidR="007846C7" w:rsidRPr="00F630C9" w:rsidDel="00854D68">
          <w:t xml:space="preserve">Setup. A participant placing his finger on the starting point which is located </w:t>
        </w:r>
        <w:r w:rsidR="00127BFA" w:rsidRPr="00F630C9" w:rsidDel="00854D68">
          <w:t>40</w:t>
        </w:r>
        <w:r w:rsidR="007846C7" w:rsidRPr="00F630C9" w:rsidDel="00854D68">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rsidDel="00854D68">
          <w:t>and</w:t>
        </w:r>
        <w:r w:rsidR="007846C7" w:rsidRPr="00F630C9" w:rsidDel="00854D68">
          <w:t xml:space="preserve"> down directions.</w:t>
        </w:r>
      </w:moveFrom>
    </w:p>
    <w:moveFromRangeEnd w:id="90"/>
    <w:p w14:paraId="0DC0BFD7" w14:textId="77777777" w:rsidR="000D064C" w:rsidRDefault="000D064C">
      <w:pPr>
        <w:jc w:val="left"/>
        <w:rPr>
          <w:rFonts w:ascii="Times New Roman" w:eastAsia="SimSun" w:hAnsi="Times New Roman" w:cs="Times New Roman"/>
          <w:b/>
          <w:bCs/>
          <w:kern w:val="24"/>
          <w:lang w:eastAsia="ja-JP" w:bidi="ar-SA"/>
        </w:rPr>
      </w:pPr>
      <w:r>
        <w:br w:type="page"/>
      </w:r>
    </w:p>
    <w:p w14:paraId="108D0C20" w14:textId="72C35DA1" w:rsidR="00566B9F" w:rsidDel="00E65EFB" w:rsidRDefault="00566B9F" w:rsidP="006238E0">
      <w:pPr>
        <w:pStyle w:val="Heading3"/>
        <w:rPr>
          <w:del w:id="94" w:author="Chen Heller" w:date="2023-01-03T16:48:00Z"/>
        </w:rPr>
      </w:pPr>
      <w:bookmarkStart w:id="95" w:name="_Toc114485369"/>
      <w:del w:id="96" w:author="Chen Heller" w:date="2023-01-03T16:48:00Z">
        <w:r w:rsidDel="00E65EFB">
          <w:lastRenderedPageBreak/>
          <w:delText>Procedure</w:delText>
        </w:r>
        <w:bookmarkEnd w:id="95"/>
      </w:del>
    </w:p>
    <w:p w14:paraId="006ADC8A" w14:textId="5E26FEA6" w:rsidR="00400416" w:rsidRPr="00400416" w:rsidDel="00E65EFB" w:rsidRDefault="00400416" w:rsidP="00723227">
      <w:pPr>
        <w:ind w:firstLine="0"/>
        <w:rPr>
          <w:del w:id="97" w:author="Chen Heller" w:date="2023-01-03T16:49:00Z"/>
        </w:rPr>
      </w:pPr>
      <w:del w:id="98"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16C27411" w:rsidR="00400416" w:rsidRDefault="00400416" w:rsidP="008D13A3">
      <w:del w:id="99"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77777777" w:rsidR="000D064C" w:rsidRDefault="000D064C" w:rsidP="008D13A3"/>
    <w:p w14:paraId="368B1290" w14:textId="1DB41FCF" w:rsidR="0095479C" w:rsidDel="00E65EFB" w:rsidRDefault="004058A7" w:rsidP="0095479C">
      <w:pPr>
        <w:pStyle w:val="NoSpacing"/>
        <w:keepNext/>
        <w:bidi w:val="0"/>
        <w:rPr>
          <w:moveFrom w:id="100" w:author="Chen Heller" w:date="2023-01-03T16:50:00Z"/>
        </w:rPr>
      </w:pPr>
      <w:moveFromRangeStart w:id="101" w:author="Chen Heller" w:date="2023-01-03T16:50:00Z" w:name="move123657044"/>
      <w:moveFrom w:id="102" w:author="Chen Heller" w:date="2023-01-03T16:50:00Z">
        <w:r w:rsidRPr="004058A7" w:rsidDel="00E65EFB">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moveFrom>
    </w:p>
    <w:p w14:paraId="527194B6" w14:textId="074BF03E" w:rsidR="00400416" w:rsidDel="00E65EFB" w:rsidRDefault="0095479C" w:rsidP="0095479C">
      <w:pPr>
        <w:pStyle w:val="Caption"/>
        <w:jc w:val="left"/>
        <w:rPr>
          <w:moveFrom w:id="103" w:author="Chen Heller" w:date="2023-01-03T16:50:00Z"/>
        </w:rPr>
      </w:pPr>
      <w:moveFrom w:id="104" w:author="Chen Heller" w:date="2023-01-03T16:50:00Z">
        <w:r w:rsidDel="00E65EFB">
          <w:t xml:space="preserve">Figure </w:t>
        </w:r>
        <w:r w:rsidDel="00E65EFB">
          <w:rPr>
            <w:i w:val="0"/>
            <w:iCs w:val="0"/>
          </w:rPr>
          <w:fldChar w:fldCharType="begin"/>
        </w:r>
        <w:r w:rsidDel="00E65EFB">
          <w:instrText xml:space="preserve"> SEQ Figure \* ARABIC </w:instrText>
        </w:r>
        <w:r w:rsidDel="00E65EFB">
          <w:rPr>
            <w:i w:val="0"/>
            <w:iCs w:val="0"/>
          </w:rPr>
          <w:fldChar w:fldCharType="separate"/>
        </w:r>
        <w:r w:rsidDel="00E65EFB">
          <w:rPr>
            <w:noProof/>
          </w:rPr>
          <w:t>2</w:t>
        </w:r>
        <w:r w:rsidDel="00E65EFB">
          <w:rPr>
            <w:i w:val="0"/>
            <w:iCs w:val="0"/>
            <w:noProof/>
          </w:rPr>
          <w:fldChar w:fldCharType="end"/>
        </w:r>
        <w:r w:rsidDel="00E65EFB">
          <w:t xml:space="preserve">. </w:t>
        </w:r>
        <w:r w:rsidR="00400416" w:rsidRPr="00400416" w:rsidDel="00E65EFB">
          <w:t>Stimuli presentation order</w:t>
        </w:r>
        <w:r w:rsidR="00AA03E9" w:rsidDel="00E65EFB">
          <w:t xml:space="preserve"> </w:t>
        </w:r>
        <w:r w:rsidR="008C0FF6" w:rsidDel="00E65EFB">
          <w:t xml:space="preserve">in </w:t>
        </w:r>
        <w:r w:rsidR="00AA03E9" w:rsidDel="00E65EFB">
          <w:t xml:space="preserve">experiment </w:t>
        </w:r>
        <w:r w:rsidR="008C0FF6" w:rsidDel="00E65EFB">
          <w:t>1</w:t>
        </w:r>
        <w:r w:rsidR="00400416" w:rsidRPr="00400416" w:rsidDel="00E65EFB">
          <w:t xml:space="preserve">. Each trial </w:t>
        </w:r>
        <w:r w:rsidR="001A2B81" w:rsidDel="00E65EFB">
          <w:t>was</w:t>
        </w:r>
        <w:r w:rsidR="00400416" w:rsidRPr="00400416" w:rsidDel="00E65EFB">
          <w:t xml:space="preserve"> composed of a fixation cross (1000ms), a first mask (270ms), a second mask (30ms), a prime word (30ms), a third mask (30ms), a classification task (</w:t>
        </w:r>
        <w:r w:rsidR="006E2077" w:rsidDel="00E65EFB">
          <w:t>0-1500</w:t>
        </w:r>
        <w:r w:rsidR="00400416" w:rsidRPr="00400416" w:rsidDel="00E65EFB">
          <w:t xml:space="preserve">ms, out of which the target </w:t>
        </w:r>
        <w:r w:rsidR="0068691D" w:rsidDel="00E65EFB">
          <w:t xml:space="preserve">was </w:t>
        </w:r>
        <w:r w:rsidR="00400416" w:rsidRPr="00400416" w:rsidDel="00E65EFB">
          <w:t>displayed for 500ms), a recognition task (</w:t>
        </w:r>
        <w:r w:rsidR="001E1DCA" w:rsidDel="00E65EFB">
          <w:t>0</w:t>
        </w:r>
        <w:r w:rsidR="00400416" w:rsidRPr="00400416" w:rsidDel="00E65EFB">
          <w:t>-</w:t>
        </w:r>
        <w:r w:rsidR="001E1DCA" w:rsidDel="00E65EFB">
          <w:t>5</w:t>
        </w:r>
        <w:r w:rsidR="006E2077" w:rsidDel="00E65EFB">
          <w:t>,</w:t>
        </w:r>
        <w:r w:rsidR="00400416" w:rsidRPr="00400416" w:rsidDel="00E65EFB">
          <w:t xml:space="preserve">000ms) and a PAS task (no time limit). The blue circles appearing on the screen are presented as markers for the </w:t>
        </w:r>
        <w:r w:rsidR="00224A4F" w:rsidDel="00E65EFB">
          <w:t>participants</w:t>
        </w:r>
        <w:r w:rsidR="00224A4F" w:rsidRPr="00400416" w:rsidDel="00E65EFB">
          <w:t xml:space="preserve"> </w:t>
        </w:r>
        <w:r w:rsidR="00400416" w:rsidRPr="00400416" w:rsidDel="00E65EFB">
          <w:t>to know where they should touch in order to make their response.</w:t>
        </w:r>
      </w:moveFrom>
    </w:p>
    <w:moveFromRangeEnd w:id="101"/>
    <w:p w14:paraId="675C1A7B" w14:textId="77777777" w:rsidR="000C2F18" w:rsidRPr="00694848" w:rsidRDefault="000C2F18" w:rsidP="00694848">
      <w:pPr>
        <w:ind w:left="720" w:firstLine="0"/>
      </w:pPr>
    </w:p>
    <w:p w14:paraId="22934D29" w14:textId="267293E2" w:rsidR="00B33642" w:rsidDel="001F1330" w:rsidRDefault="00A17855" w:rsidP="006238E0">
      <w:pPr>
        <w:pStyle w:val="Heading3"/>
        <w:rPr>
          <w:moveFrom w:id="105" w:author="Chen Heller" w:date="2023-01-03T17:26:00Z"/>
        </w:rPr>
      </w:pPr>
      <w:bookmarkStart w:id="106" w:name="_Toc114485370"/>
      <w:moveFromRangeStart w:id="107" w:author="Chen Heller" w:date="2023-01-03T17:26:00Z" w:name="move123659235"/>
      <w:moveFrom w:id="108" w:author="Chen Heller" w:date="2023-01-03T17:26:00Z">
        <w:r w:rsidDel="001F1330">
          <w:t>Trajectory p</w:t>
        </w:r>
        <w:r w:rsidR="00B33642" w:rsidDel="001F1330">
          <w:t>reprocessing</w:t>
        </w:r>
        <w:bookmarkEnd w:id="106"/>
      </w:moveFrom>
    </w:p>
    <w:p w14:paraId="597DB305" w14:textId="15203F59" w:rsidR="00B33642" w:rsidRPr="00B33642" w:rsidRDefault="001E0823" w:rsidP="00723227">
      <w:pPr>
        <w:ind w:firstLine="0"/>
      </w:pPr>
      <w:moveFrom w:id="109" w:author="Chen Heller" w:date="2023-01-03T17:26:00Z">
        <w:r w:rsidDel="001F1330">
          <w:t>The p</w:t>
        </w:r>
        <w:r w:rsidRPr="002B6CA5" w:rsidDel="001F1330">
          <w:t xml:space="preserve">reprocessing </w:t>
        </w:r>
        <w:r w:rsidDel="001F1330">
          <w:t xml:space="preserve">procedures </w:t>
        </w:r>
        <w:r w:rsidR="00492414" w:rsidDel="001F1330">
          <w:t xml:space="preserve">followed </w:t>
        </w:r>
        <w:r w:rsidDel="001F1330">
          <w:t xml:space="preserve">those described in </w:t>
        </w:r>
        <w:r w:rsidRPr="00C65950" w:rsidDel="001F1330">
          <w:t xml:space="preserve">Gallivan &amp; Chapman </w:t>
        </w:r>
        <w:r w:rsidR="00E46E50" w:rsidDel="001F1330">
          <w:fldChar w:fldCharType="begin"/>
        </w:r>
        <w:r w:rsidR="00E46E50" w:rsidDel="001F133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rsidDel="001F1330">
          <w:fldChar w:fldCharType="separate"/>
        </w:r>
        <w:r w:rsidR="00E46E50" w:rsidRPr="00E46E50" w:rsidDel="001F1330">
          <w:rPr>
            <w:rFonts w:ascii="Times New Roman" w:hAnsi="Times New Roman" w:cs="Times New Roman"/>
          </w:rPr>
          <w:t>(2014)</w:t>
        </w:r>
        <w:r w:rsidR="00E46E50" w:rsidDel="001F1330">
          <w:fldChar w:fldCharType="end"/>
        </w:r>
        <w:r w:rsidRPr="00C65950" w:rsidDel="001F1330">
          <w:t xml:space="preserve">. </w:t>
        </w:r>
        <w:r w:rsidDel="001F1330">
          <w:t xml:space="preserve">Missing values </w:t>
        </w:r>
        <w:r w:rsidR="00492414" w:rsidDel="001F1330">
          <w:t xml:space="preserve">were </w:t>
        </w:r>
        <w:r w:rsidDel="001F1330">
          <w:t>interpolated with the inpaint_nans</w:t>
        </w:r>
        <w:r w:rsidR="00226EAF" w:rsidDel="001F1330">
          <w:t xml:space="preserve"> function</w:t>
        </w:r>
        <w:r w:rsidDel="001F1330">
          <w:t xml:space="preserve"> </w:t>
        </w:r>
        <w:r w:rsidDel="001F1330">
          <w:fldChar w:fldCharType="begin"/>
        </w:r>
        <w:r w:rsidDel="001F1330">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rsidDel="001F1330">
          <w:fldChar w:fldCharType="separate"/>
        </w:r>
        <w:r w:rsidRPr="0086789F" w:rsidDel="001F1330">
          <w:rPr>
            <w:rFonts w:ascii="Times New Roman" w:hAnsi="Times New Roman" w:cs="Times New Roman"/>
          </w:rPr>
          <w:t>(D’Errico, 2022)</w:t>
        </w:r>
        <w:r w:rsidDel="001F1330">
          <w:fldChar w:fldCharType="end"/>
        </w:r>
        <w:r w:rsidDel="001F1330">
          <w:t xml:space="preserve"> to fill gaps in the trajectory, which </w:t>
        </w:r>
        <w:r w:rsidR="00492414" w:rsidDel="001F1330">
          <w:t xml:space="preserve">was </w:t>
        </w:r>
        <w:r w:rsidDel="001F1330">
          <w:t xml:space="preserve">then filtered with a </w:t>
        </w:r>
        <w:r w:rsidRPr="002B6CA5" w:rsidDel="001F1330">
          <w:t xml:space="preserve">low pass butterworth filter </w:t>
        </w:r>
        <w:r w:rsidDel="001F1330">
          <w:t>(</w:t>
        </w:r>
        <w:r w:rsidRPr="002B6CA5" w:rsidDel="001F1330">
          <w:t>2</w:t>
        </w:r>
        <w:r w:rsidRPr="002B6CA5" w:rsidDel="001F1330">
          <w:rPr>
            <w:vertAlign w:val="superscript"/>
          </w:rPr>
          <w:t>nd</w:t>
        </w:r>
        <w:r w:rsidRPr="002B6CA5" w:rsidDel="001F1330">
          <w:t xml:space="preserve"> order with cutoff at 8Hz</w:t>
        </w:r>
        <w:r w:rsidDel="001F1330">
          <w:t xml:space="preserve">) to reduce noise. The axis' origin </w:t>
        </w:r>
        <w:r w:rsidR="00492414" w:rsidDel="001F1330">
          <w:t xml:space="preserve">was </w:t>
        </w:r>
        <w:r w:rsidDel="001F1330">
          <w:t xml:space="preserve">set at the first sample of each trial. To locate </w:t>
        </w:r>
        <w:r w:rsidR="00E7320D" w:rsidDel="001F1330">
          <w:t xml:space="preserve">reaching </w:t>
        </w:r>
        <w:r w:rsidRPr="00E7320D" w:rsidDel="001F1330">
          <w:t>onset</w:t>
        </w:r>
        <w:r w:rsidDel="001F1330">
          <w:t>, a low pass butterworth filter (2</w:t>
        </w:r>
        <w:r w:rsidRPr="00BD4213" w:rsidDel="001F1330">
          <w:rPr>
            <w:vertAlign w:val="superscript"/>
          </w:rPr>
          <w:t>nd</w:t>
        </w:r>
        <w:r w:rsidDel="001F1330">
          <w:t xml:space="preserve"> order with a 10Hz cutoff) </w:t>
        </w:r>
        <w:r w:rsidR="00492414" w:rsidRPr="00C95261" w:rsidDel="001F1330">
          <w:t>was</w:t>
        </w:r>
        <w:r w:rsidR="00492414" w:rsidDel="001F1330">
          <w:rPr>
            <w:u w:val="words"/>
          </w:rPr>
          <w:t xml:space="preserve"> </w:t>
        </w:r>
        <w:r w:rsidDel="001F1330">
          <w:t xml:space="preserve">applied to the 3D velocity. </w:t>
        </w:r>
        <w:r w:rsidR="00E7320D" w:rsidDel="001F1330">
          <w:rPr>
            <w:i/>
            <w:iCs/>
          </w:rPr>
          <w:t>Reaching</w:t>
        </w:r>
        <w:r w:rsidR="009A594B" w:rsidRPr="008C0FF6" w:rsidDel="001F1330">
          <w:rPr>
            <w:i/>
            <w:iCs/>
          </w:rPr>
          <w:t xml:space="preserve"> o</w:t>
        </w:r>
        <w:r w:rsidRPr="008C0FF6" w:rsidDel="001F1330">
          <w:rPr>
            <w:i/>
            <w:iCs/>
          </w:rPr>
          <w:t>nset</w:t>
        </w:r>
        <w:r w:rsidR="00E7320D" w:rsidDel="001F1330">
          <w:t xml:space="preserve"> </w:t>
        </w:r>
        <w:r w:rsidR="00D57772" w:rsidDel="001F1330">
          <w:t xml:space="preserve">was </w:t>
        </w:r>
        <w:r w:rsidDel="001F1330">
          <w:t xml:space="preserve">indicated by four consecutive samples having a velocity greater than 20mm/s and a total acceleration of at least 20mm/s^2. </w:t>
        </w:r>
        <w:r w:rsidR="002D3024" w:rsidRPr="008C0FF6" w:rsidDel="001F1330">
          <w:rPr>
            <w:i/>
            <w:iCs/>
          </w:rPr>
          <w:t>Reaching o</w:t>
        </w:r>
        <w:r w:rsidRPr="008C0FF6" w:rsidDel="001F1330">
          <w:rPr>
            <w:i/>
            <w:iCs/>
          </w:rPr>
          <w:t>ffset</w:t>
        </w:r>
        <w:r w:rsidDel="001F1330">
          <w:t xml:space="preserve"> </w:t>
        </w:r>
        <w:r w:rsidR="00D57772" w:rsidDel="001F1330">
          <w:t xml:space="preserve">was </w:t>
        </w:r>
        <w:r w:rsidDel="001F1330">
          <w:t xml:space="preserve">determined as the point along </w:t>
        </w:r>
        <w:r w:rsidDel="001F1330">
          <w:lastRenderedPageBreak/>
          <w:t>the trajectory that is closest to the screen.</w:t>
        </w:r>
        <w:r w:rsidR="002D3024" w:rsidDel="001F1330">
          <w:t xml:space="preserve"> </w:t>
        </w:r>
        <w:r w:rsidDel="001F1330">
          <w:t xml:space="preserve">The </w:t>
        </w:r>
        <w:r w:rsidR="003B7F7E" w:rsidDel="001F1330">
          <w:t xml:space="preserve">trajectories </w:t>
        </w:r>
        <w:r w:rsidR="00D57772" w:rsidDel="001F1330">
          <w:t xml:space="preserve">were </w:t>
        </w:r>
        <w:r w:rsidDel="001F1330">
          <w:t xml:space="preserve">normalized to the </w:t>
        </w:r>
        <w:r w:rsidR="003B7F7E" w:rsidDel="001F1330">
          <w:t xml:space="preserve">distance </w:t>
        </w:r>
        <w:r w:rsidDel="001F1330">
          <w:t>traveled along the axis perpendicular to the screen (Z axis). To do so, a B-spline of the 6</w:t>
        </w:r>
        <w:r w:rsidRPr="00576F53" w:rsidDel="001F1330">
          <w:rPr>
            <w:vertAlign w:val="superscript"/>
          </w:rPr>
          <w:t>th</w:t>
        </w:r>
        <w:r w:rsidDel="001F1330">
          <w:t xml:space="preserve"> order with a</w:t>
        </w:r>
        <w:r w:rsidRPr="00C83062" w:rsidDel="001F1330">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From w:id="110" w:author="Chen Heller" w:date="2023-01-03T17:26:00Z">
          <w:r w:rsidDel="001F1330">
            <w:t xml:space="preserve"> on the 4</w:t>
          </w:r>
          <w:r w:rsidRPr="00C83062" w:rsidDel="001F1330">
            <w:rPr>
              <w:vertAlign w:val="superscript"/>
            </w:rPr>
            <w:t>th</w:t>
          </w:r>
          <w:r w:rsidDel="001F1330">
            <w:t xml:space="preserve"> derivative </w:t>
          </w:r>
          <w:r w:rsidR="00D57772" w:rsidDel="001F1330">
            <w:t xml:space="preserve">was </w:t>
          </w:r>
          <w:r w:rsidDel="001F1330">
            <w:t xml:space="preserve">fitted to each axis with a spline at every data point. The fitted function </w:t>
          </w:r>
          <w:r w:rsidR="00D57772" w:rsidDel="001F1330">
            <w:t xml:space="preserve">was </w:t>
          </w:r>
          <w:r w:rsidDel="001F1330">
            <w:t xml:space="preserve">used to produce a high-resolution representation of the trajectory (1000 samples) from which 200 points equally spaced along the </w:t>
          </w:r>
          <w:r w:rsidR="00556BF3" w:rsidDel="001F1330">
            <w:t xml:space="preserve">traveled </w:t>
          </w:r>
          <w:r w:rsidDel="001F1330">
            <w:t xml:space="preserve">distance on the Z axis </w:t>
          </w:r>
          <w:r w:rsidR="00F00C31" w:rsidDel="001F1330">
            <w:t>were</w:t>
          </w:r>
          <w:r w:rsidDel="001F1330">
            <w:t xml:space="preserve"> extracted (e.g., if the participant moved 2cm forward and 1cm backward, the distance </w:t>
          </w:r>
          <w:r w:rsidR="00F00C31" w:rsidDel="001F1330">
            <w:t xml:space="preserve">that was </w:t>
          </w:r>
          <w:r w:rsidDel="001F1330">
            <w:t xml:space="preserve">traveled </w:t>
          </w:r>
          <w:r w:rsidR="00F00C31" w:rsidDel="001F1330">
            <w:t>was</w:t>
          </w:r>
          <w:r w:rsidDel="001F1330">
            <w:t xml:space="preserve"> 3cm). These points represent</w:t>
          </w:r>
          <w:r w:rsidR="00F00C31" w:rsidDel="001F1330">
            <w:t>ed</w:t>
          </w:r>
          <w:r w:rsidDel="001F1330">
            <w:t xml:space="preserve"> the proportion of path traveled</w:t>
          </w:r>
          <w:r w:rsidR="00145718" w:rsidDel="001F1330">
            <w:t xml:space="preserve"> until each point</w:t>
          </w:r>
          <w:r w:rsidDel="001F1330">
            <w:t>.</w:t>
          </w:r>
        </w:moveFrom>
        <w:moveFromRangeEnd w:id="107"/>
      </w:moveFrom>
    </w:p>
    <w:p w14:paraId="1B7E9AD3" w14:textId="2EC246B3" w:rsidR="001E0823" w:rsidDel="00165C67" w:rsidRDefault="001E0823" w:rsidP="006238E0">
      <w:pPr>
        <w:pStyle w:val="Heading3"/>
        <w:rPr>
          <w:del w:id="111" w:author="Chen Heller" w:date="2023-01-04T10:02:00Z"/>
        </w:rPr>
      </w:pPr>
      <w:bookmarkStart w:id="112" w:name="_Toc114485371"/>
      <w:del w:id="113" w:author="Chen Heller" w:date="2023-01-04T10:02:00Z">
        <w:r w:rsidDel="00165C67">
          <w:delText>Variables extraction</w:delText>
        </w:r>
        <w:bookmarkEnd w:id="112"/>
      </w:del>
    </w:p>
    <w:p w14:paraId="3FD2B015" w14:textId="1616DF73" w:rsidR="001E0823" w:rsidDel="00165C67" w:rsidRDefault="00AA1B21" w:rsidP="00723227">
      <w:pPr>
        <w:ind w:firstLine="0"/>
        <w:rPr>
          <w:del w:id="114" w:author="Chen Heller" w:date="2023-01-04T10:02:00Z"/>
        </w:rPr>
      </w:pPr>
      <w:del w:id="115"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116"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117" w:author="Chen Heller" w:date="2023-01-04T10:02:00Z">
        <w:r w:rsidR="00DE0E1F" w:rsidDel="00165C67">
          <w:delText xml:space="preserve">; (b) </w:delText>
        </w:r>
        <w:r w:rsidR="00433F9B" w:rsidDel="00165C67">
          <w:delText>reaction time</w:delText>
        </w:r>
        <w:r w:rsidR="00B55D74" w:rsidDel="00165C67">
          <w:delText>,</w:delText>
        </w:r>
      </w:del>
      <w:del w:id="118"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119"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120"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121"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122"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123"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rsidP="006238E0">
      <w:pPr>
        <w:pStyle w:val="Heading3"/>
        <w:rPr>
          <w:del w:id="124" w:author="Chen Heller" w:date="2023-01-03T17:37:00Z"/>
        </w:rPr>
      </w:pPr>
      <w:bookmarkStart w:id="125" w:name="_Toc114485372"/>
      <w:del w:id="126" w:author="Chen Heller" w:date="2023-01-03T17:37:00Z">
        <w:r w:rsidDel="001036D3">
          <w:delText>Exclusion criteria</w:delText>
        </w:r>
        <w:bookmarkEnd w:id="125"/>
      </w:del>
    </w:p>
    <w:p w14:paraId="278BD072" w14:textId="6D8808A6" w:rsidR="00823CFE" w:rsidRDefault="00F70C75" w:rsidP="00723227">
      <w:pPr>
        <w:ind w:firstLine="0"/>
      </w:pPr>
      <w:moveFromRangeStart w:id="127" w:author="Chen Heller" w:date="2023-01-03T17:37:00Z" w:name="move123659894"/>
      <w:moveFrom w:id="128" w:author="Chen Heller" w:date="2023-01-03T17:37:00Z">
        <w:r w:rsidDel="001036D3">
          <w:lastRenderedPageBreak/>
          <w:t xml:space="preserve">Trials </w:t>
        </w:r>
        <w:r w:rsidR="00E403CC" w:rsidDel="001036D3">
          <w:t xml:space="preserve">in which </w:t>
        </w:r>
        <w:r w:rsidR="009C0FF0" w:rsidDel="001036D3">
          <w:t xml:space="preserve">either </w:t>
        </w:r>
        <w:r w:rsidR="00E403CC" w:rsidDel="001036D3">
          <w:t xml:space="preserve">a technical malfunction </w:t>
        </w:r>
        <w:r w:rsidR="009C0FF0" w:rsidDel="001036D3">
          <w:t>occurred,</w:t>
        </w:r>
        <w:r w:rsidR="00E403CC" w:rsidDel="001036D3">
          <w:t xml:space="preserve"> or a problematic response was given, </w:t>
        </w:r>
        <w:r w:rsidR="009C0FF0" w:rsidDel="001036D3">
          <w:t>as well as trial</w:t>
        </w:r>
        <w:r w:rsidR="001739AD" w:rsidDel="001036D3">
          <w:t>s</w:t>
        </w:r>
        <w:r w:rsidR="009C0FF0" w:rsidDel="001036D3">
          <w:t xml:space="preserve"> that </w:t>
        </w:r>
        <w:r w:rsidDel="001036D3">
          <w:t>had a visibility rating that is higher than one</w:t>
        </w:r>
        <w:r w:rsidR="009C0FF0" w:rsidDel="001036D3">
          <w:t>,</w:t>
        </w:r>
        <w:r w:rsidDel="001036D3">
          <w:t xml:space="preserve"> were excluded from the analysis.</w:t>
        </w:r>
        <w:r w:rsidR="00735979" w:rsidDel="001036D3">
          <w:t xml:space="preserve"> </w:t>
        </w:r>
        <w:r w:rsidR="00C3475E" w:rsidDel="001036D3">
          <w:t xml:space="preserve">A technical malfunction </w:t>
        </w:r>
        <w:r w:rsidR="00FF0D06" w:rsidDel="001036D3">
          <w:t>alludes to</w:t>
        </w:r>
        <w:r w:rsidR="009E495C" w:rsidDel="001036D3">
          <w:t xml:space="preserve"> </w:t>
        </w:r>
        <w:r w:rsidR="00180C5F" w:rsidDel="001036D3">
          <w:t>trajector</w:t>
        </w:r>
        <w:r w:rsidR="009E495C" w:rsidDel="001036D3">
          <w:t>ies that</w:t>
        </w:r>
        <w:r w:rsidR="00180C5F" w:rsidDel="001036D3">
          <w:t xml:space="preserve"> </w:t>
        </w:r>
        <w:r w:rsidR="00F51AD1" w:rsidDel="001036D3">
          <w:t xml:space="preserve">had less than </w:t>
        </w:r>
        <w:r w:rsidR="00C3475E" w:rsidDel="001036D3">
          <w:t xml:space="preserve">100ms of </w:t>
        </w:r>
        <w:r w:rsidR="00180C5F" w:rsidDel="001036D3">
          <w:t xml:space="preserve">existing </w:t>
        </w:r>
        <w:r w:rsidR="00C3475E" w:rsidDel="001036D3">
          <w:t xml:space="preserve">data </w:t>
        </w:r>
        <w:r w:rsidR="007116EB" w:rsidDel="001036D3">
          <w:t xml:space="preserve">or more than 100ms of missing data, or </w:t>
        </w:r>
        <w:r w:rsidR="009E495C" w:rsidDel="001036D3">
          <w:t xml:space="preserve">trials in which </w:t>
        </w:r>
        <w:r w:rsidR="007116EB" w:rsidDel="001036D3">
          <w:t xml:space="preserve">the </w:t>
        </w:r>
        <w:r w:rsidR="00923E83" w:rsidDel="001036D3">
          <w:t>stimuli</w:t>
        </w:r>
        <w:r w:rsidR="007116EB" w:rsidDel="001036D3">
          <w:t xml:space="preserve"> duration was incorrect</w:t>
        </w:r>
        <w:r w:rsidR="00C57EC0" w:rsidDel="001036D3">
          <w:t xml:space="preserve">. </w:t>
        </w:r>
        <w:r w:rsidR="00CA7AF7" w:rsidDel="001036D3">
          <w:t>P</w:t>
        </w:r>
        <w:r w:rsidR="00DC26B3" w:rsidDel="001036D3">
          <w:t>roblematic response</w:t>
        </w:r>
        <w:r w:rsidR="00CA7AF7" w:rsidDel="001036D3">
          <w:t xml:space="preserve">s include </w:t>
        </w:r>
        <w:r w:rsidR="001537B9" w:rsidDel="001036D3">
          <w:t xml:space="preserve">incorrect answers and </w:t>
        </w:r>
        <w:r w:rsidR="00CA7AF7" w:rsidDel="001036D3">
          <w:t>trajectories that missed the target by more than 12cm</w:t>
        </w:r>
        <w:r w:rsidR="001537B9" w:rsidDel="001036D3">
          <w:t xml:space="preserve">, as well as </w:t>
        </w:r>
        <w:r w:rsidR="00855B75" w:rsidDel="001036D3">
          <w:t xml:space="preserve">reaching </w:t>
        </w:r>
        <w:r w:rsidR="001537B9" w:rsidDel="001036D3">
          <w:t>movements</w:t>
        </w:r>
        <w:r w:rsidR="00855B75" w:rsidDel="001036D3">
          <w:t xml:space="preserve"> </w:t>
        </w:r>
        <w:r w:rsidR="00FB37A2" w:rsidDel="001036D3">
          <w:t xml:space="preserve">that were </w:t>
        </w:r>
        <w:r w:rsidR="00CE439B" w:rsidDel="001036D3">
          <w:t xml:space="preserve">shorter </w:t>
        </w:r>
        <w:r w:rsidR="00C73ED8" w:rsidDel="001036D3">
          <w:t xml:space="preserve">– when measured along the z axis – </w:t>
        </w:r>
        <w:r w:rsidR="00CE439B" w:rsidDel="001036D3">
          <w:t xml:space="preserve">than the </w:t>
        </w:r>
        <w:r w:rsidR="00697FF7" w:rsidDel="001036D3">
          <w:t>distance between the start</w:t>
        </w:r>
        <w:r w:rsidR="00963730" w:rsidDel="001036D3">
          <w:t>ing p</w:t>
        </w:r>
        <w:r w:rsidR="00060B5C" w:rsidDel="001036D3">
          <w:t>oi</w:t>
        </w:r>
        <w:r w:rsidR="00963730" w:rsidDel="001036D3">
          <w:t>nt and the screen, minus</w:t>
        </w:r>
        <w:r w:rsidR="0082310B" w:rsidDel="001036D3">
          <w:t xml:space="preserve"> a </w:t>
        </w:r>
        <w:r w:rsidR="00060B5C" w:rsidDel="001036D3">
          <w:t>three-centimeter</w:t>
        </w:r>
        <w:r w:rsidR="0082310B" w:rsidDel="001036D3">
          <w:t xml:space="preserve"> allowance that accounts for small variations in </w:t>
        </w:r>
        <w:r w:rsidR="002C1431" w:rsidDel="001036D3">
          <w:t xml:space="preserve">reaching </w:t>
        </w:r>
        <w:r w:rsidR="0082310B" w:rsidDel="001036D3">
          <w:t>onset.</w:t>
        </w:r>
        <w:r w:rsidR="00AC1A47" w:rsidDel="001036D3">
          <w:t xml:space="preserve"> Finally, slow movements</w:t>
        </w:r>
        <w:r w:rsidR="00C641FC" w:rsidDel="001036D3">
          <w:rPr>
            <w:rFonts w:hint="cs"/>
            <w:rtl/>
          </w:rPr>
          <w:t xml:space="preserve"> </w:t>
        </w:r>
        <w:r w:rsidR="00C641FC" w:rsidDel="001036D3">
          <w:t>were disqualified</w:t>
        </w:r>
        <w:r w:rsidR="00AC1A47" w:rsidDel="001036D3">
          <w:t xml:space="preserve"> </w:t>
        </w:r>
        <w:r w:rsidR="00C641FC" w:rsidDel="001036D3">
          <w:t xml:space="preserve">if they </w:t>
        </w:r>
        <w:r w:rsidR="0041233D" w:rsidDel="001036D3">
          <w:t xml:space="preserve">were located more than 3 </w:t>
        </w:r>
        <w:r w:rsidR="00A8680A" w:rsidDel="001036D3">
          <w:t xml:space="preserve">standard deviations (SD) </w:t>
        </w:r>
        <w:r w:rsidR="0041233D" w:rsidDel="001036D3">
          <w:t xml:space="preserve">from the </w:t>
        </w:r>
        <w:r w:rsidR="00327FC8" w:rsidDel="001036D3">
          <w:t xml:space="preserve">average movement duration across </w:t>
        </w:r>
        <w:r w:rsidR="00953E48" w:rsidDel="001036D3">
          <w:t xml:space="preserve">the participant's correctly answered </w:t>
        </w:r>
        <w:r w:rsidR="00327FC8" w:rsidDel="001036D3">
          <w:t xml:space="preserve">trials that </w:t>
        </w:r>
        <w:r w:rsidR="00C72721" w:rsidDel="001036D3">
          <w:t>did not have missing data</w:t>
        </w:r>
        <w:r w:rsidR="00953E48" w:rsidDel="001036D3">
          <w:t>.</w:t>
        </w:r>
      </w:moveFrom>
      <w:moveFromRangeEnd w:id="127"/>
    </w:p>
    <w:p w14:paraId="459C7EAD" w14:textId="012F143E" w:rsidR="000E1974" w:rsidDel="00A7794D" w:rsidRDefault="002057FC" w:rsidP="006238E0">
      <w:pPr>
        <w:pStyle w:val="Heading3"/>
        <w:rPr>
          <w:del w:id="129" w:author="Chen Heller" w:date="2023-01-04T09:14:00Z"/>
        </w:rPr>
      </w:pPr>
      <w:bookmarkStart w:id="130" w:name="_Toc114485373"/>
      <w:del w:id="131" w:author="Chen Heller" w:date="2023-01-04T09:14:00Z">
        <w:r w:rsidDel="00A7794D">
          <w:delText>Results</w:delText>
        </w:r>
        <w:bookmarkEnd w:id="130"/>
      </w:del>
    </w:p>
    <w:p w14:paraId="7ECA8D04" w14:textId="1E0C76AA" w:rsidR="00587CF1" w:rsidDel="00462D23" w:rsidRDefault="00F50E45" w:rsidP="00723227">
      <w:pPr>
        <w:ind w:firstLine="0"/>
        <w:rPr>
          <w:del w:id="132" w:author="Chen Heller" w:date="2023-01-04T09:12:00Z"/>
          <w:rtl/>
        </w:rPr>
      </w:pPr>
      <w:del w:id="133"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134" w:author="Chen Heller" w:date="2023-01-04T09:11:00Z" w:name="move123715935"/>
      <w:moveFrom w:id="135" w:author="Chen Heller" w:date="2023-01-04T09:11:00Z">
        <w:del w:id="136"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134"/>
      <w:del w:id="137"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3E25BC3A" w:rsidR="000C2F18" w:rsidDel="00A7794D" w:rsidRDefault="00EE27A0" w:rsidP="001F2A95">
      <w:pPr>
        <w:rPr>
          <w:del w:id="138" w:author="Chen Heller" w:date="2023-01-04T09:14:00Z"/>
        </w:rPr>
      </w:pPr>
      <w:del w:id="139" w:author="Chen Heller" w:date="2023-01-04T09:14:00Z">
        <w:r w:rsidDel="00A7794D">
          <w:delText>Congruency effect</w:delText>
        </w:r>
        <w:r w:rsidR="00AF0D06" w:rsidDel="00A7794D">
          <w:delText>:</w:delText>
        </w:r>
        <w:r w:rsidDel="00A7794D">
          <w:delText xml:space="preserve"> </w:delText>
        </w:r>
      </w:del>
      <w:moveFromRangeStart w:id="140" w:author="Chen Heller" w:date="2023-01-04T09:14:00Z" w:name="move123716079"/>
      <w:moveFrom w:id="141" w:author="Chen Heller" w:date="2023-01-04T09:14:00Z">
        <w:r w:rsidR="001A3124" w:rsidDel="00A7794D">
          <w:t xml:space="preserve">All the comparisons between the congruent and incongruent conditions in all four experiments were corrected for multiple comparisons using the Tree-BH </w:t>
        </w:r>
        <w:r w:rsidR="00BB4D09" w:rsidDel="00A7794D">
          <w:t>(</w:t>
        </w:r>
        <w:r w:rsidR="00D27F4B" w:rsidDel="00A7794D">
          <w:fldChar w:fldCharType="begin"/>
        </w:r>
        <w:r w:rsidR="00D27F4B" w:rsidDel="00A7794D">
          <w:instrText xml:space="preserve"> REF _Ref114050197 \h </w:instrText>
        </w:r>
      </w:moveFrom>
      <w:del w:id="142" w:author="Chen Heller" w:date="2023-01-04T09:14:00Z"/>
      <w:moveFrom w:id="143" w:author="Chen Heller" w:date="2023-01-04T09:14:00Z">
        <w:r w:rsidR="00D27F4B" w:rsidDel="00A7794D">
          <w:fldChar w:fldCharType="separate"/>
        </w:r>
        <w:r w:rsidR="003251EA" w:rsidDel="00A7794D">
          <w:t xml:space="preserve">Supplementary Figure </w:t>
        </w:r>
        <w:r w:rsidR="003251EA" w:rsidDel="00A7794D">
          <w:rPr>
            <w:noProof/>
          </w:rPr>
          <w:t>1</w:t>
        </w:r>
        <w:r w:rsidR="00D27F4B" w:rsidDel="00A7794D">
          <w:fldChar w:fldCharType="end"/>
        </w:r>
        <w:r w:rsidR="00D27F4B" w:rsidDel="00A7794D">
          <w:t xml:space="preserve">) </w:t>
        </w:r>
        <w:r w:rsidR="001A3124" w:rsidDel="00A7794D">
          <w:t xml:space="preserve">method suggested in </w:t>
        </w:r>
        <w:r w:rsidR="001A3124" w:rsidDel="00A7794D">
          <w:fldChar w:fldCharType="begin"/>
        </w:r>
        <w:r w:rsidR="001A3124" w:rsidDel="00A7794D">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rsidDel="00A7794D">
          <w:fldChar w:fldCharType="separate"/>
        </w:r>
        <w:r w:rsidR="001A3124" w:rsidRPr="00283780" w:rsidDel="00A7794D">
          <w:rPr>
            <w:rFonts w:ascii="Times New Roman" w:hAnsi="Times New Roman" w:cs="Times New Roman"/>
          </w:rPr>
          <w:t xml:space="preserve">Bogomolov et al. </w:t>
        </w:r>
        <w:r w:rsidR="001A3124" w:rsidDel="00A7794D">
          <w:rPr>
            <w:rFonts w:ascii="Times New Roman" w:hAnsi="Times New Roman" w:cs="Times New Roman"/>
          </w:rPr>
          <w:t>(</w:t>
        </w:r>
        <w:r w:rsidR="001A3124" w:rsidRPr="00283780" w:rsidDel="00A7794D">
          <w:rPr>
            <w:rFonts w:ascii="Times New Roman" w:hAnsi="Times New Roman" w:cs="Times New Roman"/>
          </w:rPr>
          <w:t>2021</w:t>
        </w:r>
        <w:r w:rsidR="001A3124" w:rsidDel="00A7794D">
          <w:fldChar w:fldCharType="end"/>
        </w:r>
        <w:r w:rsidR="001A3124" w:rsidDel="00A7794D">
          <w:t>)</w:t>
        </w:r>
        <w:r w:rsidR="00754A46" w:rsidDel="00A7794D">
          <w:t xml:space="preserve">. In addition, normality of the residuals was tested with </w:t>
        </w:r>
        <w:r w:rsidR="0034613B" w:rsidDel="00A7794D">
          <w:t xml:space="preserve">a </w:t>
        </w:r>
        <w:r w:rsidR="00754A46" w:rsidDel="00A7794D">
          <w:t>QQ-plot</w:t>
        </w:r>
        <w:r w:rsidR="00406C31" w:rsidDel="00A7794D">
          <w:t>,</w:t>
        </w:r>
        <w:r w:rsidR="00754A46" w:rsidDel="00A7794D">
          <w:t xml:space="preserve"> and </w:t>
        </w:r>
        <w:r w:rsidR="00406C31" w:rsidDel="00A7794D">
          <w:t xml:space="preserve">a permutation test </w:t>
        </w:r>
        <w:r w:rsidR="00B148DB" w:rsidDel="00A7794D">
          <w:t>(</w:t>
        </w:r>
        <w:r w:rsidR="00B148DB" w:rsidDel="00A7794D">
          <w:fldChar w:fldCharType="begin"/>
        </w:r>
        <w:r w:rsidR="004903FB" w:rsidDel="00A7794D">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rsidDel="00A7794D">
          <w:fldChar w:fldCharType="separate"/>
        </w:r>
        <w:r w:rsidR="00B148DB" w:rsidRPr="0046480E" w:rsidDel="00A7794D">
          <w:rPr>
            <w:rFonts w:ascii="Times New Roman" w:hAnsi="Times New Roman" w:cs="Times New Roman"/>
          </w:rPr>
          <w:t>Kohl, 2019</w:t>
        </w:r>
        <w:r w:rsidR="00B148DB" w:rsidDel="00A7794D">
          <w:fldChar w:fldCharType="end"/>
        </w:r>
        <w:r w:rsidR="00B148DB" w:rsidDel="00A7794D">
          <w:t xml:space="preserve">) </w:t>
        </w:r>
        <w:r w:rsidR="00406C31" w:rsidDel="00A7794D">
          <w:t>was use</w:t>
        </w:r>
        <w:r w:rsidR="002A6955" w:rsidDel="00A7794D">
          <w:t>d</w:t>
        </w:r>
        <w:r w:rsidR="00406C31" w:rsidDel="00A7794D">
          <w:t xml:space="preserve"> to assess differences in </w:t>
        </w:r>
        <w:r w:rsidR="00145C16" w:rsidDel="00A7794D">
          <w:t xml:space="preserve">variables that did not pass </w:t>
        </w:r>
        <w:r w:rsidR="00406C31" w:rsidDel="00A7794D">
          <w:t>the normality</w:t>
        </w:r>
        <w:r w:rsidR="008043D7" w:rsidDel="00A7794D">
          <w:t xml:space="preserve"> test</w:t>
        </w:r>
        <w:r w:rsidR="00006F56" w:rsidDel="00A7794D">
          <w:t xml:space="preserve"> (</w:t>
        </w:r>
        <w:r w:rsidR="00DF51BA" w:rsidDel="00A7794D">
          <w:t>f</w:t>
        </w:r>
        <w:r w:rsidR="00006F56" w:rsidDel="00A7794D">
          <w:t>or a list</w:t>
        </w:r>
        <w:r w:rsidR="002A45A3" w:rsidDel="00A7794D">
          <w:t xml:space="preserve"> </w:t>
        </w:r>
        <w:r w:rsidR="00006F56" w:rsidDel="00A7794D">
          <w:t xml:space="preserve">of </w:t>
        </w:r>
        <w:r w:rsidR="00424D9F" w:rsidDel="00A7794D">
          <w:t xml:space="preserve">such </w:t>
        </w:r>
        <w:r w:rsidR="00006F56" w:rsidDel="00A7794D">
          <w:t>variables see</w:t>
        </w:r>
        <w:r w:rsidR="00243F3B" w:rsidDel="00A7794D">
          <w:t xml:space="preserve"> </w:t>
        </w:r>
        <w:r w:rsidR="00BB21CF" w:rsidDel="00A7794D">
          <w:lastRenderedPageBreak/>
          <w:fldChar w:fldCharType="begin"/>
        </w:r>
        <w:r w:rsidR="00BB21CF" w:rsidDel="00A7794D">
          <w:instrText xml:space="preserve"> REF _Ref114128122 \h </w:instrText>
        </w:r>
      </w:moveFrom>
      <w:del w:id="144" w:author="Chen Heller" w:date="2023-01-04T09:14:00Z"/>
      <w:moveFrom w:id="145" w:author="Chen Heller" w:date="2023-01-04T09:14:00Z">
        <w:r w:rsidR="00BB21CF" w:rsidDel="00A7794D">
          <w:fldChar w:fldCharType="separate"/>
        </w:r>
        <w:r w:rsidR="003251EA" w:rsidDel="00A7794D">
          <w:t xml:space="preserve">Supplementary Figure </w:t>
        </w:r>
        <w:r w:rsidR="003251EA" w:rsidDel="00A7794D">
          <w:rPr>
            <w:noProof/>
          </w:rPr>
          <w:t>2</w:t>
        </w:r>
        <w:r w:rsidR="00BB21CF" w:rsidDel="00A7794D">
          <w:fldChar w:fldCharType="end"/>
        </w:r>
        <w:r w:rsidR="0019704E" w:rsidDel="00A7794D">
          <w:t>)</w:t>
        </w:r>
        <w:r w:rsidR="00877E08" w:rsidDel="00A7794D">
          <w:t xml:space="preserve">. </w:t>
        </w:r>
      </w:moveFrom>
      <w:moveFromRangeEnd w:id="140"/>
      <w:del w:id="146"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147"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jc w:val="left"/>
        <w:rPr>
          <w:del w:id="148" w:author="Chen Heller" w:date="2023-01-04T09:14:00Z"/>
        </w:rPr>
      </w:pPr>
      <w:del w:id="149" w:author="Chen Heller" w:date="2023-01-04T09:14:00Z">
        <w:r w:rsidDel="00A7794D">
          <w:br w:type="page"/>
        </w:r>
      </w:del>
    </w:p>
    <w:p w14:paraId="77E035F3" w14:textId="609EA91B" w:rsidR="004545CA" w:rsidDel="00A7794D" w:rsidRDefault="004545CA" w:rsidP="00EE3C0C">
      <w:pPr>
        <w:pStyle w:val="Caption"/>
        <w:keepNext/>
        <w:rPr>
          <w:del w:id="150" w:author="Chen Heller" w:date="2023-01-04T09:14:00Z"/>
        </w:rPr>
      </w:pPr>
      <w:bookmarkStart w:id="151" w:name="_Ref114471021"/>
      <w:del w:id="152" w:author="Chen Heller" w:date="2023-01-04T09:14:00Z">
        <w:r w:rsidDel="00A7794D">
          <w:lastRenderedPageBreak/>
          <w:delText xml:space="preserve">Table </w:delText>
        </w:r>
        <w:r w:rsidDel="00A7794D">
          <w:fldChar w:fldCharType="begin"/>
        </w:r>
        <w:r w:rsidDel="00A7794D">
          <w:delInstrText xml:space="preserve"> SEQ Table \* ARABIC </w:delInstrText>
        </w:r>
        <w:r w:rsidDel="00A7794D">
          <w:fldChar w:fldCharType="separate"/>
        </w:r>
        <w:r w:rsidR="003251EA" w:rsidDel="00A7794D">
          <w:rPr>
            <w:noProof/>
          </w:rPr>
          <w:delText>1</w:delText>
        </w:r>
        <w:r w:rsidDel="00A7794D">
          <w:rPr>
            <w:noProof/>
          </w:rPr>
          <w:fldChar w:fldCharType="end"/>
        </w:r>
        <w:bookmarkEnd w:id="147"/>
        <w:bookmarkEnd w:id="151"/>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153" w:author="Chen Heller" w:date="2023-01-04T09:14:00Z"/>
        </w:trPr>
        <w:tc>
          <w:tcPr>
            <w:tcW w:w="284" w:type="dxa"/>
            <w:tcBorders>
              <w:top w:val="single" w:sz="12" w:space="0" w:color="auto"/>
            </w:tcBorders>
          </w:tcPr>
          <w:p w14:paraId="0DBA713A" w14:textId="41CA5DAE" w:rsidR="00DC6616" w:rsidDel="00A7794D" w:rsidRDefault="00DC6616" w:rsidP="00EA2CED">
            <w:pPr>
              <w:ind w:firstLine="0"/>
              <w:rPr>
                <w:del w:id="154" w:author="Chen Heller" w:date="2023-01-04T09:14:00Z"/>
              </w:rPr>
            </w:pPr>
          </w:p>
        </w:tc>
        <w:tc>
          <w:tcPr>
            <w:tcW w:w="2268" w:type="dxa"/>
            <w:tcBorders>
              <w:top w:val="single" w:sz="12" w:space="0" w:color="auto"/>
            </w:tcBorders>
          </w:tcPr>
          <w:p w14:paraId="44966F39" w14:textId="0B78B322" w:rsidR="00DC6616" w:rsidDel="00A7794D" w:rsidRDefault="00DC6616" w:rsidP="00EA2CED">
            <w:pPr>
              <w:ind w:firstLine="0"/>
              <w:rPr>
                <w:del w:id="155"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rsidP="00EA2CED">
            <w:pPr>
              <w:ind w:firstLine="0"/>
              <w:jc w:val="center"/>
              <w:rPr>
                <w:del w:id="156" w:author="Chen Heller" w:date="2023-01-04T09:14:00Z"/>
                <w:b/>
                <w:bCs/>
              </w:rPr>
            </w:pPr>
            <w:del w:id="157"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rsidP="00EE3C0C">
            <w:pPr>
              <w:ind w:firstLine="0"/>
              <w:jc w:val="center"/>
              <w:rPr>
                <w:del w:id="158" w:author="Chen Heller" w:date="2023-01-04T09:14:00Z"/>
                <w:b/>
                <w:bCs/>
              </w:rPr>
            </w:pPr>
            <w:del w:id="159"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rsidP="00EA2CED">
            <w:pPr>
              <w:ind w:firstLine="0"/>
              <w:jc w:val="center"/>
              <w:rPr>
                <w:del w:id="160" w:author="Chen Heller" w:date="2023-01-04T09:14:00Z"/>
                <w:b/>
                <w:bCs/>
              </w:rPr>
            </w:pPr>
          </w:p>
        </w:tc>
        <w:tc>
          <w:tcPr>
            <w:tcW w:w="992" w:type="dxa"/>
            <w:tcBorders>
              <w:top w:val="single" w:sz="12" w:space="0" w:color="auto"/>
            </w:tcBorders>
          </w:tcPr>
          <w:p w14:paraId="70DC418E" w14:textId="0F1F197F" w:rsidR="00DC6616" w:rsidRPr="00EA2CED" w:rsidDel="00A7794D" w:rsidRDefault="00DC6616" w:rsidP="00EA2CED">
            <w:pPr>
              <w:ind w:firstLine="0"/>
              <w:jc w:val="center"/>
              <w:rPr>
                <w:del w:id="161" w:author="Chen Heller" w:date="2023-01-04T09:14:00Z"/>
                <w:b/>
                <w:bCs/>
              </w:rPr>
            </w:pPr>
          </w:p>
        </w:tc>
        <w:tc>
          <w:tcPr>
            <w:tcW w:w="1417" w:type="dxa"/>
            <w:tcBorders>
              <w:top w:val="single" w:sz="12" w:space="0" w:color="auto"/>
            </w:tcBorders>
          </w:tcPr>
          <w:p w14:paraId="4CCBC984" w14:textId="3721C779" w:rsidR="00DC6616" w:rsidDel="00A7794D" w:rsidRDefault="00DC6616" w:rsidP="00EA2CED">
            <w:pPr>
              <w:ind w:firstLine="0"/>
              <w:rPr>
                <w:del w:id="162" w:author="Chen Heller" w:date="2023-01-04T09:14:00Z"/>
              </w:rPr>
            </w:pPr>
          </w:p>
        </w:tc>
        <w:tc>
          <w:tcPr>
            <w:tcW w:w="709" w:type="dxa"/>
            <w:tcBorders>
              <w:top w:val="single" w:sz="12" w:space="0" w:color="auto"/>
            </w:tcBorders>
          </w:tcPr>
          <w:p w14:paraId="40FE9A34" w14:textId="25EE387D" w:rsidR="00DC6616" w:rsidDel="00A7794D" w:rsidRDefault="00DC6616" w:rsidP="00EA2CED">
            <w:pPr>
              <w:ind w:firstLine="0"/>
              <w:rPr>
                <w:del w:id="163" w:author="Chen Heller" w:date="2023-01-04T09:14:00Z"/>
              </w:rPr>
            </w:pPr>
          </w:p>
        </w:tc>
      </w:tr>
      <w:tr w:rsidR="00DC6616" w:rsidDel="00A7794D" w14:paraId="43206B7C" w14:textId="59C63199" w:rsidTr="00EE3C0C">
        <w:trPr>
          <w:trHeight w:val="254"/>
          <w:del w:id="164" w:author="Chen Heller" w:date="2023-01-04T09:14:00Z"/>
        </w:trPr>
        <w:tc>
          <w:tcPr>
            <w:tcW w:w="284" w:type="dxa"/>
            <w:tcBorders>
              <w:bottom w:val="single" w:sz="12" w:space="0" w:color="auto"/>
            </w:tcBorders>
          </w:tcPr>
          <w:p w14:paraId="6928E3A0" w14:textId="0FD9BDEF" w:rsidR="00DC6616" w:rsidRPr="00EA2CED" w:rsidDel="00A7794D" w:rsidRDefault="00DC6616" w:rsidP="00EA2CED">
            <w:pPr>
              <w:ind w:firstLine="0"/>
              <w:rPr>
                <w:del w:id="165"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EA2CED">
            <w:pPr>
              <w:ind w:firstLine="0"/>
              <w:rPr>
                <w:del w:id="166"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EA2CED">
            <w:pPr>
              <w:ind w:firstLine="0"/>
              <w:rPr>
                <w:del w:id="167" w:author="Chen Heller" w:date="2023-01-04T09:14:00Z"/>
                <w:b/>
                <w:bCs/>
              </w:rPr>
            </w:pPr>
            <w:del w:id="168"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EA2CED">
            <w:pPr>
              <w:ind w:firstLine="0"/>
              <w:rPr>
                <w:del w:id="169" w:author="Chen Heller" w:date="2023-01-04T09:14:00Z"/>
                <w:b/>
                <w:bCs/>
              </w:rPr>
            </w:pPr>
            <w:del w:id="170"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EA2CED">
            <w:pPr>
              <w:ind w:firstLine="0"/>
              <w:rPr>
                <w:del w:id="171" w:author="Chen Heller" w:date="2023-01-04T09:14:00Z"/>
                <w:b/>
                <w:bCs/>
              </w:rPr>
            </w:pPr>
            <w:del w:id="172"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EA2CED">
            <w:pPr>
              <w:ind w:firstLine="0"/>
              <w:rPr>
                <w:del w:id="173" w:author="Chen Heller" w:date="2023-01-04T09:14:00Z"/>
                <w:b/>
                <w:bCs/>
              </w:rPr>
            </w:pPr>
            <w:del w:id="174"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EA2CED">
            <w:pPr>
              <w:ind w:firstLine="0"/>
              <w:rPr>
                <w:del w:id="175" w:author="Chen Heller" w:date="2023-01-04T09:14:00Z"/>
                <w:b/>
                <w:bCs/>
              </w:rPr>
            </w:pPr>
            <w:del w:id="176"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EA2CED">
            <w:pPr>
              <w:ind w:firstLine="0"/>
              <w:rPr>
                <w:del w:id="177" w:author="Chen Heller" w:date="2023-01-04T09:14:00Z"/>
                <w:b/>
                <w:bCs/>
              </w:rPr>
            </w:pPr>
            <w:del w:id="178" w:author="Chen Heller" w:date="2023-01-04T09:14:00Z">
              <w:r w:rsidDel="00A7794D">
                <w:rPr>
                  <w:b/>
                  <w:bCs/>
                </w:rPr>
                <w:delText>d</w:delText>
              </w:r>
            </w:del>
          </w:p>
        </w:tc>
      </w:tr>
      <w:tr w:rsidR="00DC6616" w:rsidDel="00A7794D" w14:paraId="18F6486A" w14:textId="313FB357" w:rsidTr="00EE3C0C">
        <w:trPr>
          <w:trHeight w:val="313"/>
          <w:del w:id="179" w:author="Chen Heller" w:date="2023-01-04T09:14:00Z"/>
        </w:trPr>
        <w:tc>
          <w:tcPr>
            <w:tcW w:w="10065" w:type="dxa"/>
            <w:gridSpan w:val="8"/>
            <w:tcBorders>
              <w:top w:val="single" w:sz="12" w:space="0" w:color="auto"/>
            </w:tcBorders>
          </w:tcPr>
          <w:p w14:paraId="4DC851C8" w14:textId="27F65C4D" w:rsidR="00DC6616" w:rsidDel="00A7794D" w:rsidRDefault="00DC6616" w:rsidP="00EA2CED">
            <w:pPr>
              <w:ind w:firstLine="0"/>
              <w:rPr>
                <w:del w:id="180" w:author="Chen Heller" w:date="2023-01-04T09:14:00Z"/>
              </w:rPr>
            </w:pPr>
            <w:del w:id="181" w:author="Chen Heller" w:date="2023-01-04T09:14:00Z">
              <w:r w:rsidDel="00A7794D">
                <w:rPr>
                  <w:b/>
                  <w:bCs/>
                </w:rPr>
                <w:delText>Reaching</w:delText>
              </w:r>
            </w:del>
          </w:p>
        </w:tc>
      </w:tr>
      <w:tr w:rsidR="00DC6616" w:rsidDel="00A7794D" w14:paraId="5FEFCA42" w14:textId="55B7D09C" w:rsidTr="00EE3C0C">
        <w:trPr>
          <w:trHeight w:val="490"/>
          <w:del w:id="182"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EA2CED">
            <w:pPr>
              <w:ind w:firstLine="0"/>
              <w:rPr>
                <w:del w:id="183" w:author="Chen Heller" w:date="2023-01-04T09:14:00Z"/>
                <w:b/>
                <w:bCs/>
              </w:rPr>
            </w:pPr>
          </w:p>
        </w:tc>
        <w:tc>
          <w:tcPr>
            <w:tcW w:w="2268" w:type="dxa"/>
          </w:tcPr>
          <w:p w14:paraId="59896394" w14:textId="49EFBDB0" w:rsidR="00DC6616" w:rsidRPr="00EA2CED" w:rsidDel="00A7794D" w:rsidRDefault="00DC6616" w:rsidP="00EA2CED">
            <w:pPr>
              <w:ind w:firstLine="0"/>
              <w:rPr>
                <w:del w:id="184" w:author="Chen Heller" w:date="2023-01-04T09:14:00Z"/>
                <w:b/>
                <w:bCs/>
              </w:rPr>
            </w:pPr>
            <w:del w:id="185" w:author="Chen Heller" w:date="2023-01-04T09:14:00Z">
              <w:r w:rsidRPr="00EA2CED" w:rsidDel="00A7794D">
                <w:rPr>
                  <w:b/>
                  <w:bCs/>
                </w:rPr>
                <w:delText>Reach area</w:delText>
              </w:r>
            </w:del>
          </w:p>
        </w:tc>
        <w:tc>
          <w:tcPr>
            <w:tcW w:w="1843" w:type="dxa"/>
          </w:tcPr>
          <w:p w14:paraId="06BDF937" w14:textId="57E73202" w:rsidR="00DC6616" w:rsidDel="00A7794D" w:rsidRDefault="00DC6616" w:rsidP="00EA2CED">
            <w:pPr>
              <w:ind w:firstLine="0"/>
              <w:rPr>
                <w:del w:id="186" w:author="Chen Heller" w:date="2023-01-04T09:14:00Z"/>
              </w:rPr>
            </w:pPr>
            <w:del w:id="187" w:author="Chen Heller" w:date="2023-01-04T09:14:00Z">
              <w:r w:rsidDel="00A7794D">
                <w:delText>2.80 (0.47)</w:delText>
              </w:r>
            </w:del>
          </w:p>
        </w:tc>
        <w:tc>
          <w:tcPr>
            <w:tcW w:w="1843" w:type="dxa"/>
          </w:tcPr>
          <w:p w14:paraId="410E5B4B" w14:textId="68A9920E" w:rsidR="00DC6616" w:rsidDel="00A7794D" w:rsidRDefault="00DC6616" w:rsidP="00EA2CED">
            <w:pPr>
              <w:ind w:firstLine="0"/>
              <w:rPr>
                <w:del w:id="188" w:author="Chen Heller" w:date="2023-01-04T09:14:00Z"/>
              </w:rPr>
            </w:pPr>
            <w:del w:id="189" w:author="Chen Heller" w:date="2023-01-04T09:14:00Z">
              <w:r w:rsidDel="00A7794D">
                <w:delText>2.70 (0.50)</w:delText>
              </w:r>
            </w:del>
          </w:p>
        </w:tc>
        <w:tc>
          <w:tcPr>
            <w:tcW w:w="709" w:type="dxa"/>
          </w:tcPr>
          <w:p w14:paraId="5ED11B72" w14:textId="786B88BC" w:rsidR="00DC6616" w:rsidDel="00A7794D" w:rsidRDefault="00DC6616" w:rsidP="00EA2CED">
            <w:pPr>
              <w:ind w:firstLine="0"/>
              <w:rPr>
                <w:del w:id="190" w:author="Chen Heller" w:date="2023-01-04T09:14:00Z"/>
              </w:rPr>
            </w:pPr>
            <w:del w:id="191" w:author="Chen Heller" w:date="2023-01-04T09:14:00Z">
              <w:r w:rsidDel="00A7794D">
                <w:delText>2.16</w:delText>
              </w:r>
            </w:del>
          </w:p>
        </w:tc>
        <w:tc>
          <w:tcPr>
            <w:tcW w:w="992" w:type="dxa"/>
          </w:tcPr>
          <w:p w14:paraId="1716BE08" w14:textId="7B3C7DCC" w:rsidR="00DC6616" w:rsidDel="00A7794D" w:rsidRDefault="00DC6616" w:rsidP="00EA2CED">
            <w:pPr>
              <w:ind w:firstLine="0"/>
              <w:rPr>
                <w:del w:id="192" w:author="Chen Heller" w:date="2023-01-04T09:14:00Z"/>
              </w:rPr>
            </w:pPr>
            <w:del w:id="193" w:author="Chen Heller" w:date="2023-01-04T09:14:00Z">
              <w:r w:rsidDel="00A7794D">
                <w:delText>0.169</w:delText>
              </w:r>
            </w:del>
          </w:p>
        </w:tc>
        <w:tc>
          <w:tcPr>
            <w:tcW w:w="1417" w:type="dxa"/>
          </w:tcPr>
          <w:p w14:paraId="5E84F5AC" w14:textId="1C943E17" w:rsidR="00DC6616" w:rsidDel="00A7794D" w:rsidRDefault="00DC6616" w:rsidP="00EA2CED">
            <w:pPr>
              <w:ind w:firstLine="0"/>
              <w:rPr>
                <w:del w:id="194" w:author="Chen Heller" w:date="2023-01-04T09:14:00Z"/>
              </w:rPr>
            </w:pPr>
            <w:del w:id="195" w:author="Chen Heller" w:date="2023-01-04T09:14:00Z">
              <w:r w:rsidDel="00A7794D">
                <w:delText>0, 0.20</w:delText>
              </w:r>
            </w:del>
          </w:p>
        </w:tc>
        <w:tc>
          <w:tcPr>
            <w:tcW w:w="709" w:type="dxa"/>
          </w:tcPr>
          <w:p w14:paraId="2DD1AD3D" w14:textId="7A457574" w:rsidR="00DC6616" w:rsidDel="00A7794D" w:rsidRDefault="00DC6616" w:rsidP="00EA2CED">
            <w:pPr>
              <w:ind w:firstLine="0"/>
              <w:rPr>
                <w:del w:id="196" w:author="Chen Heller" w:date="2023-01-04T09:14:00Z"/>
              </w:rPr>
            </w:pPr>
            <w:del w:id="197" w:author="Chen Heller" w:date="2023-01-04T09:14:00Z">
              <w:r w:rsidDel="00A7794D">
                <w:delText>0.69</w:delText>
              </w:r>
            </w:del>
          </w:p>
        </w:tc>
      </w:tr>
      <w:tr w:rsidR="00DC6616" w:rsidDel="00A7794D" w14:paraId="1AEC86DC" w14:textId="7D6E1B18" w:rsidTr="00EE3C0C">
        <w:trPr>
          <w:trHeight w:val="490"/>
          <w:del w:id="198"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EA2CED">
            <w:pPr>
              <w:ind w:firstLine="0"/>
              <w:rPr>
                <w:del w:id="199" w:author="Chen Heller" w:date="2023-01-04T09:14:00Z"/>
                <w:b/>
                <w:bCs/>
              </w:rPr>
            </w:pPr>
          </w:p>
        </w:tc>
        <w:tc>
          <w:tcPr>
            <w:tcW w:w="2268" w:type="dxa"/>
          </w:tcPr>
          <w:p w14:paraId="691D0A75" w14:textId="63A98384" w:rsidR="00DC6616" w:rsidRPr="00EA2CED" w:rsidDel="00A7794D" w:rsidRDefault="00DC6616" w:rsidP="00EA2CED">
            <w:pPr>
              <w:ind w:firstLine="0"/>
              <w:rPr>
                <w:del w:id="200" w:author="Chen Heller" w:date="2023-01-04T09:14:00Z"/>
                <w:b/>
                <w:bCs/>
              </w:rPr>
            </w:pPr>
            <w:del w:id="201"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EA2CED">
            <w:pPr>
              <w:ind w:firstLine="0"/>
              <w:rPr>
                <w:del w:id="202" w:author="Chen Heller" w:date="2023-01-04T09:14:00Z"/>
              </w:rPr>
            </w:pPr>
            <w:del w:id="203" w:author="Chen Heller" w:date="2023-01-04T09:14:00Z">
              <w:r w:rsidDel="00A7794D">
                <w:delText>40.88 (1.49)</w:delText>
              </w:r>
            </w:del>
          </w:p>
        </w:tc>
        <w:tc>
          <w:tcPr>
            <w:tcW w:w="1843" w:type="dxa"/>
          </w:tcPr>
          <w:p w14:paraId="6BD4D0F7" w14:textId="12F6BCF4" w:rsidR="00DC6616" w:rsidDel="00A7794D" w:rsidRDefault="00DC6616" w:rsidP="00EA2CED">
            <w:pPr>
              <w:ind w:firstLine="0"/>
              <w:rPr>
                <w:del w:id="204" w:author="Chen Heller" w:date="2023-01-04T09:14:00Z"/>
              </w:rPr>
            </w:pPr>
            <w:del w:id="205" w:author="Chen Heller" w:date="2023-01-04T09:14:00Z">
              <w:r w:rsidDel="00A7794D">
                <w:delText>41.06 (1.59)</w:delText>
              </w:r>
            </w:del>
          </w:p>
        </w:tc>
        <w:tc>
          <w:tcPr>
            <w:tcW w:w="709" w:type="dxa"/>
          </w:tcPr>
          <w:p w14:paraId="5E6191E8" w14:textId="1EBB8BFF" w:rsidR="00DC6616" w:rsidDel="00A7794D" w:rsidRDefault="00DC6616" w:rsidP="00EA2CED">
            <w:pPr>
              <w:ind w:firstLine="0"/>
              <w:rPr>
                <w:del w:id="206" w:author="Chen Heller" w:date="2023-01-04T09:14:00Z"/>
              </w:rPr>
            </w:pPr>
          </w:p>
        </w:tc>
        <w:tc>
          <w:tcPr>
            <w:tcW w:w="992" w:type="dxa"/>
          </w:tcPr>
          <w:p w14:paraId="60276CFC" w14:textId="5BC01A71" w:rsidR="00DC6616" w:rsidDel="00A7794D" w:rsidRDefault="00DC6616" w:rsidP="00EA2CED">
            <w:pPr>
              <w:ind w:firstLine="0"/>
              <w:rPr>
                <w:del w:id="207" w:author="Chen Heller" w:date="2023-01-04T09:14:00Z"/>
              </w:rPr>
            </w:pPr>
            <w:del w:id="208" w:author="Chen Heller" w:date="2023-01-04T09:14:00Z">
              <w:r w:rsidDel="00A7794D">
                <w:delText>0.694</w:delText>
              </w:r>
            </w:del>
          </w:p>
        </w:tc>
        <w:tc>
          <w:tcPr>
            <w:tcW w:w="1417" w:type="dxa"/>
          </w:tcPr>
          <w:p w14:paraId="638CFB7A" w14:textId="24A2C3E6" w:rsidR="00DC6616" w:rsidDel="00A7794D" w:rsidRDefault="00DC6616" w:rsidP="00EA2CED">
            <w:pPr>
              <w:ind w:firstLine="0"/>
              <w:rPr>
                <w:del w:id="209" w:author="Chen Heller" w:date="2023-01-04T09:14:00Z"/>
              </w:rPr>
            </w:pPr>
            <w:del w:id="210" w:author="Chen Heller" w:date="2023-01-04T09:14:00Z">
              <w:r w:rsidDel="00A7794D">
                <w:delText>-0.51, 0.17</w:delText>
              </w:r>
            </w:del>
          </w:p>
        </w:tc>
        <w:tc>
          <w:tcPr>
            <w:tcW w:w="709" w:type="dxa"/>
          </w:tcPr>
          <w:p w14:paraId="329861CB" w14:textId="675D32AE" w:rsidR="00DC6616" w:rsidDel="00A7794D" w:rsidRDefault="00DC6616" w:rsidP="00EA2CED">
            <w:pPr>
              <w:ind w:firstLine="0"/>
              <w:rPr>
                <w:del w:id="211" w:author="Chen Heller" w:date="2023-01-04T09:14:00Z"/>
              </w:rPr>
            </w:pPr>
            <w:del w:id="212" w:author="Chen Heller" w:date="2023-01-04T09:14:00Z">
              <w:r w:rsidDel="00A7794D">
                <w:delText>0.30</w:delText>
              </w:r>
            </w:del>
          </w:p>
        </w:tc>
      </w:tr>
      <w:tr w:rsidR="00DC6616" w:rsidDel="00A7794D" w14:paraId="752E12A2" w14:textId="49840331" w:rsidTr="00EE3C0C">
        <w:trPr>
          <w:trHeight w:val="490"/>
          <w:del w:id="213"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EA2CED">
            <w:pPr>
              <w:ind w:firstLine="0"/>
              <w:rPr>
                <w:del w:id="214" w:author="Chen Heller" w:date="2023-01-04T09:14:00Z"/>
                <w:b/>
                <w:bCs/>
              </w:rPr>
            </w:pPr>
          </w:p>
        </w:tc>
        <w:tc>
          <w:tcPr>
            <w:tcW w:w="2268" w:type="dxa"/>
          </w:tcPr>
          <w:p w14:paraId="7F876669" w14:textId="1925C1CE" w:rsidR="00DC6616" w:rsidRPr="00EA2CED" w:rsidDel="00A7794D" w:rsidRDefault="00DC6616" w:rsidP="00EA2CED">
            <w:pPr>
              <w:ind w:firstLine="0"/>
              <w:rPr>
                <w:del w:id="215" w:author="Chen Heller" w:date="2023-01-04T09:14:00Z"/>
                <w:b/>
                <w:bCs/>
              </w:rPr>
            </w:pPr>
            <w:del w:id="216"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EA2CED">
            <w:pPr>
              <w:ind w:firstLine="0"/>
              <w:rPr>
                <w:del w:id="217" w:author="Chen Heller" w:date="2023-01-04T09:14:00Z"/>
              </w:rPr>
            </w:pPr>
            <w:del w:id="218" w:author="Chen Heller" w:date="2023-01-04T09:14:00Z">
              <w:r w:rsidDel="00A7794D">
                <w:delText>433.96 (125.26)</w:delText>
              </w:r>
            </w:del>
          </w:p>
        </w:tc>
        <w:tc>
          <w:tcPr>
            <w:tcW w:w="1843" w:type="dxa"/>
          </w:tcPr>
          <w:p w14:paraId="6B8AF901" w14:textId="0DE38E53" w:rsidR="00DC6616" w:rsidDel="00A7794D" w:rsidRDefault="00DC6616" w:rsidP="00EA2CED">
            <w:pPr>
              <w:ind w:firstLine="0"/>
              <w:rPr>
                <w:del w:id="219" w:author="Chen Heller" w:date="2023-01-04T09:14:00Z"/>
              </w:rPr>
            </w:pPr>
            <w:del w:id="220" w:author="Chen Heller" w:date="2023-01-04T09:14:00Z">
              <w:r w:rsidDel="00A7794D">
                <w:delText>441.88 (125.81)</w:delText>
              </w:r>
            </w:del>
          </w:p>
        </w:tc>
        <w:tc>
          <w:tcPr>
            <w:tcW w:w="709" w:type="dxa"/>
          </w:tcPr>
          <w:p w14:paraId="4D7F9B31" w14:textId="073B6FB3" w:rsidR="00DC6616" w:rsidDel="00A7794D" w:rsidRDefault="00DC6616" w:rsidP="00EA2CED">
            <w:pPr>
              <w:ind w:firstLine="0"/>
              <w:rPr>
                <w:del w:id="221" w:author="Chen Heller" w:date="2023-01-04T09:14:00Z"/>
              </w:rPr>
            </w:pPr>
            <w:del w:id="222" w:author="Chen Heller" w:date="2023-01-04T09:14:00Z">
              <w:r w:rsidDel="00A7794D">
                <w:delText>2.07</w:delText>
              </w:r>
            </w:del>
          </w:p>
        </w:tc>
        <w:tc>
          <w:tcPr>
            <w:tcW w:w="992" w:type="dxa"/>
          </w:tcPr>
          <w:p w14:paraId="33717C25" w14:textId="366FF65D" w:rsidR="00DC6616" w:rsidDel="00A7794D" w:rsidRDefault="00DC6616" w:rsidP="00EA2CED">
            <w:pPr>
              <w:ind w:firstLine="0"/>
              <w:rPr>
                <w:del w:id="223" w:author="Chen Heller" w:date="2023-01-04T09:14:00Z"/>
              </w:rPr>
            </w:pPr>
            <w:del w:id="224" w:author="Chen Heller" w:date="2023-01-04T09:14:00Z">
              <w:r w:rsidDel="00A7794D">
                <w:delText>0.169</w:delText>
              </w:r>
            </w:del>
          </w:p>
        </w:tc>
        <w:tc>
          <w:tcPr>
            <w:tcW w:w="1417" w:type="dxa"/>
          </w:tcPr>
          <w:p w14:paraId="23B46D03" w14:textId="5C75CB3B" w:rsidR="00DC6616" w:rsidDel="00A7794D" w:rsidRDefault="00DC6616" w:rsidP="00EA2CED">
            <w:pPr>
              <w:ind w:firstLine="0"/>
              <w:rPr>
                <w:del w:id="225" w:author="Chen Heller" w:date="2023-01-04T09:14:00Z"/>
              </w:rPr>
            </w:pPr>
            <w:del w:id="226" w:author="Chen Heller" w:date="2023-01-04T09:14:00Z">
              <w:r w:rsidDel="00A7794D">
                <w:delText>-16.55, 0.71</w:delText>
              </w:r>
            </w:del>
          </w:p>
        </w:tc>
        <w:tc>
          <w:tcPr>
            <w:tcW w:w="709" w:type="dxa"/>
          </w:tcPr>
          <w:p w14:paraId="5BC6D033" w14:textId="2E609013" w:rsidR="00DC6616" w:rsidDel="00A7794D" w:rsidRDefault="00DC6616" w:rsidP="00EA2CED">
            <w:pPr>
              <w:ind w:firstLine="0"/>
              <w:rPr>
                <w:del w:id="227" w:author="Chen Heller" w:date="2023-01-04T09:14:00Z"/>
              </w:rPr>
            </w:pPr>
            <w:del w:id="228" w:author="Chen Heller" w:date="2023-01-04T09:14:00Z">
              <w:r w:rsidDel="00A7794D">
                <w:delText>0.66</w:delText>
              </w:r>
            </w:del>
          </w:p>
        </w:tc>
      </w:tr>
      <w:tr w:rsidR="00DC6616" w:rsidDel="00A7794D" w14:paraId="2DAEA853" w14:textId="7B1879C2" w:rsidTr="00EE3C0C">
        <w:trPr>
          <w:trHeight w:val="490"/>
          <w:del w:id="229"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EA2CED">
            <w:pPr>
              <w:ind w:firstLine="0"/>
              <w:rPr>
                <w:del w:id="230" w:author="Chen Heller" w:date="2023-01-04T09:14:00Z"/>
                <w:b/>
                <w:bCs/>
              </w:rPr>
            </w:pPr>
          </w:p>
        </w:tc>
        <w:tc>
          <w:tcPr>
            <w:tcW w:w="2268" w:type="dxa"/>
          </w:tcPr>
          <w:p w14:paraId="7368CE85" w14:textId="70BA0A07" w:rsidR="00DC6616" w:rsidRPr="00EA2CED" w:rsidDel="00A7794D" w:rsidRDefault="00DC6616" w:rsidP="00EA2CED">
            <w:pPr>
              <w:ind w:firstLine="0"/>
              <w:rPr>
                <w:del w:id="231" w:author="Chen Heller" w:date="2023-01-04T09:14:00Z"/>
                <w:b/>
                <w:bCs/>
              </w:rPr>
            </w:pPr>
            <w:del w:id="232"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EA2CED">
            <w:pPr>
              <w:ind w:firstLine="0"/>
              <w:rPr>
                <w:del w:id="233" w:author="Chen Heller" w:date="2023-01-04T09:14:00Z"/>
              </w:rPr>
            </w:pPr>
            <w:del w:id="234" w:author="Chen Heller" w:date="2023-01-04T09:14:00Z">
              <w:r w:rsidDel="00A7794D">
                <w:delText>558.15 (80.72)</w:delText>
              </w:r>
            </w:del>
          </w:p>
        </w:tc>
        <w:tc>
          <w:tcPr>
            <w:tcW w:w="1843" w:type="dxa"/>
          </w:tcPr>
          <w:p w14:paraId="058C3984" w14:textId="4705464D" w:rsidR="00DC6616" w:rsidDel="00A7794D" w:rsidRDefault="00DC6616" w:rsidP="00EA2CED">
            <w:pPr>
              <w:ind w:firstLine="0"/>
              <w:rPr>
                <w:del w:id="235" w:author="Chen Heller" w:date="2023-01-04T09:14:00Z"/>
              </w:rPr>
            </w:pPr>
            <w:del w:id="236" w:author="Chen Heller" w:date="2023-01-04T09:14:00Z">
              <w:r w:rsidDel="00A7794D">
                <w:delText>557.91 (81.61)</w:delText>
              </w:r>
            </w:del>
          </w:p>
        </w:tc>
        <w:tc>
          <w:tcPr>
            <w:tcW w:w="709" w:type="dxa"/>
          </w:tcPr>
          <w:p w14:paraId="6F873FA3" w14:textId="3066DACE" w:rsidR="00DC6616" w:rsidDel="00A7794D" w:rsidRDefault="00DC6616" w:rsidP="00EA2CED">
            <w:pPr>
              <w:ind w:firstLine="0"/>
              <w:rPr>
                <w:del w:id="237" w:author="Chen Heller" w:date="2023-01-04T09:14:00Z"/>
              </w:rPr>
            </w:pPr>
          </w:p>
        </w:tc>
        <w:tc>
          <w:tcPr>
            <w:tcW w:w="992" w:type="dxa"/>
          </w:tcPr>
          <w:p w14:paraId="32A14361" w14:textId="0AA77C12" w:rsidR="00DC6616" w:rsidDel="00A7794D" w:rsidRDefault="00DC6616" w:rsidP="00EA2CED">
            <w:pPr>
              <w:ind w:firstLine="0"/>
              <w:rPr>
                <w:del w:id="238" w:author="Chen Heller" w:date="2023-01-04T09:14:00Z"/>
              </w:rPr>
            </w:pPr>
            <w:del w:id="239" w:author="Chen Heller" w:date="2023-01-04T09:14:00Z">
              <w:r w:rsidDel="00A7794D">
                <w:delText>0.896</w:delText>
              </w:r>
            </w:del>
          </w:p>
        </w:tc>
        <w:tc>
          <w:tcPr>
            <w:tcW w:w="1417" w:type="dxa"/>
          </w:tcPr>
          <w:p w14:paraId="6FA2C11E" w14:textId="40181DA9" w:rsidR="00DC6616" w:rsidDel="00A7794D" w:rsidRDefault="00DC6616" w:rsidP="00EA2CED">
            <w:pPr>
              <w:ind w:firstLine="0"/>
              <w:rPr>
                <w:del w:id="240" w:author="Chen Heller" w:date="2023-01-04T09:14:00Z"/>
              </w:rPr>
            </w:pPr>
            <w:del w:id="241" w:author="Chen Heller" w:date="2023-01-04T09:14:00Z">
              <w:r w:rsidDel="00A7794D">
                <w:delText>-5.96, 5.60</w:delText>
              </w:r>
            </w:del>
          </w:p>
        </w:tc>
        <w:tc>
          <w:tcPr>
            <w:tcW w:w="709" w:type="dxa"/>
          </w:tcPr>
          <w:p w14:paraId="51D796C8" w14:textId="666CE84B" w:rsidR="00DC6616" w:rsidDel="00A7794D" w:rsidRDefault="00DC6616" w:rsidP="00EA2CED">
            <w:pPr>
              <w:ind w:firstLine="0"/>
              <w:rPr>
                <w:del w:id="242" w:author="Chen Heller" w:date="2023-01-04T09:14:00Z"/>
              </w:rPr>
            </w:pPr>
            <w:del w:id="243" w:author="Chen Heller" w:date="2023-01-04T09:14:00Z">
              <w:r w:rsidDel="00A7794D">
                <w:delText>0.02</w:delText>
              </w:r>
            </w:del>
          </w:p>
        </w:tc>
      </w:tr>
      <w:tr w:rsidR="00DC6616" w:rsidDel="00A7794D" w14:paraId="7D715023" w14:textId="08ABDF23" w:rsidTr="00EE3C0C">
        <w:trPr>
          <w:trHeight w:val="490"/>
          <w:del w:id="244"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EA2CED">
            <w:pPr>
              <w:ind w:firstLine="0"/>
              <w:rPr>
                <w:del w:id="245"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EA2CED">
            <w:pPr>
              <w:ind w:firstLine="0"/>
              <w:rPr>
                <w:del w:id="246" w:author="Chen Heller" w:date="2023-01-04T09:14:00Z"/>
                <w:b/>
                <w:bCs/>
              </w:rPr>
            </w:pPr>
            <w:del w:id="247"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EA2CED">
            <w:pPr>
              <w:ind w:firstLine="0"/>
              <w:rPr>
                <w:del w:id="248" w:author="Chen Heller" w:date="2023-01-04T09:14:00Z"/>
              </w:rPr>
            </w:pPr>
            <w:del w:id="249"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EA2CED">
            <w:pPr>
              <w:ind w:firstLine="0"/>
              <w:rPr>
                <w:del w:id="250" w:author="Chen Heller" w:date="2023-01-04T09:14:00Z"/>
              </w:rPr>
            </w:pPr>
            <w:del w:id="251"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EA2CED">
            <w:pPr>
              <w:ind w:firstLine="0"/>
              <w:rPr>
                <w:del w:id="252" w:author="Chen Heller" w:date="2023-01-04T09:14:00Z"/>
              </w:rPr>
            </w:pPr>
            <w:del w:id="253"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EA2CED">
            <w:pPr>
              <w:ind w:firstLine="0"/>
              <w:rPr>
                <w:del w:id="254" w:author="Chen Heller" w:date="2023-01-04T09:14:00Z"/>
              </w:rPr>
            </w:pPr>
            <w:del w:id="255"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EA2CED">
            <w:pPr>
              <w:ind w:firstLine="0"/>
              <w:rPr>
                <w:del w:id="256" w:author="Chen Heller" w:date="2023-01-04T09:14:00Z"/>
              </w:rPr>
            </w:pPr>
            <w:del w:id="257"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EA2CED">
            <w:pPr>
              <w:ind w:firstLine="0"/>
              <w:rPr>
                <w:del w:id="258" w:author="Chen Heller" w:date="2023-01-04T09:14:00Z"/>
              </w:rPr>
            </w:pPr>
            <w:del w:id="259" w:author="Chen Heller" w:date="2023-01-04T09:14:00Z">
              <w:r w:rsidDel="00A7794D">
                <w:delText>0.10</w:delText>
              </w:r>
            </w:del>
          </w:p>
        </w:tc>
      </w:tr>
      <w:tr w:rsidR="00DC6616" w:rsidDel="00A7794D" w14:paraId="7A5492FA" w14:textId="13CF3ED8" w:rsidTr="00EE3C0C">
        <w:trPr>
          <w:trHeight w:val="490"/>
          <w:del w:id="260" w:author="Chen Heller" w:date="2023-01-04T09:14:00Z"/>
        </w:trPr>
        <w:tc>
          <w:tcPr>
            <w:tcW w:w="10065" w:type="dxa"/>
            <w:gridSpan w:val="8"/>
            <w:tcBorders>
              <w:top w:val="single" w:sz="12" w:space="0" w:color="auto"/>
            </w:tcBorders>
          </w:tcPr>
          <w:p w14:paraId="7F1C4373" w14:textId="7F199753" w:rsidR="00DC6616" w:rsidDel="00A7794D" w:rsidRDefault="00DC6616" w:rsidP="00EA2CED">
            <w:pPr>
              <w:ind w:firstLine="0"/>
              <w:rPr>
                <w:del w:id="261" w:author="Chen Heller" w:date="2023-01-04T09:14:00Z"/>
              </w:rPr>
            </w:pPr>
            <w:del w:id="262"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4D5003">
      <w:pPr>
        <w:ind w:firstLine="0"/>
        <w:rPr>
          <w:del w:id="263" w:author="Chen Heller" w:date="2023-01-04T09:14:00Z"/>
        </w:rPr>
      </w:pPr>
    </w:p>
    <w:p w14:paraId="79292204" w14:textId="7E2ED294" w:rsidR="00961F77" w:rsidDel="00A7794D" w:rsidRDefault="00961F77" w:rsidP="004D5003">
      <w:pPr>
        <w:ind w:firstLine="0"/>
        <w:rPr>
          <w:del w:id="264" w:author="Chen Heller" w:date="2023-01-04T09:14:00Z"/>
        </w:rPr>
      </w:pPr>
    </w:p>
    <w:p w14:paraId="25BA8F34" w14:textId="01D5F273" w:rsidR="00694848" w:rsidDel="00A7794D" w:rsidRDefault="00694848">
      <w:pPr>
        <w:jc w:val="left"/>
        <w:rPr>
          <w:del w:id="265" w:author="Chen Heller" w:date="2023-01-04T09:14:00Z"/>
        </w:rPr>
      </w:pPr>
      <w:del w:id="266" w:author="Chen Heller" w:date="2023-01-04T09:14:00Z">
        <w:r w:rsidDel="00A7794D">
          <w:br w:type="page"/>
        </w:r>
      </w:del>
    </w:p>
    <w:p w14:paraId="5D8CD174" w14:textId="6F8E80CD" w:rsidR="005A4C44" w:rsidRPr="005A4C44" w:rsidDel="00A7794D" w:rsidRDefault="005A4C44" w:rsidP="005A4C44">
      <w:pPr>
        <w:ind w:firstLine="0"/>
        <w:rPr>
          <w:del w:id="267" w:author="Chen Heller" w:date="2023-01-04T09:14:00Z"/>
        </w:rPr>
      </w:pPr>
      <w:del w:id="268"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rsidP="008D35B7">
      <w:pPr>
        <w:pStyle w:val="Caption"/>
        <w:rPr>
          <w:del w:id="269" w:author="Chen Heller" w:date="2023-01-04T09:14:00Z"/>
        </w:rPr>
      </w:pPr>
      <w:bookmarkStart w:id="270" w:name="_Ref113876063"/>
      <w:del w:id="271" w:author="Chen Heller" w:date="2023-01-04T09:14:00Z">
        <w:r w:rsidDel="00A7794D">
          <w:delText xml:space="preserve">Figure </w:delText>
        </w:r>
        <w:r w:rsidDel="00A7794D">
          <w:fldChar w:fldCharType="begin"/>
        </w:r>
        <w:r w:rsidDel="00A7794D">
          <w:delInstrText xml:space="preserve"> SEQ Figure \* ARABIC </w:delInstrText>
        </w:r>
        <w:r w:rsidDel="00A7794D">
          <w:fldChar w:fldCharType="separate"/>
        </w:r>
        <w:r w:rsidR="0095479C" w:rsidDel="00A7794D">
          <w:rPr>
            <w:noProof/>
          </w:rPr>
          <w:delText>3</w:delText>
        </w:r>
        <w:r w:rsidDel="00A7794D">
          <w:rPr>
            <w:noProof/>
          </w:rPr>
          <w:fldChar w:fldCharType="end"/>
        </w:r>
        <w:bookmarkEnd w:id="270"/>
        <w:r w:rsidDel="00A7794D">
          <w:delText xml:space="preserve">. </w:delText>
        </w:r>
        <w:bookmarkStart w:id="272"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272"/>
      </w:del>
    </w:p>
    <w:p w14:paraId="203F08D3" w14:textId="77777777" w:rsidR="00EF2201" w:rsidRPr="00EF2201" w:rsidRDefault="00EF2201" w:rsidP="00B83C9B">
      <w:pPr>
        <w:ind w:firstLine="0"/>
      </w:pPr>
    </w:p>
    <w:p w14:paraId="5C9A9952" w14:textId="25998175" w:rsidR="002057FC" w:rsidDel="007E1993" w:rsidRDefault="002057FC" w:rsidP="006238E0">
      <w:pPr>
        <w:pStyle w:val="Heading3"/>
        <w:rPr>
          <w:del w:id="273" w:author="Chen Heller" w:date="2023-01-04T09:15:00Z"/>
        </w:rPr>
      </w:pPr>
      <w:bookmarkStart w:id="274" w:name="_Toc114485374"/>
      <w:del w:id="275" w:author="Chen Heller" w:date="2023-01-04T09:15:00Z">
        <w:r w:rsidDel="007E1993">
          <w:delText>Discussion</w:delText>
        </w:r>
        <w:bookmarkEnd w:id="274"/>
      </w:del>
    </w:p>
    <w:p w14:paraId="4AEE0D15" w14:textId="0AEE2AD2" w:rsidR="002E6192" w:rsidRDefault="00D908A0" w:rsidP="00B83C9B">
      <w:pPr>
        <w:ind w:firstLine="0"/>
      </w:pPr>
      <w:del w:id="276"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and accordingly decided to focus on it in 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r w:rsidR="00B21DF2">
        <w:t xml:space="preserve"> </w:t>
      </w:r>
    </w:p>
    <w:p w14:paraId="1A5CB4EB" w14:textId="005AB56C" w:rsidR="007C40F4" w:rsidRDefault="007C40F4" w:rsidP="006238E0">
      <w:pPr>
        <w:pStyle w:val="NoSpacing"/>
        <w:bidi w:val="0"/>
      </w:pPr>
    </w:p>
    <w:p w14:paraId="05C06A55" w14:textId="72CA3828" w:rsidR="00A95B10" w:rsidDel="004E0F45" w:rsidRDefault="008E682E" w:rsidP="006238E0">
      <w:pPr>
        <w:pStyle w:val="Heading2"/>
        <w:rPr>
          <w:del w:id="277" w:author="Chen Heller" w:date="2023-01-04T10:05:00Z"/>
        </w:rPr>
      </w:pPr>
      <w:bookmarkStart w:id="278" w:name="_Toc114485375"/>
      <w:del w:id="279"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278"/>
      </w:del>
    </w:p>
    <w:p w14:paraId="43984158" w14:textId="31FE1994" w:rsidR="00B01E98" w:rsidDel="004E0F45" w:rsidRDefault="00B01E98" w:rsidP="00CA1FE8">
      <w:pPr>
        <w:ind w:firstLine="0"/>
        <w:rPr>
          <w:del w:id="280" w:author="Chen Heller" w:date="2023-01-04T10:05:00Z"/>
        </w:rPr>
      </w:pPr>
      <w:del w:id="281"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7C229D29" w:rsidR="002D5D25" w:rsidRPr="00272765" w:rsidRDefault="002945D9" w:rsidP="00694848">
      <w:del w:id="282"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lastRenderedPageBreak/>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rsidP="006238E0">
      <w:pPr>
        <w:pStyle w:val="Heading3"/>
        <w:rPr>
          <w:del w:id="283" w:author="Chen Heller" w:date="2023-01-03T17:25:00Z"/>
        </w:rPr>
      </w:pPr>
      <w:bookmarkStart w:id="284" w:name="_Toc114485376"/>
      <w:del w:id="285" w:author="Chen Heller" w:date="2023-01-03T17:25:00Z">
        <w:r w:rsidDel="00B23456">
          <w:delText>Methods</w:delText>
        </w:r>
        <w:bookmarkEnd w:id="284"/>
      </w:del>
    </w:p>
    <w:p w14:paraId="54353DE0" w14:textId="4AB05304" w:rsidR="007429C1" w:rsidDel="004F40BF" w:rsidRDefault="007429C1" w:rsidP="006238E0">
      <w:pPr>
        <w:pStyle w:val="Heading4"/>
        <w:rPr>
          <w:del w:id="286" w:author="Chen Heller" w:date="2023-01-03T17:11:00Z"/>
        </w:rPr>
      </w:pPr>
      <w:bookmarkStart w:id="287" w:name="_Toc114485377"/>
      <w:del w:id="288" w:author="Chen Heller" w:date="2023-01-03T17:11:00Z">
        <w:r w:rsidDel="004F40BF">
          <w:delText>Participants</w:delText>
        </w:r>
        <w:bookmarkEnd w:id="287"/>
      </w:del>
    </w:p>
    <w:p w14:paraId="1993AB85" w14:textId="19CA5844" w:rsidR="007429C1" w:rsidRPr="00422E34" w:rsidDel="004F40BF" w:rsidRDefault="00974448" w:rsidP="00974448">
      <w:pPr>
        <w:ind w:firstLine="0"/>
        <w:rPr>
          <w:del w:id="289" w:author="Chen Heller" w:date="2023-01-03T17:11:00Z"/>
        </w:rPr>
      </w:pPr>
      <w:del w:id="290"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rsidP="006238E0">
      <w:pPr>
        <w:pStyle w:val="Heading3"/>
        <w:rPr>
          <w:del w:id="291" w:author="Chen Heller" w:date="2023-01-03T17:12:00Z"/>
        </w:rPr>
      </w:pPr>
      <w:bookmarkStart w:id="292" w:name="_Toc114485378"/>
      <w:del w:id="293"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292"/>
      </w:del>
    </w:p>
    <w:p w14:paraId="48EF074D" w14:textId="40D98933" w:rsidR="001A054F" w:rsidRDefault="00CA2666" w:rsidP="00BD24CA">
      <w:pPr>
        <w:ind w:firstLine="0"/>
      </w:pPr>
      <w:del w:id="294"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295"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296" w:author="Chen Heller" w:date="2023-01-03T17:14:00Z" w:name="move123658468"/>
      <w:moveFrom w:id="297" w:author="Chen Heller" w:date="2023-01-03T17:14:00Z">
        <w:r w:rsidR="00D44019" w:rsidDel="00067907">
          <w:t>t</w:t>
        </w:r>
        <w:r w:rsidR="00DD6F2C" w:rsidDel="00067907">
          <w:t>iming was adjusted so that m</w:t>
        </w:r>
        <w:r w:rsidR="007A620B" w:rsidDel="00067907">
          <w:t>ovement</w:t>
        </w:r>
        <w:r w:rsidR="00661C9D" w:rsidDel="00067907">
          <w:t>s</w:t>
        </w:r>
        <w:r w:rsidR="007A620B" w:rsidDel="00067907">
          <w:t xml:space="preserve"> </w:t>
        </w:r>
        <w:r w:rsidR="00473B6D" w:rsidDel="00067907">
          <w:t>had to start</w:t>
        </w:r>
        <w:r w:rsidR="007A620B" w:rsidDel="00067907">
          <w:t xml:space="preserve"> before </w:t>
        </w:r>
        <w:r w:rsidR="00CE0E3C" w:rsidDel="00067907">
          <w:t xml:space="preserve">330ms had passed and last no longer than 430ms. </w:t>
        </w:r>
        <w:r w:rsidR="002E3A43" w:rsidDel="00067907">
          <w:t xml:space="preserve">Movement </w:t>
        </w:r>
        <w:r w:rsidR="00D6155B" w:rsidDel="00067907">
          <w:t xml:space="preserve">started when </w:t>
        </w:r>
        <w:r w:rsidR="002E3A43" w:rsidDel="00067907">
          <w:t xml:space="preserve">the finger was </w:t>
        </w:r>
        <w:r w:rsidR="00800AFC" w:rsidDel="00067907">
          <w:t>2</w:t>
        </w:r>
        <w:r w:rsidR="002E3A43" w:rsidDel="00067907">
          <w:t>cm away from the starting point</w:t>
        </w:r>
        <w:r w:rsidR="00B0297C" w:rsidDel="00067907">
          <w:t xml:space="preserve"> (Euclidean distance)</w:t>
        </w:r>
        <w:r w:rsidR="002E3A43" w:rsidDel="00067907">
          <w:t xml:space="preserve"> and ended when it was </w:t>
        </w:r>
        <w:r w:rsidR="00B0297C" w:rsidDel="00067907">
          <w:t>3</w:t>
        </w:r>
        <w:r w:rsidR="002E3A43" w:rsidDel="00067907">
          <w:t>cm</w:t>
        </w:r>
        <w:r w:rsidR="00F937CF" w:rsidDel="00067907">
          <w:t xml:space="preserve"> away from the</w:t>
        </w:r>
        <w:r w:rsidR="002E3A43" w:rsidDel="00067907">
          <w:t xml:space="preserve"> screen (on the Z axis). </w:t>
        </w:r>
        <w:r w:rsidR="008149FD" w:rsidDel="00067907">
          <w:t xml:space="preserve">Late initiations </w:t>
        </w:r>
        <w:r w:rsidR="00FF579E" w:rsidDel="00067907">
          <w:t xml:space="preserve">and long </w:t>
        </w:r>
        <w:r w:rsidR="00407779" w:rsidDel="00067907">
          <w:t xml:space="preserve">durations </w:t>
        </w:r>
        <w:r w:rsidR="00FF579E" w:rsidDel="00067907">
          <w:t xml:space="preserve">were </w:t>
        </w:r>
        <w:r w:rsidR="007429C1" w:rsidDel="00067907">
          <w:t>followed by a "</w:t>
        </w:r>
        <w:r w:rsidR="00FF579E" w:rsidDel="00067907">
          <w:t>Too late</w:t>
        </w:r>
        <w:r w:rsidR="007429C1" w:rsidDel="00067907">
          <w:t xml:space="preserve">" </w:t>
        </w:r>
        <w:r w:rsidR="00FF579E" w:rsidDel="00067907">
          <w:t xml:space="preserve">and "Too slow" </w:t>
        </w:r>
        <w:r w:rsidR="007429C1" w:rsidDel="00067907">
          <w:t>feedback</w:t>
        </w:r>
        <w:r w:rsidR="00FF579E" w:rsidDel="00067907">
          <w:t>s</w:t>
        </w:r>
        <w:r w:rsidR="00D44019" w:rsidDel="00067907">
          <w:t>,</w:t>
        </w:r>
        <w:r w:rsidR="00FF579E" w:rsidDel="00067907">
          <w:t xml:space="preserve"> </w:t>
        </w:r>
        <w:r w:rsidR="00207190" w:rsidDel="00067907">
          <w:t>respectively</w:t>
        </w:r>
        <w:r w:rsidR="00C36314" w:rsidDel="00067907">
          <w:t>.</w:t>
        </w:r>
        <w:r w:rsidR="00DD6F2C" w:rsidDel="00067907">
          <w:t xml:space="preserve"> </w:t>
        </w:r>
      </w:moveFrom>
      <w:moveFromRangeEnd w:id="296"/>
      <w:del w:id="298"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rsidP="006238E0">
      <w:pPr>
        <w:pStyle w:val="Heading3"/>
        <w:rPr>
          <w:del w:id="299" w:author="Chen Heller" w:date="2023-01-03T17:40:00Z"/>
        </w:rPr>
      </w:pPr>
      <w:bookmarkStart w:id="300" w:name="_Toc114485379"/>
      <w:del w:id="301" w:author="Chen Heller" w:date="2023-01-03T17:40:00Z">
        <w:r w:rsidDel="00B2756B">
          <w:delText>Exclusion criteria</w:delText>
        </w:r>
        <w:bookmarkEnd w:id="300"/>
      </w:del>
    </w:p>
    <w:p w14:paraId="1A31F715" w14:textId="0D07CEB3" w:rsidR="006B13AE" w:rsidRDefault="00D826D9" w:rsidP="00974448">
      <w:pPr>
        <w:ind w:firstLine="0"/>
      </w:pPr>
      <w:del w:id="302"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77777777" w:rsidR="006B13AE" w:rsidRDefault="006B13AE">
      <w:pPr>
        <w:jc w:val="left"/>
      </w:pPr>
      <w:r>
        <w:br w:type="page"/>
      </w:r>
    </w:p>
    <w:p w14:paraId="09E0A93D" w14:textId="686F6B92" w:rsidR="00D826D9" w:rsidDel="005F23DE" w:rsidRDefault="00D826D9" w:rsidP="006238E0">
      <w:pPr>
        <w:pStyle w:val="Heading3"/>
        <w:rPr>
          <w:del w:id="303" w:author="Chen Heller" w:date="2023-01-04T10:07:00Z"/>
        </w:rPr>
      </w:pPr>
      <w:bookmarkStart w:id="304" w:name="_Toc114485380"/>
      <w:del w:id="305" w:author="Chen Heller" w:date="2023-01-04T10:07:00Z">
        <w:r w:rsidDel="005F23DE">
          <w:lastRenderedPageBreak/>
          <w:delText>Results</w:delText>
        </w:r>
        <w:bookmarkEnd w:id="304"/>
      </w:del>
    </w:p>
    <w:p w14:paraId="437897F0" w14:textId="130701E8" w:rsidR="000E54E1" w:rsidDel="005F23DE" w:rsidRDefault="00BA4221" w:rsidP="00974448">
      <w:pPr>
        <w:ind w:firstLine="0"/>
        <w:rPr>
          <w:del w:id="306" w:author="Chen Heller" w:date="2023-01-04T10:07:00Z"/>
        </w:rPr>
      </w:pPr>
      <w:del w:id="307"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rsidP="00063B24">
      <w:pPr>
        <w:rPr>
          <w:del w:id="308" w:author="Chen Heller" w:date="2023-01-04T10:07:00Z"/>
        </w:rPr>
      </w:pPr>
      <w:del w:id="309"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3B10E1">
      <w:pPr>
        <w:ind w:firstLine="0"/>
        <w:rPr>
          <w:del w:id="310" w:author="Chen Heller" w:date="2023-01-04T10:07:00Z"/>
        </w:rPr>
      </w:pPr>
    </w:p>
    <w:p w14:paraId="4043F815" w14:textId="7B3790D8" w:rsidR="003B10E1" w:rsidDel="005F23DE" w:rsidRDefault="003B10E1" w:rsidP="002872CF">
      <w:pPr>
        <w:pStyle w:val="Caption"/>
        <w:keepNext/>
        <w:rPr>
          <w:del w:id="311" w:author="Chen Heller" w:date="2023-01-04T10:07:00Z"/>
        </w:rPr>
      </w:pPr>
      <w:bookmarkStart w:id="312" w:name="_Ref114067886"/>
      <w:del w:id="313" w:author="Chen Heller" w:date="2023-01-04T10:07:00Z">
        <w:r w:rsidDel="005F23DE">
          <w:delText xml:space="preserve">Table </w:delText>
        </w:r>
        <w:r w:rsidDel="005F23DE">
          <w:fldChar w:fldCharType="begin"/>
        </w:r>
        <w:r w:rsidDel="005F23DE">
          <w:delInstrText xml:space="preserve"> SEQ Table \* ARABIC </w:delInstrText>
        </w:r>
        <w:r w:rsidDel="005F23DE">
          <w:fldChar w:fldCharType="separate"/>
        </w:r>
        <w:r w:rsidR="003251EA" w:rsidDel="005F23DE">
          <w:rPr>
            <w:noProof/>
          </w:rPr>
          <w:delText>2</w:delText>
        </w:r>
        <w:r w:rsidDel="005F23DE">
          <w:rPr>
            <w:noProof/>
          </w:rPr>
          <w:fldChar w:fldCharType="end"/>
        </w:r>
        <w:bookmarkEnd w:id="312"/>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314" w:author="Chen Heller" w:date="2023-01-04T10:07:00Z"/>
        </w:trPr>
        <w:tc>
          <w:tcPr>
            <w:tcW w:w="284" w:type="dxa"/>
            <w:tcBorders>
              <w:top w:val="single" w:sz="12" w:space="0" w:color="auto"/>
            </w:tcBorders>
          </w:tcPr>
          <w:p w14:paraId="317E9E24" w14:textId="1DBCBA36" w:rsidR="00F625AB" w:rsidDel="005F23DE" w:rsidRDefault="00F625AB" w:rsidP="00EA2CED">
            <w:pPr>
              <w:ind w:firstLine="0"/>
              <w:rPr>
                <w:del w:id="315" w:author="Chen Heller" w:date="2023-01-04T10:07:00Z"/>
              </w:rPr>
            </w:pPr>
          </w:p>
        </w:tc>
        <w:tc>
          <w:tcPr>
            <w:tcW w:w="2268" w:type="dxa"/>
            <w:tcBorders>
              <w:top w:val="single" w:sz="12" w:space="0" w:color="auto"/>
            </w:tcBorders>
          </w:tcPr>
          <w:p w14:paraId="6185A4B1" w14:textId="6C407A50" w:rsidR="00F625AB" w:rsidDel="005F23DE" w:rsidRDefault="00F625AB" w:rsidP="00EA2CED">
            <w:pPr>
              <w:ind w:firstLine="0"/>
              <w:rPr>
                <w:del w:id="316"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rsidP="00EA2CED">
            <w:pPr>
              <w:ind w:firstLine="0"/>
              <w:jc w:val="center"/>
              <w:rPr>
                <w:del w:id="317" w:author="Chen Heller" w:date="2023-01-04T10:07:00Z"/>
                <w:b/>
                <w:bCs/>
              </w:rPr>
            </w:pPr>
            <w:del w:id="318"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rsidP="002872CF">
            <w:pPr>
              <w:ind w:firstLine="0"/>
              <w:jc w:val="center"/>
              <w:rPr>
                <w:del w:id="319" w:author="Chen Heller" w:date="2023-01-04T10:07:00Z"/>
                <w:b/>
                <w:bCs/>
              </w:rPr>
            </w:pPr>
            <w:del w:id="320"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rsidP="00EA2CED">
            <w:pPr>
              <w:ind w:firstLine="0"/>
              <w:jc w:val="center"/>
              <w:rPr>
                <w:del w:id="321" w:author="Chen Heller" w:date="2023-01-04T10:07:00Z"/>
                <w:b/>
                <w:bCs/>
              </w:rPr>
            </w:pPr>
          </w:p>
        </w:tc>
        <w:tc>
          <w:tcPr>
            <w:tcW w:w="992" w:type="dxa"/>
            <w:tcBorders>
              <w:top w:val="single" w:sz="12" w:space="0" w:color="auto"/>
            </w:tcBorders>
          </w:tcPr>
          <w:p w14:paraId="0AC7F973" w14:textId="70E9A52C" w:rsidR="00F625AB" w:rsidRPr="00EA2CED" w:rsidDel="005F23DE" w:rsidRDefault="00F625AB" w:rsidP="00EA2CED">
            <w:pPr>
              <w:ind w:firstLine="0"/>
              <w:jc w:val="center"/>
              <w:rPr>
                <w:del w:id="322" w:author="Chen Heller" w:date="2023-01-04T10:07:00Z"/>
                <w:b/>
                <w:bCs/>
              </w:rPr>
            </w:pPr>
          </w:p>
        </w:tc>
        <w:tc>
          <w:tcPr>
            <w:tcW w:w="1701" w:type="dxa"/>
            <w:tcBorders>
              <w:top w:val="single" w:sz="12" w:space="0" w:color="auto"/>
            </w:tcBorders>
          </w:tcPr>
          <w:p w14:paraId="34B96DD8" w14:textId="4E727747" w:rsidR="00F625AB" w:rsidDel="005F23DE" w:rsidRDefault="00F625AB" w:rsidP="00EA2CED">
            <w:pPr>
              <w:ind w:firstLine="0"/>
              <w:rPr>
                <w:del w:id="323" w:author="Chen Heller" w:date="2023-01-04T10:07:00Z"/>
              </w:rPr>
            </w:pPr>
          </w:p>
        </w:tc>
        <w:tc>
          <w:tcPr>
            <w:tcW w:w="709" w:type="dxa"/>
            <w:tcBorders>
              <w:top w:val="single" w:sz="12" w:space="0" w:color="auto"/>
            </w:tcBorders>
          </w:tcPr>
          <w:p w14:paraId="48B7D2BB" w14:textId="1856C705" w:rsidR="00F625AB" w:rsidDel="005F23DE" w:rsidRDefault="00F625AB" w:rsidP="00EA2CED">
            <w:pPr>
              <w:ind w:firstLine="0"/>
              <w:rPr>
                <w:del w:id="324" w:author="Chen Heller" w:date="2023-01-04T10:07:00Z"/>
              </w:rPr>
            </w:pPr>
          </w:p>
        </w:tc>
      </w:tr>
      <w:tr w:rsidR="00F625AB" w:rsidDel="005F23DE" w14:paraId="42B7061E" w14:textId="58A64E1D" w:rsidTr="002872CF">
        <w:trPr>
          <w:trHeight w:val="254"/>
          <w:del w:id="325" w:author="Chen Heller" w:date="2023-01-04T10:07:00Z"/>
        </w:trPr>
        <w:tc>
          <w:tcPr>
            <w:tcW w:w="284" w:type="dxa"/>
            <w:tcBorders>
              <w:bottom w:val="single" w:sz="12" w:space="0" w:color="auto"/>
            </w:tcBorders>
          </w:tcPr>
          <w:p w14:paraId="07DA12D4" w14:textId="17E88914" w:rsidR="00F625AB" w:rsidRPr="00EA2CED" w:rsidDel="005F23DE" w:rsidRDefault="00F625AB" w:rsidP="00EA2CED">
            <w:pPr>
              <w:ind w:firstLine="0"/>
              <w:rPr>
                <w:del w:id="326"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EA2CED">
            <w:pPr>
              <w:ind w:firstLine="0"/>
              <w:rPr>
                <w:del w:id="327"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EA2CED">
            <w:pPr>
              <w:ind w:firstLine="0"/>
              <w:rPr>
                <w:del w:id="328" w:author="Chen Heller" w:date="2023-01-04T10:07:00Z"/>
                <w:b/>
                <w:bCs/>
              </w:rPr>
            </w:pPr>
            <w:del w:id="329"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EA2CED">
            <w:pPr>
              <w:ind w:firstLine="0"/>
              <w:rPr>
                <w:del w:id="330" w:author="Chen Heller" w:date="2023-01-04T10:07:00Z"/>
                <w:b/>
                <w:bCs/>
              </w:rPr>
            </w:pPr>
            <w:del w:id="331"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EA2CED">
            <w:pPr>
              <w:ind w:firstLine="0"/>
              <w:rPr>
                <w:del w:id="332" w:author="Chen Heller" w:date="2023-01-04T10:07:00Z"/>
                <w:b/>
                <w:bCs/>
              </w:rPr>
            </w:pPr>
            <w:del w:id="333"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EA2CED">
            <w:pPr>
              <w:ind w:firstLine="0"/>
              <w:rPr>
                <w:del w:id="334" w:author="Chen Heller" w:date="2023-01-04T10:07:00Z"/>
                <w:b/>
                <w:bCs/>
              </w:rPr>
            </w:pPr>
            <w:del w:id="335"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EA2CED">
            <w:pPr>
              <w:ind w:firstLine="0"/>
              <w:rPr>
                <w:del w:id="336" w:author="Chen Heller" w:date="2023-01-04T10:07:00Z"/>
                <w:b/>
                <w:bCs/>
              </w:rPr>
            </w:pPr>
            <w:del w:id="337"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EA2CED">
            <w:pPr>
              <w:ind w:firstLine="0"/>
              <w:rPr>
                <w:del w:id="338" w:author="Chen Heller" w:date="2023-01-04T10:07:00Z"/>
                <w:b/>
                <w:bCs/>
              </w:rPr>
            </w:pPr>
            <w:del w:id="339" w:author="Chen Heller" w:date="2023-01-04T10:07:00Z">
              <w:r w:rsidDel="005F23DE">
                <w:rPr>
                  <w:b/>
                  <w:bCs/>
                </w:rPr>
                <w:delText>d</w:delText>
              </w:r>
            </w:del>
          </w:p>
        </w:tc>
      </w:tr>
      <w:tr w:rsidR="00F625AB" w:rsidDel="005F23DE" w14:paraId="7E3A973E" w14:textId="45FBFB98" w:rsidTr="002872CF">
        <w:trPr>
          <w:trHeight w:val="313"/>
          <w:del w:id="340" w:author="Chen Heller" w:date="2023-01-04T10:07:00Z"/>
        </w:trPr>
        <w:tc>
          <w:tcPr>
            <w:tcW w:w="10065" w:type="dxa"/>
            <w:gridSpan w:val="8"/>
            <w:tcBorders>
              <w:top w:val="single" w:sz="12" w:space="0" w:color="auto"/>
            </w:tcBorders>
          </w:tcPr>
          <w:p w14:paraId="027283E5" w14:textId="1200DBC6" w:rsidR="00F625AB" w:rsidDel="005F23DE" w:rsidRDefault="00F625AB" w:rsidP="00EA2CED">
            <w:pPr>
              <w:ind w:firstLine="0"/>
              <w:rPr>
                <w:del w:id="341" w:author="Chen Heller" w:date="2023-01-04T10:07:00Z"/>
              </w:rPr>
            </w:pPr>
            <w:del w:id="342" w:author="Chen Heller" w:date="2023-01-04T10:07:00Z">
              <w:r w:rsidDel="005F23DE">
                <w:rPr>
                  <w:b/>
                  <w:bCs/>
                </w:rPr>
                <w:delText>Reaching</w:delText>
              </w:r>
            </w:del>
          </w:p>
        </w:tc>
      </w:tr>
      <w:tr w:rsidR="00F625AB" w:rsidDel="005F23DE" w14:paraId="60E71E84" w14:textId="101E9665" w:rsidTr="002872CF">
        <w:trPr>
          <w:trHeight w:val="490"/>
          <w:del w:id="343"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EA2CED">
            <w:pPr>
              <w:ind w:firstLine="0"/>
              <w:rPr>
                <w:del w:id="344" w:author="Chen Heller" w:date="2023-01-04T10:07:00Z"/>
                <w:b/>
                <w:bCs/>
              </w:rPr>
            </w:pPr>
          </w:p>
        </w:tc>
        <w:tc>
          <w:tcPr>
            <w:tcW w:w="2268" w:type="dxa"/>
          </w:tcPr>
          <w:p w14:paraId="4820B497" w14:textId="2A894765" w:rsidR="00F625AB" w:rsidRPr="00EA2CED" w:rsidDel="005F23DE" w:rsidRDefault="00F625AB" w:rsidP="00EA2CED">
            <w:pPr>
              <w:ind w:firstLine="0"/>
              <w:rPr>
                <w:del w:id="345" w:author="Chen Heller" w:date="2023-01-04T10:07:00Z"/>
                <w:b/>
                <w:bCs/>
              </w:rPr>
            </w:pPr>
            <w:del w:id="346" w:author="Chen Heller" w:date="2023-01-04T10:07:00Z">
              <w:r w:rsidRPr="00EA2CED" w:rsidDel="005F23DE">
                <w:rPr>
                  <w:b/>
                  <w:bCs/>
                </w:rPr>
                <w:delText>Reach area</w:delText>
              </w:r>
            </w:del>
          </w:p>
        </w:tc>
        <w:tc>
          <w:tcPr>
            <w:tcW w:w="1701" w:type="dxa"/>
          </w:tcPr>
          <w:p w14:paraId="29BCDA47" w14:textId="51F35494" w:rsidR="00F625AB" w:rsidDel="005F23DE" w:rsidRDefault="00F625AB" w:rsidP="00EA2CED">
            <w:pPr>
              <w:ind w:firstLine="0"/>
              <w:rPr>
                <w:del w:id="347" w:author="Chen Heller" w:date="2023-01-04T10:07:00Z"/>
              </w:rPr>
            </w:pPr>
            <w:del w:id="348" w:author="Chen Heller" w:date="2023-01-04T10:07:00Z">
              <w:r w:rsidDel="005F23DE">
                <w:delText>1.50 (0.28)</w:delText>
              </w:r>
            </w:del>
          </w:p>
        </w:tc>
        <w:tc>
          <w:tcPr>
            <w:tcW w:w="1701" w:type="dxa"/>
          </w:tcPr>
          <w:p w14:paraId="4D0E8BF7" w14:textId="56E0DDF9" w:rsidR="00F625AB" w:rsidDel="005F23DE" w:rsidRDefault="00F625AB" w:rsidP="00EA2CED">
            <w:pPr>
              <w:ind w:firstLine="0"/>
              <w:rPr>
                <w:del w:id="349" w:author="Chen Heller" w:date="2023-01-04T10:07:00Z"/>
              </w:rPr>
            </w:pPr>
            <w:del w:id="350" w:author="Chen Heller" w:date="2023-01-04T10:07:00Z">
              <w:r w:rsidDel="005F23DE">
                <w:delText>1.39 (0.64)</w:delText>
              </w:r>
            </w:del>
          </w:p>
        </w:tc>
        <w:tc>
          <w:tcPr>
            <w:tcW w:w="709" w:type="dxa"/>
          </w:tcPr>
          <w:p w14:paraId="421C6915" w14:textId="0BB08AAD" w:rsidR="00F625AB" w:rsidDel="005F23DE" w:rsidRDefault="00F625AB" w:rsidP="00EA2CED">
            <w:pPr>
              <w:ind w:firstLine="0"/>
              <w:rPr>
                <w:del w:id="351" w:author="Chen Heller" w:date="2023-01-04T10:07:00Z"/>
              </w:rPr>
            </w:pPr>
          </w:p>
        </w:tc>
        <w:tc>
          <w:tcPr>
            <w:tcW w:w="992" w:type="dxa"/>
          </w:tcPr>
          <w:p w14:paraId="56F8291D" w14:textId="30033D6F" w:rsidR="00F625AB" w:rsidDel="005F23DE" w:rsidRDefault="00F625AB" w:rsidP="00EA2CED">
            <w:pPr>
              <w:ind w:firstLine="0"/>
              <w:rPr>
                <w:del w:id="352" w:author="Chen Heller" w:date="2023-01-04T10:07:00Z"/>
              </w:rPr>
            </w:pPr>
            <w:del w:id="353" w:author="Chen Heller" w:date="2023-01-04T10:07:00Z">
              <w:r w:rsidDel="005F23DE">
                <w:delText>0.699</w:delText>
              </w:r>
            </w:del>
          </w:p>
        </w:tc>
        <w:tc>
          <w:tcPr>
            <w:tcW w:w="1701" w:type="dxa"/>
          </w:tcPr>
          <w:p w14:paraId="094E1940" w14:textId="6D4C7EDE" w:rsidR="00F625AB" w:rsidDel="005F23DE" w:rsidRDefault="00F625AB" w:rsidP="00EA2CED">
            <w:pPr>
              <w:ind w:firstLine="0"/>
              <w:rPr>
                <w:del w:id="354" w:author="Chen Heller" w:date="2023-01-04T10:07:00Z"/>
              </w:rPr>
            </w:pPr>
            <w:del w:id="355" w:author="Chen Heller" w:date="2023-01-04T10:07:00Z">
              <w:r w:rsidDel="005F23DE">
                <w:delText>-0.14, 0.36</w:delText>
              </w:r>
            </w:del>
          </w:p>
        </w:tc>
        <w:tc>
          <w:tcPr>
            <w:tcW w:w="709" w:type="dxa"/>
          </w:tcPr>
          <w:p w14:paraId="142B6C51" w14:textId="25823B03" w:rsidR="00F625AB" w:rsidDel="005F23DE" w:rsidRDefault="00F625AB" w:rsidP="00EA2CED">
            <w:pPr>
              <w:ind w:firstLine="0"/>
              <w:rPr>
                <w:del w:id="356" w:author="Chen Heller" w:date="2023-01-04T10:07:00Z"/>
              </w:rPr>
            </w:pPr>
            <w:del w:id="357" w:author="Chen Heller" w:date="2023-01-04T10:07:00Z">
              <w:r w:rsidDel="005F23DE">
                <w:delText>0.23</w:delText>
              </w:r>
            </w:del>
          </w:p>
        </w:tc>
      </w:tr>
      <w:tr w:rsidR="00F625AB" w:rsidDel="005F23DE" w14:paraId="546D8528" w14:textId="668B2B96" w:rsidTr="002872CF">
        <w:trPr>
          <w:trHeight w:val="490"/>
          <w:del w:id="358"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EA2CED">
            <w:pPr>
              <w:ind w:firstLine="0"/>
              <w:rPr>
                <w:del w:id="359" w:author="Chen Heller" w:date="2023-01-04T10:07:00Z"/>
                <w:b/>
                <w:bCs/>
              </w:rPr>
            </w:pPr>
          </w:p>
        </w:tc>
        <w:tc>
          <w:tcPr>
            <w:tcW w:w="2268" w:type="dxa"/>
          </w:tcPr>
          <w:p w14:paraId="66320C4C" w14:textId="4269E1AA" w:rsidR="00F625AB" w:rsidRPr="00EA2CED" w:rsidDel="005F23DE" w:rsidRDefault="00F625AB" w:rsidP="00EA2CED">
            <w:pPr>
              <w:ind w:firstLine="0"/>
              <w:rPr>
                <w:del w:id="360" w:author="Chen Heller" w:date="2023-01-04T10:07:00Z"/>
                <w:b/>
                <w:bCs/>
              </w:rPr>
            </w:pPr>
            <w:del w:id="361"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EA2CED">
            <w:pPr>
              <w:ind w:firstLine="0"/>
              <w:rPr>
                <w:del w:id="362" w:author="Chen Heller" w:date="2023-01-04T10:07:00Z"/>
              </w:rPr>
            </w:pPr>
            <w:del w:id="363" w:author="Chen Heller" w:date="2023-01-04T10:07:00Z">
              <w:r w:rsidDel="005F23DE">
                <w:delText>37.20 (1.09)</w:delText>
              </w:r>
            </w:del>
          </w:p>
        </w:tc>
        <w:tc>
          <w:tcPr>
            <w:tcW w:w="1701" w:type="dxa"/>
          </w:tcPr>
          <w:p w14:paraId="3158147C" w14:textId="50684E38" w:rsidR="00F625AB" w:rsidDel="005F23DE" w:rsidRDefault="00F625AB" w:rsidP="00EA2CED">
            <w:pPr>
              <w:ind w:firstLine="0"/>
              <w:rPr>
                <w:del w:id="364" w:author="Chen Heller" w:date="2023-01-04T10:07:00Z"/>
              </w:rPr>
            </w:pPr>
            <w:del w:id="365" w:author="Chen Heller" w:date="2023-01-04T10:07:00Z">
              <w:r w:rsidDel="005F23DE">
                <w:delText>37.67 (1.17)</w:delText>
              </w:r>
            </w:del>
          </w:p>
        </w:tc>
        <w:tc>
          <w:tcPr>
            <w:tcW w:w="709" w:type="dxa"/>
          </w:tcPr>
          <w:p w14:paraId="1B169B5C" w14:textId="6EFEDACB" w:rsidR="00F625AB" w:rsidDel="005F23DE" w:rsidRDefault="00F625AB" w:rsidP="00EA2CED">
            <w:pPr>
              <w:ind w:firstLine="0"/>
              <w:rPr>
                <w:del w:id="366" w:author="Chen Heller" w:date="2023-01-04T10:07:00Z"/>
              </w:rPr>
            </w:pPr>
            <w:del w:id="367" w:author="Chen Heller" w:date="2023-01-04T10:07:00Z">
              <w:r w:rsidDel="005F23DE">
                <w:delText>1</w:delText>
              </w:r>
            </w:del>
          </w:p>
        </w:tc>
        <w:tc>
          <w:tcPr>
            <w:tcW w:w="992" w:type="dxa"/>
          </w:tcPr>
          <w:p w14:paraId="4D52E8BF" w14:textId="5F2941EB" w:rsidR="00F625AB" w:rsidDel="005F23DE" w:rsidRDefault="00F625AB" w:rsidP="00EA2CED">
            <w:pPr>
              <w:ind w:firstLine="0"/>
              <w:rPr>
                <w:del w:id="368" w:author="Chen Heller" w:date="2023-01-04T10:07:00Z"/>
              </w:rPr>
            </w:pPr>
            <w:del w:id="369" w:author="Chen Heller" w:date="2023-01-04T10:07:00Z">
              <w:r w:rsidDel="005F23DE">
                <w:delText>0.342</w:delText>
              </w:r>
            </w:del>
          </w:p>
        </w:tc>
        <w:tc>
          <w:tcPr>
            <w:tcW w:w="1701" w:type="dxa"/>
          </w:tcPr>
          <w:p w14:paraId="00B7B671" w14:textId="4CD9181A" w:rsidR="00F625AB" w:rsidDel="005F23DE" w:rsidRDefault="00F625AB" w:rsidP="00EA2CED">
            <w:pPr>
              <w:ind w:firstLine="0"/>
              <w:rPr>
                <w:del w:id="370" w:author="Chen Heller" w:date="2023-01-04T10:07:00Z"/>
              </w:rPr>
            </w:pPr>
            <w:del w:id="371" w:author="Chen Heller" w:date="2023-01-04T10:07:00Z">
              <w:r w:rsidDel="005F23DE">
                <w:delText>-1.54, 0.60</w:delText>
              </w:r>
            </w:del>
          </w:p>
        </w:tc>
        <w:tc>
          <w:tcPr>
            <w:tcW w:w="709" w:type="dxa"/>
          </w:tcPr>
          <w:p w14:paraId="22DEB25E" w14:textId="7439C017" w:rsidR="00F625AB" w:rsidDel="005F23DE" w:rsidRDefault="00F625AB" w:rsidP="00EA2CED">
            <w:pPr>
              <w:ind w:firstLine="0"/>
              <w:rPr>
                <w:del w:id="372" w:author="Chen Heller" w:date="2023-01-04T10:07:00Z"/>
              </w:rPr>
            </w:pPr>
            <w:del w:id="373" w:author="Chen Heller" w:date="2023-01-04T10:07:00Z">
              <w:r w:rsidDel="005F23DE">
                <w:delText>0.34</w:delText>
              </w:r>
            </w:del>
          </w:p>
        </w:tc>
      </w:tr>
      <w:tr w:rsidR="00F625AB" w:rsidDel="005F23DE" w14:paraId="3477F4C1" w14:textId="4BB3B5E1" w:rsidTr="002872CF">
        <w:trPr>
          <w:trHeight w:val="490"/>
          <w:del w:id="374"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EA2CED">
            <w:pPr>
              <w:ind w:firstLine="0"/>
              <w:rPr>
                <w:del w:id="375" w:author="Chen Heller" w:date="2023-01-04T10:07:00Z"/>
                <w:b/>
                <w:bCs/>
              </w:rPr>
            </w:pPr>
          </w:p>
        </w:tc>
        <w:tc>
          <w:tcPr>
            <w:tcW w:w="2268" w:type="dxa"/>
          </w:tcPr>
          <w:p w14:paraId="20977C07" w14:textId="2015A152" w:rsidR="00F625AB" w:rsidRPr="00EA2CED" w:rsidDel="005F23DE" w:rsidRDefault="00F625AB" w:rsidP="00EA2CED">
            <w:pPr>
              <w:ind w:firstLine="0"/>
              <w:rPr>
                <w:del w:id="376" w:author="Chen Heller" w:date="2023-01-04T10:07:00Z"/>
                <w:b/>
                <w:bCs/>
              </w:rPr>
            </w:pPr>
            <w:del w:id="377"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EA2CED">
            <w:pPr>
              <w:ind w:firstLine="0"/>
              <w:rPr>
                <w:del w:id="378" w:author="Chen Heller" w:date="2023-01-04T10:07:00Z"/>
              </w:rPr>
            </w:pPr>
            <w:del w:id="379" w:author="Chen Heller" w:date="2023-01-04T10:07:00Z">
              <w:r w:rsidDel="005F23DE">
                <w:delText>140.44 (34.23)</w:delText>
              </w:r>
            </w:del>
          </w:p>
        </w:tc>
        <w:tc>
          <w:tcPr>
            <w:tcW w:w="1701" w:type="dxa"/>
          </w:tcPr>
          <w:p w14:paraId="6D58D2D8" w14:textId="6D9E60C4" w:rsidR="00F625AB" w:rsidDel="005F23DE" w:rsidRDefault="00F625AB" w:rsidP="00EA2CED">
            <w:pPr>
              <w:ind w:firstLine="0"/>
              <w:rPr>
                <w:del w:id="380" w:author="Chen Heller" w:date="2023-01-04T10:07:00Z"/>
              </w:rPr>
            </w:pPr>
            <w:del w:id="381" w:author="Chen Heller" w:date="2023-01-04T10:07:00Z">
              <w:r w:rsidDel="005F23DE">
                <w:delText>144.27 (33.21)</w:delText>
              </w:r>
            </w:del>
          </w:p>
        </w:tc>
        <w:tc>
          <w:tcPr>
            <w:tcW w:w="709" w:type="dxa"/>
          </w:tcPr>
          <w:p w14:paraId="039DA348" w14:textId="6FF329F9" w:rsidR="00F625AB" w:rsidDel="005F23DE" w:rsidRDefault="00F625AB" w:rsidP="00EA2CED">
            <w:pPr>
              <w:ind w:firstLine="0"/>
              <w:rPr>
                <w:del w:id="382" w:author="Chen Heller" w:date="2023-01-04T10:07:00Z"/>
              </w:rPr>
            </w:pPr>
          </w:p>
        </w:tc>
        <w:tc>
          <w:tcPr>
            <w:tcW w:w="992" w:type="dxa"/>
          </w:tcPr>
          <w:p w14:paraId="518DA98B" w14:textId="7591B0BE" w:rsidR="00F625AB" w:rsidDel="005F23DE" w:rsidRDefault="00F625AB" w:rsidP="00EA2CED">
            <w:pPr>
              <w:ind w:firstLine="0"/>
              <w:rPr>
                <w:del w:id="383" w:author="Chen Heller" w:date="2023-01-04T10:07:00Z"/>
              </w:rPr>
            </w:pPr>
            <w:del w:id="384" w:author="Chen Heller" w:date="2023-01-04T10:07:00Z">
              <w:r w:rsidDel="005F23DE">
                <w:delText>0.273</w:delText>
              </w:r>
            </w:del>
          </w:p>
        </w:tc>
        <w:tc>
          <w:tcPr>
            <w:tcW w:w="1701" w:type="dxa"/>
          </w:tcPr>
          <w:p w14:paraId="42AE0FAA" w14:textId="4F50092A" w:rsidR="00F625AB" w:rsidDel="005F23DE" w:rsidRDefault="00F625AB" w:rsidP="00EA2CED">
            <w:pPr>
              <w:ind w:firstLine="0"/>
              <w:rPr>
                <w:del w:id="385" w:author="Chen Heller" w:date="2023-01-04T10:07:00Z"/>
              </w:rPr>
            </w:pPr>
            <w:del w:id="386" w:author="Chen Heller" w:date="2023-01-04T10:07:00Z">
              <w:r w:rsidDel="005F23DE">
                <w:delText>-9.62, 1.93</w:delText>
              </w:r>
            </w:del>
          </w:p>
        </w:tc>
        <w:tc>
          <w:tcPr>
            <w:tcW w:w="709" w:type="dxa"/>
          </w:tcPr>
          <w:p w14:paraId="2A9BC241" w14:textId="5CFC075F" w:rsidR="00F625AB" w:rsidDel="005F23DE" w:rsidRDefault="00F625AB" w:rsidP="00EA2CED">
            <w:pPr>
              <w:ind w:firstLine="0"/>
              <w:rPr>
                <w:del w:id="387" w:author="Chen Heller" w:date="2023-01-04T10:07:00Z"/>
              </w:rPr>
            </w:pPr>
            <w:del w:id="388" w:author="Chen Heller" w:date="2023-01-04T10:07:00Z">
              <w:r w:rsidDel="005F23DE">
                <w:delText>0.40</w:delText>
              </w:r>
            </w:del>
          </w:p>
        </w:tc>
      </w:tr>
      <w:tr w:rsidR="00F625AB" w:rsidDel="005F23DE" w14:paraId="4916FD57" w14:textId="21E09EA2" w:rsidTr="002872CF">
        <w:trPr>
          <w:trHeight w:val="490"/>
          <w:del w:id="389"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EA2CED">
            <w:pPr>
              <w:ind w:firstLine="0"/>
              <w:rPr>
                <w:del w:id="390" w:author="Chen Heller" w:date="2023-01-04T10:07:00Z"/>
                <w:b/>
                <w:bCs/>
              </w:rPr>
            </w:pPr>
          </w:p>
        </w:tc>
        <w:tc>
          <w:tcPr>
            <w:tcW w:w="2268" w:type="dxa"/>
          </w:tcPr>
          <w:p w14:paraId="7B3078D3" w14:textId="144CC248" w:rsidR="00F625AB" w:rsidRPr="00EA2CED" w:rsidDel="005F23DE" w:rsidRDefault="00F625AB" w:rsidP="00EA2CED">
            <w:pPr>
              <w:ind w:firstLine="0"/>
              <w:rPr>
                <w:del w:id="391" w:author="Chen Heller" w:date="2023-01-04T10:07:00Z"/>
                <w:b/>
                <w:bCs/>
              </w:rPr>
            </w:pPr>
            <w:del w:id="392"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EA2CED">
            <w:pPr>
              <w:ind w:firstLine="0"/>
              <w:rPr>
                <w:del w:id="393" w:author="Chen Heller" w:date="2023-01-04T10:07:00Z"/>
              </w:rPr>
            </w:pPr>
            <w:del w:id="394" w:author="Chen Heller" w:date="2023-01-04T10:07:00Z">
              <w:r w:rsidDel="005F23DE">
                <w:delText>416.56 (60.57)</w:delText>
              </w:r>
            </w:del>
          </w:p>
        </w:tc>
        <w:tc>
          <w:tcPr>
            <w:tcW w:w="1701" w:type="dxa"/>
          </w:tcPr>
          <w:p w14:paraId="2343C3E5" w14:textId="2BDF22A2" w:rsidR="00F625AB" w:rsidDel="005F23DE" w:rsidRDefault="00F625AB" w:rsidP="00EA2CED">
            <w:pPr>
              <w:ind w:firstLine="0"/>
              <w:rPr>
                <w:del w:id="395" w:author="Chen Heller" w:date="2023-01-04T10:07:00Z"/>
              </w:rPr>
            </w:pPr>
            <w:del w:id="396" w:author="Chen Heller" w:date="2023-01-04T10:07:00Z">
              <w:r w:rsidDel="005F23DE">
                <w:delText>423.96 (45.40)</w:delText>
              </w:r>
            </w:del>
          </w:p>
        </w:tc>
        <w:tc>
          <w:tcPr>
            <w:tcW w:w="709" w:type="dxa"/>
          </w:tcPr>
          <w:p w14:paraId="79BEE7E1" w14:textId="2A4067F6" w:rsidR="00F625AB" w:rsidDel="005F23DE" w:rsidRDefault="00F625AB" w:rsidP="00EA2CED">
            <w:pPr>
              <w:ind w:firstLine="0"/>
              <w:rPr>
                <w:del w:id="397" w:author="Chen Heller" w:date="2023-01-04T10:07:00Z"/>
              </w:rPr>
            </w:pPr>
          </w:p>
        </w:tc>
        <w:tc>
          <w:tcPr>
            <w:tcW w:w="992" w:type="dxa"/>
          </w:tcPr>
          <w:p w14:paraId="2BD28BB7" w14:textId="6B55262E" w:rsidR="00F625AB" w:rsidDel="005F23DE" w:rsidRDefault="00F625AB" w:rsidP="00EA2CED">
            <w:pPr>
              <w:ind w:firstLine="0"/>
              <w:rPr>
                <w:del w:id="398" w:author="Chen Heller" w:date="2023-01-04T10:07:00Z"/>
              </w:rPr>
            </w:pPr>
            <w:del w:id="399" w:author="Chen Heller" w:date="2023-01-04T10:07:00Z">
              <w:r w:rsidDel="005F23DE">
                <w:delText>0.316</w:delText>
              </w:r>
            </w:del>
          </w:p>
        </w:tc>
        <w:tc>
          <w:tcPr>
            <w:tcW w:w="1701" w:type="dxa"/>
          </w:tcPr>
          <w:p w14:paraId="4746B163" w14:textId="5DE35E1A" w:rsidR="00F625AB" w:rsidDel="005F23DE" w:rsidRDefault="00F625AB" w:rsidP="00EA2CED">
            <w:pPr>
              <w:ind w:firstLine="0"/>
              <w:rPr>
                <w:del w:id="400" w:author="Chen Heller" w:date="2023-01-04T10:07:00Z"/>
              </w:rPr>
            </w:pPr>
            <w:del w:id="401" w:author="Chen Heller" w:date="2023-01-04T10:07:00Z">
              <w:r w:rsidDel="005F23DE">
                <w:delText>-17.63, 2.74</w:delText>
              </w:r>
            </w:del>
          </w:p>
        </w:tc>
        <w:tc>
          <w:tcPr>
            <w:tcW w:w="709" w:type="dxa"/>
          </w:tcPr>
          <w:p w14:paraId="7E100EDC" w14:textId="240D00B3" w:rsidR="00F625AB" w:rsidDel="005F23DE" w:rsidRDefault="00F625AB" w:rsidP="00EA2CED">
            <w:pPr>
              <w:ind w:firstLine="0"/>
              <w:rPr>
                <w:del w:id="402" w:author="Chen Heller" w:date="2023-01-04T10:07:00Z"/>
              </w:rPr>
            </w:pPr>
            <w:del w:id="403" w:author="Chen Heller" w:date="2023-01-04T10:07:00Z">
              <w:r w:rsidDel="005F23DE">
                <w:delText>0.40</w:delText>
              </w:r>
            </w:del>
          </w:p>
        </w:tc>
      </w:tr>
      <w:tr w:rsidR="00F625AB" w:rsidDel="005F23DE" w14:paraId="1A30158E" w14:textId="49C614D6" w:rsidTr="002872CF">
        <w:trPr>
          <w:trHeight w:val="490"/>
          <w:del w:id="404"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EA2CED">
            <w:pPr>
              <w:ind w:firstLine="0"/>
              <w:rPr>
                <w:del w:id="405"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EA2CED">
            <w:pPr>
              <w:ind w:firstLine="0"/>
              <w:rPr>
                <w:del w:id="406" w:author="Chen Heller" w:date="2023-01-04T10:07:00Z"/>
                <w:b/>
                <w:bCs/>
              </w:rPr>
            </w:pPr>
            <w:del w:id="407"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EA2CED">
            <w:pPr>
              <w:ind w:firstLine="0"/>
              <w:rPr>
                <w:del w:id="408" w:author="Chen Heller" w:date="2023-01-04T10:07:00Z"/>
              </w:rPr>
            </w:pPr>
            <w:del w:id="409"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EA2CED">
            <w:pPr>
              <w:ind w:firstLine="0"/>
              <w:rPr>
                <w:del w:id="410" w:author="Chen Heller" w:date="2023-01-04T10:07:00Z"/>
              </w:rPr>
            </w:pPr>
            <w:del w:id="411"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EA2CED">
            <w:pPr>
              <w:ind w:firstLine="0"/>
              <w:rPr>
                <w:del w:id="412" w:author="Chen Heller" w:date="2023-01-04T10:07:00Z"/>
              </w:rPr>
            </w:pPr>
          </w:p>
        </w:tc>
        <w:tc>
          <w:tcPr>
            <w:tcW w:w="992" w:type="dxa"/>
            <w:tcBorders>
              <w:bottom w:val="single" w:sz="12" w:space="0" w:color="auto"/>
            </w:tcBorders>
          </w:tcPr>
          <w:p w14:paraId="776B89AD" w14:textId="0BFB1FA2" w:rsidR="00F625AB" w:rsidDel="005F23DE" w:rsidRDefault="00F625AB" w:rsidP="00EA2CED">
            <w:pPr>
              <w:ind w:firstLine="0"/>
              <w:rPr>
                <w:del w:id="413" w:author="Chen Heller" w:date="2023-01-04T10:07:00Z"/>
              </w:rPr>
            </w:pPr>
            <w:del w:id="414"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EA2CED">
            <w:pPr>
              <w:ind w:firstLine="0"/>
              <w:rPr>
                <w:del w:id="415" w:author="Chen Heller" w:date="2023-01-04T10:07:00Z"/>
              </w:rPr>
            </w:pPr>
            <w:del w:id="416"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EA2CED">
            <w:pPr>
              <w:ind w:firstLine="0"/>
              <w:rPr>
                <w:del w:id="417" w:author="Chen Heller" w:date="2023-01-04T10:07:00Z"/>
              </w:rPr>
            </w:pPr>
            <w:del w:id="418" w:author="Chen Heller" w:date="2023-01-04T10:07:00Z">
              <w:r w:rsidDel="005F23DE">
                <w:delText>0.13</w:delText>
              </w:r>
            </w:del>
          </w:p>
        </w:tc>
      </w:tr>
      <w:tr w:rsidR="00F625AB" w:rsidDel="005F23DE" w14:paraId="3E212A02" w14:textId="18AB2C2C" w:rsidTr="002872CF">
        <w:trPr>
          <w:trHeight w:val="490"/>
          <w:del w:id="419" w:author="Chen Heller" w:date="2023-01-04T10:07:00Z"/>
        </w:trPr>
        <w:tc>
          <w:tcPr>
            <w:tcW w:w="10065" w:type="dxa"/>
            <w:gridSpan w:val="8"/>
            <w:tcBorders>
              <w:top w:val="single" w:sz="12" w:space="0" w:color="auto"/>
            </w:tcBorders>
          </w:tcPr>
          <w:p w14:paraId="41B7AAD3" w14:textId="23052D64" w:rsidR="00F625AB" w:rsidDel="005F23DE" w:rsidRDefault="00F625AB" w:rsidP="00EA2CED">
            <w:pPr>
              <w:ind w:firstLine="0"/>
              <w:rPr>
                <w:del w:id="420" w:author="Chen Heller" w:date="2023-01-04T10:07:00Z"/>
              </w:rPr>
            </w:pPr>
            <w:del w:id="421"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F71D0B">
      <w:pPr>
        <w:ind w:firstLine="0"/>
        <w:rPr>
          <w:del w:id="422" w:author="Chen Heller" w:date="2023-01-04T10:07:00Z"/>
        </w:rPr>
      </w:pPr>
    </w:p>
    <w:p w14:paraId="1EC99FEE" w14:textId="78372361" w:rsidR="009B0704" w:rsidDel="005F23DE" w:rsidRDefault="009B0704" w:rsidP="009B0704">
      <w:pPr>
        <w:pStyle w:val="NoSpacing"/>
        <w:keepNext/>
        <w:bidi w:val="0"/>
        <w:rPr>
          <w:del w:id="423" w:author="Chen Heller" w:date="2023-01-04T10:07:00Z"/>
        </w:rPr>
      </w:pPr>
      <w:del w:id="424" w:author="Chen Heller" w:date="2023-01-04T10:07:00Z">
        <w:r w:rsidRPr="009B0704" w:rsidDel="005F23DE">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7FD7E4E6" w:rsidR="00AE66BB" w:rsidRDefault="00C072CE" w:rsidP="002872CF">
      <w:pPr>
        <w:pStyle w:val="Caption"/>
        <w:jc w:val="left"/>
      </w:pPr>
      <w:bookmarkStart w:id="425" w:name="_Ref113877160"/>
      <w:del w:id="426"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425"/>
        <w:r w:rsidDel="005F23DE">
          <w:delText xml:space="preserve">. </w:delText>
        </w:r>
        <w:bookmarkStart w:id="427"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r w:rsidR="002872CF">
        <w:t xml:space="preserve"> </w:t>
      </w:r>
      <w:bookmarkEnd w:id="427"/>
    </w:p>
    <w:p w14:paraId="478CC092" w14:textId="7EEDD442" w:rsidR="005948F8" w:rsidRPr="005948F8" w:rsidDel="00A561BE" w:rsidRDefault="005948F8" w:rsidP="005948F8">
      <w:pPr>
        <w:rPr>
          <w:del w:id="428" w:author="Chen Heller" w:date="2023-01-04T10:10:00Z"/>
        </w:rPr>
      </w:pPr>
    </w:p>
    <w:p w14:paraId="65366A3D" w14:textId="29AA2BC8" w:rsidR="00D826D9" w:rsidDel="00A561BE" w:rsidRDefault="00D826D9" w:rsidP="006238E0">
      <w:pPr>
        <w:pStyle w:val="Heading3"/>
        <w:rPr>
          <w:del w:id="429" w:author="Chen Heller" w:date="2023-01-04T10:10:00Z"/>
        </w:rPr>
      </w:pPr>
      <w:bookmarkStart w:id="430" w:name="_Toc114485381"/>
      <w:del w:id="431" w:author="Chen Heller" w:date="2023-01-04T10:10:00Z">
        <w:r w:rsidDel="00A561BE">
          <w:delText>Discussion</w:delText>
        </w:r>
        <w:bookmarkEnd w:id="430"/>
      </w:del>
    </w:p>
    <w:p w14:paraId="25BD0ACD" w14:textId="7E4F32D0" w:rsidR="00197453" w:rsidDel="00A561BE" w:rsidRDefault="005B4E48" w:rsidP="00543738">
      <w:pPr>
        <w:ind w:firstLine="0"/>
        <w:rPr>
          <w:del w:id="432" w:author="Chen Heller" w:date="2023-01-04T10:10:00Z"/>
        </w:rPr>
      </w:pPr>
      <w:del w:id="433"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lastRenderedPageBreak/>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rsidP="006238E0">
      <w:pPr>
        <w:pStyle w:val="Heading2"/>
        <w:rPr>
          <w:del w:id="434" w:author="Chen Heller" w:date="2023-01-04T10:12:00Z"/>
          <w:rtl/>
        </w:rPr>
      </w:pPr>
      <w:bookmarkStart w:id="435" w:name="_Toc114485382"/>
      <w:del w:id="436"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435"/>
      </w:del>
    </w:p>
    <w:p w14:paraId="6ED892B3" w14:textId="484AD34A" w:rsidR="00D826D9" w:rsidDel="00094743" w:rsidRDefault="007D3BA7" w:rsidP="00F0095E">
      <w:pPr>
        <w:ind w:firstLine="0"/>
        <w:rPr>
          <w:del w:id="437" w:author="Chen Heller" w:date="2023-01-04T10:12:00Z"/>
        </w:rPr>
      </w:pPr>
      <w:del w:id="438"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rsidP="006238E0">
      <w:pPr>
        <w:pStyle w:val="Heading3"/>
        <w:rPr>
          <w:del w:id="439" w:author="Chen Heller" w:date="2023-01-03T17:25:00Z"/>
        </w:rPr>
      </w:pPr>
      <w:bookmarkStart w:id="440" w:name="_Toc114485383"/>
      <w:del w:id="441" w:author="Chen Heller" w:date="2023-01-03T17:25:00Z">
        <w:r w:rsidDel="00B23456">
          <w:delText>Methods</w:delText>
        </w:r>
        <w:bookmarkEnd w:id="440"/>
      </w:del>
    </w:p>
    <w:p w14:paraId="3B29F863" w14:textId="2287F0E3" w:rsidR="00D826D9" w:rsidDel="00B23456" w:rsidRDefault="00D826D9" w:rsidP="006238E0">
      <w:pPr>
        <w:pStyle w:val="Heading4"/>
        <w:rPr>
          <w:del w:id="442" w:author="Chen Heller" w:date="2023-01-03T17:25:00Z"/>
        </w:rPr>
      </w:pPr>
      <w:bookmarkStart w:id="443" w:name="_Toc114485384"/>
      <w:del w:id="444" w:author="Chen Heller" w:date="2023-01-03T17:25:00Z">
        <w:r w:rsidDel="00B23456">
          <w:delText>Participants</w:delText>
        </w:r>
        <w:bookmarkEnd w:id="443"/>
      </w:del>
    </w:p>
    <w:p w14:paraId="542AD451" w14:textId="181A10CF" w:rsidR="00D826D9" w:rsidRPr="00354457" w:rsidDel="00B23456" w:rsidRDefault="00F0095E" w:rsidP="00B23456">
      <w:pPr>
        <w:ind w:firstLine="0"/>
        <w:rPr>
          <w:del w:id="445" w:author="Chen Heller" w:date="2023-01-03T17:25:00Z"/>
        </w:rPr>
      </w:pPr>
      <w:del w:id="446"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r w:rsidR="007B7156" w:rsidDel="007B7156">
        <w:t xml:space="preserve"> </w:t>
      </w:r>
    </w:p>
    <w:p w14:paraId="0A2005EA" w14:textId="13205531" w:rsidR="00D826D9" w:rsidRDefault="00D826D9">
      <w:pPr>
        <w:ind w:firstLine="0"/>
        <w:pPrChange w:id="447" w:author="Chen Heller" w:date="2023-01-03T17:25:00Z">
          <w:pPr>
            <w:pStyle w:val="Heading3"/>
          </w:pPr>
        </w:pPrChange>
      </w:pPr>
      <w:bookmarkStart w:id="448" w:name="_Toc114485385"/>
      <w:del w:id="449" w:author="Chen Heller" w:date="2023-01-03T17:25:00Z">
        <w:r w:rsidDel="00B23456">
          <w:delText>Stimuli</w:delText>
        </w:r>
        <w:r w:rsidR="008E682E" w:rsidDel="00B23456">
          <w:delText>, Apparatus and Procedure</w:delText>
        </w:r>
      </w:del>
      <w:bookmarkEnd w:id="448"/>
    </w:p>
    <w:p w14:paraId="1151CE81" w14:textId="6BEACAD6" w:rsidR="00D826D9" w:rsidRDefault="00D826D9" w:rsidP="00EE6512">
      <w:pPr>
        <w:ind w:firstLine="0"/>
      </w:pPr>
      <w:del w:id="450"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451"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452" w:author="Chen Heller" w:date="2023-01-03T17:19:00Z">
        <w:r w:rsidDel="00621802">
          <w:delText xml:space="preserve">. </w:delText>
        </w:r>
      </w:del>
      <w:del w:id="453" w:author="Chen Heller" w:date="2023-01-03T17:20:00Z">
        <w:r w:rsidDel="003945DC">
          <w:delText>Recognition of movement onset and offset was also adjusted</w:delText>
        </w:r>
        <w:r w:rsidR="0057241D" w:rsidDel="003945DC">
          <w:delText xml:space="preserve"> to improve their consistency </w:delText>
        </w:r>
        <w:r w:rsidR="0057241D" w:rsidDel="003945DC">
          <w:lastRenderedPageBreak/>
          <w:delText>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r w:rsidR="008E682E">
        <w:t xml:space="preserve">Second, </w:t>
      </w:r>
      <w:del w:id="454"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455"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rsidP="006238E0">
      <w:pPr>
        <w:pStyle w:val="Heading3"/>
        <w:rPr>
          <w:del w:id="456" w:author="Chen Heller" w:date="2023-01-04T10:14:00Z"/>
        </w:rPr>
      </w:pPr>
      <w:bookmarkStart w:id="457" w:name="_Toc114485386"/>
      <w:del w:id="458" w:author="Chen Heller" w:date="2023-01-04T10:14:00Z">
        <w:r w:rsidDel="005B45DE">
          <w:delText>Results</w:delText>
        </w:r>
        <w:bookmarkEnd w:id="457"/>
      </w:del>
    </w:p>
    <w:p w14:paraId="3C8905BD" w14:textId="567CFF55" w:rsidR="0045341F" w:rsidDel="00094743" w:rsidRDefault="00BA4221" w:rsidP="002973C7">
      <w:pPr>
        <w:ind w:firstLine="0"/>
        <w:rPr>
          <w:del w:id="459" w:author="Chen Heller" w:date="2023-01-04T10:12:00Z"/>
        </w:rPr>
      </w:pPr>
      <w:del w:id="460"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rsidP="00212789">
      <w:pPr>
        <w:rPr>
          <w:del w:id="461" w:author="Chen Heller" w:date="2023-01-04T10:13:00Z"/>
        </w:rPr>
      </w:pPr>
      <w:del w:id="462"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rsidP="00050C27">
      <w:pPr>
        <w:rPr>
          <w:del w:id="463" w:author="Chen Heller" w:date="2023-01-04T10:14:00Z"/>
        </w:rPr>
      </w:pPr>
      <w:del w:id="464"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rsidP="00212789">
      <w:pPr>
        <w:rPr>
          <w:del w:id="465" w:author="Chen Heller" w:date="2023-01-04T10:14:00Z"/>
        </w:rPr>
      </w:pPr>
    </w:p>
    <w:p w14:paraId="3D3AA847" w14:textId="671C7454" w:rsidR="001D150D" w:rsidDel="005B45DE" w:rsidRDefault="001D150D" w:rsidP="002973C7">
      <w:pPr>
        <w:pStyle w:val="Caption"/>
        <w:keepNext/>
        <w:rPr>
          <w:del w:id="466" w:author="Chen Heller" w:date="2023-01-04T10:14:00Z"/>
        </w:rPr>
      </w:pPr>
      <w:bookmarkStart w:id="467" w:name="_Ref114067946"/>
      <w:del w:id="468" w:author="Chen Heller" w:date="2023-01-04T10:14:00Z">
        <w:r w:rsidDel="005B45DE">
          <w:delText xml:space="preserve">Table </w:delText>
        </w:r>
        <w:r w:rsidDel="005B45DE">
          <w:fldChar w:fldCharType="begin"/>
        </w:r>
        <w:r w:rsidDel="005B45DE">
          <w:delInstrText xml:space="preserve"> SEQ Table \* ARABIC </w:delInstrText>
        </w:r>
        <w:r w:rsidDel="005B45DE">
          <w:fldChar w:fldCharType="separate"/>
        </w:r>
        <w:r w:rsidR="003251EA" w:rsidDel="005B45DE">
          <w:rPr>
            <w:noProof/>
          </w:rPr>
          <w:delText>3</w:delText>
        </w:r>
        <w:r w:rsidDel="005B45DE">
          <w:rPr>
            <w:noProof/>
          </w:rPr>
          <w:fldChar w:fldCharType="end"/>
        </w:r>
        <w:bookmarkEnd w:id="467"/>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469" w:author="Chen Heller" w:date="2023-01-04T10:14:00Z"/>
        </w:trPr>
        <w:tc>
          <w:tcPr>
            <w:tcW w:w="284" w:type="dxa"/>
            <w:tcBorders>
              <w:top w:val="single" w:sz="12" w:space="0" w:color="auto"/>
            </w:tcBorders>
          </w:tcPr>
          <w:p w14:paraId="3C2A7954" w14:textId="49A7964D" w:rsidR="00B65BC7" w:rsidDel="005B45DE" w:rsidRDefault="00B65BC7" w:rsidP="00EA2CED">
            <w:pPr>
              <w:ind w:firstLine="0"/>
              <w:rPr>
                <w:del w:id="470" w:author="Chen Heller" w:date="2023-01-04T10:14:00Z"/>
              </w:rPr>
            </w:pPr>
          </w:p>
        </w:tc>
        <w:tc>
          <w:tcPr>
            <w:tcW w:w="2268" w:type="dxa"/>
            <w:tcBorders>
              <w:top w:val="single" w:sz="12" w:space="0" w:color="auto"/>
            </w:tcBorders>
          </w:tcPr>
          <w:p w14:paraId="447D5578" w14:textId="3D3DF55E" w:rsidR="00B65BC7" w:rsidDel="005B45DE" w:rsidRDefault="00B65BC7" w:rsidP="00EA2CED">
            <w:pPr>
              <w:ind w:firstLine="0"/>
              <w:rPr>
                <w:del w:id="471"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rsidP="00EA2CED">
            <w:pPr>
              <w:ind w:firstLine="0"/>
              <w:jc w:val="center"/>
              <w:rPr>
                <w:del w:id="472" w:author="Chen Heller" w:date="2023-01-04T10:14:00Z"/>
                <w:b/>
                <w:bCs/>
              </w:rPr>
            </w:pPr>
            <w:del w:id="473"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rsidP="002973C7">
            <w:pPr>
              <w:ind w:firstLine="0"/>
              <w:jc w:val="center"/>
              <w:rPr>
                <w:del w:id="474" w:author="Chen Heller" w:date="2023-01-04T10:14:00Z"/>
                <w:b/>
                <w:bCs/>
              </w:rPr>
            </w:pPr>
            <w:del w:id="475"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rsidP="00EA2CED">
            <w:pPr>
              <w:ind w:firstLine="0"/>
              <w:jc w:val="center"/>
              <w:rPr>
                <w:del w:id="476" w:author="Chen Heller" w:date="2023-01-04T10:14:00Z"/>
                <w:b/>
                <w:bCs/>
              </w:rPr>
            </w:pPr>
          </w:p>
        </w:tc>
        <w:tc>
          <w:tcPr>
            <w:tcW w:w="992" w:type="dxa"/>
            <w:tcBorders>
              <w:top w:val="single" w:sz="12" w:space="0" w:color="auto"/>
            </w:tcBorders>
          </w:tcPr>
          <w:p w14:paraId="622950C3" w14:textId="7B8EFDDE" w:rsidR="00B65BC7" w:rsidRPr="00EA2CED" w:rsidDel="005B45DE" w:rsidRDefault="00B65BC7" w:rsidP="00EA2CED">
            <w:pPr>
              <w:ind w:firstLine="0"/>
              <w:jc w:val="center"/>
              <w:rPr>
                <w:del w:id="477" w:author="Chen Heller" w:date="2023-01-04T10:14:00Z"/>
                <w:b/>
                <w:bCs/>
              </w:rPr>
            </w:pPr>
          </w:p>
        </w:tc>
        <w:tc>
          <w:tcPr>
            <w:tcW w:w="1701" w:type="dxa"/>
            <w:tcBorders>
              <w:top w:val="single" w:sz="12" w:space="0" w:color="auto"/>
            </w:tcBorders>
          </w:tcPr>
          <w:p w14:paraId="660C3615" w14:textId="37AE3066" w:rsidR="00B65BC7" w:rsidDel="005B45DE" w:rsidRDefault="00B65BC7" w:rsidP="00EA2CED">
            <w:pPr>
              <w:ind w:firstLine="0"/>
              <w:rPr>
                <w:del w:id="478" w:author="Chen Heller" w:date="2023-01-04T10:14:00Z"/>
              </w:rPr>
            </w:pPr>
          </w:p>
        </w:tc>
        <w:tc>
          <w:tcPr>
            <w:tcW w:w="709" w:type="dxa"/>
            <w:tcBorders>
              <w:top w:val="single" w:sz="12" w:space="0" w:color="auto"/>
            </w:tcBorders>
          </w:tcPr>
          <w:p w14:paraId="7D83BD62" w14:textId="3083918C" w:rsidR="00B65BC7" w:rsidDel="005B45DE" w:rsidRDefault="00B65BC7" w:rsidP="00EA2CED">
            <w:pPr>
              <w:ind w:firstLine="0"/>
              <w:rPr>
                <w:del w:id="479" w:author="Chen Heller" w:date="2023-01-04T10:14:00Z"/>
              </w:rPr>
            </w:pPr>
          </w:p>
        </w:tc>
      </w:tr>
      <w:tr w:rsidR="00B65BC7" w:rsidDel="005B45DE" w14:paraId="48C9E5AC" w14:textId="26B6782D" w:rsidTr="002973C7">
        <w:trPr>
          <w:trHeight w:val="254"/>
          <w:del w:id="480" w:author="Chen Heller" w:date="2023-01-04T10:14:00Z"/>
        </w:trPr>
        <w:tc>
          <w:tcPr>
            <w:tcW w:w="284" w:type="dxa"/>
            <w:tcBorders>
              <w:bottom w:val="single" w:sz="12" w:space="0" w:color="auto"/>
            </w:tcBorders>
          </w:tcPr>
          <w:p w14:paraId="6320FD83" w14:textId="617D81A4" w:rsidR="00B65BC7" w:rsidRPr="00EA2CED" w:rsidDel="005B45DE" w:rsidRDefault="00B65BC7" w:rsidP="00EA2CED">
            <w:pPr>
              <w:ind w:firstLine="0"/>
              <w:rPr>
                <w:del w:id="481"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EA2CED">
            <w:pPr>
              <w:ind w:firstLine="0"/>
              <w:rPr>
                <w:del w:id="482"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EA2CED">
            <w:pPr>
              <w:ind w:firstLine="0"/>
              <w:rPr>
                <w:del w:id="483" w:author="Chen Heller" w:date="2023-01-04T10:14:00Z"/>
                <w:b/>
                <w:bCs/>
              </w:rPr>
            </w:pPr>
            <w:del w:id="484"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EA2CED">
            <w:pPr>
              <w:ind w:firstLine="0"/>
              <w:rPr>
                <w:del w:id="485" w:author="Chen Heller" w:date="2023-01-04T10:14:00Z"/>
                <w:b/>
                <w:bCs/>
              </w:rPr>
            </w:pPr>
            <w:del w:id="486"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EA2CED">
            <w:pPr>
              <w:ind w:firstLine="0"/>
              <w:rPr>
                <w:del w:id="487" w:author="Chen Heller" w:date="2023-01-04T10:14:00Z"/>
                <w:b/>
                <w:bCs/>
              </w:rPr>
            </w:pPr>
            <w:del w:id="488"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EA2CED">
            <w:pPr>
              <w:ind w:firstLine="0"/>
              <w:rPr>
                <w:del w:id="489" w:author="Chen Heller" w:date="2023-01-04T10:14:00Z"/>
                <w:b/>
                <w:bCs/>
              </w:rPr>
            </w:pPr>
            <w:del w:id="490"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EA2CED">
            <w:pPr>
              <w:ind w:firstLine="0"/>
              <w:rPr>
                <w:del w:id="491" w:author="Chen Heller" w:date="2023-01-04T10:14:00Z"/>
                <w:b/>
                <w:bCs/>
              </w:rPr>
            </w:pPr>
            <w:del w:id="492"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EA2CED">
            <w:pPr>
              <w:ind w:firstLine="0"/>
              <w:rPr>
                <w:del w:id="493" w:author="Chen Heller" w:date="2023-01-04T10:14:00Z"/>
                <w:b/>
                <w:bCs/>
              </w:rPr>
            </w:pPr>
            <w:del w:id="494" w:author="Chen Heller" w:date="2023-01-04T10:14:00Z">
              <w:r w:rsidDel="005B45DE">
                <w:rPr>
                  <w:b/>
                  <w:bCs/>
                </w:rPr>
                <w:delText>d</w:delText>
              </w:r>
            </w:del>
          </w:p>
        </w:tc>
      </w:tr>
      <w:tr w:rsidR="00B65BC7" w:rsidDel="005B45DE" w14:paraId="43185318" w14:textId="2F125864" w:rsidTr="002973C7">
        <w:trPr>
          <w:trHeight w:val="313"/>
          <w:del w:id="495" w:author="Chen Heller" w:date="2023-01-04T10:14:00Z"/>
        </w:trPr>
        <w:tc>
          <w:tcPr>
            <w:tcW w:w="10065" w:type="dxa"/>
            <w:gridSpan w:val="8"/>
            <w:tcBorders>
              <w:top w:val="single" w:sz="12" w:space="0" w:color="auto"/>
            </w:tcBorders>
          </w:tcPr>
          <w:p w14:paraId="047CCEDB" w14:textId="7D39D7A2" w:rsidR="00B65BC7" w:rsidDel="005B45DE" w:rsidRDefault="00B65BC7" w:rsidP="00EA2CED">
            <w:pPr>
              <w:ind w:firstLine="0"/>
              <w:rPr>
                <w:del w:id="496" w:author="Chen Heller" w:date="2023-01-04T10:14:00Z"/>
              </w:rPr>
            </w:pPr>
            <w:del w:id="497" w:author="Chen Heller" w:date="2023-01-04T10:14:00Z">
              <w:r w:rsidDel="005B45DE">
                <w:rPr>
                  <w:b/>
                  <w:bCs/>
                </w:rPr>
                <w:delText>Reaching</w:delText>
              </w:r>
            </w:del>
          </w:p>
        </w:tc>
      </w:tr>
      <w:tr w:rsidR="00B65BC7" w:rsidDel="005B45DE" w14:paraId="4FFCFB7D" w14:textId="1BA10A66" w:rsidTr="002973C7">
        <w:trPr>
          <w:trHeight w:val="490"/>
          <w:del w:id="498"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EA2CED">
            <w:pPr>
              <w:ind w:firstLine="0"/>
              <w:rPr>
                <w:del w:id="499" w:author="Chen Heller" w:date="2023-01-04T10:14:00Z"/>
                <w:b/>
                <w:bCs/>
              </w:rPr>
            </w:pPr>
          </w:p>
        </w:tc>
        <w:tc>
          <w:tcPr>
            <w:tcW w:w="2268" w:type="dxa"/>
          </w:tcPr>
          <w:p w14:paraId="6EB8D387" w14:textId="4AC67FA6" w:rsidR="00B65BC7" w:rsidRPr="00EA2CED" w:rsidDel="005B45DE" w:rsidRDefault="00B65BC7" w:rsidP="00EA2CED">
            <w:pPr>
              <w:ind w:firstLine="0"/>
              <w:rPr>
                <w:del w:id="500" w:author="Chen Heller" w:date="2023-01-04T10:14:00Z"/>
                <w:b/>
                <w:bCs/>
              </w:rPr>
            </w:pPr>
            <w:del w:id="501" w:author="Chen Heller" w:date="2023-01-04T10:14:00Z">
              <w:r w:rsidRPr="00EA2CED" w:rsidDel="005B45DE">
                <w:rPr>
                  <w:b/>
                  <w:bCs/>
                </w:rPr>
                <w:delText>Reach area</w:delText>
              </w:r>
            </w:del>
          </w:p>
        </w:tc>
        <w:tc>
          <w:tcPr>
            <w:tcW w:w="1701" w:type="dxa"/>
          </w:tcPr>
          <w:p w14:paraId="4397D548" w14:textId="132DCF8F" w:rsidR="00B65BC7" w:rsidDel="005B45DE" w:rsidRDefault="00B65BC7" w:rsidP="00EA2CED">
            <w:pPr>
              <w:ind w:firstLine="0"/>
              <w:rPr>
                <w:del w:id="502" w:author="Chen Heller" w:date="2023-01-04T10:14:00Z"/>
              </w:rPr>
            </w:pPr>
            <w:del w:id="503" w:author="Chen Heller" w:date="2023-01-04T10:14:00Z">
              <w:r w:rsidDel="005B45DE">
                <w:delText>2 (0.30)</w:delText>
              </w:r>
            </w:del>
          </w:p>
        </w:tc>
        <w:tc>
          <w:tcPr>
            <w:tcW w:w="1701" w:type="dxa"/>
          </w:tcPr>
          <w:p w14:paraId="32DE1315" w14:textId="58399685" w:rsidR="00B65BC7" w:rsidDel="005B45DE" w:rsidRDefault="00B65BC7" w:rsidP="00EA2CED">
            <w:pPr>
              <w:ind w:firstLine="0"/>
              <w:rPr>
                <w:del w:id="504" w:author="Chen Heller" w:date="2023-01-04T10:14:00Z"/>
              </w:rPr>
            </w:pPr>
            <w:del w:id="505" w:author="Chen Heller" w:date="2023-01-04T10:14:00Z">
              <w:r w:rsidDel="005B45DE">
                <w:delText>1.73 (0.25)</w:delText>
              </w:r>
            </w:del>
          </w:p>
        </w:tc>
        <w:tc>
          <w:tcPr>
            <w:tcW w:w="709" w:type="dxa"/>
          </w:tcPr>
          <w:p w14:paraId="0C8EE400" w14:textId="088BC818" w:rsidR="00B65BC7" w:rsidDel="005B45DE" w:rsidRDefault="00B65BC7" w:rsidP="00EA2CED">
            <w:pPr>
              <w:ind w:firstLine="0"/>
              <w:rPr>
                <w:del w:id="506" w:author="Chen Heller" w:date="2023-01-04T10:14:00Z"/>
              </w:rPr>
            </w:pPr>
            <w:del w:id="507" w:author="Chen Heller" w:date="2023-01-04T10:14:00Z">
              <w:r w:rsidDel="005B45DE">
                <w:delText>3.02</w:delText>
              </w:r>
            </w:del>
          </w:p>
        </w:tc>
        <w:tc>
          <w:tcPr>
            <w:tcW w:w="992" w:type="dxa"/>
          </w:tcPr>
          <w:p w14:paraId="60CD7F88" w14:textId="797F6D0D" w:rsidR="00B65BC7" w:rsidDel="005B45DE" w:rsidRDefault="00B65BC7" w:rsidP="00EA2CED">
            <w:pPr>
              <w:ind w:firstLine="0"/>
              <w:rPr>
                <w:del w:id="508" w:author="Chen Heller" w:date="2023-01-04T10:14:00Z"/>
              </w:rPr>
            </w:pPr>
            <w:del w:id="509" w:author="Chen Heller" w:date="2023-01-04T10:14:00Z">
              <w:r w:rsidDel="005B45DE">
                <w:delText>0.023</w:delText>
              </w:r>
            </w:del>
          </w:p>
        </w:tc>
        <w:tc>
          <w:tcPr>
            <w:tcW w:w="1701" w:type="dxa"/>
          </w:tcPr>
          <w:p w14:paraId="46A272B3" w14:textId="72B3D8FB" w:rsidR="00B65BC7" w:rsidDel="005B45DE" w:rsidRDefault="00B65BC7" w:rsidP="00EA2CED">
            <w:pPr>
              <w:ind w:firstLine="0"/>
              <w:rPr>
                <w:del w:id="510" w:author="Chen Heller" w:date="2023-01-04T10:14:00Z"/>
              </w:rPr>
            </w:pPr>
            <w:del w:id="511" w:author="Chen Heller" w:date="2023-01-04T10:14:00Z">
              <w:r w:rsidDel="005B45DE">
                <w:delText>0.05, 0.48</w:delText>
              </w:r>
            </w:del>
          </w:p>
        </w:tc>
        <w:tc>
          <w:tcPr>
            <w:tcW w:w="709" w:type="dxa"/>
          </w:tcPr>
          <w:p w14:paraId="61172540" w14:textId="7B3782C7" w:rsidR="00B65BC7" w:rsidDel="005B45DE" w:rsidRDefault="00B65BC7" w:rsidP="00EA2CED">
            <w:pPr>
              <w:ind w:firstLine="0"/>
              <w:rPr>
                <w:del w:id="512" w:author="Chen Heller" w:date="2023-01-04T10:14:00Z"/>
              </w:rPr>
            </w:pPr>
            <w:del w:id="513" w:author="Chen Heller" w:date="2023-01-04T10:14:00Z">
              <w:r w:rsidDel="005B45DE">
                <w:delText>1.14</w:delText>
              </w:r>
            </w:del>
          </w:p>
        </w:tc>
      </w:tr>
      <w:tr w:rsidR="00B65BC7" w:rsidDel="005B45DE" w14:paraId="11FBE247" w14:textId="7A9ABB7B" w:rsidTr="002973C7">
        <w:trPr>
          <w:trHeight w:val="490"/>
          <w:del w:id="514"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EA2CED">
            <w:pPr>
              <w:ind w:firstLine="0"/>
              <w:rPr>
                <w:del w:id="515" w:author="Chen Heller" w:date="2023-01-04T10:14:00Z"/>
                <w:b/>
                <w:bCs/>
              </w:rPr>
            </w:pPr>
          </w:p>
        </w:tc>
        <w:tc>
          <w:tcPr>
            <w:tcW w:w="2268" w:type="dxa"/>
          </w:tcPr>
          <w:p w14:paraId="7FB444DD" w14:textId="04B0564C" w:rsidR="00B65BC7" w:rsidRPr="00EA2CED" w:rsidDel="005B45DE" w:rsidRDefault="00B65BC7" w:rsidP="00EA2CED">
            <w:pPr>
              <w:ind w:firstLine="0"/>
              <w:rPr>
                <w:del w:id="516" w:author="Chen Heller" w:date="2023-01-04T10:14:00Z"/>
                <w:b/>
                <w:bCs/>
              </w:rPr>
            </w:pPr>
            <w:del w:id="517"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EA2CED">
            <w:pPr>
              <w:ind w:firstLine="0"/>
              <w:rPr>
                <w:del w:id="518" w:author="Chen Heller" w:date="2023-01-04T10:14:00Z"/>
              </w:rPr>
            </w:pPr>
            <w:del w:id="519" w:author="Chen Heller" w:date="2023-01-04T10:14:00Z">
              <w:r w:rsidDel="005B45DE">
                <w:delText>38.27 (1.25)</w:delText>
              </w:r>
            </w:del>
          </w:p>
        </w:tc>
        <w:tc>
          <w:tcPr>
            <w:tcW w:w="1701" w:type="dxa"/>
          </w:tcPr>
          <w:p w14:paraId="6A1D56A3" w14:textId="2CE21B01" w:rsidR="00B65BC7" w:rsidDel="005B45DE" w:rsidRDefault="00B65BC7" w:rsidP="00EA2CED">
            <w:pPr>
              <w:ind w:firstLine="0"/>
              <w:rPr>
                <w:del w:id="520" w:author="Chen Heller" w:date="2023-01-04T10:14:00Z"/>
              </w:rPr>
            </w:pPr>
            <w:del w:id="521" w:author="Chen Heller" w:date="2023-01-04T10:14:00Z">
              <w:r w:rsidDel="005B45DE">
                <w:delText>39.23 (1.74)</w:delText>
              </w:r>
            </w:del>
          </w:p>
        </w:tc>
        <w:tc>
          <w:tcPr>
            <w:tcW w:w="709" w:type="dxa"/>
          </w:tcPr>
          <w:p w14:paraId="0291A175" w14:textId="2A80AF61" w:rsidR="00B65BC7" w:rsidDel="005B45DE" w:rsidRDefault="00B65BC7" w:rsidP="00EA2CED">
            <w:pPr>
              <w:ind w:firstLine="0"/>
              <w:rPr>
                <w:del w:id="522" w:author="Chen Heller" w:date="2023-01-04T10:14:00Z"/>
              </w:rPr>
            </w:pPr>
            <w:del w:id="523" w:author="Chen Heller" w:date="2023-01-04T10:14:00Z">
              <w:r w:rsidDel="005B45DE">
                <w:delText>3.69</w:delText>
              </w:r>
            </w:del>
          </w:p>
        </w:tc>
        <w:tc>
          <w:tcPr>
            <w:tcW w:w="992" w:type="dxa"/>
          </w:tcPr>
          <w:p w14:paraId="27EBAABF" w14:textId="7292D5BC" w:rsidR="00B65BC7" w:rsidDel="005B45DE" w:rsidRDefault="00B65BC7" w:rsidP="00EA2CED">
            <w:pPr>
              <w:ind w:firstLine="0"/>
              <w:rPr>
                <w:del w:id="524" w:author="Chen Heller" w:date="2023-01-04T10:14:00Z"/>
              </w:rPr>
            </w:pPr>
            <w:del w:id="525" w:author="Chen Heller" w:date="2023-01-04T10:14:00Z">
              <w:r w:rsidDel="005B45DE">
                <w:delText>0.010</w:delText>
              </w:r>
            </w:del>
          </w:p>
        </w:tc>
        <w:tc>
          <w:tcPr>
            <w:tcW w:w="1701" w:type="dxa"/>
          </w:tcPr>
          <w:p w14:paraId="17021F6F" w14:textId="1A39BE33" w:rsidR="00B65BC7" w:rsidDel="005B45DE" w:rsidRDefault="00B65BC7" w:rsidP="00EA2CED">
            <w:pPr>
              <w:ind w:firstLine="0"/>
              <w:rPr>
                <w:del w:id="526" w:author="Chen Heller" w:date="2023-01-04T10:14:00Z"/>
              </w:rPr>
            </w:pPr>
            <w:del w:id="527" w:author="Chen Heller" w:date="2023-01-04T10:14:00Z">
              <w:r w:rsidDel="005B45DE">
                <w:delText>-1.59, -0.32</w:delText>
              </w:r>
            </w:del>
          </w:p>
        </w:tc>
        <w:tc>
          <w:tcPr>
            <w:tcW w:w="709" w:type="dxa"/>
          </w:tcPr>
          <w:p w14:paraId="477C98BA" w14:textId="74EE7210" w:rsidR="00B65BC7" w:rsidDel="005B45DE" w:rsidRDefault="00B65BC7" w:rsidP="00EA2CED">
            <w:pPr>
              <w:ind w:firstLine="0"/>
              <w:rPr>
                <w:del w:id="528" w:author="Chen Heller" w:date="2023-01-04T10:14:00Z"/>
              </w:rPr>
            </w:pPr>
            <w:del w:id="529" w:author="Chen Heller" w:date="2023-01-04T10:14:00Z">
              <w:r w:rsidDel="005B45DE">
                <w:delText>1.40</w:delText>
              </w:r>
            </w:del>
          </w:p>
        </w:tc>
      </w:tr>
      <w:tr w:rsidR="00B65BC7" w:rsidDel="005B45DE" w14:paraId="114D34EA" w14:textId="52499F43" w:rsidTr="002973C7">
        <w:trPr>
          <w:trHeight w:val="490"/>
          <w:del w:id="530"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EA2CED">
            <w:pPr>
              <w:ind w:firstLine="0"/>
              <w:rPr>
                <w:del w:id="531" w:author="Chen Heller" w:date="2023-01-04T10:14:00Z"/>
                <w:b/>
                <w:bCs/>
              </w:rPr>
            </w:pPr>
          </w:p>
        </w:tc>
        <w:tc>
          <w:tcPr>
            <w:tcW w:w="2268" w:type="dxa"/>
          </w:tcPr>
          <w:p w14:paraId="1CA70F67" w14:textId="379DDDE2" w:rsidR="00B65BC7" w:rsidRPr="00EA2CED" w:rsidDel="005B45DE" w:rsidRDefault="00B65BC7" w:rsidP="00EA2CED">
            <w:pPr>
              <w:ind w:firstLine="0"/>
              <w:rPr>
                <w:del w:id="532" w:author="Chen Heller" w:date="2023-01-04T10:14:00Z"/>
                <w:b/>
                <w:bCs/>
              </w:rPr>
            </w:pPr>
            <w:del w:id="533"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EA2CED">
            <w:pPr>
              <w:ind w:firstLine="0"/>
              <w:rPr>
                <w:del w:id="534" w:author="Chen Heller" w:date="2023-01-04T10:14:00Z"/>
              </w:rPr>
            </w:pPr>
            <w:del w:id="535" w:author="Chen Heller" w:date="2023-01-04T10:14:00Z">
              <w:r w:rsidDel="005B45DE">
                <w:delText>164.46 (26.10)</w:delText>
              </w:r>
            </w:del>
          </w:p>
        </w:tc>
        <w:tc>
          <w:tcPr>
            <w:tcW w:w="1701" w:type="dxa"/>
          </w:tcPr>
          <w:p w14:paraId="2BDBB3E3" w14:textId="418867DE" w:rsidR="00B65BC7" w:rsidDel="005B45DE" w:rsidRDefault="00B65BC7" w:rsidP="00EA2CED">
            <w:pPr>
              <w:ind w:firstLine="0"/>
              <w:rPr>
                <w:del w:id="536" w:author="Chen Heller" w:date="2023-01-04T10:14:00Z"/>
              </w:rPr>
            </w:pPr>
            <w:del w:id="537" w:author="Chen Heller" w:date="2023-01-04T10:14:00Z">
              <w:r w:rsidDel="005B45DE">
                <w:delText>175.93 (15.40)</w:delText>
              </w:r>
            </w:del>
          </w:p>
        </w:tc>
        <w:tc>
          <w:tcPr>
            <w:tcW w:w="709" w:type="dxa"/>
          </w:tcPr>
          <w:p w14:paraId="2690C41D" w14:textId="54027762" w:rsidR="00B65BC7" w:rsidDel="005B45DE" w:rsidRDefault="00B65BC7" w:rsidP="00EA2CED">
            <w:pPr>
              <w:ind w:firstLine="0"/>
              <w:rPr>
                <w:del w:id="538" w:author="Chen Heller" w:date="2023-01-04T10:14:00Z"/>
              </w:rPr>
            </w:pPr>
            <w:del w:id="539" w:author="Chen Heller" w:date="2023-01-04T10:14:00Z">
              <w:r w:rsidDel="005B45DE">
                <w:delText>2.22</w:delText>
              </w:r>
            </w:del>
          </w:p>
        </w:tc>
        <w:tc>
          <w:tcPr>
            <w:tcW w:w="992" w:type="dxa"/>
          </w:tcPr>
          <w:p w14:paraId="1AC04C4D" w14:textId="1D80BABB" w:rsidR="00B65BC7" w:rsidDel="005B45DE" w:rsidRDefault="00B65BC7" w:rsidP="00EA2CED">
            <w:pPr>
              <w:ind w:firstLine="0"/>
              <w:rPr>
                <w:del w:id="540" w:author="Chen Heller" w:date="2023-01-04T10:14:00Z"/>
              </w:rPr>
            </w:pPr>
            <w:del w:id="541" w:author="Chen Heller" w:date="2023-01-04T10:14:00Z">
              <w:r w:rsidDel="005B45DE">
                <w:delText>0.067</w:delText>
              </w:r>
            </w:del>
          </w:p>
        </w:tc>
        <w:tc>
          <w:tcPr>
            <w:tcW w:w="1701" w:type="dxa"/>
          </w:tcPr>
          <w:p w14:paraId="5E3BEF8D" w14:textId="000C3270" w:rsidR="00B65BC7" w:rsidDel="005B45DE" w:rsidRDefault="00B65BC7" w:rsidP="00EA2CED">
            <w:pPr>
              <w:ind w:firstLine="0"/>
              <w:rPr>
                <w:del w:id="542" w:author="Chen Heller" w:date="2023-01-04T10:14:00Z"/>
              </w:rPr>
            </w:pPr>
            <w:del w:id="543" w:author="Chen Heller" w:date="2023-01-04T10:14:00Z">
              <w:r w:rsidDel="005B45DE">
                <w:delText>-24.08, 1.12</w:delText>
              </w:r>
            </w:del>
          </w:p>
        </w:tc>
        <w:tc>
          <w:tcPr>
            <w:tcW w:w="709" w:type="dxa"/>
          </w:tcPr>
          <w:p w14:paraId="3C61DC4C" w14:textId="2E2165C2" w:rsidR="00B65BC7" w:rsidDel="005B45DE" w:rsidRDefault="00B65BC7" w:rsidP="00EA2CED">
            <w:pPr>
              <w:ind w:firstLine="0"/>
              <w:rPr>
                <w:del w:id="544" w:author="Chen Heller" w:date="2023-01-04T10:14:00Z"/>
              </w:rPr>
            </w:pPr>
            <w:del w:id="545" w:author="Chen Heller" w:date="2023-01-04T10:14:00Z">
              <w:r w:rsidDel="005B45DE">
                <w:delText>0.84</w:delText>
              </w:r>
            </w:del>
          </w:p>
        </w:tc>
      </w:tr>
      <w:tr w:rsidR="00B65BC7" w:rsidDel="005B45DE" w14:paraId="2B49790C" w14:textId="0529B65E" w:rsidTr="002973C7">
        <w:trPr>
          <w:trHeight w:val="490"/>
          <w:del w:id="546"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EA2CED">
            <w:pPr>
              <w:ind w:firstLine="0"/>
              <w:rPr>
                <w:del w:id="547" w:author="Chen Heller" w:date="2023-01-04T10:14:00Z"/>
                <w:b/>
                <w:bCs/>
              </w:rPr>
            </w:pPr>
          </w:p>
        </w:tc>
        <w:tc>
          <w:tcPr>
            <w:tcW w:w="2268" w:type="dxa"/>
          </w:tcPr>
          <w:p w14:paraId="76E6486F" w14:textId="03B2145F" w:rsidR="00B65BC7" w:rsidRPr="00EA2CED" w:rsidDel="005B45DE" w:rsidRDefault="00B65BC7" w:rsidP="00EA2CED">
            <w:pPr>
              <w:ind w:firstLine="0"/>
              <w:rPr>
                <w:del w:id="548" w:author="Chen Heller" w:date="2023-01-04T10:14:00Z"/>
                <w:b/>
                <w:bCs/>
              </w:rPr>
            </w:pPr>
            <w:del w:id="549"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EA2CED">
            <w:pPr>
              <w:ind w:firstLine="0"/>
              <w:rPr>
                <w:del w:id="550" w:author="Chen Heller" w:date="2023-01-04T10:14:00Z"/>
              </w:rPr>
            </w:pPr>
            <w:del w:id="551" w:author="Chen Heller" w:date="2023-01-04T10:14:00Z">
              <w:r w:rsidDel="005B45DE">
                <w:delText>391.95 (32.91)</w:delText>
              </w:r>
            </w:del>
          </w:p>
        </w:tc>
        <w:tc>
          <w:tcPr>
            <w:tcW w:w="1701" w:type="dxa"/>
          </w:tcPr>
          <w:p w14:paraId="7201221D" w14:textId="13B27D63" w:rsidR="00B65BC7" w:rsidDel="005B45DE" w:rsidRDefault="00B65BC7" w:rsidP="00EA2CED">
            <w:pPr>
              <w:ind w:firstLine="0"/>
              <w:rPr>
                <w:del w:id="552" w:author="Chen Heller" w:date="2023-01-04T10:14:00Z"/>
              </w:rPr>
            </w:pPr>
            <w:del w:id="553" w:author="Chen Heller" w:date="2023-01-04T10:14:00Z">
              <w:r w:rsidDel="005B45DE">
                <w:delText>403.35 (25.40)</w:delText>
              </w:r>
            </w:del>
          </w:p>
        </w:tc>
        <w:tc>
          <w:tcPr>
            <w:tcW w:w="709" w:type="dxa"/>
          </w:tcPr>
          <w:p w14:paraId="3086A51A" w14:textId="0D9C2B4D" w:rsidR="00B65BC7" w:rsidDel="005B45DE" w:rsidRDefault="00B65BC7" w:rsidP="00EA2CED">
            <w:pPr>
              <w:ind w:firstLine="0"/>
              <w:rPr>
                <w:del w:id="554" w:author="Chen Heller" w:date="2023-01-04T10:14:00Z"/>
              </w:rPr>
            </w:pPr>
            <w:del w:id="555" w:author="Chen Heller" w:date="2023-01-04T10:14:00Z">
              <w:r w:rsidDel="005B45DE">
                <w:delText>2.41</w:delText>
              </w:r>
            </w:del>
          </w:p>
        </w:tc>
        <w:tc>
          <w:tcPr>
            <w:tcW w:w="992" w:type="dxa"/>
          </w:tcPr>
          <w:p w14:paraId="3878A5F2" w14:textId="1BAD6115" w:rsidR="00B65BC7" w:rsidDel="005B45DE" w:rsidRDefault="00B65BC7" w:rsidP="00EA2CED">
            <w:pPr>
              <w:ind w:firstLine="0"/>
              <w:rPr>
                <w:del w:id="556" w:author="Chen Heller" w:date="2023-01-04T10:14:00Z"/>
              </w:rPr>
            </w:pPr>
            <w:del w:id="557" w:author="Chen Heller" w:date="2023-01-04T10:14:00Z">
              <w:r w:rsidDel="005B45DE">
                <w:delText>0.051</w:delText>
              </w:r>
            </w:del>
          </w:p>
        </w:tc>
        <w:tc>
          <w:tcPr>
            <w:tcW w:w="1701" w:type="dxa"/>
          </w:tcPr>
          <w:p w14:paraId="0783040B" w14:textId="66A6E5E2" w:rsidR="00B65BC7" w:rsidDel="005B45DE" w:rsidRDefault="00B65BC7" w:rsidP="00EA2CED">
            <w:pPr>
              <w:ind w:firstLine="0"/>
              <w:rPr>
                <w:del w:id="558" w:author="Chen Heller" w:date="2023-01-04T10:14:00Z"/>
              </w:rPr>
            </w:pPr>
            <w:del w:id="559" w:author="Chen Heller" w:date="2023-01-04T10:14:00Z">
              <w:r w:rsidDel="005B45DE">
                <w:delText>-22.92, 0.13</w:delText>
              </w:r>
            </w:del>
          </w:p>
        </w:tc>
        <w:tc>
          <w:tcPr>
            <w:tcW w:w="709" w:type="dxa"/>
          </w:tcPr>
          <w:p w14:paraId="483EC647" w14:textId="15B613FE" w:rsidR="00B65BC7" w:rsidDel="005B45DE" w:rsidRDefault="00B65BC7" w:rsidP="00EA2CED">
            <w:pPr>
              <w:ind w:firstLine="0"/>
              <w:rPr>
                <w:del w:id="560" w:author="Chen Heller" w:date="2023-01-04T10:14:00Z"/>
              </w:rPr>
            </w:pPr>
            <w:del w:id="561" w:author="Chen Heller" w:date="2023-01-04T10:14:00Z">
              <w:r w:rsidDel="005B45DE">
                <w:delText>0.91</w:delText>
              </w:r>
            </w:del>
          </w:p>
        </w:tc>
      </w:tr>
      <w:tr w:rsidR="00B65BC7" w:rsidDel="005B45DE" w14:paraId="67060BE0" w14:textId="783C74A2" w:rsidTr="002973C7">
        <w:trPr>
          <w:trHeight w:val="490"/>
          <w:del w:id="562"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EA2CED">
            <w:pPr>
              <w:ind w:firstLine="0"/>
              <w:rPr>
                <w:del w:id="563"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EA2CED">
            <w:pPr>
              <w:ind w:firstLine="0"/>
              <w:rPr>
                <w:del w:id="564" w:author="Chen Heller" w:date="2023-01-04T10:14:00Z"/>
                <w:b/>
                <w:bCs/>
              </w:rPr>
            </w:pPr>
            <w:del w:id="565"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EA2CED">
            <w:pPr>
              <w:ind w:firstLine="0"/>
              <w:rPr>
                <w:del w:id="566" w:author="Chen Heller" w:date="2023-01-04T10:14:00Z"/>
              </w:rPr>
            </w:pPr>
            <w:del w:id="567"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EA2CED">
            <w:pPr>
              <w:ind w:firstLine="0"/>
              <w:rPr>
                <w:del w:id="568" w:author="Chen Heller" w:date="2023-01-04T10:14:00Z"/>
              </w:rPr>
            </w:pPr>
            <w:del w:id="569"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EA2CED">
            <w:pPr>
              <w:ind w:firstLine="0"/>
              <w:rPr>
                <w:del w:id="570" w:author="Chen Heller" w:date="2023-01-04T10:14:00Z"/>
              </w:rPr>
            </w:pPr>
            <w:del w:id="571"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EA2CED">
            <w:pPr>
              <w:ind w:firstLine="0"/>
              <w:rPr>
                <w:del w:id="572" w:author="Chen Heller" w:date="2023-01-04T10:14:00Z"/>
              </w:rPr>
            </w:pPr>
            <w:del w:id="573"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EA2CED">
            <w:pPr>
              <w:ind w:firstLine="0"/>
              <w:rPr>
                <w:del w:id="574" w:author="Chen Heller" w:date="2023-01-04T10:14:00Z"/>
              </w:rPr>
            </w:pPr>
            <w:del w:id="575"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EA2CED">
            <w:pPr>
              <w:ind w:firstLine="0"/>
              <w:rPr>
                <w:del w:id="576" w:author="Chen Heller" w:date="2023-01-04T10:14:00Z"/>
              </w:rPr>
            </w:pPr>
            <w:del w:id="577" w:author="Chen Heller" w:date="2023-01-04T10:14:00Z">
              <w:r w:rsidDel="005B45DE">
                <w:delText>0.02</w:delText>
              </w:r>
            </w:del>
          </w:p>
        </w:tc>
      </w:tr>
      <w:tr w:rsidR="005A7125" w:rsidDel="005B45DE" w14:paraId="2FC93DC2" w14:textId="64CB17F1" w:rsidTr="002973C7">
        <w:trPr>
          <w:trHeight w:val="490"/>
          <w:del w:id="578" w:author="Chen Heller" w:date="2023-01-04T10:14:00Z"/>
        </w:trPr>
        <w:tc>
          <w:tcPr>
            <w:tcW w:w="10065" w:type="dxa"/>
            <w:gridSpan w:val="8"/>
            <w:tcBorders>
              <w:top w:val="single" w:sz="12" w:space="0" w:color="auto"/>
            </w:tcBorders>
          </w:tcPr>
          <w:p w14:paraId="1AD67167" w14:textId="4E5D1A69" w:rsidR="00F45D87" w:rsidDel="005B45DE" w:rsidRDefault="004A776C" w:rsidP="002973C7">
            <w:pPr>
              <w:ind w:firstLine="0"/>
              <w:rPr>
                <w:del w:id="579" w:author="Chen Heller" w:date="2023-01-04T10:14:00Z"/>
              </w:rPr>
            </w:pPr>
            <w:del w:id="580"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rsidP="005D59F2">
      <w:pPr>
        <w:pStyle w:val="NoSpacing"/>
        <w:keepNext/>
        <w:bidi w:val="0"/>
        <w:rPr>
          <w:del w:id="581" w:author="Chen Heller" w:date="2023-01-04T10:14:00Z"/>
        </w:rPr>
      </w:pPr>
      <w:del w:id="582" w:author="Chen Heller" w:date="2023-01-04T10:14:00Z">
        <w:r w:rsidRPr="005D59F2" w:rsidDel="005B45DE">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rsidP="008351C5">
      <w:pPr>
        <w:pStyle w:val="Caption"/>
        <w:jc w:val="left"/>
        <w:rPr>
          <w:del w:id="583" w:author="Chen Heller" w:date="2023-01-04T10:14:00Z"/>
        </w:rPr>
      </w:pPr>
      <w:bookmarkStart w:id="584" w:name="_Ref113877436"/>
      <w:del w:id="585" w:author="Chen Heller" w:date="2023-01-04T10:14:00Z">
        <w:r w:rsidDel="005B45DE">
          <w:delText xml:space="preserve">Figure </w:delText>
        </w:r>
        <w:r w:rsidDel="005B45DE">
          <w:fldChar w:fldCharType="begin"/>
        </w:r>
        <w:r w:rsidDel="005B45DE">
          <w:delInstrText xml:space="preserve"> SEQ Figure \* ARABIC </w:delInstrText>
        </w:r>
        <w:r w:rsidDel="005B45DE">
          <w:fldChar w:fldCharType="separate"/>
        </w:r>
        <w:r w:rsidR="0095479C" w:rsidDel="005B45DE">
          <w:rPr>
            <w:noProof/>
          </w:rPr>
          <w:delText>5</w:delText>
        </w:r>
        <w:r w:rsidDel="005B45DE">
          <w:rPr>
            <w:noProof/>
          </w:rPr>
          <w:fldChar w:fldCharType="end"/>
        </w:r>
        <w:bookmarkEnd w:id="584"/>
        <w:r w:rsidDel="005B45DE">
          <w:delText>.</w:delText>
        </w:r>
        <w:r w:rsidRPr="00F3771A" w:rsidDel="005B45DE">
          <w:rPr>
            <w:i w:val="0"/>
            <w:iCs w:val="0"/>
            <w:color w:val="auto"/>
            <w:sz w:val="24"/>
            <w:szCs w:val="24"/>
          </w:rPr>
          <w:delText xml:space="preserve"> </w:delText>
        </w:r>
        <w:r w:rsidRPr="00F3771A" w:rsidDel="005B45DE">
          <w:delText xml:space="preserve">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rsidP="006238E0">
      <w:pPr>
        <w:pStyle w:val="Heading3"/>
        <w:rPr>
          <w:del w:id="586" w:author="Chen Heller" w:date="2023-01-04T10:15:00Z"/>
        </w:rPr>
      </w:pPr>
      <w:bookmarkStart w:id="587" w:name="_Toc114485387"/>
      <w:del w:id="588" w:author="Chen Heller" w:date="2023-01-04T10:15:00Z">
        <w:r w:rsidDel="00481457">
          <w:delText>Discussion</w:delText>
        </w:r>
        <w:bookmarkEnd w:id="587"/>
      </w:del>
    </w:p>
    <w:p w14:paraId="04CA93E9" w14:textId="7908CE26" w:rsidR="000E0EDB" w:rsidDel="00481457" w:rsidRDefault="00BA3CA8" w:rsidP="00B25647">
      <w:pPr>
        <w:ind w:firstLine="0"/>
        <w:rPr>
          <w:del w:id="589" w:author="Chen Heller" w:date="2023-01-04T10:15:00Z"/>
        </w:rPr>
      </w:pPr>
      <w:del w:id="590"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529FF09E" w:rsidR="00FC3846" w:rsidRDefault="00865203" w:rsidP="00212789">
      <w:del w:id="591" w:author="Chen Heller" w:date="2023-01-04T10:15:00Z">
        <w:r w:rsidDel="00481457">
          <w:lastRenderedPageBreak/>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r w:rsidR="00D826D9" w:rsidRPr="00A329D6">
        <w:t xml:space="preserve"> </w:t>
      </w:r>
    </w:p>
    <w:p w14:paraId="1176DED7" w14:textId="5E50C005" w:rsidR="00ED60E1" w:rsidDel="00741F3D" w:rsidRDefault="00CE37CA" w:rsidP="006238E0">
      <w:pPr>
        <w:pStyle w:val="Heading2"/>
        <w:rPr>
          <w:del w:id="592" w:author="Chen Heller" w:date="2023-01-04T14:55:00Z"/>
        </w:rPr>
      </w:pPr>
      <w:bookmarkStart w:id="593" w:name="_Toc114485388"/>
      <w:del w:id="594" w:author="Chen Heller" w:date="2023-01-04T14:55:00Z">
        <w:r w:rsidDel="00741F3D">
          <w:delText>Experiment 4</w:delText>
        </w:r>
        <w:bookmarkEnd w:id="593"/>
      </w:del>
    </w:p>
    <w:p w14:paraId="3D3FAF54" w14:textId="5B866E4E" w:rsidR="00D826D9" w:rsidRDefault="00A8788A" w:rsidP="00717FF1">
      <w:pPr>
        <w:ind w:firstLine="0"/>
      </w:pPr>
      <w:del w:id="595" w:author="Chen Heller" w:date="2023-01-04T14:58:00Z">
        <w:r w:rsidDel="00487224">
          <w:delText>Experiment 4</w:delText>
        </w:r>
        <w:r w:rsidR="00FC3846" w:rsidDel="00487224">
          <w:delText xml:space="preserve"> was</w:delText>
        </w:r>
      </w:del>
      <w:del w:id="596"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597"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598"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599"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600"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601"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602" w:author="Chen Heller" w:date="2023-01-04T15:03:00Z" w:name="move123737055"/>
      <w:moveFrom w:id="603" w:author="Chen Heller" w:date="2023-01-04T15:03:00Z">
        <w:r w:rsidR="00D826D9" w:rsidDel="008A62A7">
          <w:t xml:space="preserve">In accordance with previous findings </w:t>
        </w:r>
        <w:r w:rsidR="009A3064" w:rsidDel="008A62A7">
          <w:fldChar w:fldCharType="begin"/>
        </w:r>
        <w:r w:rsidR="00364024" w:rsidDel="008A62A7">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rsidDel="008A62A7">
          <w:fldChar w:fldCharType="separate"/>
        </w:r>
        <w:r w:rsidR="009A3064" w:rsidRPr="009A3064" w:rsidDel="008A62A7">
          <w:rPr>
            <w:rFonts w:ascii="Times New Roman" w:hAnsi="Times New Roman" w:cs="Times New Roman"/>
          </w:rPr>
          <w:t>(Xiao et al., 2015</w:t>
        </w:r>
        <w:r w:rsidR="009A3064" w:rsidDel="008A62A7">
          <w:fldChar w:fldCharType="end"/>
        </w:r>
        <w:r w:rsidR="009A3064" w:rsidDel="008A62A7">
          <w:t>; but see</w:t>
        </w:r>
        <w:r w:rsidR="0018350F" w:rsidDel="008A62A7">
          <w:t xml:space="preserve"> </w:t>
        </w:r>
        <w:r w:rsidR="0018350F" w:rsidDel="008A62A7">
          <w:fldChar w:fldCharType="begin"/>
        </w:r>
        <w:r w:rsidR="00364024" w:rsidDel="008A62A7">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rsidDel="008A62A7">
          <w:fldChar w:fldCharType="separate"/>
        </w:r>
        <w:r w:rsidR="0018350F" w:rsidRPr="0018350F" w:rsidDel="008A62A7">
          <w:rPr>
            <w:rFonts w:ascii="Times New Roman" w:hAnsi="Times New Roman" w:cs="Times New Roman"/>
          </w:rPr>
          <w:t>Dehaene et al., 2001</w:t>
        </w:r>
        <w:r w:rsidR="0018350F" w:rsidDel="008A62A7">
          <w:rPr>
            <w:rFonts w:ascii="Times New Roman" w:hAnsi="Times New Roman" w:cs="Times New Roman"/>
          </w:rPr>
          <w:t>,</w:t>
        </w:r>
        <w:r w:rsidR="0018350F" w:rsidDel="008A62A7">
          <w:fldChar w:fldCharType="end"/>
        </w:r>
        <w:r w:rsidR="009A3064" w:rsidDel="008A62A7">
          <w:t xml:space="preserve"> </w:t>
        </w:r>
        <w:r w:rsidR="0018350F" w:rsidDel="008A62A7">
          <w:t>were a large effect was found using a keyboard)</w:t>
        </w:r>
        <w:r w:rsidR="009A3064" w:rsidDel="008A62A7">
          <w:t xml:space="preserve"> </w:t>
        </w:r>
        <w:r w:rsidR="00C46CA3" w:rsidDel="008A62A7">
          <w:t xml:space="preserve">I </w:t>
        </w:r>
        <w:r w:rsidR="00D826D9" w:rsidDel="008A62A7">
          <w:t>expect</w:t>
        </w:r>
        <w:r w:rsidR="009F470F" w:rsidDel="008A62A7">
          <w:t>ed</w:t>
        </w:r>
        <w:r w:rsidR="00D826D9" w:rsidDel="008A62A7">
          <w:t xml:space="preserve"> that the </w:t>
        </w:r>
        <w:r w:rsidR="0035029B" w:rsidDel="008A62A7">
          <w:t xml:space="preserve">effect found in </w:t>
        </w:r>
        <w:r w:rsidR="004F066D" w:rsidDel="008A62A7">
          <w:t xml:space="preserve">the </w:t>
        </w:r>
        <w:r w:rsidR="0035029B" w:rsidDel="008A62A7">
          <w:t xml:space="preserve">motion tracking </w:t>
        </w:r>
        <w:r w:rsidR="004F066D" w:rsidDel="008A62A7">
          <w:t xml:space="preserve">session </w:t>
        </w:r>
        <w:r w:rsidR="0035029B" w:rsidDel="008A62A7">
          <w:t xml:space="preserve">(namely, the </w:t>
        </w:r>
        <w:r w:rsidR="00D826D9" w:rsidDel="008A62A7">
          <w:t>reach area variable</w:t>
        </w:r>
        <w:r w:rsidR="0035029B" w:rsidDel="008A62A7">
          <w:t>)</w:t>
        </w:r>
        <w:r w:rsidR="00D826D9" w:rsidDel="008A62A7">
          <w:t xml:space="preserve"> would produce a larger congruency effect than the </w:t>
        </w:r>
        <w:r w:rsidR="0035029B" w:rsidDel="008A62A7">
          <w:t>effect in the keyboard session (</w:t>
        </w:r>
        <w:r w:rsidR="00D826D9" w:rsidDel="008A62A7">
          <w:t>RT variable</w:t>
        </w:r>
        <w:r w:rsidR="0035029B" w:rsidDel="008A62A7">
          <w:t>)</w:t>
        </w:r>
        <w:r w:rsidR="00D826D9" w:rsidDel="008A62A7">
          <w:t>.</w:t>
        </w:r>
      </w:moveFrom>
      <w:moveFromRangeEnd w:id="602"/>
    </w:p>
    <w:p w14:paraId="4F35F08C" w14:textId="1E5D7171" w:rsidR="00D826D9" w:rsidRDefault="00D826D9" w:rsidP="006238E0">
      <w:pPr>
        <w:pStyle w:val="Heading3"/>
      </w:pPr>
      <w:bookmarkStart w:id="604" w:name="_Toc114485389"/>
      <w:r>
        <w:t>Methods</w:t>
      </w:r>
      <w:bookmarkEnd w:id="604"/>
    </w:p>
    <w:p w14:paraId="635A0C30" w14:textId="77777777" w:rsidR="00D826D9" w:rsidRDefault="00D826D9" w:rsidP="006238E0">
      <w:pPr>
        <w:pStyle w:val="Heading4"/>
      </w:pPr>
      <w:bookmarkStart w:id="605" w:name="_Toc114485390"/>
      <w:r>
        <w:t>Participants</w:t>
      </w:r>
      <w:bookmarkEnd w:id="605"/>
    </w:p>
    <w:p w14:paraId="10928BC5" w14:textId="228DCAA8" w:rsidR="00D826D9" w:rsidRDefault="004543AF" w:rsidP="008C0D4C">
      <w:pPr>
        <w:ind w:firstLine="0"/>
      </w:pPr>
      <w:del w:id="606"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w:t>
      </w:r>
      <w:r>
        <w:lastRenderedPageBreak/>
        <w:t xml:space="preserve">tracking system's recordings, another participant since the program crashed in the middle of her experiment, and </w:t>
      </w:r>
      <w:r w:rsidR="00C66BC3">
        <w:t>one</w:t>
      </w:r>
      <w:r>
        <w:t xml:space="preserve"> more quit before completing the experiment.</w:t>
      </w:r>
      <w:ins w:id="607" w:author="Chen Heller" w:date="2023-01-03T16:08:00Z">
        <w:r w:rsidR="007A6274" w:rsidRPr="007A6274">
          <w:t xml:space="preserve"> </w:t>
        </w:r>
      </w:ins>
      <w:moveToRangeStart w:id="608" w:author="Chen Heller" w:date="2023-01-03T16:08:00Z" w:name="move123654499"/>
      <w:moveTo w:id="609" w:author="Chen Heller" w:date="2023-01-03T16:08:00Z">
        <w:r w:rsidR="007A6274" w:rsidRPr="00422E34">
          <w:t xml:space="preserve">All participants </w:t>
        </w:r>
        <w:r w:rsidR="007A6274">
          <w:t xml:space="preserve">were </w:t>
        </w:r>
        <w:r w:rsidR="007A6274" w:rsidRPr="00422E34">
          <w:t xml:space="preserve">right-handed, native Hebrew speakers who have 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610"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611" w:author="Chen Heller" w:date="2023-01-03T16:08:00Z">
          <w:r w:rsidR="007A6274" w:rsidDel="003B662F">
            <w:delText>is</w:delText>
          </w:r>
        </w:del>
      </w:moveTo>
      <w:ins w:id="612" w:author="Chen Heller" w:date="2023-01-03T16:08:00Z">
        <w:r w:rsidR="003B662F">
          <w:t>e</w:t>
        </w:r>
      </w:ins>
      <w:moveTo w:id="613" w:author="Chen Heller" w:date="2023-01-03T16:08:00Z">
        <w:r w:rsidR="007A6274">
          <w:t xml:space="preserve"> experiment </w:t>
        </w:r>
        <w:del w:id="614" w:author="Chen Heller" w:date="2023-01-03T16:08:00Z">
          <w:r w:rsidR="007A6274" w:rsidDel="003B662F">
            <w:delText xml:space="preserve">– and all others reported here – </w:delText>
          </w:r>
        </w:del>
        <w:r w:rsidR="007A6274">
          <w:t>was approved by the Tel Aviv University ethics committee.</w:t>
        </w:r>
      </w:moveTo>
      <w:moveToRangeEnd w:id="608"/>
      <w:r>
        <w:t xml:space="preserve"> </w:t>
      </w:r>
      <w:r w:rsidR="00C859DE">
        <w:t xml:space="preserve">The </w:t>
      </w:r>
      <w:r w:rsidR="00EA0563">
        <w:t xml:space="preserve">sample size was determined following a power analysis, </w:t>
      </w:r>
      <w:del w:id="615" w:author="Chen Heller" w:date="2023-01-03T16:13:00Z">
        <w:r w:rsidR="00D826D9" w:rsidDel="00646D84">
          <w:delText xml:space="preserve">calculated </w:delText>
        </w:r>
      </w:del>
      <w:ins w:id="616"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617" w:author="Chen Heller" w:date="2023-01-03T16:10:00Z">
        <w:r w:rsidR="00D826D9" w:rsidDel="008B70CA">
          <w:delText xml:space="preserve">in </w:delText>
        </w:r>
      </w:del>
      <w:del w:id="618"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619" w:author="Chen Heller" w:date="2023-01-03T16:10:00Z">
        <w:r w:rsidR="008B70CA">
          <w:t xml:space="preserve">of </w:t>
        </w:r>
      </w:ins>
      <w:ins w:id="620" w:author="Chen Heller" w:date="2023-01-03T16:09:00Z">
        <w:r w:rsidR="008B70CA">
          <w:t xml:space="preserve">two </w:t>
        </w:r>
      </w:ins>
      <w:ins w:id="621" w:author="Chen Heller" w:date="2023-01-03T16:12:00Z">
        <w:r w:rsidR="00F7666F">
          <w:t>prior</w:t>
        </w:r>
      </w:ins>
      <w:ins w:id="622" w:author="Chen Heller" w:date="2023-01-03T16:09:00Z">
        <w:r w:rsidR="008B70CA">
          <w:t xml:space="preserve"> pilot experiments</w:t>
        </w:r>
      </w:ins>
      <w:del w:id="623" w:author="Chen Heller" w:date="2023-01-03T16:13:00Z">
        <w:r w:rsidR="00D826D9" w:rsidDel="00646D84">
          <w:delText xml:space="preserve">. </w:delText>
        </w:r>
      </w:del>
      <w:ins w:id="624" w:author="Chen Heller" w:date="2023-01-03T16:13:00Z">
        <w:r w:rsidR="00646D84">
          <w:t xml:space="preserve">, which </w:t>
        </w:r>
      </w:ins>
      <w:del w:id="625" w:author="Chen Heller" w:date="2023-01-03T16:13:00Z">
        <w:r w:rsidR="00D826D9" w:rsidRPr="006852A2" w:rsidDel="00646D84">
          <w:delText xml:space="preserve">The average effect size </w:delText>
        </w:r>
      </w:del>
      <w:r w:rsidR="00D826D9" w:rsidRPr="006852A2">
        <w:t xml:space="preserve">was 0.88 (Cohen's </w:t>
      </w:r>
      <w:proofErr w:type="spellStart"/>
      <w:r w:rsidR="00D826D9" w:rsidRPr="006852A2">
        <w:t>d</w:t>
      </w:r>
      <w:r w:rsidR="00D826D9" w:rsidRPr="005E6629">
        <w:rPr>
          <w:vertAlign w:val="subscript"/>
        </w:rPr>
        <w:t>z</w:t>
      </w:r>
      <w:proofErr w:type="spellEnd"/>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626" w:author="Chen Heller" w:date="2023-01-03T16:10:00Z">
        <w:r w:rsidR="00C46CA3" w:rsidDel="008345CC">
          <w:delText>I</w:delText>
        </w:r>
        <w:r w:rsidR="00D826D9" w:rsidRPr="006852A2" w:rsidDel="008345CC">
          <w:delText xml:space="preserve"> estimated t</w:delText>
        </w:r>
      </w:del>
      <w:ins w:id="627" w:author="Chen Heller" w:date="2023-01-03T16:10:00Z">
        <w:r w:rsidR="008345CC">
          <w:t>T</w:t>
        </w:r>
      </w:ins>
      <w:r w:rsidR="00D826D9" w:rsidRPr="006852A2">
        <w:t xml:space="preserve">he keyboard task's effect size </w:t>
      </w:r>
      <w:ins w:id="628" w:author="Chen Heller" w:date="2023-01-03T16:10:00Z">
        <w:r w:rsidR="008345CC">
          <w:t xml:space="preserve">was estimated </w:t>
        </w:r>
      </w:ins>
      <w:r w:rsidR="00D826D9" w:rsidRPr="006852A2">
        <w:t>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del w:id="629" w:author="Chen Heller" w:date="2023-01-03T16:11:00Z">
        <w:r w:rsidR="00333DEB" w:rsidDel="008345CC">
          <w:delText>my</w:delText>
        </w:r>
        <w:r w:rsidR="00D826D9" w:rsidRPr="006852A2" w:rsidDel="008345CC">
          <w:delText xml:space="preserve"> </w:delText>
        </w:r>
      </w:del>
      <w:ins w:id="630" w:author="Chen Heller" w:date="2023-01-03T16:11:00Z">
        <w:r w:rsidR="008345CC">
          <w:t xml:space="preserve">the </w:t>
        </w:r>
      </w:ins>
      <w:r w:rsidR="00D826D9" w:rsidRPr="006852A2">
        <w:t xml:space="preserve">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631" w:author="Chen Heller" w:date="2023-01-03T16:18:00Z"/>
        </w:rPr>
      </w:pPr>
      <w:bookmarkStart w:id="632" w:name="_Toc114485391"/>
      <w:moveToRangeStart w:id="633" w:author="Chen Heller" w:date="2023-01-03T16:18:00Z" w:name="move123655117"/>
      <w:moveTo w:id="634" w:author="Chen Heller" w:date="2023-01-03T16:18:00Z">
        <w:r>
          <w:t>Stimuli</w:t>
        </w:r>
      </w:moveTo>
    </w:p>
    <w:p w14:paraId="0D6912FB" w14:textId="77777777" w:rsidR="00B65869" w:rsidRDefault="00B65869" w:rsidP="00B65869">
      <w:pPr>
        <w:ind w:firstLine="0"/>
        <w:rPr>
          <w:moveTo w:id="635" w:author="Chen Heller" w:date="2023-01-03T16:18:00Z"/>
        </w:rPr>
      </w:pPr>
      <w:moveTo w:id="636"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Pr="00C3440C">
          <w:rPr>
            <w:rFonts w:hint="cs"/>
            <w:rtl/>
            <w:lang w:bidi="ar-SA"/>
          </w:rPr>
          <w:t xml:space="preserve"> </w:t>
        </w:r>
        <w:r w:rsidRPr="00C3440C">
          <w:t xml:space="preserve">while prime words </w:t>
        </w:r>
        <w:r>
          <w:t xml:space="preserve">were </w:t>
        </w:r>
        <w:r w:rsidRPr="00C3440C">
          <w:t xml:space="preserve">written in handwriting font.  Masks </w:t>
        </w:r>
        <w:r>
          <w:t xml:space="preserve">were </w:t>
        </w:r>
        <w:r w:rsidRPr="00C3440C">
          <w:t xml:space="preserve">composed of a semi-random combination of squares and diamonds whose line thickness is equal to the word's font size and </w:t>
        </w:r>
        <w:r w:rsidRPr="00C3440C">
          <w:lastRenderedPageBreak/>
          <w:t xml:space="preserve">which covers the central area of the screen where words can appear (approximately </w:t>
        </w:r>
        <m:oMath>
          <m:r>
            <w:rPr>
              <w:rFonts w:ascii="Cambria Math" w:hAnsi="Cambria Math"/>
            </w:rPr>
            <m:t>2.5°× 1°</m:t>
          </m:r>
        </m:oMath>
        <w:moveTo w:id="637"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638" w:author="Chen Heller" w:date="2023-01-03T16:18:00Z"/>
        </w:rPr>
      </w:pPr>
      <w:moveTo w:id="639" w:author="Chen Heller" w:date="2023-01-03T16:18:00Z">
        <w:r>
          <w:t>Apparatus</w:t>
        </w:r>
      </w:moveTo>
    </w:p>
    <w:p w14:paraId="05A8EE64" w14:textId="0426334B" w:rsidR="00B65869" w:rsidRDefault="00B65869" w:rsidP="00B65869">
      <w:pPr>
        <w:ind w:firstLine="0"/>
        <w:rPr>
          <w:ins w:id="640" w:author="Chen Heller" w:date="2023-01-03T16:48:00Z"/>
        </w:rPr>
      </w:pPr>
      <w:moveTo w:id="641" w:author="Chen Heller" w:date="2023-01-03T16:18:00Z">
        <w:r w:rsidRPr="007846C7">
          <w:t xml:space="preserve">The stimulus </w:t>
        </w:r>
        <w:r>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 xml:space="preserve">and </w:t>
        </w:r>
        <w:proofErr w:type="spellStart"/>
        <w:r w:rsidRPr="007846C7">
          <w:t>Psychtoolbox</w:t>
        </w:r>
        <w:proofErr w:type="spellEnd"/>
        <w:r w:rsidRPr="007846C7">
          <w:t xml:space="preserve">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reflections. The participants </w:t>
        </w:r>
        <w:r>
          <w:t xml:space="preserve">sat </w:t>
        </w:r>
        <w:r w:rsidRPr="007846C7">
          <w:t>approximately 60cm away from the screen and place</w:t>
        </w:r>
        <w:r>
          <w:t>d</w:t>
        </w:r>
        <w:r w:rsidRPr="007846C7">
          <w:t xml:space="preserve"> their index finger on a marked starting point located on the table </w:t>
        </w:r>
        <w:del w:id="642" w:author="Chen Heller" w:date="2023-01-03T16:32:00Z">
          <w:r w:rsidDel="00F770D9">
            <w:delText>40</w:delText>
          </w:r>
        </w:del>
      </w:moveTo>
      <w:ins w:id="643" w:author="Chen Heller" w:date="2023-01-03T16:32:00Z">
        <w:r w:rsidR="00F770D9">
          <w:t>35</w:t>
        </w:r>
      </w:ins>
      <w:moveTo w:id="644"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r>
          <w:fldChar w:fldCharType="begin"/>
        </w:r>
        <w:r>
          <w:instrText xml:space="preserve"> REF _Ref113902132 \h </w:instrText>
        </w:r>
      </w:moveTo>
      <w:moveTo w:id="645" w:author="Chen Heller" w:date="2023-01-03T16:18:00Z">
        <w:r>
          <w:fldChar w:fldCharType="separate"/>
        </w:r>
      </w:moveTo>
      <w:moveTo w:id="646" w:author="Chen Heller" w:date="2023-01-03T16:48:00Z">
        <w:ins w:id="647" w:author="Chen Heller" w:date="2023-01-04T14:57:00Z">
          <w:r w:rsidR="00C56E28">
            <w:t xml:space="preserve">Figure </w:t>
          </w:r>
        </w:ins>
      </w:moveTo>
      <w:ins w:id="648" w:author="Chen Heller" w:date="2023-01-04T14:57:00Z">
        <w:r w:rsidR="00C56E28">
          <w:rPr>
            <w:noProof/>
          </w:rPr>
          <w:t>1</w:t>
        </w:r>
      </w:ins>
      <w:moveTo w:id="649" w:author="Chen Heller" w:date="2023-01-03T16:18:00Z">
        <w:del w:id="650" w:author="Chen Heller" w:date="2023-01-04T14:57:00Z">
          <w:r w:rsidDel="00C56E28">
            <w:delText xml:space="preserve">Figure </w:delText>
          </w:r>
        </w:del>
        <w:del w:id="651" w:author="Chen Heller" w:date="2023-01-03T16:33:00Z">
          <w:r w:rsidDel="00F770D9">
            <w:rPr>
              <w:noProof/>
            </w:rPr>
            <w:delText>1</w:delText>
          </w:r>
        </w:del>
        <w:r>
          <w:fldChar w:fldCharType="end"/>
        </w:r>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652" w:author="Chen Heller" w:date="2023-01-03T16:33:00Z">
          <w:r w:rsidDel="0054169C">
            <w:delText>3</w:delText>
          </w:r>
        </w:del>
      </w:moveTo>
      <w:ins w:id="653" w:author="Chen Heller" w:date="2023-01-03T16:33:00Z">
        <w:r w:rsidR="0054169C">
          <w:t>0.7</w:t>
        </w:r>
      </w:ins>
      <w:moveTo w:id="654" w:author="Chen Heller" w:date="2023-01-03T16:18:00Z">
        <w:r w:rsidRPr="007846C7">
          <w:t>cm</w:t>
        </w:r>
        <w:r>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w:t>
        </w:r>
        <w:proofErr w:type="spellStart"/>
        <w:r w:rsidRPr="007846C7">
          <w:t>NatNet</w:t>
        </w:r>
        <w:proofErr w:type="spellEnd"/>
        <w:r w:rsidRPr="007846C7">
          <w:t xml:space="preserve">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 xml:space="preserve">and recorded with </w:t>
        </w:r>
        <w:proofErr w:type="spellStart"/>
        <w:r w:rsidRPr="007846C7">
          <w:t>Matlab</w:t>
        </w:r>
        <w:proofErr w:type="spellEnd"/>
        <w:r w:rsidRPr="007846C7">
          <w:t>.</w:t>
        </w:r>
      </w:moveTo>
      <w:moveToRangeEnd w:id="633"/>
    </w:p>
    <w:p w14:paraId="142171C9" w14:textId="34ECD165" w:rsidR="00854D68" w:rsidRDefault="009A6E21" w:rsidP="00854D68">
      <w:pPr>
        <w:pStyle w:val="NoSpacing"/>
        <w:keepNext/>
        <w:bidi w:val="0"/>
        <w:jc w:val="center"/>
        <w:rPr>
          <w:moveTo w:id="655" w:author="Chen Heller" w:date="2023-01-03T16:48:00Z"/>
        </w:rPr>
      </w:pPr>
      <w:r w:rsidRPr="009A6E21">
        <w:rPr>
          <w:noProof/>
        </w:rPr>
        <w:lastRenderedPageBreak/>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656" w:author="Chen Heller" w:date="2023-01-03T16:48:00Z" w:name="move123656900"/>
    </w:p>
    <w:p w14:paraId="6216D8AD" w14:textId="605BAC26" w:rsidR="00854D68" w:rsidRPr="00F630C9" w:rsidDel="00854D68" w:rsidRDefault="00854D68" w:rsidP="00854D68">
      <w:pPr>
        <w:pStyle w:val="Caption"/>
        <w:jc w:val="left"/>
        <w:rPr>
          <w:del w:id="657" w:author="Chen Heller" w:date="2023-01-03T16:48:00Z"/>
          <w:moveTo w:id="658" w:author="Chen Heller" w:date="2023-01-03T16:48:00Z"/>
        </w:rPr>
      </w:pPr>
      <w:bookmarkStart w:id="659" w:name="_Ref113902132"/>
      <w:moveTo w:id="660" w:author="Chen Heller" w:date="2023-01-03T16:48:00Z">
        <w:r>
          <w:t xml:space="preserve">Figure </w:t>
        </w:r>
        <w:r>
          <w:rPr>
            <w:i w:val="0"/>
            <w:iCs w:val="0"/>
          </w:rPr>
          <w:fldChar w:fldCharType="begin"/>
        </w:r>
        <w:r>
          <w:instrText xml:space="preserve"> SEQ Figure \* ARABIC </w:instrText>
        </w:r>
        <w:r>
          <w:rPr>
            <w:i w:val="0"/>
            <w:iCs w:val="0"/>
          </w:rPr>
          <w:fldChar w:fldCharType="separate"/>
        </w:r>
      </w:moveTo>
      <w:ins w:id="661" w:author="Chen Heller" w:date="2023-01-04T14:57:00Z">
        <w:r w:rsidR="00C56E28">
          <w:rPr>
            <w:noProof/>
          </w:rPr>
          <w:t>1</w:t>
        </w:r>
      </w:ins>
      <w:moveTo w:id="662" w:author="Chen Heller" w:date="2023-01-03T16:48:00Z">
        <w:r>
          <w:rPr>
            <w:i w:val="0"/>
            <w:iCs w:val="0"/>
            <w:noProof/>
          </w:rPr>
          <w:fldChar w:fldCharType="end"/>
        </w:r>
        <w:bookmarkEnd w:id="659"/>
        <w:r>
          <w:t xml:space="preserve">. </w:t>
        </w:r>
        <w:r w:rsidRPr="00F630C9">
          <w:t xml:space="preserve">Setup. A participant placing his finger on the starting point which is located </w:t>
        </w:r>
        <w:del w:id="663" w:author="Chen Heller" w:date="2023-01-09T12:11:00Z">
          <w:r w:rsidRPr="00F630C9" w:rsidDel="004907D7">
            <w:delText>40</w:delText>
          </w:r>
        </w:del>
      </w:moveTo>
      <w:ins w:id="664" w:author="Chen Heller" w:date="2023-01-09T12:11:00Z">
        <w:r w:rsidR="004907D7">
          <w:t>35</w:t>
        </w:r>
      </w:ins>
      <w:moveTo w:id="665" w:author="Chen Heller" w:date="2023-01-03T16:48:00Z">
        <w:r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Pr="001F2731">
          <w:t>and</w:t>
        </w:r>
        <w:r w:rsidRPr="00F630C9">
          <w:t xml:space="preserve"> down directions.</w:t>
        </w:r>
      </w:moveTo>
    </w:p>
    <w:moveToRangeEnd w:id="656"/>
    <w:p w14:paraId="10298409" w14:textId="77777777" w:rsidR="00854D68" w:rsidRDefault="00854D68">
      <w:pPr>
        <w:pStyle w:val="Caption"/>
        <w:jc w:val="left"/>
        <w:rPr>
          <w:ins w:id="666" w:author="Chen Heller" w:date="2023-01-03T16:18:00Z"/>
        </w:rPr>
        <w:pPrChange w:id="667" w:author="Chen Heller" w:date="2023-01-03T16:48:00Z">
          <w:pPr>
            <w:pStyle w:val="Heading4"/>
          </w:pPr>
        </w:pPrChange>
      </w:pPr>
    </w:p>
    <w:p w14:paraId="5FC1E55D" w14:textId="485669D9" w:rsidR="00D826D9" w:rsidRDefault="00D826D9">
      <w:pPr>
        <w:pStyle w:val="Heading4"/>
        <w:pPrChange w:id="668" w:author="Chen Heller" w:date="2023-01-03T16:16:00Z">
          <w:pPr>
            <w:pStyle w:val="Heading3"/>
          </w:pPr>
        </w:pPrChange>
      </w:pPr>
      <w:del w:id="669" w:author="Chen Heller" w:date="2023-01-03T16:49:00Z">
        <w:r w:rsidDel="00E65EFB">
          <w:delText>Stimuli</w:delText>
        </w:r>
        <w:r w:rsidR="00521037" w:rsidDel="00E65EFB">
          <w:delText xml:space="preserve">, Apparatus and </w:delText>
        </w:r>
      </w:del>
      <w:r>
        <w:t>Procedure</w:t>
      </w:r>
      <w:bookmarkEnd w:id="632"/>
    </w:p>
    <w:p w14:paraId="2C88FD2C" w14:textId="6471DE53" w:rsidR="00D826D9" w:rsidRDefault="00521037" w:rsidP="00D966CD">
      <w:pPr>
        <w:ind w:firstLine="0"/>
      </w:pPr>
      <w:del w:id="670"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671" w:author="Chen Heller" w:date="2023-01-03T16:51:00Z">
        <w:r w:rsidR="00D826D9" w:rsidDel="007156FD">
          <w:delText>two</w:delText>
        </w:r>
        <w:r w:rsidDel="007156FD">
          <w:delText xml:space="preserve"> </w:delText>
        </w:r>
      </w:del>
      <w:ins w:id="672"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w:t>
      </w:r>
      <w:ins w:id="673"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ins w:id="674" w:author="Chen Heller" w:date="2023-01-03T16:55:00Z">
        <w:r w:rsidR="00A36C47">
          <w:t>H</w:t>
        </w:r>
        <w:r w:rsidR="00A36C47" w:rsidRPr="00400416">
          <w:t xml:space="preserve">alf the trials </w:t>
        </w:r>
        <w:r w:rsidR="00A36C47">
          <w:t xml:space="preserve">were </w:t>
        </w:r>
        <w:r w:rsidR="00A36C47" w:rsidRPr="00400416">
          <w:t xml:space="preserve">congruent and half incongruent, and half the targets </w:t>
        </w:r>
        <w:r w:rsidR="00A36C47">
          <w:t xml:space="preserve">were </w:t>
        </w:r>
        <w:r w:rsidR="00A36C47" w:rsidRPr="00400416">
          <w:t>natural and half artificial</w:t>
        </w:r>
        <w:r w:rsidR="00A36C47">
          <w:t>.</w:t>
        </w:r>
        <w:r w:rsidR="00A36C47" w:rsidRPr="00400416">
          <w:t xml:space="preserve"> </w:t>
        </w:r>
      </w:ins>
      <w:r w:rsidR="00D826D9" w:rsidRPr="00400416">
        <w:t xml:space="preserve">Stimuli order </w:t>
      </w:r>
      <w:del w:id="675" w:author="Chen Heller" w:date="2023-01-03T16:56:00Z">
        <w:r w:rsidR="00D826D9" w:rsidDel="009F7DBA">
          <w:delText xml:space="preserve">in the experimental blocks </w:delText>
        </w:r>
      </w:del>
      <w:r w:rsidR="00D826D9">
        <w:t xml:space="preserve">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pre-composed lists of trial condition and stimulus</w:t>
      </w:r>
      <w:ins w:id="676" w:author="Chen Heller" w:date="2023-01-03T16:57:00Z">
        <w:r w:rsidR="009F7DBA">
          <w:t xml:space="preserve"> in the experimental blocks and </w:t>
        </w:r>
        <w:r w:rsidR="00A13E1F">
          <w:t>ten precomposed lists in the practice blocks</w:t>
        </w:r>
      </w:ins>
      <w:r w:rsidR="00D826D9" w:rsidRPr="00400416">
        <w:t xml:space="preserve">. </w:t>
      </w:r>
      <w:ins w:id="677" w:author="Chen Heller" w:date="2023-01-03T17:00:00Z">
        <w:r w:rsidR="00FE4C78" w:rsidRPr="00400416">
          <w:t xml:space="preserve">In each list, the order of words </w:t>
        </w:r>
        <w:r w:rsidR="00FE4C78">
          <w:t>wa</w:t>
        </w:r>
        <w:r w:rsidR="00FE4C78" w:rsidRPr="00400416">
          <w:t xml:space="preserve">s pseudorandom, with the following constraints: (a) Each word </w:t>
        </w:r>
        <w:r w:rsidR="00FE4C78">
          <w:t>was</w:t>
        </w:r>
        <w:r w:rsidR="00FE4C78" w:rsidRPr="00400416">
          <w:t xml:space="preserve"> equally frequent as a target at </w:t>
        </w:r>
        <w:r w:rsidR="00FE4C78" w:rsidRPr="00400416">
          <w:lastRenderedPageBreak/>
          <w:t xml:space="preserve">the congruent and incongruent conditions; (b) All words </w:t>
        </w:r>
        <w:r w:rsidR="00FE4C78">
          <w:t xml:space="preserve">were </w:t>
        </w:r>
        <w:r w:rsidR="00FE4C78" w:rsidRPr="00400416">
          <w:t>used as targets the same number of times; (c) A target never repeat</w:t>
        </w:r>
        <w:r w:rsidR="00FE4C78">
          <w:t>ed</w:t>
        </w:r>
        <w:r w:rsidR="00FE4C78" w:rsidRPr="00400416">
          <w:t xml:space="preserve"> in the same block; (d) In the congruent condition the prime </w:t>
        </w:r>
        <w:r w:rsidR="00FE4C78">
          <w:t xml:space="preserve">was </w:t>
        </w:r>
        <w:r w:rsidR="00FE4C78" w:rsidRPr="00400416">
          <w:t xml:space="preserve">identical to the target word; (e) In the incongruent condition, a prime which doesn't share letters in common locations with the target </w:t>
        </w:r>
        <w:r w:rsidR="00FE4C78">
          <w:t xml:space="preserve">was </w:t>
        </w:r>
        <w:r w:rsidR="00FE4C78" w:rsidRPr="00400416">
          <w:t>selected from the alternative category (artificial/natural). For example, in the congruent condition</w:t>
        </w:r>
        <w:r w:rsidR="00FE4C78">
          <w:t>, the word</w:t>
        </w:r>
        <w:r w:rsidR="00FE4C78" w:rsidRPr="00400416">
          <w:t xml:space="preserve"> "phone" </w:t>
        </w:r>
        <w:r w:rsidR="00FE4C78">
          <w:t xml:space="preserve">would </w:t>
        </w:r>
        <w:r w:rsidR="00FE4C78" w:rsidRPr="00400416">
          <w:t xml:space="preserve">be preceded by "PHONE", while in the incongruent condition it </w:t>
        </w:r>
        <w:r w:rsidR="00FE4C78">
          <w:t xml:space="preserve">could </w:t>
        </w:r>
        <w:r w:rsidR="00FE4C78" w:rsidRPr="00400416">
          <w:t xml:space="preserve">be preceded by "GRASS". Each prime </w:t>
        </w:r>
        <w:r w:rsidR="00FE4C78">
          <w:t xml:space="preserve">was </w:t>
        </w:r>
        <w:r w:rsidR="00FE4C78" w:rsidRPr="00400416">
          <w:t>further paired with a random distractor from the same category (artificial/natural) to be used in the prime recognition task. The distractor share</w:t>
        </w:r>
        <w:r w:rsidR="00FE4C78">
          <w:t xml:space="preserve">d </w:t>
        </w:r>
        <w:r w:rsidR="00FE4C78" w:rsidRPr="00400416">
          <w:t>no letters in common locations with the prime, so seeing one letter only suffice</w:t>
        </w:r>
        <w:r w:rsidR="00FE4C78">
          <w:t>d</w:t>
        </w:r>
        <w:r w:rsidR="00FE4C78" w:rsidRPr="00400416">
          <w:t xml:space="preserve"> for correct discrimination.</w:t>
        </w:r>
      </w:ins>
      <w:del w:id="678"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r w:rsidR="00D826D9">
        <w:t xml:space="preserve"> </w:t>
      </w:r>
      <w:ins w:id="679" w:author="Chen Heller" w:date="2023-01-03T17:02:00Z">
        <w:r w:rsidR="00927E7D" w:rsidRPr="00400416">
          <w:t>The procedure closely follow</w:t>
        </w:r>
        <w:r w:rsidR="00927E7D">
          <w:t>ed</w:t>
        </w:r>
        <w:r w:rsidR="00927E7D" w:rsidRPr="00400416">
          <w:t xml:space="preserve"> the one used in</w:t>
        </w:r>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yet in a motion tracking setup.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 / artificial item by </w:t>
        </w:r>
      </w:ins>
      <w:ins w:id="680" w:author="Chen Heller" w:date="2023-01-03T17:03:00Z">
        <w:r w:rsidR="007D52A6">
          <w:t xml:space="preserve">selecting the </w:t>
        </w:r>
      </w:ins>
      <w:ins w:id="681" w:author="Chen Heller" w:date="2023-01-03T17:02:00Z">
        <w:r w:rsidR="00927E7D" w:rsidRPr="00400416">
          <w:t>side of the screen that contain</w:t>
        </w:r>
      </w:ins>
      <w:ins w:id="682" w:author="Chen Heller" w:date="2023-01-03T17:03:00Z">
        <w:r w:rsidR="008918D3">
          <w:t>s</w:t>
        </w:r>
      </w:ins>
      <w:ins w:id="683" w:author="Chen Heller" w:date="2023-01-03T17:02:00Z">
        <w:r w:rsidR="00927E7D" w:rsidRPr="00400416">
          <w:t xml:space="preserve"> the appropriate category </w:t>
        </w:r>
        <w:r w:rsidR="00927E7D">
          <w:t>(</w:t>
        </w:r>
        <w:r w:rsidR="00927E7D">
          <w:fldChar w:fldCharType="begin"/>
        </w:r>
        <w:r w:rsidR="00927E7D">
          <w:instrText xml:space="preserve"> REF _Ref114472325 \h </w:instrText>
        </w:r>
      </w:ins>
      <w:ins w:id="684" w:author="Chen Heller" w:date="2023-01-03T17:02:00Z">
        <w:r w:rsidR="00927E7D">
          <w:fldChar w:fldCharType="separate"/>
        </w:r>
      </w:ins>
      <w:ins w:id="685" w:author="Chen Heller" w:date="2023-01-03T16:50:00Z">
        <w:r w:rsidR="00C56E28">
          <w:t xml:space="preserve">Figure </w:t>
        </w:r>
      </w:ins>
      <w:ins w:id="686" w:author="Chen Heller" w:date="2023-01-04T14:57:00Z">
        <w:r w:rsidR="00C56E28">
          <w:rPr>
            <w:noProof/>
          </w:rPr>
          <w:t>2</w:t>
        </w:r>
      </w:ins>
      <w:ins w:id="687" w:author="Chen Heller" w:date="2023-01-03T17:02:00Z">
        <w:r w:rsidR="00927E7D">
          <w:fldChar w:fldCharType="end"/>
        </w:r>
      </w:ins>
      <w:ins w:id="688" w:author="Chen Heller" w:date="2023-01-03T17:04:00Z">
        <w:r w:rsidR="008918D3">
          <w:t>XX</w:t>
        </w:r>
      </w:ins>
      <w:ins w:id="689" w:author="Chen Heller" w:date="2023-01-03T17:02:00Z">
        <w:r w:rsidR="00927E7D" w:rsidRPr="00400416">
          <w:fldChar w:fldCharType="begin"/>
        </w:r>
        <w:r w:rsidR="00927E7D" w:rsidRPr="00400416">
          <w:instrText xml:space="preserve"> REF _Ref106198697 \h </w:instrText>
        </w:r>
        <w:r w:rsidR="00927E7D">
          <w:instrText xml:space="preserve"> \* MERGEFORMAT </w:instrText>
        </w:r>
      </w:ins>
      <w:ins w:id="690" w:author="Chen Heller" w:date="2023-01-03T17:02:00Z">
        <w:r w:rsidR="00927E7D" w:rsidRPr="00400416">
          <w:fldChar w:fldCharType="separate"/>
        </w:r>
      </w:ins>
      <w:ins w:id="691" w:author="Chen Heller" w:date="2023-01-04T14:57:00Z">
        <w:r w:rsidR="00C56E28">
          <w:rPr>
            <w:b/>
            <w:bCs/>
          </w:rPr>
          <w:t>Error! Reference source not found.</w:t>
        </w:r>
      </w:ins>
      <w:ins w:id="692" w:author="Chen Heller" w:date="2023-01-03T17:02:00Z">
        <w:r w:rsidR="00927E7D" w:rsidRPr="00400416">
          <w:fldChar w:fldCharType="end"/>
        </w:r>
        <w:r w:rsidR="00927E7D" w:rsidRPr="00400416">
          <w:t>).</w:t>
        </w:r>
      </w:ins>
      <w:ins w:id="693" w:author="Chen Heller" w:date="2023-01-03T17:04:00Z">
        <w:r w:rsidR="00F0246E">
          <w:t xml:space="preserve"> </w:t>
        </w:r>
      </w:ins>
      <w:ins w:id="694" w:author="Chen Heller" w:date="2023-01-03T17:06:00Z">
        <w:r w:rsidR="00650AC9">
          <w:t xml:space="preserve">In </w:t>
        </w:r>
      </w:ins>
      <w:ins w:id="695" w:author="Chen Heller" w:date="2023-01-03T17:19:00Z">
        <w:r w:rsidR="00621802">
          <w:t xml:space="preserve">accordance with </w:t>
        </w:r>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r w:rsidR="00621802">
          <w:t xml:space="preserve"> in </w:t>
        </w:r>
      </w:ins>
      <w:ins w:id="696" w:author="Chen Heller" w:date="2023-01-03T17:06:00Z">
        <w:r w:rsidR="00650AC9">
          <w:t xml:space="preserve">the </w:t>
        </w:r>
      </w:ins>
      <w:ins w:id="697" w:author="Chen Heller" w:date="2023-01-03T17:07:00Z">
        <w:r w:rsidR="00650AC9">
          <w:t xml:space="preserve">reaching task </w:t>
        </w:r>
      </w:ins>
      <w:moveToRangeStart w:id="698" w:author="Chen Heller" w:date="2023-01-03T17:14:00Z" w:name="move123658468"/>
      <w:moveTo w:id="699" w:author="Chen Heller" w:date="2023-01-03T17:14:00Z">
        <w:del w:id="700" w:author="Chen Heller" w:date="2023-01-03T17:14:00Z">
          <w:r w:rsidR="00067907" w:rsidDel="00067907">
            <w:delText xml:space="preserve">timing was adjusted so that </w:delText>
          </w:r>
        </w:del>
      </w:moveTo>
      <w:ins w:id="701" w:author="Chen Heller" w:date="2023-01-04T13:15:00Z">
        <w:r w:rsidR="00E23537">
          <w:t xml:space="preserve">the finger had to leave the starting point </w:t>
        </w:r>
      </w:ins>
      <w:ins w:id="702" w:author="Chen Heller" w:date="2023-01-04T13:18:00Z">
        <w:r w:rsidR="0053116D">
          <w:t>within</w:t>
        </w:r>
      </w:ins>
      <w:ins w:id="703" w:author="Chen Heller" w:date="2023-01-04T13:17:00Z">
        <w:r w:rsidR="00F032C8">
          <w:t xml:space="preserve"> </w:t>
        </w:r>
      </w:ins>
      <w:ins w:id="704" w:author="Chen Heller" w:date="2023-01-04T13:15:00Z">
        <w:r w:rsidR="00E23537">
          <w:t>100ms</w:t>
        </w:r>
      </w:ins>
      <w:ins w:id="705" w:author="Chen Heller" w:date="2023-01-04T13:18:00Z">
        <w:r w:rsidR="0053116D">
          <w:t>-</w:t>
        </w:r>
      </w:ins>
      <w:ins w:id="706" w:author="Chen Heller" w:date="2023-01-04T13:16:00Z">
        <w:r w:rsidR="00E23537">
          <w:t xml:space="preserve">320ms </w:t>
        </w:r>
      </w:ins>
      <w:ins w:id="707" w:author="Chen Heller" w:date="2023-01-04T13:18:00Z">
        <w:r w:rsidR="0053116D">
          <w:t>after target presentation</w:t>
        </w:r>
      </w:ins>
      <w:ins w:id="708" w:author="Chen Heller" w:date="2023-01-04T13:19:00Z">
        <w:r w:rsidR="00472EEB">
          <w:t xml:space="preserve"> and then reach the screen within 420ms</w:t>
        </w:r>
      </w:ins>
      <w:moveTo w:id="709" w:author="Chen Heller" w:date="2023-01-03T17:14:00Z">
        <w:del w:id="710" w:author="Chen Heller" w:date="2023-01-04T13:19:00Z">
          <w:r w:rsidR="00067907" w:rsidDel="00472EEB">
            <w:delText>movements had to start before 3</w:delText>
          </w:r>
        </w:del>
        <w:del w:id="711" w:author="Chen Heller" w:date="2023-01-03T17:14:00Z">
          <w:r w:rsidR="00067907" w:rsidDel="008C05C0">
            <w:delText>3</w:delText>
          </w:r>
        </w:del>
        <w:del w:id="712" w:author="Chen Heller" w:date="2023-01-04T13:19:00Z">
          <w:r w:rsidR="00067907" w:rsidDel="00472EEB">
            <w:delText>0ms had passedand last no longer than 4</w:delText>
          </w:r>
        </w:del>
        <w:del w:id="713" w:author="Chen Heller" w:date="2023-01-03T17:14:00Z">
          <w:r w:rsidR="00067907" w:rsidDel="008C05C0">
            <w:delText>3</w:delText>
          </w:r>
        </w:del>
        <w:del w:id="714" w:author="Chen Heller" w:date="2023-01-04T13:19:00Z">
          <w:r w:rsidR="00067907" w:rsidDel="00472EEB">
            <w:delText>0ms</w:delText>
          </w:r>
        </w:del>
        <w:r w:rsidR="00067907">
          <w:t xml:space="preserve">. </w:t>
        </w:r>
      </w:moveTo>
      <w:ins w:id="715" w:author="Chen Heller" w:date="2023-01-04T13:19:00Z">
        <w:r w:rsidR="00472EEB">
          <w:t>The finger left the starting point when it</w:t>
        </w:r>
      </w:ins>
      <w:moveTo w:id="716" w:author="Chen Heller" w:date="2023-01-03T17:14:00Z">
        <w:del w:id="717" w:author="Chen Heller" w:date="2023-01-04T13:20:00Z">
          <w:r w:rsidR="00067907" w:rsidDel="00472EEB">
            <w:delText>Movement started when the finger</w:delText>
          </w:r>
        </w:del>
        <w:r w:rsidR="00067907">
          <w:t xml:space="preserve"> was </w:t>
        </w:r>
        <w:del w:id="718" w:author="Chen Heller" w:date="2023-01-03T17:20:00Z">
          <w:r w:rsidR="00067907" w:rsidDel="00343602">
            <w:delText>2</w:delText>
          </w:r>
        </w:del>
      </w:moveTo>
      <w:ins w:id="719" w:author="Chen Heller" w:date="2023-01-03T17:20:00Z">
        <w:r w:rsidR="00343602">
          <w:t>1</w:t>
        </w:r>
      </w:ins>
      <w:moveTo w:id="720" w:author="Chen Heller" w:date="2023-01-03T17:14:00Z">
        <w:r w:rsidR="00067907">
          <w:t xml:space="preserve">cm away from </w:t>
        </w:r>
        <w:del w:id="721" w:author="Chen Heller" w:date="2023-01-04T13:20:00Z">
          <w:r w:rsidR="00067907" w:rsidDel="00472EEB">
            <w:delText xml:space="preserve">the starting point </w:delText>
          </w:r>
        </w:del>
      </w:moveTo>
      <w:ins w:id="722" w:author="Chen Heller" w:date="2023-01-04T13:20:00Z">
        <w:r w:rsidR="00472EEB">
          <w:t xml:space="preserve">it </w:t>
        </w:r>
      </w:ins>
      <w:moveTo w:id="723" w:author="Chen Heller" w:date="2023-01-03T17:14:00Z">
        <w:r w:rsidR="00067907">
          <w:t xml:space="preserve">(Euclidean distance) and </w:t>
        </w:r>
        <w:del w:id="724" w:author="Chen Heller" w:date="2023-01-04T13:20:00Z">
          <w:r w:rsidR="00067907" w:rsidDel="003338F6">
            <w:delText xml:space="preserve">ended </w:delText>
          </w:r>
        </w:del>
      </w:moveTo>
      <w:ins w:id="725" w:author="Chen Heller" w:date="2023-01-04T13:20:00Z">
        <w:r w:rsidR="003338F6">
          <w:t xml:space="preserve">reached the screen </w:t>
        </w:r>
      </w:ins>
      <w:moveTo w:id="726" w:author="Chen Heller" w:date="2023-01-03T17:14:00Z">
        <w:r w:rsidR="00067907">
          <w:t xml:space="preserve">when it was </w:t>
        </w:r>
        <w:del w:id="727" w:author="Chen Heller" w:date="2023-01-03T17:15:00Z">
          <w:r w:rsidR="00067907" w:rsidDel="008C05C0">
            <w:delText>3</w:delText>
          </w:r>
        </w:del>
      </w:moveTo>
      <w:ins w:id="728" w:author="Chen Heller" w:date="2023-01-03T17:15:00Z">
        <w:r w:rsidR="008C05C0">
          <w:t>0.7</w:t>
        </w:r>
      </w:ins>
      <w:moveTo w:id="729" w:author="Chen Heller" w:date="2023-01-03T17:14:00Z">
        <w:r w:rsidR="00067907">
          <w:t xml:space="preserve">cm </w:t>
        </w:r>
        <w:del w:id="730" w:author="Chen Heller" w:date="2023-01-04T13:20:00Z">
          <w:r w:rsidR="00067907" w:rsidDel="003338F6">
            <w:delText xml:space="preserve">away </w:delText>
          </w:r>
        </w:del>
        <w:r w:rsidR="00067907">
          <w:t xml:space="preserve">from </w:t>
        </w:r>
        <w:del w:id="731" w:author="Chen Heller" w:date="2023-01-04T13:20:00Z">
          <w:r w:rsidR="00067907" w:rsidDel="003338F6">
            <w:delText>the screen</w:delText>
          </w:r>
        </w:del>
      </w:moveTo>
      <w:ins w:id="732" w:author="Chen Heller" w:date="2023-01-04T13:20:00Z">
        <w:r w:rsidR="003338F6">
          <w:t>it</w:t>
        </w:r>
      </w:ins>
      <w:moveTo w:id="733" w:author="Chen Heller" w:date="2023-01-03T17:14:00Z">
        <w:r w:rsidR="00067907">
          <w:t xml:space="preserve"> (on the Z axis). </w:t>
        </w:r>
      </w:moveTo>
      <w:ins w:id="734" w:author="Chen Heller" w:date="2023-01-03T17:24:00Z">
        <w:r w:rsidR="007546C5">
          <w:t xml:space="preserve">Early or </w:t>
        </w:r>
      </w:ins>
      <w:moveTo w:id="735" w:author="Chen Heller" w:date="2023-01-03T17:14:00Z">
        <w:del w:id="736" w:author="Chen Heller" w:date="2023-01-03T17:24:00Z">
          <w:r w:rsidR="00067907" w:rsidDel="007546C5">
            <w:delText>L</w:delText>
          </w:r>
        </w:del>
      </w:moveTo>
      <w:ins w:id="737" w:author="Chen Heller" w:date="2023-01-03T17:24:00Z">
        <w:r w:rsidR="007546C5">
          <w:t>l</w:t>
        </w:r>
      </w:ins>
      <w:moveTo w:id="738" w:author="Chen Heller" w:date="2023-01-03T17:14:00Z">
        <w:r w:rsidR="00067907">
          <w:t xml:space="preserve">ate initiations </w:t>
        </w:r>
      </w:moveTo>
      <w:ins w:id="739" w:author="Chen Heller" w:date="2023-01-03T17:24:00Z">
        <w:r w:rsidR="007546C5">
          <w:t>as well as</w:t>
        </w:r>
      </w:ins>
      <w:moveTo w:id="740" w:author="Chen Heller" w:date="2023-01-03T17:14:00Z">
        <w:del w:id="741" w:author="Chen Heller" w:date="2023-01-03T17:24:00Z">
          <w:r w:rsidR="00067907" w:rsidDel="007546C5">
            <w:delText>and</w:delText>
          </w:r>
        </w:del>
        <w:r w:rsidR="00067907">
          <w:t xml:space="preserve"> long durations were followed by a </w:t>
        </w:r>
      </w:moveTo>
      <w:ins w:id="742" w:author="Chen Heller" w:date="2023-01-03T17:24:00Z">
        <w:r w:rsidR="007546C5">
          <w:t xml:space="preserve">"Too Early", </w:t>
        </w:r>
      </w:ins>
      <w:moveTo w:id="743" w:author="Chen Heller" w:date="2023-01-03T17:14:00Z">
        <w:r w:rsidR="00067907">
          <w:t xml:space="preserve">"Too late" and "Too </w:t>
        </w:r>
        <w:r w:rsidR="00067907">
          <w:lastRenderedPageBreak/>
          <w:t>slow" feedbacks, respectively.</w:t>
        </w:r>
      </w:moveTo>
      <w:moveToRangeEnd w:id="698"/>
      <w:r w:rsidR="00A03C3E">
        <w:t xml:space="preserve"> </w:t>
      </w:r>
      <w:ins w:id="744" w:author="Chen Heller" w:date="2023-01-03T17:24:00Z">
        <w:r w:rsidR="007546C5">
          <w:t xml:space="preserve">The purpose of the "Too early" feedback was to prevent predictive responses, which are planned before the stimulus is displayed and are therefore less affected by it. </w:t>
        </w:r>
      </w:ins>
      <w:del w:id="745" w:author="Chen Heller" w:date="2023-01-03T17:43:00Z">
        <w:r w:rsidR="00450658" w:rsidDel="004C41F7">
          <w:delText xml:space="preserve">to </w:delText>
        </w:r>
      </w:del>
      <w:ins w:id="746"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 </w:t>
      </w:r>
      <w:ins w:id="747" w:author="Chen Heller" w:date="2023-01-03T17:10:00Z">
        <w:r w:rsidR="009A7DF2" w:rsidRPr="00400416">
          <w:t>After Classifying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Response </w:t>
        </w:r>
        <w:r w:rsidR="009A7DF2">
          <w:t xml:space="preserve">was </w:t>
        </w:r>
        <w:r w:rsidR="009A7DF2" w:rsidRPr="00400416">
          <w:t xml:space="preserve">given in an identical fashion to the target classification task, within a </w:t>
        </w:r>
        <w:r w:rsidR="009A7DF2">
          <w:t xml:space="preserve">7 </w:t>
        </w:r>
        <w:r w:rsidR="009A7DF2" w:rsidRPr="00400416">
          <w:t xml:space="preserve">seconds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del w:id="748" w:author="Chen Heller" w:date="2023-01-03T17:10:00Z">
        <w:r w:rsidR="00D826D9" w:rsidDel="009A7DF2">
          <w:delText xml:space="preserve">Response </w:delText>
        </w:r>
        <w:r w:rsidR="00EF5E42" w:rsidDel="009A7DF2">
          <w:delText xml:space="preserve">in the prime recognition task </w:delText>
        </w:r>
        <w:r w:rsidR="00D826D9" w:rsidDel="009A7DF2">
          <w:delText>was given in an identical fashion to the target classification task, within a seven second response window.</w:delText>
        </w:r>
      </w:del>
    </w:p>
    <w:p w14:paraId="704238B2" w14:textId="4CB0B319" w:rsidR="00E65EFB" w:rsidRDefault="00441E16" w:rsidP="00E65EFB">
      <w:pPr>
        <w:pStyle w:val="NoSpacing"/>
        <w:keepNext/>
        <w:bidi w:val="0"/>
        <w:rPr>
          <w:moveTo w:id="749" w:author="Chen Heller" w:date="2023-01-03T16:50:00Z"/>
        </w:rPr>
      </w:pPr>
      <w:r w:rsidRPr="00441E16">
        <w:rPr>
          <w:noProof/>
        </w:rPr>
        <w:lastRenderedPageBreak/>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750" w:author="Chen Heller" w:date="2023-01-03T16:50:00Z" w:name="move123657044"/>
    </w:p>
    <w:p w14:paraId="3785E79C" w14:textId="24134903" w:rsidR="00E65EFB" w:rsidRDefault="00E65EFB" w:rsidP="00E65EFB">
      <w:pPr>
        <w:pStyle w:val="Caption"/>
        <w:jc w:val="left"/>
        <w:rPr>
          <w:moveTo w:id="751" w:author="Chen Heller" w:date="2023-01-03T16:50:00Z"/>
        </w:rPr>
      </w:pPr>
      <w:bookmarkStart w:id="752" w:name="_Ref114472325"/>
      <w:moveTo w:id="753" w:author="Chen Heller" w:date="2023-01-03T16:50:00Z">
        <w:r>
          <w:t xml:space="preserve">Figure </w:t>
        </w:r>
        <w:r>
          <w:fldChar w:fldCharType="begin"/>
        </w:r>
        <w:r>
          <w:instrText xml:space="preserve"> SEQ Figure \* ARABIC </w:instrText>
        </w:r>
        <w:r>
          <w:fldChar w:fldCharType="separate"/>
        </w:r>
      </w:moveTo>
      <w:ins w:id="754" w:author="Chen Heller" w:date="2023-01-04T14:57:00Z">
        <w:r w:rsidR="00C56E28">
          <w:rPr>
            <w:noProof/>
          </w:rPr>
          <w:t>2</w:t>
        </w:r>
      </w:ins>
      <w:moveTo w:id="755" w:author="Chen Heller" w:date="2023-01-03T16:50:00Z">
        <w:r>
          <w:rPr>
            <w:noProof/>
          </w:rPr>
          <w:fldChar w:fldCharType="end"/>
        </w:r>
        <w:bookmarkEnd w:id="752"/>
        <w:r>
          <w:t xml:space="preserve">. </w:t>
        </w:r>
        <w:r w:rsidRPr="00400416">
          <w:t>Stimuli presentation order</w:t>
        </w:r>
        <w:r>
          <w:t xml:space="preserve"> in experiment 1</w:t>
        </w:r>
        <w:r w:rsidRPr="00400416">
          <w:t xml:space="preserve">. Each trial </w:t>
        </w:r>
        <w:r>
          <w:t>was</w:t>
        </w:r>
        <w:r w:rsidRPr="00400416">
          <w:t xml:space="preserve"> composed of a fixation cross (1000ms), a first mask (270ms), a second mask (30ms), a prime word (30ms), a third mask (30ms), a classification task (</w:t>
        </w:r>
      </w:moveTo>
      <w:ins w:id="756" w:author="Chen Heller" w:date="2023-01-09T12:19:00Z">
        <w:r w:rsidR="00441E16">
          <w:t>100</w:t>
        </w:r>
      </w:ins>
      <w:moveTo w:id="757" w:author="Chen Heller" w:date="2023-01-03T16:50:00Z">
        <w:del w:id="758" w:author="Chen Heller" w:date="2023-01-09T12:19:00Z">
          <w:r w:rsidDel="00441E16">
            <w:delText>0</w:delText>
          </w:r>
        </w:del>
        <w:r>
          <w:t>-</w:t>
        </w:r>
        <w:del w:id="759" w:author="Chen Heller" w:date="2023-01-09T12:19:00Z">
          <w:r w:rsidDel="00441E16">
            <w:delText>1500</w:delText>
          </w:r>
        </w:del>
      </w:moveTo>
      <w:ins w:id="760" w:author="Chen Heller" w:date="2023-01-09T12:19:00Z">
        <w:r w:rsidR="00441E16">
          <w:t>740</w:t>
        </w:r>
      </w:ins>
      <w:moveTo w:id="761" w:author="Chen Heller" w:date="2023-01-03T16:50:00Z">
        <w:r w:rsidRPr="00400416">
          <w:t xml:space="preserve">ms, out of which the target </w:t>
        </w:r>
        <w:r>
          <w:t xml:space="preserve">was </w:t>
        </w:r>
        <w:r w:rsidRPr="00400416">
          <w:t>displayed for 500ms), a recognition task (</w:t>
        </w:r>
        <w:r>
          <w:t>0</w:t>
        </w:r>
        <w:r w:rsidRPr="00400416">
          <w:t>-</w:t>
        </w:r>
        <w:del w:id="762" w:author="Chen Heller" w:date="2023-01-09T12:19:00Z">
          <w:r w:rsidDel="00734F8E">
            <w:delText>5</w:delText>
          </w:r>
        </w:del>
      </w:moveTo>
      <w:ins w:id="763" w:author="Chen Heller" w:date="2023-01-09T12:19:00Z">
        <w:r w:rsidR="00734F8E">
          <w:t>7</w:t>
        </w:r>
      </w:ins>
      <w:moveTo w:id="764"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in order to make their response.</w:t>
        </w:r>
      </w:moveTo>
      <w:ins w:id="765" w:author="Chen Heller" w:date="2023-01-09T12:20:00Z">
        <w:r w:rsidR="004449CE">
          <w:t xml:space="preserve"> </w:t>
        </w:r>
      </w:ins>
      <w:commentRangeStart w:id="766"/>
      <w:ins w:id="767" w:author="Chen Heller" w:date="2023-01-09T12:21:00Z">
        <w:r w:rsidR="004449CE">
          <w:t>In practice, t</w:t>
        </w:r>
      </w:ins>
      <w:ins w:id="768" w:author="Chen Heller" w:date="2023-01-09T12:20:00Z">
        <w:r w:rsidR="004449CE">
          <w:t xml:space="preserve">he blue circle </w:t>
        </w:r>
      </w:ins>
      <w:ins w:id="769" w:author="Chen Heller" w:date="2023-01-09T12:22:00Z">
        <w:r w:rsidR="00790904">
          <w:t>and</w:t>
        </w:r>
      </w:ins>
      <w:ins w:id="770" w:author="Chen Heller" w:date="2023-01-09T12:20:00Z">
        <w:r w:rsidR="004449CE">
          <w:t xml:space="preserve"> the </w:t>
        </w:r>
      </w:ins>
      <w:ins w:id="771" w:author="Chen Heller" w:date="2023-01-09T12:21:00Z">
        <w:r w:rsidR="004449CE">
          <w:t>A</w:t>
        </w:r>
      </w:ins>
      <w:ins w:id="772" w:author="Chen Heller" w:date="2023-01-09T12:20:00Z">
        <w:r w:rsidR="004449CE">
          <w:t>rt</w:t>
        </w:r>
      </w:ins>
      <w:ins w:id="773" w:author="Chen Heller" w:date="2023-01-09T12:21:00Z">
        <w:r w:rsidR="004449CE">
          <w:t>ificial/Natural category names were present</w:t>
        </w:r>
      </w:ins>
      <w:ins w:id="774" w:author="Chen Heller" w:date="2023-01-09T12:22:00Z">
        <w:r w:rsidR="00790904">
          <w:t xml:space="preserve"> on the screen</w:t>
        </w:r>
      </w:ins>
      <w:ins w:id="775" w:author="Chen Heller" w:date="2023-01-09T12:21:00Z">
        <w:r w:rsidR="00790904">
          <w:t xml:space="preserve"> from the </w:t>
        </w:r>
      </w:ins>
      <w:ins w:id="776" w:author="Chen Heller" w:date="2023-01-09T12:23:00Z">
        <w:r w:rsidR="002347CB">
          <w:t xml:space="preserve">beginning of the trial, together with the </w:t>
        </w:r>
      </w:ins>
      <w:ins w:id="777" w:author="Chen Heller" w:date="2023-01-09T12:22:00Z">
        <w:r w:rsidR="00790904">
          <w:t xml:space="preserve">fixation cross, but </w:t>
        </w:r>
      </w:ins>
      <w:ins w:id="778" w:author="Chen Heller" w:date="2023-01-09T12:23:00Z">
        <w:r w:rsidR="002347CB">
          <w:t xml:space="preserve">are not included here </w:t>
        </w:r>
      </w:ins>
      <w:ins w:id="779" w:author="Chen Heller" w:date="2023-01-09T12:25:00Z">
        <w:r w:rsidR="00EE09D5">
          <w:t>to make the figure more readable.</w:t>
        </w:r>
        <w:commentRangeEnd w:id="766"/>
        <w:r w:rsidR="00B45E15">
          <w:rPr>
            <w:rStyle w:val="CommentReference"/>
            <w:i w:val="0"/>
            <w:iCs w:val="0"/>
            <w:color w:val="auto"/>
          </w:rPr>
          <w:commentReference w:id="766"/>
        </w:r>
      </w:ins>
    </w:p>
    <w:p w14:paraId="4375C930" w14:textId="77777777" w:rsidR="001F1330" w:rsidRDefault="001F1330">
      <w:pPr>
        <w:pStyle w:val="Heading4"/>
        <w:rPr>
          <w:moveTo w:id="780" w:author="Chen Heller" w:date="2023-01-03T17:26:00Z"/>
        </w:rPr>
        <w:pPrChange w:id="781" w:author="Chen Heller" w:date="2023-01-03T17:27:00Z">
          <w:pPr>
            <w:pStyle w:val="Heading3"/>
          </w:pPr>
        </w:pPrChange>
      </w:pPr>
      <w:moveToRangeStart w:id="782" w:author="Chen Heller" w:date="2023-01-03T17:26:00Z" w:name="move123659235"/>
      <w:moveToRangeEnd w:id="750"/>
      <w:moveTo w:id="783" w:author="Chen Heller" w:date="2023-01-03T17:26:00Z">
        <w:r>
          <w:t>Trajectory preprocessing</w:t>
        </w:r>
      </w:moveTo>
    </w:p>
    <w:p w14:paraId="38AFA958" w14:textId="2D9EED42" w:rsidR="001C0104" w:rsidRPr="00892F96" w:rsidRDefault="001F1330" w:rsidP="001F1330">
      <w:moveTo w:id="784"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proofErr w:type="spellStart"/>
        <w:r w:rsidRPr="002B6CA5">
          <w:t>butterworth</w:t>
        </w:r>
        <w:proofErr w:type="spellEnd"/>
        <w:r w:rsidRPr="002B6CA5">
          <w:t xml:space="preserve">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785" w:author="Chen Heller" w:date="2023-01-03T17:27:00Z">
        <w:r w:rsidR="001B0F21">
          <w:rPr>
            <w:vertAlign w:val="superscript"/>
          </w:rPr>
          <w:t>2</w:t>
        </w:r>
      </w:ins>
      <w:moveTo w:id="786" w:author="Chen Heller" w:date="2023-01-03T17:26:00Z">
        <w:del w:id="787"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w:t>
        </w:r>
        <w:r>
          <w:lastRenderedPageBreak/>
          <w:t>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788"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782"/>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7A41AC7B" w:rsidR="00D826D9" w:rsidRDefault="00D826D9">
      <w:pPr>
        <w:pStyle w:val="Heading4"/>
        <w:pPrChange w:id="789" w:author="Chen Heller" w:date="2023-01-03T16:16:00Z">
          <w:pPr>
            <w:pStyle w:val="Heading3"/>
          </w:pPr>
        </w:pPrChange>
      </w:pPr>
      <w:bookmarkStart w:id="790" w:name="_Toc114485392"/>
      <w:r>
        <w:lastRenderedPageBreak/>
        <w:t>Exclusion criteria</w:t>
      </w:r>
      <w:bookmarkEnd w:id="790"/>
    </w:p>
    <w:p w14:paraId="312384C8" w14:textId="7AF71019" w:rsidR="00D826D9" w:rsidRDefault="001A3B6D" w:rsidP="007D1A08">
      <w:pPr>
        <w:ind w:firstLine="0"/>
        <w:rPr>
          <w:ins w:id="791" w:author="Chen Heller" w:date="2023-01-09T17:17:00Z"/>
        </w:rPr>
      </w:pPr>
      <w:moveToRangeStart w:id="792" w:author="Chen Heller" w:date="2023-01-03T17:37:00Z" w:name="move123659894"/>
      <w:moveTo w:id="793" w:author="Chen Heller" w:date="2023-01-03T17:37: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t>
        </w:r>
      </w:moveTo>
      <w:ins w:id="794" w:author="Chen Heller" w:date="2023-01-04T13:22:00Z">
        <w:r w:rsidR="00237C85">
          <w:t xml:space="preserve">In addition, </w:t>
        </w:r>
      </w:ins>
      <w:ins w:id="795" w:author="Chen Heller" w:date="2023-01-04T13:23:00Z">
        <w:r w:rsidR="00B565E4">
          <w:t xml:space="preserve">"Too Early" and "Too Late" trials </w:t>
        </w:r>
      </w:ins>
      <w:ins w:id="796" w:author="Chen Heller" w:date="2023-01-03T17:41:00Z">
        <w:r w:rsidR="008A3F79">
          <w:t xml:space="preserve">were also excluded. </w:t>
        </w:r>
      </w:ins>
      <w:ins w:id="797" w:author="Chen Heller" w:date="2023-01-04T13:24:00Z">
        <w:r w:rsidR="00B565E4">
          <w:t>"Too Slow" trials on the other hand</w:t>
        </w:r>
      </w:ins>
      <w:ins w:id="798" w:author="Chen Heller" w:date="2023-01-04T13:25:00Z">
        <w:r w:rsidR="00045339">
          <w:t>,</w:t>
        </w:r>
      </w:ins>
      <w:ins w:id="799" w:author="Chen Heller" w:date="2023-01-04T13:24:00Z">
        <w:r w:rsidR="00200B54">
          <w:t xml:space="preserve"> </w:t>
        </w:r>
      </w:ins>
      <w:ins w:id="800" w:author="Chen Heller" w:date="2023-01-03T17:41:00Z">
        <w:r w:rsidR="008A3F79">
          <w:t xml:space="preserve">were excluded </w:t>
        </w:r>
      </w:ins>
      <w:ins w:id="801" w:author="Chen Heller" w:date="2023-01-04T13:24:00Z">
        <w:r w:rsidR="00200B54">
          <w:t>o</w:t>
        </w:r>
      </w:ins>
      <w:ins w:id="802" w:author="Chen Heller" w:date="2023-01-04T13:25:00Z">
        <w:r w:rsidR="00200B54">
          <w:t xml:space="preserve">nly </w:t>
        </w:r>
      </w:ins>
      <w:ins w:id="803" w:author="Chen Heller" w:date="2023-01-03T17:41:00Z">
        <w:r w:rsidR="008A3F79">
          <w:t xml:space="preserve">if they were located more than 3 SD from the participant's average </w:t>
        </w:r>
      </w:ins>
      <w:ins w:id="804" w:author="Chen Heller" w:date="2023-01-04T13:27:00Z">
        <w:r w:rsidR="00F611B7">
          <w:t>reaching</w:t>
        </w:r>
      </w:ins>
      <w:ins w:id="805" w:author="Chen Heller" w:date="2023-01-03T17:41:00Z">
        <w:r w:rsidR="008A3F79">
          <w:t xml:space="preserve"> duration among correct trials that were not too short, had no missing data and were completed in time (i.e., started between 100ms and 320ms after target display and lasted no longer than 420ms). </w:t>
        </w:r>
        <w:r w:rsidR="008A3F79">
          <w:rPr>
            <w:i/>
            <w:iCs/>
          </w:rPr>
          <w:t>Valid trials</w:t>
        </w:r>
        <w:r w:rsidR="008A3F79">
          <w:t xml:space="preserve"> were those that were not excluded due to any exclusion criteria.</w:t>
        </w:r>
      </w:ins>
      <w:ins w:id="806" w:author="Chen Heller" w:date="2023-01-03T17:42:00Z">
        <w:r w:rsidR="00A6338E" w:rsidDel="00A6338E">
          <w:t xml:space="preserve"> </w:t>
        </w:r>
      </w:ins>
      <w:moveTo w:id="807" w:author="Chen Heller" w:date="2023-01-03T17:37:00Z">
        <w:del w:id="808"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792"/>
      <w:del w:id="809"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r w:rsidR="00D826D9">
        <w:t>. Additional exclusion criteria were used in the keyboard session</w:t>
      </w:r>
      <w:r w:rsidR="003B3AF4">
        <w:t>,</w:t>
      </w:r>
      <w:r w:rsidR="00D826D9">
        <w:t xml:space="preserve"> where trials were excluded if no response was given or if it was given less than 100ms or more than 740ms after target display.</w:t>
      </w:r>
    </w:p>
    <w:p w14:paraId="73317D39" w14:textId="5C40ABE3" w:rsidR="00904C49" w:rsidRDefault="00904C49">
      <w:pPr>
        <w:pStyle w:val="Heading4"/>
        <w:rPr>
          <w:ins w:id="810" w:author="Chen Heller" w:date="2023-01-09T17:17:00Z"/>
        </w:rPr>
        <w:pPrChange w:id="811" w:author="Chen Heller" w:date="2023-01-09T17:29:00Z">
          <w:pPr>
            <w:pStyle w:val="Heading3"/>
          </w:pPr>
        </w:pPrChange>
      </w:pPr>
      <w:ins w:id="812" w:author="Chen Heller" w:date="2023-01-09T17:17:00Z">
        <w:r>
          <w:t>Analysis</w:t>
        </w:r>
      </w:ins>
    </w:p>
    <w:p w14:paraId="672F29D2" w14:textId="77777777" w:rsidR="008F4EDF" w:rsidRDefault="00CA397F" w:rsidP="00904C49">
      <w:pPr>
        <w:rPr>
          <w:ins w:id="813" w:author="Chen Heller" w:date="2023-01-10T10:52:00Z"/>
        </w:rPr>
      </w:pPr>
      <w:ins w:id="814" w:author="Chen Heller" w:date="2023-01-09T17:17:00Z">
        <w:r>
          <w:t>All the comparisons between the congruent and incongruent conditions were corrected for multiple comparisons using the Tree-BH (</w:t>
        </w:r>
        <w:r>
          <w:fldChar w:fldCharType="begin"/>
        </w:r>
        <w:r>
          <w:instrText xml:space="preserve"> REF _Ref114050197 \h </w:instrText>
        </w:r>
      </w:ins>
      <w:ins w:id="815" w:author="Chen Heller" w:date="2023-01-09T17:17:00Z">
        <w:r>
          <w:fldChar w:fldCharType="separate"/>
        </w:r>
        <w:r>
          <w:t xml:space="preserve">Supplementary Figure </w:t>
        </w:r>
        <w:r>
          <w:rPr>
            <w:noProof/>
          </w:rPr>
          <w:t>1</w:t>
        </w:r>
        <w:r>
          <w:fldChar w:fldCharType="end"/>
        </w:r>
        <w:r>
          <w:t xml:space="preserve">) method 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In addition, normality of the residuals was tested with a QQ-plot, and a </w:t>
        </w:r>
        <w:r>
          <w:lastRenderedPageBreak/>
          <w:t>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see </w:t>
        </w:r>
        <w:r>
          <w:fldChar w:fldCharType="begin"/>
        </w:r>
        <w:r>
          <w:instrText xml:space="preserve"> REF _Ref114128122 \h </w:instrText>
        </w:r>
      </w:ins>
      <w:ins w:id="816" w:author="Chen Heller" w:date="2023-01-09T17:17:00Z">
        <w:r>
          <w:fldChar w:fldCharType="separate"/>
        </w:r>
        <w:r>
          <w:t xml:space="preserve">Supplementary Figure </w:t>
        </w:r>
        <w:r>
          <w:rPr>
            <w:noProof/>
          </w:rPr>
          <w:t>2</w:t>
        </w:r>
        <w:r>
          <w:fldChar w:fldCharType="end"/>
        </w:r>
        <w:r>
          <w:t>).</w:t>
        </w:r>
      </w:ins>
    </w:p>
    <w:p w14:paraId="0B2AF24F" w14:textId="0408F872" w:rsidR="00CA397F" w:rsidRPr="00B7042B" w:rsidRDefault="003E480D">
      <w:pPr>
        <w:pPrChange w:id="817" w:author="Chen Heller" w:date="2023-01-10T11:02:00Z">
          <w:pPr>
            <w:ind w:firstLine="0"/>
          </w:pPr>
        </w:pPrChange>
      </w:pPr>
      <w:ins w:id="818" w:author="Chen Heller" w:date="2023-01-10T10:55:00Z">
        <w:r>
          <w:t>C</w:t>
        </w:r>
      </w:ins>
      <w:ins w:id="819" w:author="Chen Heller" w:date="2023-01-10T10:54:00Z">
        <w:r w:rsidR="001D24FE">
          <w:t>omments received from colleagues a</w:t>
        </w:r>
      </w:ins>
      <w:ins w:id="820" w:author="Chen Heller" w:date="2023-01-09T17:17:00Z">
        <w:r w:rsidR="00CA397F">
          <w:t xml:space="preserve">fter </w:t>
        </w:r>
      </w:ins>
      <w:ins w:id="821" w:author="Chen Heller" w:date="2023-01-10T10:54:00Z">
        <w:r w:rsidR="001D24FE">
          <w:t xml:space="preserve">the </w:t>
        </w:r>
      </w:ins>
      <w:ins w:id="822" w:author="Chen Heller" w:date="2023-01-09T17:17:00Z">
        <w:r w:rsidR="00CA397F">
          <w:t>submission of the pre-</w:t>
        </w:r>
      </w:ins>
      <w:ins w:id="823" w:author="Chen Heller" w:date="2023-01-09T17:18:00Z">
        <w:r w:rsidR="00CA397F">
          <w:t>registration</w:t>
        </w:r>
      </w:ins>
      <w:ins w:id="824" w:author="Chen Heller" w:date="2023-01-09T17:17:00Z">
        <w:r w:rsidR="00CA397F">
          <w:t xml:space="preserve"> document</w:t>
        </w:r>
      </w:ins>
      <w:ins w:id="825" w:author="Chen Heller" w:date="2023-01-10T10:54:00Z">
        <w:r w:rsidR="001D24FE">
          <w:t xml:space="preserve"> </w:t>
        </w:r>
      </w:ins>
      <w:ins w:id="826" w:author="Chen Heller" w:date="2023-01-10T10:55:00Z">
        <w:r>
          <w:t xml:space="preserve">prompted two </w:t>
        </w:r>
      </w:ins>
      <w:ins w:id="827" w:author="Chen Heller" w:date="2023-01-10T11:00:00Z">
        <w:r w:rsidR="00527E95">
          <w:t xml:space="preserve">additional </w:t>
        </w:r>
      </w:ins>
      <w:ins w:id="828" w:author="Chen Heller" w:date="2023-01-10T10:55:00Z">
        <w:r>
          <w:t>analyses.</w:t>
        </w:r>
      </w:ins>
      <w:ins w:id="829" w:author="Chen Heller" w:date="2023-01-10T10:59:00Z">
        <w:r w:rsidR="004C0A6C">
          <w:t xml:space="preserve"> </w:t>
        </w:r>
      </w:ins>
      <w:ins w:id="830" w:author="Chen Heller" w:date="2023-01-10T10:55:00Z">
        <w:r>
          <w:t xml:space="preserve">The first </w:t>
        </w:r>
      </w:ins>
      <w:ins w:id="831" w:author="Chen Heller" w:date="2023-01-10T10:57:00Z">
        <w:r w:rsidR="00E543B7">
          <w:t>addresses</w:t>
        </w:r>
      </w:ins>
      <w:ins w:id="832" w:author="Chen Heller" w:date="2023-01-10T10:56:00Z">
        <w:r w:rsidR="00E543B7">
          <w:t xml:space="preserve"> the high variability between participants</w:t>
        </w:r>
      </w:ins>
      <w:ins w:id="833" w:author="Chen Heller" w:date="2023-01-10T10:57:00Z">
        <w:r w:rsidR="005345F0">
          <w:t xml:space="preserve"> </w:t>
        </w:r>
      </w:ins>
      <w:ins w:id="834" w:author="Chen Heller" w:date="2023-01-10T11:01:00Z">
        <w:r w:rsidR="00781772">
          <w:t>which</w:t>
        </w:r>
      </w:ins>
      <w:ins w:id="835" w:author="Chen Heller" w:date="2023-01-10T10:57:00Z">
        <w:r w:rsidR="005345F0">
          <w:t xml:space="preserve"> can obscure smaller but highly consistent effects. </w:t>
        </w:r>
      </w:ins>
      <w:ins w:id="836" w:author="Chen Heller" w:date="2023-01-10T10:58:00Z">
        <w:r w:rsidR="005345F0">
          <w:t>To improve the effect</w:t>
        </w:r>
      </w:ins>
      <w:ins w:id="837" w:author="Chen Heller" w:date="2023-01-10T11:02:00Z">
        <w:r w:rsidR="00B7042B">
          <w:t>s</w:t>
        </w:r>
      </w:ins>
      <w:ins w:id="838" w:author="Chen Heller" w:date="2023-01-10T11:07:00Z">
        <w:r w:rsidR="0001355D">
          <w:t>,</w:t>
        </w:r>
      </w:ins>
      <w:ins w:id="839" w:author="Chen Heller" w:date="2023-01-10T10:58:00Z">
        <w:r w:rsidR="005345F0">
          <w:t xml:space="preserve"> </w:t>
        </w:r>
      </w:ins>
      <w:ins w:id="840" w:author="Chen Heller" w:date="2023-01-10T11:07:00Z">
        <w:r w:rsidR="0001355D">
          <w:t xml:space="preserve">the </w:t>
        </w:r>
      </w:ins>
      <w:ins w:id="841" w:author="Chen Heller" w:date="2023-01-10T10:58:00Z">
        <w:r w:rsidR="005345F0">
          <w:t>non-timeseries variables were normalized within participant</w:t>
        </w:r>
      </w:ins>
      <w:ins w:id="842" w:author="Chen Heller" w:date="2023-01-10T10:59:00Z">
        <w:r w:rsidR="005345F0">
          <w:t>.</w:t>
        </w:r>
      </w:ins>
      <w:ins w:id="843" w:author="Chen Heller" w:date="2023-01-10T11:07:00Z">
        <w:r w:rsidR="00807DAB">
          <w:t xml:space="preserve"> </w:t>
        </w:r>
      </w:ins>
      <w:ins w:id="844" w:author="Chen Heller" w:date="2023-01-10T11:08:00Z">
        <w:r w:rsidR="00807DAB">
          <w:t>Both the original and the added analys</w:t>
        </w:r>
      </w:ins>
      <w:ins w:id="845" w:author="Chen Heller" w:date="2023-01-16T15:02:00Z">
        <w:r w:rsidR="00DB2938">
          <w:t>i</w:t>
        </w:r>
      </w:ins>
      <w:ins w:id="846" w:author="Chen Heller" w:date="2023-01-10T11:08:00Z">
        <w:r w:rsidR="00807DAB">
          <w:t>s r</w:t>
        </w:r>
      </w:ins>
      <w:ins w:id="847" w:author="Chen Heller" w:date="2023-01-10T11:07:00Z">
        <w:r w:rsidR="00807DAB">
          <w:t>esult</w:t>
        </w:r>
      </w:ins>
      <w:ins w:id="848" w:author="Chen Heller" w:date="2023-01-10T11:08:00Z">
        <w:r w:rsidR="00807DAB">
          <w:t xml:space="preserve">s are provided </w:t>
        </w:r>
      </w:ins>
      <w:ins w:id="849" w:author="Chen Heller" w:date="2023-01-10T11:09:00Z">
        <w:r w:rsidR="00CF4EE8">
          <w:t>in table [ref]</w:t>
        </w:r>
      </w:ins>
      <w:ins w:id="850" w:author="Chen Heller" w:date="2023-01-16T15:04:00Z">
        <w:r w:rsidR="00283B67">
          <w:t xml:space="preserve"> but only the normalized results are discussed in the results section below</w:t>
        </w:r>
      </w:ins>
      <w:ins w:id="851" w:author="Chen Heller" w:date="2023-01-10T11:08:00Z">
        <w:r w:rsidR="00807DAB">
          <w:t>.</w:t>
        </w:r>
      </w:ins>
      <w:ins w:id="852" w:author="Chen Heller" w:date="2023-01-10T11:02:00Z">
        <w:r w:rsidR="00B7042B">
          <w:t xml:space="preserve"> </w:t>
        </w:r>
      </w:ins>
      <w:ins w:id="853" w:author="Chen Heller" w:date="2023-01-10T11:03:00Z">
        <w:r w:rsidR="00B7042B">
          <w:t xml:space="preserve">The second </w:t>
        </w:r>
      </w:ins>
      <w:ins w:id="854" w:author="Chen Heller" w:date="2023-01-10T11:09:00Z">
        <w:r w:rsidR="007C1881">
          <w:t xml:space="preserve">analysis </w:t>
        </w:r>
      </w:ins>
      <w:ins w:id="855" w:author="Chen Heller" w:date="2023-01-10T11:14:00Z">
        <w:r w:rsidR="00A3121A">
          <w:t xml:space="preserve">acknowledges </w:t>
        </w:r>
      </w:ins>
      <w:ins w:id="856" w:author="Chen Heller" w:date="2023-01-09T17:30:00Z">
        <w:r w:rsidR="00CC0F3F">
          <w:t xml:space="preserve">the significance of the </w:t>
        </w:r>
      </w:ins>
      <w:ins w:id="857" w:author="Chen Heller" w:date="2023-01-10T11:14:00Z">
        <w:r w:rsidR="00A3121A">
          <w:t xml:space="preserve">temporal aspect </w:t>
        </w:r>
      </w:ins>
      <w:ins w:id="858" w:author="Chen Heller" w:date="2023-01-10T11:15:00Z">
        <w:r w:rsidR="00A3121A">
          <w:t xml:space="preserve">of the congruency effect, which </w:t>
        </w:r>
      </w:ins>
      <w:ins w:id="859" w:author="Chen Heller" w:date="2023-01-10T11:18:00Z">
        <w:r w:rsidR="00336757">
          <w:t xml:space="preserve">can </w:t>
        </w:r>
      </w:ins>
      <w:ins w:id="860" w:author="Chen Heller" w:date="2023-01-10T11:15:00Z">
        <w:r w:rsidR="00A3121A">
          <w:t xml:space="preserve">be estimated </w:t>
        </w:r>
      </w:ins>
      <w:ins w:id="861" w:author="Chen Heller" w:date="2023-01-10T11:18:00Z">
        <w:r w:rsidR="00336757">
          <w:t xml:space="preserve">only </w:t>
        </w:r>
      </w:ins>
      <w:ins w:id="862" w:author="Chen Heller" w:date="2023-01-10T11:20:00Z">
        <w:r w:rsidR="00A637E9">
          <w:t xml:space="preserve">when </w:t>
        </w:r>
      </w:ins>
      <w:commentRangeStart w:id="863"/>
      <w:ins w:id="864" w:author="Chen Heller" w:date="2023-01-10T11:21:00Z">
        <w:r w:rsidR="00B47AF7">
          <w:t xml:space="preserve">aborting </w:t>
        </w:r>
        <w:commentRangeEnd w:id="863"/>
        <w:r w:rsidR="00B47AF7">
          <w:rPr>
            <w:rStyle w:val="CommentReference"/>
          </w:rPr>
          <w:commentReference w:id="863"/>
        </w:r>
      </w:ins>
      <w:ins w:id="865" w:author="Chen Heller" w:date="2023-01-10T11:18:00Z">
        <w:r w:rsidR="00336757">
          <w:t xml:space="preserve">the </w:t>
        </w:r>
      </w:ins>
      <w:ins w:id="866" w:author="Chen Heller" w:date="2023-01-10T11:15:00Z">
        <w:r w:rsidR="00DC14CE">
          <w:t>spatial normaliz</w:t>
        </w:r>
      </w:ins>
      <w:ins w:id="867" w:author="Chen Heller" w:date="2023-01-10T11:18:00Z">
        <w:r w:rsidR="00336757">
          <w:t>ation</w:t>
        </w:r>
      </w:ins>
      <w:ins w:id="868" w:author="Chen Heller" w:date="2023-01-09T17:31:00Z">
        <w:r w:rsidR="00CC0F3F">
          <w:t xml:space="preserve">. </w:t>
        </w:r>
      </w:ins>
      <w:ins w:id="869" w:author="Chen Heller" w:date="2023-01-10T11:12:00Z">
        <w:r w:rsidR="00CC2EBD">
          <w:t>Accordingly</w:t>
        </w:r>
      </w:ins>
      <w:ins w:id="870" w:author="Chen Heller" w:date="2023-01-10T11:03:00Z">
        <w:r w:rsidR="00462CF1">
          <w:t>,</w:t>
        </w:r>
      </w:ins>
      <w:ins w:id="871" w:author="Chen Heller" w:date="2023-01-09T17:31:00Z">
        <w:r w:rsidR="0000469F">
          <w:t xml:space="preserve"> </w:t>
        </w:r>
      </w:ins>
      <w:ins w:id="872" w:author="Chen Heller" w:date="2023-01-10T11:22:00Z">
        <w:r w:rsidR="00751A94">
          <w:t>t</w:t>
        </w:r>
      </w:ins>
      <w:ins w:id="873" w:author="Chen Heller" w:date="2023-01-09T17:18:00Z">
        <w:r w:rsidR="00CA397F">
          <w:t xml:space="preserve">o </w:t>
        </w:r>
      </w:ins>
      <w:ins w:id="874" w:author="Chen Heller" w:date="2023-01-10T11:25:00Z">
        <w:r w:rsidR="000552C6">
          <w:t>average</w:t>
        </w:r>
      </w:ins>
      <w:ins w:id="875" w:author="Chen Heller" w:date="2023-01-10T11:24:00Z">
        <w:r w:rsidR="00722085">
          <w:t xml:space="preserve"> </w:t>
        </w:r>
      </w:ins>
      <w:ins w:id="876" w:author="Chen Heller" w:date="2023-01-09T17:18:00Z">
        <w:r w:rsidR="00CA397F">
          <w:t xml:space="preserve">the </w:t>
        </w:r>
      </w:ins>
      <w:ins w:id="877" w:author="Chen Heller" w:date="2023-01-10T11:22:00Z">
        <w:r w:rsidR="00751A94">
          <w:t xml:space="preserve">non-normalized </w:t>
        </w:r>
      </w:ins>
      <w:ins w:id="878" w:author="Chen Heller" w:date="2023-01-09T17:18:00Z">
        <w:r w:rsidR="00CA397F">
          <w:t>trajectories</w:t>
        </w:r>
      </w:ins>
      <w:ins w:id="879" w:author="Chen Heller" w:date="2023-01-10T11:25:00Z">
        <w:r w:rsidR="000552C6">
          <w:t xml:space="preserve"> within participant</w:t>
        </w:r>
      </w:ins>
      <w:ins w:id="880" w:author="Chen Heller" w:date="2023-01-09T17:18:00Z">
        <w:r w:rsidR="00CA397F">
          <w:t>, all trials were trimmed to identical duration of 340ms</w:t>
        </w:r>
      </w:ins>
      <w:ins w:id="881" w:author="Chen Heller" w:date="2023-01-10T11:23:00Z">
        <w:r w:rsidR="001719E9">
          <w:t xml:space="preserve"> which </w:t>
        </w:r>
      </w:ins>
      <w:commentRangeStart w:id="882"/>
      <w:ins w:id="883" w:author="Chen Heller" w:date="2023-01-09T17:18:00Z">
        <w:r w:rsidR="00CA397F">
          <w:t xml:space="preserve">encompasses </w:t>
        </w:r>
        <w:commentRangeEnd w:id="882"/>
        <w:r w:rsidR="00CA397F">
          <w:rPr>
            <w:rStyle w:val="CommentReference"/>
          </w:rPr>
          <w:commentReference w:id="882"/>
        </w:r>
        <w:r w:rsidR="00CA397F">
          <w:t>90% of the trials</w:t>
        </w:r>
      </w:ins>
      <w:ins w:id="884" w:author="Chen Heller" w:date="2023-01-10T11:23:00Z">
        <w:r w:rsidR="001719E9">
          <w:t xml:space="preserve">. The </w:t>
        </w:r>
      </w:ins>
      <w:ins w:id="885" w:author="Chen Heller" w:date="2023-01-09T17:18:00Z">
        <w:r w:rsidR="00CA397F">
          <w:t xml:space="preserve">other 10% </w:t>
        </w:r>
      </w:ins>
      <w:ins w:id="886" w:author="Chen Heller" w:date="2023-01-10T11:23:00Z">
        <w:r w:rsidR="001719E9">
          <w:t xml:space="preserve">were </w:t>
        </w:r>
      </w:ins>
      <w:ins w:id="887" w:author="Chen Heller" w:date="2023-01-09T17:18:00Z">
        <w:r w:rsidR="00CA397F">
          <w:t xml:space="preserve">excluded. A </w:t>
        </w:r>
        <w:commentRangeStart w:id="888"/>
        <w:r w:rsidR="00CA397F">
          <w:t>t-test was conducted at every timepoint</w:t>
        </w:r>
      </w:ins>
      <w:commentRangeEnd w:id="888"/>
      <w:ins w:id="889" w:author="Chen Heller" w:date="2023-01-10T11:05:00Z">
        <w:r w:rsidR="008566E6">
          <w:rPr>
            <w:rStyle w:val="CommentReference"/>
          </w:rPr>
          <w:commentReference w:id="888"/>
        </w:r>
      </w:ins>
      <w:ins w:id="890" w:author="Chen Heller" w:date="2023-01-09T17:18:00Z">
        <w:r w:rsidR="00CA397F">
          <w:t>, and adjacent significant values</w:t>
        </w:r>
      </w:ins>
      <w:ins w:id="891" w:author="Chen Heller" w:date="2023-01-10T11:27:00Z">
        <w:r w:rsidR="00B176EA">
          <w:t xml:space="preserve"> of similar sign</w:t>
        </w:r>
      </w:ins>
      <w:ins w:id="892" w:author="Chen Heller" w:date="2023-01-09T17:18:00Z">
        <w:r w:rsidR="00CA397F">
          <w:t xml:space="preserve"> were clustered together. Then a permutation and clustering procedure [</w:t>
        </w:r>
        <w:commentRangeStart w:id="893"/>
        <w:r w:rsidR="00CA397F">
          <w:t>ref</w:t>
        </w:r>
        <w:commentRangeEnd w:id="893"/>
        <w:r w:rsidR="00CA397F">
          <w:rPr>
            <w:rStyle w:val="CommentReference"/>
          </w:rPr>
          <w:commentReference w:id="893"/>
        </w:r>
        <w:r w:rsidR="00CA397F">
          <w:t xml:space="preserve">] was conducted to evaluate the clusters' significance and correct for multiple comparisons. Finally, </w:t>
        </w:r>
      </w:ins>
      <w:ins w:id="894" w:author="Chen Heller" w:date="2023-01-10T11:27:00Z">
        <w:r w:rsidR="00B176EA">
          <w:t xml:space="preserve">the </w:t>
        </w:r>
      </w:ins>
      <m:oMath>
        <m:r>
          <w:ins w:id="895" w:author="Chen Heller" w:date="2023-01-10T11:27:00Z">
            <w:rPr>
              <w:rFonts w:ascii="Cambria Math" w:hAnsi="Cambria Math"/>
            </w:rPr>
            <m:t>α</m:t>
          </w:ins>
        </m:r>
      </m:oMath>
      <w:ins w:id="896" w:author="Chen Heller" w:date="2023-01-10T11:27:00Z">
        <w:r w:rsidR="00B176EA">
          <w:t xml:space="preserve"> value was divided by </w:t>
        </w:r>
      </w:ins>
      <w:ins w:id="897" w:author="Chen Heller" w:date="2023-01-10T11:28:00Z">
        <w:r w:rsidR="00B176EA">
          <w:t xml:space="preserve">three </w:t>
        </w:r>
      </w:ins>
      <w:ins w:id="898" w:author="Chen Heller" w:date="2023-01-10T11:27:00Z">
        <w:r w:rsidR="00B176EA">
          <w:t xml:space="preserve">to correct for </w:t>
        </w:r>
      </w:ins>
      <w:ins w:id="899" w:author="Chen Heller" w:date="2023-01-10T11:28:00Z">
        <w:r w:rsidR="00B176EA">
          <w:t>the three permutation and clustering procedures performed (</w:t>
        </w:r>
        <w:r w:rsidR="00CC290A">
          <w:t xml:space="preserve">i.e., </w:t>
        </w:r>
      </w:ins>
      <w:ins w:id="900" w:author="Chen Heller" w:date="2023-01-10T11:29:00Z">
        <w:r w:rsidR="000E3FEB">
          <w:t xml:space="preserve">deviation from center, </w:t>
        </w:r>
      </w:ins>
      <w:ins w:id="901" w:author="Chen Heller" w:date="2023-01-10T11:28:00Z">
        <w:r w:rsidR="00B176EA">
          <w:t>velocity</w:t>
        </w:r>
      </w:ins>
      <w:ins w:id="902" w:author="Chen Heller" w:date="2023-01-10T11:29:00Z">
        <w:r w:rsidR="000E3FEB">
          <w:t>, and</w:t>
        </w:r>
      </w:ins>
      <w:ins w:id="903" w:author="Chen Heller" w:date="2023-01-10T11:28:00Z">
        <w:r w:rsidR="00B176EA">
          <w:t xml:space="preserve"> implied end point).</w:t>
        </w:r>
      </w:ins>
    </w:p>
    <w:p w14:paraId="3AA9C79F" w14:textId="69DF0122" w:rsidR="00D826D9" w:rsidRDefault="00D826D9" w:rsidP="006238E0">
      <w:pPr>
        <w:pStyle w:val="Heading3"/>
      </w:pPr>
      <w:bookmarkStart w:id="904" w:name="_Toc114485393"/>
      <w:r>
        <w:t>Results</w:t>
      </w:r>
      <w:bookmarkEnd w:id="904"/>
    </w:p>
    <w:p w14:paraId="438C6938" w14:textId="1131B167"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905" w:author="Chen Heller" w:date="2023-01-04T09:11:00Z" w:name="move123715935"/>
      <w:moveTo w:id="906" w:author="Chen Heller" w:date="2023-01-04T09:11:00Z">
        <w:r w:rsidR="00462D23">
          <w:t>Because using identical primes and target words in the congruent condition biases the responses towards the target, I only analyzed the responses in the incongruent condition to estimate prime visibility.</w:t>
        </w:r>
      </w:moveTo>
      <w:moveToRangeEnd w:id="905"/>
      <w:ins w:id="907" w:author="Chen Heller" w:date="2023-01-04T09:12:00Z">
        <w:r w:rsidR="00462D23">
          <w:t xml:space="preserve"> </w:t>
        </w:r>
      </w:ins>
      <w:r w:rsidR="00FD5D3D">
        <w:t xml:space="preserve">Objective recognition </w:t>
      </w:r>
      <w:r w:rsidR="00FD5D3D">
        <w:lastRenderedPageBreak/>
        <w:t>performance for the subjectively invisible stimuli was at chance level,</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592EF16E" w14:textId="332F2D81" w:rsidR="00691DE5" w:rsidRDefault="00652B7D" w:rsidP="00741F3D">
      <w:pPr>
        <w:rPr>
          <w:ins w:id="908" w:author="Chen Heller" w:date="2023-01-04T11:14:00Z"/>
        </w:rPr>
      </w:pPr>
      <w:r>
        <w:t xml:space="preserve">Congruency effect: </w:t>
      </w:r>
      <w:moveToRangeStart w:id="909" w:author="Chen Heller" w:date="2023-01-04T09:14:00Z" w:name="move123716079"/>
      <w:moveTo w:id="910" w:author="Chen Heller" w:date="2023-01-04T09:14:00Z">
        <w:del w:id="911" w:author="Chen Heller" w:date="2023-01-09T17:17:00Z">
          <w:r w:rsidR="00A7794D" w:rsidDel="00CA397F">
            <w:delText xml:space="preserve">All the comparisons between the congruent and incongruent conditions </w:delText>
          </w:r>
        </w:del>
        <w:del w:id="912" w:author="Chen Heller" w:date="2023-01-04T09:14:00Z">
          <w:r w:rsidR="00A7794D" w:rsidDel="00A7794D">
            <w:delText xml:space="preserve">in all four experiments </w:delText>
          </w:r>
        </w:del>
        <w:del w:id="913"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914" w:author="Chen Heller" w:date="2023-01-09T17:17:00Z"/>
      <w:moveTo w:id="915" w:author="Chen Heller" w:date="2023-01-04T09:14:00Z">
        <w:del w:id="916"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917" w:author="Chen Heller" w:date="2023-01-09T17:17:00Z"/>
      <w:moveTo w:id="918" w:author="Chen Heller" w:date="2023-01-04T09:14:00Z">
        <w:del w:id="919" w:author="Chen Heller" w:date="2023-01-09T17:17:00Z">
          <w:r w:rsidR="00000000">
            <w:fldChar w:fldCharType="separate"/>
          </w:r>
          <w:r w:rsidR="00A7794D" w:rsidDel="00CA397F">
            <w:fldChar w:fldCharType="end"/>
          </w:r>
          <w:r w:rsidR="00A7794D" w:rsidDel="00CA397F">
            <w:delText>).</w:delText>
          </w:r>
        </w:del>
      </w:moveTo>
      <w:moveToRangeEnd w:id="909"/>
      <w:r w:rsidR="00F01249">
        <w:t>A congruency effect was found in both measures</w:t>
      </w:r>
      <w:del w:id="920" w:author="Chen Heller" w:date="2023-01-04T11:08:00Z">
        <w:r w:rsidR="00F01249" w:rsidDel="00CB2CC7">
          <w:delText xml:space="preserve">, </w:delText>
        </w:r>
      </w:del>
      <w:ins w:id="921" w:author="Chen Heller" w:date="2023-01-04T11:08:00Z">
        <w:r w:rsidR="00CB2CC7">
          <w:t xml:space="preserve">. In the reaching task, </w:t>
        </w:r>
      </w:ins>
      <w:del w:id="922" w:author="Chen Heller" w:date="2023-01-04T11:08:00Z">
        <w:r w:rsidR="00F01249" w:rsidDel="007B2D69">
          <w:delText xml:space="preserve">as was evident by </w:delText>
        </w:r>
      </w:del>
      <w:r w:rsidR="00F01249">
        <w:t xml:space="preserve">the </w:t>
      </w:r>
      <w:del w:id="923" w:author="Chen Heller" w:date="2023-01-04T11:08:00Z">
        <w:r w:rsidR="00F01249" w:rsidDel="007B2D69">
          <w:delText xml:space="preserve">smaller </w:delText>
        </w:r>
      </w:del>
      <w:r w:rsidR="00F01249">
        <w:t>reach area</w:t>
      </w:r>
      <w:ins w:id="924"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925" w:author="Chen Heller" w:date="2023-01-04T11:09:00Z">
        <w:r w:rsidR="007B2D69">
          <w:t>, was smaller in the incongruent condition. In the keyboard task,</w:t>
        </w:r>
      </w:ins>
      <w:r w:rsidR="00F01249">
        <w:t xml:space="preserve"> </w:t>
      </w:r>
      <w:del w:id="926" w:author="Chen Heller" w:date="2023-01-04T11:09:00Z">
        <w:r w:rsidR="00F01249" w:rsidDel="007B2D69">
          <w:delText xml:space="preserve">and </w:delText>
        </w:r>
      </w:del>
      <w:r w:rsidR="00F01249">
        <w:t xml:space="preserve">slower </w:t>
      </w:r>
      <w:del w:id="927" w:author="Chen Heller" w:date="2023-01-04T11:10:00Z">
        <w:r w:rsidR="00F01249" w:rsidDel="0082689E">
          <w:delText>keyboard-</w:delText>
        </w:r>
      </w:del>
      <w:commentRangeStart w:id="928"/>
      <w:r w:rsidR="00F01249">
        <w:t>RT</w:t>
      </w:r>
      <w:commentRangeEnd w:id="928"/>
      <w:r w:rsidR="0082689E">
        <w:rPr>
          <w:rStyle w:val="CommentReference"/>
        </w:rPr>
        <w:commentReference w:id="928"/>
      </w:r>
      <w:r w:rsidR="00F01249">
        <w:t xml:space="preserve"> </w:t>
      </w:r>
      <w:ins w:id="929" w:author="Chen Heller" w:date="2023-01-04T11:10:00Z">
        <w:r w:rsidR="0082689E">
          <w:t xml:space="preserve">was observed </w:t>
        </w:r>
      </w:ins>
      <w:r w:rsidR="00F01249">
        <w:t>in the incongruent condition</w:t>
      </w:r>
      <w:r w:rsidR="00EC38FA">
        <w:t xml:space="preserve"> (</w:t>
      </w:r>
      <w:r w:rsidR="00EC38FA">
        <w:fldChar w:fldCharType="begin"/>
      </w:r>
      <w:r w:rsidR="00EC38FA">
        <w:instrText xml:space="preserve"> REF _Ref114068072 \h </w:instrText>
      </w:r>
      <w:r w:rsidR="00EC38FA">
        <w:fldChar w:fldCharType="separate"/>
      </w:r>
      <w:ins w:id="930" w:author="Chen Heller" w:date="2023-01-04T14:57:00Z">
        <w:r w:rsidR="00C56E28">
          <w:t xml:space="preserve">Table </w:t>
        </w:r>
        <w:r w:rsidR="00C56E28">
          <w:rPr>
            <w:noProof/>
          </w:rPr>
          <w:t>1</w:t>
        </w:r>
      </w:ins>
      <w:del w:id="931" w:author="Chen Heller" w:date="2023-01-04T14:57:00Z">
        <w:r w:rsidR="003251EA" w:rsidDel="00C56E28">
          <w:delText xml:space="preserve">Table </w:delText>
        </w:r>
        <w:r w:rsidR="003251EA" w:rsidDel="00C56E28">
          <w:rPr>
            <w:noProof/>
          </w:rPr>
          <w:delText>4</w:delText>
        </w:r>
      </w:del>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keyboard-RT effect (Cohen's d = </w:t>
      </w:r>
      <w:del w:id="932" w:author="Chen Heller" w:date="2023-01-16T14:56:00Z">
        <w:r w:rsidR="00E74CD9" w:rsidDel="007464CD">
          <w:delText>-</w:delText>
        </w:r>
      </w:del>
      <w:r w:rsidR="00E74CD9">
        <w:t>1.17</w:t>
      </w:r>
      <w:r w:rsidR="00CB5A32">
        <w:t xml:space="preserve">) </w:t>
      </w:r>
      <w:r w:rsidR="00346BB1">
        <w:t>was</w:t>
      </w:r>
      <w:r w:rsidR="00E74CD9">
        <w:t xml:space="preserve"> </w:t>
      </w:r>
      <w:r w:rsidR="00CB5A32">
        <w:t xml:space="preserve">larger than the reach area effect (Cohen's d = </w:t>
      </w:r>
      <w:r w:rsidR="00E74CD9">
        <w:t>0.</w:t>
      </w:r>
      <w:del w:id="933" w:author="Chen Heller" w:date="2023-01-16T14:58:00Z">
        <w:r w:rsidR="00E74CD9" w:rsidDel="00E075E9">
          <w:delText>69</w:delText>
        </w:r>
      </w:del>
      <w:ins w:id="934" w:author="Chen Heller" w:date="2023-01-16T14:58:00Z">
        <w:r w:rsidR="00E075E9">
          <w:t>6</w:t>
        </w:r>
        <w:r w:rsidR="00E075E9">
          <w:t>8</w:t>
        </w:r>
      </w:ins>
      <w:r w:rsidR="00CB5A32">
        <w:t xml:space="preserve">). </w:t>
      </w:r>
      <w:ins w:id="935" w:author="Chen Heller" w:date="2023-01-16T15:00:00Z">
        <w:r w:rsidR="008347B1">
          <w:t xml:space="preserve">However, reaching duration which was longer for incongruent trials produced a larger effect </w:t>
        </w:r>
      </w:ins>
      <w:ins w:id="936" w:author="Chen Heller" w:date="2023-01-16T15:02:00Z">
        <w:r w:rsidR="007156D0">
          <w:t xml:space="preserve">(Cohen's d = </w:t>
        </w:r>
        <w:r w:rsidR="002E0DD6">
          <w:t xml:space="preserve">1.25) </w:t>
        </w:r>
      </w:ins>
      <w:ins w:id="937" w:author="Chen Heller" w:date="2023-01-16T15:00:00Z">
        <w:r w:rsidR="008347B1">
          <w:t>tha</w:t>
        </w:r>
      </w:ins>
      <w:ins w:id="938" w:author="Chen Heller" w:date="2023-01-16T15:01:00Z">
        <w:r w:rsidR="007156D0">
          <w:t xml:space="preserve">t observed for the keyboard RT. </w:t>
        </w:r>
      </w:ins>
      <w:moveFromRangeStart w:id="939" w:author="Chen Heller" w:date="2023-01-04T11:14:00Z" w:name="move123723265"/>
      <w:moveFrom w:id="940"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941" w:author="Chen Heller" w:date="2023-01-04T11:14:00Z"/>
      <w:moveFrom w:id="942"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939"/>
      <w:commentRangeStart w:id="943"/>
      <w:ins w:id="944" w:author="Chen Heller" w:date="2023-01-04T12:14:00Z">
        <w:r w:rsidR="00116E2B">
          <w:t>Additionally, i</w:t>
        </w:r>
      </w:ins>
      <w:ins w:id="945" w:author="Chen Heller" w:date="2023-01-04T11:17:00Z">
        <w:r w:rsidR="00E3794C">
          <w:t xml:space="preserve">ncongruent trials </w:t>
        </w:r>
      </w:ins>
      <w:ins w:id="946" w:author="Chen Heller" w:date="2023-01-04T12:14:00Z">
        <w:r w:rsidR="00116E2B">
          <w:t>had</w:t>
        </w:r>
      </w:ins>
      <w:del w:id="947" w:author="Chen Heller" w:date="2023-01-04T12:14:00Z">
        <w:r w:rsidR="00F01249" w:rsidDel="00116E2B">
          <w:delText xml:space="preserve">The bias resulted in </w:delText>
        </w:r>
        <w:r w:rsidR="00285F78" w:rsidDel="00116E2B">
          <w:delText>an</w:delText>
        </w:r>
      </w:del>
      <w:r w:rsidR="00285F78">
        <w:t xml:space="preserve"> </w:t>
      </w:r>
      <w:r w:rsidR="00F01249">
        <w:t>extended traveled distance</w:t>
      </w:r>
      <w:ins w:id="948" w:author="Chen Heller" w:date="2023-01-04T12:14:00Z">
        <w:r w:rsidR="00116E2B">
          <w:t>s</w:t>
        </w:r>
      </w:ins>
      <w:ins w:id="949" w:author="Chen Heller" w:date="2023-01-04T11:15:00Z">
        <w:r w:rsidR="000428C9">
          <w:t xml:space="preserve">, </w:t>
        </w:r>
      </w:ins>
      <w:ins w:id="950" w:author="Chen Heller" w:date="2023-01-04T12:15:00Z">
        <w:r w:rsidR="00116E2B">
          <w:t xml:space="preserve">which are </w:t>
        </w:r>
      </w:ins>
      <w:ins w:id="951" w:author="Chen Heller" w:date="2023-01-04T11:16:00Z">
        <w:r w:rsidR="000428C9" w:rsidRPr="000428C9">
          <w:t xml:space="preserve">defined as the sum of Euclidean distances between </w:t>
        </w:r>
        <w:r w:rsidR="005F374C">
          <w:t xml:space="preserve">all adjacent </w:t>
        </w:r>
        <w:r w:rsidR="000428C9" w:rsidRPr="000428C9">
          <w:t>samples of a single trial</w:t>
        </w:r>
      </w:ins>
      <w:ins w:id="952" w:author="Chen Heller" w:date="2023-01-04T12:15:00Z">
        <w:r w:rsidR="00116E2B">
          <w:t>.</w:t>
        </w:r>
      </w:ins>
      <w:r w:rsidR="00F01249">
        <w:t xml:space="preserve"> </w:t>
      </w:r>
      <w:ins w:id="953" w:author="Chen Heller" w:date="2023-01-04T12:17:00Z">
        <w:r w:rsidR="000452AB" w:rsidRPr="000452AB">
          <w:t>Reaction time defined as the time from stimulus presentation up to movement onset</w:t>
        </w:r>
      </w:ins>
      <w:ins w:id="954" w:author="Chen Heller" w:date="2023-01-09T17:33:00Z">
        <w:r w:rsidR="00A40EA5">
          <w:t>,</w:t>
        </w:r>
      </w:ins>
      <w:ins w:id="955" w:author="Chen Heller" w:date="2023-01-04T12:17:00Z">
        <w:r w:rsidR="000452AB" w:rsidRPr="000452AB">
          <w:t xml:space="preserve"> </w:t>
        </w:r>
      </w:ins>
      <w:r w:rsidR="00F01249">
        <w:t xml:space="preserve">and </w:t>
      </w:r>
      <w:r w:rsidR="00285F78">
        <w:t xml:space="preserve">a </w:t>
      </w:r>
      <w:r w:rsidR="00F01249">
        <w:t xml:space="preserve">prolonged </w:t>
      </w:r>
      <w:del w:id="956" w:author="Chen Heller" w:date="2023-01-04T13:28:00Z">
        <w:r w:rsidR="00F01249" w:rsidDel="000128A2">
          <w:delText xml:space="preserve">movement </w:delText>
        </w:r>
      </w:del>
      <w:ins w:id="957" w:author="Chen Heller" w:date="2023-01-04T13:28:00Z">
        <w:r w:rsidR="000128A2">
          <w:t xml:space="preserve">reaching </w:t>
        </w:r>
      </w:ins>
      <w:r w:rsidR="00F01249">
        <w:t xml:space="preserve">duration in incongruent trials. </w:t>
      </w:r>
      <w:r w:rsidR="00CB785E">
        <w:t>In contrast</w:t>
      </w:r>
      <w:r w:rsidR="00F01249">
        <w:t xml:space="preserve">, reaction time and the number of changes of </w:t>
      </w:r>
      <w:r w:rsidR="00C0785D">
        <w:t>mind</w:t>
      </w:r>
      <w:ins w:id="958" w:author="Chen Heller" w:date="2023-01-04T14:54:00Z">
        <w:r w:rsidR="00741F3D">
          <w:t xml:space="preserve">, </w:t>
        </w:r>
        <w:r w:rsidR="00741F3D" w:rsidRPr="00741F3D">
          <w:t xml:space="preserve">defined as the </w:t>
        </w:r>
        <w:r w:rsidR="00741F3D" w:rsidRPr="00741F3D">
          <w:lastRenderedPageBreak/>
          <w:t xml:space="preserve">number of changes in implied </w:t>
        </w:r>
      </w:ins>
      <w:ins w:id="959" w:author="Chen Heller" w:date="2023-01-09T17:19:00Z">
        <w:r w:rsidR="004A35A9">
          <w:t>end point</w:t>
        </w:r>
      </w:ins>
      <w:ins w:id="960" w:author="Chen Heller" w:date="2023-01-04T14:54:00Z">
        <w:r w:rsidR="00741F3D" w:rsidRPr="00741F3D">
          <w:t xml:space="preserve"> along a single trial's trajectory. The implied </w:t>
        </w:r>
      </w:ins>
      <w:ins w:id="961" w:author="Chen Heller" w:date="2023-01-09T17:19:00Z">
        <w:r w:rsidR="004A35A9">
          <w:t>end point</w:t>
        </w:r>
      </w:ins>
      <w:ins w:id="962" w:author="Chen Heller" w:date="2023-01-04T14:54:00Z">
        <w:r w:rsidR="00741F3D" w:rsidRPr="00741F3D">
          <w:t xml:space="preserve"> was indicated by the side where the current tangent to the trajectory met the screen</w:t>
        </w:r>
      </w:ins>
      <w:commentRangeEnd w:id="943"/>
      <w:ins w:id="963" w:author="Chen Heller" w:date="2023-01-09T17:34:00Z">
        <w:r w:rsidR="00A40EA5">
          <w:rPr>
            <w:rStyle w:val="CommentReference"/>
          </w:rPr>
          <w:commentReference w:id="943"/>
        </w:r>
      </w:ins>
      <w:ins w:id="964" w:author="Chen Heller" w:date="2023-01-04T14:54:00Z">
        <w:r w:rsidR="00741F3D">
          <w:t>,</w:t>
        </w:r>
      </w:ins>
      <w:r w:rsidR="00C0785D">
        <w:t xml:space="preserve"> </w:t>
      </w:r>
      <w:r w:rsidR="00404743">
        <w:t xml:space="preserve">in the reaching session </w:t>
      </w:r>
      <w:r w:rsidR="00F01249">
        <w:t>did not differ between the conditions.</w:t>
      </w:r>
      <w:r w:rsidR="00594DA5">
        <w:t xml:space="preserve"> </w:t>
      </w:r>
    </w:p>
    <w:p w14:paraId="493CD208" w14:textId="46EAA527" w:rsidR="007309FB" w:rsidRDefault="00CB497F" w:rsidP="00695D3D">
      <w:commentRangeStart w:id="965"/>
      <w:ins w:id="966" w:author="Chen Heller" w:date="2023-01-10T10:06:00Z">
        <w:r>
          <w:rPr>
            <w:rFonts w:hint="cs"/>
          </w:rPr>
          <w:t>T</w:t>
        </w:r>
        <w:r>
          <w:t xml:space="preserve">he </w:t>
        </w:r>
      </w:ins>
      <w:moveToRangeStart w:id="967" w:author="Chen Heller" w:date="2023-01-04T11:14:00Z" w:name="move123723265"/>
      <w:moveTo w:id="968" w:author="Chen Heller" w:date="2023-01-04T11:14:00Z">
        <w:del w:id="969" w:author="Chen Heller" w:date="2023-01-10T10:06:00Z">
          <w:r w:rsidR="007309FB" w:rsidDel="00CB497F">
            <w:delText>A</w:delText>
          </w:r>
        </w:del>
        <w:r w:rsidR="007309FB">
          <w:t xml:space="preserve"> bias towards the incorrect answer in incongruent trials was </w:t>
        </w:r>
      </w:moveTo>
      <w:ins w:id="970" w:author="Chen Heller" w:date="2023-01-10T10:06:00Z">
        <w:r>
          <w:t xml:space="preserve">visually </w:t>
        </w:r>
      </w:ins>
      <w:moveTo w:id="971" w:author="Chen Heller" w:date="2023-01-04T11:14:00Z">
        <w:r w:rsidR="007309FB">
          <w:t>evident</w:t>
        </w:r>
      </w:moveTo>
      <w:ins w:id="972" w:author="Chen Heller" w:date="2023-01-16T15:17:00Z">
        <w:r w:rsidR="00932458">
          <w:t xml:space="preserve"> </w:t>
        </w:r>
        <w:r w:rsidR="00932458">
          <w:t xml:space="preserve">in the </w:t>
        </w:r>
        <w:r w:rsidR="00932458">
          <w:t xml:space="preserve">time dependent </w:t>
        </w:r>
        <w:r w:rsidR="00932458">
          <w:t>trajector</w:t>
        </w:r>
        <w:r w:rsidR="00932458">
          <w:t>ies</w:t>
        </w:r>
      </w:ins>
      <w:ins w:id="973" w:author="Chen Heller" w:date="2023-01-10T10:50:00Z">
        <w:r w:rsidR="002105AC">
          <w:t>, but not statistically</w:t>
        </w:r>
      </w:ins>
      <w:ins w:id="974" w:author="Chen Heller" w:date="2023-01-16T15:08:00Z">
        <w:r w:rsidR="00080A06">
          <w:t xml:space="preserve"> significant</w:t>
        </w:r>
      </w:ins>
      <w:moveTo w:id="975" w:author="Chen Heller" w:date="2023-01-04T11:14:00Z">
        <w:del w:id="976" w:author="Chen Heller" w:date="2023-01-16T15:17:00Z">
          <w:r w:rsidR="007309FB" w:rsidDel="00932458">
            <w:delText xml:space="preserve"> in the trajector</w:delText>
          </w:r>
        </w:del>
        <w:del w:id="977" w:author="Chen Heller" w:date="2023-01-10T10:06:00Z">
          <w:r w:rsidR="007309FB" w:rsidDel="00CB497F">
            <w:delText>y</w:delText>
          </w:r>
        </w:del>
      </w:moveTo>
      <w:ins w:id="978" w:author="Chen Heller" w:date="2023-01-10T10:50:00Z">
        <w:r w:rsidR="002105AC">
          <w:t xml:space="preserve"> </w:t>
        </w:r>
      </w:ins>
      <w:ins w:id="979" w:author="Chen Heller" w:date="2023-01-10T10:08:00Z">
        <w:r w:rsidR="001B3B76">
          <w:t>[</w:t>
        </w:r>
        <w:commentRangeStart w:id="980"/>
        <w:r w:rsidR="001B3B76">
          <w:t>ref</w:t>
        </w:r>
      </w:ins>
      <w:commentRangeEnd w:id="980"/>
      <w:ins w:id="981" w:author="Chen Heller" w:date="2023-01-10T10:09:00Z">
        <w:r w:rsidR="005956B2">
          <w:rPr>
            <w:rStyle w:val="CommentReference"/>
          </w:rPr>
          <w:commentReference w:id="980"/>
        </w:r>
      </w:ins>
      <w:ins w:id="982" w:author="Chen Heller" w:date="2023-01-10T10:08:00Z">
        <w:r w:rsidR="001B3B76">
          <w:t>]</w:t>
        </w:r>
      </w:ins>
      <w:ins w:id="983" w:author="Chen Heller" w:date="2023-01-10T10:07:00Z">
        <w:r w:rsidR="001B3B76">
          <w:t>.</w:t>
        </w:r>
      </w:ins>
      <w:ins w:id="984" w:author="Chen Heller" w:date="2023-01-16T16:46:00Z">
        <w:r w:rsidR="0072366B">
          <w:t xml:space="preserve"> </w:t>
        </w:r>
      </w:ins>
      <w:ins w:id="985" w:author="Chen Heller" w:date="2023-01-16T16:49:00Z">
        <w:r w:rsidR="00764059">
          <w:t xml:space="preserve">A </w:t>
        </w:r>
      </w:ins>
      <w:ins w:id="986" w:author="Chen Heller" w:date="2023-01-16T16:51:00Z">
        <w:r w:rsidR="004E28B9">
          <w:t xml:space="preserve">reviewer's </w:t>
        </w:r>
      </w:ins>
      <w:ins w:id="987" w:author="Chen Heller" w:date="2023-01-16T16:49:00Z">
        <w:r w:rsidR="00764059">
          <w:t xml:space="preserve"> comment pointed out that although the average trajectories capture the bias well, they do not represent the actual trajectories</w:t>
        </w:r>
      </w:ins>
      <w:ins w:id="988" w:author="Chen Heller" w:date="2023-01-16T16:52:00Z">
        <w:r w:rsidR="00274AAC">
          <w:t xml:space="preserve"> very well</w:t>
        </w:r>
      </w:ins>
      <w:ins w:id="989" w:author="Chen Heller" w:date="2023-01-16T16:49:00Z">
        <w:r w:rsidR="00764059">
          <w:t>, as can be seen in the single trial data presented in figure [ref]</w:t>
        </w:r>
        <w:r w:rsidR="00764059">
          <w:t xml:space="preserve">. </w:t>
        </w:r>
      </w:ins>
      <w:ins w:id="990" w:author="Chen Heller" w:date="2023-01-16T16:50:00Z">
        <w:r w:rsidR="00764059">
          <w:t xml:space="preserve">Therefore, </w:t>
        </w:r>
      </w:ins>
      <w:ins w:id="991" w:author="Chen Heller" w:date="2023-01-16T16:49:00Z">
        <w:r w:rsidR="00764059">
          <w:t xml:space="preserve">two </w:t>
        </w:r>
      </w:ins>
      <w:ins w:id="992" w:author="Chen Heller" w:date="2023-01-16T16:46:00Z">
        <w:r w:rsidR="0072366B">
          <w:t>additional time series variables</w:t>
        </w:r>
      </w:ins>
      <w:ins w:id="993" w:author="Chen Heller" w:date="2023-01-16T16:49:00Z">
        <w:r w:rsidR="00764059">
          <w:t xml:space="preserve"> were extracted from the data:</w:t>
        </w:r>
      </w:ins>
      <w:ins w:id="994" w:author="Chen Heller" w:date="2023-01-16T16:46:00Z">
        <w:r w:rsidR="0072366B">
          <w:t xml:space="preserve"> implied endpoint and horizontal velocity.</w:t>
        </w:r>
      </w:ins>
      <w:ins w:id="995" w:author="Chen Heller" w:date="2023-01-16T16:47:00Z">
        <w:r w:rsidR="000C2E01">
          <w:t xml:space="preserve"> Both measures are sensitive to changes in </w:t>
        </w:r>
      </w:ins>
      <w:ins w:id="996" w:author="Chen Heller" w:date="2023-01-16T16:50:00Z">
        <w:r w:rsidR="00953299">
          <w:t xml:space="preserve">direction and should therefor </w:t>
        </w:r>
      </w:ins>
      <w:ins w:id="997" w:author="Chen Heller" w:date="2023-01-16T16:47:00Z">
        <w:r w:rsidR="000C2E01">
          <w:t xml:space="preserve">reflect the </w:t>
        </w:r>
      </w:ins>
      <w:ins w:id="998" w:author="Chen Heller" w:date="2023-01-16T16:48:00Z">
        <w:r w:rsidR="00695D3D">
          <w:t>participants intentions earlier than the trajectory</w:t>
        </w:r>
      </w:ins>
      <w:ins w:id="999" w:author="Chen Heller" w:date="2023-01-16T16:50:00Z">
        <w:r w:rsidR="00953299">
          <w:t xml:space="preserve"> </w:t>
        </w:r>
      </w:ins>
      <w:ins w:id="1000" w:author="Chen Heller" w:date="2023-01-16T15:25:00Z">
        <w:r w:rsidR="00440750">
          <w:t>[</w:t>
        </w:r>
        <w:commentRangeStart w:id="1001"/>
        <w:r w:rsidR="00440750">
          <w:t>ref</w:t>
        </w:r>
        <w:commentRangeEnd w:id="1001"/>
        <w:r w:rsidR="00440750">
          <w:rPr>
            <w:rStyle w:val="CommentReference"/>
          </w:rPr>
          <w:commentReference w:id="1001"/>
        </w:r>
        <w:r w:rsidR="00440750">
          <w:t>]</w:t>
        </w:r>
      </w:ins>
      <w:ins w:id="1002" w:author="Chen Heller" w:date="2023-01-10T10:10:00Z">
        <w:r w:rsidR="005956B2">
          <w:t xml:space="preserve">. </w:t>
        </w:r>
      </w:ins>
      <w:ins w:id="1003" w:author="Chen Heller" w:date="2023-01-10T10:13:00Z">
        <w:r w:rsidR="00097547">
          <w:t xml:space="preserve">Horizontal velocity is </w:t>
        </w:r>
      </w:ins>
      <w:ins w:id="1004" w:author="Chen Heller" w:date="2023-01-10T10:14:00Z">
        <w:r w:rsidR="00097547">
          <w:t xml:space="preserve">calculated by dividing the </w:t>
        </w:r>
      </w:ins>
      <w:ins w:id="1005" w:author="Chen Heller" w:date="2023-01-10T10:15:00Z">
        <w:r w:rsidR="00520DBC">
          <w:t xml:space="preserve">distance along the X axis between each two points, by the </w:t>
        </w:r>
        <w:r w:rsidR="00DF171D">
          <w:t xml:space="preserve">sampling refresh rate, </w:t>
        </w:r>
      </w:ins>
      <w:ins w:id="1006" w:author="Chen Heller" w:date="2023-01-16T15:26:00Z">
        <w:r w:rsidR="00AB3759">
          <w:t xml:space="preserve">and it </w:t>
        </w:r>
      </w:ins>
      <w:ins w:id="1007" w:author="Chen Heller" w:date="2023-01-10T10:15:00Z">
        <w:r w:rsidR="00DF171D">
          <w:t xml:space="preserve">showed </w:t>
        </w:r>
      </w:ins>
      <w:ins w:id="1008" w:author="Chen Heller" w:date="2023-01-10T10:16:00Z">
        <w:r w:rsidR="00DF171D">
          <w:t xml:space="preserve">a significant cluster </w:t>
        </w:r>
      </w:ins>
      <w:ins w:id="1009" w:author="Chen Heller" w:date="2023-01-10T10:21:00Z">
        <w:r w:rsidR="00F077AD">
          <w:t>in the range 170-300ms from reaching onset (</w:t>
        </w:r>
      </w:ins>
      <w:ins w:id="1010" w:author="Chen Heller" w:date="2023-01-10T10:23:00Z">
        <w:r w:rsidR="00CA6C1D">
          <w:t xml:space="preserve">Cohen's </w:t>
        </w:r>
        <w:proofErr w:type="spellStart"/>
        <w:r w:rsidR="00CA6C1D">
          <w:t>d</w:t>
        </w:r>
        <w:r w:rsidR="00CA6C1D">
          <w:rPr>
            <w:vertAlign w:val="subscript"/>
          </w:rPr>
          <w:t>z</w:t>
        </w:r>
        <w:proofErr w:type="spellEnd"/>
        <w:r w:rsidR="00CA6C1D">
          <w:t xml:space="preserve"> = 0.79</w:t>
        </w:r>
      </w:ins>
      <w:ins w:id="1011" w:author="Chen Heller" w:date="2023-01-10T10:21:00Z">
        <w:r w:rsidR="00F077AD">
          <w:t>).</w:t>
        </w:r>
      </w:ins>
      <w:ins w:id="1012" w:author="Chen Heller" w:date="2023-01-10T10:23:00Z">
        <w:r w:rsidR="00CA6C1D">
          <w:t xml:space="preserve"> </w:t>
        </w:r>
      </w:ins>
      <w:ins w:id="1013" w:author="Chen Heller" w:date="2023-01-10T10:10:00Z">
        <w:r w:rsidR="005956B2">
          <w:t xml:space="preserve">Implied end point is the point where the </w:t>
        </w:r>
        <w:r w:rsidR="00A74725">
          <w:t xml:space="preserve">tangent to each </w:t>
        </w:r>
      </w:ins>
      <w:ins w:id="1014" w:author="Chen Heller" w:date="2023-01-10T10:11:00Z">
        <w:r w:rsidR="00A74725">
          <w:t>point along the trajectory meets the screen</w:t>
        </w:r>
      </w:ins>
      <w:ins w:id="1015" w:author="Chen Heller" w:date="2023-01-10T10:24:00Z">
        <w:r w:rsidR="00333FFD">
          <w:t xml:space="preserve">, and it showed a difference at similar time range 160-300ms (Cohen's </w:t>
        </w:r>
        <w:proofErr w:type="spellStart"/>
        <w:r w:rsidR="00333FFD">
          <w:t>d</w:t>
        </w:r>
        <w:r w:rsidR="00333FFD">
          <w:rPr>
            <w:vertAlign w:val="subscript"/>
          </w:rPr>
          <w:t>z</w:t>
        </w:r>
        <w:proofErr w:type="spellEnd"/>
        <w:r w:rsidR="00333FFD">
          <w:t xml:space="preserve"> = 0.76)</w:t>
        </w:r>
      </w:ins>
      <w:ins w:id="1016" w:author="Chen Heller" w:date="2023-01-10T10:11:00Z">
        <w:r w:rsidR="00A74725">
          <w:t xml:space="preserve">. </w:t>
        </w:r>
      </w:ins>
      <w:commentRangeEnd w:id="965"/>
      <w:ins w:id="1017" w:author="Chen Heller" w:date="2023-01-10T10:28:00Z">
        <w:r w:rsidR="000672DE">
          <w:rPr>
            <w:rStyle w:val="CommentReference"/>
          </w:rPr>
          <w:commentReference w:id="965"/>
        </w:r>
      </w:ins>
      <w:moveTo w:id="1018" w:author="Chen Heller" w:date="2023-01-04T11:14:00Z">
        <w:del w:id="1019" w:author="Chen Heller" w:date="2023-01-10T10:08:00Z">
          <w:r w:rsidR="007309FB" w:rsidDel="001B3B76">
            <w:delText>from 175.66ms to 390.88ms post target onset (24-94% path) as was found using a permutation and clustering procedure (</w:delText>
          </w:r>
          <w:r w:rsidR="007309FB" w:rsidDel="001B3B76">
            <w:fldChar w:fldCharType="begin"/>
          </w:r>
          <w:r w:rsidR="007309FB" w:rsidDel="001B3B76">
            <w:delInstrText xml:space="preserve"> REF _Ref113906821 \h </w:delInstrText>
          </w:r>
        </w:del>
      </w:moveTo>
      <w:del w:id="1020" w:author="Chen Heller" w:date="2023-01-10T10:08:00Z"/>
      <w:moveTo w:id="1021" w:author="Chen Heller" w:date="2023-01-04T11:14:00Z">
        <w:del w:id="1022" w:author="Chen Heller" w:date="2023-01-10T10:08:00Z">
          <w:r w:rsidR="007309FB" w:rsidDel="001B3B76">
            <w:fldChar w:fldCharType="separate"/>
          </w:r>
        </w:del>
        <w:del w:id="1023" w:author="Chen Heller" w:date="2023-01-04T14:57:00Z">
          <w:r w:rsidR="007309FB" w:rsidDel="00C56E28">
            <w:delText xml:space="preserve">Figure </w:delText>
          </w:r>
          <w:r w:rsidR="007309FB" w:rsidDel="00C56E28">
            <w:rPr>
              <w:noProof/>
            </w:rPr>
            <w:delText>6</w:delText>
          </w:r>
        </w:del>
        <w:del w:id="1024" w:author="Chen Heller" w:date="2023-01-10T10:08:00Z">
          <w:r w:rsidR="007309FB" w:rsidDel="001B3B76">
            <w:fldChar w:fldCharType="end"/>
          </w:r>
          <w:r w:rsidR="007309FB" w:rsidDel="001B3B76">
            <w:delText>, (a)).</w:delText>
          </w:r>
        </w:del>
      </w:moveTo>
      <w:moveToRangeEnd w:id="967"/>
    </w:p>
    <w:p w14:paraId="1C709955" w14:textId="3913C637" w:rsidR="006119BA" w:rsidRDefault="00F01249" w:rsidP="00FE0AE9">
      <w:del w:id="1025"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ins w:id="1026" w:author="Chen Heller" w:date="2023-01-04T16:27:00Z">
        <w:r w:rsidR="00D77F8D">
          <w:t>T</w:t>
        </w:r>
      </w:ins>
      <w:r>
        <w:t>he number of excluded trials</w:t>
      </w:r>
      <w:r w:rsidR="001F3AF5">
        <w:t xml:space="preserve"> </w:t>
      </w:r>
      <w:r>
        <w:t>in the reaching task was high and</w:t>
      </w:r>
      <w:r w:rsidR="00367B60">
        <w:t xml:space="preserve"> in fact</w:t>
      </w:r>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C56E28">
        <w:t xml:space="preserve">Supplementary Table </w:t>
      </w:r>
      <w:r w:rsidR="00C56E28">
        <w:rPr>
          <w:noProof/>
        </w:rPr>
        <w:t>2</w:t>
      </w:r>
      <w:r w:rsidR="006A1DF9">
        <w:fldChar w:fldCharType="end"/>
      </w:r>
      <w:r w:rsidR="007C13FD">
        <w:t>)</w:t>
      </w:r>
      <w:r>
        <w:t>.</w:t>
      </w:r>
    </w:p>
    <w:p w14:paraId="4CE0605F" w14:textId="5C75BE7B" w:rsidR="00774E47" w:rsidRDefault="00D60972" w:rsidP="008A0F94">
      <w:pPr>
        <w:jc w:val="left"/>
      </w:pPr>
      <w:r>
        <w:br w:type="page"/>
      </w:r>
    </w:p>
    <w:p w14:paraId="53CA5193" w14:textId="214C4E2C" w:rsidR="002436A8" w:rsidRDefault="002436A8" w:rsidP="005436B9">
      <w:pPr>
        <w:pStyle w:val="Caption"/>
      </w:pPr>
      <w:bookmarkStart w:id="1027" w:name="_Ref114068072"/>
      <w:commentRangeStart w:id="1028"/>
      <w:r>
        <w:lastRenderedPageBreak/>
        <w:t xml:space="preserve">Table </w:t>
      </w:r>
      <w:fldSimple w:instr=" SEQ Table \* ARABIC ">
        <w:ins w:id="1029" w:author="Chen Heller" w:date="2023-01-04T14:57:00Z">
          <w:r w:rsidR="00C56E28">
            <w:rPr>
              <w:noProof/>
            </w:rPr>
            <w:t>1</w:t>
          </w:r>
        </w:ins>
        <w:del w:id="1030" w:author="Chen Heller" w:date="2023-01-04T14:57:00Z">
          <w:r w:rsidR="003251EA" w:rsidDel="00C56E28">
            <w:rPr>
              <w:noProof/>
            </w:rPr>
            <w:delText>4</w:delText>
          </w:r>
        </w:del>
      </w:fldSimple>
      <w:bookmarkEnd w:id="1027"/>
      <w:r>
        <w:t>. Results of Experiment 4</w:t>
      </w:r>
      <w:commentRangeEnd w:id="1028"/>
      <w:r w:rsidR="00851859">
        <w:rPr>
          <w:rStyle w:val="CommentReference"/>
          <w:i w:val="0"/>
          <w:iCs w:val="0"/>
          <w:color w:val="auto"/>
        </w:rPr>
        <w:commentReference w:id="1028"/>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031"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032">
          <w:tblGrid>
            <w:gridCol w:w="284"/>
            <w:gridCol w:w="2269"/>
            <w:gridCol w:w="1701"/>
            <w:gridCol w:w="1701"/>
            <w:gridCol w:w="708"/>
            <w:gridCol w:w="1134"/>
            <w:gridCol w:w="1701"/>
            <w:gridCol w:w="709"/>
          </w:tblGrid>
        </w:tblGridChange>
      </w:tblGrid>
      <w:tr w:rsidR="001D2361" w14:paraId="010F9CD6" w14:textId="77777777" w:rsidTr="00E875AF">
        <w:trPr>
          <w:trHeight w:val="510"/>
          <w:trPrChange w:id="1033" w:author="Chen Heller" w:date="2023-01-09T11:22:00Z">
            <w:trPr>
              <w:trHeight w:val="510"/>
            </w:trPr>
          </w:trPrChange>
        </w:trPr>
        <w:tc>
          <w:tcPr>
            <w:tcW w:w="284" w:type="dxa"/>
            <w:tcBorders>
              <w:top w:val="single" w:sz="12" w:space="0" w:color="auto"/>
            </w:tcBorders>
            <w:tcPrChange w:id="1034"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035"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036"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037"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038"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039"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040"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041"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042" w:author="Chen Heller" w:date="2023-01-09T11:22:00Z">
            <w:trPr>
              <w:trHeight w:val="254"/>
            </w:trPr>
          </w:trPrChange>
        </w:trPr>
        <w:tc>
          <w:tcPr>
            <w:tcW w:w="284" w:type="dxa"/>
            <w:tcBorders>
              <w:bottom w:val="single" w:sz="12" w:space="0" w:color="auto"/>
            </w:tcBorders>
            <w:tcPrChange w:id="1043"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044"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045"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046"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047"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Change w:id="1048"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049"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050"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875AF">
        <w:trPr>
          <w:trHeight w:val="313"/>
          <w:trPrChange w:id="1051" w:author="Chen Heller" w:date="2023-01-09T11:22:00Z">
            <w:trPr>
              <w:trHeight w:val="313"/>
            </w:trPr>
          </w:trPrChange>
        </w:trPr>
        <w:tc>
          <w:tcPr>
            <w:tcW w:w="10207" w:type="dxa"/>
            <w:gridSpan w:val="8"/>
            <w:tcBorders>
              <w:top w:val="single" w:sz="12" w:space="0" w:color="auto"/>
            </w:tcBorders>
            <w:tcPrChange w:id="1052" w:author="Chen Heller" w:date="2023-01-09T11:22: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053" w:author="Chen Heller" w:date="2023-01-09T11:22:00Z">
            <w:trPr>
              <w:trHeight w:val="490"/>
            </w:trPr>
          </w:trPrChange>
        </w:trPr>
        <w:tc>
          <w:tcPr>
            <w:tcW w:w="284" w:type="dxa"/>
            <w:vMerge w:val="restart"/>
            <w:tcBorders>
              <w:bottom w:val="single" w:sz="12" w:space="0" w:color="auto"/>
            </w:tcBorders>
            <w:tcPrChange w:id="1054"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055"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056"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057" w:author="Chen Heller" w:date="2023-01-09T11:22:00Z">
              <w:tcPr>
                <w:tcW w:w="1701" w:type="dxa"/>
              </w:tcPr>
            </w:tcPrChange>
          </w:tcPr>
          <w:p w14:paraId="700FD41D" w14:textId="77777777" w:rsidR="001D2361" w:rsidRDefault="001D2361" w:rsidP="001D2361">
            <w:pPr>
              <w:ind w:firstLine="0"/>
            </w:pPr>
            <w:r>
              <w:t>1.74 (0.49)</w:t>
            </w:r>
          </w:p>
        </w:tc>
        <w:tc>
          <w:tcPr>
            <w:tcW w:w="708" w:type="dxa"/>
            <w:tcPrChange w:id="1058" w:author="Chen Heller" w:date="2023-01-09T11:22:00Z">
              <w:tcPr>
                <w:tcW w:w="708" w:type="dxa"/>
              </w:tcPr>
            </w:tcPrChange>
          </w:tcPr>
          <w:p w14:paraId="2A493D92" w14:textId="4C72C7C0" w:rsidR="001D2361" w:rsidRDefault="00C67208" w:rsidP="001D2361">
            <w:pPr>
              <w:ind w:firstLine="0"/>
            </w:pPr>
            <w:ins w:id="1059" w:author="Chen Heller" w:date="2023-01-16T11:46:00Z">
              <w:r>
                <w:t>3.75</w:t>
              </w:r>
            </w:ins>
          </w:p>
        </w:tc>
        <w:tc>
          <w:tcPr>
            <w:tcW w:w="1134" w:type="dxa"/>
            <w:tcPrChange w:id="1060" w:author="Chen Heller" w:date="2023-01-09T11:22:00Z">
              <w:tcPr>
                <w:tcW w:w="1134" w:type="dxa"/>
              </w:tcPr>
            </w:tcPrChange>
          </w:tcPr>
          <w:p w14:paraId="56CBC635" w14:textId="4E90E834" w:rsidR="001D2361" w:rsidRDefault="00C67208" w:rsidP="001D2361">
            <w:pPr>
              <w:ind w:firstLine="0"/>
            </w:pPr>
            <w:ins w:id="1061" w:author="Chen Heller" w:date="2023-01-16T11:46:00Z">
              <w:r>
                <w:t>&lt;</w:t>
              </w:r>
            </w:ins>
            <w:r w:rsidR="001D2361">
              <w:t>0.001*</w:t>
            </w:r>
          </w:p>
        </w:tc>
        <w:tc>
          <w:tcPr>
            <w:tcW w:w="1701" w:type="dxa"/>
            <w:tcPrChange w:id="1062" w:author="Chen Heller" w:date="2023-01-09T11:22:00Z">
              <w:tcPr>
                <w:tcW w:w="1701" w:type="dxa"/>
              </w:tcPr>
            </w:tcPrChange>
          </w:tcPr>
          <w:p w14:paraId="627FB39F" w14:textId="22FC44AE" w:rsidR="001D2361" w:rsidRDefault="001D2361" w:rsidP="001D2361">
            <w:pPr>
              <w:ind w:firstLine="0"/>
            </w:pPr>
            <w:r>
              <w:t>0.</w:t>
            </w:r>
            <w:del w:id="1063" w:author="Chen Heller" w:date="2023-01-16T11:46:00Z">
              <w:r w:rsidDel="001D39A8">
                <w:delText>16</w:delText>
              </w:r>
            </w:del>
            <w:ins w:id="1064" w:author="Chen Heller" w:date="2023-01-16T11:46:00Z">
              <w:r w:rsidR="001D39A8">
                <w:t>1</w:t>
              </w:r>
              <w:r w:rsidR="001D39A8">
                <w:t>5</w:t>
              </w:r>
            </w:ins>
            <w:r>
              <w:t>, 0.</w:t>
            </w:r>
            <w:del w:id="1065" w:author="Chen Heller" w:date="2023-01-16T11:46:00Z">
              <w:r w:rsidDel="001D39A8">
                <w:delText>52</w:delText>
              </w:r>
            </w:del>
            <w:ins w:id="1066" w:author="Chen Heller" w:date="2023-01-16T11:46:00Z">
              <w:r w:rsidR="001D39A8">
                <w:t>5</w:t>
              </w:r>
              <w:r w:rsidR="001D39A8">
                <w:t>3</w:t>
              </w:r>
            </w:ins>
          </w:p>
        </w:tc>
        <w:tc>
          <w:tcPr>
            <w:tcW w:w="709" w:type="dxa"/>
            <w:tcPrChange w:id="1067" w:author="Chen Heller" w:date="2023-01-09T11:22:00Z">
              <w:tcPr>
                <w:tcW w:w="709" w:type="dxa"/>
              </w:tcPr>
            </w:tcPrChange>
          </w:tcPr>
          <w:p w14:paraId="581AC8D5" w14:textId="72C4894C" w:rsidR="001D2361" w:rsidRDefault="001D2361" w:rsidP="001D2361">
            <w:pPr>
              <w:ind w:firstLine="0"/>
            </w:pPr>
            <w:r>
              <w:t>0.</w:t>
            </w:r>
            <w:del w:id="1068" w:author="Chen Heller" w:date="2023-01-16T11:46:00Z">
              <w:r w:rsidDel="001D39A8">
                <w:delText>69</w:delText>
              </w:r>
            </w:del>
            <w:ins w:id="1069" w:author="Chen Heller" w:date="2023-01-16T11:46:00Z">
              <w:r w:rsidR="001D39A8">
                <w:t>6</w:t>
              </w:r>
              <w:r w:rsidR="001D39A8">
                <w:t>8</w:t>
              </w:r>
            </w:ins>
          </w:p>
        </w:tc>
      </w:tr>
      <w:tr w:rsidR="001D2361" w14:paraId="4B03AE91" w14:textId="77777777" w:rsidTr="00E875AF">
        <w:trPr>
          <w:trHeight w:val="490"/>
          <w:trPrChange w:id="1070" w:author="Chen Heller" w:date="2023-01-09T11:22:00Z">
            <w:trPr>
              <w:trHeight w:val="490"/>
            </w:trPr>
          </w:trPrChange>
        </w:trPr>
        <w:tc>
          <w:tcPr>
            <w:tcW w:w="284" w:type="dxa"/>
            <w:vMerge/>
            <w:tcBorders>
              <w:top w:val="single" w:sz="12" w:space="0" w:color="auto"/>
              <w:bottom w:val="single" w:sz="12" w:space="0" w:color="auto"/>
            </w:tcBorders>
            <w:tcPrChange w:id="1071"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072"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073"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074"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075" w:author="Chen Heller" w:date="2023-01-09T11:22:00Z">
              <w:tcPr>
                <w:tcW w:w="708" w:type="dxa"/>
              </w:tcPr>
            </w:tcPrChange>
          </w:tcPr>
          <w:p w14:paraId="551354DC" w14:textId="3E18EF68" w:rsidR="001D2361" w:rsidRDefault="00051116" w:rsidP="001D2361">
            <w:pPr>
              <w:ind w:firstLine="0"/>
            </w:pPr>
            <w:ins w:id="1076" w:author="Chen Heller" w:date="2023-01-16T11:42:00Z">
              <w:r>
                <w:t>5.19</w:t>
              </w:r>
            </w:ins>
          </w:p>
        </w:tc>
        <w:tc>
          <w:tcPr>
            <w:tcW w:w="1134" w:type="dxa"/>
            <w:tcPrChange w:id="1077"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078" w:author="Chen Heller" w:date="2023-01-09T11:22:00Z">
              <w:tcPr>
                <w:tcW w:w="1701" w:type="dxa"/>
              </w:tcPr>
            </w:tcPrChange>
          </w:tcPr>
          <w:p w14:paraId="0408F6E5" w14:textId="296CDE9A" w:rsidR="001D2361" w:rsidRDefault="001D2361" w:rsidP="001D2361">
            <w:pPr>
              <w:ind w:firstLine="0"/>
            </w:pPr>
            <w:r>
              <w:t>-1.25, -0.</w:t>
            </w:r>
            <w:del w:id="1079" w:author="Chen Heller" w:date="2023-01-16T11:42:00Z">
              <w:r w:rsidDel="00051116">
                <w:delText>56</w:delText>
              </w:r>
            </w:del>
            <w:ins w:id="1080" w:author="Chen Heller" w:date="2023-01-16T11:42:00Z">
              <w:r w:rsidR="00051116">
                <w:t>5</w:t>
              </w:r>
              <w:r w:rsidR="00051116">
                <w:t>4</w:t>
              </w:r>
            </w:ins>
          </w:p>
        </w:tc>
        <w:tc>
          <w:tcPr>
            <w:tcW w:w="709" w:type="dxa"/>
            <w:tcPrChange w:id="1081" w:author="Chen Heller" w:date="2023-01-09T11:22:00Z">
              <w:tcPr>
                <w:tcW w:w="709" w:type="dxa"/>
              </w:tcPr>
            </w:tcPrChange>
          </w:tcPr>
          <w:p w14:paraId="66F47399" w14:textId="1FD1BCAB" w:rsidR="001D2361" w:rsidRDefault="001D2361" w:rsidP="001D2361">
            <w:pPr>
              <w:ind w:firstLine="0"/>
            </w:pPr>
            <w:r>
              <w:t>0.</w:t>
            </w:r>
            <w:del w:id="1082" w:author="Chen Heller" w:date="2023-01-16T11:42:00Z">
              <w:r w:rsidDel="00051116">
                <w:delText>95</w:delText>
              </w:r>
            </w:del>
            <w:ins w:id="1083" w:author="Chen Heller" w:date="2023-01-16T11:42:00Z">
              <w:r w:rsidR="00051116">
                <w:t>9</w:t>
              </w:r>
              <w:r w:rsidR="00051116">
                <w:t>4</w:t>
              </w:r>
            </w:ins>
          </w:p>
        </w:tc>
      </w:tr>
      <w:tr w:rsidR="001D2361" w14:paraId="5AF17B24" w14:textId="77777777" w:rsidTr="00E875AF">
        <w:trPr>
          <w:trHeight w:val="490"/>
          <w:trPrChange w:id="1084" w:author="Chen Heller" w:date="2023-01-09T11:22:00Z">
            <w:trPr>
              <w:trHeight w:val="490"/>
            </w:trPr>
          </w:trPrChange>
        </w:trPr>
        <w:tc>
          <w:tcPr>
            <w:tcW w:w="284" w:type="dxa"/>
            <w:vMerge/>
            <w:tcBorders>
              <w:top w:val="single" w:sz="12" w:space="0" w:color="auto"/>
              <w:bottom w:val="single" w:sz="12" w:space="0" w:color="auto"/>
            </w:tcBorders>
            <w:tcPrChange w:id="1085"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086" w:author="Chen Heller" w:date="2023-01-09T11:22:00Z">
              <w:tcPr>
                <w:tcW w:w="2269" w:type="dxa"/>
              </w:tcPr>
            </w:tcPrChange>
          </w:tcPr>
          <w:p w14:paraId="06588EC5" w14:textId="77777777" w:rsidR="001D2361" w:rsidRPr="002B41E9" w:rsidRDefault="001D2361" w:rsidP="001D2361">
            <w:pPr>
              <w:ind w:firstLine="0"/>
              <w:rPr>
                <w:b/>
                <w:bCs/>
                <w:highlight w:val="yellow"/>
                <w:rPrChange w:id="1087" w:author="Chen Heller" w:date="2023-01-09T11:40:00Z">
                  <w:rPr>
                    <w:b/>
                    <w:bCs/>
                  </w:rPr>
                </w:rPrChange>
              </w:rPr>
            </w:pPr>
            <w:commentRangeStart w:id="1088"/>
            <w:r w:rsidRPr="002B41E9">
              <w:rPr>
                <w:b/>
                <w:bCs/>
                <w:highlight w:val="yellow"/>
                <w:rPrChange w:id="1089" w:author="Chen Heller" w:date="2023-01-09T11:40:00Z">
                  <w:rPr>
                    <w:b/>
                    <w:bCs/>
                  </w:rPr>
                </w:rPrChange>
              </w:rPr>
              <w:t>Reaction time</w:t>
            </w:r>
            <w:commentRangeEnd w:id="1088"/>
            <w:r w:rsidR="00405902">
              <w:rPr>
                <w:rStyle w:val="CommentReference"/>
              </w:rPr>
              <w:commentReference w:id="1088"/>
            </w:r>
          </w:p>
        </w:tc>
        <w:tc>
          <w:tcPr>
            <w:tcW w:w="1701" w:type="dxa"/>
            <w:tcPrChange w:id="1090"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091"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092" w:author="Chen Heller" w:date="2023-01-09T11:22:00Z">
              <w:tcPr>
                <w:tcW w:w="708" w:type="dxa"/>
              </w:tcPr>
            </w:tcPrChange>
          </w:tcPr>
          <w:p w14:paraId="79043DD9" w14:textId="7FE4A116" w:rsidR="001D2361" w:rsidRDefault="001D2361" w:rsidP="001D2361">
            <w:pPr>
              <w:ind w:firstLine="0"/>
            </w:pPr>
            <w:del w:id="1093" w:author="Chen Heller" w:date="2023-01-16T11:28:00Z">
              <w:r w:rsidDel="00523E01">
                <w:delText>1.01</w:delText>
              </w:r>
            </w:del>
          </w:p>
        </w:tc>
        <w:tc>
          <w:tcPr>
            <w:tcW w:w="1134" w:type="dxa"/>
            <w:tcPrChange w:id="1094" w:author="Chen Heller" w:date="2023-01-09T11:22:00Z">
              <w:tcPr>
                <w:tcW w:w="1134" w:type="dxa"/>
              </w:tcPr>
            </w:tcPrChange>
          </w:tcPr>
          <w:p w14:paraId="32C5B30E" w14:textId="732101E4" w:rsidR="001D2361" w:rsidRDefault="001D2361" w:rsidP="001D2361">
            <w:pPr>
              <w:ind w:firstLine="0"/>
            </w:pPr>
            <w:r>
              <w:t>0.</w:t>
            </w:r>
            <w:del w:id="1095" w:author="Chen Heller" w:date="2023-01-16T11:17:00Z">
              <w:r w:rsidDel="00726F04">
                <w:delText>318</w:delText>
              </w:r>
            </w:del>
            <w:ins w:id="1096" w:author="Chen Heller" w:date="2023-01-16T11:17:00Z">
              <w:r w:rsidR="00726F04">
                <w:t>31</w:t>
              </w:r>
              <w:r w:rsidR="00726F04">
                <w:t>4</w:t>
              </w:r>
            </w:ins>
          </w:p>
        </w:tc>
        <w:tc>
          <w:tcPr>
            <w:tcW w:w="1701" w:type="dxa"/>
            <w:tcPrChange w:id="1097" w:author="Chen Heller" w:date="2023-01-09T11:22:00Z">
              <w:tcPr>
                <w:tcW w:w="1701" w:type="dxa"/>
              </w:tcPr>
            </w:tcPrChange>
          </w:tcPr>
          <w:p w14:paraId="6572F86D" w14:textId="41FEBFFD" w:rsidR="001D2361" w:rsidRDefault="001D2361" w:rsidP="001D2361">
            <w:pPr>
              <w:ind w:firstLine="0"/>
            </w:pPr>
            <w:r>
              <w:t>-5.</w:t>
            </w:r>
            <w:del w:id="1098" w:author="Chen Heller" w:date="2023-01-16T11:17:00Z">
              <w:r w:rsidDel="00726F04">
                <w:delText>31</w:delText>
              </w:r>
            </w:del>
            <w:ins w:id="1099" w:author="Chen Heller" w:date="2023-01-16T11:17:00Z">
              <w:r w:rsidR="00726F04">
                <w:t>12</w:t>
              </w:r>
            </w:ins>
            <w:r>
              <w:t>, 1.</w:t>
            </w:r>
            <w:del w:id="1100" w:author="Chen Heller" w:date="2023-01-16T11:17:00Z">
              <w:r w:rsidDel="00726F04">
                <w:delText>79</w:delText>
              </w:r>
            </w:del>
            <w:ins w:id="1101" w:author="Chen Heller" w:date="2023-01-16T11:17:00Z">
              <w:r w:rsidR="00726F04">
                <w:t>58</w:t>
              </w:r>
            </w:ins>
          </w:p>
        </w:tc>
        <w:tc>
          <w:tcPr>
            <w:tcW w:w="709" w:type="dxa"/>
            <w:tcPrChange w:id="1102"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103" w:author="Chen Heller" w:date="2023-01-09T11:22:00Z">
            <w:trPr>
              <w:trHeight w:val="490"/>
            </w:trPr>
          </w:trPrChange>
        </w:trPr>
        <w:tc>
          <w:tcPr>
            <w:tcW w:w="284" w:type="dxa"/>
            <w:vMerge/>
            <w:tcBorders>
              <w:top w:val="single" w:sz="12" w:space="0" w:color="auto"/>
              <w:bottom w:val="single" w:sz="12" w:space="0" w:color="auto"/>
            </w:tcBorders>
            <w:tcPrChange w:id="1104"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105" w:author="Chen Heller" w:date="2023-01-09T11:22:00Z">
              <w:tcPr>
                <w:tcW w:w="2269" w:type="dxa"/>
              </w:tcPr>
            </w:tcPrChange>
          </w:tcPr>
          <w:p w14:paraId="1D4FE0CF" w14:textId="3F467C3B" w:rsidR="001D2361" w:rsidRPr="002B41E9" w:rsidRDefault="001D2361" w:rsidP="001D2361">
            <w:pPr>
              <w:ind w:firstLine="0"/>
              <w:rPr>
                <w:b/>
                <w:bCs/>
                <w:highlight w:val="yellow"/>
                <w:rPrChange w:id="1106" w:author="Chen Heller" w:date="2023-01-09T11:40:00Z">
                  <w:rPr>
                    <w:b/>
                    <w:bCs/>
                  </w:rPr>
                </w:rPrChange>
              </w:rPr>
            </w:pPr>
            <w:del w:id="1107" w:author="Chen Heller" w:date="2023-01-04T13:30:00Z">
              <w:r w:rsidRPr="00B26FEC" w:rsidDel="00977059">
                <w:rPr>
                  <w:b/>
                  <w:bCs/>
                </w:rPr>
                <w:delText xml:space="preserve">Movement </w:delText>
              </w:r>
            </w:del>
            <w:ins w:id="1108" w:author="Chen Heller" w:date="2023-01-04T13:30:00Z">
              <w:r w:rsidR="00977059" w:rsidRPr="00B26FEC">
                <w:rPr>
                  <w:b/>
                  <w:bCs/>
                </w:rPr>
                <w:t xml:space="preserve">Reaching </w:t>
              </w:r>
            </w:ins>
            <w:r w:rsidR="003538C4" w:rsidRPr="00B26FEC">
              <w:rPr>
                <w:b/>
                <w:bCs/>
              </w:rPr>
              <w:t>duration</w:t>
            </w:r>
          </w:p>
        </w:tc>
        <w:tc>
          <w:tcPr>
            <w:tcW w:w="1701" w:type="dxa"/>
            <w:tcPrChange w:id="1109"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110"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111" w:author="Chen Heller" w:date="2023-01-09T11:22:00Z">
              <w:tcPr>
                <w:tcW w:w="708" w:type="dxa"/>
              </w:tcPr>
            </w:tcPrChange>
          </w:tcPr>
          <w:p w14:paraId="240BB847" w14:textId="39E0D470" w:rsidR="001D2361" w:rsidRDefault="001D2361" w:rsidP="001D2361">
            <w:pPr>
              <w:ind w:firstLine="0"/>
            </w:pPr>
            <w:del w:id="1112" w:author="Chen Heller" w:date="2023-01-16T11:25:00Z">
              <w:r w:rsidDel="00D76147">
                <w:delText>6.40</w:delText>
              </w:r>
            </w:del>
          </w:p>
        </w:tc>
        <w:tc>
          <w:tcPr>
            <w:tcW w:w="1134" w:type="dxa"/>
            <w:tcPrChange w:id="1113"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114" w:author="Chen Heller" w:date="2023-01-09T11:22:00Z">
              <w:tcPr>
                <w:tcW w:w="1701" w:type="dxa"/>
              </w:tcPr>
            </w:tcPrChange>
          </w:tcPr>
          <w:p w14:paraId="290AF343" w14:textId="028710BF" w:rsidR="001D2361" w:rsidRDefault="001D2361" w:rsidP="001D2361">
            <w:pPr>
              <w:ind w:firstLine="0"/>
            </w:pPr>
            <w:r>
              <w:t>-17.</w:t>
            </w:r>
            <w:del w:id="1115" w:author="Chen Heller" w:date="2023-01-16T11:26:00Z">
              <w:r w:rsidDel="00D76147">
                <w:delText>32</w:delText>
              </w:r>
            </w:del>
            <w:ins w:id="1116" w:author="Chen Heller" w:date="2023-01-16T11:26:00Z">
              <w:r w:rsidR="00D76147">
                <w:t>08</w:t>
              </w:r>
            </w:ins>
            <w:r>
              <w:t>, -</w:t>
            </w:r>
            <w:del w:id="1117" w:author="Chen Heller" w:date="2023-01-16T11:26:00Z">
              <w:r w:rsidDel="00D76147">
                <w:delText>8.93</w:delText>
              </w:r>
            </w:del>
            <w:ins w:id="1118" w:author="Chen Heller" w:date="2023-01-16T11:26:00Z">
              <w:r w:rsidR="00D76147">
                <w:t>9.17</w:t>
              </w:r>
            </w:ins>
          </w:p>
        </w:tc>
        <w:tc>
          <w:tcPr>
            <w:tcW w:w="709" w:type="dxa"/>
            <w:tcPrChange w:id="1119"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120" w:author="Chen Heller" w:date="2023-01-09T11:22:00Z">
            <w:trPr>
              <w:trHeight w:val="490"/>
            </w:trPr>
          </w:trPrChange>
        </w:trPr>
        <w:tc>
          <w:tcPr>
            <w:tcW w:w="284" w:type="dxa"/>
            <w:vMerge/>
            <w:tcBorders>
              <w:top w:val="single" w:sz="12" w:space="0" w:color="auto"/>
              <w:bottom w:val="single" w:sz="12" w:space="0" w:color="auto"/>
            </w:tcBorders>
            <w:tcPrChange w:id="1121"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122"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commentRangeStart w:id="1123"/>
            <w:del w:id="1124" w:author="Chen Heller" w:date="2023-01-16T11:43:00Z">
              <w:r w:rsidRPr="00EA2CED" w:rsidDel="00E07CA8">
                <w:rPr>
                  <w:b/>
                  <w:bCs/>
                </w:rPr>
                <w:delText>COM</w:delText>
              </w:r>
            </w:del>
          </w:p>
        </w:tc>
        <w:tc>
          <w:tcPr>
            <w:tcW w:w="1701" w:type="dxa"/>
            <w:tcBorders>
              <w:bottom w:val="single" w:sz="12" w:space="0" w:color="auto"/>
            </w:tcBorders>
            <w:tcPrChange w:id="1125" w:author="Chen Heller" w:date="2023-01-09T11:22:00Z">
              <w:tcPr>
                <w:tcW w:w="1701" w:type="dxa"/>
                <w:tcBorders>
                  <w:bottom w:val="single" w:sz="12" w:space="0" w:color="auto"/>
                </w:tcBorders>
              </w:tcPr>
            </w:tcPrChange>
          </w:tcPr>
          <w:p w14:paraId="309C5D92" w14:textId="694FB348" w:rsidR="001D2361" w:rsidRDefault="001D2361" w:rsidP="001D2361">
            <w:pPr>
              <w:ind w:firstLine="0"/>
            </w:pPr>
            <w:del w:id="1126" w:author="Chen Heller" w:date="2023-01-16T11:43:00Z">
              <w:r w:rsidDel="00E07CA8">
                <w:delText>0.24 (0.12)</w:delText>
              </w:r>
            </w:del>
          </w:p>
        </w:tc>
        <w:tc>
          <w:tcPr>
            <w:tcW w:w="1701" w:type="dxa"/>
            <w:tcBorders>
              <w:bottom w:val="single" w:sz="12" w:space="0" w:color="auto"/>
            </w:tcBorders>
            <w:tcPrChange w:id="1127" w:author="Chen Heller" w:date="2023-01-09T11:22:00Z">
              <w:tcPr>
                <w:tcW w:w="1701" w:type="dxa"/>
                <w:tcBorders>
                  <w:bottom w:val="single" w:sz="12" w:space="0" w:color="auto"/>
                </w:tcBorders>
              </w:tcPr>
            </w:tcPrChange>
          </w:tcPr>
          <w:p w14:paraId="79BE72CB" w14:textId="2427CECA" w:rsidR="001D2361" w:rsidRDefault="001D2361" w:rsidP="001D2361">
            <w:pPr>
              <w:ind w:firstLine="0"/>
            </w:pPr>
            <w:del w:id="1128" w:author="Chen Heller" w:date="2023-01-16T11:43:00Z">
              <w:r w:rsidDel="00E07CA8">
                <w:delText>0.22 (0.11)</w:delText>
              </w:r>
            </w:del>
          </w:p>
        </w:tc>
        <w:tc>
          <w:tcPr>
            <w:tcW w:w="708" w:type="dxa"/>
            <w:tcBorders>
              <w:bottom w:val="single" w:sz="12" w:space="0" w:color="auto"/>
            </w:tcBorders>
            <w:tcPrChange w:id="1129" w:author="Chen Heller" w:date="2023-01-09T11:22:00Z">
              <w:tcPr>
                <w:tcW w:w="708" w:type="dxa"/>
                <w:tcBorders>
                  <w:bottom w:val="single" w:sz="12" w:space="0" w:color="auto"/>
                </w:tcBorders>
              </w:tcPr>
            </w:tcPrChange>
          </w:tcPr>
          <w:p w14:paraId="1A46BDE6" w14:textId="0225B851" w:rsidR="001D2361" w:rsidRDefault="001D2361" w:rsidP="001D2361">
            <w:pPr>
              <w:ind w:firstLine="0"/>
            </w:pPr>
            <w:del w:id="1130" w:author="Chen Heller" w:date="2023-01-16T11:43:00Z">
              <w:r w:rsidDel="00E07CA8">
                <w:delText>1.06</w:delText>
              </w:r>
            </w:del>
          </w:p>
        </w:tc>
        <w:tc>
          <w:tcPr>
            <w:tcW w:w="1134" w:type="dxa"/>
            <w:tcBorders>
              <w:bottom w:val="single" w:sz="12" w:space="0" w:color="auto"/>
            </w:tcBorders>
            <w:tcPrChange w:id="1131" w:author="Chen Heller" w:date="2023-01-09T11:22:00Z">
              <w:tcPr>
                <w:tcW w:w="1134" w:type="dxa"/>
                <w:tcBorders>
                  <w:bottom w:val="single" w:sz="12" w:space="0" w:color="auto"/>
                </w:tcBorders>
              </w:tcPr>
            </w:tcPrChange>
          </w:tcPr>
          <w:p w14:paraId="26EFE69D" w14:textId="15A355F0" w:rsidR="001D2361" w:rsidRDefault="001D2361" w:rsidP="001D2361">
            <w:pPr>
              <w:ind w:firstLine="0"/>
            </w:pPr>
            <w:del w:id="1132" w:author="Chen Heller" w:date="2023-01-16T11:43:00Z">
              <w:r w:rsidDel="00E07CA8">
                <w:delText>0.318</w:delText>
              </w:r>
            </w:del>
          </w:p>
        </w:tc>
        <w:tc>
          <w:tcPr>
            <w:tcW w:w="1701" w:type="dxa"/>
            <w:tcBorders>
              <w:bottom w:val="single" w:sz="12" w:space="0" w:color="auto"/>
            </w:tcBorders>
            <w:tcPrChange w:id="1133" w:author="Chen Heller" w:date="2023-01-09T11:22:00Z">
              <w:tcPr>
                <w:tcW w:w="1701" w:type="dxa"/>
                <w:tcBorders>
                  <w:bottom w:val="single" w:sz="12" w:space="0" w:color="auto"/>
                </w:tcBorders>
              </w:tcPr>
            </w:tcPrChange>
          </w:tcPr>
          <w:p w14:paraId="5C6EE881" w14:textId="6E77AADA" w:rsidR="001D2361" w:rsidRDefault="001D2361" w:rsidP="001D2361">
            <w:pPr>
              <w:ind w:firstLine="0"/>
            </w:pPr>
            <w:del w:id="1134" w:author="Chen Heller" w:date="2023-01-16T11:43:00Z">
              <w:r w:rsidDel="00E07CA8">
                <w:delText>-0.02, 0.06</w:delText>
              </w:r>
            </w:del>
          </w:p>
        </w:tc>
        <w:tc>
          <w:tcPr>
            <w:tcW w:w="709" w:type="dxa"/>
            <w:tcBorders>
              <w:bottom w:val="single" w:sz="12" w:space="0" w:color="auto"/>
            </w:tcBorders>
            <w:tcPrChange w:id="1135" w:author="Chen Heller" w:date="2023-01-09T11:22:00Z">
              <w:tcPr>
                <w:tcW w:w="709" w:type="dxa"/>
                <w:tcBorders>
                  <w:bottom w:val="single" w:sz="12" w:space="0" w:color="auto"/>
                </w:tcBorders>
              </w:tcPr>
            </w:tcPrChange>
          </w:tcPr>
          <w:p w14:paraId="25DA840B" w14:textId="14F6F2B7" w:rsidR="001D2361" w:rsidRDefault="001D2361" w:rsidP="001D2361">
            <w:pPr>
              <w:ind w:firstLine="0"/>
            </w:pPr>
            <w:del w:id="1136" w:author="Chen Heller" w:date="2023-01-16T11:43:00Z">
              <w:r w:rsidDel="00E07CA8">
                <w:delText>0.19</w:delText>
              </w:r>
            </w:del>
            <w:commentRangeEnd w:id="1123"/>
            <w:r w:rsidR="00BA1FA9">
              <w:rPr>
                <w:rStyle w:val="CommentReference"/>
              </w:rPr>
              <w:commentReference w:id="1123"/>
            </w:r>
          </w:p>
        </w:tc>
      </w:tr>
      <w:tr w:rsidR="001D2361" w14:paraId="5199F135" w14:textId="77777777" w:rsidTr="00E875AF">
        <w:trPr>
          <w:trHeight w:val="285"/>
          <w:trPrChange w:id="1137" w:author="Chen Heller" w:date="2023-01-09T11:22:00Z">
            <w:trPr>
              <w:trHeight w:val="285"/>
            </w:trPr>
          </w:trPrChange>
        </w:trPr>
        <w:tc>
          <w:tcPr>
            <w:tcW w:w="10207" w:type="dxa"/>
            <w:gridSpan w:val="8"/>
            <w:tcPrChange w:id="1138" w:author="Chen Heller" w:date="2023-01-09T11:22: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139" w:author="Chen Heller" w:date="2023-01-09T11:37:00Z">
            <w:trPr>
              <w:trHeight w:val="490"/>
            </w:trPr>
          </w:trPrChange>
        </w:trPr>
        <w:tc>
          <w:tcPr>
            <w:tcW w:w="284" w:type="dxa"/>
            <w:tcBorders>
              <w:bottom w:val="single" w:sz="12" w:space="0" w:color="000000"/>
            </w:tcBorders>
            <w:tcPrChange w:id="1140"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141"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142"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143"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144"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145"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146"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147"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EE05E08" w14:textId="77777777" w:rsidTr="00EE7036">
        <w:trPr>
          <w:trHeight w:val="283"/>
          <w:ins w:id="1148" w:author="Chen Heller" w:date="2023-01-09T11:35:00Z"/>
          <w:trPrChange w:id="1149" w:author="Chen Heller" w:date="2023-01-09T11:37:00Z">
            <w:trPr>
              <w:trHeight w:val="490"/>
            </w:trPr>
          </w:trPrChange>
        </w:trPr>
        <w:tc>
          <w:tcPr>
            <w:tcW w:w="10207" w:type="dxa"/>
            <w:gridSpan w:val="8"/>
            <w:tcBorders>
              <w:top w:val="single" w:sz="12" w:space="0" w:color="000000"/>
            </w:tcBorders>
            <w:tcPrChange w:id="1150" w:author="Chen Heller" w:date="2023-01-09T11:37:00Z">
              <w:tcPr>
                <w:tcW w:w="10207" w:type="dxa"/>
                <w:gridSpan w:val="8"/>
                <w:tcBorders>
                  <w:bottom w:val="single" w:sz="12" w:space="0" w:color="auto"/>
                </w:tcBorders>
              </w:tcPr>
            </w:tcPrChange>
          </w:tcPr>
          <w:p w14:paraId="3BD754E3" w14:textId="1B62CD08" w:rsidR="00EE7036" w:rsidRDefault="00EE7036" w:rsidP="00EE7036">
            <w:pPr>
              <w:ind w:firstLine="0"/>
              <w:rPr>
                <w:ins w:id="1151" w:author="Chen Heller" w:date="2023-01-09T11:35:00Z"/>
              </w:rPr>
            </w:pPr>
            <w:ins w:id="1152" w:author="Chen Heller" w:date="2023-01-09T11:36:00Z">
              <w:r>
                <w:rPr>
                  <w:b/>
                  <w:bCs/>
                </w:rPr>
                <w:t>Reaching</w:t>
              </w:r>
            </w:ins>
            <w:ins w:id="1153" w:author="Chen Heller" w:date="2023-01-09T11:38:00Z">
              <w:r>
                <w:rPr>
                  <w:b/>
                  <w:bCs/>
                </w:rPr>
                <w:t xml:space="preserve"> </w:t>
              </w:r>
            </w:ins>
            <w:ins w:id="1154" w:author="Chen Heller" w:date="2023-01-16T09:56:00Z">
              <w:r w:rsidR="008108F6">
                <w:rPr>
                  <w:b/>
                  <w:bCs/>
                </w:rPr>
                <w:t>–</w:t>
              </w:r>
            </w:ins>
            <w:ins w:id="1155" w:author="Chen Heller" w:date="2023-01-09T11:38:00Z">
              <w:r>
                <w:rPr>
                  <w:b/>
                  <w:bCs/>
                </w:rPr>
                <w:t xml:space="preserve"> Normalized</w:t>
              </w:r>
            </w:ins>
          </w:p>
        </w:tc>
      </w:tr>
      <w:tr w:rsidR="00EE7036" w14:paraId="1D374BAA" w14:textId="77777777" w:rsidTr="00EE7036">
        <w:trPr>
          <w:trHeight w:val="490"/>
          <w:ins w:id="1156" w:author="Chen Heller" w:date="2023-01-09T11:35:00Z"/>
          <w:trPrChange w:id="1157" w:author="Chen Heller" w:date="2023-01-09T11:37:00Z">
            <w:trPr>
              <w:trHeight w:val="490"/>
            </w:trPr>
          </w:trPrChange>
        </w:trPr>
        <w:tc>
          <w:tcPr>
            <w:tcW w:w="284" w:type="dxa"/>
            <w:tcPrChange w:id="1158" w:author="Chen Heller" w:date="2023-01-09T11:37:00Z">
              <w:tcPr>
                <w:tcW w:w="284" w:type="dxa"/>
                <w:tcBorders>
                  <w:bottom w:val="single" w:sz="12" w:space="0" w:color="auto"/>
                </w:tcBorders>
              </w:tcPr>
            </w:tcPrChange>
          </w:tcPr>
          <w:p w14:paraId="02F45D7B" w14:textId="77777777" w:rsidR="00EE7036" w:rsidRPr="00EA2CED" w:rsidRDefault="00EE7036" w:rsidP="00EE7036">
            <w:pPr>
              <w:ind w:firstLine="0"/>
              <w:rPr>
                <w:ins w:id="1159" w:author="Chen Heller" w:date="2023-01-09T11:35:00Z"/>
                <w:b/>
                <w:bCs/>
              </w:rPr>
            </w:pPr>
          </w:p>
        </w:tc>
        <w:tc>
          <w:tcPr>
            <w:tcW w:w="2269" w:type="dxa"/>
            <w:tcPrChange w:id="1160" w:author="Chen Heller" w:date="2023-01-09T11:37:00Z">
              <w:tcPr>
                <w:tcW w:w="2269" w:type="dxa"/>
                <w:tcBorders>
                  <w:bottom w:val="single" w:sz="12" w:space="0" w:color="auto"/>
                </w:tcBorders>
              </w:tcPr>
            </w:tcPrChange>
          </w:tcPr>
          <w:p w14:paraId="73B2ED7B" w14:textId="39EE332F" w:rsidR="00EE7036" w:rsidRDefault="00EE7036" w:rsidP="00EE7036">
            <w:pPr>
              <w:ind w:firstLine="0"/>
              <w:rPr>
                <w:ins w:id="1161" w:author="Chen Heller" w:date="2023-01-09T11:35:00Z"/>
                <w:b/>
                <w:bCs/>
              </w:rPr>
            </w:pPr>
            <w:ins w:id="1162" w:author="Chen Heller" w:date="2023-01-09T11:36:00Z">
              <w:r w:rsidRPr="00EA2CED">
                <w:rPr>
                  <w:b/>
                  <w:bCs/>
                </w:rPr>
                <w:t>Traveled distance</w:t>
              </w:r>
            </w:ins>
          </w:p>
        </w:tc>
        <w:tc>
          <w:tcPr>
            <w:tcW w:w="1701" w:type="dxa"/>
            <w:tcPrChange w:id="1163" w:author="Chen Heller" w:date="2023-01-09T11:37:00Z">
              <w:tcPr>
                <w:tcW w:w="1701" w:type="dxa"/>
                <w:tcBorders>
                  <w:bottom w:val="single" w:sz="12" w:space="0" w:color="auto"/>
                </w:tcBorders>
              </w:tcPr>
            </w:tcPrChange>
          </w:tcPr>
          <w:p w14:paraId="324D7190" w14:textId="52FAE569" w:rsidR="00EE7036" w:rsidRDefault="00827E2E" w:rsidP="00EE7036">
            <w:pPr>
              <w:ind w:firstLine="0"/>
              <w:rPr>
                <w:ins w:id="1164" w:author="Chen Heller" w:date="2023-01-09T11:35:00Z"/>
              </w:rPr>
            </w:pPr>
            <w:ins w:id="1165" w:author="Chen Heller" w:date="2023-01-16T09:45:00Z">
              <w:r>
                <w:t>-8.79 (15.55)</w:t>
              </w:r>
            </w:ins>
          </w:p>
        </w:tc>
        <w:tc>
          <w:tcPr>
            <w:tcW w:w="1701" w:type="dxa"/>
            <w:tcPrChange w:id="1166" w:author="Chen Heller" w:date="2023-01-09T11:37:00Z">
              <w:tcPr>
                <w:tcW w:w="1701" w:type="dxa"/>
                <w:tcBorders>
                  <w:bottom w:val="single" w:sz="12" w:space="0" w:color="auto"/>
                </w:tcBorders>
              </w:tcPr>
            </w:tcPrChange>
          </w:tcPr>
          <w:p w14:paraId="600A5EAD" w14:textId="5ED57454" w:rsidR="00EE7036" w:rsidRDefault="00827E2E" w:rsidP="00EE7036">
            <w:pPr>
              <w:ind w:firstLine="0"/>
              <w:rPr>
                <w:ins w:id="1167" w:author="Chen Heller" w:date="2023-01-09T11:35:00Z"/>
              </w:rPr>
            </w:pPr>
            <w:ins w:id="1168" w:author="Chen Heller" w:date="2023-01-16T09:45:00Z">
              <w:r>
                <w:t>16.13 (17.</w:t>
              </w:r>
            </w:ins>
            <w:ins w:id="1169" w:author="Chen Heller" w:date="2023-01-16T09:46:00Z">
              <w:r>
                <w:t>06)</w:t>
              </w:r>
            </w:ins>
          </w:p>
        </w:tc>
        <w:tc>
          <w:tcPr>
            <w:tcW w:w="708" w:type="dxa"/>
            <w:tcPrChange w:id="1170" w:author="Chen Heller" w:date="2023-01-09T11:37:00Z">
              <w:tcPr>
                <w:tcW w:w="708" w:type="dxa"/>
                <w:tcBorders>
                  <w:bottom w:val="single" w:sz="12" w:space="0" w:color="auto"/>
                </w:tcBorders>
              </w:tcPr>
            </w:tcPrChange>
          </w:tcPr>
          <w:p w14:paraId="08DF09FD" w14:textId="14655C45" w:rsidR="00EE7036" w:rsidRDefault="004E2A04" w:rsidP="00EE7036">
            <w:pPr>
              <w:ind w:firstLine="0"/>
              <w:rPr>
                <w:ins w:id="1171" w:author="Chen Heller" w:date="2023-01-09T11:35:00Z"/>
              </w:rPr>
            </w:pPr>
            <w:ins w:id="1172" w:author="Chen Heller" w:date="2023-01-16T09:46:00Z">
              <w:r>
                <w:t>4.82</w:t>
              </w:r>
            </w:ins>
          </w:p>
        </w:tc>
        <w:tc>
          <w:tcPr>
            <w:tcW w:w="1134" w:type="dxa"/>
            <w:tcPrChange w:id="1173" w:author="Chen Heller" w:date="2023-01-09T11:37:00Z">
              <w:tcPr>
                <w:tcW w:w="1134" w:type="dxa"/>
                <w:tcBorders>
                  <w:bottom w:val="single" w:sz="12" w:space="0" w:color="auto"/>
                </w:tcBorders>
              </w:tcPr>
            </w:tcPrChange>
          </w:tcPr>
          <w:p w14:paraId="6F8EDB0A" w14:textId="458CCAA7" w:rsidR="00EE7036" w:rsidRDefault="004E2A04" w:rsidP="00EE7036">
            <w:pPr>
              <w:ind w:firstLine="0"/>
              <w:rPr>
                <w:ins w:id="1174" w:author="Chen Heller" w:date="2023-01-09T11:35:00Z"/>
              </w:rPr>
            </w:pPr>
            <w:ins w:id="1175" w:author="Chen Heller" w:date="2023-01-16T09:46:00Z">
              <w:r>
                <w:t>&lt;0.001</w:t>
              </w:r>
            </w:ins>
            <w:ins w:id="1176" w:author="Chen Heller" w:date="2023-01-16T09:56:00Z">
              <w:r w:rsidR="008108F6">
                <w:t>*</w:t>
              </w:r>
            </w:ins>
          </w:p>
        </w:tc>
        <w:tc>
          <w:tcPr>
            <w:tcW w:w="1701" w:type="dxa"/>
            <w:tcPrChange w:id="1177" w:author="Chen Heller" w:date="2023-01-09T11:37:00Z">
              <w:tcPr>
                <w:tcW w:w="1701" w:type="dxa"/>
                <w:tcBorders>
                  <w:bottom w:val="single" w:sz="12" w:space="0" w:color="auto"/>
                </w:tcBorders>
              </w:tcPr>
            </w:tcPrChange>
          </w:tcPr>
          <w:p w14:paraId="56760E4F" w14:textId="46082EE8" w:rsidR="00EE7036" w:rsidRDefault="004E2A04" w:rsidP="00EE7036">
            <w:pPr>
              <w:ind w:firstLine="0"/>
              <w:rPr>
                <w:ins w:id="1178" w:author="Chen Heller" w:date="2023-01-09T11:35:00Z"/>
              </w:rPr>
            </w:pPr>
            <w:ins w:id="1179" w:author="Chen Heller" w:date="2023-01-16T09:46:00Z">
              <w:r>
                <w:t>-35.49, -14.36</w:t>
              </w:r>
            </w:ins>
          </w:p>
        </w:tc>
        <w:tc>
          <w:tcPr>
            <w:tcW w:w="709" w:type="dxa"/>
            <w:tcPrChange w:id="1180" w:author="Chen Heller" w:date="2023-01-09T11:37:00Z">
              <w:tcPr>
                <w:tcW w:w="709" w:type="dxa"/>
                <w:tcBorders>
                  <w:bottom w:val="single" w:sz="12" w:space="0" w:color="auto"/>
                </w:tcBorders>
              </w:tcPr>
            </w:tcPrChange>
          </w:tcPr>
          <w:p w14:paraId="0A0FDA53" w14:textId="4758BDA9" w:rsidR="00EE7036" w:rsidRDefault="004E2A04" w:rsidP="00EE7036">
            <w:pPr>
              <w:ind w:firstLine="0"/>
              <w:rPr>
                <w:ins w:id="1181" w:author="Chen Heller" w:date="2023-01-09T11:35:00Z"/>
              </w:rPr>
            </w:pPr>
            <w:ins w:id="1182" w:author="Chen Heller" w:date="2023-01-16T09:46:00Z">
              <w:r>
                <w:t>0.88</w:t>
              </w:r>
            </w:ins>
          </w:p>
        </w:tc>
      </w:tr>
      <w:tr w:rsidR="00EE7036" w14:paraId="54643829" w14:textId="77777777" w:rsidTr="00EE7036">
        <w:trPr>
          <w:trHeight w:val="490"/>
          <w:ins w:id="1183" w:author="Chen Heller" w:date="2023-01-09T11:35:00Z"/>
          <w:trPrChange w:id="1184" w:author="Chen Heller" w:date="2023-01-09T11:37:00Z">
            <w:trPr>
              <w:trHeight w:val="490"/>
            </w:trPr>
          </w:trPrChange>
        </w:trPr>
        <w:tc>
          <w:tcPr>
            <w:tcW w:w="284" w:type="dxa"/>
            <w:tcPrChange w:id="1185" w:author="Chen Heller" w:date="2023-01-09T11:37:00Z">
              <w:tcPr>
                <w:tcW w:w="284" w:type="dxa"/>
                <w:tcBorders>
                  <w:bottom w:val="single" w:sz="12" w:space="0" w:color="auto"/>
                </w:tcBorders>
              </w:tcPr>
            </w:tcPrChange>
          </w:tcPr>
          <w:p w14:paraId="29210983" w14:textId="77777777" w:rsidR="00EE7036" w:rsidRPr="00EA2CED" w:rsidRDefault="00EE7036" w:rsidP="00EE7036">
            <w:pPr>
              <w:ind w:firstLine="0"/>
              <w:rPr>
                <w:ins w:id="1186" w:author="Chen Heller" w:date="2023-01-09T11:35:00Z"/>
                <w:b/>
                <w:bCs/>
              </w:rPr>
            </w:pPr>
          </w:p>
        </w:tc>
        <w:tc>
          <w:tcPr>
            <w:tcW w:w="2269" w:type="dxa"/>
            <w:tcPrChange w:id="1187" w:author="Chen Heller" w:date="2023-01-09T11:37:00Z">
              <w:tcPr>
                <w:tcW w:w="2269" w:type="dxa"/>
                <w:tcBorders>
                  <w:bottom w:val="single" w:sz="12" w:space="0" w:color="auto"/>
                </w:tcBorders>
              </w:tcPr>
            </w:tcPrChange>
          </w:tcPr>
          <w:p w14:paraId="7376BEA1" w14:textId="022E6B9E" w:rsidR="00EE7036" w:rsidRDefault="00EE7036" w:rsidP="00EE7036">
            <w:pPr>
              <w:ind w:firstLine="0"/>
              <w:rPr>
                <w:ins w:id="1188" w:author="Chen Heller" w:date="2023-01-09T11:35:00Z"/>
                <w:b/>
                <w:bCs/>
              </w:rPr>
            </w:pPr>
            <w:ins w:id="1189" w:author="Chen Heller" w:date="2023-01-09T11:36:00Z">
              <w:r w:rsidRPr="00EA2CED">
                <w:rPr>
                  <w:b/>
                  <w:bCs/>
                </w:rPr>
                <w:t>Reaction time</w:t>
              </w:r>
            </w:ins>
          </w:p>
        </w:tc>
        <w:tc>
          <w:tcPr>
            <w:tcW w:w="1701" w:type="dxa"/>
            <w:tcPrChange w:id="1190" w:author="Chen Heller" w:date="2023-01-09T11:37:00Z">
              <w:tcPr>
                <w:tcW w:w="1701" w:type="dxa"/>
                <w:tcBorders>
                  <w:bottom w:val="single" w:sz="12" w:space="0" w:color="auto"/>
                </w:tcBorders>
              </w:tcPr>
            </w:tcPrChange>
          </w:tcPr>
          <w:p w14:paraId="2D7C10BD" w14:textId="7F44AB39" w:rsidR="00EE7036" w:rsidRDefault="00A043C9" w:rsidP="00EE7036">
            <w:pPr>
              <w:ind w:firstLine="0"/>
              <w:rPr>
                <w:ins w:id="1191" w:author="Chen Heller" w:date="2023-01-09T11:35:00Z"/>
              </w:rPr>
            </w:pPr>
            <w:ins w:id="1192" w:author="Chen Heller" w:date="2023-01-16T09:41:00Z">
              <w:r>
                <w:t>-7.23 (</w:t>
              </w:r>
            </w:ins>
            <w:ins w:id="1193" w:author="Chen Heller" w:date="2023-01-16T09:42:00Z">
              <w:r>
                <w:t>96.02)</w:t>
              </w:r>
            </w:ins>
          </w:p>
        </w:tc>
        <w:tc>
          <w:tcPr>
            <w:tcW w:w="1701" w:type="dxa"/>
            <w:tcPrChange w:id="1194" w:author="Chen Heller" w:date="2023-01-09T11:37:00Z">
              <w:tcPr>
                <w:tcW w:w="1701" w:type="dxa"/>
                <w:tcBorders>
                  <w:bottom w:val="single" w:sz="12" w:space="0" w:color="auto"/>
                </w:tcBorders>
              </w:tcPr>
            </w:tcPrChange>
          </w:tcPr>
          <w:p w14:paraId="0B9AEC05" w14:textId="2E8522D7" w:rsidR="00EE7036" w:rsidRDefault="00A043C9" w:rsidP="00EE7036">
            <w:pPr>
              <w:ind w:firstLine="0"/>
              <w:rPr>
                <w:ins w:id="1195" w:author="Chen Heller" w:date="2023-01-09T11:35:00Z"/>
              </w:rPr>
            </w:pPr>
            <w:ins w:id="1196" w:author="Chen Heller" w:date="2023-01-16T09:42:00Z">
              <w:r>
                <w:t>43.09 (107.69)</w:t>
              </w:r>
            </w:ins>
          </w:p>
        </w:tc>
        <w:tc>
          <w:tcPr>
            <w:tcW w:w="708" w:type="dxa"/>
            <w:tcPrChange w:id="1197" w:author="Chen Heller" w:date="2023-01-09T11:37:00Z">
              <w:tcPr>
                <w:tcW w:w="708" w:type="dxa"/>
                <w:tcBorders>
                  <w:bottom w:val="single" w:sz="12" w:space="0" w:color="auto"/>
                </w:tcBorders>
              </w:tcPr>
            </w:tcPrChange>
          </w:tcPr>
          <w:p w14:paraId="515D289F" w14:textId="42817E0F" w:rsidR="00EE7036" w:rsidRDefault="00EE7036" w:rsidP="00EE7036">
            <w:pPr>
              <w:ind w:firstLine="0"/>
              <w:rPr>
                <w:ins w:id="1198" w:author="Chen Heller" w:date="2023-01-09T11:35:00Z"/>
              </w:rPr>
            </w:pPr>
          </w:p>
        </w:tc>
        <w:tc>
          <w:tcPr>
            <w:tcW w:w="1134" w:type="dxa"/>
            <w:tcPrChange w:id="1199" w:author="Chen Heller" w:date="2023-01-09T11:37:00Z">
              <w:tcPr>
                <w:tcW w:w="1134" w:type="dxa"/>
                <w:tcBorders>
                  <w:bottom w:val="single" w:sz="12" w:space="0" w:color="auto"/>
                </w:tcBorders>
              </w:tcPr>
            </w:tcPrChange>
          </w:tcPr>
          <w:p w14:paraId="7DEC4D6D" w14:textId="1701ED24" w:rsidR="00EE7036" w:rsidRDefault="00A043C9" w:rsidP="00EE7036">
            <w:pPr>
              <w:ind w:firstLine="0"/>
              <w:rPr>
                <w:ins w:id="1200" w:author="Chen Heller" w:date="2023-01-09T11:35:00Z"/>
              </w:rPr>
            </w:pPr>
            <w:ins w:id="1201" w:author="Chen Heller" w:date="2023-01-16T09:42:00Z">
              <w:r>
                <w:t>0.1</w:t>
              </w:r>
            </w:ins>
            <w:ins w:id="1202" w:author="Chen Heller" w:date="2023-01-16T12:13:00Z">
              <w:r w:rsidR="003E0AD5">
                <w:t>58</w:t>
              </w:r>
            </w:ins>
          </w:p>
        </w:tc>
        <w:tc>
          <w:tcPr>
            <w:tcW w:w="1701" w:type="dxa"/>
            <w:tcPrChange w:id="1203" w:author="Chen Heller" w:date="2023-01-09T11:37:00Z">
              <w:tcPr>
                <w:tcW w:w="1701" w:type="dxa"/>
                <w:tcBorders>
                  <w:bottom w:val="single" w:sz="12" w:space="0" w:color="auto"/>
                </w:tcBorders>
              </w:tcPr>
            </w:tcPrChange>
          </w:tcPr>
          <w:p w14:paraId="6D633D7D" w14:textId="01F51519" w:rsidR="00EE7036" w:rsidRDefault="005A7C38" w:rsidP="00EE7036">
            <w:pPr>
              <w:ind w:firstLine="0"/>
              <w:rPr>
                <w:ins w:id="1204" w:author="Chen Heller" w:date="2023-01-09T11:35:00Z"/>
              </w:rPr>
            </w:pPr>
            <w:ins w:id="1205" w:author="Chen Heller" w:date="2023-01-16T09:42:00Z">
              <w:r>
                <w:t>-</w:t>
              </w:r>
            </w:ins>
            <w:ins w:id="1206" w:author="Chen Heller" w:date="2023-01-16T12:13:00Z">
              <w:r w:rsidR="003E0AD5">
                <w:t>117.68</w:t>
              </w:r>
            </w:ins>
            <w:ins w:id="1207" w:author="Chen Heller" w:date="2023-01-16T09:43:00Z">
              <w:r>
                <w:t xml:space="preserve">, </w:t>
              </w:r>
            </w:ins>
            <w:ins w:id="1208" w:author="Chen Heller" w:date="2023-01-16T12:13:00Z">
              <w:r w:rsidR="003E0AD5">
                <w:t>17.56</w:t>
              </w:r>
            </w:ins>
          </w:p>
        </w:tc>
        <w:tc>
          <w:tcPr>
            <w:tcW w:w="709" w:type="dxa"/>
            <w:tcPrChange w:id="1209" w:author="Chen Heller" w:date="2023-01-09T11:37:00Z">
              <w:tcPr>
                <w:tcW w:w="709" w:type="dxa"/>
                <w:tcBorders>
                  <w:bottom w:val="single" w:sz="12" w:space="0" w:color="auto"/>
                </w:tcBorders>
              </w:tcPr>
            </w:tcPrChange>
          </w:tcPr>
          <w:p w14:paraId="133ADE06" w14:textId="6C1EECDF" w:rsidR="00EE7036" w:rsidRDefault="005A7C38" w:rsidP="00EE7036">
            <w:pPr>
              <w:ind w:firstLine="0"/>
              <w:rPr>
                <w:ins w:id="1210" w:author="Chen Heller" w:date="2023-01-09T11:35:00Z"/>
              </w:rPr>
            </w:pPr>
            <w:ins w:id="1211" w:author="Chen Heller" w:date="2023-01-16T09:43:00Z">
              <w:r>
                <w:t>0.26</w:t>
              </w:r>
            </w:ins>
          </w:p>
        </w:tc>
      </w:tr>
      <w:tr w:rsidR="00EE7036" w14:paraId="2242644A" w14:textId="77777777" w:rsidTr="00EE7036">
        <w:trPr>
          <w:trHeight w:val="490"/>
          <w:ins w:id="1212" w:author="Chen Heller" w:date="2023-01-09T11:35:00Z"/>
          <w:trPrChange w:id="1213" w:author="Chen Heller" w:date="2023-01-09T11:37:00Z">
            <w:trPr>
              <w:trHeight w:val="490"/>
            </w:trPr>
          </w:trPrChange>
        </w:trPr>
        <w:tc>
          <w:tcPr>
            <w:tcW w:w="284" w:type="dxa"/>
            <w:tcPrChange w:id="1214" w:author="Chen Heller" w:date="2023-01-09T11:37:00Z">
              <w:tcPr>
                <w:tcW w:w="284" w:type="dxa"/>
                <w:tcBorders>
                  <w:bottom w:val="single" w:sz="12" w:space="0" w:color="auto"/>
                </w:tcBorders>
              </w:tcPr>
            </w:tcPrChange>
          </w:tcPr>
          <w:p w14:paraId="55EBF3B1" w14:textId="77777777" w:rsidR="00EE7036" w:rsidRPr="00EA2CED" w:rsidRDefault="00EE7036" w:rsidP="00EE7036">
            <w:pPr>
              <w:ind w:firstLine="0"/>
              <w:rPr>
                <w:ins w:id="1215" w:author="Chen Heller" w:date="2023-01-09T11:35:00Z"/>
                <w:b/>
                <w:bCs/>
              </w:rPr>
            </w:pPr>
          </w:p>
        </w:tc>
        <w:tc>
          <w:tcPr>
            <w:tcW w:w="2269" w:type="dxa"/>
            <w:tcPrChange w:id="1216" w:author="Chen Heller" w:date="2023-01-09T11:37:00Z">
              <w:tcPr>
                <w:tcW w:w="2269" w:type="dxa"/>
                <w:tcBorders>
                  <w:bottom w:val="single" w:sz="12" w:space="0" w:color="auto"/>
                </w:tcBorders>
              </w:tcPr>
            </w:tcPrChange>
          </w:tcPr>
          <w:p w14:paraId="57F0B5D3" w14:textId="49E34232" w:rsidR="00EE7036" w:rsidRDefault="00EE7036" w:rsidP="00EE7036">
            <w:pPr>
              <w:ind w:firstLine="0"/>
              <w:rPr>
                <w:ins w:id="1217" w:author="Chen Heller" w:date="2023-01-09T11:35:00Z"/>
                <w:b/>
                <w:bCs/>
              </w:rPr>
            </w:pPr>
            <w:ins w:id="1218" w:author="Chen Heller" w:date="2023-01-09T11:36:00Z">
              <w:r>
                <w:rPr>
                  <w:b/>
                  <w:bCs/>
                </w:rPr>
                <w:t>Reaching</w:t>
              </w:r>
              <w:r w:rsidRPr="00EA2CED">
                <w:rPr>
                  <w:b/>
                  <w:bCs/>
                </w:rPr>
                <w:t xml:space="preserve"> </w:t>
              </w:r>
              <w:r>
                <w:rPr>
                  <w:b/>
                  <w:bCs/>
                </w:rPr>
                <w:t>duration</w:t>
              </w:r>
            </w:ins>
          </w:p>
        </w:tc>
        <w:tc>
          <w:tcPr>
            <w:tcW w:w="1701" w:type="dxa"/>
            <w:tcPrChange w:id="1219" w:author="Chen Heller" w:date="2023-01-09T11:37:00Z">
              <w:tcPr>
                <w:tcW w:w="1701" w:type="dxa"/>
                <w:tcBorders>
                  <w:bottom w:val="single" w:sz="12" w:space="0" w:color="auto"/>
                </w:tcBorders>
              </w:tcPr>
            </w:tcPrChange>
          </w:tcPr>
          <w:p w14:paraId="487C4867" w14:textId="3580AEDC" w:rsidR="00EE7036" w:rsidRDefault="005A7C38" w:rsidP="00EE7036">
            <w:pPr>
              <w:ind w:firstLine="0"/>
              <w:rPr>
                <w:ins w:id="1220" w:author="Chen Heller" w:date="2023-01-09T11:35:00Z"/>
              </w:rPr>
            </w:pPr>
            <w:ins w:id="1221" w:author="Chen Heller" w:date="2023-01-16T09:43:00Z">
              <w:r>
                <w:t>-76.53 (132.92)</w:t>
              </w:r>
            </w:ins>
          </w:p>
        </w:tc>
        <w:tc>
          <w:tcPr>
            <w:tcW w:w="1701" w:type="dxa"/>
            <w:tcPrChange w:id="1222" w:author="Chen Heller" w:date="2023-01-09T11:37:00Z">
              <w:tcPr>
                <w:tcW w:w="1701" w:type="dxa"/>
                <w:tcBorders>
                  <w:bottom w:val="single" w:sz="12" w:space="0" w:color="auto"/>
                </w:tcBorders>
              </w:tcPr>
            </w:tcPrChange>
          </w:tcPr>
          <w:p w14:paraId="62F26EB5" w14:textId="6B026F56" w:rsidR="00EE7036" w:rsidRDefault="005A7C38" w:rsidP="00EE7036">
            <w:pPr>
              <w:ind w:firstLine="0"/>
              <w:rPr>
                <w:ins w:id="1223" w:author="Chen Heller" w:date="2023-01-09T11:35:00Z"/>
              </w:rPr>
            </w:pPr>
            <w:ins w:id="1224" w:author="Chen Heller" w:date="2023-01-16T09:43:00Z">
              <w:r>
                <w:t>185.76 (108.72)</w:t>
              </w:r>
            </w:ins>
          </w:p>
        </w:tc>
        <w:tc>
          <w:tcPr>
            <w:tcW w:w="708" w:type="dxa"/>
            <w:tcPrChange w:id="1225" w:author="Chen Heller" w:date="2023-01-09T11:37:00Z">
              <w:tcPr>
                <w:tcW w:w="708" w:type="dxa"/>
                <w:tcBorders>
                  <w:bottom w:val="single" w:sz="12" w:space="0" w:color="auto"/>
                </w:tcBorders>
              </w:tcPr>
            </w:tcPrChange>
          </w:tcPr>
          <w:p w14:paraId="098E070D" w14:textId="2C028B6E" w:rsidR="00EE7036" w:rsidRDefault="00EE7036" w:rsidP="00EE7036">
            <w:pPr>
              <w:ind w:firstLine="0"/>
              <w:rPr>
                <w:ins w:id="1226" w:author="Chen Heller" w:date="2023-01-09T11:35:00Z"/>
              </w:rPr>
            </w:pPr>
          </w:p>
        </w:tc>
        <w:tc>
          <w:tcPr>
            <w:tcW w:w="1134" w:type="dxa"/>
            <w:tcPrChange w:id="1227" w:author="Chen Heller" w:date="2023-01-09T11:37:00Z">
              <w:tcPr>
                <w:tcW w:w="1134" w:type="dxa"/>
                <w:tcBorders>
                  <w:bottom w:val="single" w:sz="12" w:space="0" w:color="auto"/>
                </w:tcBorders>
              </w:tcPr>
            </w:tcPrChange>
          </w:tcPr>
          <w:p w14:paraId="28B1236A" w14:textId="15A42446" w:rsidR="00EE7036" w:rsidRDefault="00A14CF2" w:rsidP="00EE7036">
            <w:pPr>
              <w:ind w:firstLine="0"/>
              <w:rPr>
                <w:ins w:id="1228" w:author="Chen Heller" w:date="2023-01-09T11:35:00Z"/>
              </w:rPr>
            </w:pPr>
            <w:ins w:id="1229" w:author="Chen Heller" w:date="2023-01-16T09:44:00Z">
              <w:r>
                <w:t>&lt;0.001</w:t>
              </w:r>
            </w:ins>
            <w:ins w:id="1230" w:author="Chen Heller" w:date="2023-01-16T09:56:00Z">
              <w:r w:rsidR="008108F6">
                <w:t>*</w:t>
              </w:r>
            </w:ins>
          </w:p>
        </w:tc>
        <w:tc>
          <w:tcPr>
            <w:tcW w:w="1701" w:type="dxa"/>
            <w:tcPrChange w:id="1231" w:author="Chen Heller" w:date="2023-01-09T11:37:00Z">
              <w:tcPr>
                <w:tcW w:w="1701" w:type="dxa"/>
                <w:tcBorders>
                  <w:bottom w:val="single" w:sz="12" w:space="0" w:color="auto"/>
                </w:tcBorders>
              </w:tcPr>
            </w:tcPrChange>
          </w:tcPr>
          <w:p w14:paraId="2EA85AFF" w14:textId="3F1CDF3E" w:rsidR="00EE7036" w:rsidRDefault="00A14CF2" w:rsidP="00EE7036">
            <w:pPr>
              <w:ind w:firstLine="0"/>
              <w:rPr>
                <w:ins w:id="1232" w:author="Chen Heller" w:date="2023-01-09T11:35:00Z"/>
              </w:rPr>
            </w:pPr>
            <w:ins w:id="1233" w:author="Chen Heller" w:date="2023-01-16T09:44:00Z">
              <w:r>
                <w:t>-</w:t>
              </w:r>
            </w:ins>
            <w:ins w:id="1234" w:author="Chen Heller" w:date="2023-01-16T12:14:00Z">
              <w:r w:rsidR="00EF1C4F">
                <w:t>335.79,</w:t>
              </w:r>
            </w:ins>
            <w:ins w:id="1235" w:author="Chen Heller" w:date="2023-01-16T09:44:00Z">
              <w:r>
                <w:t xml:space="preserve"> -18</w:t>
              </w:r>
            </w:ins>
            <w:ins w:id="1236" w:author="Chen Heller" w:date="2023-01-16T12:15:00Z">
              <w:r w:rsidR="00EF1C4F">
                <w:t>8</w:t>
              </w:r>
            </w:ins>
            <w:ins w:id="1237" w:author="Chen Heller" w:date="2023-01-16T09:44:00Z">
              <w:r>
                <w:t>.</w:t>
              </w:r>
            </w:ins>
            <w:ins w:id="1238" w:author="Chen Heller" w:date="2023-01-16T12:15:00Z">
              <w:r w:rsidR="00EF1C4F">
                <w:t>56</w:t>
              </w:r>
            </w:ins>
          </w:p>
        </w:tc>
        <w:tc>
          <w:tcPr>
            <w:tcW w:w="709" w:type="dxa"/>
            <w:tcPrChange w:id="1239" w:author="Chen Heller" w:date="2023-01-09T11:37:00Z">
              <w:tcPr>
                <w:tcW w:w="709" w:type="dxa"/>
                <w:tcBorders>
                  <w:bottom w:val="single" w:sz="12" w:space="0" w:color="auto"/>
                </w:tcBorders>
              </w:tcPr>
            </w:tcPrChange>
          </w:tcPr>
          <w:p w14:paraId="0BB7B90A" w14:textId="4D4B456C" w:rsidR="00EE7036" w:rsidRDefault="00A14CF2" w:rsidP="00EE7036">
            <w:pPr>
              <w:ind w:firstLine="0"/>
              <w:rPr>
                <w:ins w:id="1240" w:author="Chen Heller" w:date="2023-01-09T11:35:00Z"/>
              </w:rPr>
            </w:pPr>
            <w:ins w:id="1241" w:author="Chen Heller" w:date="2023-01-16T09:44:00Z">
              <w:r>
                <w:t>1.25</w:t>
              </w:r>
            </w:ins>
          </w:p>
        </w:tc>
      </w:tr>
      <w:tr w:rsidR="00EE7036" w14:paraId="73B84F63" w14:textId="77777777" w:rsidTr="00C46903">
        <w:trPr>
          <w:trHeight w:val="351"/>
          <w:ins w:id="1242" w:author="Chen Heller" w:date="2023-01-09T11:35:00Z"/>
          <w:trPrChange w:id="1243" w:author="Chen Heller" w:date="2023-01-09T11:38:00Z">
            <w:trPr>
              <w:trHeight w:val="490"/>
            </w:trPr>
          </w:trPrChange>
        </w:trPr>
        <w:tc>
          <w:tcPr>
            <w:tcW w:w="10207" w:type="dxa"/>
            <w:gridSpan w:val="8"/>
            <w:tcBorders>
              <w:top w:val="single" w:sz="12" w:space="0" w:color="000000"/>
            </w:tcBorders>
            <w:tcPrChange w:id="1244" w:author="Chen Heller" w:date="2023-01-09T11:38:00Z">
              <w:tcPr>
                <w:tcW w:w="10207" w:type="dxa"/>
                <w:gridSpan w:val="8"/>
                <w:tcBorders>
                  <w:bottom w:val="single" w:sz="12" w:space="0" w:color="auto"/>
                </w:tcBorders>
              </w:tcPr>
            </w:tcPrChange>
          </w:tcPr>
          <w:p w14:paraId="6E02926D" w14:textId="28E9378F" w:rsidR="00EE7036" w:rsidRPr="00EE7036" w:rsidRDefault="00EE7036" w:rsidP="00EE7036">
            <w:pPr>
              <w:ind w:firstLine="0"/>
              <w:rPr>
                <w:ins w:id="1245" w:author="Chen Heller" w:date="2023-01-09T11:35:00Z"/>
                <w:b/>
                <w:bCs/>
                <w:rPrChange w:id="1246" w:author="Chen Heller" w:date="2023-01-09T11:37:00Z">
                  <w:rPr>
                    <w:ins w:id="1247" w:author="Chen Heller" w:date="2023-01-09T11:35:00Z"/>
                  </w:rPr>
                </w:rPrChange>
              </w:rPr>
            </w:pPr>
            <w:ins w:id="1248" w:author="Chen Heller" w:date="2023-01-09T11:37:00Z">
              <w:r w:rsidRPr="00EE7036">
                <w:rPr>
                  <w:b/>
                  <w:bCs/>
                  <w:rPrChange w:id="1249" w:author="Chen Heller" w:date="2023-01-09T11:37:00Z">
                    <w:rPr/>
                  </w:rPrChange>
                </w:rPr>
                <w:t>Keyboard</w:t>
              </w:r>
            </w:ins>
            <w:ins w:id="1250" w:author="Chen Heller" w:date="2023-01-09T11:38:00Z">
              <w:r w:rsidR="00C46903">
                <w:rPr>
                  <w:b/>
                  <w:bCs/>
                </w:rPr>
                <w:t xml:space="preserve"> </w:t>
              </w:r>
            </w:ins>
            <w:ins w:id="1251" w:author="Chen Heller" w:date="2023-01-16T09:48:00Z">
              <w:r w:rsidR="002E2E57">
                <w:rPr>
                  <w:b/>
                  <w:bCs/>
                </w:rPr>
                <w:t>–</w:t>
              </w:r>
            </w:ins>
            <w:ins w:id="1252" w:author="Chen Heller" w:date="2023-01-09T11:38:00Z">
              <w:r w:rsidR="00C46903">
                <w:rPr>
                  <w:b/>
                  <w:bCs/>
                </w:rPr>
                <w:t xml:space="preserve"> Normalized</w:t>
              </w:r>
            </w:ins>
          </w:p>
        </w:tc>
      </w:tr>
      <w:tr w:rsidR="00EE7036" w14:paraId="71BCF61A" w14:textId="77777777" w:rsidTr="00EE7036">
        <w:trPr>
          <w:trHeight w:val="490"/>
          <w:ins w:id="1253" w:author="Chen Heller" w:date="2023-01-09T11:35:00Z"/>
          <w:trPrChange w:id="1254" w:author="Chen Heller" w:date="2023-01-09T11:37:00Z">
            <w:trPr>
              <w:trHeight w:val="490"/>
            </w:trPr>
          </w:trPrChange>
        </w:trPr>
        <w:tc>
          <w:tcPr>
            <w:tcW w:w="284" w:type="dxa"/>
            <w:tcBorders>
              <w:bottom w:val="single" w:sz="12" w:space="0" w:color="auto"/>
            </w:tcBorders>
            <w:tcPrChange w:id="1255" w:author="Chen Heller" w:date="2023-01-09T11:37:00Z">
              <w:tcPr>
                <w:tcW w:w="284" w:type="dxa"/>
                <w:tcBorders>
                  <w:bottom w:val="single" w:sz="12" w:space="0" w:color="auto"/>
                </w:tcBorders>
              </w:tcPr>
            </w:tcPrChange>
          </w:tcPr>
          <w:p w14:paraId="7021D42C" w14:textId="77777777" w:rsidR="00EE7036" w:rsidRPr="00EA2CED" w:rsidRDefault="00EE7036" w:rsidP="00EE7036">
            <w:pPr>
              <w:ind w:firstLine="0"/>
              <w:rPr>
                <w:ins w:id="1256" w:author="Chen Heller" w:date="2023-01-09T11:35:00Z"/>
                <w:b/>
                <w:bCs/>
              </w:rPr>
            </w:pPr>
          </w:p>
        </w:tc>
        <w:tc>
          <w:tcPr>
            <w:tcW w:w="2269" w:type="dxa"/>
            <w:tcBorders>
              <w:bottom w:val="single" w:sz="12" w:space="0" w:color="auto"/>
            </w:tcBorders>
            <w:tcPrChange w:id="1257" w:author="Chen Heller" w:date="2023-01-09T11:37:00Z">
              <w:tcPr>
                <w:tcW w:w="2269" w:type="dxa"/>
                <w:tcBorders>
                  <w:bottom w:val="single" w:sz="12" w:space="0" w:color="auto"/>
                </w:tcBorders>
              </w:tcPr>
            </w:tcPrChange>
          </w:tcPr>
          <w:p w14:paraId="5CD58628" w14:textId="4C6D4A84" w:rsidR="00EE7036" w:rsidRDefault="00EE7036" w:rsidP="00EE7036">
            <w:pPr>
              <w:ind w:firstLine="0"/>
              <w:rPr>
                <w:ins w:id="1258" w:author="Chen Heller" w:date="2023-01-09T11:35:00Z"/>
                <w:b/>
                <w:bCs/>
              </w:rPr>
            </w:pPr>
            <w:ins w:id="1259" w:author="Chen Heller" w:date="2023-01-09T11:36:00Z">
              <w:r>
                <w:rPr>
                  <w:b/>
                  <w:bCs/>
                </w:rPr>
                <w:t>Response Time</w:t>
              </w:r>
            </w:ins>
          </w:p>
        </w:tc>
        <w:tc>
          <w:tcPr>
            <w:tcW w:w="1701" w:type="dxa"/>
            <w:tcBorders>
              <w:bottom w:val="single" w:sz="12" w:space="0" w:color="auto"/>
            </w:tcBorders>
            <w:tcPrChange w:id="1260" w:author="Chen Heller" w:date="2023-01-09T11:37:00Z">
              <w:tcPr>
                <w:tcW w:w="1701" w:type="dxa"/>
                <w:tcBorders>
                  <w:bottom w:val="single" w:sz="12" w:space="0" w:color="auto"/>
                </w:tcBorders>
              </w:tcPr>
            </w:tcPrChange>
          </w:tcPr>
          <w:p w14:paraId="06889536" w14:textId="7431E56A" w:rsidR="00EE7036" w:rsidRDefault="00B164E2" w:rsidP="00EE7036">
            <w:pPr>
              <w:ind w:firstLine="0"/>
              <w:rPr>
                <w:ins w:id="1261" w:author="Chen Heller" w:date="2023-01-09T11:35:00Z"/>
              </w:rPr>
            </w:pPr>
            <w:ins w:id="1262" w:author="Chen Heller" w:date="2023-01-16T12:16:00Z">
              <w:r>
                <w:t>-</w:t>
              </w:r>
            </w:ins>
            <w:ins w:id="1263" w:author="Chen Heller" w:date="2023-01-16T09:48:00Z">
              <w:r w:rsidR="002E2E57">
                <w:t>121.72 (115.81)</w:t>
              </w:r>
            </w:ins>
          </w:p>
        </w:tc>
        <w:tc>
          <w:tcPr>
            <w:tcW w:w="1701" w:type="dxa"/>
            <w:tcBorders>
              <w:bottom w:val="single" w:sz="12" w:space="0" w:color="auto"/>
            </w:tcBorders>
            <w:tcPrChange w:id="1264" w:author="Chen Heller" w:date="2023-01-09T11:37:00Z">
              <w:tcPr>
                <w:tcW w:w="1701" w:type="dxa"/>
                <w:tcBorders>
                  <w:bottom w:val="single" w:sz="12" w:space="0" w:color="auto"/>
                </w:tcBorders>
              </w:tcPr>
            </w:tcPrChange>
          </w:tcPr>
          <w:p w14:paraId="40D0E294" w14:textId="0B56D773" w:rsidR="00EE7036" w:rsidRDefault="002E2E57" w:rsidP="00EE7036">
            <w:pPr>
              <w:ind w:firstLine="0"/>
              <w:rPr>
                <w:ins w:id="1265" w:author="Chen Heller" w:date="2023-01-09T11:35:00Z"/>
              </w:rPr>
            </w:pPr>
            <w:ins w:id="1266" w:author="Chen Heller" w:date="2023-01-16T09:48:00Z">
              <w:r>
                <w:t>151.84 (121.60)</w:t>
              </w:r>
            </w:ins>
          </w:p>
        </w:tc>
        <w:tc>
          <w:tcPr>
            <w:tcW w:w="708" w:type="dxa"/>
            <w:tcBorders>
              <w:bottom w:val="single" w:sz="12" w:space="0" w:color="auto"/>
            </w:tcBorders>
            <w:tcPrChange w:id="1267" w:author="Chen Heller" w:date="2023-01-09T11:37:00Z">
              <w:tcPr>
                <w:tcW w:w="708" w:type="dxa"/>
                <w:tcBorders>
                  <w:bottom w:val="single" w:sz="12" w:space="0" w:color="auto"/>
                </w:tcBorders>
              </w:tcPr>
            </w:tcPrChange>
          </w:tcPr>
          <w:p w14:paraId="289116D1" w14:textId="5D0A6330" w:rsidR="00EE7036" w:rsidRDefault="002E2E57" w:rsidP="00EE7036">
            <w:pPr>
              <w:ind w:firstLine="0"/>
              <w:rPr>
                <w:ins w:id="1268" w:author="Chen Heller" w:date="2023-01-09T11:35:00Z"/>
              </w:rPr>
            </w:pPr>
            <w:ins w:id="1269" w:author="Chen Heller" w:date="2023-01-16T09:48:00Z">
              <w:r>
                <w:t>6.49</w:t>
              </w:r>
            </w:ins>
          </w:p>
        </w:tc>
        <w:tc>
          <w:tcPr>
            <w:tcW w:w="1134" w:type="dxa"/>
            <w:tcBorders>
              <w:bottom w:val="single" w:sz="12" w:space="0" w:color="auto"/>
            </w:tcBorders>
            <w:tcPrChange w:id="1270" w:author="Chen Heller" w:date="2023-01-09T11:37:00Z">
              <w:tcPr>
                <w:tcW w:w="1134" w:type="dxa"/>
                <w:tcBorders>
                  <w:bottom w:val="single" w:sz="12" w:space="0" w:color="auto"/>
                </w:tcBorders>
              </w:tcPr>
            </w:tcPrChange>
          </w:tcPr>
          <w:p w14:paraId="61251B9A" w14:textId="31F13C0A" w:rsidR="00EE7036" w:rsidRDefault="002E2E57" w:rsidP="00EE7036">
            <w:pPr>
              <w:ind w:firstLine="0"/>
              <w:rPr>
                <w:ins w:id="1271" w:author="Chen Heller" w:date="2023-01-09T11:35:00Z"/>
              </w:rPr>
            </w:pPr>
            <w:ins w:id="1272" w:author="Chen Heller" w:date="2023-01-16T09:48:00Z">
              <w:r>
                <w:t>&lt;0.001</w:t>
              </w:r>
            </w:ins>
            <w:ins w:id="1273" w:author="Chen Heller" w:date="2023-01-16T09:56:00Z">
              <w:r w:rsidR="008108F6">
                <w:t>*</w:t>
              </w:r>
            </w:ins>
          </w:p>
        </w:tc>
        <w:tc>
          <w:tcPr>
            <w:tcW w:w="1701" w:type="dxa"/>
            <w:tcBorders>
              <w:bottom w:val="single" w:sz="12" w:space="0" w:color="auto"/>
            </w:tcBorders>
            <w:tcPrChange w:id="1274" w:author="Chen Heller" w:date="2023-01-09T11:37:00Z">
              <w:tcPr>
                <w:tcW w:w="1701" w:type="dxa"/>
                <w:tcBorders>
                  <w:bottom w:val="single" w:sz="12" w:space="0" w:color="auto"/>
                </w:tcBorders>
              </w:tcPr>
            </w:tcPrChange>
          </w:tcPr>
          <w:p w14:paraId="67A0CE51" w14:textId="7ADE2B41" w:rsidR="00EE7036" w:rsidRDefault="002E2E57" w:rsidP="00EE7036">
            <w:pPr>
              <w:ind w:firstLine="0"/>
              <w:rPr>
                <w:ins w:id="1275" w:author="Chen Heller" w:date="2023-01-09T11:35:00Z"/>
              </w:rPr>
            </w:pPr>
            <w:ins w:id="1276" w:author="Chen Heller" w:date="2023-01-16T09:48:00Z">
              <w:r>
                <w:t>-359.66, -187.48</w:t>
              </w:r>
            </w:ins>
          </w:p>
        </w:tc>
        <w:tc>
          <w:tcPr>
            <w:tcW w:w="709" w:type="dxa"/>
            <w:tcBorders>
              <w:bottom w:val="single" w:sz="12" w:space="0" w:color="auto"/>
            </w:tcBorders>
            <w:tcPrChange w:id="1277" w:author="Chen Heller" w:date="2023-01-09T11:37:00Z">
              <w:tcPr>
                <w:tcW w:w="709" w:type="dxa"/>
                <w:tcBorders>
                  <w:bottom w:val="single" w:sz="12" w:space="0" w:color="auto"/>
                </w:tcBorders>
              </w:tcPr>
            </w:tcPrChange>
          </w:tcPr>
          <w:p w14:paraId="1F17DE6E" w14:textId="0FC171FF" w:rsidR="00EE7036" w:rsidRDefault="002E2E57" w:rsidP="00EE7036">
            <w:pPr>
              <w:ind w:firstLine="0"/>
              <w:rPr>
                <w:ins w:id="1278" w:author="Chen Heller" w:date="2023-01-09T11:35:00Z"/>
              </w:rPr>
            </w:pPr>
            <w:ins w:id="1279" w:author="Chen Heller" w:date="2023-01-16T09:48:00Z">
              <w:r>
                <w:t>1.18</w:t>
              </w:r>
            </w:ins>
          </w:p>
        </w:tc>
      </w:tr>
      <w:tr w:rsidR="00EE7036" w14:paraId="49D5FC69" w14:textId="77777777" w:rsidTr="00E875AF">
        <w:trPr>
          <w:trHeight w:val="490"/>
          <w:trPrChange w:id="1280" w:author="Chen Heller" w:date="2023-01-09T11:22:00Z">
            <w:trPr>
              <w:trHeight w:val="490"/>
            </w:trPr>
          </w:trPrChange>
        </w:trPr>
        <w:tc>
          <w:tcPr>
            <w:tcW w:w="10207" w:type="dxa"/>
            <w:gridSpan w:val="8"/>
            <w:tcBorders>
              <w:top w:val="single" w:sz="12" w:space="0" w:color="auto"/>
            </w:tcBorders>
            <w:tcPrChange w:id="1281" w:author="Chen Heller" w:date="2023-01-09T11:22:00Z">
              <w:tcPr>
                <w:tcW w:w="10207" w:type="dxa"/>
                <w:gridSpan w:val="8"/>
                <w:tcBorders>
                  <w:top w:val="single" w:sz="12" w:space="0" w:color="auto"/>
                </w:tcBorders>
              </w:tcPr>
            </w:tcPrChange>
          </w:tcPr>
          <w:p w14:paraId="569467B4" w14:textId="731A409F" w:rsidR="00EE7036" w:rsidRPr="00EA2CED" w:rsidRDefault="00EE7036" w:rsidP="00EE7036">
            <w:pPr>
              <w:ind w:firstLine="0"/>
              <w:rPr>
                <w:sz w:val="22"/>
                <w:szCs w:val="22"/>
              </w:rPr>
            </w:pPr>
            <w:r w:rsidRPr="00EA2CED">
              <w:rPr>
                <w:i/>
                <w:iCs/>
                <w:sz w:val="22"/>
                <w:szCs w:val="22"/>
              </w:rPr>
              <w:t xml:space="preserve">Note. </w:t>
            </w:r>
            <w:r w:rsidR="00A34CE5"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EE7036" w:rsidRDefault="00EE7036" w:rsidP="00EE7036">
            <w:pPr>
              <w:ind w:firstLine="0"/>
            </w:pPr>
            <w:r w:rsidRPr="00EA2CED">
              <w:rPr>
                <w:sz w:val="22"/>
                <w:szCs w:val="22"/>
              </w:rPr>
              <w:t xml:space="preserve">* p &lt; </w:t>
            </w:r>
            <w:r>
              <w:rPr>
                <w:sz w:val="22"/>
                <w:szCs w:val="22"/>
              </w:rPr>
              <w:t xml:space="preserve">p value for </w:t>
            </w:r>
            <m:oMath>
              <m:r>
                <w:rPr>
                  <w:rFonts w:ascii="Cambria Math" w:hAnsi="Cambria Math"/>
                  <w:sz w:val="22"/>
                  <w:szCs w:val="22"/>
                </w:rPr>
                <m:t>α=0.05</m:t>
              </m:r>
            </m:oMath>
            <w:r>
              <w:rPr>
                <w:sz w:val="22"/>
                <w:szCs w:val="22"/>
              </w:rPr>
              <w:t xml:space="preserve"> after adjustment according to </w:t>
            </w:r>
            <w:r w:rsidRPr="00EA2CED">
              <w:rPr>
                <w:sz w:val="22"/>
                <w:szCs w:val="22"/>
              </w:rPr>
              <w:t xml:space="preserve">Tree-BH </w:t>
            </w:r>
            <w:r>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commentRangeStart w:id="1282"/>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282"/>
      <w:r w:rsidR="007700AC">
        <w:rPr>
          <w:rStyle w:val="CommentReference"/>
        </w:rPr>
        <w:commentReference w:id="1282"/>
      </w:r>
    </w:p>
    <w:p w14:paraId="2104970E" w14:textId="5ABCD3E5" w:rsidR="009F050A" w:rsidRDefault="007E2512" w:rsidP="005436B9">
      <w:pPr>
        <w:pStyle w:val="Caption"/>
        <w:rPr>
          <w:ins w:id="1283" w:author="Chen Heller" w:date="2023-01-16T15:39:00Z"/>
        </w:rPr>
      </w:pPr>
      <w:bookmarkStart w:id="1284" w:name="_Ref113906821"/>
      <w:r>
        <w:t xml:space="preserve">Figure </w:t>
      </w:r>
      <w:fldSimple w:instr=" SEQ Figure \* ARABIC ">
        <w:ins w:id="1285" w:author="Chen Heller" w:date="2023-01-04T14:57:00Z">
          <w:r w:rsidR="00C56E28">
            <w:rPr>
              <w:noProof/>
            </w:rPr>
            <w:t>3</w:t>
          </w:r>
        </w:ins>
        <w:del w:id="1286" w:author="Chen Heller" w:date="2023-01-04T14:57:00Z">
          <w:r w:rsidR="0095479C" w:rsidDel="00C56E28">
            <w:rPr>
              <w:noProof/>
            </w:rPr>
            <w:delText>6</w:delText>
          </w:r>
        </w:del>
      </w:fldSimple>
      <w:bookmarkEnd w:id="1284"/>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w:t>
      </w:r>
      <w:commentRangeStart w:id="1287"/>
      <w:r w:rsidR="001F33A0">
        <w:t xml:space="preserve">Black error bars symbol the </w:t>
      </w:r>
      <w:r w:rsidR="000B1947">
        <w:t>SE</w:t>
      </w:r>
      <w:commentRangeEnd w:id="1287"/>
      <w:r w:rsidR="0080343A">
        <w:rPr>
          <w:rStyle w:val="CommentReference"/>
          <w:i w:val="0"/>
          <w:iCs w:val="0"/>
          <w:color w:val="auto"/>
        </w:rPr>
        <w:commentReference w:id="1287"/>
      </w:r>
      <w:r w:rsidR="001F33A0">
        <w:t>. Full/dashed grey lines represent a numerical incline/decline (respectively) between the congruent and incongruent conditions</w:t>
      </w:r>
      <w:r w:rsidRPr="00F3771A">
        <w:t>.</w:t>
      </w:r>
    </w:p>
    <w:p w14:paraId="1919DF25" w14:textId="01C76623" w:rsidR="00085C60" w:rsidRPr="00085C60" w:rsidDel="00085C60" w:rsidRDefault="00085C60" w:rsidP="00085C60">
      <w:pPr>
        <w:ind w:firstLine="0"/>
        <w:rPr>
          <w:del w:id="1288" w:author="Chen Heller" w:date="2023-01-16T15:39:00Z"/>
        </w:rPr>
        <w:pPrChange w:id="1289" w:author="Chen Heller" w:date="2023-01-16T15:39:00Z">
          <w:pPr>
            <w:pStyle w:val="Caption"/>
          </w:pPr>
        </w:pPrChange>
      </w:pPr>
    </w:p>
    <w:p w14:paraId="1C2CF195" w14:textId="3E399B08" w:rsidR="0013510A" w:rsidRPr="001C0104" w:rsidRDefault="00085C60" w:rsidP="00085C60">
      <w:pPr>
        <w:ind w:firstLine="0"/>
        <w:pPrChange w:id="1290" w:author="Chen Heller" w:date="2023-01-16T15:39:00Z">
          <w:pPr/>
        </w:pPrChange>
      </w:pPr>
      <w:commentRangeStart w:id="1291"/>
      <w:ins w:id="1292" w:author="Chen Heller" w:date="2023-01-16T15:38:00Z">
        <w:r w:rsidRPr="00085C60">
          <w:lastRenderedPageBreak/>
          <w:drawing>
            <wp:inline distT="0" distB="0" distL="0" distR="0" wp14:anchorId="42FD67CF" wp14:editId="3E72293C">
              <wp:extent cx="5856648" cy="298714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2139" cy="2995042"/>
                      </a:xfrm>
                      <a:prstGeom prst="rect">
                        <a:avLst/>
                      </a:prstGeom>
                    </pic:spPr>
                  </pic:pic>
                </a:graphicData>
              </a:graphic>
            </wp:inline>
          </w:drawing>
        </w:r>
      </w:ins>
      <w:commentRangeEnd w:id="1291"/>
      <w:ins w:id="1293" w:author="Chen Heller" w:date="2023-01-16T15:39:00Z">
        <w:r>
          <w:rPr>
            <w:rStyle w:val="CommentReference"/>
          </w:rPr>
          <w:commentReference w:id="1291"/>
        </w:r>
      </w:ins>
    </w:p>
    <w:p w14:paraId="35CAFCBB" w14:textId="3501B28E" w:rsidR="006A7738" w:rsidDel="000434D9" w:rsidRDefault="00D826D9" w:rsidP="006238E0">
      <w:pPr>
        <w:pStyle w:val="Heading3"/>
        <w:rPr>
          <w:del w:id="1294" w:author="Chen Heller" w:date="2023-01-09T13:29:00Z"/>
        </w:rPr>
      </w:pPr>
      <w:bookmarkStart w:id="1295" w:name="_Toc114485394"/>
      <w:del w:id="1296" w:author="Chen Heller" w:date="2023-01-09T13:29:00Z">
        <w:r w:rsidDel="000434D9">
          <w:delText>Discussion</w:delText>
        </w:r>
        <w:bookmarkEnd w:id="1295"/>
      </w:del>
    </w:p>
    <w:p w14:paraId="0B7BE30B" w14:textId="0739F776" w:rsidR="00BA6169" w:rsidRDefault="00F01249" w:rsidP="005856CE">
      <w:pPr>
        <w:ind w:firstLine="0"/>
      </w:pPr>
      <w:del w:id="1297"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1298" w:author="Chen Heller" w:date="2023-01-04T13:29:00Z">
        <w:r w:rsidDel="000128A2">
          <w:delText xml:space="preserve">movement </w:delText>
        </w:r>
      </w:del>
      <w:del w:id="1299" w:author="Chen Heller" w:date="2023-01-09T13:29:00Z">
        <w:r w:rsidDel="000434D9">
          <w:delText xml:space="preserve">duration. The difference between congruent and incongruent trajectories was significant </w:delText>
        </w:r>
      </w:del>
      <w:del w:id="1300" w:author="Chen Heller" w:date="2023-01-09T13:26:00Z">
        <w:r w:rsidDel="00B74112">
          <w:delText xml:space="preserve">approximately </w:delText>
        </w:r>
      </w:del>
      <w:del w:id="1301" w:author="Chen Heller" w:date="2023-01-09T13:29:00Z">
        <w:r w:rsidDel="000434D9">
          <w:delText xml:space="preserve">around </w:delText>
        </w:r>
      </w:del>
      <w:del w:id="1302"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commentRangeStart w:id="1303"/>
      <w:del w:id="1304" w:author="Chen Heller" w:date="2023-01-09T13:29:00Z">
        <w:r w:rsidR="000B4137" w:rsidDel="000434D9">
          <w:delText>24</w:delText>
        </w:r>
        <w:r w:rsidDel="000434D9">
          <w:delText>-</w:delText>
        </w:r>
        <w:r w:rsidR="000B4137" w:rsidDel="000434D9">
          <w:delText>94</w:delText>
        </w:r>
        <w:r w:rsidR="00886EF1" w:rsidDel="000434D9">
          <w:delText>% of the path</w:delText>
        </w:r>
        <w:commentRangeEnd w:id="1303"/>
        <w:r w:rsidR="00B74112" w:rsidDel="000434D9">
          <w:rPr>
            <w:rStyle w:val="CommentReference"/>
          </w:rPr>
          <w:commentReference w:id="1303"/>
        </w:r>
      </w:del>
      <w:del w:id="1305" w:author="Chen Heller" w:date="2023-01-09T13:26:00Z">
        <w:r w:rsidDel="00B74112">
          <w:delText>) post target onset</w:delText>
        </w:r>
      </w:del>
      <w:del w:id="1306"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1307" w:author="Chen Heller" w:date="2023-01-04T13:29:00Z">
        <w:r w:rsidR="005217F0" w:rsidDel="00977059">
          <w:delText xml:space="preserve">movement </w:delText>
        </w:r>
      </w:del>
      <w:del w:id="1308" w:author="Chen Heller" w:date="2023-01-09T13:29:00Z">
        <w:r w:rsidR="006B03CC" w:rsidDel="000434D9">
          <w:delText>duration</w:delText>
        </w:r>
        <w:r w:rsidR="005217F0" w:rsidDel="000434D9">
          <w:delText xml:space="preserve"> </w:delText>
        </w:r>
        <w:r w:rsidR="00FC5A63" w:rsidDel="000434D9">
          <w:delText xml:space="preserve">measure yielded </w:delText>
        </w:r>
        <w:r w:rsidR="00FC5A63" w:rsidDel="000434D9">
          <w:lastRenderedPageBreak/>
          <w:delText xml:space="preserve">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1309" w:name="_Toc114485395"/>
      <w:del w:id="1310" w:author="Chen Heller" w:date="2023-01-16T16:59:00Z">
        <w:r w:rsidDel="008922B7">
          <w:delText xml:space="preserve">General </w:delText>
        </w:r>
      </w:del>
      <w:r w:rsidR="00E668B7">
        <w:t>Discussion</w:t>
      </w:r>
      <w:bookmarkEnd w:id="1309"/>
    </w:p>
    <w:p w14:paraId="0EAC151E" w14:textId="2C35F688"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1311" w:author="Chen Heller" w:date="2023-01-04T16:28:00Z">
        <w:r w:rsidR="00883733" w:rsidDel="002627AD">
          <w:delText>In t</w:delText>
        </w:r>
      </w:del>
      <w:del w:id="1312" w:author="Chen Heller" w:date="2023-01-16T12:19:00Z">
        <w:r w:rsidR="00883733" w:rsidDel="00A34CE5">
          <w:delText>his</w:delText>
        </w:r>
      </w:del>
      <w:ins w:id="1313" w:author="Chen Heller" w:date="2023-01-16T16:59:00Z">
        <w:r w:rsidR="008922B7">
          <w:t>T</w:t>
        </w:r>
      </w:ins>
      <w:ins w:id="1314" w:author="Chen Heller" w:date="2023-01-16T12:19:00Z">
        <w:r w:rsidR="00A34CE5">
          <w:t>his</w:t>
        </w:r>
      </w:ins>
      <w:r w:rsidR="00883733">
        <w:t xml:space="preserve"> </w:t>
      </w:r>
      <w:del w:id="1315" w:author="Chen Heller" w:date="2023-01-04T16:28:00Z">
        <w:r w:rsidR="00883733" w:rsidDel="002627AD">
          <w:delText xml:space="preserve">thesis, I </w:delText>
        </w:r>
      </w:del>
      <w:ins w:id="1316" w:author="Chen Heller" w:date="2023-01-04T16:28:00Z">
        <w:r w:rsidR="002627AD">
          <w:t xml:space="preserve">study </w:t>
        </w:r>
      </w:ins>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1317" w:author="Chen Heller" w:date="2023-01-04T16:52:00Z">
        <w:r w:rsidR="00C46CA3" w:rsidDel="00D12EAE">
          <w:delText>I</w:delText>
        </w:r>
        <w:r w:rsidR="00FF06FA" w:rsidDel="00D12EAE">
          <w:delText xml:space="preserve"> </w:delText>
        </w:r>
      </w:del>
      <w:del w:id="1318" w:author="Chen Heller" w:date="2023-01-04T17:01:00Z">
        <w:r w:rsidR="006F7BC9" w:rsidDel="0028261D">
          <w:delText>used a</w:delText>
        </w:r>
      </w:del>
      <w:ins w:id="1319" w:author="Chen Heller" w:date="2023-01-04T17:01:00Z">
        <w:r w:rsidR="0028261D">
          <w:t>motion 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del w:id="1320" w:author="Chen Heller" w:date="2023-01-04T17:01:00Z">
        <w:r w:rsidR="005C621D" w:rsidDel="0028261D">
          <w:fldChar w:fldCharType="begin"/>
        </w:r>
        <w:r w:rsidR="008D13A3" w:rsidDel="0028261D">
          <w:del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5C621D" w:rsidDel="0028261D">
          <w:fldChar w:fldCharType="separate"/>
        </w:r>
        <w:r w:rsidR="005C621D" w:rsidRPr="005C621D" w:rsidDel="0028261D">
          <w:rPr>
            <w:rFonts w:ascii="Times New Roman" w:hAnsi="Times New Roman" w:cs="Times New Roman"/>
          </w:rPr>
          <w:delText xml:space="preserve">Dehaene et al. </w:delText>
        </w:r>
        <w:r w:rsidR="005C621D" w:rsidDel="0028261D">
          <w:rPr>
            <w:rFonts w:ascii="Times New Roman" w:hAnsi="Times New Roman" w:cs="Times New Roman"/>
          </w:rPr>
          <w:delText>(</w:delText>
        </w:r>
        <w:r w:rsidR="005C621D" w:rsidRPr="005C621D" w:rsidDel="0028261D">
          <w:rPr>
            <w:rFonts w:ascii="Times New Roman" w:hAnsi="Times New Roman" w:cs="Times New Roman"/>
          </w:rPr>
          <w:delText>2001)</w:delText>
        </w:r>
        <w:r w:rsidR="005C621D" w:rsidDel="0028261D">
          <w:fldChar w:fldCharType="end"/>
        </w:r>
        <w:r w:rsidR="002D0222" w:rsidDel="0028261D">
          <w:delText xml:space="preserve">, </w:delText>
        </w:r>
      </w:del>
      <w:ins w:id="1321" w:author="Chen Heller" w:date="2023-01-04T17:01:00Z">
        <w:r w:rsidR="0028261D">
          <w:fldChar w:fldCharType="begin"/>
        </w:r>
        <w:r w:rsidR="0028261D">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28261D">
          <w:fldChar w:fldCharType="separate"/>
        </w:r>
        <w:r w:rsidR="0028261D" w:rsidRPr="005C621D">
          <w:rPr>
            <w:rFonts w:ascii="Times New Roman" w:hAnsi="Times New Roman" w:cs="Times New Roman"/>
          </w:rPr>
          <w:t xml:space="preserve">Dehaene et al. </w:t>
        </w:r>
        <w:r w:rsidR="0028261D">
          <w:rPr>
            <w:rFonts w:ascii="Times New Roman" w:hAnsi="Times New Roman" w:cs="Times New Roman"/>
          </w:rPr>
          <w:t>(</w:t>
        </w:r>
        <w:r w:rsidR="0028261D" w:rsidRPr="005C621D">
          <w:rPr>
            <w:rFonts w:ascii="Times New Roman" w:hAnsi="Times New Roman" w:cs="Times New Roman"/>
          </w:rPr>
          <w:t>2001)</w:t>
        </w:r>
        <w:r w:rsidR="0028261D">
          <w:fldChar w:fldCharType="end"/>
        </w:r>
        <w:r w:rsidR="0028261D">
          <w:t xml:space="preserve">. This allowed to track participants' </w:t>
        </w:r>
      </w:ins>
      <w:ins w:id="1322" w:author="Chen Heller" w:date="2023-01-04T17:02:00Z">
        <w:r w:rsidR="0028261D">
          <w:t xml:space="preserve">reaching responses as they </w:t>
        </w:r>
      </w:ins>
      <w:del w:id="1323" w:author="Chen Heller" w:date="2023-01-04T17:02:00Z">
        <w:r w:rsidR="002D0222" w:rsidDel="0028261D">
          <w:delText xml:space="preserve">which </w:delText>
        </w:r>
      </w:del>
      <w:ins w:id="1324" w:author="Chen Heller" w:date="2023-01-04T16:51:00Z">
        <w:r w:rsidR="00D12EAE">
          <w:t>perform</w:t>
        </w:r>
      </w:ins>
      <w:ins w:id="1325" w:author="Chen Heller" w:date="2023-01-04T17:02:00Z">
        <w:r w:rsidR="0028261D">
          <w:t>ed</w:t>
        </w:r>
      </w:ins>
      <w:ins w:id="1326" w:author="Chen Heller" w:date="2023-01-04T16:51:00Z">
        <w:r w:rsidR="00D12EAE">
          <w:t xml:space="preserve"> a semantic judgment (i.e., determine whether the word described a natural item or a man-made artifact) on a visible target word that </w:t>
        </w:r>
      </w:ins>
      <w:ins w:id="1327" w:author="Chen Heller" w:date="2023-01-04T17:02:00Z">
        <w:r w:rsidR="002A70C0">
          <w:t>was</w:t>
        </w:r>
      </w:ins>
      <w:ins w:id="1328" w:author="Chen Heller" w:date="2023-01-04T16:51:00Z">
        <w:r w:rsidR="00D12EAE">
          <w:t xml:space="preserve"> preceded by an invisible prime. </w:t>
        </w:r>
      </w:ins>
      <w:ins w:id="1329" w:author="Chen Heller" w:date="2023-01-04T16:52:00Z">
        <w:r w:rsidR="00533F9C">
          <w:t xml:space="preserve">Motion tracking </w:t>
        </w:r>
      </w:ins>
      <w:del w:id="1330" w:author="Chen Heller" w:date="2023-01-04T17:02:00Z">
        <w:r w:rsidR="002D0222" w:rsidDel="002A70C0">
          <w:delText xml:space="preserve">allowed for continuous motion tracking while participants make reaching responses to </w:delText>
        </w:r>
      </w:del>
      <w:del w:id="1331" w:author="Chen Heller" w:date="2023-01-04T16:45:00Z">
        <w:r w:rsidR="002D0222" w:rsidDel="00966B33">
          <w:delText xml:space="preserve">classify </w:delText>
        </w:r>
      </w:del>
      <w:del w:id="1332"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ins w:id="1333" w:author="Chen Heller" w:date="2023-01-04T17:02:00Z">
        <w:r w:rsidR="002A70C0">
          <w:t xml:space="preserve"> </w:t>
        </w:r>
      </w:ins>
      <w:ins w:id="1334" w:author="Chen Heller" w:date="2023-01-04T17:03:00Z">
        <w:r w:rsidR="002A70C0">
          <w:t>r</w:t>
        </w:r>
      </w:ins>
      <w:ins w:id="1335" w:author="Chen Heller" w:date="2023-01-04T17:02:00Z">
        <w:r w:rsidR="002A70C0">
          <w:t xml:space="preserve">esults were compared to </w:t>
        </w:r>
      </w:ins>
      <w:ins w:id="1336" w:author="Chen Heller" w:date="2023-01-04T17:04:00Z">
        <w:r w:rsidR="002E2D10">
          <w:t xml:space="preserve">those of </w:t>
        </w:r>
      </w:ins>
      <w:ins w:id="1337" w:author="Chen Heller" w:date="2023-01-04T17:02:00Z">
        <w:r w:rsidR="002A70C0">
          <w:t>a</w:t>
        </w:r>
      </w:ins>
      <w:ins w:id="1338" w:author="Chen Heller" w:date="2023-01-04T16:41:00Z">
        <w:r w:rsidR="00C35036">
          <w:t xml:space="preserve">n identical task </w:t>
        </w:r>
      </w:ins>
      <w:ins w:id="1339" w:author="Chen Heller" w:date="2023-01-04T17:03:00Z">
        <w:r w:rsidR="002A70C0">
          <w:t>performed with keyboard responses</w:t>
        </w:r>
      </w:ins>
      <w:ins w:id="1340" w:author="Chen Heller" w:date="2023-01-04T16:42:00Z">
        <w:r w:rsidR="00C35036">
          <w:t>.</w:t>
        </w:r>
      </w:ins>
    </w:p>
    <w:p w14:paraId="60F8E191" w14:textId="02A4C391" w:rsidR="00463A29" w:rsidRDefault="002D0222" w:rsidP="00B74D9D">
      <w:del w:id="1341"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1342"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1343"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1344"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w:delText>
        </w:r>
        <w:r w:rsidR="00FF06FA" w:rsidDel="00D567F2">
          <w:lastRenderedPageBreak/>
          <w:delText xml:space="preserve">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1345" w:author="Chen Heller" w:date="2023-01-04T13:29:00Z">
        <w:r w:rsidR="00C1383D" w:rsidRPr="00B61294" w:rsidDel="00977059">
          <w:delText xml:space="preserve">movement </w:delText>
        </w:r>
      </w:del>
      <w:del w:id="1346"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1347" w:author="Chen Heller" w:date="2023-01-04T16:43:00Z"/>
        </w:rPr>
      </w:pPr>
      <w:del w:id="1348"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1349" w:author="Chen Heller" w:date="2023-01-04T13:29:00Z">
        <w:r w:rsidR="00FF06FA" w:rsidDel="00977059">
          <w:delText xml:space="preserve">movement </w:delText>
        </w:r>
      </w:del>
      <w:del w:id="1350"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1351" w:author="Chen Heller" w:date="2023-01-04T16:44:00Z"/>
        </w:rPr>
      </w:pPr>
      <w:del w:id="1352"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40A46D28" w:rsidR="00B00AED" w:rsidRDefault="004C7623" w:rsidP="00BA3CB9">
      <w:del w:id="1353"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1354"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r w:rsidR="000434D9">
          <w:t xml:space="preserve"> a large congruency effect was found using both measures.</w:t>
        </w:r>
      </w:ins>
      <w:ins w:id="1355" w:author="Chen Heller" w:date="2023-01-16T17:34:00Z">
        <w:r w:rsidR="00956589">
          <w:t xml:space="preserve"> In the reaching session, presenting an incongruent prime biased the participant's response towards the incorrect answer</w:t>
        </w:r>
      </w:ins>
      <w:ins w:id="1356" w:author="Chen Heller" w:date="2023-01-16T17:36:00Z">
        <w:r w:rsidR="00EC597B">
          <w:t xml:space="preserve">, resulting in </w:t>
        </w:r>
      </w:ins>
      <w:ins w:id="1357" w:author="Chen Heller" w:date="2023-01-16T17:38:00Z">
        <w:r w:rsidR="008F6F85">
          <w:t>average trajectories that c</w:t>
        </w:r>
      </w:ins>
      <w:ins w:id="1358" w:author="Chen Heller" w:date="2023-01-16T17:39:00Z">
        <w:r w:rsidR="008F6F85">
          <w:t>urve towards the center of the screen.</w:t>
        </w:r>
      </w:ins>
      <w:ins w:id="1359" w:author="Chen Heller" w:date="2023-01-16T17:36:00Z">
        <w:r w:rsidR="00EC597B">
          <w:t xml:space="preserve"> </w:t>
        </w:r>
      </w:ins>
      <w:ins w:id="1360" w:author="Chen Heller" w:date="2023-01-16T17:44:00Z">
        <w:r w:rsidR="000E66D2">
          <w:t xml:space="preserve">The </w:t>
        </w:r>
      </w:ins>
      <w:ins w:id="1361" w:author="Chen Heller" w:date="2023-01-16T17:48:00Z">
        <w:r w:rsidR="002F6482">
          <w:t>effect</w:t>
        </w:r>
      </w:ins>
      <w:ins w:id="1362" w:author="Chen Heller" w:date="2023-01-16T17:45:00Z">
        <w:r w:rsidR="000E66D2">
          <w:t xml:space="preserve"> on the average trajectories was quantified by t</w:t>
        </w:r>
      </w:ins>
      <w:ins w:id="1363" w:author="Chen Heller" w:date="2023-01-16T17:44:00Z">
        <w:r w:rsidR="00EA4EB5">
          <w:t xml:space="preserve">he area between </w:t>
        </w:r>
      </w:ins>
      <w:ins w:id="1364" w:author="Chen Heller" w:date="2023-01-16T17:45:00Z">
        <w:r w:rsidR="000E66D2">
          <w:t>them which was smaller for the incongruent condition.</w:t>
        </w:r>
      </w:ins>
      <w:ins w:id="1365" w:author="Chen Heller" w:date="2023-01-16T17:44:00Z">
        <w:r w:rsidR="00EA4EB5">
          <w:t xml:space="preserve"> </w:t>
        </w:r>
      </w:ins>
      <w:ins w:id="1366" w:author="Chen Heller" w:date="2023-01-16T17:48:00Z">
        <w:r w:rsidR="002F6482">
          <w:t xml:space="preserve">In line with the averaging results, a </w:t>
        </w:r>
      </w:ins>
      <w:ins w:id="1367" w:author="Chen Heller" w:date="2023-01-16T17:40:00Z">
        <w:r w:rsidR="00255051">
          <w:t xml:space="preserve">bias </w:t>
        </w:r>
      </w:ins>
      <w:ins w:id="1368" w:author="Chen Heller" w:date="2023-01-16T17:49:00Z">
        <w:r w:rsidR="002F6482">
          <w:t xml:space="preserve">can be seen </w:t>
        </w:r>
      </w:ins>
      <w:ins w:id="1369" w:author="Chen Heller" w:date="2023-01-16T17:40:00Z">
        <w:r w:rsidR="00255051">
          <w:t>also in single trial data</w:t>
        </w:r>
      </w:ins>
      <w:ins w:id="1370" w:author="Chen Heller" w:date="2023-01-16T17:49:00Z">
        <w:r w:rsidR="002F6482">
          <w:t xml:space="preserve">, where </w:t>
        </w:r>
      </w:ins>
      <w:ins w:id="1371" w:author="Chen Heller" w:date="2023-01-16T17:40:00Z">
        <w:r w:rsidR="00255051">
          <w:t xml:space="preserve">the trajectories </w:t>
        </w:r>
      </w:ins>
      <w:ins w:id="1372" w:author="Chen Heller" w:date="2023-01-16T17:42:00Z">
        <w:r w:rsidR="008F3877">
          <w:t xml:space="preserve">in the incongruent condition </w:t>
        </w:r>
      </w:ins>
      <w:ins w:id="1373" w:author="Chen Heller" w:date="2023-01-16T17:49:00Z">
        <w:r w:rsidR="002F6482">
          <w:t xml:space="preserve">are </w:t>
        </w:r>
      </w:ins>
      <w:ins w:id="1374" w:author="Chen Heller" w:date="2023-01-16T17:42:00Z">
        <w:r w:rsidR="008F3877">
          <w:t xml:space="preserve">longer and </w:t>
        </w:r>
      </w:ins>
      <w:ins w:id="1375" w:author="Chen Heller" w:date="2023-01-16T17:49:00Z">
        <w:r w:rsidR="002F6482">
          <w:t xml:space="preserve">take </w:t>
        </w:r>
      </w:ins>
      <w:ins w:id="1376" w:author="Chen Heller" w:date="2023-01-16T17:42:00Z">
        <w:r w:rsidR="007B2A5F">
          <w:t xml:space="preserve">more time to complete. </w:t>
        </w:r>
      </w:ins>
      <w:ins w:id="1377" w:author="Chen Heller" w:date="2023-01-16T17:43:00Z">
        <w:r w:rsidR="007B2A5F">
          <w:t>This serve</w:t>
        </w:r>
      </w:ins>
      <w:ins w:id="1378" w:author="Chen Heller" w:date="2023-01-16T17:45:00Z">
        <w:r w:rsidR="000E66D2">
          <w:t>s</w:t>
        </w:r>
      </w:ins>
      <w:ins w:id="1379" w:author="Chen Heller" w:date="2023-01-16T17:43:00Z">
        <w:r w:rsidR="007B2A5F">
          <w:t xml:space="preserve"> as an indication that the invisible prime interfered with the participant's </w:t>
        </w:r>
      </w:ins>
      <w:ins w:id="1380" w:author="Chen Heller" w:date="2023-01-16T17:45:00Z">
        <w:r w:rsidR="00FC1685">
          <w:t>decision</w:t>
        </w:r>
      </w:ins>
      <w:ins w:id="1381" w:author="Chen Heller" w:date="2023-01-16T17:49:00Z">
        <w:r w:rsidR="001278E5">
          <w:t xml:space="preserve"> execution</w:t>
        </w:r>
      </w:ins>
      <w:ins w:id="1382" w:author="Chen Heller" w:date="2023-01-16T17:43:00Z">
        <w:r w:rsidR="007B2A5F">
          <w:t>.</w:t>
        </w:r>
      </w:ins>
      <w:ins w:id="1383" w:author="Chen Heller" w:date="2023-01-16T17:46:00Z">
        <w:r w:rsidR="00BA3CB9">
          <w:t xml:space="preserve"> Temporally, this effect can be placed </w:t>
        </w:r>
      </w:ins>
      <w:ins w:id="1384" w:author="Chen Heller" w:date="2023-01-16T17:47:00Z">
        <w:r w:rsidR="00BA3CB9">
          <w:lastRenderedPageBreak/>
          <w:t>approximately</w:t>
        </w:r>
      </w:ins>
      <w:ins w:id="1385" w:author="Chen Heller" w:date="2023-01-16T14:15:00Z">
        <w:r w:rsidR="008C418F">
          <w:t xml:space="preserve"> </w:t>
        </w:r>
        <w:r w:rsidR="00F50EB4">
          <w:t xml:space="preserve">between 160-300ms </w:t>
        </w:r>
      </w:ins>
      <w:ins w:id="1386" w:author="Chen Heller" w:date="2023-01-16T14:17:00Z">
        <w:r w:rsidR="00567538">
          <w:t xml:space="preserve">post </w:t>
        </w:r>
      </w:ins>
      <w:ins w:id="1387" w:author="Chen Heller" w:date="2023-01-16T14:15:00Z">
        <w:r w:rsidR="008C418F">
          <w:t xml:space="preserve">target presentation, </w:t>
        </w:r>
        <w:r w:rsidR="00F50EB4">
          <w:t xml:space="preserve">as is evident </w:t>
        </w:r>
      </w:ins>
      <w:ins w:id="1388" w:author="Chen Heller" w:date="2023-01-16T14:16:00Z">
        <w:r w:rsidR="008C418F">
          <w:t xml:space="preserve">in the </w:t>
        </w:r>
        <w:r w:rsidR="00A7033C">
          <w:t>implied</w:t>
        </w:r>
        <w:r w:rsidR="008C418F">
          <w:t xml:space="preserve"> end point and velocity</w:t>
        </w:r>
        <w:r w:rsidR="00EF6263">
          <w:t xml:space="preserve"> </w:t>
        </w:r>
      </w:ins>
      <w:ins w:id="1389" w:author="Chen Heller" w:date="2023-01-09T13:29:00Z">
        <w:r w:rsidR="000434D9">
          <w:t xml:space="preserve"> (note however that this analysis should not be taken as evidence for the exact latency/offset of the effect; see </w:t>
        </w:r>
        <w:r w:rsidR="000434D9">
          <w:fldChar w:fldCharType="begin"/>
        </w:r>
        <w:r w:rsidR="000434D9">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0434D9">
          <w:fldChar w:fldCharType="separate"/>
        </w:r>
        <w:r w:rsidR="000434D9" w:rsidRPr="005856CE">
          <w:rPr>
            <w:rFonts w:ascii="Times New Roman" w:hAnsi="Times New Roman" w:cs="Times New Roman"/>
          </w:rPr>
          <w:t>Sassenhagen &amp; Draschkow</w:t>
        </w:r>
        <w:r w:rsidR="000434D9">
          <w:rPr>
            <w:rFonts w:ascii="Times New Roman" w:hAnsi="Times New Roman" w:cs="Times New Roman"/>
          </w:rPr>
          <w:t>,</w:t>
        </w:r>
        <w:r w:rsidR="000434D9" w:rsidRPr="005856CE">
          <w:rPr>
            <w:rFonts w:ascii="Times New Roman" w:hAnsi="Times New Roman" w:cs="Times New Roman"/>
          </w:rPr>
          <w:t xml:space="preserve"> 2019</w:t>
        </w:r>
        <w:r w:rsidR="000434D9">
          <w:fldChar w:fldCharType="end"/>
        </w:r>
        <w:r w:rsidR="000434D9">
          <w:t xml:space="preserve">). </w:t>
        </w:r>
      </w:ins>
      <w:ins w:id="1390" w:author="Chen Heller" w:date="2023-01-16T17:51:00Z">
        <w:r w:rsidR="00A00E18">
          <w:t xml:space="preserve">The </w:t>
        </w:r>
      </w:ins>
      <w:ins w:id="1391" w:author="Chen Heller" w:date="2023-01-09T13:31:00Z">
        <w:r w:rsidR="00F17027">
          <w:t>result</w:t>
        </w:r>
      </w:ins>
      <w:ins w:id="1392" w:author="Chen Heller" w:date="2023-01-16T17:51:00Z">
        <w:r w:rsidR="00A00E18">
          <w:t>s</w:t>
        </w:r>
      </w:ins>
      <w:ins w:id="1393" w:author="Chen Heller" w:date="2023-01-09T13:31:00Z">
        <w:r w:rsidR="00F17027">
          <w:t xml:space="preserve"> go beyond previous studies, as the current design included stringent awareness measures, with trial by trial subjective and objective measures, mitigating previous criticisms that attribute unconscious effects to residual undetected awareness </w:t>
        </w:r>
        <w:r w:rsidR="00F17027">
          <w:fldChar w:fldCharType="begin"/>
        </w:r>
        <w:r w:rsidR="00F17027">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fldChar w:fldCharType="separate"/>
        </w:r>
        <w:r w:rsidR="00F17027" w:rsidRPr="00915CA3">
          <w:rPr>
            <w:rFonts w:ascii="Times New Roman" w:hAnsi="Times New Roman" w:cs="Times New Roman"/>
          </w:rPr>
          <w:t>(Merikle, 1992; Peters &amp; Lau, 2015; Zerweck et al., 2021)</w:t>
        </w:r>
        <w:r w:rsidR="00F17027">
          <w:fldChar w:fldCharType="end"/>
        </w:r>
        <w:r w:rsidR="00F17027">
          <w:t xml:space="preserve">. Similarly, the unconscious effect could not result from regression to the mean of the awareness measurement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similar effects (yet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 xml:space="preserve">). </w:t>
        </w:r>
      </w:ins>
      <w:del w:id="1394" w:author="Chen Heller" w:date="2023-01-09T13:31:00Z">
        <w:r w:rsidR="002E3E1A" w:rsidDel="00F17027">
          <w:delText xml:space="preserve">In line with </w:delText>
        </w:r>
      </w:del>
      <w:del w:id="1395" w:author="Chen Heller" w:date="2023-01-04T17:05:00Z">
        <w:r w:rsidR="002E3E1A" w:rsidDel="00F12D4E">
          <w:delText xml:space="preserve">my </w:delText>
        </w:r>
      </w:del>
      <w:del w:id="1396" w:author="Chen Heller" w:date="2023-01-09T13:31:00Z">
        <w:r w:rsidR="002E3E1A" w:rsidDel="00F17027">
          <w:delText>predictions</w:delText>
        </w:r>
        <w:r w:rsidR="00B00AED" w:rsidDel="00F17027">
          <w:delText xml:space="preserve">, both </w:delText>
        </w:r>
      </w:del>
      <w:del w:id="1397" w:author="Chen Heller" w:date="2023-01-04T17:05:00Z">
        <w:r w:rsidR="00B00AED" w:rsidDel="00F12D4E">
          <w:delText xml:space="preserve">of which </w:delText>
        </w:r>
      </w:del>
      <w:del w:id="1398" w:author="Chen Heller" w:date="2023-01-09T13:31:00Z">
        <w:r w:rsidR="00B00AED" w:rsidDel="00F17027">
          <w:delText>yielded robust effects.</w:delText>
        </w:r>
      </w:del>
      <w:r w:rsidR="00463A29">
        <w:t xml:space="preserve"> </w:t>
      </w:r>
      <w:del w:id="1399"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1400" w:author="Chen Heller" w:date="2023-01-04T17:08:00Z">
        <w:r w:rsidR="00B00AED" w:rsidDel="00E9122A">
          <w:delText xml:space="preserve">attributing </w:delText>
        </w:r>
      </w:del>
      <w:del w:id="1401"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028DFF9B"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1402" w:author="Chen Heller" w:date="2023-01-16T17:09:00Z">
        <w:r w:rsidR="00B5000E" w:rsidDel="00D4446F">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1403"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w:t>
        </w:r>
        <w:proofErr w:type="spellStart"/>
        <w:r w:rsidR="00D4446F" w:rsidRPr="000447E3">
          <w:rPr>
            <w:rFonts w:ascii="Times New Roman" w:hAnsi="Times New Roman" w:cs="Times New Roman"/>
          </w:rPr>
          <w:t>Dotan</w:t>
        </w:r>
        <w:proofErr w:type="spellEnd"/>
        <w:r w:rsidR="00D4446F" w:rsidRPr="000447E3">
          <w:rPr>
            <w:rFonts w:ascii="Times New Roman" w:hAnsi="Times New Roman" w:cs="Times New Roman"/>
          </w:rPr>
          <w:t xml:space="preserve"> et al., 2019; Freeman et al., 2011)</w:t>
        </w:r>
        <w:r w:rsidR="00D4446F">
          <w:fldChar w:fldCharType="end"/>
        </w:r>
        <w:r w:rsidR="00D4446F">
          <w:t xml:space="preserve">. </w:t>
        </w:r>
        <w:r w:rsidR="004D5BF1">
          <w:t xml:space="preserve">Having no </w:t>
        </w:r>
        <w:r w:rsidR="004D5BF1">
          <w:lastRenderedPageBreak/>
          <w:t>difference between t</w:t>
        </w:r>
        <w:r w:rsidR="00D4446F">
          <w:t xml:space="preserve">he reaction times </w:t>
        </w:r>
        <w:r w:rsidR="004D5BF1">
          <w:t xml:space="preserve">in the reaching task </w:t>
        </w:r>
        <w:r w:rsidR="00D4446F">
          <w:t>show</w:t>
        </w:r>
      </w:ins>
      <w:ins w:id="1404" w:author="Chen Heller" w:date="2023-01-16T17:10:00Z">
        <w:r w:rsidR="004D5BF1">
          <w:t>s</w:t>
        </w:r>
      </w:ins>
      <w:ins w:id="1405" w:author="Chen Heller" w:date="2023-01-16T17:09:00Z">
        <w:r w:rsidR="00D4446F">
          <w:t xml:space="preserve"> that the decision making does not occur before making the response, as is the case with keyboard response, but rather simultaneously with the reaching response.</w:t>
        </w:r>
        <w:r w:rsidR="00D4446F">
          <w:t xml:space="preserve"> </w:t>
        </w:r>
      </w:ins>
      <w:ins w:id="1406" w:author="Chen Heller" w:date="2023-01-16T17:11:00Z">
        <w:r w:rsidR="00B14A91">
          <w:t xml:space="preserve">This allows to capture interesting </w:t>
        </w:r>
        <w:r w:rsidR="001F5A3B">
          <w:t xml:space="preserve">events </w:t>
        </w:r>
      </w:ins>
      <w:r w:rsidR="00CA3047">
        <w:t xml:space="preserve">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w:t>
      </w:r>
      <w:ins w:id="1407" w:author="Chen Heller" w:date="2023-01-16T17:53:00Z">
        <w:r w:rsidR="00537228">
          <w:t>Surprisingly</w:t>
        </w:r>
      </w:ins>
      <w:ins w:id="1408" w:author="Chen Heller" w:date="2023-01-16T17:13:00Z">
        <w:r w:rsidR="00612440">
          <w:t>, COM were not recorded in the current experiment</w:t>
        </w:r>
      </w:ins>
      <w:ins w:id="1409" w:author="Chen Heller" w:date="2023-01-16T17:54:00Z">
        <w:r w:rsidR="003548EA">
          <w:t>, pe</w:t>
        </w:r>
      </w:ins>
      <w:ins w:id="1410" w:author="Chen Heller" w:date="2023-01-16T17:55:00Z">
        <w:r w:rsidR="003548EA">
          <w:t>r</w:t>
        </w:r>
      </w:ins>
      <w:ins w:id="1411" w:author="Chen Heller" w:date="2023-01-16T17:54:00Z">
        <w:r w:rsidR="003548EA">
          <w:t>haps</w:t>
        </w:r>
      </w:ins>
      <w:ins w:id="1412" w:author="Chen Heller" w:date="2023-01-16T17:13:00Z">
        <w:r w:rsidR="00612440">
          <w:t xml:space="preserve"> due to the decoding method </w:t>
        </w:r>
      </w:ins>
      <w:ins w:id="1413" w:author="Chen Heller" w:date="2023-01-16T17:55:00Z">
        <w:r w:rsidR="003548EA">
          <w:t xml:space="preserve">that was </w:t>
        </w:r>
      </w:ins>
      <w:ins w:id="1414" w:author="Chen Heller" w:date="2023-01-16T17:13:00Z">
        <w:r w:rsidR="00612440">
          <w:t xml:space="preserve">used. A more </w:t>
        </w:r>
      </w:ins>
      <w:ins w:id="1415" w:author="Chen Heller" w:date="2023-01-16T17:14:00Z">
        <w:r w:rsidR="00BF4FCB">
          <w:t>sophisticated</w:t>
        </w:r>
      </w:ins>
      <w:ins w:id="1416" w:author="Chen Heller" w:date="2023-01-16T17:13:00Z">
        <w:r w:rsidR="00612440">
          <w:t xml:space="preserve"> method relies on </w:t>
        </w:r>
      </w:ins>
      <w:ins w:id="1417" w:author="Chen Heller" w:date="2023-01-16T17:14:00Z">
        <w:r w:rsidR="00612440">
          <w:t>angular movement</w:t>
        </w:r>
      </w:ins>
      <w:ins w:id="1418" w:author="Chen Heller" w:date="2023-01-16T17:54:00Z">
        <w:r w:rsidR="000C368B" w:rsidRPr="000C368B">
          <w:t xml:space="preserve"> </w:t>
        </w:r>
        <w:r w:rsidR="000C368B">
          <w:t>direction</w:t>
        </w:r>
      </w:ins>
      <w:ins w:id="1419" w:author="Chen Heller" w:date="2023-01-16T17:14:00Z">
        <w:r w:rsidR="00612440">
          <w:t xml:space="preserve"> </w:t>
        </w:r>
        <w:r w:rsidR="00BF4FCB">
          <w:t>[</w:t>
        </w:r>
        <w:commentRangeStart w:id="1420"/>
        <w:r w:rsidR="00BF4FCB">
          <w:t>ref</w:t>
        </w:r>
      </w:ins>
      <w:commentRangeEnd w:id="1420"/>
      <w:ins w:id="1421" w:author="Chen Heller" w:date="2023-01-16T17:19:00Z">
        <w:r w:rsidR="007C192A">
          <w:rPr>
            <w:rStyle w:val="CommentReference"/>
          </w:rPr>
          <w:commentReference w:id="1420"/>
        </w:r>
      </w:ins>
      <w:ins w:id="1422" w:author="Chen Heller" w:date="2023-01-16T17:14:00Z">
        <w:r w:rsidR="00BF4FCB">
          <w:t xml:space="preserve">] </w:t>
        </w:r>
      </w:ins>
      <w:ins w:id="1423" w:author="Chen Heller" w:date="2023-01-16T17:55:00Z">
        <w:r w:rsidR="003548EA">
          <w:t xml:space="preserve">and </w:t>
        </w:r>
      </w:ins>
      <w:ins w:id="1424" w:author="Chen Heller" w:date="2023-01-16T17:14:00Z">
        <w:r w:rsidR="00612440">
          <w:t xml:space="preserve">could possibly reveal </w:t>
        </w:r>
        <w:r w:rsidR="00BF4FCB">
          <w:t xml:space="preserve">changes in decision that went </w:t>
        </w:r>
      </w:ins>
      <w:ins w:id="1425" w:author="Chen Heller" w:date="2023-01-16T17:55:00Z">
        <w:r w:rsidR="003548EA">
          <w:t xml:space="preserve">undetected </w:t>
        </w:r>
      </w:ins>
      <w:ins w:id="1426" w:author="Chen Heller" w:date="2023-01-16T17:14:00Z">
        <w:r w:rsidR="00BF4FCB">
          <w:t xml:space="preserve">in the current constellation. </w:t>
        </w:r>
      </w:ins>
      <w:ins w:id="1427" w:author="Chen Heller" w:date="2023-01-16T17:54:00Z">
        <w:r w:rsidR="000C368B">
          <w:t xml:space="preserve">COM behavior </w:t>
        </w:r>
      </w:ins>
      <w:del w:id="1428" w:author="Chen Heller" w:date="2023-01-16T17:54:00Z">
        <w:r w:rsidR="005F0446" w:rsidDel="000C368B">
          <w:delText xml:space="preserve">This type of </w:delText>
        </w:r>
        <w:r w:rsidR="00E8307D" w:rsidDel="000C368B">
          <w:delText xml:space="preserve">behavior </w:delText>
        </w:r>
      </w:del>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1429"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1430"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1431" w:author="Chen Heller" w:date="2023-01-16T17:12:00Z">
        <w:r w:rsidR="00D02C7F">
          <w:t xml:space="preserve"> </w:t>
        </w:r>
      </w:ins>
    </w:p>
    <w:p w14:paraId="26216D45" w14:textId="5BA50375"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del w:id="1432" w:author="Chen Heller" w:date="2023-01-04T13:29:00Z">
        <w:r w:rsidR="003B1BD0" w:rsidDel="00977059">
          <w:delText xml:space="preserve">movement </w:delText>
        </w:r>
      </w:del>
      <w:ins w:id="1433"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66134D82" w:rsidR="00C07D7A" w:rsidRPr="00FB5ABF" w:rsidRDefault="00C04573" w:rsidP="00C07D7A">
      <w:r>
        <w:lastRenderedPageBreak/>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w:t>
      </w:r>
      <w:ins w:id="1434" w:author="Chen Heller" w:date="2023-01-09T13:33:00Z">
        <w:r w:rsidR="0018530D">
          <w:t>a</w:t>
        </w:r>
      </w:ins>
      <w:r w:rsidR="00C07D7A">
        <w:t>led similar effect size to that produced by the reach area measure</w:t>
      </w:r>
      <w:ins w:id="1435" w:author="Chen Heller" w:date="2023-01-09T13:33:00Z">
        <w:r w:rsidR="0018530D">
          <w:t xml:space="preserve"> (for full description of results see Supplementary Material [ref])</w:t>
        </w:r>
      </w:ins>
      <w:r w:rsidR="00C07D7A">
        <w:t>.</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w:t>
      </w:r>
      <w:r>
        <w:lastRenderedPageBreak/>
        <w:t xml:space="preserve">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53059164"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 xml:space="preserve">more </w:t>
      </w:r>
      <w:commentRangeStart w:id="1436"/>
      <w:r w:rsidR="00B160A8">
        <w:t>comple</w:t>
      </w:r>
      <w:r w:rsidR="00ED1528">
        <w:t>x</w:t>
      </w:r>
      <w:r w:rsidR="00181385">
        <w:t xml:space="preserve"> than a simple keypress</w:t>
      </w:r>
      <w:commentRangeEnd w:id="1436"/>
      <w:r w:rsidR="007D7457">
        <w:rPr>
          <w:rStyle w:val="CommentReference"/>
        </w:rPr>
        <w:commentReference w:id="1436"/>
      </w:r>
      <w:r w:rsidR="00181385">
        <w:t>.</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w:t>
      </w:r>
      <w:commentRangeStart w:id="1437"/>
      <w:r w:rsidR="00F22DA9">
        <w:t xml:space="preserve">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commentRangeEnd w:id="1437"/>
      <w:r w:rsidR="0013777F">
        <w:rPr>
          <w:rStyle w:val="CommentReference"/>
        </w:rPr>
        <w:commentReference w:id="1437"/>
      </w:r>
      <w:r w:rsidR="00553B76">
        <w:t xml:space="preserve">. </w:t>
      </w:r>
      <w:r w:rsidR="00FC6200">
        <w:t xml:space="preserve">In addition, the </w:t>
      </w:r>
      <w:r w:rsidR="00C674B7">
        <w:t>SNR was further decreased in the reaching session due to the higher number of excluded trials.</w:t>
      </w:r>
    </w:p>
    <w:p w14:paraId="29CDF939" w14:textId="77777777" w:rsidR="005C5A39" w:rsidRDefault="003F6AD7" w:rsidP="00372F74">
      <w:pPr>
        <w:rPr>
          <w:ins w:id="1438" w:author="Chen Heller" w:date="2023-01-16T14:44:00Z"/>
        </w:rPr>
      </w:pPr>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1439" w:author="Chen Heller" w:date="2023-01-16T14:44:00Z">
        <w:r w:rsidR="005C5A39">
          <w:t>approximately after 160ms</w:t>
        </w:r>
      </w:ins>
      <w:del w:id="1440" w:author="Chen Heller" w:date="2023-01-16T14:44:00Z">
        <w:r w:rsidR="00FC7606" w:rsidDel="005C5A39">
          <w:delText>almost throughout the entire movement</w:delText>
        </w:r>
      </w:del>
      <w:r w:rsidR="00FC7606">
        <w:t>.</w:t>
      </w:r>
    </w:p>
    <w:p w14:paraId="1B5218A9" w14:textId="47E81AE2" w:rsidR="00535B09" w:rsidRPr="008B22C0" w:rsidRDefault="005C5A39" w:rsidP="00372F74">
      <w:pPr>
        <w:rPr>
          <w:rFonts w:hint="cs"/>
          <w:rtl/>
        </w:rPr>
      </w:pPr>
      <w:ins w:id="1441" w:author="Chen Heller" w:date="2023-01-16T14:45:00Z">
        <w:r>
          <w:t xml:space="preserve">The failure to </w:t>
        </w:r>
        <w:r w:rsidR="0070130A">
          <w:t xml:space="preserve">attain a larger effect in the reaching task could also result from the relatively simple </w:t>
        </w:r>
      </w:ins>
      <w:ins w:id="1442" w:author="Chen Heller" w:date="2023-01-16T14:46:00Z">
        <w:r w:rsidR="0070130A">
          <w:t>task the participants had to perform</w:t>
        </w:r>
      </w:ins>
      <w:ins w:id="1443" w:author="Chen Heller" w:date="2023-01-16T14:48:00Z">
        <w:r w:rsidR="00303A72">
          <w:t xml:space="preserve">, as is indicated by the relatively low </w:t>
        </w:r>
      </w:ins>
      <w:ins w:id="1444" w:author="Chen Heller" w:date="2023-01-16T14:50:00Z">
        <w:r w:rsidR="00A43F80">
          <w:t>proportion</w:t>
        </w:r>
      </w:ins>
      <w:ins w:id="1445" w:author="Chen Heller" w:date="2023-01-16T14:48:00Z">
        <w:r w:rsidR="00303A72">
          <w:t xml:space="preserve"> of </w:t>
        </w:r>
        <w:r w:rsidR="00303A72">
          <w:lastRenderedPageBreak/>
          <w:t xml:space="preserve">incorrect answers in both tasks. </w:t>
        </w:r>
      </w:ins>
      <w:ins w:id="1446" w:author="Chen Heller" w:date="2023-01-16T14:49:00Z">
        <w:r w:rsidR="00A43F80">
          <w:t xml:space="preserve">If a more complex task was used, the keyboard sensitivity to the effect was </w:t>
        </w:r>
      </w:ins>
      <w:ins w:id="1447" w:author="Chen Heller" w:date="2023-01-16T14:50:00Z">
        <w:r w:rsidR="00A43F80">
          <w:t xml:space="preserve">expected to drop [ref], however the effect on the reaching task's sensitivity </w:t>
        </w:r>
      </w:ins>
      <w:ins w:id="1448" w:author="Chen Heller" w:date="2023-01-16T14:51:00Z">
        <w:r w:rsidR="00097572">
          <w:t>has not been previously studied</w:t>
        </w:r>
      </w:ins>
      <w:ins w:id="1449" w:author="Chen Heller" w:date="2023-01-16T14:46:00Z">
        <w:r w:rsidR="0070130A">
          <w:t xml:space="preserve">. </w:t>
        </w:r>
      </w:ins>
      <w:proofErr w:type="spellStart"/>
      <w:ins w:id="1450" w:author="Chen Heller" w:date="2023-01-16T14:51:00Z">
        <w:r w:rsidR="00097572">
          <w:t>Complimantory</w:t>
        </w:r>
        <w:proofErr w:type="spellEnd"/>
        <w:r w:rsidR="00097572">
          <w:t xml:space="preserve"> experime</w:t>
        </w:r>
      </w:ins>
      <w:ins w:id="1451" w:author="Chen Heller" w:date="2023-01-16T14:52:00Z">
        <w:r w:rsidR="00097572">
          <w:t>nts are required to determine the answer to this question.</w:t>
        </w:r>
      </w:ins>
      <w:del w:id="1452" w:author="Chen Heller" w:date="2023-01-16T14:52:00Z">
        <w:r w:rsidR="00FC7606" w:rsidDel="00BA5193">
          <w:delText xml:space="preserve"> </w:delText>
        </w:r>
        <w:r w:rsidR="00D210E4" w:rsidDel="00BA5193">
          <w:delText>Thus, it seems like the lower SNR is a more plausible explanation for the results.</w:delText>
        </w:r>
      </w:del>
    </w:p>
    <w:p w14:paraId="0CADF9B0" w14:textId="44DE444A"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1453" w:author="Chen Heller" w:date="2023-01-03T10:14:00Z"/>
        </w:rPr>
        <w:pPrChange w:id="1454" w:author="Chen Heller" w:date="2023-01-03T10:14:00Z">
          <w:pPr>
            <w:pStyle w:val="Heading3"/>
          </w:pPr>
        </w:pPrChange>
      </w:pPr>
      <w:ins w:id="1455" w:author="Chen Heller" w:date="2023-01-03T10:15:00Z">
        <w:r>
          <w:t>Declarations</w:t>
        </w:r>
      </w:ins>
    </w:p>
    <w:p w14:paraId="7AD43A12" w14:textId="652B265C" w:rsidR="00D0536B" w:rsidRDefault="00D0536B" w:rsidP="00D0536B">
      <w:pPr>
        <w:pStyle w:val="Heading3"/>
        <w:rPr>
          <w:ins w:id="1456" w:author="Chen Heller" w:date="2023-01-02T16:30:00Z"/>
        </w:rPr>
      </w:pPr>
      <w:ins w:id="1457" w:author="Chen Heller" w:date="2023-01-02T16:22:00Z">
        <w:r w:rsidRPr="00D0536B">
          <w:t>Funding (information that explains whether and by whom the research was supported)</w:t>
        </w:r>
      </w:ins>
    </w:p>
    <w:p w14:paraId="14FF92D2" w14:textId="559F2FA0" w:rsidR="009C5EBA" w:rsidRDefault="009C5EBA">
      <w:pPr>
        <w:rPr>
          <w:ins w:id="1458" w:author="Chen Heller" w:date="2023-01-03T10:16:00Z"/>
          <w:lang w:eastAsia="ja-JP" w:bidi="ar-SA"/>
        </w:rPr>
      </w:pPr>
      <w:ins w:id="1459" w:author="Chen Heller" w:date="2023-01-02T16:31:00Z">
        <w:r w:rsidRPr="009C5EBA">
          <w:rPr>
            <w:lang w:eastAsia="ja-JP" w:bidi="ar-SA"/>
          </w:rPr>
          <w:t>Acknowledgments of people, grants, funds, etc. should be placed in a separate section before the reference list. The names of funding organizations should be written in full. In addition, please provide the funding information in a separate step of the submission process in the peer review system. Funder names should preferably be selected from the standardized list you will see during submission. If the funding institution you need is not listed, it can be entered as free text. Funding information will be published as searchable metadata for the accepted article, whereas acknowledgements are published within the paper</w:t>
        </w:r>
      </w:ins>
      <w:ins w:id="1460" w:author="Chen Heller" w:date="2023-01-03T10:16:00Z">
        <w:r w:rsidR="00C737D1">
          <w:rPr>
            <w:lang w:eastAsia="ja-JP" w:bidi="ar-SA"/>
          </w:rPr>
          <w:t>.</w:t>
        </w:r>
      </w:ins>
    </w:p>
    <w:p w14:paraId="56F2E564" w14:textId="23E58032" w:rsidR="00C737D1" w:rsidRPr="009C5EBA" w:rsidRDefault="00963C78">
      <w:pPr>
        <w:rPr>
          <w:ins w:id="1461" w:author="Chen Heller" w:date="2023-01-02T16:22:00Z"/>
          <w:lang w:eastAsia="ja-JP"/>
          <w:rPrChange w:id="1462" w:author="Chen Heller" w:date="2023-01-02T16:30:00Z">
            <w:rPr>
              <w:ins w:id="1463" w:author="Chen Heller" w:date="2023-01-02T16:22:00Z"/>
            </w:rPr>
          </w:rPrChange>
        </w:rPr>
        <w:pPrChange w:id="1464" w:author="Chen Heller" w:date="2023-01-02T16:30:00Z">
          <w:pPr>
            <w:numPr>
              <w:numId w:val="21"/>
            </w:numPr>
            <w:tabs>
              <w:tab w:val="num" w:pos="720"/>
            </w:tabs>
            <w:ind w:left="720" w:hanging="360"/>
          </w:pPr>
        </w:pPrChange>
      </w:pPr>
      <w:ins w:id="1465" w:author="Chen Heller" w:date="2023-01-03T10:16:00Z">
        <w:r>
          <w:rPr>
            <w:lang w:eastAsia="ja-JP" w:bidi="ar-SA"/>
          </w:rPr>
          <w:t xml:space="preserve">If no funding was received, state that </w:t>
        </w:r>
      </w:ins>
      <w:ins w:id="1466" w:author="Chen Heller" w:date="2023-01-03T10:17:00Z">
        <w:r>
          <w:rPr>
            <w:lang w:eastAsia="ja-JP" w:bidi="ar-SA"/>
          </w:rPr>
          <w:t>(examples in the journal's guide).</w:t>
        </w:r>
      </w:ins>
    </w:p>
    <w:p w14:paraId="3AC4CD82" w14:textId="77777777" w:rsidR="00D0536B" w:rsidRPr="00D0536B" w:rsidRDefault="00D0536B">
      <w:pPr>
        <w:pStyle w:val="Heading3"/>
        <w:rPr>
          <w:ins w:id="1467" w:author="Chen Heller" w:date="2023-01-02T16:22:00Z"/>
        </w:rPr>
        <w:pPrChange w:id="1468" w:author="Chen Heller" w:date="2023-01-02T16:23:00Z">
          <w:pPr>
            <w:numPr>
              <w:numId w:val="21"/>
            </w:numPr>
            <w:tabs>
              <w:tab w:val="num" w:pos="720"/>
            </w:tabs>
            <w:ind w:left="720" w:hanging="360"/>
          </w:pPr>
        </w:pPrChange>
      </w:pPr>
      <w:ins w:id="1469" w:author="Chen Heller" w:date="2023-01-02T16:22:00Z">
        <w:r w:rsidRPr="00D0536B">
          <w:lastRenderedPageBreak/>
          <w:t>Conflicts of interest/Competing interests (include appropriate disclosures)</w:t>
        </w:r>
      </w:ins>
    </w:p>
    <w:p w14:paraId="2B0CCF91" w14:textId="6EAA8C72" w:rsidR="00D0536B" w:rsidRDefault="00D0536B">
      <w:pPr>
        <w:pStyle w:val="Heading3"/>
        <w:rPr>
          <w:ins w:id="1470" w:author="Chen Heller" w:date="2023-01-03T10:18:00Z"/>
        </w:rPr>
      </w:pPr>
      <w:ins w:id="1471" w:author="Chen Heller" w:date="2023-01-02T16:22:00Z">
        <w:r w:rsidRPr="00D0536B">
          <w:t>Ethics approval (include appropriate approvals or waivers)</w:t>
        </w:r>
      </w:ins>
    </w:p>
    <w:p w14:paraId="1FDAE914" w14:textId="02D934A5" w:rsidR="00A00866" w:rsidRPr="00A00866" w:rsidRDefault="00A00866">
      <w:pPr>
        <w:rPr>
          <w:ins w:id="1472" w:author="Chen Heller" w:date="2023-01-02T16:22:00Z"/>
          <w:lang w:eastAsia="ja-JP" w:bidi="ar-SA"/>
          <w:rPrChange w:id="1473" w:author="Chen Heller" w:date="2023-01-03T10:18:00Z">
            <w:rPr>
              <w:ins w:id="1474" w:author="Chen Heller" w:date="2023-01-02T16:22:00Z"/>
            </w:rPr>
          </w:rPrChange>
        </w:rPr>
        <w:pPrChange w:id="1475" w:author="Chen Heller" w:date="2023-01-03T10:18:00Z">
          <w:pPr>
            <w:numPr>
              <w:numId w:val="21"/>
            </w:numPr>
            <w:tabs>
              <w:tab w:val="num" w:pos="720"/>
            </w:tabs>
            <w:ind w:left="720" w:hanging="360"/>
          </w:pPr>
        </w:pPrChange>
      </w:pPr>
      <w:ins w:id="1476" w:author="Chen Heller" w:date="2023-01-03T10:18:00Z">
        <w:r>
          <w:rPr>
            <w:lang w:eastAsia="ja-JP" w:bidi="ar-SA"/>
          </w:rPr>
          <w:t xml:space="preserve">Statement that the study was approved by the ethics committee in Tel Aviv and passes the </w:t>
        </w:r>
        <w:proofErr w:type="spellStart"/>
        <w:r>
          <w:rPr>
            <w:lang w:eastAsia="ja-JP" w:bidi="ar-SA"/>
          </w:rPr>
          <w:t>helsinky</w:t>
        </w:r>
        <w:proofErr w:type="spellEnd"/>
        <w:r>
          <w:rPr>
            <w:lang w:eastAsia="ja-JP" w:bidi="ar-SA"/>
          </w:rPr>
          <w:t xml:space="preserve"> standards.</w:t>
        </w:r>
      </w:ins>
    </w:p>
    <w:p w14:paraId="2583B143" w14:textId="386A1597" w:rsidR="00D0536B" w:rsidRDefault="00D0536B">
      <w:pPr>
        <w:pStyle w:val="Heading3"/>
        <w:rPr>
          <w:ins w:id="1477" w:author="Chen Heller" w:date="2023-01-03T10:37:00Z"/>
        </w:rPr>
      </w:pPr>
      <w:ins w:id="1478" w:author="Chen Heller" w:date="2023-01-02T16:22:00Z">
        <w:r w:rsidRPr="00D0536B">
          <w:t>Consent to participate (include appropriate statements)</w:t>
        </w:r>
      </w:ins>
    </w:p>
    <w:p w14:paraId="58CB061D" w14:textId="795990FA" w:rsidR="00D6696D" w:rsidRPr="00D6696D" w:rsidRDefault="00D6696D">
      <w:pPr>
        <w:rPr>
          <w:ins w:id="1479" w:author="Chen Heller" w:date="2023-01-02T16:22:00Z"/>
          <w:lang w:eastAsia="ja-JP" w:bidi="ar-SA"/>
          <w:rPrChange w:id="1480" w:author="Chen Heller" w:date="2023-01-03T10:37:00Z">
            <w:rPr>
              <w:ins w:id="1481" w:author="Chen Heller" w:date="2023-01-02T16:22:00Z"/>
            </w:rPr>
          </w:rPrChange>
        </w:rPr>
        <w:pPrChange w:id="1482" w:author="Chen Heller" w:date="2023-01-03T10:37:00Z">
          <w:pPr>
            <w:numPr>
              <w:numId w:val="21"/>
            </w:numPr>
            <w:tabs>
              <w:tab w:val="num" w:pos="720"/>
            </w:tabs>
            <w:ind w:left="720" w:hanging="360"/>
          </w:pPr>
        </w:pPrChange>
      </w:pPr>
      <w:ins w:id="1483" w:author="Chen Heller" w:date="2023-01-03T10:37:00Z">
        <w:r>
          <w:rPr>
            <w:lang w:eastAsia="ja-JP" w:bidi="ar-SA"/>
          </w:rPr>
          <w:t xml:space="preserve">State that all participants gave a free consent to </w:t>
        </w:r>
      </w:ins>
      <w:ins w:id="1484" w:author="Chen Heller" w:date="2023-01-03T10:38:00Z">
        <w:r>
          <w:rPr>
            <w:lang w:eastAsia="ja-JP" w:bidi="ar-SA"/>
          </w:rPr>
          <w:t xml:space="preserve">participate in the study. Examples in the journal's guidelines (There are examples for all the other </w:t>
        </w:r>
        <w:proofErr w:type="spellStart"/>
        <w:r>
          <w:rPr>
            <w:lang w:eastAsia="ja-JP" w:bidi="ar-SA"/>
          </w:rPr>
          <w:t>declerations</w:t>
        </w:r>
        <w:proofErr w:type="spellEnd"/>
        <w:r>
          <w:rPr>
            <w:lang w:eastAsia="ja-JP" w:bidi="ar-SA"/>
          </w:rPr>
          <w:t xml:space="preserve"> as well).</w:t>
        </w:r>
      </w:ins>
    </w:p>
    <w:p w14:paraId="48342B09" w14:textId="77777777" w:rsidR="00D0536B" w:rsidRPr="00D0536B" w:rsidRDefault="00D0536B">
      <w:pPr>
        <w:pStyle w:val="Heading3"/>
        <w:rPr>
          <w:ins w:id="1485" w:author="Chen Heller" w:date="2023-01-02T16:22:00Z"/>
        </w:rPr>
        <w:pPrChange w:id="1486" w:author="Chen Heller" w:date="2023-01-02T16:22:00Z">
          <w:pPr>
            <w:numPr>
              <w:numId w:val="21"/>
            </w:numPr>
            <w:tabs>
              <w:tab w:val="num" w:pos="720"/>
            </w:tabs>
            <w:ind w:left="720" w:hanging="360"/>
          </w:pPr>
        </w:pPrChange>
      </w:pPr>
      <w:ins w:id="1487" w:author="Chen Heller" w:date="2023-01-02T16:22:00Z">
        <w:r w:rsidRPr="00D0536B">
          <w:t>Consent for publication (include appropriate statements)</w:t>
        </w:r>
      </w:ins>
    </w:p>
    <w:p w14:paraId="1463CDFE" w14:textId="638671B3" w:rsidR="00D0536B" w:rsidRDefault="00D0536B" w:rsidP="00D0536B">
      <w:pPr>
        <w:pStyle w:val="Heading3"/>
        <w:rPr>
          <w:ins w:id="1488" w:author="Chen Heller" w:date="2023-01-02T17:51:00Z"/>
        </w:rPr>
      </w:pPr>
      <w:ins w:id="1489" w:author="Chen Heller" w:date="2023-01-02T16:22:00Z">
        <w:r w:rsidRPr="00D0536B">
          <w:t>Availability of data and materials (data transparency)</w:t>
        </w:r>
      </w:ins>
    </w:p>
    <w:p w14:paraId="7A678523" w14:textId="77777777" w:rsidR="003660D1" w:rsidRDefault="003660D1" w:rsidP="003660D1">
      <w:pPr>
        <w:rPr>
          <w:ins w:id="1490" w:author="Chen Heller" w:date="2023-01-02T17:51:00Z"/>
          <w:lang w:eastAsia="ja-JP" w:bidi="ar-SA"/>
        </w:rPr>
      </w:pPr>
      <w:ins w:id="1491" w:author="Chen Heller" w:date="2023-01-02T17:51:00Z">
        <w:r>
          <w:rPr>
            <w:lang w:eastAsia="ja-JP" w:bidi="ar-SA"/>
          </w:rPr>
          <w:t xml:space="preserve">All original research must include a data availability statement. Data availability statements should include information on where data supporting the results reported in the article can be found. Statements should include, where applicable, hyperlinks to publicly archived datasets </w:t>
        </w:r>
        <w:proofErr w:type="spellStart"/>
        <w:r>
          <w:rPr>
            <w:lang w:eastAsia="ja-JP" w:bidi="ar-SA"/>
          </w:rPr>
          <w:t>analysed</w:t>
        </w:r>
        <w:proofErr w:type="spellEnd"/>
        <w:r>
          <w:rPr>
            <w:lang w:eastAsia="ja-JP" w:bidi="ar-SA"/>
          </w:rPr>
          <w:t xml:space="preserve"> or generated during the study. For the purposes of the data availability statement, “data” is defined as the minimal dataset that would be necessary to interpret, replicate and build upon the findings reported in the article. When it is not possible to share research data publicly, for instance when individual privacy could be compromised, data availability should still be stated in the manuscript along with any conditions for access. Data availability statements can take one of the following forms (or a combination of more than one if required for multiple datasets):</w:t>
        </w:r>
      </w:ins>
    </w:p>
    <w:p w14:paraId="69ED1726" w14:textId="77777777" w:rsidR="003660D1" w:rsidRDefault="003660D1" w:rsidP="003660D1">
      <w:pPr>
        <w:rPr>
          <w:ins w:id="1492" w:author="Chen Heller" w:date="2023-01-02T17:51:00Z"/>
          <w:lang w:eastAsia="ja-JP" w:bidi="ar-SA"/>
        </w:rPr>
      </w:pPr>
      <w:ins w:id="1493" w:author="Chen Heller" w:date="2023-01-02T17:51:00Z">
        <w:r>
          <w:rPr>
            <w:lang w:eastAsia="ja-JP" w:bidi="ar-SA"/>
          </w:rPr>
          <w:t xml:space="preserve">1. The datasets generated during and/or </w:t>
        </w:r>
        <w:proofErr w:type="spellStart"/>
        <w:r>
          <w:rPr>
            <w:lang w:eastAsia="ja-JP" w:bidi="ar-SA"/>
          </w:rPr>
          <w:t>analysed</w:t>
        </w:r>
        <w:proofErr w:type="spellEnd"/>
        <w:r>
          <w:rPr>
            <w:lang w:eastAsia="ja-JP" w:bidi="ar-SA"/>
          </w:rPr>
          <w:t xml:space="preserve"> during the current study are available in the [NAME] repository, [PERSISTENT WEB LINK TO DATASETS]</w:t>
        </w:r>
      </w:ins>
    </w:p>
    <w:p w14:paraId="10978EC1" w14:textId="77777777" w:rsidR="003660D1" w:rsidRDefault="003660D1" w:rsidP="003660D1">
      <w:pPr>
        <w:rPr>
          <w:ins w:id="1494" w:author="Chen Heller" w:date="2023-01-02T17:51:00Z"/>
          <w:lang w:eastAsia="ja-JP" w:bidi="ar-SA"/>
        </w:rPr>
      </w:pPr>
      <w:ins w:id="1495" w:author="Chen Heller" w:date="2023-01-02T17:51:00Z">
        <w:r>
          <w:rPr>
            <w:lang w:eastAsia="ja-JP" w:bidi="ar-SA"/>
          </w:rPr>
          <w:t>2. All data generated or analyzed during this study are included in this published article.</w:t>
        </w:r>
      </w:ins>
    </w:p>
    <w:p w14:paraId="037CF5DC" w14:textId="77777777" w:rsidR="003660D1" w:rsidRDefault="003660D1" w:rsidP="003660D1">
      <w:pPr>
        <w:rPr>
          <w:ins w:id="1496" w:author="Chen Heller" w:date="2023-01-02T17:51:00Z"/>
          <w:lang w:eastAsia="ja-JP" w:bidi="ar-SA"/>
        </w:rPr>
      </w:pPr>
      <w:ins w:id="1497" w:author="Chen Heller" w:date="2023-01-02T17:51:00Z">
        <w:r>
          <w:rPr>
            <w:lang w:eastAsia="ja-JP" w:bidi="ar-SA"/>
          </w:rPr>
          <w:lastRenderedPageBreak/>
          <w:t xml:space="preserve">3. The datasets generated during and/or </w:t>
        </w:r>
        <w:proofErr w:type="spellStart"/>
        <w:r>
          <w:rPr>
            <w:lang w:eastAsia="ja-JP" w:bidi="ar-SA"/>
          </w:rPr>
          <w:t>analysed</w:t>
        </w:r>
        <w:proofErr w:type="spellEnd"/>
        <w:r>
          <w:rPr>
            <w:lang w:eastAsia="ja-JP" w:bidi="ar-SA"/>
          </w:rPr>
          <w:t xml:space="preserve"> during the current study are not publicly available due [REASON(S) WHY DATA ARE NOT PUBLIC] but are available from the corresponding author on reasonable request.]. Because of this limitation, analysis code is illustrated with a synthetic dataset, which allows readers to check the correctness of their implementation.</w:t>
        </w:r>
      </w:ins>
    </w:p>
    <w:p w14:paraId="0A9F9BE7" w14:textId="77777777" w:rsidR="003660D1" w:rsidRDefault="003660D1" w:rsidP="003660D1">
      <w:pPr>
        <w:rPr>
          <w:ins w:id="1498" w:author="Chen Heller" w:date="2023-01-02T17:51:00Z"/>
          <w:lang w:eastAsia="ja-JP" w:bidi="ar-SA"/>
        </w:rPr>
      </w:pPr>
      <w:ins w:id="1499" w:author="Chen Heller" w:date="2023-01-02T17:51:00Z">
        <w:r>
          <w:rPr>
            <w:lang w:eastAsia="ja-JP" w:bidi="ar-SA"/>
          </w:rPr>
          <w:t>4. Data sharing not applicable to this article as no datasets were generated or analyzed during the current study.</w:t>
        </w:r>
      </w:ins>
    </w:p>
    <w:p w14:paraId="282CAB7C" w14:textId="77777777" w:rsidR="003660D1" w:rsidRDefault="003660D1" w:rsidP="003660D1">
      <w:pPr>
        <w:rPr>
          <w:ins w:id="1500" w:author="Chen Heller" w:date="2023-01-02T17:51:00Z"/>
          <w:lang w:eastAsia="ja-JP" w:bidi="ar-SA"/>
        </w:rPr>
      </w:pPr>
    </w:p>
    <w:p w14:paraId="54BB8139" w14:textId="77777777" w:rsidR="003660D1" w:rsidRDefault="003660D1" w:rsidP="003660D1">
      <w:pPr>
        <w:rPr>
          <w:ins w:id="1501" w:author="Chen Heller" w:date="2023-01-02T17:51:00Z"/>
          <w:lang w:eastAsia="ja-JP" w:bidi="ar-SA"/>
        </w:rPr>
      </w:pPr>
      <w:ins w:id="1502" w:author="Chen Heller" w:date="2023-01-02T17:51:00Z">
        <w:r>
          <w:rPr>
            <w:lang w:eastAsia="ja-JP" w:bidi="ar-SA"/>
          </w:rPr>
          <w:t>More templates for data availability statements, including examples of openly available and restricted access datasets, are available here:</w:t>
        </w:r>
      </w:ins>
    </w:p>
    <w:p w14:paraId="37C4CBDA" w14:textId="5C9161EC" w:rsidR="003660D1" w:rsidRDefault="003660D1" w:rsidP="003660D1">
      <w:pPr>
        <w:rPr>
          <w:ins w:id="1503" w:author="Chen Heller" w:date="2023-01-02T17:53:00Z"/>
          <w:lang w:eastAsia="ja-JP" w:bidi="ar-SA"/>
        </w:rPr>
      </w:pPr>
      <w:ins w:id="1504" w:author="Chen Heller" w:date="2023-01-02T17:52:00Z">
        <w:r>
          <w:rPr>
            <w:lang w:eastAsia="ja-JP" w:bidi="ar-SA"/>
          </w:rPr>
          <w:fldChar w:fldCharType="begin"/>
        </w:r>
        <w:r>
          <w:rPr>
            <w:lang w:eastAsia="ja-JP" w:bidi="ar-SA"/>
          </w:rPr>
          <w:instrText xml:space="preserve"> HYPERLINK "https://www.springernature.com/gp/authors/research-data-policy/data-availability-statements/12330880" </w:instrText>
        </w:r>
        <w:r>
          <w:rPr>
            <w:lang w:eastAsia="ja-JP" w:bidi="ar-SA"/>
          </w:rPr>
        </w:r>
        <w:r>
          <w:rPr>
            <w:lang w:eastAsia="ja-JP" w:bidi="ar-SA"/>
          </w:rPr>
          <w:fldChar w:fldCharType="separate"/>
        </w:r>
        <w:r w:rsidRPr="003660D1">
          <w:rPr>
            <w:rStyle w:val="Hyperlink"/>
            <w:lang w:eastAsia="ja-JP" w:bidi="ar-SA"/>
          </w:rPr>
          <w:t>Data availability statements</w:t>
        </w:r>
        <w:r>
          <w:rPr>
            <w:lang w:eastAsia="ja-JP" w:bidi="ar-SA"/>
          </w:rPr>
          <w:fldChar w:fldCharType="end"/>
        </w:r>
      </w:ins>
    </w:p>
    <w:p w14:paraId="50668F79" w14:textId="4BE891BF" w:rsidR="00C14F71" w:rsidRDefault="00C14F71" w:rsidP="003660D1">
      <w:pPr>
        <w:rPr>
          <w:ins w:id="1505" w:author="Chen Heller" w:date="2023-01-02T17:53:00Z"/>
          <w:lang w:eastAsia="ja-JP" w:bidi="ar-SA"/>
        </w:rPr>
      </w:pPr>
      <w:ins w:id="1506" w:author="Chen Heller" w:date="2023-01-02T17:53:00Z">
        <w:r>
          <w:rPr>
            <w:lang w:eastAsia="ja-JP" w:bidi="ar-SA"/>
          </w:rPr>
          <w:fldChar w:fldCharType="begin"/>
        </w:r>
        <w:r>
          <w:rPr>
            <w:lang w:eastAsia="ja-JP" w:bidi="ar-SA"/>
          </w:rPr>
          <w:instrText xml:space="preserve"> HYPERLINK "https://www.springernature.com/gp/authors/research-data-policy/recommended-repositories" </w:instrText>
        </w:r>
        <w:r>
          <w:rPr>
            <w:lang w:eastAsia="ja-JP" w:bidi="ar-SA"/>
          </w:rPr>
        </w:r>
        <w:r>
          <w:rPr>
            <w:lang w:eastAsia="ja-JP" w:bidi="ar-SA"/>
          </w:rPr>
          <w:fldChar w:fldCharType="separate"/>
        </w:r>
        <w:r w:rsidRPr="00C14F71">
          <w:rPr>
            <w:rStyle w:val="Hyperlink"/>
            <w:lang w:eastAsia="ja-JP" w:bidi="ar-SA"/>
          </w:rPr>
          <w:t>Repositories for dataset storage.</w:t>
        </w:r>
        <w:r>
          <w:rPr>
            <w:lang w:eastAsia="ja-JP" w:bidi="ar-SA"/>
          </w:rPr>
          <w:fldChar w:fldCharType="end"/>
        </w:r>
      </w:ins>
    </w:p>
    <w:p w14:paraId="3E7D2198" w14:textId="77777777" w:rsidR="00C14F71" w:rsidRPr="003660D1" w:rsidRDefault="00C14F71">
      <w:pPr>
        <w:rPr>
          <w:ins w:id="1507" w:author="Chen Heller" w:date="2023-01-02T16:22:00Z"/>
          <w:lang w:eastAsia="ja-JP" w:bidi="ar-SA"/>
          <w:rPrChange w:id="1508" w:author="Chen Heller" w:date="2023-01-02T17:51:00Z">
            <w:rPr>
              <w:ins w:id="1509" w:author="Chen Heller" w:date="2023-01-02T16:22:00Z"/>
            </w:rPr>
          </w:rPrChange>
        </w:rPr>
        <w:pPrChange w:id="1510" w:author="Chen Heller" w:date="2023-01-02T17:51:00Z">
          <w:pPr>
            <w:numPr>
              <w:numId w:val="21"/>
            </w:numPr>
            <w:tabs>
              <w:tab w:val="num" w:pos="720"/>
            </w:tabs>
            <w:ind w:left="720" w:hanging="360"/>
          </w:pPr>
        </w:pPrChange>
      </w:pPr>
    </w:p>
    <w:p w14:paraId="53E234F5" w14:textId="77777777" w:rsidR="00D0536B" w:rsidRPr="00D0536B" w:rsidRDefault="00D0536B">
      <w:pPr>
        <w:pStyle w:val="Heading3"/>
        <w:rPr>
          <w:ins w:id="1511" w:author="Chen Heller" w:date="2023-01-02T16:22:00Z"/>
        </w:rPr>
        <w:pPrChange w:id="1512" w:author="Chen Heller" w:date="2023-01-02T16:22:00Z">
          <w:pPr>
            <w:numPr>
              <w:numId w:val="21"/>
            </w:numPr>
            <w:tabs>
              <w:tab w:val="num" w:pos="720"/>
            </w:tabs>
            <w:ind w:left="720" w:hanging="360"/>
          </w:pPr>
        </w:pPrChange>
      </w:pPr>
      <w:ins w:id="1513" w:author="Chen Heller" w:date="2023-01-02T16:22:00Z">
        <w:r w:rsidRPr="00D0536B">
          <w:t>Code availability (software application or custom code)</w:t>
        </w:r>
      </w:ins>
    </w:p>
    <w:p w14:paraId="281670E0" w14:textId="65BD70C2" w:rsidR="00D0536B" w:rsidRDefault="00D0536B" w:rsidP="00D0536B">
      <w:pPr>
        <w:pStyle w:val="Heading3"/>
        <w:rPr>
          <w:ins w:id="1514" w:author="Chen Heller" w:date="2023-01-02T17:34:00Z"/>
        </w:rPr>
      </w:pPr>
      <w:ins w:id="1515" w:author="Chen Heller" w:date="2023-01-02T16:22:00Z">
        <w:r w:rsidRPr="00D0536B">
          <w:t>Authors' contributions (optional: please review the submission guidelines from the journal whether statements are mandatory)</w:t>
        </w:r>
      </w:ins>
    </w:p>
    <w:p w14:paraId="2F9BA0AA" w14:textId="342A8975" w:rsidR="001A0D6C" w:rsidRDefault="00CF07E0">
      <w:pPr>
        <w:pStyle w:val="Heading3"/>
        <w:rPr>
          <w:ins w:id="1516" w:author="Chen Heller" w:date="2023-01-02T17:34:00Z"/>
        </w:rPr>
        <w:pPrChange w:id="1517" w:author="Chen Heller" w:date="2023-01-02T17:34:00Z">
          <w:pPr/>
        </w:pPrChange>
      </w:pPr>
      <w:ins w:id="1518" w:author="Chen Heller" w:date="2023-01-02T17:34:00Z">
        <w:r w:rsidRPr="001A0D6C">
          <w:t>Acknowledgments</w:t>
        </w:r>
      </w:ins>
    </w:p>
    <w:p w14:paraId="35764C92" w14:textId="7689EE17" w:rsidR="001A0D6C" w:rsidRPr="00972A60" w:rsidRDefault="001A0D6C">
      <w:pPr>
        <w:rPr>
          <w:ins w:id="1519" w:author="Chen Heller" w:date="2023-01-02T16:26:00Z"/>
        </w:rPr>
        <w:pPrChange w:id="1520" w:author="Chen Heller" w:date="2023-01-02T17:34:00Z">
          <w:pPr>
            <w:pStyle w:val="Heading3"/>
          </w:pPr>
        </w:pPrChange>
      </w:pPr>
      <w:ins w:id="1521" w:author="Chen Heller" w:date="2023-01-02T17:34:00Z">
        <w:r w:rsidRPr="001A0D6C">
          <w:rPr>
            <w:lang w:eastAsia="ja-JP"/>
          </w:rPr>
          <w:t>The Author Note should include sources of financial support and any possible conflicts of interest. If desirable, contributions of different authors may be briefly described here. Reviewers and the Editor should not be thanked in the Author Note</w:t>
        </w:r>
      </w:ins>
    </w:p>
    <w:p w14:paraId="7976B60A" w14:textId="5D382B47" w:rsidR="00034D4B" w:rsidRDefault="00034D4B" w:rsidP="00034D4B">
      <w:pPr>
        <w:pStyle w:val="Heading3"/>
        <w:rPr>
          <w:ins w:id="1522" w:author="Chen Heller" w:date="2023-01-02T16:27:00Z"/>
        </w:rPr>
      </w:pPr>
      <w:ins w:id="1523" w:author="Chen Heller" w:date="2023-01-02T16:26:00Z">
        <w:r>
          <w:t>Open practices statement</w:t>
        </w:r>
      </w:ins>
    </w:p>
    <w:p w14:paraId="1473D0DF" w14:textId="100AB89B" w:rsidR="00D802FC" w:rsidRDefault="00034D4B" w:rsidP="00F37271">
      <w:pPr>
        <w:spacing w:line="360" w:lineRule="auto"/>
        <w:rPr>
          <w:ins w:id="1524" w:author="Chen Heller" w:date="2023-01-04T14:55:00Z"/>
          <w:lang w:eastAsia="ja-JP" w:bidi="ar-SA"/>
        </w:rPr>
      </w:pPr>
      <w:ins w:id="1525" w:author="Chen Heller" w:date="2023-01-02T16:27:00Z">
        <w:r w:rsidRPr="00034D4B">
          <w:rPr>
            <w:lang w:eastAsia="ja-JP" w:bidi="ar-SA"/>
          </w:rPr>
          <w:lastRenderedPageBreak/>
          <w:t>The statement must specify (1) where the data and/or materials are available (using stable repositories with persistent URL identifiers); and (2) whether any experiments were preregistered, and if so, which</w:t>
        </w:r>
        <w:r w:rsidR="00D802FC">
          <w:rPr>
            <w:lang w:eastAsia="ja-JP" w:bidi="ar-SA"/>
          </w:rPr>
          <w:t xml:space="preserve">. E.g.: </w:t>
        </w:r>
      </w:ins>
      <w:ins w:id="1526" w:author="Chen Heller" w:date="2023-01-02T16:28:00Z">
        <w:r w:rsidR="00D802FC" w:rsidRPr="00D802FC">
          <w:rPr>
            <w:lang w:eastAsia="ja-JP" w:bidi="ar-SA"/>
          </w:rPr>
          <w:t>The data and materials for all experiments are available at (</w:t>
        </w:r>
        <w:proofErr w:type="spellStart"/>
        <w:r w:rsidR="00D802FC" w:rsidRPr="00D802FC">
          <w:rPr>
            <w:lang w:eastAsia="ja-JP" w:bidi="ar-SA"/>
          </w:rPr>
          <w:t>url</w:t>
        </w:r>
        <w:proofErr w:type="spellEnd"/>
        <w:r w:rsidR="00D802FC" w:rsidRPr="00D802FC">
          <w:rPr>
            <w:lang w:eastAsia="ja-JP" w:bidi="ar-SA"/>
          </w:rPr>
          <w:t xml:space="preserve"> for the site hosting the data and materials).</w:t>
        </w:r>
        <w:r w:rsidR="00F37271">
          <w:rPr>
            <w:lang w:eastAsia="ja-JP" w:bidi="ar-SA"/>
          </w:rPr>
          <w:t xml:space="preserve"> </w:t>
        </w:r>
        <w:r w:rsidR="00D802FC" w:rsidRPr="00D802FC">
          <w:rPr>
            <w:lang w:eastAsia="ja-JP" w:bidi="ar-SA"/>
          </w:rPr>
          <w:t>Experiment 1 was preregistered (</w:t>
        </w:r>
        <w:proofErr w:type="spellStart"/>
        <w:r w:rsidR="00D802FC" w:rsidRPr="00D802FC">
          <w:rPr>
            <w:lang w:eastAsia="ja-JP" w:bidi="ar-SA"/>
          </w:rPr>
          <w:t>url</w:t>
        </w:r>
        <w:proofErr w:type="spellEnd"/>
        <w:r w:rsidR="00D802FC" w:rsidRPr="00D802FC">
          <w:rPr>
            <w:lang w:eastAsia="ja-JP" w:bidi="ar-SA"/>
          </w:rPr>
          <w:t xml:space="preserve"> for the preregistration) or was not preregistered.</w:t>
        </w:r>
      </w:ins>
    </w:p>
    <w:p w14:paraId="0658C09E" w14:textId="555C52DC" w:rsidR="00E24E4A" w:rsidRPr="00D802FC" w:rsidRDefault="00E24E4A" w:rsidP="00F37271">
      <w:pPr>
        <w:spacing w:line="360" w:lineRule="auto"/>
        <w:rPr>
          <w:ins w:id="1527" w:author="Chen Heller" w:date="2023-01-02T16:28:00Z"/>
          <w:lang w:eastAsia="ja-JP" w:bidi="ar-SA"/>
        </w:rPr>
      </w:pPr>
      <w:ins w:id="1528" w:author="Chen Heller" w:date="2023-01-04T14:56:00Z">
        <w:r>
          <w:t>P</w:t>
        </w:r>
      </w:ins>
      <w:ins w:id="1529" w:author="Chen Heller" w:date="2023-01-04T14:55:00Z">
        <w:r>
          <w:t xml:space="preserve">reregistered </w:t>
        </w:r>
      </w:ins>
      <w:ins w:id="1530" w:author="Chen Heller" w:date="2023-01-04T14:56:00Z">
        <w:r>
          <w:t xml:space="preserve">at </w:t>
        </w:r>
      </w:ins>
      <w:ins w:id="1531" w:author="Chen Heller" w:date="2023-01-04T14:55:00Z">
        <w:r>
          <w:t>(</w:t>
        </w:r>
        <w:r>
          <w:fldChar w:fldCharType="begin"/>
        </w:r>
        <w:r>
          <w:instrText>HYPERLINK "https://osf.io/8dsvp"</w:instrText>
        </w:r>
        <w:r>
          <w:fldChar w:fldCharType="separate"/>
        </w:r>
        <w:r w:rsidRPr="00E53F62">
          <w:rPr>
            <w:rStyle w:val="Hyperlink"/>
          </w:rPr>
          <w:t>https://osf.io/8dsvp</w:t>
        </w:r>
        <w:r>
          <w:rPr>
            <w:rStyle w:val="Hyperlink"/>
          </w:rPr>
          <w:fldChar w:fldCharType="end"/>
        </w:r>
        <w:r>
          <w:t>)</w:t>
        </w:r>
      </w:ins>
    </w:p>
    <w:p w14:paraId="7D6E2859" w14:textId="3A20B95A" w:rsidR="00D802FC" w:rsidRPr="00034D4B" w:rsidRDefault="00D802FC">
      <w:pPr>
        <w:rPr>
          <w:ins w:id="1532" w:author="Chen Heller" w:date="2023-01-02T16:22:00Z"/>
          <w:lang w:eastAsia="ja-JP" w:bidi="ar-SA"/>
          <w:rPrChange w:id="1533" w:author="Chen Heller" w:date="2023-01-02T16:27:00Z">
            <w:rPr>
              <w:ins w:id="1534" w:author="Chen Heller" w:date="2023-01-02T16:22:00Z"/>
            </w:rPr>
          </w:rPrChange>
        </w:rPr>
        <w:pPrChange w:id="1535" w:author="Chen Heller" w:date="2023-01-02T16:27:00Z">
          <w:pPr>
            <w:numPr>
              <w:numId w:val="21"/>
            </w:numPr>
            <w:tabs>
              <w:tab w:val="num" w:pos="720"/>
            </w:tabs>
            <w:ind w:left="720" w:hanging="360"/>
          </w:pPr>
        </w:pPrChange>
      </w:pP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1536" w:name="_Toc114485396"/>
      <w:r>
        <w:lastRenderedPageBreak/>
        <w:t>Supplementary materials</w:t>
      </w:r>
      <w:bookmarkEnd w:id="1536"/>
    </w:p>
    <w:p w14:paraId="760CDEBF" w14:textId="77777777" w:rsidR="00C95E59" w:rsidRPr="00C95E59" w:rsidRDefault="00C95E59" w:rsidP="00C95E59">
      <w:pPr>
        <w:rPr>
          <w:lang w:eastAsia="ja-JP" w:bidi="ar-SA"/>
        </w:rPr>
      </w:pPr>
    </w:p>
    <w:p w14:paraId="4224BA5D" w14:textId="4526F783" w:rsidR="005B74BC" w:rsidRDefault="005B74BC" w:rsidP="00422967">
      <w:pPr>
        <w:keepNext/>
        <w:ind w:firstLine="0"/>
        <w:rPr>
          <w:ins w:id="1537" w:author="Chen Heller" w:date="2023-01-16T12:19:00Z"/>
        </w:rPr>
      </w:pPr>
      <w:del w:id="1538" w:author="Chen Heller" w:date="2023-01-16T11:39:00Z">
        <w:r w:rsidRPr="005B74BC" w:rsidDel="00262ED5">
          <w:rPr>
            <w:noProof/>
            <w:lang w:eastAsia="ja-JP" w:bidi="ar-SA"/>
          </w:rPr>
          <w:lastRenderedPageBreak/>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commentRangeStart w:id="1539"/>
      <w:ins w:id="1540" w:author="Chen Heller" w:date="2023-01-16T11:39:00Z">
        <w:r w:rsidR="00262ED5" w:rsidRPr="00262ED5">
          <w:rPr>
            <w:noProof/>
          </w:rPr>
          <w:drawing>
            <wp:inline distT="0" distB="0" distL="0" distR="0" wp14:anchorId="67F03F4D" wp14:editId="335FC124">
              <wp:extent cx="5861602" cy="3121094"/>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364" t="15486" r="9699" b="11022"/>
                      <a:stretch/>
                    </pic:blipFill>
                    <pic:spPr bwMode="auto">
                      <a:xfrm>
                        <a:off x="0" y="0"/>
                        <a:ext cx="5868031" cy="3124517"/>
                      </a:xfrm>
                      <a:prstGeom prst="rect">
                        <a:avLst/>
                      </a:prstGeom>
                      <a:noFill/>
                      <a:ln>
                        <a:noFill/>
                      </a:ln>
                      <a:extLst>
                        <a:ext uri="{53640926-AAD7-44D8-BBD7-CCE9431645EC}">
                          <a14:shadowObscured xmlns:a14="http://schemas.microsoft.com/office/drawing/2010/main"/>
                        </a:ext>
                      </a:extLst>
                    </pic:spPr>
                  </pic:pic>
                </a:graphicData>
              </a:graphic>
            </wp:inline>
          </w:drawing>
        </w:r>
      </w:ins>
      <w:commentRangeEnd w:id="1539"/>
      <w:ins w:id="1541" w:author="Chen Heller" w:date="2023-01-16T11:40:00Z">
        <w:r w:rsidR="00013CA4">
          <w:rPr>
            <w:rStyle w:val="CommentReference"/>
          </w:rPr>
          <w:commentReference w:id="1539"/>
        </w:r>
      </w:ins>
    </w:p>
    <w:p w14:paraId="02F223B3" w14:textId="4A53D87A" w:rsidR="00A34CE5" w:rsidRDefault="00A34CE5" w:rsidP="00422967">
      <w:pPr>
        <w:keepNext/>
        <w:ind w:firstLine="0"/>
      </w:pPr>
      <w:commentRangeStart w:id="1542"/>
      <w:ins w:id="1543" w:author="Chen Heller" w:date="2023-01-16T12:19:00Z">
        <w:r w:rsidRPr="00A34CE5">
          <w:rPr>
            <w:noProof/>
          </w:rPr>
          <w:lastRenderedPageBreak/>
          <w:drawing>
            <wp:inline distT="0" distB="0" distL="0" distR="0" wp14:anchorId="28326194" wp14:editId="1AAB9F91">
              <wp:extent cx="5943600" cy="304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commentRangeEnd w:id="1542"/>
        <w:r>
          <w:rPr>
            <w:rStyle w:val="CommentReference"/>
          </w:rPr>
          <w:commentReference w:id="1542"/>
        </w:r>
      </w:ins>
    </w:p>
    <w:p w14:paraId="0F745B8B" w14:textId="0EDC4B2E" w:rsidR="005B74BC" w:rsidRPr="005B74BC" w:rsidRDefault="005B74BC" w:rsidP="00422967">
      <w:pPr>
        <w:pStyle w:val="Caption"/>
        <w:rPr>
          <w:lang w:eastAsia="ja-JP" w:bidi="ar-SA"/>
        </w:rPr>
      </w:pPr>
      <w:bookmarkStart w:id="1544" w:name="_Ref114050197"/>
      <w:r>
        <w:t xml:space="preserve">Supplementary Figure </w:t>
      </w:r>
      <w:fldSimple w:instr=" SEQ Supplementary_Figure \* ARABIC ">
        <w:r w:rsidR="00C56E28">
          <w:rPr>
            <w:noProof/>
          </w:rPr>
          <w:t>1</w:t>
        </w:r>
      </w:fldSimple>
      <w:bookmarkEnd w:id="1544"/>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14950"/>
                    </a:xfrm>
                    <a:prstGeom prst="rect">
                      <a:avLst/>
                    </a:prstGeom>
                  </pic:spPr>
                </pic:pic>
              </a:graphicData>
            </a:graphic>
          </wp:inline>
        </w:drawing>
      </w:r>
    </w:p>
    <w:p w14:paraId="58B5B68C" w14:textId="3EB813E2" w:rsidR="00E72C5B" w:rsidRDefault="00E72C5B" w:rsidP="00E72C5B">
      <w:pPr>
        <w:pStyle w:val="Caption"/>
        <w:jc w:val="left"/>
      </w:pPr>
      <w:bookmarkStart w:id="1545" w:name="_Ref114128122"/>
      <w:r>
        <w:t xml:space="preserve">Supplementary Figure </w:t>
      </w:r>
      <w:fldSimple w:instr=" SEQ Supplementary_Figure \* ARABIC ">
        <w:r w:rsidR="00C56E28">
          <w:rPr>
            <w:noProof/>
          </w:rPr>
          <w:t>2</w:t>
        </w:r>
      </w:fldSimple>
      <w:bookmarkEnd w:id="1545"/>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proofErr w:type="spellStart"/>
      <w:r w:rsidR="00C91145">
        <w:t>i</w:t>
      </w:r>
      <w:proofErr w:type="spellEnd"/>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1546" w:name="_Ref114130120"/>
      <w:r>
        <w:br w:type="page"/>
      </w:r>
    </w:p>
    <w:p w14:paraId="285CC3E1" w14:textId="6CA4325F" w:rsidR="00B322A4" w:rsidRDefault="00B322A4" w:rsidP="00422967">
      <w:pPr>
        <w:pStyle w:val="Caption"/>
        <w:keepNext/>
      </w:pPr>
      <w:bookmarkStart w:id="1547" w:name="_Ref114472701"/>
      <w:r>
        <w:lastRenderedPageBreak/>
        <w:t xml:space="preserve">Supplementary Table </w:t>
      </w:r>
      <w:fldSimple w:instr=" SEQ Supplementary_Table \* ARABIC ">
        <w:r w:rsidR="00C56E28">
          <w:rPr>
            <w:noProof/>
          </w:rPr>
          <w:t>1</w:t>
        </w:r>
      </w:fldSimple>
      <w:bookmarkEnd w:id="1546"/>
      <w:bookmarkEnd w:id="1547"/>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7E0873CD" w:rsidR="00D31803" w:rsidRDefault="00D31803" w:rsidP="00422967">
      <w:pPr>
        <w:pStyle w:val="Caption"/>
        <w:keepNext/>
      </w:pPr>
      <w:bookmarkStart w:id="1548" w:name="_Ref114130105"/>
      <w:r>
        <w:t xml:space="preserve">Supplementary Table </w:t>
      </w:r>
      <w:fldSimple w:instr=" SEQ Supplementary_Table \* ARABIC ">
        <w:r w:rsidR="00C56E28">
          <w:rPr>
            <w:noProof/>
          </w:rPr>
          <w:t>2</w:t>
        </w:r>
      </w:fldSimple>
      <w:bookmarkEnd w:id="1548"/>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1549" w:name="_Toc114485397"/>
      <w:r>
        <w:lastRenderedPageBreak/>
        <w:t>References</w:t>
      </w:r>
      <w:bookmarkEnd w:id="1549"/>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1550" w:author="Chen Heller" w:date="2022-10-02T10:33:00Z"/>
          <w:lang w:eastAsia="ja-JP" w:bidi="ar-SA"/>
        </w:rPr>
      </w:pPr>
      <w:ins w:id="1551"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1552" w:author="Chen Heller" w:date="2022-10-02T10:33:00Z"/>
          <w:lang w:eastAsia="ja-JP" w:bidi="ar-SA"/>
        </w:rPr>
      </w:pPr>
      <w:ins w:id="1553"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1554" w:author="Chen Heller" w:date="2022-10-02T10:33:00Z"/>
          <w:lang w:eastAsia="ja-JP" w:bidi="ar-SA"/>
        </w:rPr>
      </w:pPr>
      <w:ins w:id="1555"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1556" w:author="Chen Heller" w:date="2022-10-02T10:33:00Z"/>
          <w:lang w:eastAsia="ja-JP"/>
        </w:rPr>
      </w:pPr>
      <w:ins w:id="1557"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pPr>
        <w:pStyle w:val="ListParagraph"/>
        <w:numPr>
          <w:ilvl w:val="1"/>
          <w:numId w:val="20"/>
        </w:numPr>
        <w:ind w:firstLine="0"/>
        <w:jc w:val="left"/>
        <w:rPr>
          <w:lang w:eastAsia="ja-JP"/>
        </w:rPr>
        <w:pPrChange w:id="1558" w:author="Chen Heller" w:date="2022-10-02T10:33:00Z">
          <w:pPr>
            <w:ind w:firstLine="0"/>
            <w:jc w:val="left"/>
          </w:pPr>
        </w:pPrChange>
      </w:pPr>
      <w:ins w:id="1559"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5"/>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hen Heller" w:date="2023-01-02T17:32:00Z" w:initials="CH">
    <w:p w14:paraId="38D30406" w14:textId="77777777" w:rsidR="00C838EC" w:rsidRDefault="00C838EC" w:rsidP="006719BC">
      <w:pPr>
        <w:pStyle w:val="CommentText"/>
        <w:ind w:firstLine="0"/>
        <w:jc w:val="left"/>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4" w:author="Chen Heller" w:date="2023-01-02T17:33:00Z" w:initials="CH">
    <w:p w14:paraId="1DC8645F" w14:textId="77777777" w:rsidR="00C838EC" w:rsidRDefault="00C838EC" w:rsidP="008437DD">
      <w:pPr>
        <w:pStyle w:val="CommentText"/>
        <w:ind w:firstLine="0"/>
        <w:jc w:val="left"/>
      </w:pPr>
      <w:r>
        <w:rPr>
          <w:rStyle w:val="CommentReference"/>
        </w:rPr>
        <w:annotationRef/>
      </w:r>
      <w:r>
        <w:t>Reduce to 250 words</w:t>
      </w:r>
    </w:p>
  </w:comment>
  <w:comment w:id="18" w:author="Chen Heller" w:date="2022-10-01T21:33:00Z" w:initials="CH">
    <w:p w14:paraId="79D067F1" w14:textId="65A64D77" w:rsidR="00D25900" w:rsidRDefault="00D25900">
      <w:pPr>
        <w:pStyle w:val="CommentText"/>
        <w:jc w:val="left"/>
      </w:pPr>
      <w:r>
        <w:rPr>
          <w:rStyle w:val="CommentReference"/>
        </w:rPr>
        <w:annotationRef/>
      </w:r>
      <w:r>
        <w:t>Hagura, N. et al. (2017) Perceptual decisions are</w:t>
      </w:r>
    </w:p>
    <w:p w14:paraId="2ED95B14" w14:textId="77777777" w:rsidR="00D25900" w:rsidRDefault="00D25900" w:rsidP="00C56952">
      <w:pPr>
        <w:pStyle w:val="CommentText"/>
        <w:jc w:val="left"/>
      </w:pPr>
      <w:r>
        <w:t>biased by the cost to act. Elife 6, e18422</w:t>
      </w:r>
    </w:p>
  </w:comment>
  <w:comment w:id="20" w:author="Chen Heller" w:date="2023-01-04T15:17:00Z" w:initials="CH">
    <w:p w14:paraId="05EDA1C3" w14:textId="77777777" w:rsidR="00412D3A" w:rsidRDefault="00412D3A" w:rsidP="007D3434">
      <w:pPr>
        <w:pStyle w:val="CommentText"/>
        <w:ind w:firstLine="0"/>
        <w:jc w:val="left"/>
      </w:pPr>
      <w:r>
        <w:rPr>
          <w:rStyle w:val="CommentReference"/>
        </w:rPr>
        <w:annotationRef/>
      </w:r>
      <w:r>
        <w:t>I don’t like this opening phrase</w:t>
      </w:r>
      <w:r>
        <w:br/>
      </w:r>
    </w:p>
  </w:comment>
  <w:comment w:id="766" w:author="Chen Heller" w:date="2023-01-09T12:25:00Z" w:initials="CH">
    <w:p w14:paraId="4E67D299" w14:textId="77777777" w:rsidR="00B45E15" w:rsidRDefault="00B45E15" w:rsidP="00CD70F2">
      <w:pPr>
        <w:pStyle w:val="CommentText"/>
        <w:ind w:firstLine="0"/>
        <w:jc w:val="left"/>
      </w:pPr>
      <w:r>
        <w:rPr>
          <w:rStyle w:val="CommentReference"/>
        </w:rPr>
        <w:annotationRef/>
      </w:r>
      <w:r>
        <w:t>rephrase</w:t>
      </w:r>
    </w:p>
  </w:comment>
  <w:comment w:id="863" w:author="Chen Heller" w:date="2023-01-10T11:21:00Z" w:initials="CH">
    <w:p w14:paraId="754B2B69" w14:textId="77777777" w:rsidR="00B47AF7" w:rsidRDefault="00B47AF7" w:rsidP="00412F2F">
      <w:pPr>
        <w:pStyle w:val="CommentText"/>
        <w:ind w:firstLine="0"/>
        <w:jc w:val="left"/>
      </w:pPr>
      <w:r>
        <w:rPr>
          <w:rStyle w:val="CommentReference"/>
        </w:rPr>
        <w:annotationRef/>
      </w:r>
      <w:r>
        <w:t>Find different word.</w:t>
      </w:r>
    </w:p>
  </w:comment>
  <w:comment w:id="882" w:author="Chen Heller" w:date="2023-01-09T17:00:00Z" w:initials="CH">
    <w:p w14:paraId="5F86B98C" w14:textId="1303B970" w:rsidR="00CA397F" w:rsidRDefault="00CA397F" w:rsidP="00CA397F">
      <w:pPr>
        <w:pStyle w:val="CommentText"/>
        <w:ind w:firstLine="0"/>
        <w:jc w:val="left"/>
      </w:pPr>
      <w:r>
        <w:rPr>
          <w:rStyle w:val="CommentReference"/>
        </w:rPr>
        <w:annotationRef/>
      </w:r>
      <w:r>
        <w:t>Use different word.</w:t>
      </w:r>
    </w:p>
  </w:comment>
  <w:comment w:id="888" w:author="Chen Heller" w:date="2023-01-10T11:05:00Z" w:initials="CH">
    <w:p w14:paraId="75722117" w14:textId="77777777" w:rsidR="008566E6" w:rsidRDefault="008566E6">
      <w:pPr>
        <w:pStyle w:val="CommentText"/>
        <w:ind w:firstLine="0"/>
        <w:jc w:val="left"/>
      </w:pPr>
      <w:r>
        <w:rPr>
          <w:rStyle w:val="CommentReference"/>
        </w:rPr>
        <w:annotationRef/>
      </w:r>
      <w:r>
        <w:t>This assumes the distribution at each timepoint is normal, right?</w:t>
      </w:r>
    </w:p>
    <w:p w14:paraId="4563E84E" w14:textId="77777777" w:rsidR="008566E6" w:rsidRDefault="008566E6" w:rsidP="00AE4AA9">
      <w:pPr>
        <w:pStyle w:val="CommentText"/>
        <w:ind w:firstLine="0"/>
        <w:jc w:val="left"/>
      </w:pPr>
      <w:r>
        <w:t>Should we even address that?</w:t>
      </w:r>
    </w:p>
  </w:comment>
  <w:comment w:id="893" w:author="Chen Heller" w:date="2023-01-09T17:12:00Z" w:initials="CH">
    <w:p w14:paraId="4E89111E" w14:textId="74E1A215" w:rsidR="00CA397F" w:rsidRDefault="00CA397F" w:rsidP="00CA397F">
      <w:pPr>
        <w:pStyle w:val="CommentText"/>
        <w:ind w:firstLine="0"/>
        <w:jc w:val="left"/>
      </w:pPr>
      <w:r>
        <w:rPr>
          <w:rStyle w:val="CommentReference"/>
        </w:rPr>
        <w:annotationRef/>
      </w:r>
      <w:r>
        <w:rPr>
          <w:color w:val="222222"/>
          <w:highlight w:val="white"/>
        </w:rPr>
        <w:t>Maris, E., &amp; Oostenveld, R. (2007). Nonparametric statistical testing of EEG-and MEG-data.</w:t>
      </w:r>
    </w:p>
  </w:comment>
  <w:comment w:id="928" w:author="Chen Heller" w:date="2023-01-04T11:10:00Z" w:initials="CH">
    <w:p w14:paraId="07EFA7F3" w14:textId="088878E4" w:rsidR="0082689E" w:rsidRDefault="0082689E" w:rsidP="00666923">
      <w:pPr>
        <w:pStyle w:val="CommentText"/>
        <w:ind w:firstLine="0"/>
        <w:jc w:val="left"/>
      </w:pPr>
      <w:r>
        <w:rPr>
          <w:rStyle w:val="CommentReference"/>
        </w:rPr>
        <w:annotationRef/>
      </w:r>
      <w:r>
        <w:t>Make sure you explain this abbreviation before</w:t>
      </w:r>
    </w:p>
  </w:comment>
  <w:comment w:id="943" w:author="Chen Heller" w:date="2023-01-09T17:34:00Z" w:initials="CH">
    <w:p w14:paraId="132266BA" w14:textId="77777777" w:rsidR="00A40EA5" w:rsidRDefault="00A40EA5" w:rsidP="00786AFE">
      <w:pPr>
        <w:pStyle w:val="CommentText"/>
        <w:ind w:firstLine="0"/>
        <w:jc w:val="left"/>
      </w:pPr>
      <w:r>
        <w:rPr>
          <w:rStyle w:val="CommentReference"/>
        </w:rPr>
        <w:annotationRef/>
      </w:r>
      <w:r>
        <w:t>Rephrase all the "defined as".</w:t>
      </w:r>
    </w:p>
  </w:comment>
  <w:comment w:id="980" w:author="Chen Heller" w:date="2023-01-10T10:09:00Z" w:initials="CH">
    <w:p w14:paraId="529EBCE6" w14:textId="77777777" w:rsidR="005956B2" w:rsidRDefault="005956B2" w:rsidP="00586CD4">
      <w:pPr>
        <w:pStyle w:val="CommentText"/>
        <w:ind w:firstLine="0"/>
        <w:jc w:val="left"/>
      </w:pPr>
      <w:r>
        <w:rPr>
          <w:rStyle w:val="CommentReference"/>
        </w:rPr>
        <w:annotationRef/>
      </w:r>
      <w:r>
        <w:t>Figure of traj as func of time.</w:t>
      </w:r>
    </w:p>
  </w:comment>
  <w:comment w:id="1001" w:author="Chen Heller" w:date="2023-01-10T10:27:00Z" w:initials="CH">
    <w:p w14:paraId="767CBD70" w14:textId="77777777" w:rsidR="00440750" w:rsidRDefault="00440750" w:rsidP="00440750">
      <w:pPr>
        <w:pStyle w:val="CommentText"/>
        <w:ind w:firstLine="0"/>
        <w:jc w:val="left"/>
      </w:pPr>
      <w:r>
        <w:rPr>
          <w:rStyle w:val="CommentReference"/>
        </w:rPr>
        <w:annotationRef/>
      </w:r>
      <w:r>
        <w:t>Look in mail from Dror or in Dror's papers.</w:t>
      </w:r>
    </w:p>
  </w:comment>
  <w:comment w:id="965" w:author="Chen Heller" w:date="2023-01-10T10:28:00Z" w:initials="CH">
    <w:p w14:paraId="130004AD" w14:textId="77777777" w:rsidR="000672DE" w:rsidRDefault="000672DE" w:rsidP="009672CB">
      <w:pPr>
        <w:pStyle w:val="CommentText"/>
        <w:ind w:firstLine="0"/>
        <w:jc w:val="left"/>
      </w:pPr>
      <w:r>
        <w:rPr>
          <w:rStyle w:val="CommentReference"/>
        </w:rPr>
        <w:annotationRef/>
      </w:r>
      <w:r>
        <w:t>Rephrase.</w:t>
      </w:r>
    </w:p>
  </w:comment>
  <w:comment w:id="1028" w:author="Chen Heller" w:date="2023-01-03T11:45:00Z" w:initials="CH">
    <w:p w14:paraId="49CE1771" w14:textId="49B18156"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000000" w:rsidP="003C6399">
      <w:pPr>
        <w:pStyle w:val="CommentText"/>
        <w:ind w:firstLine="0"/>
        <w:jc w:val="left"/>
      </w:pPr>
      <w:hyperlink r:id="rId1" w:history="1">
        <w:r w:rsidR="00851859" w:rsidRPr="003C6399">
          <w:rPr>
            <w:rStyle w:val="Hyperlink"/>
          </w:rPr>
          <w:t>https://apastyle.apa.org/style-grammar-guidelines/tables-figures</w:t>
        </w:r>
      </w:hyperlink>
    </w:p>
  </w:comment>
  <w:comment w:id="1088" w:author="Chen Heller" w:date="2023-01-16T09:37:00Z" w:initials="CH">
    <w:p w14:paraId="332B2996" w14:textId="77777777" w:rsidR="00405902" w:rsidRDefault="00405902" w:rsidP="00293B1C">
      <w:pPr>
        <w:pStyle w:val="CommentText"/>
        <w:ind w:firstLine="0"/>
        <w:jc w:val="left"/>
      </w:pPr>
      <w:r>
        <w:rPr>
          <w:rStyle w:val="CommentReference"/>
        </w:rPr>
        <w:annotationRef/>
      </w:r>
      <w:r>
        <w:t>Consider changing to reaching onset</w:t>
      </w:r>
    </w:p>
  </w:comment>
  <w:comment w:id="1123" w:author="Chen Heller" w:date="2023-01-16T11:44:00Z" w:initials="CH">
    <w:p w14:paraId="3E5A5AAD" w14:textId="77777777" w:rsidR="00BA1FA9" w:rsidRDefault="00BA1FA9" w:rsidP="00355F0A">
      <w:pPr>
        <w:pStyle w:val="CommentText"/>
        <w:ind w:firstLine="0"/>
        <w:jc w:val="left"/>
      </w:pPr>
      <w:r>
        <w:rPr>
          <w:rStyle w:val="CommentReference"/>
        </w:rPr>
        <w:annotationRef/>
      </w:r>
      <w:r>
        <w:t>Found no COM after fixing COM code.</w:t>
      </w:r>
    </w:p>
  </w:comment>
  <w:comment w:id="1282" w:author="Chen Heller" w:date="2023-01-02T17:36:00Z" w:initials="CH">
    <w:p w14:paraId="7F8E216D" w14:textId="3871D64F"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1287" w:author="Chen Heller" w:date="2023-01-04T10:09:00Z" w:initials="CH">
    <w:p w14:paraId="2EC354C4" w14:textId="77777777" w:rsidR="0080343A" w:rsidRDefault="0080343A" w:rsidP="00443DCD">
      <w:pPr>
        <w:pStyle w:val="CommentText"/>
        <w:ind w:firstLine="0"/>
        <w:jc w:val="left"/>
      </w:pPr>
      <w:r>
        <w:rPr>
          <w:rStyle w:val="CommentReference"/>
        </w:rPr>
        <w:annotationRef/>
      </w:r>
      <w:r>
        <w:t>Make sure to use SE when producing the new graphs.</w:t>
      </w:r>
    </w:p>
  </w:comment>
  <w:comment w:id="1291" w:author="Chen Heller" w:date="2023-01-16T15:39:00Z" w:initials="CH">
    <w:p w14:paraId="6AFC2456" w14:textId="77777777" w:rsidR="00402EB2" w:rsidRDefault="00085C60">
      <w:pPr>
        <w:pStyle w:val="CommentText"/>
        <w:ind w:firstLine="0"/>
        <w:jc w:val="left"/>
      </w:pPr>
      <w:r>
        <w:rPr>
          <w:rStyle w:val="CommentReference"/>
        </w:rPr>
        <w:annotationRef/>
      </w:r>
      <w:r w:rsidR="00402EB2">
        <w:t>TODO: fit its formatting to the other figures.</w:t>
      </w:r>
    </w:p>
    <w:p w14:paraId="62973CFF" w14:textId="77777777" w:rsidR="00402EB2" w:rsidRDefault="00402EB2" w:rsidP="00A55575">
      <w:pPr>
        <w:pStyle w:val="CommentText"/>
        <w:ind w:firstLine="0"/>
        <w:jc w:val="left"/>
      </w:pPr>
      <w:r>
        <w:t>Notice the Y should be % path traveled.</w:t>
      </w:r>
    </w:p>
  </w:comment>
  <w:comment w:id="1303" w:author="Chen Heller" w:date="2023-01-09T13:27:00Z" w:initials="CH">
    <w:p w14:paraId="33B7FFEB" w14:textId="4D7045FC" w:rsidR="00B74112" w:rsidRDefault="00B74112" w:rsidP="00AC26F6">
      <w:pPr>
        <w:pStyle w:val="CommentText"/>
        <w:ind w:firstLine="0"/>
        <w:jc w:val="left"/>
      </w:pPr>
      <w:r>
        <w:rPr>
          <w:rStyle w:val="CommentReference"/>
        </w:rPr>
        <w:annotationRef/>
      </w:r>
      <w:r>
        <w:t>Insert results of permutation+clustering w/o space normalization.</w:t>
      </w:r>
    </w:p>
  </w:comment>
  <w:comment w:id="1420" w:author="Chen Heller" w:date="2023-01-16T17:19:00Z" w:initials="CH">
    <w:p w14:paraId="005E5FA9" w14:textId="77777777" w:rsidR="007C192A" w:rsidRDefault="007C192A">
      <w:pPr>
        <w:pStyle w:val="CommentText"/>
        <w:ind w:firstLine="0"/>
        <w:jc w:val="left"/>
      </w:pPr>
      <w:r>
        <w:rPr>
          <w:rStyle w:val="CommentReference"/>
        </w:rPr>
        <w:annotationRef/>
      </w:r>
      <w:r>
        <w:t>Dror's papers:</w:t>
      </w:r>
    </w:p>
    <w:p w14:paraId="3F8874D1" w14:textId="77777777" w:rsidR="007C192A" w:rsidRDefault="007C192A">
      <w:pPr>
        <w:pStyle w:val="CommentText"/>
        <w:ind w:firstLine="0"/>
        <w:jc w:val="left"/>
      </w:pPr>
      <w:r>
        <w:rPr>
          <w:color w:val="222222"/>
          <w:highlight w:val="white"/>
        </w:rPr>
        <w:t>Dotan, D., Meyniel, F., &amp; Dehaene, S. (2018). On-line confidence monitoring during decision making</w:t>
      </w:r>
    </w:p>
    <w:p w14:paraId="0B8394B2" w14:textId="77777777" w:rsidR="007C192A" w:rsidRDefault="007C192A" w:rsidP="0021147D">
      <w:pPr>
        <w:pStyle w:val="CommentText"/>
        <w:ind w:firstLine="0"/>
        <w:jc w:val="left"/>
      </w:pPr>
      <w:r>
        <w:rPr>
          <w:color w:val="222222"/>
          <w:highlight w:val="white"/>
        </w:rPr>
        <w:t>Make sure he explains about it, I think he only mentions the word "clockwise" twice...</w:t>
      </w:r>
    </w:p>
  </w:comment>
  <w:comment w:id="1436" w:author="Chen Heller" w:date="2022-10-01T21:28:00Z" w:initials="CH">
    <w:p w14:paraId="11090F9D" w14:textId="32E94313" w:rsidR="007D7457" w:rsidRDefault="007D7457">
      <w:pPr>
        <w:pStyle w:val="CommentText"/>
        <w:jc w:val="left"/>
      </w:pPr>
      <w:r>
        <w:rPr>
          <w:rStyle w:val="CommentReference"/>
        </w:rPr>
        <w:annotationRef/>
      </w:r>
      <w:r>
        <w:t>Flash, T. and Hogan, N. (1985) The coordination of arm movements: an experimentally confirmed</w:t>
      </w:r>
    </w:p>
    <w:p w14:paraId="23A8BEE5" w14:textId="77777777" w:rsidR="007D7457" w:rsidRDefault="007D7457">
      <w:pPr>
        <w:pStyle w:val="CommentText"/>
        <w:jc w:val="left"/>
      </w:pPr>
      <w:r>
        <w:t>mathematical model</w:t>
      </w:r>
    </w:p>
    <w:p w14:paraId="1BB02E43" w14:textId="77777777" w:rsidR="007D7457" w:rsidRDefault="007D7457">
      <w:pPr>
        <w:pStyle w:val="CommentText"/>
        <w:jc w:val="left"/>
      </w:pPr>
    </w:p>
    <w:p w14:paraId="50EB765D" w14:textId="77777777" w:rsidR="007D7457" w:rsidRDefault="007D7457">
      <w:pPr>
        <w:pStyle w:val="CommentText"/>
        <w:jc w:val="left"/>
      </w:pPr>
      <w:r>
        <w:t>Maloney, L. et al. (2003) Statistical decision theory</w:t>
      </w:r>
    </w:p>
    <w:p w14:paraId="7611B78C" w14:textId="77777777" w:rsidR="007D7457" w:rsidRDefault="007D7457" w:rsidP="00F05492">
      <w:pPr>
        <w:pStyle w:val="CommentText"/>
        <w:jc w:val="left"/>
      </w:pPr>
      <w:r>
        <w:t>and trade-offs in the control of motor response</w:t>
      </w:r>
    </w:p>
  </w:comment>
  <w:comment w:id="1437" w:author="Chen Heller" w:date="2023-01-09T13:35:00Z" w:initials="CH">
    <w:p w14:paraId="00D5AC9C" w14:textId="77777777" w:rsidR="0013777F" w:rsidRDefault="0013777F" w:rsidP="00821B58">
      <w:pPr>
        <w:pStyle w:val="CommentText"/>
        <w:ind w:firstLine="0"/>
        <w:jc w:val="left"/>
      </w:pPr>
      <w:r>
        <w:rPr>
          <w:rStyle w:val="CommentReference"/>
        </w:rPr>
        <w:annotationRef/>
      </w:r>
      <w:r>
        <w:t>Is that so? I remmember I saw something contradictory to that in my results.</w:t>
      </w:r>
    </w:p>
  </w:comment>
  <w:comment w:id="1539" w:author="Chen Heller" w:date="2023-01-16T11:40:00Z" w:initials="CH">
    <w:p w14:paraId="0237FFFA" w14:textId="77777777" w:rsidR="00013CA4" w:rsidRDefault="00013CA4">
      <w:pPr>
        <w:pStyle w:val="CommentText"/>
        <w:ind w:firstLine="0"/>
        <w:jc w:val="left"/>
      </w:pPr>
      <w:r>
        <w:rPr>
          <w:rStyle w:val="CommentReference"/>
        </w:rPr>
        <w:annotationRef/>
      </w:r>
      <w:r>
        <w:t>This is</w:t>
      </w:r>
    </w:p>
    <w:p w14:paraId="3963D504" w14:textId="77777777" w:rsidR="00013CA4" w:rsidRDefault="00013CA4">
      <w:pPr>
        <w:pStyle w:val="CommentText"/>
        <w:ind w:firstLine="0"/>
        <w:jc w:val="left"/>
      </w:pPr>
      <w:r>
        <w:t>Space norm = 1</w:t>
      </w:r>
    </w:p>
    <w:p w14:paraId="45EFC0F7" w14:textId="77777777" w:rsidR="00013CA4" w:rsidRDefault="00013CA4">
      <w:pPr>
        <w:pStyle w:val="CommentText"/>
        <w:ind w:firstLine="0"/>
        <w:jc w:val="left"/>
      </w:pPr>
      <w:r>
        <w:t>Within norm = 0</w:t>
      </w:r>
    </w:p>
    <w:p w14:paraId="19CA8B4A" w14:textId="77777777" w:rsidR="00013CA4" w:rsidRDefault="00013CA4">
      <w:pPr>
        <w:pStyle w:val="CommentText"/>
        <w:ind w:firstLine="0"/>
        <w:jc w:val="left"/>
      </w:pPr>
      <w:r>
        <w:t>After running in R,</w:t>
      </w:r>
    </w:p>
    <w:p w14:paraId="30354D34" w14:textId="77777777" w:rsidR="00013CA4" w:rsidRDefault="00013CA4" w:rsidP="00F66290">
      <w:pPr>
        <w:pStyle w:val="CommentText"/>
        <w:ind w:firstLine="0"/>
        <w:jc w:val="left"/>
      </w:pPr>
      <w:r>
        <w:t>And using the permutation p-values for the variables that violated normality (react, MT).</w:t>
      </w:r>
    </w:p>
  </w:comment>
  <w:comment w:id="1542" w:author="Chen Heller" w:date="2023-01-16T12:19:00Z" w:initials="CH">
    <w:p w14:paraId="7E8E3A44" w14:textId="77777777" w:rsidR="00A34CE5" w:rsidRDefault="00A34CE5">
      <w:pPr>
        <w:pStyle w:val="CommentText"/>
        <w:ind w:firstLine="0"/>
        <w:jc w:val="left"/>
      </w:pPr>
      <w:r>
        <w:rPr>
          <w:rStyle w:val="CommentReference"/>
        </w:rPr>
        <w:annotationRef/>
      </w:r>
      <w:r>
        <w:t>This is</w:t>
      </w:r>
    </w:p>
    <w:p w14:paraId="315E3DA9" w14:textId="77777777" w:rsidR="00A34CE5" w:rsidRDefault="00A34CE5">
      <w:pPr>
        <w:pStyle w:val="CommentText"/>
        <w:ind w:firstLine="0"/>
        <w:jc w:val="left"/>
      </w:pPr>
      <w:r>
        <w:t>Space norm = 1</w:t>
      </w:r>
    </w:p>
    <w:p w14:paraId="07705916" w14:textId="77777777" w:rsidR="00A34CE5" w:rsidRDefault="00A34CE5">
      <w:pPr>
        <w:pStyle w:val="CommentText"/>
        <w:ind w:firstLine="0"/>
        <w:jc w:val="left"/>
      </w:pPr>
      <w:r>
        <w:t>Within norm = 1</w:t>
      </w:r>
    </w:p>
    <w:p w14:paraId="7C16488D" w14:textId="77777777" w:rsidR="00A34CE5" w:rsidRDefault="00A34CE5">
      <w:pPr>
        <w:pStyle w:val="CommentText"/>
        <w:ind w:firstLine="0"/>
        <w:jc w:val="left"/>
      </w:pPr>
      <w:r>
        <w:t>After running in R,</w:t>
      </w:r>
    </w:p>
    <w:p w14:paraId="6D0EAF53" w14:textId="77777777" w:rsidR="00A34CE5" w:rsidRDefault="00A34CE5" w:rsidP="00597381">
      <w:pPr>
        <w:pStyle w:val="CommentText"/>
        <w:ind w:firstLine="0"/>
        <w:jc w:val="left"/>
      </w:pPr>
      <w:r>
        <w:t>And using the permutation p-values for the variables that violated normality (react, MT).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1DC8645F" w15:done="0"/>
  <w15:commentEx w15:paraId="2ED95B14" w15:done="0"/>
  <w15:commentEx w15:paraId="05EDA1C3" w15:done="0"/>
  <w15:commentEx w15:paraId="4E67D299" w15:done="0"/>
  <w15:commentEx w15:paraId="754B2B69" w15:done="0"/>
  <w15:commentEx w15:paraId="5F86B98C" w15:done="0"/>
  <w15:commentEx w15:paraId="4563E84E" w15:done="0"/>
  <w15:commentEx w15:paraId="4E89111E" w15:done="0"/>
  <w15:commentEx w15:paraId="07EFA7F3" w15:done="0"/>
  <w15:commentEx w15:paraId="132266BA" w15:done="0"/>
  <w15:commentEx w15:paraId="529EBCE6" w15:done="0"/>
  <w15:commentEx w15:paraId="767CBD70" w15:done="0"/>
  <w15:commentEx w15:paraId="130004AD" w15:done="0"/>
  <w15:commentEx w15:paraId="51504870" w15:done="0"/>
  <w15:commentEx w15:paraId="332B2996" w15:done="0"/>
  <w15:commentEx w15:paraId="3E5A5AAD" w15:done="0"/>
  <w15:commentEx w15:paraId="7F8E216D" w15:done="0"/>
  <w15:commentEx w15:paraId="2EC354C4" w15:done="0"/>
  <w15:commentEx w15:paraId="62973CFF" w15:done="0"/>
  <w15:commentEx w15:paraId="33B7FFEB" w15:done="0"/>
  <w15:commentEx w15:paraId="0B8394B2" w15:done="0"/>
  <w15:commentEx w15:paraId="7611B78C" w15:done="0"/>
  <w15:commentEx w15:paraId="00D5AC9C" w15:done="0"/>
  <w15:commentEx w15:paraId="30354D34" w15:done="0"/>
  <w15:commentEx w15:paraId="6D0EAF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5D93DB" w16cex:dateUtc="2023-01-02T15:33:00Z"/>
  <w16cex:commentExtensible w16cex:durableId="26E3309D" w16cex:dateUtc="2022-10-01T18:33:00Z"/>
  <w16cex:commentExtensible w16cex:durableId="2760171E" w16cex:dateUtc="2023-01-04T13:17:00Z"/>
  <w16cex:commentExtensible w16cex:durableId="27668642" w16cex:dateUtc="2023-01-09T10:25:00Z"/>
  <w16cex:commentExtensible w16cex:durableId="2767C8CD" w16cex:dateUtc="2023-01-10T09:21:00Z"/>
  <w16cex:commentExtensible w16cex:durableId="2766C6CB" w16cex:dateUtc="2023-01-09T15:00:00Z"/>
  <w16cex:commentExtensible w16cex:durableId="2767C4F8" w16cex:dateUtc="2023-01-10T09:05:00Z"/>
  <w16cex:commentExtensible w16cex:durableId="2766C97E" w16cex:dateUtc="2023-01-09T15:12:00Z"/>
  <w16cex:commentExtensible w16cex:durableId="275FDD22" w16cex:dateUtc="2023-01-04T09:10:00Z"/>
  <w16cex:commentExtensible w16cex:durableId="2766CEB8" w16cex:dateUtc="2023-01-09T15:34:00Z"/>
  <w16cex:commentExtensible w16cex:durableId="2767B7BF" w16cex:dateUtc="2023-01-10T08:09:00Z"/>
  <w16cex:commentExtensible w16cex:durableId="2767BC22" w16cex:dateUtc="2023-01-10T08:27:00Z"/>
  <w16cex:commentExtensible w16cex:durableId="2767BC3E" w16cex:dateUtc="2023-01-10T08:28:00Z"/>
  <w16cex:commentExtensible w16cex:durableId="275E93C2" w16cex:dateUtc="2023-01-03T09:45:00Z"/>
  <w16cex:commentExtensible w16cex:durableId="276F9973" w16cex:dateUtc="2023-01-16T07:37:00Z"/>
  <w16cex:commentExtensible w16cex:durableId="276FB736" w16cex:dateUtc="2023-01-16T09:44:00Z"/>
  <w16cex:commentExtensible w16cex:durableId="275D9498" w16cex:dateUtc="2023-01-02T15:36:00Z"/>
  <w16cex:commentExtensible w16cex:durableId="275FCED0" w16cex:dateUtc="2023-01-04T08:09:00Z"/>
  <w16cex:commentExtensible w16cex:durableId="276FEE4D" w16cex:dateUtc="2023-01-16T13:39:00Z"/>
  <w16cex:commentExtensible w16cex:durableId="276694BD" w16cex:dateUtc="2023-01-09T11:27:00Z"/>
  <w16cex:commentExtensible w16cex:durableId="277005B4" w16cex:dateUtc="2023-01-16T15:19:00Z"/>
  <w16cex:commentExtensible w16cex:durableId="26E32F77" w16cex:dateUtc="2022-10-01T18:28:00Z"/>
  <w16cex:commentExtensible w16cex:durableId="276696AB" w16cex:dateUtc="2023-01-09T11:35:00Z"/>
  <w16cex:commentExtensible w16cex:durableId="276FB64B" w16cex:dateUtc="2023-01-16T09:40:00Z"/>
  <w16cex:commentExtensible w16cex:durableId="276FBF60" w16cex:dateUtc="2023-01-16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1DC8645F" w16cid:durableId="275D93DB"/>
  <w16cid:commentId w16cid:paraId="2ED95B14" w16cid:durableId="26E3309D"/>
  <w16cid:commentId w16cid:paraId="05EDA1C3" w16cid:durableId="2760171E"/>
  <w16cid:commentId w16cid:paraId="4E67D299" w16cid:durableId="27668642"/>
  <w16cid:commentId w16cid:paraId="754B2B69" w16cid:durableId="2767C8CD"/>
  <w16cid:commentId w16cid:paraId="5F86B98C" w16cid:durableId="2766C6CB"/>
  <w16cid:commentId w16cid:paraId="4563E84E" w16cid:durableId="2767C4F8"/>
  <w16cid:commentId w16cid:paraId="4E89111E" w16cid:durableId="2766C97E"/>
  <w16cid:commentId w16cid:paraId="07EFA7F3" w16cid:durableId="275FDD22"/>
  <w16cid:commentId w16cid:paraId="132266BA" w16cid:durableId="2766CEB8"/>
  <w16cid:commentId w16cid:paraId="529EBCE6" w16cid:durableId="2767B7BF"/>
  <w16cid:commentId w16cid:paraId="767CBD70" w16cid:durableId="2767BC22"/>
  <w16cid:commentId w16cid:paraId="130004AD" w16cid:durableId="2767BC3E"/>
  <w16cid:commentId w16cid:paraId="51504870" w16cid:durableId="275E93C2"/>
  <w16cid:commentId w16cid:paraId="332B2996" w16cid:durableId="276F9973"/>
  <w16cid:commentId w16cid:paraId="3E5A5AAD" w16cid:durableId="276FB736"/>
  <w16cid:commentId w16cid:paraId="7F8E216D" w16cid:durableId="275D9498"/>
  <w16cid:commentId w16cid:paraId="2EC354C4" w16cid:durableId="275FCED0"/>
  <w16cid:commentId w16cid:paraId="62973CFF" w16cid:durableId="276FEE4D"/>
  <w16cid:commentId w16cid:paraId="33B7FFEB" w16cid:durableId="276694BD"/>
  <w16cid:commentId w16cid:paraId="0B8394B2" w16cid:durableId="277005B4"/>
  <w16cid:commentId w16cid:paraId="7611B78C" w16cid:durableId="26E32F77"/>
  <w16cid:commentId w16cid:paraId="00D5AC9C" w16cid:durableId="276696AB"/>
  <w16cid:commentId w16cid:paraId="30354D34" w16cid:durableId="276FB64B"/>
  <w16cid:commentId w16cid:paraId="6D0EAF53" w16cid:durableId="276FB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745D7" w14:textId="77777777" w:rsidR="00E1502C" w:rsidRDefault="00E1502C" w:rsidP="00E96D8E">
      <w:r>
        <w:separator/>
      </w:r>
    </w:p>
  </w:endnote>
  <w:endnote w:type="continuationSeparator" w:id="0">
    <w:p w14:paraId="044CE191" w14:textId="77777777" w:rsidR="00E1502C" w:rsidRDefault="00E1502C"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6FE2F" w14:textId="77777777" w:rsidR="00E1502C" w:rsidRDefault="00E1502C" w:rsidP="00E96D8E">
      <w:r>
        <w:separator/>
      </w:r>
    </w:p>
  </w:footnote>
  <w:footnote w:type="continuationSeparator" w:id="0">
    <w:p w14:paraId="66EBF822" w14:textId="77777777" w:rsidR="00E1502C" w:rsidRDefault="00E1502C"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560" w:author="Chen Heller" w:date="2023-01-02T17:31:00Z"/>
  <w:sdt>
    <w:sdtPr>
      <w:id w:val="1693958908"/>
      <w:docPartObj>
        <w:docPartGallery w:val="Page Numbers (Top of Page)"/>
        <w:docPartUnique/>
      </w:docPartObj>
    </w:sdtPr>
    <w:sdtEndPr>
      <w:rPr>
        <w:noProof/>
      </w:rPr>
    </w:sdtEndPr>
    <w:sdtContent>
      <w:customXmlInsRangeEnd w:id="1560"/>
      <w:p w14:paraId="45A06099" w14:textId="54268E96" w:rsidR="0020719F" w:rsidRDefault="0020719F">
        <w:pPr>
          <w:pStyle w:val="Header"/>
          <w:jc w:val="right"/>
          <w:rPr>
            <w:ins w:id="1561" w:author="Chen Heller" w:date="2023-01-02T17:31:00Z"/>
          </w:rPr>
        </w:pPr>
        <w:ins w:id="1562"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1563" w:author="Chen Heller" w:date="2023-01-02T17:31:00Z"/>
    </w:sdtContent>
  </w:sdt>
  <w:customXmlInsRangeEnd w:id="1563"/>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69F"/>
    <w:rsid w:val="000047E6"/>
    <w:rsid w:val="00004F4C"/>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8A2"/>
    <w:rsid w:val="00012DA6"/>
    <w:rsid w:val="00012F4D"/>
    <w:rsid w:val="0001355D"/>
    <w:rsid w:val="000137B2"/>
    <w:rsid w:val="00013CA4"/>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4D4B"/>
    <w:rsid w:val="000351A9"/>
    <w:rsid w:val="0003552A"/>
    <w:rsid w:val="00035EB3"/>
    <w:rsid w:val="00035FA8"/>
    <w:rsid w:val="000360C2"/>
    <w:rsid w:val="00036854"/>
    <w:rsid w:val="000374A6"/>
    <w:rsid w:val="00037672"/>
    <w:rsid w:val="000377D0"/>
    <w:rsid w:val="00037E4F"/>
    <w:rsid w:val="000402D6"/>
    <w:rsid w:val="00040826"/>
    <w:rsid w:val="00041109"/>
    <w:rsid w:val="000418CC"/>
    <w:rsid w:val="00041A7E"/>
    <w:rsid w:val="00041D70"/>
    <w:rsid w:val="000426E5"/>
    <w:rsid w:val="000427F1"/>
    <w:rsid w:val="000428C9"/>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C27"/>
    <w:rsid w:val="00050F36"/>
    <w:rsid w:val="00051116"/>
    <w:rsid w:val="000517AB"/>
    <w:rsid w:val="00052C82"/>
    <w:rsid w:val="00053279"/>
    <w:rsid w:val="000540D0"/>
    <w:rsid w:val="000552C6"/>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2DE"/>
    <w:rsid w:val="00067907"/>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11E"/>
    <w:rsid w:val="000741C0"/>
    <w:rsid w:val="000744A2"/>
    <w:rsid w:val="00074548"/>
    <w:rsid w:val="00075363"/>
    <w:rsid w:val="00075969"/>
    <w:rsid w:val="000771C7"/>
    <w:rsid w:val="00077925"/>
    <w:rsid w:val="000804AB"/>
    <w:rsid w:val="0008090E"/>
    <w:rsid w:val="00080A06"/>
    <w:rsid w:val="000810A8"/>
    <w:rsid w:val="00081961"/>
    <w:rsid w:val="00081AB5"/>
    <w:rsid w:val="00081CDB"/>
    <w:rsid w:val="0008250B"/>
    <w:rsid w:val="0008346F"/>
    <w:rsid w:val="000841CA"/>
    <w:rsid w:val="00085675"/>
    <w:rsid w:val="000859F6"/>
    <w:rsid w:val="00085B46"/>
    <w:rsid w:val="00085C60"/>
    <w:rsid w:val="00086E17"/>
    <w:rsid w:val="0008758E"/>
    <w:rsid w:val="000901C4"/>
    <w:rsid w:val="00090482"/>
    <w:rsid w:val="000904B3"/>
    <w:rsid w:val="00090F73"/>
    <w:rsid w:val="00090FA8"/>
    <w:rsid w:val="000920D5"/>
    <w:rsid w:val="000936FE"/>
    <w:rsid w:val="00093ED3"/>
    <w:rsid w:val="00094743"/>
    <w:rsid w:val="00094981"/>
    <w:rsid w:val="00097547"/>
    <w:rsid w:val="00097572"/>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2E01"/>
    <w:rsid w:val="000C2F18"/>
    <w:rsid w:val="000C3552"/>
    <w:rsid w:val="000C368B"/>
    <w:rsid w:val="000C3BAF"/>
    <w:rsid w:val="000C3D63"/>
    <w:rsid w:val="000C4079"/>
    <w:rsid w:val="000C456B"/>
    <w:rsid w:val="000C45A3"/>
    <w:rsid w:val="000C5896"/>
    <w:rsid w:val="000C73C2"/>
    <w:rsid w:val="000D064C"/>
    <w:rsid w:val="000D0EC0"/>
    <w:rsid w:val="000D1105"/>
    <w:rsid w:val="000D14BE"/>
    <w:rsid w:val="000D172B"/>
    <w:rsid w:val="000D1936"/>
    <w:rsid w:val="000D1C59"/>
    <w:rsid w:val="000D1CC0"/>
    <w:rsid w:val="000D2409"/>
    <w:rsid w:val="000D257C"/>
    <w:rsid w:val="000D2A7B"/>
    <w:rsid w:val="000D54E0"/>
    <w:rsid w:val="000D7B1C"/>
    <w:rsid w:val="000E033C"/>
    <w:rsid w:val="000E048C"/>
    <w:rsid w:val="000E06CC"/>
    <w:rsid w:val="000E0EDB"/>
    <w:rsid w:val="000E1037"/>
    <w:rsid w:val="000E1974"/>
    <w:rsid w:val="000E1C30"/>
    <w:rsid w:val="000E2014"/>
    <w:rsid w:val="000E251B"/>
    <w:rsid w:val="000E295D"/>
    <w:rsid w:val="000E2EBF"/>
    <w:rsid w:val="000E32D8"/>
    <w:rsid w:val="000E3F14"/>
    <w:rsid w:val="000E3FEB"/>
    <w:rsid w:val="000E4192"/>
    <w:rsid w:val="000E4E41"/>
    <w:rsid w:val="000E4EAF"/>
    <w:rsid w:val="000E4EEC"/>
    <w:rsid w:val="000E53E2"/>
    <w:rsid w:val="000E54E1"/>
    <w:rsid w:val="000E579D"/>
    <w:rsid w:val="000E599E"/>
    <w:rsid w:val="000E6656"/>
    <w:rsid w:val="000E66D2"/>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0DAE"/>
    <w:rsid w:val="001016A8"/>
    <w:rsid w:val="00102041"/>
    <w:rsid w:val="00102600"/>
    <w:rsid w:val="001034FA"/>
    <w:rsid w:val="001036D3"/>
    <w:rsid w:val="00103CA0"/>
    <w:rsid w:val="00104A1A"/>
    <w:rsid w:val="00104F28"/>
    <w:rsid w:val="00105A3C"/>
    <w:rsid w:val="0010600A"/>
    <w:rsid w:val="00106015"/>
    <w:rsid w:val="001070A4"/>
    <w:rsid w:val="0010755C"/>
    <w:rsid w:val="00107E5D"/>
    <w:rsid w:val="00110288"/>
    <w:rsid w:val="00110E44"/>
    <w:rsid w:val="00110E7A"/>
    <w:rsid w:val="00111021"/>
    <w:rsid w:val="0011132A"/>
    <w:rsid w:val="00111697"/>
    <w:rsid w:val="00111A75"/>
    <w:rsid w:val="0011288F"/>
    <w:rsid w:val="00113336"/>
    <w:rsid w:val="00113B16"/>
    <w:rsid w:val="00113B55"/>
    <w:rsid w:val="00113BDC"/>
    <w:rsid w:val="00113E5D"/>
    <w:rsid w:val="00113F7D"/>
    <w:rsid w:val="00114D69"/>
    <w:rsid w:val="00115003"/>
    <w:rsid w:val="00115AEF"/>
    <w:rsid w:val="0011641E"/>
    <w:rsid w:val="001169C6"/>
    <w:rsid w:val="00116C56"/>
    <w:rsid w:val="00116E0A"/>
    <w:rsid w:val="00116E2B"/>
    <w:rsid w:val="00117697"/>
    <w:rsid w:val="001215E6"/>
    <w:rsid w:val="00121AD1"/>
    <w:rsid w:val="00121F45"/>
    <w:rsid w:val="00122755"/>
    <w:rsid w:val="00122F84"/>
    <w:rsid w:val="00122FDB"/>
    <w:rsid w:val="00123634"/>
    <w:rsid w:val="0012397A"/>
    <w:rsid w:val="00123D27"/>
    <w:rsid w:val="0012516F"/>
    <w:rsid w:val="001253A7"/>
    <w:rsid w:val="00126822"/>
    <w:rsid w:val="0012693A"/>
    <w:rsid w:val="00127577"/>
    <w:rsid w:val="00127736"/>
    <w:rsid w:val="0012779F"/>
    <w:rsid w:val="001278E5"/>
    <w:rsid w:val="001279E0"/>
    <w:rsid w:val="00127BFA"/>
    <w:rsid w:val="00127CC6"/>
    <w:rsid w:val="001300C2"/>
    <w:rsid w:val="001306CF"/>
    <w:rsid w:val="0013111A"/>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77F"/>
    <w:rsid w:val="00137A32"/>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EB5"/>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5C67"/>
    <w:rsid w:val="00166587"/>
    <w:rsid w:val="00166A9B"/>
    <w:rsid w:val="001675D8"/>
    <w:rsid w:val="00167E05"/>
    <w:rsid w:val="001700A8"/>
    <w:rsid w:val="00170C82"/>
    <w:rsid w:val="00170ED8"/>
    <w:rsid w:val="001719E9"/>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B"/>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30D"/>
    <w:rsid w:val="0018566B"/>
    <w:rsid w:val="001870BF"/>
    <w:rsid w:val="001878C6"/>
    <w:rsid w:val="00187EC9"/>
    <w:rsid w:val="0019030C"/>
    <w:rsid w:val="00192472"/>
    <w:rsid w:val="001924FD"/>
    <w:rsid w:val="00192588"/>
    <w:rsid w:val="001926CA"/>
    <w:rsid w:val="0019375F"/>
    <w:rsid w:val="001938E9"/>
    <w:rsid w:val="00193B42"/>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4C28"/>
    <w:rsid w:val="001A5E76"/>
    <w:rsid w:val="001A63B3"/>
    <w:rsid w:val="001A6DEE"/>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B76"/>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24FE"/>
    <w:rsid w:val="001D39A8"/>
    <w:rsid w:val="001D3A88"/>
    <w:rsid w:val="001D3E89"/>
    <w:rsid w:val="001D40F8"/>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4D8"/>
    <w:rsid w:val="001E75F1"/>
    <w:rsid w:val="001E7E52"/>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A3B"/>
    <w:rsid w:val="001F5C20"/>
    <w:rsid w:val="001F68A9"/>
    <w:rsid w:val="001F6E52"/>
    <w:rsid w:val="001F712A"/>
    <w:rsid w:val="001F76F0"/>
    <w:rsid w:val="001F7E99"/>
    <w:rsid w:val="00200759"/>
    <w:rsid w:val="00200A9F"/>
    <w:rsid w:val="00200B54"/>
    <w:rsid w:val="00200E5D"/>
    <w:rsid w:val="00201CB0"/>
    <w:rsid w:val="00202472"/>
    <w:rsid w:val="00202F84"/>
    <w:rsid w:val="0020308A"/>
    <w:rsid w:val="002032B0"/>
    <w:rsid w:val="00203345"/>
    <w:rsid w:val="00203FB3"/>
    <w:rsid w:val="002041CD"/>
    <w:rsid w:val="00204617"/>
    <w:rsid w:val="00205077"/>
    <w:rsid w:val="0020511F"/>
    <w:rsid w:val="0020575E"/>
    <w:rsid w:val="002057FC"/>
    <w:rsid w:val="00205DCC"/>
    <w:rsid w:val="00207190"/>
    <w:rsid w:val="0020719F"/>
    <w:rsid w:val="00207923"/>
    <w:rsid w:val="002105AC"/>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3EBA"/>
    <w:rsid w:val="002142E8"/>
    <w:rsid w:val="00214426"/>
    <w:rsid w:val="0021465D"/>
    <w:rsid w:val="00214847"/>
    <w:rsid w:val="00215318"/>
    <w:rsid w:val="002154B5"/>
    <w:rsid w:val="002154F5"/>
    <w:rsid w:val="002159ED"/>
    <w:rsid w:val="00215D10"/>
    <w:rsid w:val="00215E02"/>
    <w:rsid w:val="00216137"/>
    <w:rsid w:val="00216E1D"/>
    <w:rsid w:val="002171F9"/>
    <w:rsid w:val="002176EE"/>
    <w:rsid w:val="00220703"/>
    <w:rsid w:val="0022111D"/>
    <w:rsid w:val="00221760"/>
    <w:rsid w:val="00221891"/>
    <w:rsid w:val="002219BE"/>
    <w:rsid w:val="00221A64"/>
    <w:rsid w:val="00222164"/>
    <w:rsid w:val="002223D0"/>
    <w:rsid w:val="00222F98"/>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6CF"/>
    <w:rsid w:val="002347CB"/>
    <w:rsid w:val="0023485D"/>
    <w:rsid w:val="00234B6D"/>
    <w:rsid w:val="002351FC"/>
    <w:rsid w:val="002355CD"/>
    <w:rsid w:val="00235843"/>
    <w:rsid w:val="00235A05"/>
    <w:rsid w:val="00235E60"/>
    <w:rsid w:val="002361C2"/>
    <w:rsid w:val="00236E07"/>
    <w:rsid w:val="002377D2"/>
    <w:rsid w:val="00237BE6"/>
    <w:rsid w:val="00237C85"/>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051"/>
    <w:rsid w:val="00255122"/>
    <w:rsid w:val="0025568C"/>
    <w:rsid w:val="00256119"/>
    <w:rsid w:val="002566AD"/>
    <w:rsid w:val="002566CA"/>
    <w:rsid w:val="00256948"/>
    <w:rsid w:val="0025720C"/>
    <w:rsid w:val="00260B74"/>
    <w:rsid w:val="0026173E"/>
    <w:rsid w:val="00261B3E"/>
    <w:rsid w:val="00261D95"/>
    <w:rsid w:val="002621B5"/>
    <w:rsid w:val="002627AD"/>
    <w:rsid w:val="00262ED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765"/>
    <w:rsid w:val="00272960"/>
    <w:rsid w:val="00272E61"/>
    <w:rsid w:val="002745C1"/>
    <w:rsid w:val="00274AAC"/>
    <w:rsid w:val="0027524C"/>
    <w:rsid w:val="0027535D"/>
    <w:rsid w:val="00275555"/>
    <w:rsid w:val="00275D34"/>
    <w:rsid w:val="002761FE"/>
    <w:rsid w:val="00276370"/>
    <w:rsid w:val="002767E0"/>
    <w:rsid w:val="00276C9D"/>
    <w:rsid w:val="00276E2E"/>
    <w:rsid w:val="00276F6F"/>
    <w:rsid w:val="002777EE"/>
    <w:rsid w:val="00277889"/>
    <w:rsid w:val="00277DDF"/>
    <w:rsid w:val="00280401"/>
    <w:rsid w:val="002805E7"/>
    <w:rsid w:val="00280F21"/>
    <w:rsid w:val="00281898"/>
    <w:rsid w:val="00282180"/>
    <w:rsid w:val="00282594"/>
    <w:rsid w:val="0028261D"/>
    <w:rsid w:val="00282EBB"/>
    <w:rsid w:val="00283229"/>
    <w:rsid w:val="00283362"/>
    <w:rsid w:val="00283780"/>
    <w:rsid w:val="00283B67"/>
    <w:rsid w:val="00283CE4"/>
    <w:rsid w:val="00284FAB"/>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2DC4"/>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90A"/>
    <w:rsid w:val="002B39BD"/>
    <w:rsid w:val="002B3D75"/>
    <w:rsid w:val="002B3DD7"/>
    <w:rsid w:val="002B41E9"/>
    <w:rsid w:val="002B42FD"/>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4E90"/>
    <w:rsid w:val="002C5295"/>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E57"/>
    <w:rsid w:val="002E30D9"/>
    <w:rsid w:val="002E3A43"/>
    <w:rsid w:val="002E3A53"/>
    <w:rsid w:val="002E3E1A"/>
    <w:rsid w:val="002E3F67"/>
    <w:rsid w:val="002E44A3"/>
    <w:rsid w:val="002E465F"/>
    <w:rsid w:val="002E5556"/>
    <w:rsid w:val="002E6192"/>
    <w:rsid w:val="002E61A9"/>
    <w:rsid w:val="002E6EAB"/>
    <w:rsid w:val="002E757C"/>
    <w:rsid w:val="002E78B8"/>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D2D"/>
    <w:rsid w:val="002F5E5D"/>
    <w:rsid w:val="002F5F3E"/>
    <w:rsid w:val="002F6482"/>
    <w:rsid w:val="002F6C19"/>
    <w:rsid w:val="002F7688"/>
    <w:rsid w:val="002F78EC"/>
    <w:rsid w:val="00300D34"/>
    <w:rsid w:val="00300E88"/>
    <w:rsid w:val="00302100"/>
    <w:rsid w:val="00302874"/>
    <w:rsid w:val="00302CA0"/>
    <w:rsid w:val="00303325"/>
    <w:rsid w:val="0030357B"/>
    <w:rsid w:val="00303A72"/>
    <w:rsid w:val="00303E44"/>
    <w:rsid w:val="0030440D"/>
    <w:rsid w:val="0030479F"/>
    <w:rsid w:val="003050A0"/>
    <w:rsid w:val="003050A1"/>
    <w:rsid w:val="0030554A"/>
    <w:rsid w:val="00305977"/>
    <w:rsid w:val="00305BB5"/>
    <w:rsid w:val="00305CBB"/>
    <w:rsid w:val="003062D4"/>
    <w:rsid w:val="00306903"/>
    <w:rsid w:val="00306D63"/>
    <w:rsid w:val="00307160"/>
    <w:rsid w:val="003072A4"/>
    <w:rsid w:val="00307A39"/>
    <w:rsid w:val="00307E69"/>
    <w:rsid w:val="003103B7"/>
    <w:rsid w:val="00310641"/>
    <w:rsid w:val="00311E92"/>
    <w:rsid w:val="00311F71"/>
    <w:rsid w:val="0031210F"/>
    <w:rsid w:val="00312F4D"/>
    <w:rsid w:val="00314072"/>
    <w:rsid w:val="00314527"/>
    <w:rsid w:val="00314A1F"/>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8F6"/>
    <w:rsid w:val="00333DEB"/>
    <w:rsid w:val="00333FFD"/>
    <w:rsid w:val="0033425C"/>
    <w:rsid w:val="0033432A"/>
    <w:rsid w:val="00334A70"/>
    <w:rsid w:val="00334D4C"/>
    <w:rsid w:val="00334D5D"/>
    <w:rsid w:val="00335088"/>
    <w:rsid w:val="003351BB"/>
    <w:rsid w:val="00335B1A"/>
    <w:rsid w:val="00335F1E"/>
    <w:rsid w:val="00335F32"/>
    <w:rsid w:val="00336757"/>
    <w:rsid w:val="00336D27"/>
    <w:rsid w:val="00336EE6"/>
    <w:rsid w:val="00337559"/>
    <w:rsid w:val="00337929"/>
    <w:rsid w:val="00337C38"/>
    <w:rsid w:val="003410E4"/>
    <w:rsid w:val="00341933"/>
    <w:rsid w:val="00342DA7"/>
    <w:rsid w:val="00342ECB"/>
    <w:rsid w:val="00343602"/>
    <w:rsid w:val="00343DE9"/>
    <w:rsid w:val="00344016"/>
    <w:rsid w:val="00345F6E"/>
    <w:rsid w:val="0034613B"/>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B77"/>
    <w:rsid w:val="00353BE6"/>
    <w:rsid w:val="00353F1B"/>
    <w:rsid w:val="00354457"/>
    <w:rsid w:val="003547AD"/>
    <w:rsid w:val="003548EA"/>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0D1"/>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3B48"/>
    <w:rsid w:val="00374877"/>
    <w:rsid w:val="00374AED"/>
    <w:rsid w:val="00374BAF"/>
    <w:rsid w:val="00374F2B"/>
    <w:rsid w:val="003752BA"/>
    <w:rsid w:val="00375367"/>
    <w:rsid w:val="00375A4E"/>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714"/>
    <w:rsid w:val="00387E37"/>
    <w:rsid w:val="003900ED"/>
    <w:rsid w:val="00391EDC"/>
    <w:rsid w:val="0039299B"/>
    <w:rsid w:val="00393921"/>
    <w:rsid w:val="00393DE0"/>
    <w:rsid w:val="003945DC"/>
    <w:rsid w:val="00394A04"/>
    <w:rsid w:val="0039629B"/>
    <w:rsid w:val="00396E66"/>
    <w:rsid w:val="00397BE4"/>
    <w:rsid w:val="003A0213"/>
    <w:rsid w:val="003A0A81"/>
    <w:rsid w:val="003A101A"/>
    <w:rsid w:val="003A10AE"/>
    <w:rsid w:val="003A1311"/>
    <w:rsid w:val="003A1CDA"/>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849"/>
    <w:rsid w:val="003B1BD0"/>
    <w:rsid w:val="003B1E16"/>
    <w:rsid w:val="003B21E7"/>
    <w:rsid w:val="003B25EF"/>
    <w:rsid w:val="003B295C"/>
    <w:rsid w:val="003B3AF4"/>
    <w:rsid w:val="003B4107"/>
    <w:rsid w:val="003B4521"/>
    <w:rsid w:val="003B5367"/>
    <w:rsid w:val="003B5D17"/>
    <w:rsid w:val="003B60CB"/>
    <w:rsid w:val="003B6230"/>
    <w:rsid w:val="003B662F"/>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480D"/>
    <w:rsid w:val="003E68C4"/>
    <w:rsid w:val="003E7833"/>
    <w:rsid w:val="003F043B"/>
    <w:rsid w:val="003F0F31"/>
    <w:rsid w:val="003F1639"/>
    <w:rsid w:val="003F17C8"/>
    <w:rsid w:val="003F1817"/>
    <w:rsid w:val="003F1865"/>
    <w:rsid w:val="003F2C2D"/>
    <w:rsid w:val="003F34C1"/>
    <w:rsid w:val="003F373A"/>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BB2"/>
    <w:rsid w:val="00402EB2"/>
    <w:rsid w:val="004034AA"/>
    <w:rsid w:val="00404370"/>
    <w:rsid w:val="00404743"/>
    <w:rsid w:val="00405473"/>
    <w:rsid w:val="004058A7"/>
    <w:rsid w:val="00405902"/>
    <w:rsid w:val="0040665E"/>
    <w:rsid w:val="00406C31"/>
    <w:rsid w:val="00407745"/>
    <w:rsid w:val="00407760"/>
    <w:rsid w:val="00407779"/>
    <w:rsid w:val="00407A58"/>
    <w:rsid w:val="004102F8"/>
    <w:rsid w:val="00410BEE"/>
    <w:rsid w:val="00411A03"/>
    <w:rsid w:val="00411F18"/>
    <w:rsid w:val="0041233D"/>
    <w:rsid w:val="004124F4"/>
    <w:rsid w:val="00412D3A"/>
    <w:rsid w:val="00412F43"/>
    <w:rsid w:val="004130C2"/>
    <w:rsid w:val="00413779"/>
    <w:rsid w:val="00413857"/>
    <w:rsid w:val="00413AD9"/>
    <w:rsid w:val="00413ECD"/>
    <w:rsid w:val="00414288"/>
    <w:rsid w:val="004149E5"/>
    <w:rsid w:val="00414D51"/>
    <w:rsid w:val="00414DA9"/>
    <w:rsid w:val="0041600A"/>
    <w:rsid w:val="004160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75F"/>
    <w:rsid w:val="0043082D"/>
    <w:rsid w:val="004310F9"/>
    <w:rsid w:val="0043159B"/>
    <w:rsid w:val="004326D4"/>
    <w:rsid w:val="00432BF9"/>
    <w:rsid w:val="00433F9B"/>
    <w:rsid w:val="004348D2"/>
    <w:rsid w:val="004359F8"/>
    <w:rsid w:val="00435BFC"/>
    <w:rsid w:val="004363EC"/>
    <w:rsid w:val="00437184"/>
    <w:rsid w:val="0043758C"/>
    <w:rsid w:val="004377E7"/>
    <w:rsid w:val="0044006A"/>
    <w:rsid w:val="00440265"/>
    <w:rsid w:val="00440750"/>
    <w:rsid w:val="00440DBF"/>
    <w:rsid w:val="00441E16"/>
    <w:rsid w:val="004427F9"/>
    <w:rsid w:val="00442A90"/>
    <w:rsid w:val="00442C53"/>
    <w:rsid w:val="0044325A"/>
    <w:rsid w:val="004434EC"/>
    <w:rsid w:val="00443673"/>
    <w:rsid w:val="004449CE"/>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2CF1"/>
    <w:rsid w:val="00462D23"/>
    <w:rsid w:val="00463368"/>
    <w:rsid w:val="00463786"/>
    <w:rsid w:val="00463A29"/>
    <w:rsid w:val="00463D23"/>
    <w:rsid w:val="00463F86"/>
    <w:rsid w:val="0046480E"/>
    <w:rsid w:val="00464970"/>
    <w:rsid w:val="00464ACE"/>
    <w:rsid w:val="004652F4"/>
    <w:rsid w:val="00465981"/>
    <w:rsid w:val="00465D87"/>
    <w:rsid w:val="004665F2"/>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602F"/>
    <w:rsid w:val="00476106"/>
    <w:rsid w:val="0047625C"/>
    <w:rsid w:val="0047636D"/>
    <w:rsid w:val="004768D6"/>
    <w:rsid w:val="00476B35"/>
    <w:rsid w:val="0047776D"/>
    <w:rsid w:val="00477F28"/>
    <w:rsid w:val="00480672"/>
    <w:rsid w:val="004809DE"/>
    <w:rsid w:val="00480CA7"/>
    <w:rsid w:val="00480D9B"/>
    <w:rsid w:val="00481457"/>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224"/>
    <w:rsid w:val="0048761C"/>
    <w:rsid w:val="004879A6"/>
    <w:rsid w:val="004900FA"/>
    <w:rsid w:val="004903FB"/>
    <w:rsid w:val="004904FD"/>
    <w:rsid w:val="00490510"/>
    <w:rsid w:val="004907D7"/>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5A9"/>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A6C"/>
    <w:rsid w:val="004C0E67"/>
    <w:rsid w:val="004C0E90"/>
    <w:rsid w:val="004C19CF"/>
    <w:rsid w:val="004C1E66"/>
    <w:rsid w:val="004C2E97"/>
    <w:rsid w:val="004C34F8"/>
    <w:rsid w:val="004C3803"/>
    <w:rsid w:val="004C40B5"/>
    <w:rsid w:val="004C41F7"/>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5BF1"/>
    <w:rsid w:val="004D6A76"/>
    <w:rsid w:val="004D6C22"/>
    <w:rsid w:val="004D796F"/>
    <w:rsid w:val="004D7C0F"/>
    <w:rsid w:val="004E041F"/>
    <w:rsid w:val="004E0807"/>
    <w:rsid w:val="004E0C6C"/>
    <w:rsid w:val="004E0F45"/>
    <w:rsid w:val="004E1421"/>
    <w:rsid w:val="004E1F6A"/>
    <w:rsid w:val="004E2179"/>
    <w:rsid w:val="004E2185"/>
    <w:rsid w:val="004E23B1"/>
    <w:rsid w:val="004E2486"/>
    <w:rsid w:val="004E28B9"/>
    <w:rsid w:val="004E28D1"/>
    <w:rsid w:val="004E2A04"/>
    <w:rsid w:val="004E3A92"/>
    <w:rsid w:val="004E56B3"/>
    <w:rsid w:val="004E674D"/>
    <w:rsid w:val="004E6BC3"/>
    <w:rsid w:val="004E7164"/>
    <w:rsid w:val="004E71B9"/>
    <w:rsid w:val="004E7A77"/>
    <w:rsid w:val="004F0586"/>
    <w:rsid w:val="004F066D"/>
    <w:rsid w:val="004F076B"/>
    <w:rsid w:val="004F0CAD"/>
    <w:rsid w:val="004F16BC"/>
    <w:rsid w:val="004F16E8"/>
    <w:rsid w:val="004F1986"/>
    <w:rsid w:val="004F1C7D"/>
    <w:rsid w:val="004F240A"/>
    <w:rsid w:val="004F2ED5"/>
    <w:rsid w:val="004F3156"/>
    <w:rsid w:val="004F3354"/>
    <w:rsid w:val="004F38B2"/>
    <w:rsid w:val="004F3C0C"/>
    <w:rsid w:val="004F40BF"/>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0DBC"/>
    <w:rsid w:val="00521037"/>
    <w:rsid w:val="00521087"/>
    <w:rsid w:val="005210F3"/>
    <w:rsid w:val="005217F0"/>
    <w:rsid w:val="00521B41"/>
    <w:rsid w:val="0052293C"/>
    <w:rsid w:val="0052374D"/>
    <w:rsid w:val="00523E01"/>
    <w:rsid w:val="00523ED0"/>
    <w:rsid w:val="005241D7"/>
    <w:rsid w:val="00524638"/>
    <w:rsid w:val="00525F62"/>
    <w:rsid w:val="00527920"/>
    <w:rsid w:val="00527E95"/>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2FF"/>
    <w:rsid w:val="00536CFE"/>
    <w:rsid w:val="00537228"/>
    <w:rsid w:val="00537333"/>
    <w:rsid w:val="00537514"/>
    <w:rsid w:val="00537739"/>
    <w:rsid w:val="0053799F"/>
    <w:rsid w:val="00537ACB"/>
    <w:rsid w:val="00540076"/>
    <w:rsid w:val="00540286"/>
    <w:rsid w:val="00540E91"/>
    <w:rsid w:val="00540EE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4F"/>
    <w:rsid w:val="005534BA"/>
    <w:rsid w:val="00553B76"/>
    <w:rsid w:val="00553BDF"/>
    <w:rsid w:val="00553F6D"/>
    <w:rsid w:val="005541B0"/>
    <w:rsid w:val="005550AB"/>
    <w:rsid w:val="005551AF"/>
    <w:rsid w:val="00555379"/>
    <w:rsid w:val="005562ED"/>
    <w:rsid w:val="00556570"/>
    <w:rsid w:val="00556784"/>
    <w:rsid w:val="00556BF3"/>
    <w:rsid w:val="005572A8"/>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538"/>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7715F"/>
    <w:rsid w:val="00581168"/>
    <w:rsid w:val="005812BB"/>
    <w:rsid w:val="005824BE"/>
    <w:rsid w:val="00582EEC"/>
    <w:rsid w:val="005832C0"/>
    <w:rsid w:val="00583425"/>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6B2"/>
    <w:rsid w:val="005957FE"/>
    <w:rsid w:val="0059582A"/>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398"/>
    <w:rsid w:val="005A5675"/>
    <w:rsid w:val="005A5E91"/>
    <w:rsid w:val="005A6877"/>
    <w:rsid w:val="005A6878"/>
    <w:rsid w:val="005A6AFA"/>
    <w:rsid w:val="005A6F79"/>
    <w:rsid w:val="005A7125"/>
    <w:rsid w:val="005A7297"/>
    <w:rsid w:val="005A73D2"/>
    <w:rsid w:val="005A7C38"/>
    <w:rsid w:val="005B038C"/>
    <w:rsid w:val="005B06C2"/>
    <w:rsid w:val="005B0880"/>
    <w:rsid w:val="005B08BB"/>
    <w:rsid w:val="005B1163"/>
    <w:rsid w:val="005B1B51"/>
    <w:rsid w:val="005B22B7"/>
    <w:rsid w:val="005B262C"/>
    <w:rsid w:val="005B29C8"/>
    <w:rsid w:val="005B2A6E"/>
    <w:rsid w:val="005B3247"/>
    <w:rsid w:val="005B3FFA"/>
    <w:rsid w:val="005B45DE"/>
    <w:rsid w:val="005B4A5B"/>
    <w:rsid w:val="005B4C51"/>
    <w:rsid w:val="005B4D15"/>
    <w:rsid w:val="005B4DE8"/>
    <w:rsid w:val="005B4E48"/>
    <w:rsid w:val="005B4E49"/>
    <w:rsid w:val="005B509C"/>
    <w:rsid w:val="005B5EA4"/>
    <w:rsid w:val="005B74BC"/>
    <w:rsid w:val="005B755E"/>
    <w:rsid w:val="005B7C15"/>
    <w:rsid w:val="005B7EDA"/>
    <w:rsid w:val="005C0148"/>
    <w:rsid w:val="005C0D84"/>
    <w:rsid w:val="005C2B8A"/>
    <w:rsid w:val="005C3C6A"/>
    <w:rsid w:val="005C5A39"/>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C1"/>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3DE"/>
    <w:rsid w:val="005F25E3"/>
    <w:rsid w:val="005F2BBE"/>
    <w:rsid w:val="005F374C"/>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0239"/>
    <w:rsid w:val="006119BA"/>
    <w:rsid w:val="00611E32"/>
    <w:rsid w:val="006120F0"/>
    <w:rsid w:val="00612121"/>
    <w:rsid w:val="00612440"/>
    <w:rsid w:val="0061257B"/>
    <w:rsid w:val="0061280A"/>
    <w:rsid w:val="00613B97"/>
    <w:rsid w:val="0061430A"/>
    <w:rsid w:val="00614B8F"/>
    <w:rsid w:val="00615119"/>
    <w:rsid w:val="006157BA"/>
    <w:rsid w:val="006157D5"/>
    <w:rsid w:val="00616793"/>
    <w:rsid w:val="0061699E"/>
    <w:rsid w:val="00620379"/>
    <w:rsid w:val="00620A7E"/>
    <w:rsid w:val="00620C85"/>
    <w:rsid w:val="00621802"/>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3A"/>
    <w:rsid w:val="006400A3"/>
    <w:rsid w:val="00640428"/>
    <w:rsid w:val="00640799"/>
    <w:rsid w:val="0064080A"/>
    <w:rsid w:val="00640A55"/>
    <w:rsid w:val="00640A7E"/>
    <w:rsid w:val="00640DA7"/>
    <w:rsid w:val="00642AA7"/>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7CF"/>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16E0"/>
    <w:rsid w:val="00672B0F"/>
    <w:rsid w:val="00672C13"/>
    <w:rsid w:val="0067304F"/>
    <w:rsid w:val="006730AD"/>
    <w:rsid w:val="006732EE"/>
    <w:rsid w:val="00673AEA"/>
    <w:rsid w:val="00674491"/>
    <w:rsid w:val="006748D5"/>
    <w:rsid w:val="00674E9B"/>
    <w:rsid w:val="00675387"/>
    <w:rsid w:val="006755D0"/>
    <w:rsid w:val="00675AA3"/>
    <w:rsid w:val="00675C5D"/>
    <w:rsid w:val="00676400"/>
    <w:rsid w:val="00676419"/>
    <w:rsid w:val="006765CD"/>
    <w:rsid w:val="006766D1"/>
    <w:rsid w:val="00676B1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4848"/>
    <w:rsid w:val="006952B5"/>
    <w:rsid w:val="006958B5"/>
    <w:rsid w:val="00695A01"/>
    <w:rsid w:val="00695D3D"/>
    <w:rsid w:val="00697DA6"/>
    <w:rsid w:val="00697FF7"/>
    <w:rsid w:val="006A11E7"/>
    <w:rsid w:val="006A13F2"/>
    <w:rsid w:val="006A1DF9"/>
    <w:rsid w:val="006A2CCD"/>
    <w:rsid w:val="006A2DB9"/>
    <w:rsid w:val="006A4946"/>
    <w:rsid w:val="006A4E72"/>
    <w:rsid w:val="006A52EC"/>
    <w:rsid w:val="006A5854"/>
    <w:rsid w:val="006A758F"/>
    <w:rsid w:val="006A7649"/>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34"/>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540"/>
    <w:rsid w:val="006D3EC2"/>
    <w:rsid w:val="006D4106"/>
    <w:rsid w:val="006D471B"/>
    <w:rsid w:val="006D52D7"/>
    <w:rsid w:val="006D5550"/>
    <w:rsid w:val="006D6438"/>
    <w:rsid w:val="006D6BD1"/>
    <w:rsid w:val="006D707B"/>
    <w:rsid w:val="006D708F"/>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66B"/>
    <w:rsid w:val="00723BC7"/>
    <w:rsid w:val="00724744"/>
    <w:rsid w:val="00724996"/>
    <w:rsid w:val="0072556F"/>
    <w:rsid w:val="007257A6"/>
    <w:rsid w:val="00725A51"/>
    <w:rsid w:val="0072673B"/>
    <w:rsid w:val="00726F04"/>
    <w:rsid w:val="00727A39"/>
    <w:rsid w:val="00727CA7"/>
    <w:rsid w:val="00727E11"/>
    <w:rsid w:val="007301DD"/>
    <w:rsid w:val="007305EA"/>
    <w:rsid w:val="0073091D"/>
    <w:rsid w:val="007309FB"/>
    <w:rsid w:val="00730ED4"/>
    <w:rsid w:val="00730EEB"/>
    <w:rsid w:val="0073277C"/>
    <w:rsid w:val="00732FBA"/>
    <w:rsid w:val="0073383F"/>
    <w:rsid w:val="00733D1A"/>
    <w:rsid w:val="00733EA1"/>
    <w:rsid w:val="007345ED"/>
    <w:rsid w:val="00734F8E"/>
    <w:rsid w:val="00735858"/>
    <w:rsid w:val="007358A0"/>
    <w:rsid w:val="00735979"/>
    <w:rsid w:val="00735AEF"/>
    <w:rsid w:val="0073604D"/>
    <w:rsid w:val="00736159"/>
    <w:rsid w:val="00736E8F"/>
    <w:rsid w:val="0073711D"/>
    <w:rsid w:val="007379E3"/>
    <w:rsid w:val="00737C52"/>
    <w:rsid w:val="00740084"/>
    <w:rsid w:val="00740844"/>
    <w:rsid w:val="00741E1D"/>
    <w:rsid w:val="00741F3D"/>
    <w:rsid w:val="007421ED"/>
    <w:rsid w:val="007429C1"/>
    <w:rsid w:val="0074373F"/>
    <w:rsid w:val="00744529"/>
    <w:rsid w:val="00744735"/>
    <w:rsid w:val="00744990"/>
    <w:rsid w:val="007449E8"/>
    <w:rsid w:val="00744EE0"/>
    <w:rsid w:val="0074561B"/>
    <w:rsid w:val="007464CD"/>
    <w:rsid w:val="00746BAC"/>
    <w:rsid w:val="007471EE"/>
    <w:rsid w:val="0074750F"/>
    <w:rsid w:val="00750710"/>
    <w:rsid w:val="00750A55"/>
    <w:rsid w:val="00751A94"/>
    <w:rsid w:val="00752142"/>
    <w:rsid w:val="00752645"/>
    <w:rsid w:val="00752959"/>
    <w:rsid w:val="00752C4E"/>
    <w:rsid w:val="007531FE"/>
    <w:rsid w:val="00753690"/>
    <w:rsid w:val="0075387D"/>
    <w:rsid w:val="00753D9C"/>
    <w:rsid w:val="00753F0E"/>
    <w:rsid w:val="007541C8"/>
    <w:rsid w:val="007546C5"/>
    <w:rsid w:val="00754A46"/>
    <w:rsid w:val="00754C50"/>
    <w:rsid w:val="00754D78"/>
    <w:rsid w:val="00756803"/>
    <w:rsid w:val="00756E3F"/>
    <w:rsid w:val="0075723C"/>
    <w:rsid w:val="0075797D"/>
    <w:rsid w:val="00760089"/>
    <w:rsid w:val="00760254"/>
    <w:rsid w:val="007609F5"/>
    <w:rsid w:val="00760ACE"/>
    <w:rsid w:val="00760C21"/>
    <w:rsid w:val="0076108B"/>
    <w:rsid w:val="007617C6"/>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F54"/>
    <w:rsid w:val="007700AC"/>
    <w:rsid w:val="007704FA"/>
    <w:rsid w:val="00770BD0"/>
    <w:rsid w:val="00770DDA"/>
    <w:rsid w:val="00770EA1"/>
    <w:rsid w:val="00770FEB"/>
    <w:rsid w:val="00771D2F"/>
    <w:rsid w:val="00772DFE"/>
    <w:rsid w:val="00773335"/>
    <w:rsid w:val="00773A76"/>
    <w:rsid w:val="00773DB8"/>
    <w:rsid w:val="00773F6F"/>
    <w:rsid w:val="00774229"/>
    <w:rsid w:val="007742B1"/>
    <w:rsid w:val="00774745"/>
    <w:rsid w:val="00774E47"/>
    <w:rsid w:val="00775994"/>
    <w:rsid w:val="00776072"/>
    <w:rsid w:val="0077608B"/>
    <w:rsid w:val="00776191"/>
    <w:rsid w:val="007768A2"/>
    <w:rsid w:val="0077789A"/>
    <w:rsid w:val="0078001D"/>
    <w:rsid w:val="00780B42"/>
    <w:rsid w:val="00780FFE"/>
    <w:rsid w:val="007810DC"/>
    <w:rsid w:val="007813E2"/>
    <w:rsid w:val="00781772"/>
    <w:rsid w:val="007818E3"/>
    <w:rsid w:val="0078197A"/>
    <w:rsid w:val="0078275B"/>
    <w:rsid w:val="00783631"/>
    <w:rsid w:val="00783C99"/>
    <w:rsid w:val="00783CC7"/>
    <w:rsid w:val="007846C7"/>
    <w:rsid w:val="007851B9"/>
    <w:rsid w:val="007868F8"/>
    <w:rsid w:val="00786A9A"/>
    <w:rsid w:val="00787CED"/>
    <w:rsid w:val="00790166"/>
    <w:rsid w:val="00790904"/>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C7A"/>
    <w:rsid w:val="007B2D69"/>
    <w:rsid w:val="007B3138"/>
    <w:rsid w:val="007B33ED"/>
    <w:rsid w:val="007B3449"/>
    <w:rsid w:val="007B3667"/>
    <w:rsid w:val="007B4395"/>
    <w:rsid w:val="007B476D"/>
    <w:rsid w:val="007B4859"/>
    <w:rsid w:val="007B4A83"/>
    <w:rsid w:val="007B51A6"/>
    <w:rsid w:val="007B59BB"/>
    <w:rsid w:val="007B5F74"/>
    <w:rsid w:val="007B612C"/>
    <w:rsid w:val="007B623C"/>
    <w:rsid w:val="007B6A95"/>
    <w:rsid w:val="007B7156"/>
    <w:rsid w:val="007B7FD0"/>
    <w:rsid w:val="007C0E7F"/>
    <w:rsid w:val="007C0ED3"/>
    <w:rsid w:val="007C1108"/>
    <w:rsid w:val="007C11A2"/>
    <w:rsid w:val="007C11E2"/>
    <w:rsid w:val="007C135E"/>
    <w:rsid w:val="007C13FD"/>
    <w:rsid w:val="007C1881"/>
    <w:rsid w:val="007C192A"/>
    <w:rsid w:val="007C1BC4"/>
    <w:rsid w:val="007C2577"/>
    <w:rsid w:val="007C28D8"/>
    <w:rsid w:val="007C34C4"/>
    <w:rsid w:val="007C36AA"/>
    <w:rsid w:val="007C374B"/>
    <w:rsid w:val="007C40F4"/>
    <w:rsid w:val="007C4C19"/>
    <w:rsid w:val="007C576F"/>
    <w:rsid w:val="007C5787"/>
    <w:rsid w:val="007C5A7A"/>
    <w:rsid w:val="007C5E80"/>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2A6"/>
    <w:rsid w:val="007D5385"/>
    <w:rsid w:val="007D5E2C"/>
    <w:rsid w:val="007D5E42"/>
    <w:rsid w:val="007D6156"/>
    <w:rsid w:val="007D6CBE"/>
    <w:rsid w:val="007D71AC"/>
    <w:rsid w:val="007D7457"/>
    <w:rsid w:val="007E07B9"/>
    <w:rsid w:val="007E08AD"/>
    <w:rsid w:val="007E0DED"/>
    <w:rsid w:val="007E0DF8"/>
    <w:rsid w:val="007E1196"/>
    <w:rsid w:val="007E171E"/>
    <w:rsid w:val="007E1993"/>
    <w:rsid w:val="007E22AF"/>
    <w:rsid w:val="007E2512"/>
    <w:rsid w:val="007E2626"/>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998"/>
    <w:rsid w:val="007F2C99"/>
    <w:rsid w:val="007F35A6"/>
    <w:rsid w:val="007F3A22"/>
    <w:rsid w:val="007F4931"/>
    <w:rsid w:val="007F4A76"/>
    <w:rsid w:val="007F56FA"/>
    <w:rsid w:val="007F5FC7"/>
    <w:rsid w:val="007F6306"/>
    <w:rsid w:val="007F6BCE"/>
    <w:rsid w:val="007F6CA0"/>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7338"/>
    <w:rsid w:val="00807480"/>
    <w:rsid w:val="008076A6"/>
    <w:rsid w:val="00807854"/>
    <w:rsid w:val="00807AED"/>
    <w:rsid w:val="00807DAB"/>
    <w:rsid w:val="008108F6"/>
    <w:rsid w:val="00810BEA"/>
    <w:rsid w:val="00810EB7"/>
    <w:rsid w:val="0081144E"/>
    <w:rsid w:val="008116EA"/>
    <w:rsid w:val="008119A3"/>
    <w:rsid w:val="00812047"/>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0789"/>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689E"/>
    <w:rsid w:val="00827596"/>
    <w:rsid w:val="00827E2E"/>
    <w:rsid w:val="008306CA"/>
    <w:rsid w:val="00830FF6"/>
    <w:rsid w:val="008318DE"/>
    <w:rsid w:val="00831906"/>
    <w:rsid w:val="00832C42"/>
    <w:rsid w:val="00833535"/>
    <w:rsid w:val="0083353B"/>
    <w:rsid w:val="00834142"/>
    <w:rsid w:val="008345CC"/>
    <w:rsid w:val="008347B1"/>
    <w:rsid w:val="00834981"/>
    <w:rsid w:val="00835178"/>
    <w:rsid w:val="008351C5"/>
    <w:rsid w:val="00835861"/>
    <w:rsid w:val="008359E0"/>
    <w:rsid w:val="00836147"/>
    <w:rsid w:val="0083668D"/>
    <w:rsid w:val="00836F75"/>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67E"/>
    <w:rsid w:val="00844DD9"/>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F45"/>
    <w:rsid w:val="0085410A"/>
    <w:rsid w:val="00854C50"/>
    <w:rsid w:val="00854D68"/>
    <w:rsid w:val="00854F2F"/>
    <w:rsid w:val="00855B09"/>
    <w:rsid w:val="00855B75"/>
    <w:rsid w:val="00855ED5"/>
    <w:rsid w:val="008561B0"/>
    <w:rsid w:val="008562BE"/>
    <w:rsid w:val="0085649F"/>
    <w:rsid w:val="00856683"/>
    <w:rsid w:val="008566E6"/>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213"/>
    <w:rsid w:val="008673AD"/>
    <w:rsid w:val="008704D6"/>
    <w:rsid w:val="0087060B"/>
    <w:rsid w:val="00870FF0"/>
    <w:rsid w:val="00871611"/>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5DF"/>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8D3"/>
    <w:rsid w:val="00891D80"/>
    <w:rsid w:val="008921B2"/>
    <w:rsid w:val="008922B7"/>
    <w:rsid w:val="008932E9"/>
    <w:rsid w:val="00893C5D"/>
    <w:rsid w:val="00894851"/>
    <w:rsid w:val="0089502C"/>
    <w:rsid w:val="0089537D"/>
    <w:rsid w:val="008958F6"/>
    <w:rsid w:val="008966D2"/>
    <w:rsid w:val="0089705D"/>
    <w:rsid w:val="008976A8"/>
    <w:rsid w:val="00897733"/>
    <w:rsid w:val="008979D8"/>
    <w:rsid w:val="008A01E3"/>
    <w:rsid w:val="008A048D"/>
    <w:rsid w:val="008A08B4"/>
    <w:rsid w:val="008A0F94"/>
    <w:rsid w:val="008A283B"/>
    <w:rsid w:val="008A34A3"/>
    <w:rsid w:val="008A35B1"/>
    <w:rsid w:val="008A3F06"/>
    <w:rsid w:val="008A3F79"/>
    <w:rsid w:val="008A62A7"/>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0CA"/>
    <w:rsid w:val="008B77EC"/>
    <w:rsid w:val="008C05C0"/>
    <w:rsid w:val="008C0CC4"/>
    <w:rsid w:val="008C0D4C"/>
    <w:rsid w:val="008C0FF6"/>
    <w:rsid w:val="008C1025"/>
    <w:rsid w:val="008C13FB"/>
    <w:rsid w:val="008C1915"/>
    <w:rsid w:val="008C1953"/>
    <w:rsid w:val="008C1C3A"/>
    <w:rsid w:val="008C2097"/>
    <w:rsid w:val="008C33DB"/>
    <w:rsid w:val="008C418F"/>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57D"/>
    <w:rsid w:val="008F37CB"/>
    <w:rsid w:val="008F3877"/>
    <w:rsid w:val="008F398C"/>
    <w:rsid w:val="008F3F2B"/>
    <w:rsid w:val="008F412E"/>
    <w:rsid w:val="008F440E"/>
    <w:rsid w:val="008F4511"/>
    <w:rsid w:val="008F4EDF"/>
    <w:rsid w:val="008F50CF"/>
    <w:rsid w:val="008F51BA"/>
    <w:rsid w:val="008F5680"/>
    <w:rsid w:val="008F6040"/>
    <w:rsid w:val="008F6C3F"/>
    <w:rsid w:val="008F6CE0"/>
    <w:rsid w:val="008F6E27"/>
    <w:rsid w:val="008F6F85"/>
    <w:rsid w:val="008F78FA"/>
    <w:rsid w:val="008F7E64"/>
    <w:rsid w:val="009018C7"/>
    <w:rsid w:val="00901A79"/>
    <w:rsid w:val="00901B3D"/>
    <w:rsid w:val="00902DC4"/>
    <w:rsid w:val="009033FE"/>
    <w:rsid w:val="0090348A"/>
    <w:rsid w:val="00903502"/>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5F02"/>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27E7D"/>
    <w:rsid w:val="00932458"/>
    <w:rsid w:val="00932732"/>
    <w:rsid w:val="009327F0"/>
    <w:rsid w:val="00932A1C"/>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8A5"/>
    <w:rsid w:val="00945E1B"/>
    <w:rsid w:val="00945E9B"/>
    <w:rsid w:val="0094652B"/>
    <w:rsid w:val="009466C3"/>
    <w:rsid w:val="009467C4"/>
    <w:rsid w:val="00946F58"/>
    <w:rsid w:val="00950873"/>
    <w:rsid w:val="00950DF9"/>
    <w:rsid w:val="00951A98"/>
    <w:rsid w:val="009526D2"/>
    <w:rsid w:val="0095287E"/>
    <w:rsid w:val="00952AF8"/>
    <w:rsid w:val="00952FF2"/>
    <w:rsid w:val="00953299"/>
    <w:rsid w:val="00953CB2"/>
    <w:rsid w:val="00953E48"/>
    <w:rsid w:val="0095479C"/>
    <w:rsid w:val="00954A46"/>
    <w:rsid w:val="009554CF"/>
    <w:rsid w:val="00955DE5"/>
    <w:rsid w:val="00956589"/>
    <w:rsid w:val="0095688E"/>
    <w:rsid w:val="00956CA8"/>
    <w:rsid w:val="00956ED9"/>
    <w:rsid w:val="00957AE0"/>
    <w:rsid w:val="00957F6B"/>
    <w:rsid w:val="00960A07"/>
    <w:rsid w:val="00960D0C"/>
    <w:rsid w:val="00960DD1"/>
    <w:rsid w:val="00960EDA"/>
    <w:rsid w:val="009617A9"/>
    <w:rsid w:val="00961F77"/>
    <w:rsid w:val="00962917"/>
    <w:rsid w:val="00962BAE"/>
    <w:rsid w:val="00963730"/>
    <w:rsid w:val="00963C78"/>
    <w:rsid w:val="00964C67"/>
    <w:rsid w:val="00964D17"/>
    <w:rsid w:val="00964D34"/>
    <w:rsid w:val="00964D4A"/>
    <w:rsid w:val="00964FF9"/>
    <w:rsid w:val="00965216"/>
    <w:rsid w:val="00965706"/>
    <w:rsid w:val="0096653D"/>
    <w:rsid w:val="00966547"/>
    <w:rsid w:val="00966B33"/>
    <w:rsid w:val="00967672"/>
    <w:rsid w:val="0097052D"/>
    <w:rsid w:val="009706FD"/>
    <w:rsid w:val="00970BF3"/>
    <w:rsid w:val="00970BFD"/>
    <w:rsid w:val="00970F61"/>
    <w:rsid w:val="0097177F"/>
    <w:rsid w:val="00971976"/>
    <w:rsid w:val="00972A60"/>
    <w:rsid w:val="00972E22"/>
    <w:rsid w:val="00973CA2"/>
    <w:rsid w:val="00973D76"/>
    <w:rsid w:val="00973F2D"/>
    <w:rsid w:val="00973F8F"/>
    <w:rsid w:val="0097421E"/>
    <w:rsid w:val="00974448"/>
    <w:rsid w:val="00975578"/>
    <w:rsid w:val="009758DC"/>
    <w:rsid w:val="009759B7"/>
    <w:rsid w:val="00976673"/>
    <w:rsid w:val="00976C14"/>
    <w:rsid w:val="00977059"/>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29"/>
    <w:rsid w:val="00991168"/>
    <w:rsid w:val="00991859"/>
    <w:rsid w:val="00991B49"/>
    <w:rsid w:val="00992077"/>
    <w:rsid w:val="00992426"/>
    <w:rsid w:val="009924F0"/>
    <w:rsid w:val="009932E5"/>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6E21"/>
    <w:rsid w:val="009A705F"/>
    <w:rsid w:val="009A7976"/>
    <w:rsid w:val="009A7DF2"/>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3EAE"/>
    <w:rsid w:val="009C4003"/>
    <w:rsid w:val="009C4B49"/>
    <w:rsid w:val="009C4DD7"/>
    <w:rsid w:val="009C5143"/>
    <w:rsid w:val="009C570B"/>
    <w:rsid w:val="009C5AEA"/>
    <w:rsid w:val="009C5EBA"/>
    <w:rsid w:val="009C5F2E"/>
    <w:rsid w:val="009C6738"/>
    <w:rsid w:val="009D0958"/>
    <w:rsid w:val="009D0FA2"/>
    <w:rsid w:val="009D111A"/>
    <w:rsid w:val="009D12A3"/>
    <w:rsid w:val="009D1829"/>
    <w:rsid w:val="009D19B1"/>
    <w:rsid w:val="009D1EE5"/>
    <w:rsid w:val="009D1EF5"/>
    <w:rsid w:val="009D23A2"/>
    <w:rsid w:val="009D2718"/>
    <w:rsid w:val="009D2E02"/>
    <w:rsid w:val="009D2E33"/>
    <w:rsid w:val="009D2E7A"/>
    <w:rsid w:val="009D2FEF"/>
    <w:rsid w:val="009D3368"/>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D0C"/>
    <w:rsid w:val="009F3E85"/>
    <w:rsid w:val="009F43BB"/>
    <w:rsid w:val="009F470F"/>
    <w:rsid w:val="009F5FFC"/>
    <w:rsid w:val="009F6C96"/>
    <w:rsid w:val="009F6D8E"/>
    <w:rsid w:val="009F71F7"/>
    <w:rsid w:val="009F73BA"/>
    <w:rsid w:val="009F7DBA"/>
    <w:rsid w:val="00A00143"/>
    <w:rsid w:val="00A001E4"/>
    <w:rsid w:val="00A003BE"/>
    <w:rsid w:val="00A0070E"/>
    <w:rsid w:val="00A00866"/>
    <w:rsid w:val="00A00E18"/>
    <w:rsid w:val="00A00F2A"/>
    <w:rsid w:val="00A01313"/>
    <w:rsid w:val="00A017B5"/>
    <w:rsid w:val="00A01A4C"/>
    <w:rsid w:val="00A01A93"/>
    <w:rsid w:val="00A02192"/>
    <w:rsid w:val="00A034F5"/>
    <w:rsid w:val="00A03C3E"/>
    <w:rsid w:val="00A03CA5"/>
    <w:rsid w:val="00A03F41"/>
    <w:rsid w:val="00A0428F"/>
    <w:rsid w:val="00A043C9"/>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E1F"/>
    <w:rsid w:val="00A13F39"/>
    <w:rsid w:val="00A1409F"/>
    <w:rsid w:val="00A1462D"/>
    <w:rsid w:val="00A148D0"/>
    <w:rsid w:val="00A14CF2"/>
    <w:rsid w:val="00A14E92"/>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21A"/>
    <w:rsid w:val="00A319B7"/>
    <w:rsid w:val="00A321E4"/>
    <w:rsid w:val="00A322C2"/>
    <w:rsid w:val="00A322E0"/>
    <w:rsid w:val="00A330B5"/>
    <w:rsid w:val="00A34CE5"/>
    <w:rsid w:val="00A36939"/>
    <w:rsid w:val="00A36C47"/>
    <w:rsid w:val="00A3761B"/>
    <w:rsid w:val="00A3771B"/>
    <w:rsid w:val="00A40609"/>
    <w:rsid w:val="00A4090B"/>
    <w:rsid w:val="00A40EA5"/>
    <w:rsid w:val="00A420EA"/>
    <w:rsid w:val="00A42670"/>
    <w:rsid w:val="00A4296D"/>
    <w:rsid w:val="00A42B30"/>
    <w:rsid w:val="00A42CD7"/>
    <w:rsid w:val="00A43A97"/>
    <w:rsid w:val="00A43F80"/>
    <w:rsid w:val="00A449FA"/>
    <w:rsid w:val="00A44BFB"/>
    <w:rsid w:val="00A45066"/>
    <w:rsid w:val="00A45296"/>
    <w:rsid w:val="00A45B00"/>
    <w:rsid w:val="00A46029"/>
    <w:rsid w:val="00A464E8"/>
    <w:rsid w:val="00A465F4"/>
    <w:rsid w:val="00A47FEC"/>
    <w:rsid w:val="00A50171"/>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1BE"/>
    <w:rsid w:val="00A5641A"/>
    <w:rsid w:val="00A56B2E"/>
    <w:rsid w:val="00A57CA5"/>
    <w:rsid w:val="00A60507"/>
    <w:rsid w:val="00A60E0D"/>
    <w:rsid w:val="00A6155C"/>
    <w:rsid w:val="00A61D0A"/>
    <w:rsid w:val="00A63387"/>
    <w:rsid w:val="00A6338E"/>
    <w:rsid w:val="00A637E9"/>
    <w:rsid w:val="00A638CF"/>
    <w:rsid w:val="00A643B2"/>
    <w:rsid w:val="00A65CA7"/>
    <w:rsid w:val="00A661C8"/>
    <w:rsid w:val="00A664C3"/>
    <w:rsid w:val="00A671D0"/>
    <w:rsid w:val="00A67ED9"/>
    <w:rsid w:val="00A7033C"/>
    <w:rsid w:val="00A71002"/>
    <w:rsid w:val="00A71099"/>
    <w:rsid w:val="00A716DC"/>
    <w:rsid w:val="00A72790"/>
    <w:rsid w:val="00A740D0"/>
    <w:rsid w:val="00A74725"/>
    <w:rsid w:val="00A75B96"/>
    <w:rsid w:val="00A75EC8"/>
    <w:rsid w:val="00A7614E"/>
    <w:rsid w:val="00A76243"/>
    <w:rsid w:val="00A76268"/>
    <w:rsid w:val="00A76373"/>
    <w:rsid w:val="00A763FD"/>
    <w:rsid w:val="00A7794D"/>
    <w:rsid w:val="00A77C13"/>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1E30"/>
    <w:rsid w:val="00AB245E"/>
    <w:rsid w:val="00AB2671"/>
    <w:rsid w:val="00AB3759"/>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A01"/>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4A91"/>
    <w:rsid w:val="00B1506E"/>
    <w:rsid w:val="00B1507B"/>
    <w:rsid w:val="00B15DE6"/>
    <w:rsid w:val="00B160A8"/>
    <w:rsid w:val="00B161C6"/>
    <w:rsid w:val="00B164E2"/>
    <w:rsid w:val="00B16D05"/>
    <w:rsid w:val="00B170A4"/>
    <w:rsid w:val="00B176EA"/>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6FEC"/>
    <w:rsid w:val="00B274FE"/>
    <w:rsid w:val="00B2756B"/>
    <w:rsid w:val="00B300C4"/>
    <w:rsid w:val="00B311C2"/>
    <w:rsid w:val="00B313BD"/>
    <w:rsid w:val="00B31CCE"/>
    <w:rsid w:val="00B31E3D"/>
    <w:rsid w:val="00B322A4"/>
    <w:rsid w:val="00B3254C"/>
    <w:rsid w:val="00B327F2"/>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3C88"/>
    <w:rsid w:val="00B44EDC"/>
    <w:rsid w:val="00B4510A"/>
    <w:rsid w:val="00B45B56"/>
    <w:rsid w:val="00B45E15"/>
    <w:rsid w:val="00B45E24"/>
    <w:rsid w:val="00B46358"/>
    <w:rsid w:val="00B46B54"/>
    <w:rsid w:val="00B47382"/>
    <w:rsid w:val="00B479D0"/>
    <w:rsid w:val="00B47AF7"/>
    <w:rsid w:val="00B47C3E"/>
    <w:rsid w:val="00B50007"/>
    <w:rsid w:val="00B5000E"/>
    <w:rsid w:val="00B501B8"/>
    <w:rsid w:val="00B50234"/>
    <w:rsid w:val="00B507EA"/>
    <w:rsid w:val="00B50C6A"/>
    <w:rsid w:val="00B50F48"/>
    <w:rsid w:val="00B51C6A"/>
    <w:rsid w:val="00B5203A"/>
    <w:rsid w:val="00B52414"/>
    <w:rsid w:val="00B52A7A"/>
    <w:rsid w:val="00B5316D"/>
    <w:rsid w:val="00B53473"/>
    <w:rsid w:val="00B53C5F"/>
    <w:rsid w:val="00B53DA4"/>
    <w:rsid w:val="00B53DED"/>
    <w:rsid w:val="00B54198"/>
    <w:rsid w:val="00B549CC"/>
    <w:rsid w:val="00B54E83"/>
    <w:rsid w:val="00B5549D"/>
    <w:rsid w:val="00B55954"/>
    <w:rsid w:val="00B55D74"/>
    <w:rsid w:val="00B56152"/>
    <w:rsid w:val="00B565E4"/>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869"/>
    <w:rsid w:val="00B65BC7"/>
    <w:rsid w:val="00B65CB3"/>
    <w:rsid w:val="00B65CCC"/>
    <w:rsid w:val="00B66392"/>
    <w:rsid w:val="00B66C84"/>
    <w:rsid w:val="00B702B0"/>
    <w:rsid w:val="00B7042B"/>
    <w:rsid w:val="00B71B7D"/>
    <w:rsid w:val="00B72118"/>
    <w:rsid w:val="00B72BAD"/>
    <w:rsid w:val="00B74112"/>
    <w:rsid w:val="00B744F1"/>
    <w:rsid w:val="00B7460D"/>
    <w:rsid w:val="00B74AD2"/>
    <w:rsid w:val="00B74D9D"/>
    <w:rsid w:val="00B74E88"/>
    <w:rsid w:val="00B75552"/>
    <w:rsid w:val="00B7572A"/>
    <w:rsid w:val="00B76A17"/>
    <w:rsid w:val="00B77016"/>
    <w:rsid w:val="00B77430"/>
    <w:rsid w:val="00B7749F"/>
    <w:rsid w:val="00B8142F"/>
    <w:rsid w:val="00B8257A"/>
    <w:rsid w:val="00B8268F"/>
    <w:rsid w:val="00B82B6C"/>
    <w:rsid w:val="00B83018"/>
    <w:rsid w:val="00B83C9B"/>
    <w:rsid w:val="00B83F72"/>
    <w:rsid w:val="00B843B0"/>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C3D"/>
    <w:rsid w:val="00BA1DC1"/>
    <w:rsid w:val="00BA1FA9"/>
    <w:rsid w:val="00BA20B9"/>
    <w:rsid w:val="00BA27DB"/>
    <w:rsid w:val="00BA3148"/>
    <w:rsid w:val="00BA3CA8"/>
    <w:rsid w:val="00BA3CB9"/>
    <w:rsid w:val="00BA41CF"/>
    <w:rsid w:val="00BA4221"/>
    <w:rsid w:val="00BA4688"/>
    <w:rsid w:val="00BA47D7"/>
    <w:rsid w:val="00BA502F"/>
    <w:rsid w:val="00BA5193"/>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252D"/>
    <w:rsid w:val="00BC32D6"/>
    <w:rsid w:val="00BC4D3B"/>
    <w:rsid w:val="00BC4D66"/>
    <w:rsid w:val="00BC5510"/>
    <w:rsid w:val="00BC55D0"/>
    <w:rsid w:val="00BC60C1"/>
    <w:rsid w:val="00BC6D73"/>
    <w:rsid w:val="00BC732A"/>
    <w:rsid w:val="00BD065A"/>
    <w:rsid w:val="00BD06E4"/>
    <w:rsid w:val="00BD0E85"/>
    <w:rsid w:val="00BD1665"/>
    <w:rsid w:val="00BD211C"/>
    <w:rsid w:val="00BD24CA"/>
    <w:rsid w:val="00BD2A49"/>
    <w:rsid w:val="00BD33D6"/>
    <w:rsid w:val="00BD3911"/>
    <w:rsid w:val="00BD3F24"/>
    <w:rsid w:val="00BD40C2"/>
    <w:rsid w:val="00BD444D"/>
    <w:rsid w:val="00BD4BEB"/>
    <w:rsid w:val="00BD5703"/>
    <w:rsid w:val="00BD6016"/>
    <w:rsid w:val="00BD62CD"/>
    <w:rsid w:val="00BD64AE"/>
    <w:rsid w:val="00BD6E45"/>
    <w:rsid w:val="00BD6E83"/>
    <w:rsid w:val="00BD6F39"/>
    <w:rsid w:val="00BE0235"/>
    <w:rsid w:val="00BE0804"/>
    <w:rsid w:val="00BE0B86"/>
    <w:rsid w:val="00BE0BF2"/>
    <w:rsid w:val="00BE1670"/>
    <w:rsid w:val="00BE1F50"/>
    <w:rsid w:val="00BE252D"/>
    <w:rsid w:val="00BE34E7"/>
    <w:rsid w:val="00BE38E8"/>
    <w:rsid w:val="00BE3998"/>
    <w:rsid w:val="00BE3B54"/>
    <w:rsid w:val="00BE4232"/>
    <w:rsid w:val="00BE4ADB"/>
    <w:rsid w:val="00BE4DF4"/>
    <w:rsid w:val="00BE5B4B"/>
    <w:rsid w:val="00BE6015"/>
    <w:rsid w:val="00BE67D6"/>
    <w:rsid w:val="00BE6F30"/>
    <w:rsid w:val="00BE73CB"/>
    <w:rsid w:val="00BE7B84"/>
    <w:rsid w:val="00BE7F64"/>
    <w:rsid w:val="00BF05D0"/>
    <w:rsid w:val="00BF08EE"/>
    <w:rsid w:val="00BF0A1F"/>
    <w:rsid w:val="00BF0DB0"/>
    <w:rsid w:val="00BF2C93"/>
    <w:rsid w:val="00BF2D47"/>
    <w:rsid w:val="00BF3383"/>
    <w:rsid w:val="00BF348C"/>
    <w:rsid w:val="00BF3C32"/>
    <w:rsid w:val="00BF3E1B"/>
    <w:rsid w:val="00BF43E2"/>
    <w:rsid w:val="00BF4777"/>
    <w:rsid w:val="00BF4E2E"/>
    <w:rsid w:val="00BF4FCB"/>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4F71"/>
    <w:rsid w:val="00C17949"/>
    <w:rsid w:val="00C17DE0"/>
    <w:rsid w:val="00C17EFC"/>
    <w:rsid w:val="00C17FCD"/>
    <w:rsid w:val="00C205C1"/>
    <w:rsid w:val="00C20D1C"/>
    <w:rsid w:val="00C215F0"/>
    <w:rsid w:val="00C23184"/>
    <w:rsid w:val="00C2374A"/>
    <w:rsid w:val="00C2473A"/>
    <w:rsid w:val="00C24B34"/>
    <w:rsid w:val="00C24F2B"/>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4D"/>
    <w:rsid w:val="00C34670"/>
    <w:rsid w:val="00C3467E"/>
    <w:rsid w:val="00C3475E"/>
    <w:rsid w:val="00C34ABE"/>
    <w:rsid w:val="00C35036"/>
    <w:rsid w:val="00C3534E"/>
    <w:rsid w:val="00C35AD1"/>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505EC"/>
    <w:rsid w:val="00C50650"/>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EC0"/>
    <w:rsid w:val="00C60113"/>
    <w:rsid w:val="00C60609"/>
    <w:rsid w:val="00C61CBE"/>
    <w:rsid w:val="00C62147"/>
    <w:rsid w:val="00C626E7"/>
    <w:rsid w:val="00C62C46"/>
    <w:rsid w:val="00C62D8B"/>
    <w:rsid w:val="00C63DE1"/>
    <w:rsid w:val="00C641FC"/>
    <w:rsid w:val="00C646FB"/>
    <w:rsid w:val="00C64FA8"/>
    <w:rsid w:val="00C64FDF"/>
    <w:rsid w:val="00C65950"/>
    <w:rsid w:val="00C666D5"/>
    <w:rsid w:val="00C66BC3"/>
    <w:rsid w:val="00C66F16"/>
    <w:rsid w:val="00C67208"/>
    <w:rsid w:val="00C674B7"/>
    <w:rsid w:val="00C67A32"/>
    <w:rsid w:val="00C70AA4"/>
    <w:rsid w:val="00C7145C"/>
    <w:rsid w:val="00C71547"/>
    <w:rsid w:val="00C71BB5"/>
    <w:rsid w:val="00C72721"/>
    <w:rsid w:val="00C72A03"/>
    <w:rsid w:val="00C737B2"/>
    <w:rsid w:val="00C737D1"/>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E59"/>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CDF"/>
    <w:rsid w:val="00CA1FE8"/>
    <w:rsid w:val="00CA2666"/>
    <w:rsid w:val="00CA266E"/>
    <w:rsid w:val="00CA26D6"/>
    <w:rsid w:val="00CA3047"/>
    <w:rsid w:val="00CA3673"/>
    <w:rsid w:val="00CA397F"/>
    <w:rsid w:val="00CA3C26"/>
    <w:rsid w:val="00CA4069"/>
    <w:rsid w:val="00CA4735"/>
    <w:rsid w:val="00CA4820"/>
    <w:rsid w:val="00CA4A59"/>
    <w:rsid w:val="00CA5296"/>
    <w:rsid w:val="00CA5D3E"/>
    <w:rsid w:val="00CA6888"/>
    <w:rsid w:val="00CA6ADD"/>
    <w:rsid w:val="00CA6C1D"/>
    <w:rsid w:val="00CA6D62"/>
    <w:rsid w:val="00CA779D"/>
    <w:rsid w:val="00CA7AF7"/>
    <w:rsid w:val="00CA7B9C"/>
    <w:rsid w:val="00CB06D2"/>
    <w:rsid w:val="00CB0F34"/>
    <w:rsid w:val="00CB1258"/>
    <w:rsid w:val="00CB278A"/>
    <w:rsid w:val="00CB2CC7"/>
    <w:rsid w:val="00CB4918"/>
    <w:rsid w:val="00CB497F"/>
    <w:rsid w:val="00CB4B02"/>
    <w:rsid w:val="00CB5253"/>
    <w:rsid w:val="00CB58A8"/>
    <w:rsid w:val="00CB5A32"/>
    <w:rsid w:val="00CB5E6E"/>
    <w:rsid w:val="00CB60D0"/>
    <w:rsid w:val="00CB632F"/>
    <w:rsid w:val="00CB74BE"/>
    <w:rsid w:val="00CB7531"/>
    <w:rsid w:val="00CB7856"/>
    <w:rsid w:val="00CB785E"/>
    <w:rsid w:val="00CC047D"/>
    <w:rsid w:val="00CC0F3F"/>
    <w:rsid w:val="00CC138E"/>
    <w:rsid w:val="00CC199C"/>
    <w:rsid w:val="00CC2463"/>
    <w:rsid w:val="00CC2641"/>
    <w:rsid w:val="00CC287B"/>
    <w:rsid w:val="00CC290A"/>
    <w:rsid w:val="00CC2EBD"/>
    <w:rsid w:val="00CC3819"/>
    <w:rsid w:val="00CC38EC"/>
    <w:rsid w:val="00CC3B01"/>
    <w:rsid w:val="00CC4D4A"/>
    <w:rsid w:val="00CC523D"/>
    <w:rsid w:val="00CC60DA"/>
    <w:rsid w:val="00CC7137"/>
    <w:rsid w:val="00CC7177"/>
    <w:rsid w:val="00CC7828"/>
    <w:rsid w:val="00CD009A"/>
    <w:rsid w:val="00CD0862"/>
    <w:rsid w:val="00CD1FDE"/>
    <w:rsid w:val="00CD20FA"/>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7E0"/>
    <w:rsid w:val="00CF0A33"/>
    <w:rsid w:val="00CF0CD2"/>
    <w:rsid w:val="00CF167C"/>
    <w:rsid w:val="00CF173A"/>
    <w:rsid w:val="00CF313E"/>
    <w:rsid w:val="00CF4EE8"/>
    <w:rsid w:val="00CF4F56"/>
    <w:rsid w:val="00CF56FB"/>
    <w:rsid w:val="00CF598A"/>
    <w:rsid w:val="00CF5C7E"/>
    <w:rsid w:val="00CF6B66"/>
    <w:rsid w:val="00CF6BB6"/>
    <w:rsid w:val="00CF6F7D"/>
    <w:rsid w:val="00CF6F7F"/>
    <w:rsid w:val="00CF79E6"/>
    <w:rsid w:val="00D011EC"/>
    <w:rsid w:val="00D012CA"/>
    <w:rsid w:val="00D01D1A"/>
    <w:rsid w:val="00D02235"/>
    <w:rsid w:val="00D0268C"/>
    <w:rsid w:val="00D02C7F"/>
    <w:rsid w:val="00D02E2E"/>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EAE"/>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D5A"/>
    <w:rsid w:val="00D25473"/>
    <w:rsid w:val="00D25900"/>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46F"/>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9E4"/>
    <w:rsid w:val="00D567F2"/>
    <w:rsid w:val="00D57772"/>
    <w:rsid w:val="00D60972"/>
    <w:rsid w:val="00D61130"/>
    <w:rsid w:val="00D6155B"/>
    <w:rsid w:val="00D616F8"/>
    <w:rsid w:val="00D61C84"/>
    <w:rsid w:val="00D61DDE"/>
    <w:rsid w:val="00D62EEB"/>
    <w:rsid w:val="00D63E64"/>
    <w:rsid w:val="00D640C9"/>
    <w:rsid w:val="00D642C0"/>
    <w:rsid w:val="00D65AAF"/>
    <w:rsid w:val="00D65F2C"/>
    <w:rsid w:val="00D65F7F"/>
    <w:rsid w:val="00D6696D"/>
    <w:rsid w:val="00D66C76"/>
    <w:rsid w:val="00D66E49"/>
    <w:rsid w:val="00D670C6"/>
    <w:rsid w:val="00D671CB"/>
    <w:rsid w:val="00D6736D"/>
    <w:rsid w:val="00D67584"/>
    <w:rsid w:val="00D67693"/>
    <w:rsid w:val="00D67F7C"/>
    <w:rsid w:val="00D700F7"/>
    <w:rsid w:val="00D70179"/>
    <w:rsid w:val="00D7022C"/>
    <w:rsid w:val="00D704AE"/>
    <w:rsid w:val="00D708AD"/>
    <w:rsid w:val="00D7154A"/>
    <w:rsid w:val="00D73B0E"/>
    <w:rsid w:val="00D75003"/>
    <w:rsid w:val="00D76147"/>
    <w:rsid w:val="00D77A57"/>
    <w:rsid w:val="00D77F8D"/>
    <w:rsid w:val="00D802FC"/>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0C3"/>
    <w:rsid w:val="00D908A0"/>
    <w:rsid w:val="00D90FD7"/>
    <w:rsid w:val="00D91221"/>
    <w:rsid w:val="00D9186A"/>
    <w:rsid w:val="00D925B5"/>
    <w:rsid w:val="00D92FDA"/>
    <w:rsid w:val="00D9318E"/>
    <w:rsid w:val="00D93812"/>
    <w:rsid w:val="00D93A2D"/>
    <w:rsid w:val="00D93BCE"/>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44F9"/>
    <w:rsid w:val="00DA5694"/>
    <w:rsid w:val="00DA6678"/>
    <w:rsid w:val="00DA7781"/>
    <w:rsid w:val="00DA7DA4"/>
    <w:rsid w:val="00DB2938"/>
    <w:rsid w:val="00DB43B1"/>
    <w:rsid w:val="00DB43BA"/>
    <w:rsid w:val="00DB4BC2"/>
    <w:rsid w:val="00DB4E1A"/>
    <w:rsid w:val="00DB56AD"/>
    <w:rsid w:val="00DB665E"/>
    <w:rsid w:val="00DB6701"/>
    <w:rsid w:val="00DB671C"/>
    <w:rsid w:val="00DB6C47"/>
    <w:rsid w:val="00DB70BA"/>
    <w:rsid w:val="00DB7354"/>
    <w:rsid w:val="00DB77C5"/>
    <w:rsid w:val="00DB7DD5"/>
    <w:rsid w:val="00DC020C"/>
    <w:rsid w:val="00DC103F"/>
    <w:rsid w:val="00DC11F3"/>
    <w:rsid w:val="00DC14CE"/>
    <w:rsid w:val="00DC26A2"/>
    <w:rsid w:val="00DC26B3"/>
    <w:rsid w:val="00DC301E"/>
    <w:rsid w:val="00DC3267"/>
    <w:rsid w:val="00DC371C"/>
    <w:rsid w:val="00DC40E5"/>
    <w:rsid w:val="00DC475C"/>
    <w:rsid w:val="00DC4C66"/>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FB9"/>
    <w:rsid w:val="00DE4422"/>
    <w:rsid w:val="00DE4583"/>
    <w:rsid w:val="00DE4C1D"/>
    <w:rsid w:val="00DE4F36"/>
    <w:rsid w:val="00DE584D"/>
    <w:rsid w:val="00DE5ACB"/>
    <w:rsid w:val="00DE67F7"/>
    <w:rsid w:val="00DE78F9"/>
    <w:rsid w:val="00DF0648"/>
    <w:rsid w:val="00DF171D"/>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0D0C"/>
    <w:rsid w:val="00E01C39"/>
    <w:rsid w:val="00E02767"/>
    <w:rsid w:val="00E034A0"/>
    <w:rsid w:val="00E0382E"/>
    <w:rsid w:val="00E04868"/>
    <w:rsid w:val="00E04EF4"/>
    <w:rsid w:val="00E05797"/>
    <w:rsid w:val="00E06273"/>
    <w:rsid w:val="00E065BD"/>
    <w:rsid w:val="00E06684"/>
    <w:rsid w:val="00E07041"/>
    <w:rsid w:val="00E0705B"/>
    <w:rsid w:val="00E074FD"/>
    <w:rsid w:val="00E075E9"/>
    <w:rsid w:val="00E07621"/>
    <w:rsid w:val="00E07CA8"/>
    <w:rsid w:val="00E1078C"/>
    <w:rsid w:val="00E11384"/>
    <w:rsid w:val="00E12CF5"/>
    <w:rsid w:val="00E132B1"/>
    <w:rsid w:val="00E1373B"/>
    <w:rsid w:val="00E13B36"/>
    <w:rsid w:val="00E13B48"/>
    <w:rsid w:val="00E13C85"/>
    <w:rsid w:val="00E1425A"/>
    <w:rsid w:val="00E142B2"/>
    <w:rsid w:val="00E14539"/>
    <w:rsid w:val="00E14B61"/>
    <w:rsid w:val="00E1502C"/>
    <w:rsid w:val="00E15773"/>
    <w:rsid w:val="00E15FF6"/>
    <w:rsid w:val="00E1685F"/>
    <w:rsid w:val="00E17B16"/>
    <w:rsid w:val="00E207FB"/>
    <w:rsid w:val="00E21850"/>
    <w:rsid w:val="00E22203"/>
    <w:rsid w:val="00E228DD"/>
    <w:rsid w:val="00E228EB"/>
    <w:rsid w:val="00E22EFB"/>
    <w:rsid w:val="00E2320C"/>
    <w:rsid w:val="00E23537"/>
    <w:rsid w:val="00E23675"/>
    <w:rsid w:val="00E239C4"/>
    <w:rsid w:val="00E241C3"/>
    <w:rsid w:val="00E24A8B"/>
    <w:rsid w:val="00E24AF9"/>
    <w:rsid w:val="00E24D9D"/>
    <w:rsid w:val="00E24E4A"/>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330E"/>
    <w:rsid w:val="00E3478F"/>
    <w:rsid w:val="00E35C73"/>
    <w:rsid w:val="00E368FC"/>
    <w:rsid w:val="00E3794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4D81"/>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5EFB"/>
    <w:rsid w:val="00E660D2"/>
    <w:rsid w:val="00E6661C"/>
    <w:rsid w:val="00E668B7"/>
    <w:rsid w:val="00E6743D"/>
    <w:rsid w:val="00E674BB"/>
    <w:rsid w:val="00E67D8D"/>
    <w:rsid w:val="00E67E0B"/>
    <w:rsid w:val="00E72484"/>
    <w:rsid w:val="00E72C37"/>
    <w:rsid w:val="00E72C5B"/>
    <w:rsid w:val="00E72DB0"/>
    <w:rsid w:val="00E7318D"/>
    <w:rsid w:val="00E7320D"/>
    <w:rsid w:val="00E737D4"/>
    <w:rsid w:val="00E73C04"/>
    <w:rsid w:val="00E740B6"/>
    <w:rsid w:val="00E74CD9"/>
    <w:rsid w:val="00E75527"/>
    <w:rsid w:val="00E75A76"/>
    <w:rsid w:val="00E75FF4"/>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625"/>
    <w:rsid w:val="00E867AF"/>
    <w:rsid w:val="00E86E51"/>
    <w:rsid w:val="00E8719D"/>
    <w:rsid w:val="00E875AF"/>
    <w:rsid w:val="00E87DAD"/>
    <w:rsid w:val="00E87F2F"/>
    <w:rsid w:val="00E90A57"/>
    <w:rsid w:val="00E9122A"/>
    <w:rsid w:val="00E914F0"/>
    <w:rsid w:val="00E9177E"/>
    <w:rsid w:val="00E918BC"/>
    <w:rsid w:val="00E91B25"/>
    <w:rsid w:val="00E91B50"/>
    <w:rsid w:val="00E91C4E"/>
    <w:rsid w:val="00E91D06"/>
    <w:rsid w:val="00E93496"/>
    <w:rsid w:val="00E93521"/>
    <w:rsid w:val="00E93C2A"/>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4EB5"/>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A59"/>
    <w:rsid w:val="00EC1BFD"/>
    <w:rsid w:val="00EC1EE6"/>
    <w:rsid w:val="00EC1FE7"/>
    <w:rsid w:val="00EC1FED"/>
    <w:rsid w:val="00EC2B7B"/>
    <w:rsid w:val="00EC38FA"/>
    <w:rsid w:val="00EC3CDE"/>
    <w:rsid w:val="00EC3DA9"/>
    <w:rsid w:val="00EC4888"/>
    <w:rsid w:val="00EC54CC"/>
    <w:rsid w:val="00EC597B"/>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7036"/>
    <w:rsid w:val="00EE76D5"/>
    <w:rsid w:val="00EE7911"/>
    <w:rsid w:val="00EE7CBB"/>
    <w:rsid w:val="00EF088A"/>
    <w:rsid w:val="00EF0951"/>
    <w:rsid w:val="00EF0DD5"/>
    <w:rsid w:val="00EF160C"/>
    <w:rsid w:val="00EF19BB"/>
    <w:rsid w:val="00EF1C4F"/>
    <w:rsid w:val="00EF1C76"/>
    <w:rsid w:val="00EF2201"/>
    <w:rsid w:val="00EF3A26"/>
    <w:rsid w:val="00EF3A62"/>
    <w:rsid w:val="00EF3B5E"/>
    <w:rsid w:val="00EF3CBB"/>
    <w:rsid w:val="00EF4463"/>
    <w:rsid w:val="00EF4F7C"/>
    <w:rsid w:val="00EF52E5"/>
    <w:rsid w:val="00EF531A"/>
    <w:rsid w:val="00EF5E04"/>
    <w:rsid w:val="00EF5E42"/>
    <w:rsid w:val="00EF613D"/>
    <w:rsid w:val="00EF6263"/>
    <w:rsid w:val="00EF639C"/>
    <w:rsid w:val="00EF6FDF"/>
    <w:rsid w:val="00EF72DE"/>
    <w:rsid w:val="00EF789A"/>
    <w:rsid w:val="00F0095E"/>
    <w:rsid w:val="00F00C31"/>
    <w:rsid w:val="00F010B3"/>
    <w:rsid w:val="00F01249"/>
    <w:rsid w:val="00F012DB"/>
    <w:rsid w:val="00F01467"/>
    <w:rsid w:val="00F01BF6"/>
    <w:rsid w:val="00F0246E"/>
    <w:rsid w:val="00F02862"/>
    <w:rsid w:val="00F030AF"/>
    <w:rsid w:val="00F032C8"/>
    <w:rsid w:val="00F05249"/>
    <w:rsid w:val="00F0567A"/>
    <w:rsid w:val="00F056DF"/>
    <w:rsid w:val="00F06124"/>
    <w:rsid w:val="00F06477"/>
    <w:rsid w:val="00F06B6B"/>
    <w:rsid w:val="00F06CC7"/>
    <w:rsid w:val="00F077AD"/>
    <w:rsid w:val="00F100A1"/>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271"/>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0EB4"/>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11B7"/>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66F"/>
    <w:rsid w:val="00F76AC2"/>
    <w:rsid w:val="00F76B30"/>
    <w:rsid w:val="00F770D9"/>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0D7"/>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512"/>
    <w:rsid w:val="00FC1674"/>
    <w:rsid w:val="00FC1685"/>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2F43"/>
    <w:rsid w:val="00FE3C9C"/>
    <w:rsid w:val="00FE431B"/>
    <w:rsid w:val="00FE4332"/>
    <w:rsid w:val="00FE4524"/>
    <w:rsid w:val="00FE49CD"/>
    <w:rsid w:val="00FE4C78"/>
    <w:rsid w:val="00FE5245"/>
    <w:rsid w:val="00FE5951"/>
    <w:rsid w:val="00FE5AC6"/>
    <w:rsid w:val="00FE629D"/>
    <w:rsid w:val="00FE662A"/>
    <w:rsid w:val="00FE6875"/>
    <w:rsid w:val="00FE6A6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2944C9"/>
    <w:rsid w:val="003858F0"/>
    <w:rsid w:val="003E49DE"/>
    <w:rsid w:val="0041443A"/>
    <w:rsid w:val="004855D7"/>
    <w:rsid w:val="008210C2"/>
    <w:rsid w:val="00873785"/>
    <w:rsid w:val="008C4119"/>
    <w:rsid w:val="00C46BBD"/>
    <w:rsid w:val="00D73831"/>
    <w:rsid w:val="00DB0648"/>
    <w:rsid w:val="00EC704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4110</TotalTime>
  <Pages>77</Pages>
  <Words>65684</Words>
  <Characters>328425</Characters>
  <Application>Microsoft Office Word</Application>
  <DocSecurity>0</DocSecurity>
  <Lines>2736</Lines>
  <Paragraphs>786</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393323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151</cp:revision>
  <cp:lastPrinted>2023-01-04T12:57:00Z</cp:lastPrinted>
  <dcterms:created xsi:type="dcterms:W3CDTF">2022-09-19T06:03:00Z</dcterms:created>
  <dcterms:modified xsi:type="dcterms:W3CDTF">2023-01-16T15:55:00Z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
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4EFBAB8E" w14:textId="797E0D74" w:rsidR="00AF7220" w:rsidRPr="00754C50" w:rsidRDefault="00AF7220" w:rsidP="00085675">
      <w:pPr>
        <w:pStyle w:val="Openingheader"/>
        <w:rPr>
          <w:b/>
          <w:bCs/>
          <w:sz w:val="48"/>
          <w:szCs w:val="48"/>
        </w:rPr>
      </w:pPr>
    </w:p>
    <w:p w14:paraId="11E8E8FD" w14:textId="13AEA2E8" w:rsidR="00DC4DA6" w:rsidRPr="004C0E90" w:rsidRDefault="006C08C3" w:rsidP="00085675">
      <w:pPr>
        <w:pStyle w:val="Openingheader"/>
        <w:rPr>
          <w:b/>
          <w:bCs/>
          <w:sz w:val="56"/>
          <w:szCs w:val="56"/>
        </w:rPr>
      </w:pPr>
      <w:r w:rsidRPr="0045410E">
        <w:rPr>
          <w:b/>
          <w:bCs/>
          <w:sz w:val="48"/>
          <w:szCs w:val="48"/>
        </w:rPr>
        <w:t xml:space="preserve"> </w:t>
      </w:r>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FA7C744" w14:textId="77777777" w:rsidR="00754C50" w:rsidRDefault="00754C50">
      <w:pPr>
        <w:spacing w:line="480" w:lineRule="auto"/>
        <w:jc w:val="left"/>
        <w:rPr>
          <w:rFonts w:eastAsia="Times New Roman" w:cs="Times New Roman"/>
          <w:noProof/>
          <w:sz w:val="44"/>
          <w:szCs w:val="44"/>
          <w:rtl/>
        </w:rPr>
      </w:pPr>
      <w:r>
        <w:rPr>
          <w:rtl/>
        </w:rPr>
        <w:br w:type="page"/>
      </w:r>
    </w:p>
    <w:p w14:paraId="53594009" w14:textId="466AA2B7" w:rsidR="00362E0D" w:rsidRPr="00362E0D" w:rsidRDefault="00362E0D" w:rsidP="007B4859">
      <w:pPr>
        <w:pStyle w:val="Heading2"/>
      </w:pPr>
      <w:bookmarkStart w:id="0" w:name="_Hlk106572155"/>
      <w:bookmarkStart w:id="1" w:name="_Toc114469870"/>
      <w:r>
        <w:rPr>
          <w:rFonts w:hint="cs"/>
          <w:lang w:bidi="he-IL"/>
        </w:rPr>
        <w:lastRenderedPageBreak/>
        <w:t>T</w:t>
      </w:r>
      <w:r>
        <w:rPr>
          <w:lang w:bidi="he-IL"/>
        </w:rPr>
        <w:t>able of Contents</w:t>
      </w:r>
      <w:bookmarkEnd w:id="1"/>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7838EEAA" w14:textId="1C0385F3" w:rsidR="00BF43E2" w:rsidRDefault="006238E0" w:rsidP="00BF43E2">
          <w:pPr>
            <w:pStyle w:val="TOC2"/>
            <w:rPr>
              <w:rFonts w:cstheme="minorBidi"/>
              <w:smallCaps w:val="0"/>
              <w:noProof/>
              <w:sz w:val="22"/>
              <w:szCs w:val="22"/>
              <w:rtl/>
            </w:rPr>
          </w:pPr>
          <w:r>
            <w:fldChar w:fldCharType="begin"/>
          </w:r>
          <w:r>
            <w:instrText xml:space="preserve"> TOC \o "1-4" \h \z \u </w:instrText>
          </w:r>
          <w:r>
            <w:fldChar w:fldCharType="separate"/>
          </w:r>
          <w:hyperlink w:anchor="_Toc114469870" w:history="1">
            <w:r w:rsidR="00BF43E2" w:rsidRPr="00A52F21">
              <w:rPr>
                <w:rStyle w:val="Hyperlink"/>
                <w:noProof/>
              </w:rPr>
              <w:t>Table of Contents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Toc114469870 \h</w:instrText>
            </w:r>
            <w:r w:rsidR="00BF43E2">
              <w:rPr>
                <w:noProof/>
                <w:webHidden/>
                <w:rtl/>
              </w:rPr>
              <w:instrText xml:space="preserve"> </w:instrText>
            </w:r>
            <w:r w:rsidR="00BF43E2">
              <w:rPr>
                <w:noProof/>
                <w:webHidden/>
                <w:rtl/>
              </w:rPr>
            </w:r>
            <w:r w:rsidR="00BF43E2">
              <w:rPr>
                <w:noProof/>
                <w:webHidden/>
                <w:rtl/>
              </w:rPr>
              <w:fldChar w:fldCharType="separate"/>
            </w:r>
            <w:r w:rsidR="003251EA">
              <w:rPr>
                <w:noProof/>
                <w:webHidden/>
              </w:rPr>
              <w:t>2</w:t>
            </w:r>
            <w:r w:rsidR="00BF43E2">
              <w:rPr>
                <w:noProof/>
                <w:webHidden/>
                <w:rtl/>
              </w:rPr>
              <w:fldChar w:fldCharType="end"/>
            </w:r>
          </w:hyperlink>
        </w:p>
        <w:p w14:paraId="3B28EF5C" w14:textId="12687394" w:rsidR="00BF43E2" w:rsidRDefault="00BF43E2" w:rsidP="00BF43E2">
          <w:pPr>
            <w:pStyle w:val="TOC2"/>
            <w:rPr>
              <w:rFonts w:cstheme="minorBidi"/>
              <w:smallCaps w:val="0"/>
              <w:noProof/>
              <w:sz w:val="22"/>
              <w:szCs w:val="22"/>
              <w:rtl/>
            </w:rPr>
          </w:pPr>
          <w:hyperlink w:anchor="_Toc114469871" w:history="1">
            <w:r w:rsidRPr="00A52F21">
              <w:rPr>
                <w:rStyle w:val="Hyperlink"/>
                <w:noProof/>
                <w:lang w:bidi="ar-SA"/>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Toc114469871 \h</w:instrText>
            </w:r>
            <w:r>
              <w:rPr>
                <w:noProof/>
                <w:webHidden/>
                <w:rtl/>
              </w:rPr>
              <w:instrText xml:space="preserve"> </w:instrText>
            </w:r>
            <w:r>
              <w:rPr>
                <w:noProof/>
                <w:webHidden/>
                <w:rtl/>
              </w:rPr>
            </w:r>
            <w:r>
              <w:rPr>
                <w:noProof/>
                <w:webHidden/>
                <w:rtl/>
              </w:rPr>
              <w:fldChar w:fldCharType="separate"/>
            </w:r>
            <w:r w:rsidR="003251EA">
              <w:rPr>
                <w:noProof/>
                <w:webHidden/>
              </w:rPr>
              <w:t>4</w:t>
            </w:r>
            <w:r>
              <w:rPr>
                <w:noProof/>
                <w:webHidden/>
                <w:rtl/>
              </w:rPr>
              <w:fldChar w:fldCharType="end"/>
            </w:r>
          </w:hyperlink>
        </w:p>
        <w:p w14:paraId="2C738326" w14:textId="04B785AE" w:rsidR="00BF43E2" w:rsidRDefault="00BF43E2" w:rsidP="00BF43E2">
          <w:pPr>
            <w:pStyle w:val="TOC2"/>
            <w:rPr>
              <w:rFonts w:cstheme="minorBidi"/>
              <w:smallCaps w:val="0"/>
              <w:noProof/>
              <w:sz w:val="22"/>
              <w:szCs w:val="22"/>
              <w:rtl/>
            </w:rPr>
          </w:pPr>
          <w:hyperlink w:anchor="_Toc114469872" w:history="1">
            <w:r w:rsidRPr="00A52F21">
              <w:rPr>
                <w:rStyle w:val="Hyperlink"/>
                <w:noProof/>
                <w:lang w:bidi="ar-SA"/>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Toc114469872 \h</w:instrText>
            </w:r>
            <w:r>
              <w:rPr>
                <w:noProof/>
                <w:webHidden/>
                <w:rtl/>
              </w:rPr>
              <w:instrText xml:space="preserve"> </w:instrText>
            </w:r>
            <w:r>
              <w:rPr>
                <w:noProof/>
                <w:webHidden/>
                <w:rtl/>
              </w:rPr>
            </w:r>
            <w:r>
              <w:rPr>
                <w:noProof/>
                <w:webHidden/>
                <w:rtl/>
              </w:rPr>
              <w:fldChar w:fldCharType="separate"/>
            </w:r>
            <w:r w:rsidR="003251EA">
              <w:rPr>
                <w:noProof/>
                <w:webHidden/>
              </w:rPr>
              <w:t>6</w:t>
            </w:r>
            <w:r>
              <w:rPr>
                <w:noProof/>
                <w:webHidden/>
                <w:rtl/>
              </w:rPr>
              <w:fldChar w:fldCharType="end"/>
            </w:r>
          </w:hyperlink>
        </w:p>
        <w:p w14:paraId="667B23C4" w14:textId="23D2E4AA" w:rsidR="00BF43E2" w:rsidRDefault="00BF43E2" w:rsidP="00BF43E2">
          <w:pPr>
            <w:pStyle w:val="TOC3"/>
            <w:tabs>
              <w:tab w:val="right" w:leader="dot" w:pos="9350"/>
            </w:tabs>
            <w:bidi w:val="0"/>
            <w:rPr>
              <w:rFonts w:cstheme="minorBidi"/>
              <w:i w:val="0"/>
              <w:iCs w:val="0"/>
              <w:noProof/>
              <w:sz w:val="22"/>
              <w:szCs w:val="22"/>
              <w:rtl/>
            </w:rPr>
          </w:pPr>
          <w:hyperlink w:anchor="_Toc114469873" w:history="1">
            <w:r w:rsidRPr="00A52F21">
              <w:rPr>
                <w:rStyle w:val="Hyperlink"/>
                <w:noProof/>
                <w:lang w:bidi="ar-SA"/>
              </w:rPr>
              <w:t>Contradicting findings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Toc114469873 \h</w:instrText>
            </w:r>
            <w:r>
              <w:rPr>
                <w:noProof/>
                <w:webHidden/>
                <w:rtl/>
              </w:rPr>
              <w:instrText xml:space="preserve"> </w:instrText>
            </w:r>
            <w:r>
              <w:rPr>
                <w:noProof/>
                <w:webHidden/>
                <w:rtl/>
              </w:rPr>
            </w:r>
            <w:r>
              <w:rPr>
                <w:noProof/>
                <w:webHidden/>
                <w:rtl/>
              </w:rPr>
              <w:fldChar w:fldCharType="separate"/>
            </w:r>
            <w:r w:rsidR="003251EA">
              <w:rPr>
                <w:noProof/>
                <w:webHidden/>
              </w:rPr>
              <w:t>7</w:t>
            </w:r>
            <w:r>
              <w:rPr>
                <w:noProof/>
                <w:webHidden/>
                <w:rtl/>
              </w:rPr>
              <w:fldChar w:fldCharType="end"/>
            </w:r>
          </w:hyperlink>
        </w:p>
        <w:p w14:paraId="1D1803AD" w14:textId="171CEC53" w:rsidR="00BF43E2" w:rsidRDefault="00BF43E2" w:rsidP="00BF43E2">
          <w:pPr>
            <w:pStyle w:val="TOC3"/>
            <w:tabs>
              <w:tab w:val="right" w:leader="dot" w:pos="9350"/>
            </w:tabs>
            <w:bidi w:val="0"/>
            <w:rPr>
              <w:rFonts w:cstheme="minorBidi"/>
              <w:i w:val="0"/>
              <w:iCs w:val="0"/>
              <w:noProof/>
              <w:sz w:val="22"/>
              <w:szCs w:val="22"/>
              <w:rtl/>
            </w:rPr>
          </w:pPr>
          <w:hyperlink w:anchor="_Toc114469874" w:history="1">
            <w:r w:rsidRPr="00A52F21">
              <w:rPr>
                <w:rStyle w:val="Hyperlink"/>
                <w:noProof/>
                <w:lang w:bidi="ar-SA"/>
              </w:rPr>
              <w:t>Explaining The Discrepancy between Findings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Toc114469874 \h</w:instrText>
            </w:r>
            <w:r>
              <w:rPr>
                <w:noProof/>
                <w:webHidden/>
                <w:rtl/>
              </w:rPr>
              <w:instrText xml:space="preserve"> </w:instrText>
            </w:r>
            <w:r>
              <w:rPr>
                <w:noProof/>
                <w:webHidden/>
                <w:rtl/>
              </w:rPr>
            </w:r>
            <w:r>
              <w:rPr>
                <w:noProof/>
                <w:webHidden/>
                <w:rtl/>
              </w:rPr>
              <w:fldChar w:fldCharType="separate"/>
            </w:r>
            <w:r w:rsidR="003251EA">
              <w:rPr>
                <w:noProof/>
                <w:webHidden/>
              </w:rPr>
              <w:t>8</w:t>
            </w:r>
            <w:r>
              <w:rPr>
                <w:noProof/>
                <w:webHidden/>
                <w:rtl/>
              </w:rPr>
              <w:fldChar w:fldCharType="end"/>
            </w:r>
          </w:hyperlink>
        </w:p>
        <w:p w14:paraId="3D51C5C9" w14:textId="46804616" w:rsidR="00BF43E2" w:rsidRDefault="00BF43E2" w:rsidP="00BF43E2">
          <w:pPr>
            <w:pStyle w:val="TOC3"/>
            <w:tabs>
              <w:tab w:val="right" w:leader="dot" w:pos="9350"/>
            </w:tabs>
            <w:bidi w:val="0"/>
            <w:rPr>
              <w:rFonts w:cstheme="minorBidi"/>
              <w:i w:val="0"/>
              <w:iCs w:val="0"/>
              <w:noProof/>
              <w:sz w:val="22"/>
              <w:szCs w:val="22"/>
              <w:rtl/>
            </w:rPr>
          </w:pPr>
          <w:hyperlink w:anchor="_Toc114469875" w:history="1">
            <w:r w:rsidRPr="00A52F21">
              <w:rPr>
                <w:rStyle w:val="Hyperlink"/>
                <w:noProof/>
                <w:lang w:bidi="ar-SA"/>
              </w:rPr>
              <w:t>Comparing Motion Tracking with Keyboard Response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Toc114469875 \h</w:instrText>
            </w:r>
            <w:r>
              <w:rPr>
                <w:noProof/>
                <w:webHidden/>
                <w:rtl/>
              </w:rPr>
              <w:instrText xml:space="preserve"> </w:instrText>
            </w:r>
            <w:r>
              <w:rPr>
                <w:noProof/>
                <w:webHidden/>
                <w:rtl/>
              </w:rPr>
            </w:r>
            <w:r>
              <w:rPr>
                <w:noProof/>
                <w:webHidden/>
                <w:rtl/>
              </w:rPr>
              <w:fldChar w:fldCharType="separate"/>
            </w:r>
            <w:r w:rsidR="003251EA">
              <w:rPr>
                <w:noProof/>
                <w:webHidden/>
              </w:rPr>
              <w:t>8</w:t>
            </w:r>
            <w:r>
              <w:rPr>
                <w:noProof/>
                <w:webHidden/>
                <w:rtl/>
              </w:rPr>
              <w:fldChar w:fldCharType="end"/>
            </w:r>
          </w:hyperlink>
        </w:p>
        <w:p w14:paraId="051D83DE" w14:textId="1D466B8E" w:rsidR="00BF43E2" w:rsidRDefault="00BF43E2" w:rsidP="00BF43E2">
          <w:pPr>
            <w:pStyle w:val="TOC3"/>
            <w:tabs>
              <w:tab w:val="right" w:leader="dot" w:pos="9350"/>
            </w:tabs>
            <w:bidi w:val="0"/>
            <w:rPr>
              <w:rFonts w:cstheme="minorBidi"/>
              <w:i w:val="0"/>
              <w:iCs w:val="0"/>
              <w:noProof/>
              <w:sz w:val="22"/>
              <w:szCs w:val="22"/>
              <w:rtl/>
            </w:rPr>
          </w:pPr>
          <w:hyperlink w:anchor="_Toc114469876" w:history="1">
            <w:r w:rsidRPr="00A52F21">
              <w:rPr>
                <w:rStyle w:val="Hyperlink"/>
                <w:noProof/>
                <w:lang w:bidi="ar-SA"/>
              </w:rPr>
              <w:t>Previous Priming Findings Made with Motion Tracking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Toc114469876 \h</w:instrText>
            </w:r>
            <w:r>
              <w:rPr>
                <w:noProof/>
                <w:webHidden/>
                <w:rtl/>
              </w:rPr>
              <w:instrText xml:space="preserve"> </w:instrText>
            </w:r>
            <w:r>
              <w:rPr>
                <w:noProof/>
                <w:webHidden/>
                <w:rtl/>
              </w:rPr>
            </w:r>
            <w:r>
              <w:rPr>
                <w:noProof/>
                <w:webHidden/>
                <w:rtl/>
              </w:rPr>
              <w:fldChar w:fldCharType="separate"/>
            </w:r>
            <w:r w:rsidR="003251EA">
              <w:rPr>
                <w:noProof/>
                <w:webHidden/>
              </w:rPr>
              <w:t>9</w:t>
            </w:r>
            <w:r>
              <w:rPr>
                <w:noProof/>
                <w:webHidden/>
                <w:rtl/>
              </w:rPr>
              <w:fldChar w:fldCharType="end"/>
            </w:r>
          </w:hyperlink>
        </w:p>
        <w:p w14:paraId="585898F0" w14:textId="51345B00" w:rsidR="00BF43E2" w:rsidRDefault="00BF43E2" w:rsidP="00BF43E2">
          <w:pPr>
            <w:pStyle w:val="TOC3"/>
            <w:tabs>
              <w:tab w:val="right" w:leader="dot" w:pos="9350"/>
            </w:tabs>
            <w:bidi w:val="0"/>
            <w:rPr>
              <w:rFonts w:cstheme="minorBidi"/>
              <w:i w:val="0"/>
              <w:iCs w:val="0"/>
              <w:noProof/>
              <w:sz w:val="22"/>
              <w:szCs w:val="22"/>
              <w:rtl/>
            </w:rPr>
          </w:pPr>
          <w:hyperlink w:anchor="_Toc114469877" w:history="1">
            <w:r w:rsidRPr="00A52F21">
              <w:rPr>
                <w:rStyle w:val="Hyperlink"/>
                <w:noProof/>
                <w:lang w:bidi="ar-SA"/>
              </w:rPr>
              <w:t>Current Research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Toc114469877 \h</w:instrText>
            </w:r>
            <w:r>
              <w:rPr>
                <w:noProof/>
                <w:webHidden/>
                <w:rtl/>
              </w:rPr>
              <w:instrText xml:space="preserve"> </w:instrText>
            </w:r>
            <w:r>
              <w:rPr>
                <w:noProof/>
                <w:webHidden/>
                <w:rtl/>
              </w:rPr>
            </w:r>
            <w:r>
              <w:rPr>
                <w:noProof/>
                <w:webHidden/>
                <w:rtl/>
              </w:rPr>
              <w:fldChar w:fldCharType="separate"/>
            </w:r>
            <w:r w:rsidR="003251EA">
              <w:rPr>
                <w:noProof/>
                <w:webHidden/>
              </w:rPr>
              <w:t>11</w:t>
            </w:r>
            <w:r>
              <w:rPr>
                <w:noProof/>
                <w:webHidden/>
                <w:rtl/>
              </w:rPr>
              <w:fldChar w:fldCharType="end"/>
            </w:r>
          </w:hyperlink>
        </w:p>
        <w:p w14:paraId="59F01F5B" w14:textId="251914A0" w:rsidR="00BF43E2" w:rsidRDefault="00BF43E2" w:rsidP="00BF43E2">
          <w:pPr>
            <w:pStyle w:val="TOC2"/>
            <w:rPr>
              <w:rFonts w:cstheme="minorBidi"/>
              <w:smallCaps w:val="0"/>
              <w:noProof/>
              <w:sz w:val="22"/>
              <w:szCs w:val="22"/>
              <w:rtl/>
            </w:rPr>
          </w:pPr>
          <w:hyperlink w:anchor="_Toc114469878" w:history="1">
            <w:r w:rsidRPr="00A52F21">
              <w:rPr>
                <w:rStyle w:val="Hyperlink"/>
                <w:noProof/>
                <w:lang w:bidi="ar-SA"/>
              </w:rPr>
              <w:t>Pilot Experiment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Toc114469878 \h</w:instrText>
            </w:r>
            <w:r>
              <w:rPr>
                <w:noProof/>
                <w:webHidden/>
                <w:rtl/>
              </w:rPr>
              <w:instrText xml:space="preserve"> </w:instrText>
            </w:r>
            <w:r>
              <w:rPr>
                <w:noProof/>
                <w:webHidden/>
                <w:rtl/>
              </w:rPr>
            </w:r>
            <w:r>
              <w:rPr>
                <w:noProof/>
                <w:webHidden/>
                <w:rtl/>
              </w:rPr>
              <w:fldChar w:fldCharType="separate"/>
            </w:r>
            <w:r w:rsidR="003251EA">
              <w:rPr>
                <w:noProof/>
                <w:webHidden/>
              </w:rPr>
              <w:t>12</w:t>
            </w:r>
            <w:r>
              <w:rPr>
                <w:noProof/>
                <w:webHidden/>
                <w:rtl/>
              </w:rPr>
              <w:fldChar w:fldCharType="end"/>
            </w:r>
          </w:hyperlink>
        </w:p>
        <w:p w14:paraId="6BEFBCAC" w14:textId="7B9EDB56" w:rsidR="00BF43E2" w:rsidRDefault="00BF43E2" w:rsidP="00BF43E2">
          <w:pPr>
            <w:pStyle w:val="TOC3"/>
            <w:tabs>
              <w:tab w:val="right" w:leader="dot" w:pos="9350"/>
            </w:tabs>
            <w:bidi w:val="0"/>
            <w:rPr>
              <w:rFonts w:cstheme="minorBidi"/>
              <w:i w:val="0"/>
              <w:iCs w:val="0"/>
              <w:noProof/>
              <w:sz w:val="22"/>
              <w:szCs w:val="22"/>
              <w:rtl/>
            </w:rPr>
          </w:pPr>
          <w:hyperlink w:anchor="_Toc114469879" w:history="1">
            <w:r w:rsidRPr="00A52F21">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Toc114469879 \h</w:instrText>
            </w:r>
            <w:r>
              <w:rPr>
                <w:noProof/>
                <w:webHidden/>
                <w:rtl/>
              </w:rPr>
              <w:instrText xml:space="preserve"> </w:instrText>
            </w:r>
            <w:r>
              <w:rPr>
                <w:noProof/>
                <w:webHidden/>
                <w:rtl/>
              </w:rPr>
            </w:r>
            <w:r>
              <w:rPr>
                <w:noProof/>
                <w:webHidden/>
                <w:rtl/>
              </w:rPr>
              <w:fldChar w:fldCharType="separate"/>
            </w:r>
            <w:r w:rsidR="003251EA">
              <w:rPr>
                <w:noProof/>
                <w:webHidden/>
              </w:rPr>
              <w:t>12</w:t>
            </w:r>
            <w:r>
              <w:rPr>
                <w:noProof/>
                <w:webHidden/>
                <w:rtl/>
              </w:rPr>
              <w:fldChar w:fldCharType="end"/>
            </w:r>
          </w:hyperlink>
        </w:p>
        <w:p w14:paraId="672611C9" w14:textId="05A0A82F" w:rsidR="00BF43E2" w:rsidRDefault="00BF43E2" w:rsidP="00BF43E2">
          <w:pPr>
            <w:pStyle w:val="TOC4"/>
            <w:tabs>
              <w:tab w:val="right" w:leader="dot" w:pos="9350"/>
            </w:tabs>
            <w:bidi w:val="0"/>
            <w:rPr>
              <w:rFonts w:cstheme="minorBidi"/>
              <w:noProof/>
              <w:sz w:val="22"/>
              <w:szCs w:val="22"/>
              <w:rtl/>
            </w:rPr>
          </w:pPr>
          <w:hyperlink w:anchor="_Toc114469880" w:history="1">
            <w:r w:rsidRPr="00A52F21">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Toc114469880 \h</w:instrText>
            </w:r>
            <w:r>
              <w:rPr>
                <w:noProof/>
                <w:webHidden/>
                <w:rtl/>
              </w:rPr>
              <w:instrText xml:space="preserve"> </w:instrText>
            </w:r>
            <w:r>
              <w:rPr>
                <w:noProof/>
                <w:webHidden/>
                <w:rtl/>
              </w:rPr>
            </w:r>
            <w:r>
              <w:rPr>
                <w:noProof/>
                <w:webHidden/>
                <w:rtl/>
              </w:rPr>
              <w:fldChar w:fldCharType="separate"/>
            </w:r>
            <w:r w:rsidR="003251EA">
              <w:rPr>
                <w:noProof/>
                <w:webHidden/>
              </w:rPr>
              <w:t>12</w:t>
            </w:r>
            <w:r>
              <w:rPr>
                <w:noProof/>
                <w:webHidden/>
                <w:rtl/>
              </w:rPr>
              <w:fldChar w:fldCharType="end"/>
            </w:r>
          </w:hyperlink>
        </w:p>
        <w:p w14:paraId="3A853D3D" w14:textId="405A2DA0" w:rsidR="00BF43E2" w:rsidRDefault="00BF43E2" w:rsidP="00BF43E2">
          <w:pPr>
            <w:pStyle w:val="TOC4"/>
            <w:tabs>
              <w:tab w:val="right" w:leader="dot" w:pos="9350"/>
            </w:tabs>
            <w:bidi w:val="0"/>
            <w:rPr>
              <w:rFonts w:cstheme="minorBidi"/>
              <w:noProof/>
              <w:sz w:val="22"/>
              <w:szCs w:val="22"/>
              <w:rtl/>
            </w:rPr>
          </w:pPr>
          <w:hyperlink w:anchor="_Toc114469881" w:history="1">
            <w:r w:rsidRPr="00A52F21">
              <w:rPr>
                <w:rStyle w:val="Hyperlink"/>
                <w:noProof/>
              </w:rPr>
              <w:t>Stimuli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Toc114469881 \h</w:instrText>
            </w:r>
            <w:r>
              <w:rPr>
                <w:noProof/>
                <w:webHidden/>
                <w:rtl/>
              </w:rPr>
              <w:instrText xml:space="preserve"> </w:instrText>
            </w:r>
            <w:r>
              <w:rPr>
                <w:noProof/>
                <w:webHidden/>
                <w:rtl/>
              </w:rPr>
            </w:r>
            <w:r>
              <w:rPr>
                <w:noProof/>
                <w:webHidden/>
                <w:rtl/>
              </w:rPr>
              <w:fldChar w:fldCharType="separate"/>
            </w:r>
            <w:r w:rsidR="003251EA">
              <w:rPr>
                <w:noProof/>
                <w:webHidden/>
              </w:rPr>
              <w:t>12</w:t>
            </w:r>
            <w:r>
              <w:rPr>
                <w:noProof/>
                <w:webHidden/>
                <w:rtl/>
              </w:rPr>
              <w:fldChar w:fldCharType="end"/>
            </w:r>
          </w:hyperlink>
        </w:p>
        <w:p w14:paraId="248B123F" w14:textId="1BD3D270" w:rsidR="00BF43E2" w:rsidRDefault="00BF43E2" w:rsidP="00BF43E2">
          <w:pPr>
            <w:pStyle w:val="TOC4"/>
            <w:tabs>
              <w:tab w:val="right" w:leader="dot" w:pos="9350"/>
            </w:tabs>
            <w:bidi w:val="0"/>
            <w:rPr>
              <w:rFonts w:cstheme="minorBidi"/>
              <w:noProof/>
              <w:sz w:val="22"/>
              <w:szCs w:val="22"/>
              <w:rtl/>
            </w:rPr>
          </w:pPr>
          <w:hyperlink w:anchor="_Toc114469882" w:history="1">
            <w:r w:rsidRPr="00A52F21">
              <w:rPr>
                <w:rStyle w:val="Hyperlink"/>
                <w:noProof/>
              </w:rPr>
              <w:t>Apparatus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Toc114469882 \h</w:instrText>
            </w:r>
            <w:r>
              <w:rPr>
                <w:noProof/>
                <w:webHidden/>
                <w:rtl/>
              </w:rPr>
              <w:instrText xml:space="preserve"> </w:instrText>
            </w:r>
            <w:r>
              <w:rPr>
                <w:noProof/>
                <w:webHidden/>
                <w:rtl/>
              </w:rPr>
            </w:r>
            <w:r>
              <w:rPr>
                <w:noProof/>
                <w:webHidden/>
                <w:rtl/>
              </w:rPr>
              <w:fldChar w:fldCharType="separate"/>
            </w:r>
            <w:r w:rsidR="003251EA">
              <w:rPr>
                <w:noProof/>
                <w:webHidden/>
              </w:rPr>
              <w:t>13</w:t>
            </w:r>
            <w:r>
              <w:rPr>
                <w:noProof/>
                <w:webHidden/>
                <w:rtl/>
              </w:rPr>
              <w:fldChar w:fldCharType="end"/>
            </w:r>
          </w:hyperlink>
        </w:p>
        <w:p w14:paraId="0647C080" w14:textId="436A92CD" w:rsidR="00BF43E2" w:rsidRDefault="00BF43E2" w:rsidP="00BF43E2">
          <w:pPr>
            <w:pStyle w:val="TOC3"/>
            <w:tabs>
              <w:tab w:val="right" w:leader="dot" w:pos="9350"/>
            </w:tabs>
            <w:bidi w:val="0"/>
            <w:rPr>
              <w:rFonts w:cstheme="minorBidi"/>
              <w:i w:val="0"/>
              <w:iCs w:val="0"/>
              <w:noProof/>
              <w:sz w:val="22"/>
              <w:szCs w:val="22"/>
              <w:rtl/>
            </w:rPr>
          </w:pPr>
          <w:hyperlink w:anchor="_Toc114469883" w:history="1">
            <w:r w:rsidRPr="00A52F21">
              <w:rPr>
                <w:rStyle w:val="Hyperlink"/>
                <w:noProof/>
                <w:lang w:bidi="ar-SA"/>
              </w:rPr>
              <w:t>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Toc114469883 \h</w:instrText>
            </w:r>
            <w:r>
              <w:rPr>
                <w:noProof/>
                <w:webHidden/>
                <w:rtl/>
              </w:rPr>
              <w:instrText xml:space="preserve"> </w:instrText>
            </w:r>
            <w:r>
              <w:rPr>
                <w:noProof/>
                <w:webHidden/>
                <w:rtl/>
              </w:rPr>
            </w:r>
            <w:r>
              <w:rPr>
                <w:noProof/>
                <w:webHidden/>
                <w:rtl/>
              </w:rPr>
              <w:fldChar w:fldCharType="separate"/>
            </w:r>
            <w:r w:rsidR="003251EA">
              <w:rPr>
                <w:noProof/>
                <w:webHidden/>
              </w:rPr>
              <w:t>14</w:t>
            </w:r>
            <w:r>
              <w:rPr>
                <w:noProof/>
                <w:webHidden/>
                <w:rtl/>
              </w:rPr>
              <w:fldChar w:fldCharType="end"/>
            </w:r>
          </w:hyperlink>
        </w:p>
        <w:p w14:paraId="09B0982A" w14:textId="7E2BE26B" w:rsidR="00BF43E2" w:rsidRDefault="00BF43E2" w:rsidP="00BF43E2">
          <w:pPr>
            <w:pStyle w:val="TOC3"/>
            <w:tabs>
              <w:tab w:val="right" w:leader="dot" w:pos="9350"/>
            </w:tabs>
            <w:bidi w:val="0"/>
            <w:rPr>
              <w:rFonts w:cstheme="minorBidi"/>
              <w:i w:val="0"/>
              <w:iCs w:val="0"/>
              <w:noProof/>
              <w:sz w:val="22"/>
              <w:szCs w:val="22"/>
              <w:rtl/>
            </w:rPr>
          </w:pPr>
          <w:hyperlink w:anchor="_Toc114469884" w:history="1">
            <w:r w:rsidRPr="00A52F21">
              <w:rPr>
                <w:rStyle w:val="Hyperlink"/>
                <w:noProof/>
                <w:lang w:bidi="ar-SA"/>
              </w:rPr>
              <w:t>Trajectory preprocessing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Toc114469884 \h</w:instrText>
            </w:r>
            <w:r>
              <w:rPr>
                <w:noProof/>
                <w:webHidden/>
                <w:rtl/>
              </w:rPr>
              <w:instrText xml:space="preserve"> </w:instrText>
            </w:r>
            <w:r>
              <w:rPr>
                <w:noProof/>
                <w:webHidden/>
                <w:rtl/>
              </w:rPr>
            </w:r>
            <w:r>
              <w:rPr>
                <w:noProof/>
                <w:webHidden/>
                <w:rtl/>
              </w:rPr>
              <w:fldChar w:fldCharType="separate"/>
            </w:r>
            <w:r w:rsidR="003251EA">
              <w:rPr>
                <w:noProof/>
                <w:webHidden/>
              </w:rPr>
              <w:t>15</w:t>
            </w:r>
            <w:r>
              <w:rPr>
                <w:noProof/>
                <w:webHidden/>
                <w:rtl/>
              </w:rPr>
              <w:fldChar w:fldCharType="end"/>
            </w:r>
          </w:hyperlink>
        </w:p>
        <w:p w14:paraId="56CA366F" w14:textId="570FAF5B" w:rsidR="00BF43E2" w:rsidRDefault="00BF43E2" w:rsidP="00BF43E2">
          <w:pPr>
            <w:pStyle w:val="TOC3"/>
            <w:tabs>
              <w:tab w:val="right" w:leader="dot" w:pos="9350"/>
            </w:tabs>
            <w:bidi w:val="0"/>
            <w:rPr>
              <w:rFonts w:cstheme="minorBidi"/>
              <w:i w:val="0"/>
              <w:iCs w:val="0"/>
              <w:noProof/>
              <w:sz w:val="22"/>
              <w:szCs w:val="22"/>
              <w:rtl/>
            </w:rPr>
          </w:pPr>
          <w:hyperlink w:anchor="_Toc114469885" w:history="1">
            <w:r w:rsidRPr="00A52F21">
              <w:rPr>
                <w:rStyle w:val="Hyperlink"/>
                <w:noProof/>
                <w:lang w:bidi="ar-SA"/>
              </w:rPr>
              <w:t>Variables extraction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Toc114469885 \h</w:instrText>
            </w:r>
            <w:r>
              <w:rPr>
                <w:noProof/>
                <w:webHidden/>
                <w:rtl/>
              </w:rPr>
              <w:instrText xml:space="preserve"> </w:instrText>
            </w:r>
            <w:r>
              <w:rPr>
                <w:noProof/>
                <w:webHidden/>
                <w:rtl/>
              </w:rPr>
            </w:r>
            <w:r>
              <w:rPr>
                <w:noProof/>
                <w:webHidden/>
                <w:rtl/>
              </w:rPr>
              <w:fldChar w:fldCharType="separate"/>
            </w:r>
            <w:r w:rsidR="003251EA">
              <w:rPr>
                <w:noProof/>
                <w:webHidden/>
              </w:rPr>
              <w:t>16</w:t>
            </w:r>
            <w:r>
              <w:rPr>
                <w:noProof/>
                <w:webHidden/>
                <w:rtl/>
              </w:rPr>
              <w:fldChar w:fldCharType="end"/>
            </w:r>
          </w:hyperlink>
        </w:p>
        <w:p w14:paraId="26971C7D" w14:textId="65EFD73D" w:rsidR="00BF43E2" w:rsidRDefault="00BF43E2" w:rsidP="00BF43E2">
          <w:pPr>
            <w:pStyle w:val="TOC3"/>
            <w:tabs>
              <w:tab w:val="right" w:leader="dot" w:pos="9350"/>
            </w:tabs>
            <w:bidi w:val="0"/>
            <w:rPr>
              <w:rFonts w:cstheme="minorBidi"/>
              <w:i w:val="0"/>
              <w:iCs w:val="0"/>
              <w:noProof/>
              <w:sz w:val="22"/>
              <w:szCs w:val="22"/>
              <w:rtl/>
            </w:rPr>
          </w:pPr>
          <w:hyperlink w:anchor="_Toc114469886" w:history="1">
            <w:r w:rsidRPr="00A52F21">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Toc114469886 \h</w:instrText>
            </w:r>
            <w:r>
              <w:rPr>
                <w:noProof/>
                <w:webHidden/>
                <w:rtl/>
              </w:rPr>
              <w:instrText xml:space="preserve"> </w:instrText>
            </w:r>
            <w:r>
              <w:rPr>
                <w:noProof/>
                <w:webHidden/>
                <w:rtl/>
              </w:rPr>
            </w:r>
            <w:r>
              <w:rPr>
                <w:noProof/>
                <w:webHidden/>
                <w:rtl/>
              </w:rPr>
              <w:fldChar w:fldCharType="separate"/>
            </w:r>
            <w:r w:rsidR="003251EA">
              <w:rPr>
                <w:noProof/>
                <w:webHidden/>
              </w:rPr>
              <w:t>16</w:t>
            </w:r>
            <w:r>
              <w:rPr>
                <w:noProof/>
                <w:webHidden/>
                <w:rtl/>
              </w:rPr>
              <w:fldChar w:fldCharType="end"/>
            </w:r>
          </w:hyperlink>
        </w:p>
        <w:p w14:paraId="0E2CAAED" w14:textId="3B4FD516" w:rsidR="00BF43E2" w:rsidRDefault="00BF43E2" w:rsidP="00BF43E2">
          <w:pPr>
            <w:pStyle w:val="TOC3"/>
            <w:tabs>
              <w:tab w:val="right" w:leader="dot" w:pos="9350"/>
            </w:tabs>
            <w:bidi w:val="0"/>
            <w:rPr>
              <w:rFonts w:cstheme="minorBidi"/>
              <w:i w:val="0"/>
              <w:iCs w:val="0"/>
              <w:noProof/>
              <w:sz w:val="22"/>
              <w:szCs w:val="22"/>
              <w:rtl/>
            </w:rPr>
          </w:pPr>
          <w:hyperlink w:anchor="_Toc114469887" w:history="1">
            <w:r w:rsidRPr="00A52F21">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Toc114469887 \h</w:instrText>
            </w:r>
            <w:r>
              <w:rPr>
                <w:noProof/>
                <w:webHidden/>
                <w:rtl/>
              </w:rPr>
              <w:instrText xml:space="preserve"> </w:instrText>
            </w:r>
            <w:r>
              <w:rPr>
                <w:noProof/>
                <w:webHidden/>
                <w:rtl/>
              </w:rPr>
            </w:r>
            <w:r>
              <w:rPr>
                <w:noProof/>
                <w:webHidden/>
                <w:rtl/>
              </w:rPr>
              <w:fldChar w:fldCharType="separate"/>
            </w:r>
            <w:r w:rsidR="003251EA">
              <w:rPr>
                <w:noProof/>
                <w:webHidden/>
              </w:rPr>
              <w:t>17</w:t>
            </w:r>
            <w:r>
              <w:rPr>
                <w:noProof/>
                <w:webHidden/>
                <w:rtl/>
              </w:rPr>
              <w:fldChar w:fldCharType="end"/>
            </w:r>
          </w:hyperlink>
        </w:p>
        <w:p w14:paraId="62A5EC76" w14:textId="3EE5542D" w:rsidR="00BF43E2" w:rsidRDefault="00BF43E2" w:rsidP="00BF43E2">
          <w:pPr>
            <w:pStyle w:val="TOC3"/>
            <w:tabs>
              <w:tab w:val="right" w:leader="dot" w:pos="9350"/>
            </w:tabs>
            <w:bidi w:val="0"/>
            <w:rPr>
              <w:rFonts w:cstheme="minorBidi"/>
              <w:i w:val="0"/>
              <w:iCs w:val="0"/>
              <w:noProof/>
              <w:sz w:val="22"/>
              <w:szCs w:val="22"/>
              <w:rtl/>
            </w:rPr>
          </w:pPr>
          <w:hyperlink w:anchor="_Toc114469888" w:history="1">
            <w:r w:rsidRPr="00A52F21">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Toc114469888 \h</w:instrText>
            </w:r>
            <w:r>
              <w:rPr>
                <w:noProof/>
                <w:webHidden/>
                <w:rtl/>
              </w:rPr>
              <w:instrText xml:space="preserve"> </w:instrText>
            </w:r>
            <w:r>
              <w:rPr>
                <w:noProof/>
                <w:webHidden/>
                <w:rtl/>
              </w:rPr>
            </w:r>
            <w:r>
              <w:rPr>
                <w:noProof/>
                <w:webHidden/>
                <w:rtl/>
              </w:rPr>
              <w:fldChar w:fldCharType="separate"/>
            </w:r>
            <w:r w:rsidR="003251EA">
              <w:rPr>
                <w:noProof/>
                <w:webHidden/>
              </w:rPr>
              <w:t>19</w:t>
            </w:r>
            <w:r>
              <w:rPr>
                <w:noProof/>
                <w:webHidden/>
                <w:rtl/>
              </w:rPr>
              <w:fldChar w:fldCharType="end"/>
            </w:r>
          </w:hyperlink>
        </w:p>
        <w:p w14:paraId="126D44B6" w14:textId="37AFB0BF" w:rsidR="00BF43E2" w:rsidRDefault="00BF43E2" w:rsidP="00BF43E2">
          <w:pPr>
            <w:pStyle w:val="TOC2"/>
            <w:rPr>
              <w:rFonts w:cstheme="minorBidi"/>
              <w:smallCaps w:val="0"/>
              <w:noProof/>
              <w:sz w:val="22"/>
              <w:szCs w:val="22"/>
              <w:rtl/>
            </w:rPr>
          </w:pPr>
          <w:hyperlink w:anchor="_Toc114469889" w:history="1">
            <w:r w:rsidRPr="00A52F21">
              <w:rPr>
                <w:rStyle w:val="Hyperlink"/>
                <w:noProof/>
                <w:lang w:bidi="ar-SA"/>
              </w:rPr>
              <w:t>Pilot Experiment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Toc114469889 \h</w:instrText>
            </w:r>
            <w:r>
              <w:rPr>
                <w:noProof/>
                <w:webHidden/>
                <w:rtl/>
              </w:rPr>
              <w:instrText xml:space="preserve"> </w:instrText>
            </w:r>
            <w:r>
              <w:rPr>
                <w:noProof/>
                <w:webHidden/>
                <w:rtl/>
              </w:rPr>
            </w:r>
            <w:r>
              <w:rPr>
                <w:noProof/>
                <w:webHidden/>
                <w:rtl/>
              </w:rPr>
              <w:fldChar w:fldCharType="separate"/>
            </w:r>
            <w:r w:rsidR="003251EA">
              <w:rPr>
                <w:noProof/>
                <w:webHidden/>
              </w:rPr>
              <w:t>20</w:t>
            </w:r>
            <w:r>
              <w:rPr>
                <w:noProof/>
                <w:webHidden/>
                <w:rtl/>
              </w:rPr>
              <w:fldChar w:fldCharType="end"/>
            </w:r>
          </w:hyperlink>
        </w:p>
        <w:p w14:paraId="04F1A56E" w14:textId="5CCA4117" w:rsidR="00BF43E2" w:rsidRDefault="00BF43E2" w:rsidP="00BF43E2">
          <w:pPr>
            <w:pStyle w:val="TOC3"/>
            <w:tabs>
              <w:tab w:val="right" w:leader="dot" w:pos="9350"/>
            </w:tabs>
            <w:bidi w:val="0"/>
            <w:rPr>
              <w:rFonts w:cstheme="minorBidi"/>
              <w:i w:val="0"/>
              <w:iCs w:val="0"/>
              <w:noProof/>
              <w:sz w:val="22"/>
              <w:szCs w:val="22"/>
              <w:rtl/>
            </w:rPr>
          </w:pPr>
          <w:hyperlink w:anchor="_Toc114469890" w:history="1">
            <w:r w:rsidRPr="00A52F21">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Toc114469890 \h</w:instrText>
            </w:r>
            <w:r>
              <w:rPr>
                <w:noProof/>
                <w:webHidden/>
                <w:rtl/>
              </w:rPr>
              <w:instrText xml:space="preserve"> </w:instrText>
            </w:r>
            <w:r>
              <w:rPr>
                <w:noProof/>
                <w:webHidden/>
                <w:rtl/>
              </w:rPr>
            </w:r>
            <w:r>
              <w:rPr>
                <w:noProof/>
                <w:webHidden/>
                <w:rtl/>
              </w:rPr>
              <w:fldChar w:fldCharType="separate"/>
            </w:r>
            <w:r w:rsidR="003251EA">
              <w:rPr>
                <w:noProof/>
                <w:webHidden/>
              </w:rPr>
              <w:t>20</w:t>
            </w:r>
            <w:r>
              <w:rPr>
                <w:noProof/>
                <w:webHidden/>
                <w:rtl/>
              </w:rPr>
              <w:fldChar w:fldCharType="end"/>
            </w:r>
          </w:hyperlink>
        </w:p>
        <w:p w14:paraId="45641FFD" w14:textId="075131FF" w:rsidR="00BF43E2" w:rsidRDefault="00BF43E2" w:rsidP="00BF43E2">
          <w:pPr>
            <w:pStyle w:val="TOC4"/>
            <w:tabs>
              <w:tab w:val="right" w:leader="dot" w:pos="9350"/>
            </w:tabs>
            <w:bidi w:val="0"/>
            <w:rPr>
              <w:rFonts w:cstheme="minorBidi"/>
              <w:noProof/>
              <w:sz w:val="22"/>
              <w:szCs w:val="22"/>
              <w:rtl/>
            </w:rPr>
          </w:pPr>
          <w:hyperlink w:anchor="_Toc114469891" w:history="1">
            <w:r w:rsidRPr="00A52F21">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Toc114469891 \h</w:instrText>
            </w:r>
            <w:r>
              <w:rPr>
                <w:noProof/>
                <w:webHidden/>
                <w:rtl/>
              </w:rPr>
              <w:instrText xml:space="preserve"> </w:instrText>
            </w:r>
            <w:r>
              <w:rPr>
                <w:noProof/>
                <w:webHidden/>
                <w:rtl/>
              </w:rPr>
            </w:r>
            <w:r>
              <w:rPr>
                <w:noProof/>
                <w:webHidden/>
                <w:rtl/>
              </w:rPr>
              <w:fldChar w:fldCharType="separate"/>
            </w:r>
            <w:r w:rsidR="003251EA">
              <w:rPr>
                <w:noProof/>
                <w:webHidden/>
              </w:rPr>
              <w:t>20</w:t>
            </w:r>
            <w:r>
              <w:rPr>
                <w:noProof/>
                <w:webHidden/>
                <w:rtl/>
              </w:rPr>
              <w:fldChar w:fldCharType="end"/>
            </w:r>
          </w:hyperlink>
        </w:p>
        <w:p w14:paraId="2D2BFB23" w14:textId="4810BE0A" w:rsidR="00BF43E2" w:rsidRDefault="00BF43E2" w:rsidP="00BF43E2">
          <w:pPr>
            <w:pStyle w:val="TOC3"/>
            <w:tabs>
              <w:tab w:val="right" w:leader="dot" w:pos="9350"/>
            </w:tabs>
            <w:bidi w:val="0"/>
            <w:rPr>
              <w:rFonts w:cstheme="minorBidi"/>
              <w:i w:val="0"/>
              <w:iCs w:val="0"/>
              <w:noProof/>
              <w:sz w:val="22"/>
              <w:szCs w:val="22"/>
              <w:rtl/>
            </w:rPr>
          </w:pPr>
          <w:hyperlink w:anchor="_Toc114469892" w:history="1">
            <w:r w:rsidRPr="00A52F21">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Toc114469892 \h</w:instrText>
            </w:r>
            <w:r>
              <w:rPr>
                <w:noProof/>
                <w:webHidden/>
                <w:rtl/>
              </w:rPr>
              <w:instrText xml:space="preserve"> </w:instrText>
            </w:r>
            <w:r>
              <w:rPr>
                <w:noProof/>
                <w:webHidden/>
                <w:rtl/>
              </w:rPr>
            </w:r>
            <w:r>
              <w:rPr>
                <w:noProof/>
                <w:webHidden/>
                <w:rtl/>
              </w:rPr>
              <w:fldChar w:fldCharType="separate"/>
            </w:r>
            <w:r w:rsidR="003251EA">
              <w:rPr>
                <w:noProof/>
                <w:webHidden/>
              </w:rPr>
              <w:t>21</w:t>
            </w:r>
            <w:r>
              <w:rPr>
                <w:noProof/>
                <w:webHidden/>
                <w:rtl/>
              </w:rPr>
              <w:fldChar w:fldCharType="end"/>
            </w:r>
          </w:hyperlink>
        </w:p>
        <w:p w14:paraId="0B4E3979" w14:textId="41BD503C" w:rsidR="00BF43E2" w:rsidRDefault="00BF43E2" w:rsidP="00BF43E2">
          <w:pPr>
            <w:pStyle w:val="TOC3"/>
            <w:tabs>
              <w:tab w:val="right" w:leader="dot" w:pos="9350"/>
            </w:tabs>
            <w:bidi w:val="0"/>
            <w:rPr>
              <w:rFonts w:cstheme="minorBidi"/>
              <w:i w:val="0"/>
              <w:iCs w:val="0"/>
              <w:noProof/>
              <w:sz w:val="22"/>
              <w:szCs w:val="22"/>
              <w:rtl/>
            </w:rPr>
          </w:pPr>
          <w:hyperlink w:anchor="_Toc114469893" w:history="1">
            <w:r w:rsidRPr="00A52F21">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Toc114469893 \h</w:instrText>
            </w:r>
            <w:r>
              <w:rPr>
                <w:noProof/>
                <w:webHidden/>
                <w:rtl/>
              </w:rPr>
              <w:instrText xml:space="preserve"> </w:instrText>
            </w:r>
            <w:r>
              <w:rPr>
                <w:noProof/>
                <w:webHidden/>
                <w:rtl/>
              </w:rPr>
            </w:r>
            <w:r>
              <w:rPr>
                <w:noProof/>
                <w:webHidden/>
                <w:rtl/>
              </w:rPr>
              <w:fldChar w:fldCharType="separate"/>
            </w:r>
            <w:r w:rsidR="003251EA">
              <w:rPr>
                <w:noProof/>
                <w:webHidden/>
              </w:rPr>
              <w:t>21</w:t>
            </w:r>
            <w:r>
              <w:rPr>
                <w:noProof/>
                <w:webHidden/>
                <w:rtl/>
              </w:rPr>
              <w:fldChar w:fldCharType="end"/>
            </w:r>
          </w:hyperlink>
        </w:p>
        <w:p w14:paraId="52FF7C92" w14:textId="432D98D1" w:rsidR="00BF43E2" w:rsidRDefault="00BF43E2" w:rsidP="00BF43E2">
          <w:pPr>
            <w:pStyle w:val="TOC3"/>
            <w:tabs>
              <w:tab w:val="right" w:leader="dot" w:pos="9350"/>
            </w:tabs>
            <w:bidi w:val="0"/>
            <w:rPr>
              <w:rFonts w:cstheme="minorBidi"/>
              <w:i w:val="0"/>
              <w:iCs w:val="0"/>
              <w:noProof/>
              <w:sz w:val="22"/>
              <w:szCs w:val="22"/>
              <w:rtl/>
            </w:rPr>
          </w:pPr>
          <w:hyperlink w:anchor="_Toc114469894" w:history="1">
            <w:r w:rsidRPr="00A52F21">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Toc114469894 \h</w:instrText>
            </w:r>
            <w:r>
              <w:rPr>
                <w:noProof/>
                <w:webHidden/>
                <w:rtl/>
              </w:rPr>
              <w:instrText xml:space="preserve"> </w:instrText>
            </w:r>
            <w:r>
              <w:rPr>
                <w:noProof/>
                <w:webHidden/>
                <w:rtl/>
              </w:rPr>
            </w:r>
            <w:r>
              <w:rPr>
                <w:noProof/>
                <w:webHidden/>
                <w:rtl/>
              </w:rPr>
              <w:fldChar w:fldCharType="separate"/>
            </w:r>
            <w:r w:rsidR="003251EA">
              <w:rPr>
                <w:noProof/>
                <w:webHidden/>
              </w:rPr>
              <w:t>22</w:t>
            </w:r>
            <w:r>
              <w:rPr>
                <w:noProof/>
                <w:webHidden/>
                <w:rtl/>
              </w:rPr>
              <w:fldChar w:fldCharType="end"/>
            </w:r>
          </w:hyperlink>
        </w:p>
        <w:p w14:paraId="2E5ACDEC" w14:textId="5782748C" w:rsidR="00BF43E2" w:rsidRDefault="00BF43E2" w:rsidP="00BF43E2">
          <w:pPr>
            <w:pStyle w:val="TOC3"/>
            <w:tabs>
              <w:tab w:val="right" w:leader="dot" w:pos="9350"/>
            </w:tabs>
            <w:bidi w:val="0"/>
            <w:rPr>
              <w:rFonts w:cstheme="minorBidi"/>
              <w:i w:val="0"/>
              <w:iCs w:val="0"/>
              <w:noProof/>
              <w:sz w:val="22"/>
              <w:szCs w:val="22"/>
              <w:rtl/>
            </w:rPr>
          </w:pPr>
          <w:hyperlink w:anchor="_Toc114469895" w:history="1">
            <w:r w:rsidRPr="00A52F21">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Toc114469895 \h</w:instrText>
            </w:r>
            <w:r>
              <w:rPr>
                <w:noProof/>
                <w:webHidden/>
                <w:rtl/>
              </w:rPr>
              <w:instrText xml:space="preserve"> </w:instrText>
            </w:r>
            <w:r>
              <w:rPr>
                <w:noProof/>
                <w:webHidden/>
                <w:rtl/>
              </w:rPr>
            </w:r>
            <w:r>
              <w:rPr>
                <w:noProof/>
                <w:webHidden/>
                <w:rtl/>
              </w:rPr>
              <w:fldChar w:fldCharType="separate"/>
            </w:r>
            <w:r w:rsidR="003251EA">
              <w:rPr>
                <w:noProof/>
                <w:webHidden/>
              </w:rPr>
              <w:t>23</w:t>
            </w:r>
            <w:r>
              <w:rPr>
                <w:noProof/>
                <w:webHidden/>
                <w:rtl/>
              </w:rPr>
              <w:fldChar w:fldCharType="end"/>
            </w:r>
          </w:hyperlink>
        </w:p>
        <w:p w14:paraId="6C9AAB40" w14:textId="0FF19A8F" w:rsidR="00BF43E2" w:rsidRDefault="00BF43E2" w:rsidP="00BF43E2">
          <w:pPr>
            <w:pStyle w:val="TOC2"/>
            <w:rPr>
              <w:rFonts w:cstheme="minorBidi"/>
              <w:smallCaps w:val="0"/>
              <w:noProof/>
              <w:sz w:val="22"/>
              <w:szCs w:val="22"/>
              <w:rtl/>
            </w:rPr>
          </w:pPr>
          <w:hyperlink w:anchor="_Toc114469896" w:history="1">
            <w:r w:rsidRPr="00A52F21">
              <w:rPr>
                <w:rStyle w:val="Hyperlink"/>
                <w:noProof/>
                <w:lang w:bidi="ar-SA"/>
              </w:rPr>
              <w:t>Pilot Experiment 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Toc114469896 \h</w:instrText>
            </w:r>
            <w:r>
              <w:rPr>
                <w:noProof/>
                <w:webHidden/>
                <w:rtl/>
              </w:rPr>
              <w:instrText xml:space="preserve"> </w:instrText>
            </w:r>
            <w:r>
              <w:rPr>
                <w:noProof/>
                <w:webHidden/>
                <w:rtl/>
              </w:rPr>
            </w:r>
            <w:r>
              <w:rPr>
                <w:noProof/>
                <w:webHidden/>
                <w:rtl/>
              </w:rPr>
              <w:fldChar w:fldCharType="separate"/>
            </w:r>
            <w:r w:rsidR="003251EA">
              <w:rPr>
                <w:noProof/>
                <w:webHidden/>
              </w:rPr>
              <w:t>24</w:t>
            </w:r>
            <w:r>
              <w:rPr>
                <w:noProof/>
                <w:webHidden/>
                <w:rtl/>
              </w:rPr>
              <w:fldChar w:fldCharType="end"/>
            </w:r>
          </w:hyperlink>
        </w:p>
        <w:p w14:paraId="04A8B243" w14:textId="546AA4A0" w:rsidR="00BF43E2" w:rsidRDefault="00BF43E2" w:rsidP="00BF43E2">
          <w:pPr>
            <w:pStyle w:val="TOC3"/>
            <w:tabs>
              <w:tab w:val="right" w:leader="dot" w:pos="9350"/>
            </w:tabs>
            <w:bidi w:val="0"/>
            <w:rPr>
              <w:rFonts w:cstheme="minorBidi"/>
              <w:i w:val="0"/>
              <w:iCs w:val="0"/>
              <w:noProof/>
              <w:sz w:val="22"/>
              <w:szCs w:val="22"/>
              <w:rtl/>
            </w:rPr>
          </w:pPr>
          <w:hyperlink w:anchor="_Toc114469897" w:history="1">
            <w:r w:rsidRPr="00A52F21">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Toc114469897 \h</w:instrText>
            </w:r>
            <w:r>
              <w:rPr>
                <w:noProof/>
                <w:webHidden/>
                <w:rtl/>
              </w:rPr>
              <w:instrText xml:space="preserve"> </w:instrText>
            </w:r>
            <w:r>
              <w:rPr>
                <w:noProof/>
                <w:webHidden/>
                <w:rtl/>
              </w:rPr>
            </w:r>
            <w:r>
              <w:rPr>
                <w:noProof/>
                <w:webHidden/>
                <w:rtl/>
              </w:rPr>
              <w:fldChar w:fldCharType="separate"/>
            </w:r>
            <w:r w:rsidR="003251EA">
              <w:rPr>
                <w:noProof/>
                <w:webHidden/>
              </w:rPr>
              <w:t>24</w:t>
            </w:r>
            <w:r>
              <w:rPr>
                <w:noProof/>
                <w:webHidden/>
                <w:rtl/>
              </w:rPr>
              <w:fldChar w:fldCharType="end"/>
            </w:r>
          </w:hyperlink>
        </w:p>
        <w:p w14:paraId="56CB5921" w14:textId="4FFDA605" w:rsidR="00BF43E2" w:rsidRDefault="00BF43E2" w:rsidP="00BF43E2">
          <w:pPr>
            <w:pStyle w:val="TOC4"/>
            <w:tabs>
              <w:tab w:val="right" w:leader="dot" w:pos="9350"/>
            </w:tabs>
            <w:bidi w:val="0"/>
            <w:rPr>
              <w:rFonts w:cstheme="minorBidi"/>
              <w:noProof/>
              <w:sz w:val="22"/>
              <w:szCs w:val="22"/>
              <w:rtl/>
            </w:rPr>
          </w:pPr>
          <w:hyperlink w:anchor="_Toc114469898" w:history="1">
            <w:r w:rsidRPr="00A52F21">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Toc114469898 \h</w:instrText>
            </w:r>
            <w:r>
              <w:rPr>
                <w:noProof/>
                <w:webHidden/>
                <w:rtl/>
              </w:rPr>
              <w:instrText xml:space="preserve"> </w:instrText>
            </w:r>
            <w:r>
              <w:rPr>
                <w:noProof/>
                <w:webHidden/>
                <w:rtl/>
              </w:rPr>
            </w:r>
            <w:r>
              <w:rPr>
                <w:noProof/>
                <w:webHidden/>
                <w:rtl/>
              </w:rPr>
              <w:fldChar w:fldCharType="separate"/>
            </w:r>
            <w:r w:rsidR="003251EA">
              <w:rPr>
                <w:noProof/>
                <w:webHidden/>
              </w:rPr>
              <w:t>24</w:t>
            </w:r>
            <w:r>
              <w:rPr>
                <w:noProof/>
                <w:webHidden/>
                <w:rtl/>
              </w:rPr>
              <w:fldChar w:fldCharType="end"/>
            </w:r>
          </w:hyperlink>
        </w:p>
        <w:p w14:paraId="522727F2" w14:textId="5FEF24C9" w:rsidR="00BF43E2" w:rsidRDefault="00BF43E2" w:rsidP="00BF43E2">
          <w:pPr>
            <w:pStyle w:val="TOC3"/>
            <w:tabs>
              <w:tab w:val="right" w:leader="dot" w:pos="9350"/>
            </w:tabs>
            <w:bidi w:val="0"/>
            <w:rPr>
              <w:rFonts w:cstheme="minorBidi"/>
              <w:i w:val="0"/>
              <w:iCs w:val="0"/>
              <w:noProof/>
              <w:sz w:val="22"/>
              <w:szCs w:val="22"/>
              <w:rtl/>
            </w:rPr>
          </w:pPr>
          <w:hyperlink w:anchor="_Toc114469899" w:history="1">
            <w:r w:rsidRPr="00A52F21">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Toc114469899 \h</w:instrText>
            </w:r>
            <w:r>
              <w:rPr>
                <w:noProof/>
                <w:webHidden/>
                <w:rtl/>
              </w:rPr>
              <w:instrText xml:space="preserve"> </w:instrText>
            </w:r>
            <w:r>
              <w:rPr>
                <w:noProof/>
                <w:webHidden/>
                <w:rtl/>
              </w:rPr>
            </w:r>
            <w:r>
              <w:rPr>
                <w:noProof/>
                <w:webHidden/>
                <w:rtl/>
              </w:rPr>
              <w:fldChar w:fldCharType="separate"/>
            </w:r>
            <w:r w:rsidR="003251EA">
              <w:rPr>
                <w:noProof/>
                <w:webHidden/>
              </w:rPr>
              <w:t>24</w:t>
            </w:r>
            <w:r>
              <w:rPr>
                <w:noProof/>
                <w:webHidden/>
                <w:rtl/>
              </w:rPr>
              <w:fldChar w:fldCharType="end"/>
            </w:r>
          </w:hyperlink>
        </w:p>
        <w:p w14:paraId="43344A67" w14:textId="1C26E997" w:rsidR="00BF43E2" w:rsidRDefault="00BF43E2" w:rsidP="00BF43E2">
          <w:pPr>
            <w:pStyle w:val="TOC3"/>
            <w:tabs>
              <w:tab w:val="right" w:leader="dot" w:pos="9350"/>
            </w:tabs>
            <w:bidi w:val="0"/>
            <w:rPr>
              <w:rFonts w:cstheme="minorBidi"/>
              <w:i w:val="0"/>
              <w:iCs w:val="0"/>
              <w:noProof/>
              <w:sz w:val="22"/>
              <w:szCs w:val="22"/>
              <w:rtl/>
            </w:rPr>
          </w:pPr>
          <w:hyperlink w:anchor="_Toc114469900" w:history="1">
            <w:r w:rsidRPr="00A52F21">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Toc114469900 \h</w:instrText>
            </w:r>
            <w:r>
              <w:rPr>
                <w:noProof/>
                <w:webHidden/>
                <w:rtl/>
              </w:rPr>
              <w:instrText xml:space="preserve"> </w:instrText>
            </w:r>
            <w:r>
              <w:rPr>
                <w:noProof/>
                <w:webHidden/>
                <w:rtl/>
              </w:rPr>
            </w:r>
            <w:r>
              <w:rPr>
                <w:noProof/>
                <w:webHidden/>
                <w:rtl/>
              </w:rPr>
              <w:fldChar w:fldCharType="separate"/>
            </w:r>
            <w:r w:rsidR="003251EA">
              <w:rPr>
                <w:noProof/>
                <w:webHidden/>
              </w:rPr>
              <w:t>25</w:t>
            </w:r>
            <w:r>
              <w:rPr>
                <w:noProof/>
                <w:webHidden/>
                <w:rtl/>
              </w:rPr>
              <w:fldChar w:fldCharType="end"/>
            </w:r>
          </w:hyperlink>
        </w:p>
        <w:p w14:paraId="481722F1" w14:textId="61D379B8" w:rsidR="00BF43E2" w:rsidRDefault="00BF43E2" w:rsidP="00BF43E2">
          <w:pPr>
            <w:pStyle w:val="TOC3"/>
            <w:tabs>
              <w:tab w:val="right" w:leader="dot" w:pos="9350"/>
            </w:tabs>
            <w:bidi w:val="0"/>
            <w:rPr>
              <w:rFonts w:cstheme="minorBidi"/>
              <w:i w:val="0"/>
              <w:iCs w:val="0"/>
              <w:noProof/>
              <w:sz w:val="22"/>
              <w:szCs w:val="22"/>
              <w:rtl/>
            </w:rPr>
          </w:pPr>
          <w:hyperlink w:anchor="_Toc114469901" w:history="1">
            <w:r w:rsidRPr="00A52F21">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Toc114469901 \h</w:instrText>
            </w:r>
            <w:r>
              <w:rPr>
                <w:noProof/>
                <w:webHidden/>
                <w:rtl/>
              </w:rPr>
              <w:instrText xml:space="preserve"> </w:instrText>
            </w:r>
            <w:r>
              <w:rPr>
                <w:noProof/>
                <w:webHidden/>
                <w:rtl/>
              </w:rPr>
            </w:r>
            <w:r>
              <w:rPr>
                <w:noProof/>
                <w:webHidden/>
                <w:rtl/>
              </w:rPr>
              <w:fldChar w:fldCharType="separate"/>
            </w:r>
            <w:r w:rsidR="003251EA">
              <w:rPr>
                <w:noProof/>
                <w:webHidden/>
              </w:rPr>
              <w:t>26</w:t>
            </w:r>
            <w:r>
              <w:rPr>
                <w:noProof/>
                <w:webHidden/>
                <w:rtl/>
              </w:rPr>
              <w:fldChar w:fldCharType="end"/>
            </w:r>
          </w:hyperlink>
        </w:p>
        <w:p w14:paraId="3AA44301" w14:textId="33FA51AC" w:rsidR="00BF43E2" w:rsidRDefault="00BF43E2" w:rsidP="00BF43E2">
          <w:pPr>
            <w:pStyle w:val="TOC2"/>
            <w:rPr>
              <w:rFonts w:cstheme="minorBidi"/>
              <w:smallCaps w:val="0"/>
              <w:noProof/>
              <w:sz w:val="22"/>
              <w:szCs w:val="22"/>
              <w:rtl/>
            </w:rPr>
          </w:pPr>
          <w:hyperlink w:anchor="_Toc114469902" w:history="1">
            <w:r w:rsidRPr="00A52F21">
              <w:rPr>
                <w:rStyle w:val="Hyperlink"/>
                <w:noProof/>
                <w:lang w:bidi="ar-SA"/>
              </w:rPr>
              <w:t>Experiment 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Toc114469902 \h</w:instrText>
            </w:r>
            <w:r>
              <w:rPr>
                <w:noProof/>
                <w:webHidden/>
                <w:rtl/>
              </w:rPr>
              <w:instrText xml:space="preserve"> </w:instrText>
            </w:r>
            <w:r>
              <w:rPr>
                <w:noProof/>
                <w:webHidden/>
                <w:rtl/>
              </w:rPr>
            </w:r>
            <w:r>
              <w:rPr>
                <w:noProof/>
                <w:webHidden/>
                <w:rtl/>
              </w:rPr>
              <w:fldChar w:fldCharType="separate"/>
            </w:r>
            <w:r w:rsidR="003251EA">
              <w:rPr>
                <w:noProof/>
                <w:webHidden/>
              </w:rPr>
              <w:t>27</w:t>
            </w:r>
            <w:r>
              <w:rPr>
                <w:noProof/>
                <w:webHidden/>
                <w:rtl/>
              </w:rPr>
              <w:fldChar w:fldCharType="end"/>
            </w:r>
          </w:hyperlink>
        </w:p>
        <w:p w14:paraId="4AAB53D5" w14:textId="3E3E1196" w:rsidR="00BF43E2" w:rsidRDefault="00BF43E2" w:rsidP="00BF43E2">
          <w:pPr>
            <w:pStyle w:val="TOC3"/>
            <w:tabs>
              <w:tab w:val="right" w:leader="dot" w:pos="9350"/>
            </w:tabs>
            <w:bidi w:val="0"/>
            <w:rPr>
              <w:rFonts w:cstheme="minorBidi"/>
              <w:i w:val="0"/>
              <w:iCs w:val="0"/>
              <w:noProof/>
              <w:sz w:val="22"/>
              <w:szCs w:val="22"/>
              <w:rtl/>
            </w:rPr>
          </w:pPr>
          <w:hyperlink w:anchor="_Toc114469903" w:history="1">
            <w:r w:rsidRPr="00A52F21">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Toc114469903 \h</w:instrText>
            </w:r>
            <w:r>
              <w:rPr>
                <w:noProof/>
                <w:webHidden/>
                <w:rtl/>
              </w:rPr>
              <w:instrText xml:space="preserve"> </w:instrText>
            </w:r>
            <w:r>
              <w:rPr>
                <w:noProof/>
                <w:webHidden/>
                <w:rtl/>
              </w:rPr>
            </w:r>
            <w:r>
              <w:rPr>
                <w:noProof/>
                <w:webHidden/>
                <w:rtl/>
              </w:rPr>
              <w:fldChar w:fldCharType="separate"/>
            </w:r>
            <w:r w:rsidR="003251EA">
              <w:rPr>
                <w:noProof/>
                <w:webHidden/>
              </w:rPr>
              <w:t>27</w:t>
            </w:r>
            <w:r>
              <w:rPr>
                <w:noProof/>
                <w:webHidden/>
                <w:rtl/>
              </w:rPr>
              <w:fldChar w:fldCharType="end"/>
            </w:r>
          </w:hyperlink>
        </w:p>
        <w:p w14:paraId="29BBDD62" w14:textId="1514328A" w:rsidR="00BF43E2" w:rsidRDefault="00BF43E2" w:rsidP="00BF43E2">
          <w:pPr>
            <w:pStyle w:val="TOC4"/>
            <w:tabs>
              <w:tab w:val="right" w:leader="dot" w:pos="9350"/>
            </w:tabs>
            <w:bidi w:val="0"/>
            <w:rPr>
              <w:rFonts w:cstheme="minorBidi"/>
              <w:noProof/>
              <w:sz w:val="22"/>
              <w:szCs w:val="22"/>
              <w:rtl/>
            </w:rPr>
          </w:pPr>
          <w:hyperlink w:anchor="_Toc114469904" w:history="1">
            <w:r w:rsidRPr="00A52F21">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Toc114469904 \h</w:instrText>
            </w:r>
            <w:r>
              <w:rPr>
                <w:noProof/>
                <w:webHidden/>
                <w:rtl/>
              </w:rPr>
              <w:instrText xml:space="preserve"> </w:instrText>
            </w:r>
            <w:r>
              <w:rPr>
                <w:noProof/>
                <w:webHidden/>
                <w:rtl/>
              </w:rPr>
            </w:r>
            <w:r>
              <w:rPr>
                <w:noProof/>
                <w:webHidden/>
                <w:rtl/>
              </w:rPr>
              <w:fldChar w:fldCharType="separate"/>
            </w:r>
            <w:r w:rsidR="003251EA">
              <w:rPr>
                <w:noProof/>
                <w:webHidden/>
              </w:rPr>
              <w:t>27</w:t>
            </w:r>
            <w:r>
              <w:rPr>
                <w:noProof/>
                <w:webHidden/>
                <w:rtl/>
              </w:rPr>
              <w:fldChar w:fldCharType="end"/>
            </w:r>
          </w:hyperlink>
        </w:p>
        <w:p w14:paraId="2728CBA0" w14:textId="2D393F50" w:rsidR="00BF43E2" w:rsidRDefault="00BF43E2" w:rsidP="00BF43E2">
          <w:pPr>
            <w:pStyle w:val="TOC3"/>
            <w:tabs>
              <w:tab w:val="right" w:leader="dot" w:pos="9350"/>
            </w:tabs>
            <w:bidi w:val="0"/>
            <w:rPr>
              <w:rFonts w:cstheme="minorBidi"/>
              <w:i w:val="0"/>
              <w:iCs w:val="0"/>
              <w:noProof/>
              <w:sz w:val="22"/>
              <w:szCs w:val="22"/>
              <w:rtl/>
            </w:rPr>
          </w:pPr>
          <w:hyperlink w:anchor="_Toc114469905" w:history="1">
            <w:r w:rsidRPr="00A52F21">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Toc114469905 \h</w:instrText>
            </w:r>
            <w:r>
              <w:rPr>
                <w:noProof/>
                <w:webHidden/>
                <w:rtl/>
              </w:rPr>
              <w:instrText xml:space="preserve"> </w:instrText>
            </w:r>
            <w:r>
              <w:rPr>
                <w:noProof/>
                <w:webHidden/>
                <w:rtl/>
              </w:rPr>
            </w:r>
            <w:r>
              <w:rPr>
                <w:noProof/>
                <w:webHidden/>
                <w:rtl/>
              </w:rPr>
              <w:fldChar w:fldCharType="separate"/>
            </w:r>
            <w:r w:rsidR="003251EA">
              <w:rPr>
                <w:noProof/>
                <w:webHidden/>
              </w:rPr>
              <w:t>28</w:t>
            </w:r>
            <w:r>
              <w:rPr>
                <w:noProof/>
                <w:webHidden/>
                <w:rtl/>
              </w:rPr>
              <w:fldChar w:fldCharType="end"/>
            </w:r>
          </w:hyperlink>
        </w:p>
        <w:p w14:paraId="6318767D" w14:textId="6712FFBF" w:rsidR="00BF43E2" w:rsidRDefault="00BF43E2" w:rsidP="00BF43E2">
          <w:pPr>
            <w:pStyle w:val="TOC3"/>
            <w:tabs>
              <w:tab w:val="right" w:leader="dot" w:pos="9350"/>
            </w:tabs>
            <w:bidi w:val="0"/>
            <w:rPr>
              <w:rFonts w:cstheme="minorBidi"/>
              <w:i w:val="0"/>
              <w:iCs w:val="0"/>
              <w:noProof/>
              <w:sz w:val="22"/>
              <w:szCs w:val="22"/>
              <w:rtl/>
            </w:rPr>
          </w:pPr>
          <w:hyperlink w:anchor="_Toc114469906" w:history="1">
            <w:r w:rsidRPr="00A52F21">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Toc114469906 \h</w:instrText>
            </w:r>
            <w:r>
              <w:rPr>
                <w:noProof/>
                <w:webHidden/>
                <w:rtl/>
              </w:rPr>
              <w:instrText xml:space="preserve"> </w:instrText>
            </w:r>
            <w:r>
              <w:rPr>
                <w:noProof/>
                <w:webHidden/>
                <w:rtl/>
              </w:rPr>
            </w:r>
            <w:r>
              <w:rPr>
                <w:noProof/>
                <w:webHidden/>
                <w:rtl/>
              </w:rPr>
              <w:fldChar w:fldCharType="separate"/>
            </w:r>
            <w:r w:rsidR="003251EA">
              <w:rPr>
                <w:noProof/>
                <w:webHidden/>
              </w:rPr>
              <w:t>29</w:t>
            </w:r>
            <w:r>
              <w:rPr>
                <w:noProof/>
                <w:webHidden/>
                <w:rtl/>
              </w:rPr>
              <w:fldChar w:fldCharType="end"/>
            </w:r>
          </w:hyperlink>
        </w:p>
        <w:p w14:paraId="3C86908C" w14:textId="596E8A88" w:rsidR="00BF43E2" w:rsidRDefault="00BF43E2" w:rsidP="00BF43E2">
          <w:pPr>
            <w:pStyle w:val="TOC3"/>
            <w:tabs>
              <w:tab w:val="right" w:leader="dot" w:pos="9350"/>
            </w:tabs>
            <w:bidi w:val="0"/>
            <w:rPr>
              <w:rFonts w:cstheme="minorBidi"/>
              <w:i w:val="0"/>
              <w:iCs w:val="0"/>
              <w:noProof/>
              <w:sz w:val="22"/>
              <w:szCs w:val="22"/>
              <w:rtl/>
            </w:rPr>
          </w:pPr>
          <w:hyperlink w:anchor="_Toc114469907" w:history="1">
            <w:r w:rsidRPr="00A52F21">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Toc114469907 \h</w:instrText>
            </w:r>
            <w:r>
              <w:rPr>
                <w:noProof/>
                <w:webHidden/>
                <w:rtl/>
              </w:rPr>
              <w:instrText xml:space="preserve"> </w:instrText>
            </w:r>
            <w:r>
              <w:rPr>
                <w:noProof/>
                <w:webHidden/>
                <w:rtl/>
              </w:rPr>
            </w:r>
            <w:r>
              <w:rPr>
                <w:noProof/>
                <w:webHidden/>
                <w:rtl/>
              </w:rPr>
              <w:fldChar w:fldCharType="separate"/>
            </w:r>
            <w:r w:rsidR="003251EA">
              <w:rPr>
                <w:noProof/>
                <w:webHidden/>
              </w:rPr>
              <w:t>29</w:t>
            </w:r>
            <w:r>
              <w:rPr>
                <w:noProof/>
                <w:webHidden/>
                <w:rtl/>
              </w:rPr>
              <w:fldChar w:fldCharType="end"/>
            </w:r>
          </w:hyperlink>
        </w:p>
        <w:p w14:paraId="11641D5C" w14:textId="2E12D182" w:rsidR="00BF43E2" w:rsidRDefault="00BF43E2" w:rsidP="00BF43E2">
          <w:pPr>
            <w:pStyle w:val="TOC3"/>
            <w:tabs>
              <w:tab w:val="right" w:leader="dot" w:pos="9350"/>
            </w:tabs>
            <w:bidi w:val="0"/>
            <w:rPr>
              <w:rFonts w:cstheme="minorBidi"/>
              <w:i w:val="0"/>
              <w:iCs w:val="0"/>
              <w:noProof/>
              <w:sz w:val="22"/>
              <w:szCs w:val="22"/>
              <w:rtl/>
            </w:rPr>
          </w:pPr>
          <w:hyperlink w:anchor="_Toc114469908" w:history="1">
            <w:r w:rsidRPr="00A52F21">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Toc114469908 \h</w:instrText>
            </w:r>
            <w:r>
              <w:rPr>
                <w:noProof/>
                <w:webHidden/>
                <w:rtl/>
              </w:rPr>
              <w:instrText xml:space="preserve"> </w:instrText>
            </w:r>
            <w:r>
              <w:rPr>
                <w:noProof/>
                <w:webHidden/>
                <w:rtl/>
              </w:rPr>
            </w:r>
            <w:r>
              <w:rPr>
                <w:noProof/>
                <w:webHidden/>
                <w:rtl/>
              </w:rPr>
              <w:fldChar w:fldCharType="separate"/>
            </w:r>
            <w:r w:rsidR="003251EA">
              <w:rPr>
                <w:noProof/>
                <w:webHidden/>
              </w:rPr>
              <w:t>31</w:t>
            </w:r>
            <w:r>
              <w:rPr>
                <w:noProof/>
                <w:webHidden/>
                <w:rtl/>
              </w:rPr>
              <w:fldChar w:fldCharType="end"/>
            </w:r>
          </w:hyperlink>
        </w:p>
        <w:p w14:paraId="48C7055F" w14:textId="4217E801" w:rsidR="00BF43E2" w:rsidRDefault="00BF43E2" w:rsidP="00BF43E2">
          <w:pPr>
            <w:pStyle w:val="TOC2"/>
            <w:rPr>
              <w:rFonts w:cstheme="minorBidi"/>
              <w:smallCaps w:val="0"/>
              <w:noProof/>
              <w:sz w:val="22"/>
              <w:szCs w:val="22"/>
              <w:rtl/>
            </w:rPr>
          </w:pPr>
          <w:hyperlink w:anchor="_Toc114469909" w:history="1">
            <w:r w:rsidRPr="00A52F21">
              <w:rPr>
                <w:rStyle w:val="Hyperlink"/>
                <w:noProof/>
                <w:lang w:bidi="ar-SA"/>
              </w:rPr>
              <w:t>General 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Toc114469909 \h</w:instrText>
            </w:r>
            <w:r>
              <w:rPr>
                <w:noProof/>
                <w:webHidden/>
                <w:rtl/>
              </w:rPr>
              <w:instrText xml:space="preserve"> </w:instrText>
            </w:r>
            <w:r>
              <w:rPr>
                <w:noProof/>
                <w:webHidden/>
                <w:rtl/>
              </w:rPr>
            </w:r>
            <w:r>
              <w:rPr>
                <w:noProof/>
                <w:webHidden/>
                <w:rtl/>
              </w:rPr>
              <w:fldChar w:fldCharType="separate"/>
            </w:r>
            <w:r w:rsidR="003251EA">
              <w:rPr>
                <w:noProof/>
                <w:webHidden/>
              </w:rPr>
              <w:t>32</w:t>
            </w:r>
            <w:r>
              <w:rPr>
                <w:noProof/>
                <w:webHidden/>
                <w:rtl/>
              </w:rPr>
              <w:fldChar w:fldCharType="end"/>
            </w:r>
          </w:hyperlink>
        </w:p>
        <w:p w14:paraId="1625FB22" w14:textId="013804E4" w:rsidR="00BF43E2" w:rsidRDefault="00BF43E2" w:rsidP="00BF43E2">
          <w:pPr>
            <w:pStyle w:val="TOC2"/>
            <w:rPr>
              <w:rFonts w:cstheme="minorBidi"/>
              <w:smallCaps w:val="0"/>
              <w:noProof/>
              <w:sz w:val="22"/>
              <w:szCs w:val="22"/>
              <w:rtl/>
            </w:rPr>
          </w:pPr>
          <w:hyperlink w:anchor="_Toc114469910" w:history="1">
            <w:r w:rsidRPr="00A52F21">
              <w:rPr>
                <w:rStyle w:val="Hyperlink"/>
                <w:noProof/>
                <w:lang w:bidi="ar-SA"/>
              </w:rPr>
              <w:t>Supplementary materials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Toc114469910 \h</w:instrText>
            </w:r>
            <w:r>
              <w:rPr>
                <w:noProof/>
                <w:webHidden/>
                <w:rtl/>
              </w:rPr>
              <w:instrText xml:space="preserve"> </w:instrText>
            </w:r>
            <w:r>
              <w:rPr>
                <w:noProof/>
                <w:webHidden/>
                <w:rtl/>
              </w:rPr>
            </w:r>
            <w:r>
              <w:rPr>
                <w:noProof/>
                <w:webHidden/>
                <w:rtl/>
              </w:rPr>
              <w:fldChar w:fldCharType="separate"/>
            </w:r>
            <w:r w:rsidR="003251EA">
              <w:rPr>
                <w:noProof/>
                <w:webHidden/>
              </w:rPr>
              <w:t>37</w:t>
            </w:r>
            <w:r>
              <w:rPr>
                <w:noProof/>
                <w:webHidden/>
                <w:rtl/>
              </w:rPr>
              <w:fldChar w:fldCharType="end"/>
            </w:r>
          </w:hyperlink>
        </w:p>
        <w:p w14:paraId="4A20173A" w14:textId="3C2A8A33" w:rsidR="00BF43E2" w:rsidRDefault="00BF43E2" w:rsidP="00BF43E2">
          <w:pPr>
            <w:pStyle w:val="TOC2"/>
            <w:rPr>
              <w:rFonts w:cstheme="minorBidi"/>
              <w:smallCaps w:val="0"/>
              <w:noProof/>
              <w:sz w:val="22"/>
              <w:szCs w:val="22"/>
              <w:rtl/>
            </w:rPr>
          </w:pPr>
          <w:hyperlink w:anchor="_Toc114469911" w:history="1">
            <w:r w:rsidRPr="00A52F21">
              <w:rPr>
                <w:rStyle w:val="Hyperlink"/>
                <w:noProof/>
                <w:lang w:bidi="ar-SA"/>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Toc114469911 \h</w:instrText>
            </w:r>
            <w:r>
              <w:rPr>
                <w:noProof/>
                <w:webHidden/>
                <w:rtl/>
              </w:rPr>
              <w:instrText xml:space="preserve"> </w:instrText>
            </w:r>
            <w:r>
              <w:rPr>
                <w:noProof/>
                <w:webHidden/>
                <w:rtl/>
              </w:rPr>
            </w:r>
            <w:r>
              <w:rPr>
                <w:noProof/>
                <w:webHidden/>
                <w:rtl/>
              </w:rPr>
              <w:fldChar w:fldCharType="separate"/>
            </w:r>
            <w:r w:rsidR="003251EA">
              <w:rPr>
                <w:noProof/>
                <w:webHidden/>
              </w:rPr>
              <w:t>40</w:t>
            </w:r>
            <w:r>
              <w:rPr>
                <w:noProof/>
                <w:webHidden/>
                <w:rtl/>
              </w:rPr>
              <w:fldChar w:fldCharType="end"/>
            </w:r>
          </w:hyperlink>
        </w:p>
        <w:p w14:paraId="4C27D7AC" w14:textId="1649F62E" w:rsidR="00BF43E2" w:rsidRDefault="00BF43E2" w:rsidP="00BF43E2">
          <w:pPr>
            <w:pStyle w:val="TOC2"/>
            <w:rPr>
              <w:rFonts w:cstheme="minorBidi"/>
              <w:smallCaps w:val="0"/>
              <w:noProof/>
              <w:sz w:val="22"/>
              <w:szCs w:val="22"/>
              <w:rtl/>
            </w:rPr>
          </w:pPr>
          <w:hyperlink w:anchor="_Toc114469912" w:history="1">
            <w:r w:rsidRPr="00A52F21">
              <w:rPr>
                <w:rStyle w:val="Hyperlink"/>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Toc114469912 \h</w:instrText>
            </w:r>
            <w:r>
              <w:rPr>
                <w:noProof/>
                <w:webHidden/>
                <w:rtl/>
              </w:rPr>
              <w:instrText xml:space="preserve"> </w:instrText>
            </w:r>
            <w:r>
              <w:rPr>
                <w:noProof/>
                <w:webHidden/>
                <w:rtl/>
              </w:rPr>
            </w:r>
            <w:r>
              <w:rPr>
                <w:noProof/>
                <w:webHidden/>
                <w:rtl/>
              </w:rPr>
              <w:fldChar w:fldCharType="separate"/>
            </w:r>
            <w:r w:rsidR="003251EA">
              <w:rPr>
                <w:noProof/>
                <w:webHidden/>
              </w:rPr>
              <w:t>50</w:t>
            </w:r>
            <w:r>
              <w:rPr>
                <w:noProof/>
                <w:webHidden/>
                <w:rtl/>
              </w:rPr>
              <w:fldChar w:fldCharType="end"/>
            </w:r>
          </w:hyperlink>
        </w:p>
        <w:p w14:paraId="4587C80F" w14:textId="2F89C5E4"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2" w:name="_Toc114469871"/>
      <w:r>
        <w:lastRenderedPageBreak/>
        <w:t>Abstract</w:t>
      </w:r>
      <w:bookmarkEnd w:id="2"/>
    </w:p>
    <w:p w14:paraId="7C352F4A" w14:textId="536BFFB3" w:rsidR="003D683E" w:rsidRDefault="000904B3" w:rsidP="00AA7E94">
      <w:pPr>
        <w:ind w:firstLine="0"/>
      </w:pPr>
      <w:bookmarkStart w:id="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4" w:name="_Toc114469872"/>
      <w:r w:rsidRPr="00BF08EE">
        <w:lastRenderedPageBreak/>
        <w:t>Introduction</w:t>
      </w:r>
      <w:bookmarkEnd w:id="4"/>
    </w:p>
    <w:bookmarkEnd w:id="0"/>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spacing w:line="480" w:lineRule="auto"/>
        <w:jc w:val="left"/>
        <w:rPr>
          <w:rFonts w:ascii="Times New Roman" w:eastAsia="SimSun" w:hAnsi="Times New Roman" w:cs="Times New Roman"/>
          <w:b/>
          <w:bCs/>
          <w:kern w:val="24"/>
          <w:lang w:eastAsia="ja-JP" w:bidi="ar-SA"/>
        </w:rPr>
      </w:pPr>
      <w:bookmarkStart w:id="5" w:name="_Toc114469873"/>
      <w:r>
        <w:br w:type="page"/>
      </w:r>
    </w:p>
    <w:p w14:paraId="3D51D018" w14:textId="3DB01DAF" w:rsidR="00976673" w:rsidRDefault="00976673" w:rsidP="006238E0">
      <w:pPr>
        <w:pStyle w:val="Heading3"/>
      </w:pPr>
      <w:r>
        <w:lastRenderedPageBreak/>
        <w:t>Contradicting findings</w:t>
      </w:r>
      <w:bookmarkEnd w:id="5"/>
    </w:p>
    <w:p w14:paraId="38C885BB" w14:textId="759E660F" w:rsidR="00992077" w:rsidRDefault="00992077" w:rsidP="00F378E9">
      <w:pPr>
        <w:ind w:firstLine="0"/>
      </w:pPr>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6" w:name="_Toc114469874"/>
      <w:r>
        <w:lastRenderedPageBreak/>
        <w:t xml:space="preserve">Explaining The </w:t>
      </w:r>
      <w:r w:rsidR="00FC0D0A">
        <w:t>D</w:t>
      </w:r>
      <w:r>
        <w:t xml:space="preserve">iscrepancy between </w:t>
      </w:r>
      <w:r w:rsidR="00FC0D0A">
        <w:t>F</w:t>
      </w:r>
      <w:r>
        <w:t>indings</w:t>
      </w:r>
      <w:bookmarkEnd w:id="6"/>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7" w:name="_Toc114469875"/>
      <w:r>
        <w:t xml:space="preserve">Comparing </w:t>
      </w:r>
      <w:r w:rsidR="006E4F8B">
        <w:t xml:space="preserve">Motion </w:t>
      </w:r>
      <w:r>
        <w:t>T</w:t>
      </w:r>
      <w:r w:rsidR="006E4F8B">
        <w:t xml:space="preserve">racking </w:t>
      </w:r>
      <w:r>
        <w:t>with K</w:t>
      </w:r>
      <w:r w:rsidR="006E4F8B">
        <w:t>eyboard</w:t>
      </w:r>
      <w:r>
        <w:t xml:space="preserve"> Response</w:t>
      </w:r>
      <w:bookmarkEnd w:id="7"/>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 xml:space="preserve">was previously used in other fields of </w:t>
      </w:r>
      <w:r w:rsidR="00AC348A">
        <w:lastRenderedPageBreak/>
        <w:t>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8" w:name="_Toc114469876"/>
      <w:r>
        <w:t>Prev</w:t>
      </w:r>
      <w:r w:rsidR="00C71547">
        <w:t>ious</w:t>
      </w:r>
      <w:r>
        <w:t xml:space="preserve"> </w:t>
      </w:r>
      <w:r w:rsidR="000438C2">
        <w:t>Priming Findings Made with Motion Tracking</w:t>
      </w:r>
      <w:bookmarkEnd w:id="8"/>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9" w:name="_Hlk110934244"/>
      <w:r w:rsidR="006C164D">
        <w:t xml:space="preserve">When responses were given via a keyboard, </w:t>
      </w:r>
      <w:bookmarkEnd w:id="9"/>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 xml:space="preserve">indeed reinforces the above assumption, according to which motion tracking might be beneficial </w:t>
      </w:r>
      <w:r w:rsidR="000426E5">
        <w:lastRenderedPageBreak/>
        <w:t>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0" w:name="_Toc114469877"/>
      <w:r>
        <w:t>Current Research</w:t>
      </w:r>
      <w:bookmarkEnd w:id="10"/>
    </w:p>
    <w:p w14:paraId="1B63E398" w14:textId="1A283DAD"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w:t>
      </w:r>
      <w:r w:rsidR="00235843">
        <w:lastRenderedPageBreak/>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In the first three 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1" w:name="_Toc114469878"/>
      <w:r>
        <w:t>Pilot Experiment</w:t>
      </w:r>
      <w:r w:rsidR="00ED60E1">
        <w:t xml:space="preserve"> 1</w:t>
      </w:r>
      <w:bookmarkEnd w:id="11"/>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2" w:name="_Toc114469879"/>
      <w:r>
        <w:t>Methods</w:t>
      </w:r>
      <w:bookmarkEnd w:id="12"/>
    </w:p>
    <w:p w14:paraId="0D1ADB73" w14:textId="0498850D" w:rsidR="002057FC" w:rsidRPr="00C0305E" w:rsidRDefault="002057FC" w:rsidP="006238E0">
      <w:pPr>
        <w:pStyle w:val="Heading4"/>
      </w:pPr>
      <w:bookmarkStart w:id="13" w:name="_Toc114469880"/>
      <w:r w:rsidRPr="00C0305E">
        <w:t>Participants</w:t>
      </w:r>
      <w:bookmarkEnd w:id="13"/>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4" w:name="_Toc114469881"/>
      <w:r>
        <w:t>Stimuli</w:t>
      </w:r>
      <w:bookmarkEnd w:id="14"/>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5" w:name="_Toc114469882"/>
      <w:r>
        <w:lastRenderedPageBreak/>
        <w:t>Apparatus</w:t>
      </w:r>
      <w:bookmarkEnd w:id="15"/>
    </w:p>
    <w:p w14:paraId="7405EC60" w14:textId="5670E28C" w:rsid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and Psychtoolbox 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3251EA">
        <w:t>Figu</w:t>
      </w:r>
      <w:r w:rsidR="003251EA">
        <w:t>r</w:t>
      </w:r>
      <w:r w:rsidR="003251EA">
        <w:t xml:space="preserve">e </w:t>
      </w:r>
      <w:r w:rsidR="003251EA">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r w:rsidR="00533630">
        <w:t xml:space="preserve"> </w:t>
      </w:r>
      <w:r w:rsidRPr="007846C7">
        <w:t>and recorded with Matlab.</w:t>
      </w:r>
    </w:p>
    <w:p w14:paraId="4BF5E27E" w14:textId="77777777" w:rsidR="000D064C" w:rsidRPr="007846C7" w:rsidRDefault="000D064C" w:rsidP="00533630">
      <w:pPr>
        <w:ind w:firstLine="0"/>
      </w:pP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05A05D23" w:rsidR="007846C7" w:rsidRPr="00F630C9" w:rsidRDefault="0052293C" w:rsidP="0052293C">
      <w:pPr>
        <w:pStyle w:val="Caption"/>
        <w:jc w:val="left"/>
      </w:pPr>
      <w:bookmarkStart w:id="16" w:name="_Ref113902132"/>
      <w:r>
        <w:t xml:space="preserve">Figure </w:t>
      </w:r>
      <w:fldSimple w:instr=" SEQ Figure \* ARABIC ">
        <w:r w:rsidR="0095479C">
          <w:rPr>
            <w:noProof/>
          </w:rPr>
          <w:t>1</w:t>
        </w:r>
      </w:fldSimple>
      <w:bookmarkEnd w:id="16"/>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0DC0BFD7" w14:textId="77777777" w:rsidR="000D064C" w:rsidRDefault="000D064C">
      <w:pPr>
        <w:spacing w:line="480" w:lineRule="auto"/>
        <w:jc w:val="left"/>
        <w:rPr>
          <w:rFonts w:ascii="Times New Roman" w:eastAsia="SimSun" w:hAnsi="Times New Roman" w:cs="Times New Roman"/>
          <w:b/>
          <w:bCs/>
          <w:kern w:val="24"/>
          <w:lang w:eastAsia="ja-JP" w:bidi="ar-SA"/>
        </w:rPr>
      </w:pPr>
      <w:bookmarkStart w:id="17" w:name="_Toc114469883"/>
      <w:r>
        <w:br w:type="page"/>
      </w:r>
    </w:p>
    <w:p w14:paraId="108D0C20" w14:textId="5D407B22" w:rsidR="00566B9F" w:rsidRDefault="00566B9F" w:rsidP="006238E0">
      <w:pPr>
        <w:pStyle w:val="Heading3"/>
      </w:pPr>
      <w:r>
        <w:lastRenderedPageBreak/>
        <w:t>Procedure</w:t>
      </w:r>
      <w:bookmarkEnd w:id="17"/>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0558689"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 xml:space="preserve">the side of the screen that contains the appropriate category </w:t>
      </w:r>
      <w:r w:rsidR="001E74D8">
        <w:t>(</w:t>
      </w:r>
      <w:r w:rsidR="001E74D8">
        <w:fldChar w:fldCharType="begin"/>
      </w:r>
      <w:r w:rsidR="001E74D8">
        <w:instrText xml:space="preserve"> REF _Ref114472325 \h </w:instrText>
      </w:r>
      <w:r w:rsidR="001E74D8">
        <w:fldChar w:fldCharType="separate"/>
      </w:r>
      <w:r w:rsidR="001E74D8">
        <w:t xml:space="preserve">Figure </w:t>
      </w:r>
      <w:r w:rsidR="001E74D8">
        <w:rPr>
          <w:noProof/>
        </w:rPr>
        <w:t>2</w:t>
      </w:r>
      <w:r w:rsidR="001E74D8">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w:t>
      </w:r>
      <w:r w:rsidRPr="00400416">
        <w:lastRenderedPageBreak/>
        <w:t xml:space="preserve">clearly", 4 – "Saw the whole prime clearly"). Finally, participants </w:t>
      </w:r>
      <w:r w:rsidR="009C3535">
        <w:t xml:space="preserve">were asked </w:t>
      </w:r>
      <w:r w:rsidRPr="00400416">
        <w:t>to return their finger to the starting point.</w:t>
      </w:r>
    </w:p>
    <w:p w14:paraId="735EB056" w14:textId="77777777" w:rsidR="000D064C" w:rsidRDefault="000D064C" w:rsidP="008D13A3"/>
    <w:p w14:paraId="368B1290" w14:textId="77777777" w:rsidR="0095479C" w:rsidRDefault="004058A7" w:rsidP="0095479C">
      <w:pPr>
        <w:pStyle w:val="NoSpacing"/>
        <w:keepNext/>
        <w:bidi w:val="0"/>
      </w:pPr>
      <w:r w:rsidRPr="004058A7">
        <w:rPr>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A1FB1E3" w:rsidR="00400416" w:rsidRDefault="0095479C" w:rsidP="0095479C">
      <w:pPr>
        <w:pStyle w:val="Caption"/>
        <w:jc w:val="left"/>
      </w:pPr>
      <w:bookmarkStart w:id="18" w:name="_Ref114472325"/>
      <w:r>
        <w:t xml:space="preserve">Figure </w:t>
      </w:r>
      <w:fldSimple w:instr=" SEQ Figure \* ARABIC ">
        <w:r>
          <w:rPr>
            <w:noProof/>
          </w:rPr>
          <w:t>2</w:t>
        </w:r>
      </w:fldSimple>
      <w:bookmarkEnd w:id="18"/>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675C1A7B" w14:textId="77777777" w:rsidR="000C2F18" w:rsidRPr="00694848" w:rsidRDefault="000C2F18" w:rsidP="00694848">
      <w:pPr>
        <w:ind w:left="720" w:firstLine="0"/>
      </w:pPr>
      <w:bookmarkStart w:id="19" w:name="_Toc114469884"/>
    </w:p>
    <w:p w14:paraId="22934D29" w14:textId="106AAC2E" w:rsidR="00B33642" w:rsidRDefault="00A17855" w:rsidP="006238E0">
      <w:pPr>
        <w:pStyle w:val="Heading3"/>
      </w:pPr>
      <w:r>
        <w:t>Trajectory p</w:t>
      </w:r>
      <w:r w:rsidR="00B33642">
        <w:t>reprocessing</w:t>
      </w:r>
      <w:bookmarkEnd w:id="19"/>
    </w:p>
    <w:p w14:paraId="597DB305" w14:textId="725609D7"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w:t>
      </w:r>
      <w:r>
        <w:lastRenderedPageBreak/>
        <w:t xml:space="preserve">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20" w:name="_Toc114469885"/>
      <w:r>
        <w:t>Variables extraction</w:t>
      </w:r>
      <w:bookmarkEnd w:id="20"/>
    </w:p>
    <w:p w14:paraId="3FD2B015" w14:textId="43A935B9" w:rsidR="001E0823" w:rsidRDefault="00AA1B21" w:rsidP="00723227">
      <w:pPr>
        <w:ind w:firstLine="0"/>
      </w:pPr>
      <w:r>
        <w:t xml:space="preserve">The congruency effect was estimated </w:t>
      </w:r>
      <w:r w:rsidR="00D542A7">
        <w:t>with</w:t>
      </w:r>
      <w:r>
        <w:t xml:space="preserve"> </w:t>
      </w:r>
      <w:r w:rsidR="0079639D">
        <w:t xml:space="preserve">five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w:t>
      </w:r>
      <w:r w:rsidR="006400A3" w:rsidRPr="009F43BB">
        <w:rPr>
          <w:i/>
          <w:iCs/>
        </w:rPr>
        <w:t>Movement offset</w:t>
      </w:r>
      <w:r w:rsidR="006400A3">
        <w:t xml:space="preserve">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1" w:name="_Toc114469886"/>
      <w:r>
        <w:t>Exclusion criteria</w:t>
      </w:r>
      <w:bookmarkEnd w:id="21"/>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 xml:space="preserve">distance </w:t>
      </w:r>
      <w:r w:rsidR="00697FF7">
        <w:lastRenderedPageBreak/>
        <w:t>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2" w:name="_Toc114469887"/>
      <w:r>
        <w:t>Results</w:t>
      </w:r>
      <w:bookmarkEnd w:id="22"/>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6F29561" w14:textId="51F3C4C9" w:rsidR="000C2F18" w:rsidRDefault="00EE27A0" w:rsidP="001F2A95">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3251EA">
        <w:t xml:space="preserve">Supplementary Figure </w:t>
      </w:r>
      <w:r w:rsidR="003251EA">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xml:space="preserve">. In addition, normality of the residuals was tested with </w:t>
      </w:r>
      <w:r w:rsidR="0034613B">
        <w:t xml:space="preserve">a </w:t>
      </w:r>
      <w:r w:rsidR="00754A46">
        <w:t>QQ-plot</w:t>
      </w:r>
      <w:r w:rsidR="00406C31">
        <w:t>,</w:t>
      </w:r>
      <w:r w:rsidR="00754A46">
        <w:t xml:space="preserve"> and </w:t>
      </w:r>
      <w:r w:rsidR="00406C31">
        <w:t xml:space="preserve">a permutation test </w:t>
      </w:r>
      <w:r w:rsidR="00B148DB">
        <w:t>(</w:t>
      </w:r>
      <w:r w:rsidR="00B148DB">
        <w:fldChar w:fldCharType="begin"/>
      </w:r>
      <w:r w:rsidR="004903FB">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was use</w:t>
      </w:r>
      <w:r w:rsidR="002A6955">
        <w:t>d</w:t>
      </w:r>
      <w:r w:rsidR="00406C31">
        <w:t xml:space="preserve"> to assess differences in </w:t>
      </w:r>
      <w:r w:rsidR="00145C16">
        <w:t xml:space="preserve">variables that did not pass </w:t>
      </w:r>
      <w:r w:rsidR="00406C31">
        <w:t>the normality</w:t>
      </w:r>
      <w:r w:rsidR="008043D7">
        <w:t xml:space="preserve"> test</w:t>
      </w:r>
      <w:r w:rsidR="00006F56">
        <w:t xml:space="preserve"> (</w:t>
      </w:r>
      <w:r w:rsidR="00DF51BA">
        <w:t>f</w:t>
      </w:r>
      <w:r w:rsidR="00006F56">
        <w:t>or a list</w:t>
      </w:r>
      <w:r w:rsidR="002A45A3">
        <w:t xml:space="preserve"> </w:t>
      </w:r>
      <w:r w:rsidR="00006F56">
        <w:t xml:space="preserve">of </w:t>
      </w:r>
      <w:r w:rsidR="00424D9F">
        <w:t xml:space="preserve">such </w:t>
      </w:r>
      <w:r w:rsidR="00006F56">
        <w:t>variables see</w:t>
      </w:r>
      <w:r w:rsidR="00243F3B">
        <w:t xml:space="preserve"> </w:t>
      </w:r>
      <w:r w:rsidR="00BB21CF">
        <w:fldChar w:fldCharType="begin"/>
      </w:r>
      <w:r w:rsidR="00BB21CF">
        <w:instrText xml:space="preserve"> REF _Ref114128122 \h </w:instrText>
      </w:r>
      <w:r w:rsidR="00BB21CF">
        <w:fldChar w:fldCharType="separate"/>
      </w:r>
      <w:r w:rsidR="003251EA">
        <w:t xml:space="preserve">Supplementary Figure </w:t>
      </w:r>
      <w:r w:rsidR="003251EA">
        <w:rPr>
          <w:noProof/>
        </w:rPr>
        <w:t>2</w:t>
      </w:r>
      <w:r w:rsidR="00BB21CF">
        <w:fldChar w:fldCharType="end"/>
      </w:r>
      <w:r w:rsidR="0019704E">
        <w:t>)</w:t>
      </w:r>
      <w:r w:rsidR="00877E08">
        <w:t xml:space="preserve">. </w:t>
      </w:r>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3251EA">
        <w:t xml:space="preserve">Figure </w:t>
      </w:r>
      <w:r w:rsidR="003251EA">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bookmarkStart w:id="23" w:name="_Ref114067851"/>
      <w:r w:rsidR="001F2A95">
        <w:fldChar w:fldCharType="begin"/>
      </w:r>
      <w:r w:rsidR="001F2A95">
        <w:instrText xml:space="preserve"> REF _Ref114471021 \h </w:instrText>
      </w:r>
      <w:r w:rsidR="001F2A95">
        <w:fldChar w:fldCharType="separate"/>
      </w:r>
      <w:r w:rsidR="003251EA">
        <w:t xml:space="preserve">Table </w:t>
      </w:r>
      <w:r w:rsidR="003251EA">
        <w:rPr>
          <w:noProof/>
        </w:rPr>
        <w:t>1</w:t>
      </w:r>
      <w:r w:rsidR="001F2A95">
        <w:fldChar w:fldCharType="end"/>
      </w:r>
      <w:r w:rsidR="001F2A95">
        <w:t>).</w:t>
      </w:r>
    </w:p>
    <w:p w14:paraId="01772DC4" w14:textId="786DB017" w:rsidR="001F2A95" w:rsidRDefault="001F2A95">
      <w:pPr>
        <w:spacing w:line="480" w:lineRule="auto"/>
        <w:jc w:val="left"/>
      </w:pPr>
      <w:r>
        <w:br w:type="page"/>
      </w:r>
    </w:p>
    <w:p w14:paraId="77E035F3" w14:textId="57D5B39F" w:rsidR="004545CA" w:rsidRDefault="004545CA" w:rsidP="00EE3C0C">
      <w:pPr>
        <w:pStyle w:val="Caption"/>
        <w:keepNext/>
      </w:pPr>
      <w:bookmarkStart w:id="24" w:name="_Ref114471021"/>
      <w:r>
        <w:lastRenderedPageBreak/>
        <w:t xml:space="preserve">Table </w:t>
      </w:r>
      <w:fldSimple w:instr=" SEQ Table \* ARABIC ">
        <w:r w:rsidR="003251EA">
          <w:rPr>
            <w:noProof/>
          </w:rPr>
          <w:t>1</w:t>
        </w:r>
      </w:fldSimple>
      <w:bookmarkEnd w:id="23"/>
      <w:bookmarkEnd w:id="24"/>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r>
              <w:rPr>
                <w:b/>
                <w:bCs/>
              </w:rPr>
              <w:t>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395A41CB" w:rsidR="00DC6616" w:rsidRDefault="00DC6616"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r w:rsidR="002D5D25">
              <w:rPr>
                <w:sz w:val="22"/>
                <w:szCs w:val="22"/>
              </w:rPr>
              <w:t>D</w:t>
            </w:r>
            <w:r w:rsidR="002D5D25" w:rsidRPr="00EA2CED">
              <w:rPr>
                <w:sz w:val="22"/>
                <w:szCs w:val="22"/>
              </w:rPr>
              <w:t xml:space="preserve">egrees </w:t>
            </w:r>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25BA8F34" w14:textId="77777777" w:rsidR="00694848" w:rsidRDefault="00694848">
      <w:pPr>
        <w:spacing w:line="480" w:lineRule="auto"/>
        <w:jc w:val="left"/>
      </w:pPr>
      <w:r>
        <w:br w:type="page"/>
      </w:r>
    </w:p>
    <w:p w14:paraId="5D8CD174" w14:textId="2C5DCE28" w:rsidR="005A4C44" w:rsidRPr="005A4C44" w:rsidRDefault="005A4C44" w:rsidP="005A4C44">
      <w:pPr>
        <w:ind w:firstLine="0"/>
      </w:pPr>
      <w:r w:rsidRPr="005A4C44">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5F456A07" w:rsidR="00106015" w:rsidRDefault="00A63387" w:rsidP="008D35B7">
      <w:pPr>
        <w:pStyle w:val="Caption"/>
      </w:pPr>
      <w:bookmarkStart w:id="25" w:name="_Ref113876063"/>
      <w:r>
        <w:t xml:space="preserve">Figure </w:t>
      </w:r>
      <w:fldSimple w:instr=" SEQ Figure \* ARABIC ">
        <w:r w:rsidR="0095479C">
          <w:rPr>
            <w:noProof/>
          </w:rPr>
          <w:t>3</w:t>
        </w:r>
      </w:fldSimple>
      <w:bookmarkEnd w:id="25"/>
      <w:r>
        <w:t xml:space="preserve">. </w:t>
      </w:r>
      <w:bookmarkStart w:id="26"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26"/>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27" w:name="_Toc114469888"/>
      <w:r>
        <w:t>Discussion</w:t>
      </w:r>
      <w:bookmarkEnd w:id="27"/>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28" w:name="_Toc114469889"/>
      <w:r>
        <w:lastRenderedPageBreak/>
        <w:t xml:space="preserve">Pilot </w:t>
      </w:r>
      <w:r w:rsidR="00ED60E1">
        <w:t>Exp</w:t>
      </w:r>
      <w:r>
        <w:t>eriment</w:t>
      </w:r>
      <w:r w:rsidR="00ED60E1">
        <w:t xml:space="preserve"> 2</w:t>
      </w:r>
      <w:bookmarkEnd w:id="28"/>
    </w:p>
    <w:p w14:paraId="43984158" w14:textId="023757BE"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r w:rsidR="00B35555">
        <w:t>-</w:t>
      </w:r>
      <w:r w:rsidR="000610E4">
        <w:t xml:space="preserve">window given for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1E5B807A" w14:textId="011479FD" w:rsidR="002D5D25" w:rsidRPr="00272765" w:rsidRDefault="002945D9" w:rsidP="00694848">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19BBC9B1" w14:textId="7EBFC7A8" w:rsidR="007429C1" w:rsidRPr="00BA41CF" w:rsidRDefault="007429C1" w:rsidP="006238E0">
      <w:pPr>
        <w:pStyle w:val="Heading3"/>
      </w:pPr>
      <w:bookmarkStart w:id="29" w:name="_Toc114469890"/>
      <w:r>
        <w:t>Methods</w:t>
      </w:r>
      <w:bookmarkEnd w:id="29"/>
    </w:p>
    <w:p w14:paraId="54353DE0" w14:textId="77777777" w:rsidR="007429C1" w:rsidRDefault="007429C1" w:rsidP="006238E0">
      <w:pPr>
        <w:pStyle w:val="Heading4"/>
      </w:pPr>
      <w:bookmarkStart w:id="30" w:name="_Toc114469891"/>
      <w:r>
        <w:t>Participants</w:t>
      </w:r>
      <w:bookmarkEnd w:id="30"/>
    </w:p>
    <w:p w14:paraId="1993AB85" w14:textId="1235D00F"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w:t>
      </w:r>
      <w:r w:rsidR="000E033C">
        <w:t>sion</w:t>
      </w:r>
      <w:r w:rsidR="00690952">
        <w:t xml:space="preserve">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lastRenderedPageBreak/>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31" w:name="_Toc114469892"/>
      <w:r>
        <w:t>Stimuli</w:t>
      </w:r>
      <w:r w:rsidR="00CA2666">
        <w:t xml:space="preserve">, </w:t>
      </w:r>
      <w:r>
        <w:t>Apparatus</w:t>
      </w:r>
      <w:r w:rsidR="00CA2666">
        <w:t xml:space="preserve"> and </w:t>
      </w:r>
      <w:r>
        <w:t>Procedure</w:t>
      </w:r>
      <w:bookmarkEnd w:id="31"/>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32" w:name="_Toc114469893"/>
      <w:r>
        <w:t>Exclusion criteria</w:t>
      </w:r>
      <w:bookmarkEnd w:id="32"/>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33" w:name="_Toc114469894"/>
      <w:r>
        <w:lastRenderedPageBreak/>
        <w:t>Results</w:t>
      </w:r>
      <w:bookmarkEnd w:id="33"/>
    </w:p>
    <w:p w14:paraId="437897F0" w14:textId="204D650B" w:rsidR="000E54E1" w:rsidRDefault="00BA4221" w:rsidP="00974448">
      <w:pPr>
        <w:ind w:firstLine="0"/>
      </w:pPr>
      <w:r>
        <w:t xml:space="preserve">Prime visibility: </w:t>
      </w:r>
      <w:r w:rsidR="001F7E99">
        <w:t>i</w:t>
      </w:r>
      <w:r w:rsidR="0053128B">
        <w:t>n total</w:t>
      </w:r>
      <w:r>
        <w:t xml:space="preserve">, </w:t>
      </w:r>
      <w:r w:rsidR="00402BB2">
        <w:t>visibility rating</w:t>
      </w:r>
      <w:r w:rsidR="00B170A4">
        <w:t>s</w:t>
      </w:r>
      <w:r w:rsidR="00402BB2">
        <w:t xml:space="preserve"> of 1 </w:t>
      </w:r>
      <w:r w:rsidR="00B170A4">
        <w:t xml:space="preserve">were </w:t>
      </w:r>
      <w:r w:rsidR="00402BB2">
        <w:t xml:space="preserve">given in </w:t>
      </w:r>
      <w:r w:rsidR="003F2C2D">
        <w:t>81.63</w:t>
      </w:r>
      <w:r>
        <w:t>% of the trials,</w:t>
      </w:r>
      <w:r w:rsidR="002E11F6">
        <w:t xml:space="preserve"> visibility rating</w:t>
      </w:r>
      <w:r w:rsidR="002223D0">
        <w:t>s</w:t>
      </w:r>
      <w:r w:rsidR="002E11F6">
        <w:t xml:space="preserve"> of 2 in</w:t>
      </w:r>
      <w:r>
        <w:t xml:space="preserve"> </w:t>
      </w:r>
      <w:r w:rsidR="003F2C2D">
        <w:t>16.07</w:t>
      </w:r>
      <w:r>
        <w:t xml:space="preserve">% </w:t>
      </w:r>
      <w:r w:rsidR="002E11F6">
        <w:t>of the trials</w:t>
      </w:r>
      <w:r>
        <w:t>,</w:t>
      </w:r>
      <w:r w:rsidR="002E11F6">
        <w:t xml:space="preserve"> visibility rating</w:t>
      </w:r>
      <w:r w:rsidR="002223D0">
        <w:t>s</w:t>
      </w:r>
      <w:r w:rsidR="002E11F6">
        <w:t xml:space="preserve"> of 3 in</w:t>
      </w:r>
      <w:r>
        <w:t xml:space="preserve"> </w:t>
      </w:r>
      <w:r w:rsidR="003F2C2D">
        <w:t>1.83</w:t>
      </w:r>
      <w:r>
        <w:t xml:space="preserve">% </w:t>
      </w:r>
      <w:r w:rsidR="002E11F6">
        <w:t>of the trials</w:t>
      </w:r>
      <w:r>
        <w:t xml:space="preserve"> and</w:t>
      </w:r>
      <w:r w:rsidR="002E11F6">
        <w:t xml:space="preserve"> visibility rating</w:t>
      </w:r>
      <w:r w:rsidR="006478F0">
        <w:t>s</w:t>
      </w:r>
      <w:r w:rsidR="002E11F6">
        <w:t xml:space="preserve">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w:t>
      </w:r>
      <w:r w:rsidR="000561B8">
        <w:t xml:space="preserve">level, </w:t>
      </w:r>
      <w:r w:rsidR="00D826D9">
        <w:t>M = 50.2</w:t>
      </w:r>
      <w:r w:rsidR="00D23156">
        <w:t>6</w:t>
      </w:r>
      <w:r w:rsidR="00D826D9">
        <w:t>%, SD = 2.57, t</w:t>
      </w:r>
      <w:r w:rsidR="00D826D9" w:rsidRPr="00974448">
        <w:t>(8)</w:t>
      </w:r>
      <w:r w:rsidR="00D826D9">
        <w:t xml:space="preserve"> = 0.30, p = 0.77</w:t>
      </w:r>
      <w:r w:rsidR="00D23156">
        <w:t>0</w:t>
      </w:r>
      <w:r w:rsidR="00D826D9">
        <w:t>, 95% CI = [48.27, 52.24].</w:t>
      </w:r>
      <w:r w:rsidR="008116EA" w:rsidRPr="008116EA">
        <w:t xml:space="preserve"> </w:t>
      </w:r>
      <w:r w:rsidR="00DF5E7F">
        <w:t>Again, this confirm</w:t>
      </w:r>
      <w:r w:rsidR="005D4AC1">
        <w:t>s</w:t>
      </w:r>
      <w:r w:rsidR="00DF5E7F">
        <w:t xml:space="preserve"> the efficiency of </w:t>
      </w:r>
      <w:r w:rsidR="005D4AC1">
        <w:t>my</w:t>
      </w:r>
      <w:r w:rsidR="00DF5E7F">
        <w:t xml:space="preserve"> masking procedure (as will be the case for the two subsequent experiments, see below)</w:t>
      </w:r>
      <w:r w:rsidR="005534BA">
        <w:t>.</w:t>
      </w:r>
    </w:p>
    <w:p w14:paraId="35416620" w14:textId="628F6AC3" w:rsidR="00F71D0B" w:rsidRDefault="000E54E1" w:rsidP="00063B24">
      <w:r>
        <w:t xml:space="preserve">Congruency effect: </w:t>
      </w:r>
      <w:r w:rsidR="00D826D9">
        <w:t xml:space="preserve">Similarly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3251EA">
        <w:t xml:space="preserve">Figure </w:t>
      </w:r>
      <w:r w:rsidR="003251EA">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3251EA">
        <w:t xml:space="preserve">Table </w:t>
      </w:r>
      <w:r w:rsidR="003251EA">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25E41983" w:rsidR="003B10E1" w:rsidRDefault="003B10E1" w:rsidP="002872CF">
      <w:pPr>
        <w:pStyle w:val="Caption"/>
        <w:keepNext/>
      </w:pPr>
      <w:bookmarkStart w:id="34" w:name="_Ref114067886"/>
      <w:r>
        <w:t xml:space="preserve">Table </w:t>
      </w:r>
      <w:fldSimple w:instr=" SEQ Table \* ARABIC ">
        <w:r w:rsidR="003251EA">
          <w:rPr>
            <w:noProof/>
          </w:rPr>
          <w:t>2</w:t>
        </w:r>
      </w:fldSimple>
      <w:bookmarkEnd w:id="34"/>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r>
              <w:rPr>
                <w:b/>
                <w:bCs/>
              </w:rPr>
              <w:t>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1E2D32B1"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r w:rsidR="001675D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29FBD4C3" w:rsidR="00AE66BB" w:rsidRDefault="00C072CE" w:rsidP="002872CF">
      <w:pPr>
        <w:pStyle w:val="Caption"/>
        <w:jc w:val="left"/>
      </w:pPr>
      <w:bookmarkStart w:id="35" w:name="_Ref113877160"/>
      <w:r>
        <w:t xml:space="preserve">Figure </w:t>
      </w:r>
      <w:fldSimple w:instr=" SEQ Figure \* ARABIC ">
        <w:r w:rsidR="0095479C">
          <w:rPr>
            <w:noProof/>
          </w:rPr>
          <w:t>4</w:t>
        </w:r>
      </w:fldSimple>
      <w:bookmarkEnd w:id="35"/>
      <w:r>
        <w:t xml:space="preserve">. </w:t>
      </w:r>
      <w:bookmarkStart w:id="36" w:name="_Hlk113877123"/>
      <w:r w:rsidRPr="00C072CE">
        <w:t xml:space="preserve">Results of Experiment </w:t>
      </w:r>
      <w:r>
        <w:t>2</w:t>
      </w:r>
      <w:r w:rsidRPr="00C072CE">
        <w:t xml:space="preserve">. </w:t>
      </w:r>
      <w:r w:rsidR="00D640C9">
        <w:t>(a) Reaching trajectories in trials where a correct answer was given. Shaded areas are the SE. (b-</w:t>
      </w:r>
      <w:r w:rsidR="00426563">
        <w:t>e</w:t>
      </w:r>
      <w:r w:rsidR="00D640C9">
        <w:t xml:space="preserve">) </w:t>
      </w:r>
      <w:r w:rsidR="002872CF">
        <w:t xml:space="preserve">results of the different movement variables, with the same annotations as in </w:t>
      </w:r>
      <w:r w:rsidR="00610239">
        <w:fldChar w:fldCharType="begin"/>
      </w:r>
      <w:r w:rsidR="00610239">
        <w:instrText xml:space="preserve"> REF _Ref113876063 \h </w:instrText>
      </w:r>
      <w:r w:rsidR="00610239">
        <w:fldChar w:fldCharType="separate"/>
      </w:r>
      <w:r w:rsidR="003251EA">
        <w:t xml:space="preserve">Figure </w:t>
      </w:r>
      <w:r w:rsidR="003251EA">
        <w:rPr>
          <w:noProof/>
        </w:rPr>
        <w:t>3</w:t>
      </w:r>
      <w:r w:rsidR="00610239">
        <w:fldChar w:fldCharType="end"/>
      </w:r>
      <w:r w:rsidR="002872CF">
        <w:t xml:space="preserve">. </w:t>
      </w:r>
      <w:bookmarkEnd w:id="36"/>
    </w:p>
    <w:p w14:paraId="478CC092" w14:textId="77777777" w:rsidR="005948F8" w:rsidRPr="005948F8" w:rsidRDefault="005948F8" w:rsidP="005948F8"/>
    <w:p w14:paraId="65366A3D" w14:textId="27CF7643" w:rsidR="00D826D9" w:rsidRDefault="00D826D9" w:rsidP="006238E0">
      <w:pPr>
        <w:pStyle w:val="Heading3"/>
      </w:pPr>
      <w:bookmarkStart w:id="37" w:name="_Toc114469895"/>
      <w:r>
        <w:t>Discussion</w:t>
      </w:r>
      <w:bookmarkEnd w:id="37"/>
    </w:p>
    <w:p w14:paraId="25BD0ACD" w14:textId="1D342E17" w:rsidR="00197453" w:rsidRDefault="005B4E48" w:rsidP="0054373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3251EA">
        <w:t xml:space="preserve">Figure </w:t>
      </w:r>
      <w:r w:rsidR="003251E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n effect is found in the</w:t>
      </w:r>
      <w:r w:rsidR="00FA1183">
        <w:t xml:space="preserve"> reach</w:t>
      </w:r>
      <w:r w:rsidR="00EC3DA9">
        <w:t xml:space="preserve"> </w:t>
      </w:r>
      <w:r w:rsidR="00FE25BD">
        <w:t>area</w:t>
      </w:r>
      <w:r w:rsidR="00FA1183">
        <w:t xml:space="preserve"> variable</w:t>
      </w:r>
      <w:r w:rsidR="002D5D25">
        <w:t xml:space="preserve"> (p</w:t>
      </w:r>
      <w:r w:rsidR="005B3247">
        <w:t xml:space="preserve"> &lt; 0.001</w:t>
      </w:r>
      <w:r w:rsidR="002D5D25">
        <w:t>)</w:t>
      </w:r>
      <w:r w:rsidR="00FE25BD">
        <w:t>.</w:t>
      </w:r>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 xml:space="preserve">in this </w:t>
      </w:r>
      <w:r w:rsidR="00BC32D6">
        <w:lastRenderedPageBreak/>
        <w:t>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C206D09" w14:textId="6D0EC5AF" w:rsidR="00ED60E1" w:rsidRDefault="008E682E" w:rsidP="006238E0">
      <w:pPr>
        <w:pStyle w:val="Heading2"/>
        <w:rPr>
          <w:rtl/>
        </w:rPr>
      </w:pPr>
      <w:bookmarkStart w:id="38" w:name="_Toc114469896"/>
      <w:r>
        <w:t xml:space="preserve">Pilot </w:t>
      </w:r>
      <w:r w:rsidR="00ED60E1">
        <w:t>Exp</w:t>
      </w:r>
      <w:r>
        <w:t>eriment</w:t>
      </w:r>
      <w:r w:rsidR="00ED60E1">
        <w:t xml:space="preserve"> 3</w:t>
      </w:r>
      <w:bookmarkEnd w:id="38"/>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39" w:name="_Toc114469897"/>
      <w:r>
        <w:t>Methods</w:t>
      </w:r>
      <w:bookmarkEnd w:id="39"/>
    </w:p>
    <w:p w14:paraId="3B29F863" w14:textId="77777777" w:rsidR="00D826D9" w:rsidRDefault="00D826D9" w:rsidP="006238E0">
      <w:pPr>
        <w:pStyle w:val="Heading4"/>
      </w:pPr>
      <w:bookmarkStart w:id="40" w:name="_Toc114469898"/>
      <w:r>
        <w:t>Participants</w:t>
      </w:r>
      <w:bookmarkEnd w:id="40"/>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41" w:name="_Toc114469899"/>
      <w:r>
        <w:t>Stimuli</w:t>
      </w:r>
      <w:r w:rsidR="008E682E">
        <w:t>, Apparatus and Procedure</w:t>
      </w:r>
      <w:bookmarkEnd w:id="41"/>
    </w:p>
    <w:p w14:paraId="1151CE81" w14:textId="3C52887D"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w:t>
      </w:r>
      <w:r w:rsidR="001B09DD">
        <w:t>d</w:t>
      </w:r>
      <w:r w:rsidR="00960D0C">
        <w:t xml:space="preserv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w:t>
      </w:r>
      <w:r w:rsidR="008E682E">
        <w:lastRenderedPageBreak/>
        <w:t xml:space="preserve">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42" w:name="_Toc114469900"/>
      <w:r>
        <w:t>Results</w:t>
      </w:r>
      <w:bookmarkEnd w:id="42"/>
    </w:p>
    <w:p w14:paraId="3C8905BD" w14:textId="04D4204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t</w:t>
      </w:r>
      <w:r w:rsidR="00D826D9" w:rsidRPr="00EE6512">
        <w:t>(6)</w:t>
      </w:r>
      <w:r w:rsidR="00D826D9">
        <w:t xml:space="preserve"> = -1.94, p = 0.1</w:t>
      </w:r>
      <w:r w:rsidR="00174F24">
        <w:t>00</w:t>
      </w:r>
      <w:r w:rsidR="00D826D9">
        <w:t>, 95% CI = [44.26, 50.65].</w:t>
      </w:r>
      <w:r w:rsidR="008116EA">
        <w:t xml:space="preserve"> </w:t>
      </w:r>
    </w:p>
    <w:p w14:paraId="79B2248F" w14:textId="7310F36A"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r w:rsidR="002973C7">
        <w:t>,</w:t>
      </w:r>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3251EA">
        <w:t xml:space="preserve">Figure </w:t>
      </w:r>
      <w:r w:rsidR="003251EA">
        <w:rPr>
          <w:noProof/>
        </w:rPr>
        <w:t>5</w:t>
      </w:r>
      <w:r w:rsidR="000C3552">
        <w:fldChar w:fldCharType="end"/>
      </w:r>
      <w:r w:rsidR="0043758C">
        <w:t>). H</w:t>
      </w:r>
      <w:r w:rsidR="00536CFE">
        <w:t>owever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3251EA">
        <w:t xml:space="preserve">Table </w:t>
      </w:r>
      <w:r w:rsidR="003251EA">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0A8F98F" w:rsidR="00D826D9" w:rsidRDefault="002973C7" w:rsidP="00050C27">
      <w:r>
        <w:t>As opposed to</w:t>
      </w:r>
      <w:r w:rsidR="00810BEA">
        <w:t xml:space="preserve"> my expectation</w:t>
      </w:r>
      <w:r w:rsidR="00A57CA5">
        <w:t xml:space="preserve">, </w:t>
      </w:r>
      <w:r w:rsidR="00810BEA">
        <w:t xml:space="preserve">no </w:t>
      </w:r>
      <w:r w:rsidR="00385C79">
        <w:t>difference</w:t>
      </w:r>
      <w:r w:rsidR="00810BEA">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050C27">
        <w:t xml:space="preserve"> </w:t>
      </w:r>
      <w:r w:rsidR="00050C27">
        <w:fldChar w:fldCharType="begin"/>
      </w:r>
      <w:r w:rsidR="00050C27">
        <w:instrText xml:space="preserve"> REF _Ref114472701 \h </w:instrText>
      </w:r>
      <w:r w:rsidR="00050C27">
        <w:fldChar w:fldCharType="separate"/>
      </w:r>
      <w:r w:rsidR="00050C27">
        <w:t xml:space="preserve">Supplementary Table </w:t>
      </w:r>
      <w:r w:rsidR="00050C27">
        <w:rPr>
          <w:noProof/>
        </w:rPr>
        <w:t>1</w:t>
      </w:r>
      <w:r w:rsidR="00050C27">
        <w:fldChar w:fldCharType="end"/>
      </w:r>
      <w:r w:rsidR="00634E13">
        <w:t>).</w:t>
      </w:r>
    </w:p>
    <w:p w14:paraId="45D5EF99" w14:textId="77777777" w:rsidR="002973C7" w:rsidRDefault="002973C7" w:rsidP="00212789"/>
    <w:p w14:paraId="3D3AA847" w14:textId="4277C445" w:rsidR="001D150D" w:rsidRDefault="001D150D" w:rsidP="002973C7">
      <w:pPr>
        <w:pStyle w:val="Caption"/>
        <w:keepNext/>
      </w:pPr>
      <w:bookmarkStart w:id="43" w:name="_Ref114067946"/>
      <w:r>
        <w:t xml:space="preserve">Table </w:t>
      </w:r>
      <w:fldSimple w:instr=" SEQ Table \* ARABIC ">
        <w:r w:rsidR="003251EA">
          <w:rPr>
            <w:noProof/>
          </w:rPr>
          <w:t>3</w:t>
        </w:r>
      </w:fldSimple>
      <w:bookmarkEnd w:id="43"/>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r>
              <w:rPr>
                <w:b/>
                <w:bCs/>
              </w:rPr>
              <w:t>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11839E4D" w:rsidR="00F45D87" w:rsidRDefault="004A776C" w:rsidP="002973C7">
            <w:pPr>
              <w:spacing w:line="240" w:lineRule="auto"/>
              <w:ind w:firstLine="0"/>
            </w:pPr>
            <w:r w:rsidRPr="002973C7">
              <w:rPr>
                <w:i/>
                <w:iCs/>
                <w:sz w:val="22"/>
                <w:szCs w:val="22"/>
              </w:rPr>
              <w:t xml:space="preserve">Note. </w:t>
            </w:r>
            <w:r w:rsidR="00DE67F7" w:rsidRPr="002973C7">
              <w:rPr>
                <w:sz w:val="22"/>
                <w:szCs w:val="22"/>
              </w:rPr>
              <w:t>t</w:t>
            </w:r>
            <w:r w:rsidR="001C7715">
              <w:rPr>
                <w:sz w:val="22"/>
                <w:szCs w:val="22"/>
              </w:rPr>
              <w:t>(df)</w:t>
            </w:r>
            <w:r w:rsidR="00DE67F7" w:rsidRPr="002973C7">
              <w:rPr>
                <w:sz w:val="22"/>
                <w:szCs w:val="22"/>
              </w:rPr>
              <w:t xml:space="preserve"> = </w:t>
            </w:r>
            <w:r w:rsidR="00642AA7" w:rsidRPr="00EA2CED">
              <w:rPr>
                <w:sz w:val="22"/>
                <w:szCs w:val="22"/>
              </w:rPr>
              <w:t>t-test score</w:t>
            </w:r>
            <w:r w:rsidR="00614B8F">
              <w:rPr>
                <w:sz w:val="22"/>
                <w:szCs w:val="22"/>
              </w:rPr>
              <w:t xml:space="preserve">. </w:t>
            </w:r>
            <w:r w:rsidR="00DE67F7" w:rsidRPr="002973C7">
              <w:rPr>
                <w:sz w:val="22"/>
                <w:szCs w:val="22"/>
              </w:rPr>
              <w:t xml:space="preserve">degrees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752F3A22" w14:textId="6853BF0B" w:rsidR="005D59F2" w:rsidRDefault="005D59F2" w:rsidP="005D59F2">
      <w:pPr>
        <w:pStyle w:val="NoSpacing"/>
        <w:keepNext/>
        <w:bidi w:val="0"/>
      </w:pPr>
      <w:r w:rsidRPr="005D59F2">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5772BE9" w:rsidR="00861172" w:rsidRDefault="00F3771A" w:rsidP="008351C5">
      <w:pPr>
        <w:pStyle w:val="Caption"/>
        <w:jc w:val="left"/>
      </w:pPr>
      <w:bookmarkStart w:id="44" w:name="_Ref113877436"/>
      <w:r>
        <w:t xml:space="preserve">Figure </w:t>
      </w:r>
      <w:fldSimple w:instr=" SEQ Figure \* ARABIC ">
        <w:r w:rsidR="0095479C">
          <w:rPr>
            <w:noProof/>
          </w:rPr>
          <w:t>5</w:t>
        </w:r>
      </w:fldSimple>
      <w:bookmarkEnd w:id="44"/>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r w:rsidRPr="00F3771A">
        <w:t>.</w:t>
      </w:r>
    </w:p>
    <w:p w14:paraId="606097A7" w14:textId="001D673D" w:rsidR="00D826D9" w:rsidRDefault="00D826D9" w:rsidP="006238E0">
      <w:pPr>
        <w:pStyle w:val="Heading3"/>
      </w:pPr>
      <w:bookmarkStart w:id="45" w:name="_Toc114469901"/>
      <w:r>
        <w:t>Discussion</w:t>
      </w:r>
      <w:bookmarkEnd w:id="45"/>
    </w:p>
    <w:p w14:paraId="04CA93E9" w14:textId="6C888424"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r w:rsidR="00E432CC">
        <w:t>,</w:t>
      </w:r>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7DD084CE" w:rsidR="00FC3846" w:rsidRDefault="00865203" w:rsidP="00212789">
      <w:r>
        <w:lastRenderedPageBreak/>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r w:rsidR="00323DB7">
        <w:t>d</w:t>
      </w:r>
      <w:r w:rsidR="0058739A">
        <w:t>id not</w:t>
      </w:r>
      <w:r w:rsidR="004917DF">
        <w:t xml:space="preserve"> significantly</w:t>
      </w:r>
      <w:r w:rsidR="0058739A">
        <w:t xml:space="preserve"> reduce the participants' response time or proportion of excluded trials, and was therefore </w:t>
      </w:r>
      <w:r w:rsidR="00B45E24">
        <w:t>forgone</w:t>
      </w:r>
      <w:r w:rsidR="0058739A">
        <w:t xml:space="preserve"> in the next experiment.</w:t>
      </w:r>
      <w:r w:rsidR="00D826D9" w:rsidRPr="00A329D6">
        <w:t xml:space="preserve"> </w:t>
      </w:r>
    </w:p>
    <w:p w14:paraId="1176DED7" w14:textId="01DA232C" w:rsidR="00ED60E1" w:rsidRDefault="00CE37CA" w:rsidP="006238E0">
      <w:pPr>
        <w:pStyle w:val="Heading2"/>
      </w:pPr>
      <w:bookmarkStart w:id="46" w:name="_Toc114469902"/>
      <w:r>
        <w:t>Experiment 4</w:t>
      </w:r>
      <w:bookmarkEnd w:id="46"/>
    </w:p>
    <w:p w14:paraId="3D3FAF54" w14:textId="310309BC" w:rsidR="00D826D9" w:rsidRDefault="00A8788A" w:rsidP="00717FF1">
      <w:pPr>
        <w:ind w:firstLine="0"/>
      </w:pPr>
      <w:r>
        <w:t>Experiment 4</w:t>
      </w:r>
      <w:r w:rsidR="00FC3846">
        <w:t xml:space="preserve"> was preregistered</w:t>
      </w:r>
      <w:r w:rsidR="00EB44AC">
        <w:t xml:space="preserve"> (</w:t>
      </w:r>
      <w:ins w:id="47" w:author="Chen Heller" w:date="2022-09-19T08:41:00Z">
        <w:r w:rsidR="00E53F62">
          <w:fldChar w:fldCharType="begin"/>
        </w:r>
        <w:r w:rsidR="00E53F62">
          <w:instrText xml:space="preserve"> HYPERLINK "https://osf.io/8dsvp" </w:instrText>
        </w:r>
        <w:r w:rsidR="00E53F62">
          <w:fldChar w:fldCharType="separate"/>
        </w:r>
        <w:r w:rsidR="00E53F62" w:rsidRPr="00E53F62">
          <w:rPr>
            <w:rStyle w:val="Hyperlink"/>
          </w:rPr>
          <w:t>https://osf.io/8dsvp</w:t>
        </w:r>
        <w:r w:rsidR="00E53F62">
          <w:fldChar w:fldCharType="end"/>
        </w:r>
      </w:ins>
      <w:r w:rsidR="00EB44AC">
        <w:t>),</w:t>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4F35F08C" w14:textId="1E5D7171" w:rsidR="00D826D9" w:rsidRDefault="00D826D9" w:rsidP="006238E0">
      <w:pPr>
        <w:pStyle w:val="Heading3"/>
      </w:pPr>
      <w:bookmarkStart w:id="48" w:name="_Toc114469903"/>
      <w:r>
        <w:t>Methods</w:t>
      </w:r>
      <w:bookmarkEnd w:id="48"/>
    </w:p>
    <w:p w14:paraId="635A0C30" w14:textId="77777777" w:rsidR="00D826D9" w:rsidRDefault="00D826D9" w:rsidP="006238E0">
      <w:pPr>
        <w:pStyle w:val="Heading4"/>
      </w:pPr>
      <w:bookmarkStart w:id="49" w:name="_Toc114469904"/>
      <w:r>
        <w:t>Participants</w:t>
      </w:r>
      <w:bookmarkEnd w:id="49"/>
    </w:p>
    <w:p w14:paraId="10928BC5" w14:textId="44BCA631" w:rsidR="00D826D9" w:rsidRDefault="004543AF" w:rsidP="008C0D4C">
      <w:pPr>
        <w:ind w:firstLine="0"/>
      </w:pPr>
      <w:r>
        <w:t>The recruitment procedure and criteri</w:t>
      </w:r>
      <w:r w:rsidR="00E432DA">
        <w:t>a</w:t>
      </w:r>
      <w:r>
        <w:t xml:space="preserve"> were identical to those of </w:t>
      </w:r>
      <w:r w:rsidR="00035FA8">
        <w:t>Experiment 1</w:t>
      </w:r>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w:t>
      </w:r>
      <w:r>
        <w:lastRenderedPageBreak/>
        <w:t xml:space="preserve">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5FC1E55D" w14:textId="6E2C75F8" w:rsidR="00D826D9" w:rsidRDefault="00D826D9" w:rsidP="006238E0">
      <w:pPr>
        <w:pStyle w:val="Heading3"/>
      </w:pPr>
      <w:bookmarkStart w:id="50" w:name="_Toc114469905"/>
      <w:r>
        <w:t>Stimuli</w:t>
      </w:r>
      <w:r w:rsidR="00521037">
        <w:t xml:space="preserve">, Apparatus and </w:t>
      </w:r>
      <w:r>
        <w:t>Procedure</w:t>
      </w:r>
      <w:bookmarkEnd w:id="50"/>
    </w:p>
    <w:p w14:paraId="2C88FD2C" w14:textId="62A56C48"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w:t>
      </w:r>
      <w:r w:rsidR="002176EE">
        <w:t>E</w:t>
      </w:r>
      <w:r w:rsidR="00D826D9">
        <w:t xml:space="preserve">xperiment </w:t>
      </w:r>
      <w:r w:rsidR="002176EE">
        <w:t>3</w:t>
      </w:r>
      <w:r w:rsidR="00D826D9">
        <w:t xml:space="preserv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4482F18E" w14:textId="77777777" w:rsidR="00D60972" w:rsidRDefault="00D60972">
      <w:pPr>
        <w:spacing w:line="480" w:lineRule="auto"/>
        <w:jc w:val="left"/>
        <w:rPr>
          <w:rFonts w:ascii="Times New Roman" w:eastAsia="SimSun" w:hAnsi="Times New Roman" w:cs="Times New Roman"/>
          <w:b/>
          <w:bCs/>
          <w:kern w:val="24"/>
          <w:lang w:eastAsia="ja-JP" w:bidi="ar-SA"/>
        </w:rPr>
      </w:pPr>
      <w:bookmarkStart w:id="51" w:name="_Toc114469906"/>
      <w:r>
        <w:br w:type="page"/>
      </w:r>
    </w:p>
    <w:p w14:paraId="1E655967" w14:textId="7A41AC7B" w:rsidR="00D826D9" w:rsidRDefault="00D826D9" w:rsidP="006238E0">
      <w:pPr>
        <w:pStyle w:val="Heading3"/>
      </w:pPr>
      <w:r>
        <w:lastRenderedPageBreak/>
        <w:t>Exclusion criteria</w:t>
      </w:r>
      <w:bookmarkEnd w:id="51"/>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52" w:name="_Toc114469907"/>
      <w:r>
        <w:t>Results</w:t>
      </w:r>
      <w:bookmarkEnd w:id="52"/>
    </w:p>
    <w:p w14:paraId="438C6938" w14:textId="0680DC0A"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 xml:space="preserve">the subjectively invisible stimuli was not consciously </w:t>
      </w:r>
      <w:r w:rsidR="00635792">
        <w:t>p</w:t>
      </w:r>
      <w:r w:rsidR="00E47313">
        <w:t>erceived</w:t>
      </w:r>
      <w:r w:rsidR="008116EA">
        <w:t>.</w:t>
      </w:r>
    </w:p>
    <w:p w14:paraId="592EF16E" w14:textId="7E76D7A6" w:rsidR="00691DE5" w:rsidRDefault="00652B7D" w:rsidP="00C64FDF">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3251EA">
        <w:t xml:space="preserve">Table </w:t>
      </w:r>
      <w:r w:rsidR="003251E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3251EA">
        <w:t xml:space="preserve">Figure </w:t>
      </w:r>
      <w:r w:rsidR="003251EA">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r w:rsidR="00CB785E">
        <w:t>In contrast</w:t>
      </w:r>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2496E810" w:rsidR="006119BA" w:rsidRDefault="00F01249" w:rsidP="00FE0AE9">
      <w:r>
        <w:t xml:space="preserve">As predicted by </w:t>
      </w:r>
      <w:r w:rsidR="002F313C" w:rsidRPr="002F313C">
        <w:t>Experiment 2</w:t>
      </w:r>
      <w:r w:rsidR="00EB57B5">
        <w:t xml:space="preserve"> </w:t>
      </w:r>
      <w:r w:rsidR="00C0785D">
        <w:t>a</w:t>
      </w:r>
      <w:r w:rsidR="00EB57B5">
        <w:t xml:space="preserve">nd </w:t>
      </w:r>
      <w:r w:rsidR="002F313C" w:rsidRPr="002F313C">
        <w:t>Experiment 3</w:t>
      </w:r>
      <w:r w:rsidR="00133122">
        <w:t>,</w:t>
      </w:r>
      <w:r w:rsidR="00EB57B5">
        <w:t xml:space="preserve"> </w:t>
      </w:r>
      <w:r w:rsidR="00133122">
        <w:t>t</w:t>
      </w:r>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3251EA">
        <w:t xml:space="preserve">Supplementary Table </w:t>
      </w:r>
      <w:r w:rsidR="003251EA">
        <w:rPr>
          <w:noProof/>
        </w:rPr>
        <w:t>2</w:t>
      </w:r>
      <w:r w:rsidR="006A1DF9">
        <w:fldChar w:fldCharType="end"/>
      </w:r>
      <w:r w:rsidR="007C13FD">
        <w:t>)</w:t>
      </w:r>
      <w:r>
        <w:t>.</w:t>
      </w:r>
    </w:p>
    <w:p w14:paraId="4CE0605F" w14:textId="5C75BE7B" w:rsidR="00774E47" w:rsidRDefault="00D60972" w:rsidP="008A0F94">
      <w:pPr>
        <w:spacing w:line="480" w:lineRule="auto"/>
        <w:jc w:val="left"/>
      </w:pPr>
      <w:r>
        <w:br w:type="page"/>
      </w:r>
    </w:p>
    <w:p w14:paraId="53CA5193" w14:textId="3045B6AD" w:rsidR="002436A8" w:rsidRDefault="002436A8" w:rsidP="005436B9">
      <w:pPr>
        <w:pStyle w:val="Caption"/>
      </w:pPr>
      <w:bookmarkStart w:id="53" w:name="_Ref114068072"/>
      <w:r>
        <w:lastRenderedPageBreak/>
        <w:t xml:space="preserve">Table </w:t>
      </w:r>
      <w:fldSimple w:instr=" SEQ Table \* ARABIC ">
        <w:r w:rsidR="003251EA">
          <w:rPr>
            <w:noProof/>
          </w:rPr>
          <w:t>4</w:t>
        </w:r>
      </w:fldSimple>
      <w:bookmarkEnd w:id="53"/>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65C73C60"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2DC4FF70" w:rsidR="009F050A" w:rsidRPr="00F01249" w:rsidRDefault="007E2512" w:rsidP="005436B9">
      <w:pPr>
        <w:pStyle w:val="Caption"/>
      </w:pPr>
      <w:bookmarkStart w:id="54" w:name="_Ref113906821"/>
      <w:r>
        <w:t xml:space="preserve">Figure </w:t>
      </w:r>
      <w:fldSimple w:instr=" SEQ Figure \* ARABIC ">
        <w:r w:rsidR="0095479C">
          <w:rPr>
            <w:noProof/>
          </w:rPr>
          <w:t>6</w:t>
        </w:r>
      </w:fldSimple>
      <w:bookmarkEnd w:id="54"/>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55" w:name="_Toc114469908"/>
      <w:r>
        <w:t>Discussion</w:t>
      </w:r>
      <w:bookmarkEnd w:id="55"/>
    </w:p>
    <w:p w14:paraId="0B7BE30B" w14:textId="0C80804B" w:rsidR="00BA6169" w:rsidRDefault="00F01249" w:rsidP="005856CE">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 xml:space="preserve">showing that the prime exerts its </w:t>
      </w:r>
      <w:r w:rsidR="00CB60D0">
        <w:lastRenderedPageBreak/>
        <w:t>effect almost through</w:t>
      </w:r>
      <w:r w:rsidR="00BB2A79">
        <w:t>ou</w:t>
      </w:r>
      <w:r w:rsidR="00CB60D0">
        <w:t>t the entire movement</w:t>
      </w:r>
      <w:r w:rsidR="00ED7FF8">
        <w:t xml:space="preserve"> (note however that this analysis should not be taken as evidence for the exact latency/offset of the effect; see</w:t>
      </w:r>
      <w:r w:rsidR="005856CE">
        <w:t xml:space="preserve"> </w:t>
      </w:r>
      <w:r w:rsidR="005856CE">
        <w:fldChar w:fldCharType="begin"/>
      </w:r>
      <w:r w:rsidR="00A56B2E">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5856CE">
        <w:fldChar w:fldCharType="separate"/>
      </w:r>
      <w:r w:rsidR="005856CE" w:rsidRPr="005856CE">
        <w:rPr>
          <w:rFonts w:ascii="Times New Roman" w:hAnsi="Times New Roman" w:cs="Times New Roman"/>
        </w:rPr>
        <w:t>Sassenhagen &amp; Draschkow</w:t>
      </w:r>
      <w:r w:rsidR="005B4C51">
        <w:rPr>
          <w:rFonts w:ascii="Times New Roman" w:hAnsi="Times New Roman" w:cs="Times New Roman"/>
        </w:rPr>
        <w:t>,</w:t>
      </w:r>
      <w:r w:rsidR="005856CE" w:rsidRPr="005856CE">
        <w:rPr>
          <w:rFonts w:ascii="Times New Roman" w:hAnsi="Times New Roman" w:cs="Times New Roman"/>
        </w:rPr>
        <w:t xml:space="preserve"> 2019</w:t>
      </w:r>
      <w:r w:rsidR="005856CE">
        <w:fldChar w:fldCharType="end"/>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56" w:name="_Toc114469909"/>
      <w:r>
        <w:t xml:space="preserve">General </w:t>
      </w:r>
      <w:r w:rsidR="00E668B7">
        <w:t>Discussion</w:t>
      </w:r>
      <w:bookmarkEnd w:id="56"/>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 xml:space="preserve">A lower </w:t>
      </w:r>
      <w:r w:rsidR="00EC097D">
        <w:lastRenderedPageBreak/>
        <w:t>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0DF82863"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r w:rsidR="00422967">
        <w:t xml:space="preserve">found </w:t>
      </w:r>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One possible explanation for this discrepancy might stem from the different form of movement tracking; while I used a camera-</w:t>
      </w:r>
      <w:r w:rsidR="001F5C20">
        <w:lastRenderedPageBreak/>
        <w:t xml:space="preserve">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commentRangeStart w:id="57"/>
      <w:commentRangeStart w:id="58"/>
      <w:r w:rsidR="00903FAC">
        <w:t>0</w:t>
      </w:r>
      <w:commentRangeEnd w:id="57"/>
      <w:r w:rsidR="00422967">
        <w:rPr>
          <w:rStyle w:val="CommentReference"/>
        </w:rPr>
        <w:commentReference w:id="57"/>
      </w:r>
      <w:commentRangeEnd w:id="58"/>
      <w:r w:rsidR="006C46FC">
        <w:rPr>
          <w:rStyle w:val="CommentReference"/>
        </w:rPr>
        <w:commentReference w:id="58"/>
      </w:r>
      <w:r w:rsidR="00903FAC">
        <w:t xml:space="preserve">),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w:t>
      </w:r>
      <w:commentRangeStart w:id="59"/>
      <w:r w:rsidR="007F0B60">
        <w:t>reaching measure</w:t>
      </w:r>
      <w:commentRangeEnd w:id="59"/>
      <w:r w:rsidR="009E3931">
        <w:rPr>
          <w:rStyle w:val="CommentReference"/>
        </w:rPr>
        <w:commentReference w:id="59"/>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r w:rsidR="00264247">
        <w:t>M</w:t>
      </w:r>
      <w:r w:rsidR="00374877">
        <w:rPr>
          <w:vertAlign w:val="subscript"/>
        </w:rPr>
        <w:t>reaching</w:t>
      </w:r>
      <w:r w:rsidR="00264247">
        <w:t xml:space="preserve"> = 594.62</w:t>
      </w:r>
      <w:r w:rsidR="00374877">
        <w:t xml:space="preserve">, </w:t>
      </w:r>
      <w:r w:rsidR="00264247">
        <w:t>M</w:t>
      </w:r>
      <w:r w:rsidR="00374877">
        <w:rPr>
          <w:vertAlign w:val="subscript"/>
        </w:rPr>
        <w:t>keyboard</w:t>
      </w:r>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since if the effect vanished too quickly for affecting reaching, it should have also faded away for keyboard presses</w:t>
      </w:r>
      <w:r w:rsidR="00FE7F45">
        <w:t>.</w:t>
      </w:r>
      <w:r w:rsidR="00D210E4">
        <w:t xml:space="preserve"> Thus,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lastRenderedPageBreak/>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3697BBD0" w:rsidR="00BB4D09" w:rsidRDefault="005B74BC" w:rsidP="005B74BC">
      <w:pPr>
        <w:pStyle w:val="Heading2"/>
      </w:pPr>
      <w:bookmarkStart w:id="60" w:name="_Toc114469910"/>
      <w:r>
        <w:lastRenderedPageBreak/>
        <w:t>Supplementary materials</w:t>
      </w:r>
      <w:bookmarkEnd w:id="60"/>
    </w:p>
    <w:p w14:paraId="760CDEBF" w14:textId="77777777" w:rsidR="00C95E59" w:rsidRPr="00C95E59" w:rsidRDefault="00C95E59" w:rsidP="00C95E59">
      <w:pPr>
        <w:rPr>
          <w:lang w:eastAsia="ja-JP" w:bidi="ar-SA"/>
        </w:rPr>
      </w:pPr>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1ECC905A" w:rsidR="005B74BC" w:rsidRPr="005B74BC" w:rsidRDefault="005B74BC" w:rsidP="00422967">
      <w:pPr>
        <w:pStyle w:val="Caption"/>
        <w:rPr>
          <w:lang w:eastAsia="ja-JP" w:bidi="ar-SA"/>
        </w:rPr>
      </w:pPr>
      <w:bookmarkStart w:id="61" w:name="_Ref114050197"/>
      <w:r>
        <w:t xml:space="preserve">Supplementary Figure </w:t>
      </w:r>
      <w:fldSimple w:instr=" SEQ Supplementary_Figure \* ARABIC ">
        <w:r w:rsidR="003251EA">
          <w:rPr>
            <w:noProof/>
          </w:rPr>
          <w:t>1</w:t>
        </w:r>
      </w:fldSimple>
      <w:bookmarkEnd w:id="61"/>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p>
    <w:p w14:paraId="58B5B68C" w14:textId="3DC436A9" w:rsidR="00E72C5B" w:rsidRDefault="00E72C5B" w:rsidP="00E72C5B">
      <w:pPr>
        <w:pStyle w:val="Caption"/>
        <w:jc w:val="left"/>
      </w:pPr>
      <w:bookmarkStart w:id="62" w:name="_Ref114128122"/>
      <w:r>
        <w:t xml:space="preserve">Supplementary Figure </w:t>
      </w:r>
      <w:fldSimple w:instr=" SEQ Supplementary_Figure \* ARABIC ">
        <w:r w:rsidR="003251EA">
          <w:rPr>
            <w:noProof/>
          </w:rPr>
          <w:t>2</w:t>
        </w:r>
      </w:fldSimple>
      <w:bookmarkEnd w:id="62"/>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spacing w:line="480" w:lineRule="auto"/>
        <w:jc w:val="left"/>
        <w:rPr>
          <w:i/>
          <w:iCs/>
          <w:color w:val="44546A" w:themeColor="text2"/>
          <w:sz w:val="22"/>
          <w:szCs w:val="18"/>
        </w:rPr>
      </w:pPr>
      <w:bookmarkStart w:id="63" w:name="_Ref114130120"/>
      <w:r>
        <w:br w:type="page"/>
      </w:r>
    </w:p>
    <w:p w14:paraId="285CC3E1" w14:textId="628A2AE7" w:rsidR="00B322A4" w:rsidRDefault="00B322A4" w:rsidP="00422967">
      <w:pPr>
        <w:pStyle w:val="Caption"/>
        <w:keepNext/>
      </w:pPr>
      <w:bookmarkStart w:id="64" w:name="_Ref114472701"/>
      <w:r>
        <w:lastRenderedPageBreak/>
        <w:t xml:space="preserve">Supplementary Table </w:t>
      </w:r>
      <w:fldSimple w:instr=" SEQ Supplementary_Table \* ARABIC ">
        <w:r w:rsidR="003251EA">
          <w:rPr>
            <w:noProof/>
          </w:rPr>
          <w:t>1</w:t>
        </w:r>
      </w:fldSimple>
      <w:bookmarkEnd w:id="63"/>
      <w:bookmarkEnd w:id="64"/>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47D95C94" w:rsidR="00D31803" w:rsidRDefault="00D31803" w:rsidP="00422967">
      <w:pPr>
        <w:pStyle w:val="Caption"/>
        <w:keepNext/>
      </w:pPr>
      <w:bookmarkStart w:id="65" w:name="_Ref114130105"/>
      <w:r>
        <w:t xml:space="preserve">Supplementary Table </w:t>
      </w:r>
      <w:fldSimple w:instr=" SEQ Supplementary_Table \* ARABIC ">
        <w:r w:rsidR="003251EA">
          <w:rPr>
            <w:noProof/>
          </w:rPr>
          <w:t>2</w:t>
        </w:r>
      </w:fldSimple>
      <w:bookmarkEnd w:id="65"/>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66" w:name="_Toc114469911"/>
      <w:r>
        <w:lastRenderedPageBreak/>
        <w:t>References</w:t>
      </w:r>
      <w:bookmarkEnd w:id="66"/>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lastRenderedPageBreak/>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lastRenderedPageBreak/>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lastRenderedPageBreak/>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lastRenderedPageBreak/>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lastRenderedPageBreak/>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lastRenderedPageBreak/>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lastRenderedPageBreak/>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lastRenderedPageBreak/>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spacing w:line="480" w:lineRule="auto"/>
        <w:jc w:val="left"/>
        <w:rPr>
          <w:lang w:eastAsia="ja-JP" w:bidi="ar-SA"/>
        </w:rPr>
      </w:pPr>
      <w:r>
        <w:rPr>
          <w:lang w:eastAsia="ja-JP" w:bidi="ar-SA"/>
        </w:rPr>
        <w:br w:type="page"/>
      </w:r>
    </w:p>
    <w:p w14:paraId="606C302C" w14:textId="77777777" w:rsidR="000377D0" w:rsidRDefault="000377D0" w:rsidP="000377D0">
      <w:pPr>
        <w:pStyle w:val="Heading2"/>
        <w:rPr>
          <w:rtl/>
          <w:lang w:bidi="he-IL"/>
        </w:rPr>
      </w:pPr>
      <w:bookmarkStart w:id="67" w:name="_Toc114469912"/>
      <w:r>
        <w:rPr>
          <w:rFonts w:hint="cs"/>
          <w:rtl/>
          <w:lang w:bidi="he-IL"/>
        </w:rPr>
        <w:lastRenderedPageBreak/>
        <w:t>תקציר</w:t>
      </w:r>
      <w:bookmarkEnd w:id="67"/>
    </w:p>
    <w:p w14:paraId="3180F29C" w14:textId="77777777" w:rsidR="000377D0" w:rsidRDefault="000377D0" w:rsidP="000377D0">
      <w:pPr>
        <w:bidi/>
        <w:rPr>
          <w:rtl/>
          <w:lang w:eastAsia="ja-JP"/>
        </w:rPr>
      </w:pPr>
      <w:r>
        <w:rPr>
          <w:rFonts w:hint="cs"/>
          <w:rtl/>
          <w:lang w:eastAsia="ja-JP"/>
        </w:rPr>
        <w:t>על אף היותם בלתי נראים עבורנו, גירויים לא מודעים הוכחו בעבר כמסוגלים להשפיע על ההתנהגות שלנו. למרות זאת, תחום המחקר של עיבוד לא מודע שופע בממצאים סותרים אשר מעוררים מחלוקות לגבי היקפו, ובאופן ספציפי לגבי עיבוד סמנטי. את המחלוקות הללו ניתן להסביר על ידי מגבלות מתודולוגיות אשר מאפיינות חלק מהמחקרים בתחום. מגבלה אחת, אשר נחקרת בתזה הנוכחית, היא הערכת חסר של עיבוד לא מודע הנובעת משימוש במדדים שאינם רגישים מספיק לאפקט הלא מודע. המדד הנפוץ ביותר לבחינה של אפקטים לא מודעים הינו זמן התגובה של תשובות הניתנות באמצעות מקלדת. אולם אמצעי זה בדרך כלל מפיק אפקטים קטנים מאוד ומספק מידע רק לגבי התשובה הסופית ולא לגבי ההליכים שהובילו אליה. פתרון אפשרי לשתי הבעיות הללו הוא שימוש באמצעים למעקב אחר תנועה, אשר הפכו לכלי נפוץ לחשיפת הליכים קוגניטיביי</w:t>
      </w:r>
      <w:r>
        <w:rPr>
          <w:rFonts w:hint="eastAsia"/>
          <w:rtl/>
          <w:lang w:eastAsia="ja-JP"/>
        </w:rPr>
        <w:t>ם</w:t>
      </w:r>
      <w:r>
        <w:rPr>
          <w:rFonts w:hint="cs"/>
          <w:rtl/>
          <w:lang w:eastAsia="ja-JP"/>
        </w:rPr>
        <w:t>.</w:t>
      </w:r>
    </w:p>
    <w:p w14:paraId="3AE8105B" w14:textId="77777777" w:rsidR="000377D0" w:rsidRDefault="000377D0" w:rsidP="000377D0">
      <w:pPr>
        <w:bidi/>
        <w:rPr>
          <w:rtl/>
          <w:lang w:eastAsia="ja-JP"/>
        </w:rPr>
      </w:pPr>
      <w:r>
        <w:rPr>
          <w:rFonts w:hint="cs"/>
          <w:rtl/>
          <w:lang w:eastAsia="ja-JP"/>
        </w:rPr>
        <w:t>אך האם מעקב אחר תנועה אכן רגיש יותר לאפקטים לא מודעים מאשר מקלדת? עד עתה, מחקר אחד בלבד השווה בין המדדים באופן ישיר ומצא אפקט לא מודע שולי באמצעות מקלדת אך מובהק באמצעות שימוש בעכבר. אולם מדד המודעות כמו גם המערכת למעקב אחר תנועה בהם נעשה שימוש במחקר זה הינם מוגבלים. מטרת התזה הנוכחית היא לבחון האם למעקב אחר תנועה יש יתרון על פני מקלדת בכל הנוגע לגילוי אפקטים לא מודעים, תוך כדי התגברות על המגבלות הללו.</w:t>
      </w:r>
    </w:p>
    <w:p w14:paraId="73C84A0C" w14:textId="77777777" w:rsidR="000377D0" w:rsidRDefault="000377D0" w:rsidP="000377D0">
      <w:pPr>
        <w:bidi/>
        <w:rPr>
          <w:rtl/>
          <w:lang w:eastAsia="ja-JP"/>
        </w:rPr>
      </w:pPr>
      <w:r>
        <w:rPr>
          <w:rFonts w:hint="cs"/>
          <w:rtl/>
          <w:lang w:eastAsia="ja-JP"/>
        </w:rPr>
        <w:t>לשם כך, עשיתי שימוש במדדים מחמירים למודעות בשילוב עם מעקב אחר תנועת הושטה אינטואיטיבית בסדרה של ארבעה ניסויים. שלושה מחקרי גישוש ראשוניים נערכו על מנת לזהות את התנאים האופטימליים לגילוי של אפקטים לא מודעים באמצעות תנועות הושטה. מחקר אישוש רביעי השווה ישירות בין תנועות הושטה לבין מקלדת. ארבעת המחקרים התבססו על המחקר הקלאסי של דהאן ושותפיו (2001) שבו נבדקים סיווגו סמנטית מילת מטרה אשר עקבה אחרי מילת פריים זהה/שונה שהוצגה באופן לא מודע. הניסוי הראשון הפיק תוצאות שאינן מובהקות, כנראה בשל זמני התגובה הארוכים של הנבדקים. בניסוי השני הוטלה מגבלה נוקשה יותר על זמן התגובה אשר כללה מגבלה על תחילת התנועה ומגבלה על משך התנועה. כמו כן, ניתן בלוק אימון נוסף על מנת לשפר את זמן התגובה. כתוצאה מקיצור זמן התגובה, מספר רב של חזרות לא הושלמו בהצלחה ולפיכך נפסלו. לכן, בניסוי השלישי נוסף יום אימון נפרד שנועד לשפר את זמני התגובה של הנבדקים. אף על פי שמספר החזרות הפסולות לא פחת, בניסוי השלישי התגלה רמז להבדל בין תנאי הניסוי אשר סימל עיבוד לא מודע. בניסוי הרביעי הושמט יום האימון הנוסף ונכללו שתי מטלות נפרדות, באחת מהן נבדקים ענו באמצעות מקלדת ובשניה באמצעות תנועות הושטה. שתי המטלות חשפו אפקט לא מודע, אשר בשילוב עם המדדים הנוקשים למודעות, סיפקו עדות שאינה קלה להפרכה לקיום של עיבוד לא מודע. בניגוד לממצאים קודמים, האפקט הלא מודע במטלת המעקב אחר תנועה לא היה גדול מזה שהתגלה במטלת המקלדת. לסיום מועלות הצעות לשינויים במערך הניסוי אשר יכולים לשפר אף יותר את הרגישות של מדד התנועה לעיבוד לא מודע.</w:t>
      </w:r>
    </w:p>
    <w:p w14:paraId="23F88D47" w14:textId="1BBC785A" w:rsidR="000377D0" w:rsidRDefault="000377D0">
      <w:pPr>
        <w:spacing w:line="480" w:lineRule="auto"/>
        <w:jc w:val="left"/>
        <w:rPr>
          <w:lang w:eastAsia="ja-JP"/>
        </w:rPr>
      </w:pPr>
      <w:r>
        <w:rPr>
          <w:lang w:eastAsia="ja-JP"/>
        </w:rPr>
        <w:br w:type="page"/>
      </w:r>
    </w:p>
    <w:p w14:paraId="4C3D3B27" w14:textId="77777777" w:rsidR="000377D0" w:rsidRDefault="000377D0" w:rsidP="000377D0">
      <w:pPr>
        <w:pStyle w:val="Openingheader"/>
      </w:pPr>
      <w:r w:rsidRPr="00DC4DA6">
        <w:lastRenderedPageBreak/>
        <w:drawing>
          <wp:inline distT="0" distB="0" distL="0" distR="0" wp14:anchorId="582D0831" wp14:editId="52A01465">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64132C65" w14:textId="77777777" w:rsidR="000377D0" w:rsidRPr="00B5549D" w:rsidRDefault="000377D0" w:rsidP="000377D0">
      <w:pPr>
        <w:pStyle w:val="Openingheader"/>
        <w:rPr>
          <w:rtl/>
        </w:rPr>
      </w:pPr>
      <w:r w:rsidRPr="00B5549D">
        <w:rPr>
          <w:rtl/>
        </w:rPr>
        <w:t>בית הספר סגול למדעי המוח</w:t>
      </w:r>
    </w:p>
    <w:p w14:paraId="4E9B07BE" w14:textId="77777777" w:rsidR="000377D0" w:rsidRPr="00B5549D" w:rsidRDefault="000377D0" w:rsidP="000377D0">
      <w:pPr>
        <w:pStyle w:val="Openingheader"/>
        <w:rPr>
          <w:rtl/>
        </w:rPr>
      </w:pPr>
    </w:p>
    <w:p w14:paraId="2C84D0D4" w14:textId="77777777" w:rsidR="000377D0" w:rsidRPr="00B5549D" w:rsidRDefault="000377D0" w:rsidP="000377D0">
      <w:pPr>
        <w:pStyle w:val="Openingheader"/>
        <w:rPr>
          <w:rtl/>
        </w:rPr>
      </w:pPr>
      <w:r w:rsidRPr="00B5549D">
        <w:rPr>
          <w:rtl/>
        </w:rPr>
        <w:t>הפקולטה למדעי המוח</w:t>
      </w:r>
    </w:p>
    <w:p w14:paraId="7E4C0F75" w14:textId="77777777" w:rsidR="000377D0" w:rsidRPr="00B5549D" w:rsidRDefault="000377D0" w:rsidP="000377D0">
      <w:pPr>
        <w:pStyle w:val="Openingheader"/>
        <w:rPr>
          <w:rtl/>
        </w:rPr>
      </w:pPr>
    </w:p>
    <w:p w14:paraId="46F9EF6B" w14:textId="77777777" w:rsidR="000377D0" w:rsidRPr="004C0E90" w:rsidRDefault="000377D0" w:rsidP="000377D0">
      <w:pPr>
        <w:pStyle w:val="Openingheader"/>
        <w:rPr>
          <w:sz w:val="72"/>
          <w:szCs w:val="72"/>
          <w:rtl/>
        </w:rPr>
      </w:pPr>
      <w:r w:rsidRPr="004C0E90">
        <w:rPr>
          <w:sz w:val="72"/>
          <w:szCs w:val="72"/>
          <w:rtl/>
        </w:rPr>
        <w:t>שימוש במעקב אחר תנועה על מנת לחקור את העיבוד הלא מודע</w:t>
      </w:r>
    </w:p>
    <w:p w14:paraId="7D62B5B5" w14:textId="77777777" w:rsidR="000377D0" w:rsidRDefault="000377D0" w:rsidP="000377D0">
      <w:pPr>
        <w:pStyle w:val="Openingheader"/>
        <w:rPr>
          <w:rtl/>
        </w:rPr>
      </w:pPr>
    </w:p>
    <w:p w14:paraId="4EE1D8CA" w14:textId="77777777" w:rsidR="000377D0" w:rsidRDefault="000377D0" w:rsidP="000377D0">
      <w:pPr>
        <w:pStyle w:val="Openingheader"/>
        <w:rPr>
          <w:rtl/>
        </w:rPr>
      </w:pPr>
    </w:p>
    <w:p w14:paraId="494696EC" w14:textId="77777777" w:rsidR="000377D0" w:rsidRDefault="000377D0" w:rsidP="000377D0">
      <w:pPr>
        <w:pStyle w:val="Openingheader"/>
      </w:pPr>
    </w:p>
    <w:p w14:paraId="3418B7E6" w14:textId="77777777" w:rsidR="000377D0" w:rsidRPr="00B5549D" w:rsidRDefault="000377D0" w:rsidP="000377D0">
      <w:pPr>
        <w:pStyle w:val="Openingheader"/>
        <w:rPr>
          <w:rtl/>
        </w:rPr>
      </w:pPr>
      <w:r w:rsidRPr="00B5549D">
        <w:rPr>
          <w:rtl/>
        </w:rPr>
        <w:t>מאת</w:t>
      </w:r>
    </w:p>
    <w:p w14:paraId="3353B611" w14:textId="77777777" w:rsidR="000377D0" w:rsidRPr="004C0E90" w:rsidRDefault="000377D0" w:rsidP="000377D0">
      <w:pPr>
        <w:pStyle w:val="Openingheader"/>
        <w:rPr>
          <w:b/>
          <w:bCs/>
          <w:sz w:val="56"/>
          <w:szCs w:val="56"/>
          <w:rtl/>
        </w:rPr>
      </w:pPr>
      <w:r w:rsidRPr="004C0E90">
        <w:rPr>
          <w:b/>
          <w:bCs/>
          <w:sz w:val="56"/>
          <w:szCs w:val="56"/>
          <w:rtl/>
        </w:rPr>
        <w:t>חן הלר</w:t>
      </w:r>
    </w:p>
    <w:p w14:paraId="2D7C76E7" w14:textId="77777777" w:rsidR="000377D0" w:rsidRDefault="000377D0" w:rsidP="000377D0">
      <w:pPr>
        <w:pStyle w:val="Openingheader"/>
        <w:rPr>
          <w:rtl/>
        </w:rPr>
      </w:pPr>
    </w:p>
    <w:p w14:paraId="1AEA55C2" w14:textId="77777777" w:rsidR="000377D0" w:rsidRDefault="000377D0" w:rsidP="000377D0">
      <w:pPr>
        <w:pStyle w:val="Openingheader"/>
        <w:rPr>
          <w:rtl/>
        </w:rPr>
      </w:pPr>
    </w:p>
    <w:p w14:paraId="2AE8C526" w14:textId="77777777" w:rsidR="000377D0" w:rsidRPr="00B5549D" w:rsidRDefault="000377D0" w:rsidP="000377D0">
      <w:pPr>
        <w:pStyle w:val="Openingheader"/>
        <w:rPr>
          <w:rtl/>
        </w:rPr>
      </w:pPr>
      <w:r w:rsidRPr="00B5549D">
        <w:rPr>
          <w:rtl/>
        </w:rPr>
        <w:t>החיבור בוצע בהנחיית</w:t>
      </w:r>
      <w:r>
        <w:rPr>
          <w:rFonts w:hint="cs"/>
          <w:rtl/>
        </w:rPr>
        <w:t>ה</w:t>
      </w:r>
      <w:r w:rsidRPr="00B5549D">
        <w:rPr>
          <w:rtl/>
        </w:rPr>
        <w:t xml:space="preserve"> של</w:t>
      </w:r>
    </w:p>
    <w:p w14:paraId="3EE01C32" w14:textId="77777777" w:rsidR="000377D0" w:rsidRPr="004C0E90" w:rsidRDefault="000377D0" w:rsidP="000377D0">
      <w:pPr>
        <w:pStyle w:val="Openingheader"/>
        <w:rPr>
          <w:b/>
          <w:bCs/>
          <w:sz w:val="56"/>
          <w:szCs w:val="56"/>
          <w:rtl/>
        </w:rPr>
      </w:pPr>
      <w:r w:rsidRPr="00AF7220">
        <w:rPr>
          <w:b/>
          <w:bCs/>
          <w:sz w:val="48"/>
          <w:szCs w:val="48"/>
          <w:rtl/>
        </w:rPr>
        <w:t xml:space="preserve">פרופ' ליעד מודריק </w:t>
      </w:r>
    </w:p>
    <w:p w14:paraId="36A67864" w14:textId="77777777" w:rsidR="000377D0" w:rsidRPr="00B5549D" w:rsidRDefault="000377D0" w:rsidP="000377D0">
      <w:pPr>
        <w:pStyle w:val="Openingheader"/>
      </w:pPr>
    </w:p>
    <w:p w14:paraId="2B656015" w14:textId="77777777" w:rsidR="000377D0" w:rsidRDefault="000377D0" w:rsidP="000377D0">
      <w:pPr>
        <w:pStyle w:val="Openingheader"/>
      </w:pPr>
    </w:p>
    <w:p w14:paraId="6B23D19B" w14:textId="77777777" w:rsidR="000377D0" w:rsidRDefault="000377D0" w:rsidP="000377D0">
      <w:pPr>
        <w:pStyle w:val="Openingheader"/>
        <w:rPr>
          <w:rtl/>
        </w:rPr>
      </w:pPr>
      <w:r w:rsidRPr="00B5549D">
        <w:rPr>
          <w:rtl/>
        </w:rPr>
        <w:t>ספטמבר 2022</w:t>
      </w:r>
    </w:p>
    <w:p w14:paraId="2861D536" w14:textId="3797E44C" w:rsidR="00FE2F43" w:rsidRDefault="00FE2F43" w:rsidP="003E0CB9">
      <w:pPr>
        <w:spacing w:line="480" w:lineRule="auto"/>
        <w:ind w:firstLine="0"/>
        <w:jc w:val="left"/>
        <w:rPr>
          <w:lang w:eastAsia="ja-JP"/>
        </w:rPr>
      </w:pPr>
    </w:p>
    <w:sectPr w:rsidR="00FE2F43"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 w:author="Liad Mudrik" w:date="2022-09-15T17:03:00Z" w:initials="LM">
    <w:p w14:paraId="7BF83D85" w14:textId="77777777" w:rsidR="00422967" w:rsidRDefault="00422967" w:rsidP="0040072C">
      <w:pPr>
        <w:jc w:val="left"/>
      </w:pPr>
      <w:r>
        <w:rPr>
          <w:rStyle w:val="CommentReference"/>
        </w:rPr>
        <w:annotationRef/>
      </w:r>
      <w:r>
        <w:rPr>
          <w:sz w:val="20"/>
          <w:szCs w:val="20"/>
        </w:rPr>
        <w:t>was it higher than 0 or even higher than 0.5? report the highest value for which most subjects were above</w:t>
      </w:r>
    </w:p>
  </w:comment>
  <w:comment w:id="58" w:author="Chen Heller" w:date="2022-09-19T09:02:00Z" w:initials="CH">
    <w:p w14:paraId="22BA89A6" w14:textId="77777777" w:rsidR="006C46FC" w:rsidRDefault="006C46FC">
      <w:pPr>
        <w:pStyle w:val="CommentText"/>
        <w:jc w:val="left"/>
      </w:pPr>
      <w:r>
        <w:rPr>
          <w:rStyle w:val="CommentReference"/>
        </w:rPr>
        <w:annotationRef/>
      </w:r>
      <w:r>
        <w:t>Since the scores are evenly distributed its hard to determine how many subjects are "most subjects". Above 50%? Above 60%?</w:t>
      </w:r>
    </w:p>
    <w:p w14:paraId="693F6597" w14:textId="77777777" w:rsidR="006C46FC" w:rsidRDefault="006C46FC">
      <w:pPr>
        <w:pStyle w:val="CommentText"/>
        <w:jc w:val="left"/>
      </w:pPr>
      <w:r>
        <w:t>In mouse session:</w:t>
      </w:r>
    </w:p>
    <w:p w14:paraId="40294C37" w14:textId="77777777" w:rsidR="006C46FC" w:rsidRDefault="006C46FC">
      <w:pPr>
        <w:pStyle w:val="CommentText"/>
        <w:jc w:val="left"/>
      </w:pPr>
      <w:r>
        <w:t>15 participant are above 0.2 and 13 are below.</w:t>
      </w:r>
    </w:p>
    <w:p w14:paraId="0B5DA536" w14:textId="77777777" w:rsidR="006C46FC" w:rsidRDefault="006C46FC">
      <w:pPr>
        <w:pStyle w:val="CommentText"/>
        <w:jc w:val="left"/>
      </w:pPr>
    </w:p>
    <w:p w14:paraId="2297CA2E" w14:textId="77777777" w:rsidR="006C46FC" w:rsidRDefault="006C46FC">
      <w:pPr>
        <w:pStyle w:val="CommentText"/>
        <w:jc w:val="left"/>
      </w:pPr>
      <w:r>
        <w:t>In Keyboard session:</w:t>
      </w:r>
    </w:p>
    <w:p w14:paraId="789A2572" w14:textId="77777777" w:rsidR="006C46FC" w:rsidRDefault="006C46FC" w:rsidP="00797C26">
      <w:pPr>
        <w:pStyle w:val="CommentText"/>
        <w:jc w:val="left"/>
      </w:pPr>
      <w:r>
        <w:t>14 are above 0.3 and 19 are below.</w:t>
      </w:r>
    </w:p>
  </w:comment>
  <w:comment w:id="59" w:author="Chen Heller" w:date="2022-09-04T13:36:00Z" w:initials="CH">
    <w:p w14:paraId="32662B10" w14:textId="4E72B729"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F83D85" w15:done="0"/>
  <w15:commentEx w15:paraId="789A2572" w15:paraIdParent="7BF83D85" w15:done="0"/>
  <w15:commentEx w15:paraId="57C983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D95A" w16cex:dateUtc="2022-09-16T00:03:00Z"/>
  <w16cex:commentExtensible w16cex:durableId="26D2AEA4" w16cex:dateUtc="2022-09-19T06:02:00Z"/>
  <w16cex:commentExtensible w16cex:durableId="26BF287B" w16cex:dateUtc="2022-09-04T1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F83D85" w16cid:durableId="26CDD95A"/>
  <w16cid:commentId w16cid:paraId="789A2572" w16cid:durableId="26D2AEA4"/>
  <w16cid:commentId w16cid:paraId="57C983B6" w16cid:durableId="26BF28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745A5" w14:textId="77777777" w:rsidR="000D52FB" w:rsidRDefault="000D52FB" w:rsidP="00E96D8E">
      <w:r>
        <w:separator/>
      </w:r>
    </w:p>
  </w:endnote>
  <w:endnote w:type="continuationSeparator" w:id="0">
    <w:p w14:paraId="020CC50F" w14:textId="77777777" w:rsidR="000D52FB" w:rsidRDefault="000D52FB"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9CAEC" w14:textId="77777777" w:rsidR="000D52FB" w:rsidRDefault="000D52FB" w:rsidP="00E96D8E">
      <w:r>
        <w:separator/>
      </w:r>
    </w:p>
  </w:footnote>
  <w:footnote w:type="continuationSeparator" w:id="0">
    <w:p w14:paraId="0B98CB4E" w14:textId="77777777" w:rsidR="000D52FB" w:rsidRDefault="000D52FB"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461"/>
    <w:rsid w:val="0004464E"/>
    <w:rsid w:val="000447DE"/>
    <w:rsid w:val="000447E3"/>
    <w:rsid w:val="00045011"/>
    <w:rsid w:val="00045865"/>
    <w:rsid w:val="00045AE5"/>
    <w:rsid w:val="00045F12"/>
    <w:rsid w:val="00045FE5"/>
    <w:rsid w:val="00046913"/>
    <w:rsid w:val="000470DB"/>
    <w:rsid w:val="000475DF"/>
    <w:rsid w:val="00050C27"/>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F18"/>
    <w:rsid w:val="000C3552"/>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2F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09DD"/>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7D2"/>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55"/>
    <w:rsid w:val="002A69C9"/>
    <w:rsid w:val="002A69D6"/>
    <w:rsid w:val="002A6FB1"/>
    <w:rsid w:val="002A75DD"/>
    <w:rsid w:val="002A75E6"/>
    <w:rsid w:val="002B2300"/>
    <w:rsid w:val="002B243A"/>
    <w:rsid w:val="002B2AC5"/>
    <w:rsid w:val="002B390A"/>
    <w:rsid w:val="002B39BD"/>
    <w:rsid w:val="002B3D75"/>
    <w:rsid w:val="002B3DD7"/>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892"/>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CB9"/>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163"/>
    <w:rsid w:val="005B1B51"/>
    <w:rsid w:val="005B22B7"/>
    <w:rsid w:val="005B262C"/>
    <w:rsid w:val="005B29C8"/>
    <w:rsid w:val="005B2A6E"/>
    <w:rsid w:val="005B3247"/>
    <w:rsid w:val="005B3FFA"/>
    <w:rsid w:val="005B4A5B"/>
    <w:rsid w:val="005B4C51"/>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8F0"/>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C50"/>
    <w:rsid w:val="00754D78"/>
    <w:rsid w:val="00756803"/>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611"/>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0F9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D4C"/>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79C"/>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3BB"/>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48D0"/>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6B2E"/>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6A17"/>
    <w:rsid w:val="00B77016"/>
    <w:rsid w:val="00B77430"/>
    <w:rsid w:val="00B7749F"/>
    <w:rsid w:val="00B8142F"/>
    <w:rsid w:val="00B8257A"/>
    <w:rsid w:val="00B8268F"/>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09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1C3"/>
    <w:rsid w:val="00E24A8B"/>
    <w:rsid w:val="00E24AF9"/>
    <w:rsid w:val="00E24D9D"/>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F62"/>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7AF"/>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51</Pages>
  <Words>56650</Words>
  <Characters>283253</Characters>
  <Application>Microsoft Office Word</Application>
  <DocSecurity>0</DocSecurity>
  <Lines>2360</Lines>
  <Paragraphs>678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38</cp:revision>
  <cp:lastPrinted>2022-09-19T06:14:00Z</cp:lastPrinted>
  <dcterms:created xsi:type="dcterms:W3CDTF">2022-09-19T06:03:00Z</dcterms:created>
  <dcterms:modified xsi:type="dcterms:W3CDTF">2022-09-19T09:18:00Z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
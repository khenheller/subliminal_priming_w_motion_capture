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4EFBAB8E" w14:textId="797E0D74" w:rsidR="00AF7220" w:rsidRPr="00754C50" w:rsidRDefault="00AF7220" w:rsidP="00085675">
      <w:pPr>
        <w:pStyle w:val="Openingheader"/>
        <w:rPr>
          <w:b/>
          <w:bCs/>
          <w:sz w:val="48"/>
          <w:szCs w:val="48"/>
        </w:rPr>
      </w:pPr>
    </w:p>
    <w:p w14:paraId="11E8E8FD" w14:textId="13AEA2E8" w:rsidR="00DC4DA6" w:rsidRPr="004C0E90" w:rsidRDefault="006C08C3" w:rsidP="00085675">
      <w:pPr>
        <w:pStyle w:val="Openingheader"/>
        <w:rPr>
          <w:b/>
          <w:bCs/>
          <w:sz w:val="56"/>
          <w:szCs w:val="56"/>
        </w:rPr>
      </w:pPr>
      <w:r w:rsidRPr="0045410E">
        <w:rPr>
          <w:b/>
          <w:bCs/>
          <w:sz w:val="48"/>
          <w:szCs w:val="48"/>
        </w:rPr>
        <w:t xml:space="preserve"> </w:t>
      </w:r>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FA7C744" w14:textId="77777777" w:rsidR="00754C50" w:rsidRDefault="00754C50">
      <w:pPr>
        <w:spacing w:line="480" w:lineRule="auto"/>
        <w:jc w:val="left"/>
        <w:rPr>
          <w:rFonts w:eastAsia="Times New Roman" w:cs="Times New Roman"/>
          <w:noProof/>
          <w:sz w:val="44"/>
          <w:szCs w:val="44"/>
          <w:rtl/>
        </w:rPr>
      </w:pPr>
      <w:r>
        <w:rPr>
          <w:rtl/>
        </w:rPr>
        <w:br w:type="page"/>
      </w:r>
    </w:p>
    <w:p w14:paraId="53594009" w14:textId="466AA2B7" w:rsidR="00362E0D" w:rsidRPr="00362E0D" w:rsidRDefault="00362E0D" w:rsidP="007B4859">
      <w:pPr>
        <w:pStyle w:val="Heading2"/>
      </w:pPr>
      <w:bookmarkStart w:id="0" w:name="_Hlk106572155"/>
      <w:bookmarkStart w:id="1" w:name="_Toc114469870"/>
      <w:r>
        <w:rPr>
          <w:rFonts w:hint="cs"/>
          <w:lang w:bidi="he-IL"/>
        </w:rPr>
        <w:lastRenderedPageBreak/>
        <w:t>T</w:t>
      </w:r>
      <w:r>
        <w:rPr>
          <w:lang w:bidi="he-IL"/>
        </w:rPr>
        <w:t>able of Contents</w:t>
      </w:r>
      <w:bookmarkEnd w:id="1"/>
    </w:p>
    <w:sdt>
      <w:sdtPr>
        <w:rPr>
          <w:rFonts w:asciiTheme="majorHAnsi" w:eastAsiaTheme="majorEastAsia" w:hAnsiTheme="majorHAnsi" w:cstheme="majorBidi"/>
          <w:b/>
          <w:smallCaps w:val="0"/>
          <w:sz w:val="24"/>
          <w:szCs w:val="32"/>
        </w:rPr>
        <w:id w:val="1405106384"/>
        <w:docPartObj>
          <w:docPartGallery w:val="Table of Contents"/>
          <w:docPartUnique/>
        </w:docPartObj>
      </w:sdtPr>
      <w:sdtEndPr>
        <w:rPr>
          <w:bCs/>
          <w:noProof/>
        </w:rPr>
      </w:sdtEndPr>
      <w:sdtContent>
        <w:p w14:paraId="7838EEAA" w14:textId="1C0385F3" w:rsidR="00BF43E2" w:rsidRDefault="006238E0" w:rsidP="00BF43E2">
          <w:pPr>
            <w:pStyle w:val="TOC2"/>
            <w:rPr>
              <w:rFonts w:cstheme="minorBidi"/>
              <w:smallCaps w:val="0"/>
              <w:noProof/>
              <w:sz w:val="22"/>
              <w:szCs w:val="22"/>
              <w:rtl/>
            </w:rPr>
          </w:pPr>
          <w:r>
            <w:fldChar w:fldCharType="begin"/>
          </w:r>
          <w:r>
            <w:instrText xml:space="preserve"> TOC \o "1-4" \h \z \u </w:instrText>
          </w:r>
          <w:r>
            <w:fldChar w:fldCharType="separate"/>
          </w:r>
          <w:hyperlink w:anchor="_Toc114469870" w:history="1">
            <w:r w:rsidR="00BF43E2" w:rsidRPr="00A52F21">
              <w:rPr>
                <w:rStyle w:val="Hyperlink"/>
                <w:noProof/>
              </w:rPr>
              <w:t>Table of Contents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Toc114469870 \h</w:instrText>
            </w:r>
            <w:r w:rsidR="00BF43E2">
              <w:rPr>
                <w:noProof/>
                <w:webHidden/>
                <w:rtl/>
              </w:rPr>
              <w:instrText xml:space="preserve"> </w:instrText>
            </w:r>
            <w:r w:rsidR="00BF43E2">
              <w:rPr>
                <w:noProof/>
                <w:webHidden/>
                <w:rtl/>
              </w:rPr>
            </w:r>
            <w:r w:rsidR="00BF43E2">
              <w:rPr>
                <w:noProof/>
                <w:webHidden/>
                <w:rtl/>
              </w:rPr>
              <w:fldChar w:fldCharType="separate"/>
            </w:r>
            <w:r w:rsidR="003251EA">
              <w:rPr>
                <w:noProof/>
                <w:webHidden/>
              </w:rPr>
              <w:t>2</w:t>
            </w:r>
            <w:r w:rsidR="00BF43E2">
              <w:rPr>
                <w:noProof/>
                <w:webHidden/>
                <w:rtl/>
              </w:rPr>
              <w:fldChar w:fldCharType="end"/>
            </w:r>
          </w:hyperlink>
        </w:p>
        <w:p w14:paraId="3B28EF5C" w14:textId="12687394" w:rsidR="00BF43E2" w:rsidRDefault="00BF43E2" w:rsidP="00BF43E2">
          <w:pPr>
            <w:pStyle w:val="TOC2"/>
            <w:rPr>
              <w:rFonts w:cstheme="minorBidi"/>
              <w:smallCaps w:val="0"/>
              <w:noProof/>
              <w:sz w:val="22"/>
              <w:szCs w:val="22"/>
              <w:rtl/>
            </w:rPr>
          </w:pPr>
          <w:hyperlink w:anchor="_Toc114469871" w:history="1">
            <w:r w:rsidRPr="00A52F21">
              <w:rPr>
                <w:rStyle w:val="Hyperlink"/>
                <w:noProof/>
                <w:lang w:bidi="ar-SA"/>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Toc114469871 \h</w:instrText>
            </w:r>
            <w:r>
              <w:rPr>
                <w:noProof/>
                <w:webHidden/>
                <w:rtl/>
              </w:rPr>
              <w:instrText xml:space="preserve"> </w:instrText>
            </w:r>
            <w:r>
              <w:rPr>
                <w:noProof/>
                <w:webHidden/>
                <w:rtl/>
              </w:rPr>
            </w:r>
            <w:r>
              <w:rPr>
                <w:noProof/>
                <w:webHidden/>
                <w:rtl/>
              </w:rPr>
              <w:fldChar w:fldCharType="separate"/>
            </w:r>
            <w:r w:rsidR="003251EA">
              <w:rPr>
                <w:noProof/>
                <w:webHidden/>
              </w:rPr>
              <w:t>4</w:t>
            </w:r>
            <w:r>
              <w:rPr>
                <w:noProof/>
                <w:webHidden/>
                <w:rtl/>
              </w:rPr>
              <w:fldChar w:fldCharType="end"/>
            </w:r>
          </w:hyperlink>
        </w:p>
        <w:p w14:paraId="2C738326" w14:textId="04B785AE" w:rsidR="00BF43E2" w:rsidRDefault="00BF43E2" w:rsidP="00BF43E2">
          <w:pPr>
            <w:pStyle w:val="TOC2"/>
            <w:rPr>
              <w:rFonts w:cstheme="minorBidi"/>
              <w:smallCaps w:val="0"/>
              <w:noProof/>
              <w:sz w:val="22"/>
              <w:szCs w:val="22"/>
              <w:rtl/>
            </w:rPr>
          </w:pPr>
          <w:hyperlink w:anchor="_Toc114469872" w:history="1">
            <w:r w:rsidRPr="00A52F21">
              <w:rPr>
                <w:rStyle w:val="Hyperlink"/>
                <w:noProof/>
                <w:lang w:bidi="ar-SA"/>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Toc114469872 \h</w:instrText>
            </w:r>
            <w:r>
              <w:rPr>
                <w:noProof/>
                <w:webHidden/>
                <w:rtl/>
              </w:rPr>
              <w:instrText xml:space="preserve"> </w:instrText>
            </w:r>
            <w:r>
              <w:rPr>
                <w:noProof/>
                <w:webHidden/>
                <w:rtl/>
              </w:rPr>
            </w:r>
            <w:r>
              <w:rPr>
                <w:noProof/>
                <w:webHidden/>
                <w:rtl/>
              </w:rPr>
              <w:fldChar w:fldCharType="separate"/>
            </w:r>
            <w:r w:rsidR="003251EA">
              <w:rPr>
                <w:noProof/>
                <w:webHidden/>
              </w:rPr>
              <w:t>6</w:t>
            </w:r>
            <w:r>
              <w:rPr>
                <w:noProof/>
                <w:webHidden/>
                <w:rtl/>
              </w:rPr>
              <w:fldChar w:fldCharType="end"/>
            </w:r>
          </w:hyperlink>
        </w:p>
        <w:p w14:paraId="667B23C4" w14:textId="23D2E4AA" w:rsidR="00BF43E2" w:rsidRDefault="00BF43E2" w:rsidP="00BF43E2">
          <w:pPr>
            <w:pStyle w:val="TOC3"/>
            <w:tabs>
              <w:tab w:val="right" w:leader="dot" w:pos="9350"/>
            </w:tabs>
            <w:bidi w:val="0"/>
            <w:rPr>
              <w:rFonts w:cstheme="minorBidi"/>
              <w:i w:val="0"/>
              <w:iCs w:val="0"/>
              <w:noProof/>
              <w:sz w:val="22"/>
              <w:szCs w:val="22"/>
              <w:rtl/>
            </w:rPr>
          </w:pPr>
          <w:hyperlink w:anchor="_Toc114469873" w:history="1">
            <w:r w:rsidRPr="00A52F21">
              <w:rPr>
                <w:rStyle w:val="Hyperlink"/>
                <w:noProof/>
                <w:lang w:bidi="ar-SA"/>
              </w:rPr>
              <w:t>Contradicting findings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Toc114469873 \h</w:instrText>
            </w:r>
            <w:r>
              <w:rPr>
                <w:noProof/>
                <w:webHidden/>
                <w:rtl/>
              </w:rPr>
              <w:instrText xml:space="preserve"> </w:instrText>
            </w:r>
            <w:r>
              <w:rPr>
                <w:noProof/>
                <w:webHidden/>
                <w:rtl/>
              </w:rPr>
            </w:r>
            <w:r>
              <w:rPr>
                <w:noProof/>
                <w:webHidden/>
                <w:rtl/>
              </w:rPr>
              <w:fldChar w:fldCharType="separate"/>
            </w:r>
            <w:r w:rsidR="003251EA">
              <w:rPr>
                <w:noProof/>
                <w:webHidden/>
              </w:rPr>
              <w:t>7</w:t>
            </w:r>
            <w:r>
              <w:rPr>
                <w:noProof/>
                <w:webHidden/>
                <w:rtl/>
              </w:rPr>
              <w:fldChar w:fldCharType="end"/>
            </w:r>
          </w:hyperlink>
        </w:p>
        <w:p w14:paraId="1D1803AD" w14:textId="171CEC53" w:rsidR="00BF43E2" w:rsidRDefault="00BF43E2" w:rsidP="00BF43E2">
          <w:pPr>
            <w:pStyle w:val="TOC3"/>
            <w:tabs>
              <w:tab w:val="right" w:leader="dot" w:pos="9350"/>
            </w:tabs>
            <w:bidi w:val="0"/>
            <w:rPr>
              <w:rFonts w:cstheme="minorBidi"/>
              <w:i w:val="0"/>
              <w:iCs w:val="0"/>
              <w:noProof/>
              <w:sz w:val="22"/>
              <w:szCs w:val="22"/>
              <w:rtl/>
            </w:rPr>
          </w:pPr>
          <w:hyperlink w:anchor="_Toc114469874" w:history="1">
            <w:r w:rsidRPr="00A52F21">
              <w:rPr>
                <w:rStyle w:val="Hyperlink"/>
                <w:noProof/>
                <w:lang w:bidi="ar-SA"/>
              </w:rPr>
              <w:t>Explaining The Discrepancy between Findings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Toc114469874 \h</w:instrText>
            </w:r>
            <w:r>
              <w:rPr>
                <w:noProof/>
                <w:webHidden/>
                <w:rtl/>
              </w:rPr>
              <w:instrText xml:space="preserve"> </w:instrText>
            </w:r>
            <w:r>
              <w:rPr>
                <w:noProof/>
                <w:webHidden/>
                <w:rtl/>
              </w:rPr>
            </w:r>
            <w:r>
              <w:rPr>
                <w:noProof/>
                <w:webHidden/>
                <w:rtl/>
              </w:rPr>
              <w:fldChar w:fldCharType="separate"/>
            </w:r>
            <w:r w:rsidR="003251EA">
              <w:rPr>
                <w:noProof/>
                <w:webHidden/>
              </w:rPr>
              <w:t>8</w:t>
            </w:r>
            <w:r>
              <w:rPr>
                <w:noProof/>
                <w:webHidden/>
                <w:rtl/>
              </w:rPr>
              <w:fldChar w:fldCharType="end"/>
            </w:r>
          </w:hyperlink>
        </w:p>
        <w:p w14:paraId="3D51C5C9" w14:textId="46804616" w:rsidR="00BF43E2" w:rsidRDefault="00BF43E2" w:rsidP="00BF43E2">
          <w:pPr>
            <w:pStyle w:val="TOC3"/>
            <w:tabs>
              <w:tab w:val="right" w:leader="dot" w:pos="9350"/>
            </w:tabs>
            <w:bidi w:val="0"/>
            <w:rPr>
              <w:rFonts w:cstheme="minorBidi"/>
              <w:i w:val="0"/>
              <w:iCs w:val="0"/>
              <w:noProof/>
              <w:sz w:val="22"/>
              <w:szCs w:val="22"/>
              <w:rtl/>
            </w:rPr>
          </w:pPr>
          <w:hyperlink w:anchor="_Toc114469875" w:history="1">
            <w:r w:rsidRPr="00A52F21">
              <w:rPr>
                <w:rStyle w:val="Hyperlink"/>
                <w:noProof/>
                <w:lang w:bidi="ar-SA"/>
              </w:rPr>
              <w:t>Comparing Motion Tracking with Keyboard Response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Toc114469875 \h</w:instrText>
            </w:r>
            <w:r>
              <w:rPr>
                <w:noProof/>
                <w:webHidden/>
                <w:rtl/>
              </w:rPr>
              <w:instrText xml:space="preserve"> </w:instrText>
            </w:r>
            <w:r>
              <w:rPr>
                <w:noProof/>
                <w:webHidden/>
                <w:rtl/>
              </w:rPr>
            </w:r>
            <w:r>
              <w:rPr>
                <w:noProof/>
                <w:webHidden/>
                <w:rtl/>
              </w:rPr>
              <w:fldChar w:fldCharType="separate"/>
            </w:r>
            <w:r w:rsidR="003251EA">
              <w:rPr>
                <w:noProof/>
                <w:webHidden/>
              </w:rPr>
              <w:t>8</w:t>
            </w:r>
            <w:r>
              <w:rPr>
                <w:noProof/>
                <w:webHidden/>
                <w:rtl/>
              </w:rPr>
              <w:fldChar w:fldCharType="end"/>
            </w:r>
          </w:hyperlink>
        </w:p>
        <w:p w14:paraId="051D83DE" w14:textId="1D466B8E" w:rsidR="00BF43E2" w:rsidRDefault="00BF43E2" w:rsidP="00BF43E2">
          <w:pPr>
            <w:pStyle w:val="TOC3"/>
            <w:tabs>
              <w:tab w:val="right" w:leader="dot" w:pos="9350"/>
            </w:tabs>
            <w:bidi w:val="0"/>
            <w:rPr>
              <w:rFonts w:cstheme="minorBidi"/>
              <w:i w:val="0"/>
              <w:iCs w:val="0"/>
              <w:noProof/>
              <w:sz w:val="22"/>
              <w:szCs w:val="22"/>
              <w:rtl/>
            </w:rPr>
          </w:pPr>
          <w:hyperlink w:anchor="_Toc114469876" w:history="1">
            <w:r w:rsidRPr="00A52F21">
              <w:rPr>
                <w:rStyle w:val="Hyperlink"/>
                <w:noProof/>
                <w:lang w:bidi="ar-SA"/>
              </w:rPr>
              <w:t>Previous Priming Findings Made with Motion Tracking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Toc114469876 \h</w:instrText>
            </w:r>
            <w:r>
              <w:rPr>
                <w:noProof/>
                <w:webHidden/>
                <w:rtl/>
              </w:rPr>
              <w:instrText xml:space="preserve"> </w:instrText>
            </w:r>
            <w:r>
              <w:rPr>
                <w:noProof/>
                <w:webHidden/>
                <w:rtl/>
              </w:rPr>
            </w:r>
            <w:r>
              <w:rPr>
                <w:noProof/>
                <w:webHidden/>
                <w:rtl/>
              </w:rPr>
              <w:fldChar w:fldCharType="separate"/>
            </w:r>
            <w:r w:rsidR="003251EA">
              <w:rPr>
                <w:noProof/>
                <w:webHidden/>
              </w:rPr>
              <w:t>9</w:t>
            </w:r>
            <w:r>
              <w:rPr>
                <w:noProof/>
                <w:webHidden/>
                <w:rtl/>
              </w:rPr>
              <w:fldChar w:fldCharType="end"/>
            </w:r>
          </w:hyperlink>
        </w:p>
        <w:p w14:paraId="585898F0" w14:textId="51345B00" w:rsidR="00BF43E2" w:rsidRDefault="00BF43E2" w:rsidP="00BF43E2">
          <w:pPr>
            <w:pStyle w:val="TOC3"/>
            <w:tabs>
              <w:tab w:val="right" w:leader="dot" w:pos="9350"/>
            </w:tabs>
            <w:bidi w:val="0"/>
            <w:rPr>
              <w:rFonts w:cstheme="minorBidi"/>
              <w:i w:val="0"/>
              <w:iCs w:val="0"/>
              <w:noProof/>
              <w:sz w:val="22"/>
              <w:szCs w:val="22"/>
              <w:rtl/>
            </w:rPr>
          </w:pPr>
          <w:hyperlink w:anchor="_Toc114469877" w:history="1">
            <w:r w:rsidRPr="00A52F21">
              <w:rPr>
                <w:rStyle w:val="Hyperlink"/>
                <w:noProof/>
                <w:lang w:bidi="ar-SA"/>
              </w:rPr>
              <w:t>Current Research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Toc114469877 \h</w:instrText>
            </w:r>
            <w:r>
              <w:rPr>
                <w:noProof/>
                <w:webHidden/>
                <w:rtl/>
              </w:rPr>
              <w:instrText xml:space="preserve"> </w:instrText>
            </w:r>
            <w:r>
              <w:rPr>
                <w:noProof/>
                <w:webHidden/>
                <w:rtl/>
              </w:rPr>
            </w:r>
            <w:r>
              <w:rPr>
                <w:noProof/>
                <w:webHidden/>
                <w:rtl/>
              </w:rPr>
              <w:fldChar w:fldCharType="separate"/>
            </w:r>
            <w:r w:rsidR="003251EA">
              <w:rPr>
                <w:noProof/>
                <w:webHidden/>
              </w:rPr>
              <w:t>11</w:t>
            </w:r>
            <w:r>
              <w:rPr>
                <w:noProof/>
                <w:webHidden/>
                <w:rtl/>
              </w:rPr>
              <w:fldChar w:fldCharType="end"/>
            </w:r>
          </w:hyperlink>
        </w:p>
        <w:p w14:paraId="59F01F5B" w14:textId="251914A0" w:rsidR="00BF43E2" w:rsidRDefault="00BF43E2" w:rsidP="00BF43E2">
          <w:pPr>
            <w:pStyle w:val="TOC2"/>
            <w:rPr>
              <w:rFonts w:cstheme="minorBidi"/>
              <w:smallCaps w:val="0"/>
              <w:noProof/>
              <w:sz w:val="22"/>
              <w:szCs w:val="22"/>
              <w:rtl/>
            </w:rPr>
          </w:pPr>
          <w:hyperlink w:anchor="_Toc114469878" w:history="1">
            <w:r w:rsidRPr="00A52F21">
              <w:rPr>
                <w:rStyle w:val="Hyperlink"/>
                <w:noProof/>
                <w:lang w:bidi="ar-SA"/>
              </w:rPr>
              <w:t>Pilot Experiment 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Toc114469878 \h</w:instrText>
            </w:r>
            <w:r>
              <w:rPr>
                <w:noProof/>
                <w:webHidden/>
                <w:rtl/>
              </w:rPr>
              <w:instrText xml:space="preserve"> </w:instrText>
            </w:r>
            <w:r>
              <w:rPr>
                <w:noProof/>
                <w:webHidden/>
                <w:rtl/>
              </w:rPr>
            </w:r>
            <w:r>
              <w:rPr>
                <w:noProof/>
                <w:webHidden/>
                <w:rtl/>
              </w:rPr>
              <w:fldChar w:fldCharType="separate"/>
            </w:r>
            <w:r w:rsidR="003251EA">
              <w:rPr>
                <w:noProof/>
                <w:webHidden/>
              </w:rPr>
              <w:t>12</w:t>
            </w:r>
            <w:r>
              <w:rPr>
                <w:noProof/>
                <w:webHidden/>
                <w:rtl/>
              </w:rPr>
              <w:fldChar w:fldCharType="end"/>
            </w:r>
          </w:hyperlink>
        </w:p>
        <w:p w14:paraId="6BEFBCAC" w14:textId="7B9EDB56" w:rsidR="00BF43E2" w:rsidRDefault="00BF43E2" w:rsidP="00BF43E2">
          <w:pPr>
            <w:pStyle w:val="TOC3"/>
            <w:tabs>
              <w:tab w:val="right" w:leader="dot" w:pos="9350"/>
            </w:tabs>
            <w:bidi w:val="0"/>
            <w:rPr>
              <w:rFonts w:cstheme="minorBidi"/>
              <w:i w:val="0"/>
              <w:iCs w:val="0"/>
              <w:noProof/>
              <w:sz w:val="22"/>
              <w:szCs w:val="22"/>
              <w:rtl/>
            </w:rPr>
          </w:pPr>
          <w:hyperlink w:anchor="_Toc114469879" w:history="1">
            <w:r w:rsidRPr="00A52F21">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Toc114469879 \h</w:instrText>
            </w:r>
            <w:r>
              <w:rPr>
                <w:noProof/>
                <w:webHidden/>
                <w:rtl/>
              </w:rPr>
              <w:instrText xml:space="preserve"> </w:instrText>
            </w:r>
            <w:r>
              <w:rPr>
                <w:noProof/>
                <w:webHidden/>
                <w:rtl/>
              </w:rPr>
            </w:r>
            <w:r>
              <w:rPr>
                <w:noProof/>
                <w:webHidden/>
                <w:rtl/>
              </w:rPr>
              <w:fldChar w:fldCharType="separate"/>
            </w:r>
            <w:r w:rsidR="003251EA">
              <w:rPr>
                <w:noProof/>
                <w:webHidden/>
              </w:rPr>
              <w:t>12</w:t>
            </w:r>
            <w:r>
              <w:rPr>
                <w:noProof/>
                <w:webHidden/>
                <w:rtl/>
              </w:rPr>
              <w:fldChar w:fldCharType="end"/>
            </w:r>
          </w:hyperlink>
        </w:p>
        <w:p w14:paraId="672611C9" w14:textId="05A0A82F" w:rsidR="00BF43E2" w:rsidRDefault="00BF43E2" w:rsidP="00BF43E2">
          <w:pPr>
            <w:pStyle w:val="TOC4"/>
            <w:tabs>
              <w:tab w:val="right" w:leader="dot" w:pos="9350"/>
            </w:tabs>
            <w:bidi w:val="0"/>
            <w:rPr>
              <w:rFonts w:cstheme="minorBidi"/>
              <w:noProof/>
              <w:sz w:val="22"/>
              <w:szCs w:val="22"/>
              <w:rtl/>
            </w:rPr>
          </w:pPr>
          <w:hyperlink w:anchor="_Toc114469880" w:history="1">
            <w:r w:rsidRPr="00A52F21">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Toc114469880 \h</w:instrText>
            </w:r>
            <w:r>
              <w:rPr>
                <w:noProof/>
                <w:webHidden/>
                <w:rtl/>
              </w:rPr>
              <w:instrText xml:space="preserve"> </w:instrText>
            </w:r>
            <w:r>
              <w:rPr>
                <w:noProof/>
                <w:webHidden/>
                <w:rtl/>
              </w:rPr>
            </w:r>
            <w:r>
              <w:rPr>
                <w:noProof/>
                <w:webHidden/>
                <w:rtl/>
              </w:rPr>
              <w:fldChar w:fldCharType="separate"/>
            </w:r>
            <w:r w:rsidR="003251EA">
              <w:rPr>
                <w:noProof/>
                <w:webHidden/>
              </w:rPr>
              <w:t>12</w:t>
            </w:r>
            <w:r>
              <w:rPr>
                <w:noProof/>
                <w:webHidden/>
                <w:rtl/>
              </w:rPr>
              <w:fldChar w:fldCharType="end"/>
            </w:r>
          </w:hyperlink>
        </w:p>
        <w:p w14:paraId="3A853D3D" w14:textId="405A2DA0" w:rsidR="00BF43E2" w:rsidRDefault="00BF43E2" w:rsidP="00BF43E2">
          <w:pPr>
            <w:pStyle w:val="TOC4"/>
            <w:tabs>
              <w:tab w:val="right" w:leader="dot" w:pos="9350"/>
            </w:tabs>
            <w:bidi w:val="0"/>
            <w:rPr>
              <w:rFonts w:cstheme="minorBidi"/>
              <w:noProof/>
              <w:sz w:val="22"/>
              <w:szCs w:val="22"/>
              <w:rtl/>
            </w:rPr>
          </w:pPr>
          <w:hyperlink w:anchor="_Toc114469881" w:history="1">
            <w:r w:rsidRPr="00A52F21">
              <w:rPr>
                <w:rStyle w:val="Hyperlink"/>
                <w:noProof/>
              </w:rPr>
              <w:t>Stimuli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Toc114469881 \h</w:instrText>
            </w:r>
            <w:r>
              <w:rPr>
                <w:noProof/>
                <w:webHidden/>
                <w:rtl/>
              </w:rPr>
              <w:instrText xml:space="preserve"> </w:instrText>
            </w:r>
            <w:r>
              <w:rPr>
                <w:noProof/>
                <w:webHidden/>
                <w:rtl/>
              </w:rPr>
            </w:r>
            <w:r>
              <w:rPr>
                <w:noProof/>
                <w:webHidden/>
                <w:rtl/>
              </w:rPr>
              <w:fldChar w:fldCharType="separate"/>
            </w:r>
            <w:r w:rsidR="003251EA">
              <w:rPr>
                <w:noProof/>
                <w:webHidden/>
              </w:rPr>
              <w:t>12</w:t>
            </w:r>
            <w:r>
              <w:rPr>
                <w:noProof/>
                <w:webHidden/>
                <w:rtl/>
              </w:rPr>
              <w:fldChar w:fldCharType="end"/>
            </w:r>
          </w:hyperlink>
        </w:p>
        <w:p w14:paraId="248B123F" w14:textId="1BD3D270" w:rsidR="00BF43E2" w:rsidRDefault="00BF43E2" w:rsidP="00BF43E2">
          <w:pPr>
            <w:pStyle w:val="TOC4"/>
            <w:tabs>
              <w:tab w:val="right" w:leader="dot" w:pos="9350"/>
            </w:tabs>
            <w:bidi w:val="0"/>
            <w:rPr>
              <w:rFonts w:cstheme="minorBidi"/>
              <w:noProof/>
              <w:sz w:val="22"/>
              <w:szCs w:val="22"/>
              <w:rtl/>
            </w:rPr>
          </w:pPr>
          <w:hyperlink w:anchor="_Toc114469882" w:history="1">
            <w:r w:rsidRPr="00A52F21">
              <w:rPr>
                <w:rStyle w:val="Hyperlink"/>
                <w:noProof/>
              </w:rPr>
              <w:t>Apparatus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Toc114469882 \h</w:instrText>
            </w:r>
            <w:r>
              <w:rPr>
                <w:noProof/>
                <w:webHidden/>
                <w:rtl/>
              </w:rPr>
              <w:instrText xml:space="preserve"> </w:instrText>
            </w:r>
            <w:r>
              <w:rPr>
                <w:noProof/>
                <w:webHidden/>
                <w:rtl/>
              </w:rPr>
            </w:r>
            <w:r>
              <w:rPr>
                <w:noProof/>
                <w:webHidden/>
                <w:rtl/>
              </w:rPr>
              <w:fldChar w:fldCharType="separate"/>
            </w:r>
            <w:r w:rsidR="003251EA">
              <w:rPr>
                <w:noProof/>
                <w:webHidden/>
              </w:rPr>
              <w:t>13</w:t>
            </w:r>
            <w:r>
              <w:rPr>
                <w:noProof/>
                <w:webHidden/>
                <w:rtl/>
              </w:rPr>
              <w:fldChar w:fldCharType="end"/>
            </w:r>
          </w:hyperlink>
        </w:p>
        <w:p w14:paraId="0647C080" w14:textId="436A92CD" w:rsidR="00BF43E2" w:rsidRDefault="00BF43E2" w:rsidP="00BF43E2">
          <w:pPr>
            <w:pStyle w:val="TOC3"/>
            <w:tabs>
              <w:tab w:val="right" w:leader="dot" w:pos="9350"/>
            </w:tabs>
            <w:bidi w:val="0"/>
            <w:rPr>
              <w:rFonts w:cstheme="minorBidi"/>
              <w:i w:val="0"/>
              <w:iCs w:val="0"/>
              <w:noProof/>
              <w:sz w:val="22"/>
              <w:szCs w:val="22"/>
              <w:rtl/>
            </w:rPr>
          </w:pPr>
          <w:hyperlink w:anchor="_Toc114469883" w:history="1">
            <w:r w:rsidRPr="00A52F21">
              <w:rPr>
                <w:rStyle w:val="Hyperlink"/>
                <w:noProof/>
                <w:lang w:bidi="ar-SA"/>
              </w:rPr>
              <w:t>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Toc114469883 \h</w:instrText>
            </w:r>
            <w:r>
              <w:rPr>
                <w:noProof/>
                <w:webHidden/>
                <w:rtl/>
              </w:rPr>
              <w:instrText xml:space="preserve"> </w:instrText>
            </w:r>
            <w:r>
              <w:rPr>
                <w:noProof/>
                <w:webHidden/>
                <w:rtl/>
              </w:rPr>
            </w:r>
            <w:r>
              <w:rPr>
                <w:noProof/>
                <w:webHidden/>
                <w:rtl/>
              </w:rPr>
              <w:fldChar w:fldCharType="separate"/>
            </w:r>
            <w:r w:rsidR="003251EA">
              <w:rPr>
                <w:noProof/>
                <w:webHidden/>
              </w:rPr>
              <w:t>14</w:t>
            </w:r>
            <w:r>
              <w:rPr>
                <w:noProof/>
                <w:webHidden/>
                <w:rtl/>
              </w:rPr>
              <w:fldChar w:fldCharType="end"/>
            </w:r>
          </w:hyperlink>
        </w:p>
        <w:p w14:paraId="09B0982A" w14:textId="7E2BE26B" w:rsidR="00BF43E2" w:rsidRDefault="00BF43E2" w:rsidP="00BF43E2">
          <w:pPr>
            <w:pStyle w:val="TOC3"/>
            <w:tabs>
              <w:tab w:val="right" w:leader="dot" w:pos="9350"/>
            </w:tabs>
            <w:bidi w:val="0"/>
            <w:rPr>
              <w:rFonts w:cstheme="minorBidi"/>
              <w:i w:val="0"/>
              <w:iCs w:val="0"/>
              <w:noProof/>
              <w:sz w:val="22"/>
              <w:szCs w:val="22"/>
              <w:rtl/>
            </w:rPr>
          </w:pPr>
          <w:hyperlink w:anchor="_Toc114469884" w:history="1">
            <w:r w:rsidRPr="00A52F21">
              <w:rPr>
                <w:rStyle w:val="Hyperlink"/>
                <w:noProof/>
                <w:lang w:bidi="ar-SA"/>
              </w:rPr>
              <w:t>Trajectory preprocessing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Toc114469884 \h</w:instrText>
            </w:r>
            <w:r>
              <w:rPr>
                <w:noProof/>
                <w:webHidden/>
                <w:rtl/>
              </w:rPr>
              <w:instrText xml:space="preserve"> </w:instrText>
            </w:r>
            <w:r>
              <w:rPr>
                <w:noProof/>
                <w:webHidden/>
                <w:rtl/>
              </w:rPr>
            </w:r>
            <w:r>
              <w:rPr>
                <w:noProof/>
                <w:webHidden/>
                <w:rtl/>
              </w:rPr>
              <w:fldChar w:fldCharType="separate"/>
            </w:r>
            <w:r w:rsidR="003251EA">
              <w:rPr>
                <w:noProof/>
                <w:webHidden/>
              </w:rPr>
              <w:t>15</w:t>
            </w:r>
            <w:r>
              <w:rPr>
                <w:noProof/>
                <w:webHidden/>
                <w:rtl/>
              </w:rPr>
              <w:fldChar w:fldCharType="end"/>
            </w:r>
          </w:hyperlink>
        </w:p>
        <w:p w14:paraId="56CA366F" w14:textId="570FAF5B" w:rsidR="00BF43E2" w:rsidRDefault="00BF43E2" w:rsidP="00BF43E2">
          <w:pPr>
            <w:pStyle w:val="TOC3"/>
            <w:tabs>
              <w:tab w:val="right" w:leader="dot" w:pos="9350"/>
            </w:tabs>
            <w:bidi w:val="0"/>
            <w:rPr>
              <w:rFonts w:cstheme="minorBidi"/>
              <w:i w:val="0"/>
              <w:iCs w:val="0"/>
              <w:noProof/>
              <w:sz w:val="22"/>
              <w:szCs w:val="22"/>
              <w:rtl/>
            </w:rPr>
          </w:pPr>
          <w:hyperlink w:anchor="_Toc114469885" w:history="1">
            <w:r w:rsidRPr="00A52F21">
              <w:rPr>
                <w:rStyle w:val="Hyperlink"/>
                <w:noProof/>
                <w:lang w:bidi="ar-SA"/>
              </w:rPr>
              <w:t>Variables extraction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Toc114469885 \h</w:instrText>
            </w:r>
            <w:r>
              <w:rPr>
                <w:noProof/>
                <w:webHidden/>
                <w:rtl/>
              </w:rPr>
              <w:instrText xml:space="preserve"> </w:instrText>
            </w:r>
            <w:r>
              <w:rPr>
                <w:noProof/>
                <w:webHidden/>
                <w:rtl/>
              </w:rPr>
            </w:r>
            <w:r>
              <w:rPr>
                <w:noProof/>
                <w:webHidden/>
                <w:rtl/>
              </w:rPr>
              <w:fldChar w:fldCharType="separate"/>
            </w:r>
            <w:r w:rsidR="003251EA">
              <w:rPr>
                <w:noProof/>
                <w:webHidden/>
              </w:rPr>
              <w:t>16</w:t>
            </w:r>
            <w:r>
              <w:rPr>
                <w:noProof/>
                <w:webHidden/>
                <w:rtl/>
              </w:rPr>
              <w:fldChar w:fldCharType="end"/>
            </w:r>
          </w:hyperlink>
        </w:p>
        <w:p w14:paraId="26971C7D" w14:textId="65EFD73D" w:rsidR="00BF43E2" w:rsidRDefault="00BF43E2" w:rsidP="00BF43E2">
          <w:pPr>
            <w:pStyle w:val="TOC3"/>
            <w:tabs>
              <w:tab w:val="right" w:leader="dot" w:pos="9350"/>
            </w:tabs>
            <w:bidi w:val="0"/>
            <w:rPr>
              <w:rFonts w:cstheme="minorBidi"/>
              <w:i w:val="0"/>
              <w:iCs w:val="0"/>
              <w:noProof/>
              <w:sz w:val="22"/>
              <w:szCs w:val="22"/>
              <w:rtl/>
            </w:rPr>
          </w:pPr>
          <w:hyperlink w:anchor="_Toc114469886" w:history="1">
            <w:r w:rsidRPr="00A52F21">
              <w:rPr>
                <w:rStyle w:val="Hyperlink"/>
                <w:noProof/>
                <w:lang w:bidi="ar-SA"/>
              </w:rPr>
              <w:t>Exclusion criteria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Toc114469886 \h</w:instrText>
            </w:r>
            <w:r>
              <w:rPr>
                <w:noProof/>
                <w:webHidden/>
                <w:rtl/>
              </w:rPr>
              <w:instrText xml:space="preserve"> </w:instrText>
            </w:r>
            <w:r>
              <w:rPr>
                <w:noProof/>
                <w:webHidden/>
                <w:rtl/>
              </w:rPr>
            </w:r>
            <w:r>
              <w:rPr>
                <w:noProof/>
                <w:webHidden/>
                <w:rtl/>
              </w:rPr>
              <w:fldChar w:fldCharType="separate"/>
            </w:r>
            <w:r w:rsidR="003251EA">
              <w:rPr>
                <w:noProof/>
                <w:webHidden/>
              </w:rPr>
              <w:t>16</w:t>
            </w:r>
            <w:r>
              <w:rPr>
                <w:noProof/>
                <w:webHidden/>
                <w:rtl/>
              </w:rPr>
              <w:fldChar w:fldCharType="end"/>
            </w:r>
          </w:hyperlink>
        </w:p>
        <w:p w14:paraId="0E2CAAED" w14:textId="3B4FD516" w:rsidR="00BF43E2" w:rsidRDefault="00BF43E2" w:rsidP="00BF43E2">
          <w:pPr>
            <w:pStyle w:val="TOC3"/>
            <w:tabs>
              <w:tab w:val="right" w:leader="dot" w:pos="9350"/>
            </w:tabs>
            <w:bidi w:val="0"/>
            <w:rPr>
              <w:rFonts w:cstheme="minorBidi"/>
              <w:i w:val="0"/>
              <w:iCs w:val="0"/>
              <w:noProof/>
              <w:sz w:val="22"/>
              <w:szCs w:val="22"/>
              <w:rtl/>
            </w:rPr>
          </w:pPr>
          <w:hyperlink w:anchor="_Toc114469887" w:history="1">
            <w:r w:rsidRPr="00A52F21">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Toc114469887 \h</w:instrText>
            </w:r>
            <w:r>
              <w:rPr>
                <w:noProof/>
                <w:webHidden/>
                <w:rtl/>
              </w:rPr>
              <w:instrText xml:space="preserve"> </w:instrText>
            </w:r>
            <w:r>
              <w:rPr>
                <w:noProof/>
                <w:webHidden/>
                <w:rtl/>
              </w:rPr>
            </w:r>
            <w:r>
              <w:rPr>
                <w:noProof/>
                <w:webHidden/>
                <w:rtl/>
              </w:rPr>
              <w:fldChar w:fldCharType="separate"/>
            </w:r>
            <w:r w:rsidR="003251EA">
              <w:rPr>
                <w:noProof/>
                <w:webHidden/>
              </w:rPr>
              <w:t>17</w:t>
            </w:r>
            <w:r>
              <w:rPr>
                <w:noProof/>
                <w:webHidden/>
                <w:rtl/>
              </w:rPr>
              <w:fldChar w:fldCharType="end"/>
            </w:r>
          </w:hyperlink>
        </w:p>
        <w:p w14:paraId="62A5EC76" w14:textId="3EE5542D" w:rsidR="00BF43E2" w:rsidRDefault="00BF43E2" w:rsidP="00BF43E2">
          <w:pPr>
            <w:pStyle w:val="TOC3"/>
            <w:tabs>
              <w:tab w:val="right" w:leader="dot" w:pos="9350"/>
            </w:tabs>
            <w:bidi w:val="0"/>
            <w:rPr>
              <w:rFonts w:cstheme="minorBidi"/>
              <w:i w:val="0"/>
              <w:iCs w:val="0"/>
              <w:noProof/>
              <w:sz w:val="22"/>
              <w:szCs w:val="22"/>
              <w:rtl/>
            </w:rPr>
          </w:pPr>
          <w:hyperlink w:anchor="_Toc114469888" w:history="1">
            <w:r w:rsidRPr="00A52F21">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Toc114469888 \h</w:instrText>
            </w:r>
            <w:r>
              <w:rPr>
                <w:noProof/>
                <w:webHidden/>
                <w:rtl/>
              </w:rPr>
              <w:instrText xml:space="preserve"> </w:instrText>
            </w:r>
            <w:r>
              <w:rPr>
                <w:noProof/>
                <w:webHidden/>
                <w:rtl/>
              </w:rPr>
            </w:r>
            <w:r>
              <w:rPr>
                <w:noProof/>
                <w:webHidden/>
                <w:rtl/>
              </w:rPr>
              <w:fldChar w:fldCharType="separate"/>
            </w:r>
            <w:r w:rsidR="003251EA">
              <w:rPr>
                <w:noProof/>
                <w:webHidden/>
              </w:rPr>
              <w:t>19</w:t>
            </w:r>
            <w:r>
              <w:rPr>
                <w:noProof/>
                <w:webHidden/>
                <w:rtl/>
              </w:rPr>
              <w:fldChar w:fldCharType="end"/>
            </w:r>
          </w:hyperlink>
        </w:p>
        <w:p w14:paraId="126D44B6" w14:textId="37AFB0BF" w:rsidR="00BF43E2" w:rsidRDefault="00BF43E2" w:rsidP="00BF43E2">
          <w:pPr>
            <w:pStyle w:val="TOC2"/>
            <w:rPr>
              <w:rFonts w:cstheme="minorBidi"/>
              <w:smallCaps w:val="0"/>
              <w:noProof/>
              <w:sz w:val="22"/>
              <w:szCs w:val="22"/>
              <w:rtl/>
            </w:rPr>
          </w:pPr>
          <w:hyperlink w:anchor="_Toc114469889" w:history="1">
            <w:r w:rsidRPr="00A52F21">
              <w:rPr>
                <w:rStyle w:val="Hyperlink"/>
                <w:noProof/>
                <w:lang w:bidi="ar-SA"/>
              </w:rPr>
              <w:t>Pilot Experiment 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Toc114469889 \h</w:instrText>
            </w:r>
            <w:r>
              <w:rPr>
                <w:noProof/>
                <w:webHidden/>
                <w:rtl/>
              </w:rPr>
              <w:instrText xml:space="preserve"> </w:instrText>
            </w:r>
            <w:r>
              <w:rPr>
                <w:noProof/>
                <w:webHidden/>
                <w:rtl/>
              </w:rPr>
            </w:r>
            <w:r>
              <w:rPr>
                <w:noProof/>
                <w:webHidden/>
                <w:rtl/>
              </w:rPr>
              <w:fldChar w:fldCharType="separate"/>
            </w:r>
            <w:r w:rsidR="003251EA">
              <w:rPr>
                <w:noProof/>
                <w:webHidden/>
              </w:rPr>
              <w:t>20</w:t>
            </w:r>
            <w:r>
              <w:rPr>
                <w:noProof/>
                <w:webHidden/>
                <w:rtl/>
              </w:rPr>
              <w:fldChar w:fldCharType="end"/>
            </w:r>
          </w:hyperlink>
        </w:p>
        <w:p w14:paraId="04F1A56E" w14:textId="5CCA4117" w:rsidR="00BF43E2" w:rsidRDefault="00BF43E2" w:rsidP="00BF43E2">
          <w:pPr>
            <w:pStyle w:val="TOC3"/>
            <w:tabs>
              <w:tab w:val="right" w:leader="dot" w:pos="9350"/>
            </w:tabs>
            <w:bidi w:val="0"/>
            <w:rPr>
              <w:rFonts w:cstheme="minorBidi"/>
              <w:i w:val="0"/>
              <w:iCs w:val="0"/>
              <w:noProof/>
              <w:sz w:val="22"/>
              <w:szCs w:val="22"/>
              <w:rtl/>
            </w:rPr>
          </w:pPr>
          <w:hyperlink w:anchor="_Toc114469890" w:history="1">
            <w:r w:rsidRPr="00A52F21">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Toc114469890 \h</w:instrText>
            </w:r>
            <w:r>
              <w:rPr>
                <w:noProof/>
                <w:webHidden/>
                <w:rtl/>
              </w:rPr>
              <w:instrText xml:space="preserve"> </w:instrText>
            </w:r>
            <w:r>
              <w:rPr>
                <w:noProof/>
                <w:webHidden/>
                <w:rtl/>
              </w:rPr>
            </w:r>
            <w:r>
              <w:rPr>
                <w:noProof/>
                <w:webHidden/>
                <w:rtl/>
              </w:rPr>
              <w:fldChar w:fldCharType="separate"/>
            </w:r>
            <w:r w:rsidR="003251EA">
              <w:rPr>
                <w:noProof/>
                <w:webHidden/>
              </w:rPr>
              <w:t>20</w:t>
            </w:r>
            <w:r>
              <w:rPr>
                <w:noProof/>
                <w:webHidden/>
                <w:rtl/>
              </w:rPr>
              <w:fldChar w:fldCharType="end"/>
            </w:r>
          </w:hyperlink>
        </w:p>
        <w:p w14:paraId="45641FFD" w14:textId="075131FF" w:rsidR="00BF43E2" w:rsidRDefault="00BF43E2" w:rsidP="00BF43E2">
          <w:pPr>
            <w:pStyle w:val="TOC4"/>
            <w:tabs>
              <w:tab w:val="right" w:leader="dot" w:pos="9350"/>
            </w:tabs>
            <w:bidi w:val="0"/>
            <w:rPr>
              <w:rFonts w:cstheme="minorBidi"/>
              <w:noProof/>
              <w:sz w:val="22"/>
              <w:szCs w:val="22"/>
              <w:rtl/>
            </w:rPr>
          </w:pPr>
          <w:hyperlink w:anchor="_Toc114469891" w:history="1">
            <w:r w:rsidRPr="00A52F21">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Toc114469891 \h</w:instrText>
            </w:r>
            <w:r>
              <w:rPr>
                <w:noProof/>
                <w:webHidden/>
                <w:rtl/>
              </w:rPr>
              <w:instrText xml:space="preserve"> </w:instrText>
            </w:r>
            <w:r>
              <w:rPr>
                <w:noProof/>
                <w:webHidden/>
                <w:rtl/>
              </w:rPr>
            </w:r>
            <w:r>
              <w:rPr>
                <w:noProof/>
                <w:webHidden/>
                <w:rtl/>
              </w:rPr>
              <w:fldChar w:fldCharType="separate"/>
            </w:r>
            <w:r w:rsidR="003251EA">
              <w:rPr>
                <w:noProof/>
                <w:webHidden/>
              </w:rPr>
              <w:t>20</w:t>
            </w:r>
            <w:r>
              <w:rPr>
                <w:noProof/>
                <w:webHidden/>
                <w:rtl/>
              </w:rPr>
              <w:fldChar w:fldCharType="end"/>
            </w:r>
          </w:hyperlink>
        </w:p>
        <w:p w14:paraId="2D2BFB23" w14:textId="4810BE0A" w:rsidR="00BF43E2" w:rsidRDefault="00BF43E2" w:rsidP="00BF43E2">
          <w:pPr>
            <w:pStyle w:val="TOC3"/>
            <w:tabs>
              <w:tab w:val="right" w:leader="dot" w:pos="9350"/>
            </w:tabs>
            <w:bidi w:val="0"/>
            <w:rPr>
              <w:rFonts w:cstheme="minorBidi"/>
              <w:i w:val="0"/>
              <w:iCs w:val="0"/>
              <w:noProof/>
              <w:sz w:val="22"/>
              <w:szCs w:val="22"/>
              <w:rtl/>
            </w:rPr>
          </w:pPr>
          <w:hyperlink w:anchor="_Toc114469892" w:history="1">
            <w:r w:rsidRPr="00A52F21">
              <w:rPr>
                <w:rStyle w:val="Hyperlink"/>
                <w:noProof/>
                <w:lang w:bidi="ar-SA"/>
              </w:rPr>
              <w:t>Stimuli, Apparatus and 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Toc114469892 \h</w:instrText>
            </w:r>
            <w:r>
              <w:rPr>
                <w:noProof/>
                <w:webHidden/>
                <w:rtl/>
              </w:rPr>
              <w:instrText xml:space="preserve"> </w:instrText>
            </w:r>
            <w:r>
              <w:rPr>
                <w:noProof/>
                <w:webHidden/>
                <w:rtl/>
              </w:rPr>
            </w:r>
            <w:r>
              <w:rPr>
                <w:noProof/>
                <w:webHidden/>
                <w:rtl/>
              </w:rPr>
              <w:fldChar w:fldCharType="separate"/>
            </w:r>
            <w:r w:rsidR="003251EA">
              <w:rPr>
                <w:noProof/>
                <w:webHidden/>
              </w:rPr>
              <w:t>21</w:t>
            </w:r>
            <w:r>
              <w:rPr>
                <w:noProof/>
                <w:webHidden/>
                <w:rtl/>
              </w:rPr>
              <w:fldChar w:fldCharType="end"/>
            </w:r>
          </w:hyperlink>
        </w:p>
        <w:p w14:paraId="0B4E3979" w14:textId="41BD503C" w:rsidR="00BF43E2" w:rsidRDefault="00BF43E2" w:rsidP="00BF43E2">
          <w:pPr>
            <w:pStyle w:val="TOC3"/>
            <w:tabs>
              <w:tab w:val="right" w:leader="dot" w:pos="9350"/>
            </w:tabs>
            <w:bidi w:val="0"/>
            <w:rPr>
              <w:rFonts w:cstheme="minorBidi"/>
              <w:i w:val="0"/>
              <w:iCs w:val="0"/>
              <w:noProof/>
              <w:sz w:val="22"/>
              <w:szCs w:val="22"/>
              <w:rtl/>
            </w:rPr>
          </w:pPr>
          <w:hyperlink w:anchor="_Toc114469893" w:history="1">
            <w:r w:rsidRPr="00A52F21">
              <w:rPr>
                <w:rStyle w:val="Hyperlink"/>
                <w:noProof/>
                <w:lang w:bidi="ar-SA"/>
              </w:rPr>
              <w:t>Exclusion criteria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Toc114469893 \h</w:instrText>
            </w:r>
            <w:r>
              <w:rPr>
                <w:noProof/>
                <w:webHidden/>
                <w:rtl/>
              </w:rPr>
              <w:instrText xml:space="preserve"> </w:instrText>
            </w:r>
            <w:r>
              <w:rPr>
                <w:noProof/>
                <w:webHidden/>
                <w:rtl/>
              </w:rPr>
            </w:r>
            <w:r>
              <w:rPr>
                <w:noProof/>
                <w:webHidden/>
                <w:rtl/>
              </w:rPr>
              <w:fldChar w:fldCharType="separate"/>
            </w:r>
            <w:r w:rsidR="003251EA">
              <w:rPr>
                <w:noProof/>
                <w:webHidden/>
              </w:rPr>
              <w:t>21</w:t>
            </w:r>
            <w:r>
              <w:rPr>
                <w:noProof/>
                <w:webHidden/>
                <w:rtl/>
              </w:rPr>
              <w:fldChar w:fldCharType="end"/>
            </w:r>
          </w:hyperlink>
        </w:p>
        <w:p w14:paraId="52FF7C92" w14:textId="432D98D1" w:rsidR="00BF43E2" w:rsidRDefault="00BF43E2" w:rsidP="00BF43E2">
          <w:pPr>
            <w:pStyle w:val="TOC3"/>
            <w:tabs>
              <w:tab w:val="right" w:leader="dot" w:pos="9350"/>
            </w:tabs>
            <w:bidi w:val="0"/>
            <w:rPr>
              <w:rFonts w:cstheme="minorBidi"/>
              <w:i w:val="0"/>
              <w:iCs w:val="0"/>
              <w:noProof/>
              <w:sz w:val="22"/>
              <w:szCs w:val="22"/>
              <w:rtl/>
            </w:rPr>
          </w:pPr>
          <w:hyperlink w:anchor="_Toc114469894" w:history="1">
            <w:r w:rsidRPr="00A52F21">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Toc114469894 \h</w:instrText>
            </w:r>
            <w:r>
              <w:rPr>
                <w:noProof/>
                <w:webHidden/>
                <w:rtl/>
              </w:rPr>
              <w:instrText xml:space="preserve"> </w:instrText>
            </w:r>
            <w:r>
              <w:rPr>
                <w:noProof/>
                <w:webHidden/>
                <w:rtl/>
              </w:rPr>
            </w:r>
            <w:r>
              <w:rPr>
                <w:noProof/>
                <w:webHidden/>
                <w:rtl/>
              </w:rPr>
              <w:fldChar w:fldCharType="separate"/>
            </w:r>
            <w:r w:rsidR="003251EA">
              <w:rPr>
                <w:noProof/>
                <w:webHidden/>
              </w:rPr>
              <w:t>22</w:t>
            </w:r>
            <w:r>
              <w:rPr>
                <w:noProof/>
                <w:webHidden/>
                <w:rtl/>
              </w:rPr>
              <w:fldChar w:fldCharType="end"/>
            </w:r>
          </w:hyperlink>
        </w:p>
        <w:p w14:paraId="2E5ACDEC" w14:textId="5782748C" w:rsidR="00BF43E2" w:rsidRDefault="00BF43E2" w:rsidP="00BF43E2">
          <w:pPr>
            <w:pStyle w:val="TOC3"/>
            <w:tabs>
              <w:tab w:val="right" w:leader="dot" w:pos="9350"/>
            </w:tabs>
            <w:bidi w:val="0"/>
            <w:rPr>
              <w:rFonts w:cstheme="minorBidi"/>
              <w:i w:val="0"/>
              <w:iCs w:val="0"/>
              <w:noProof/>
              <w:sz w:val="22"/>
              <w:szCs w:val="22"/>
              <w:rtl/>
            </w:rPr>
          </w:pPr>
          <w:hyperlink w:anchor="_Toc114469895" w:history="1">
            <w:r w:rsidRPr="00A52F21">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Toc114469895 \h</w:instrText>
            </w:r>
            <w:r>
              <w:rPr>
                <w:noProof/>
                <w:webHidden/>
                <w:rtl/>
              </w:rPr>
              <w:instrText xml:space="preserve"> </w:instrText>
            </w:r>
            <w:r>
              <w:rPr>
                <w:noProof/>
                <w:webHidden/>
                <w:rtl/>
              </w:rPr>
            </w:r>
            <w:r>
              <w:rPr>
                <w:noProof/>
                <w:webHidden/>
                <w:rtl/>
              </w:rPr>
              <w:fldChar w:fldCharType="separate"/>
            </w:r>
            <w:r w:rsidR="003251EA">
              <w:rPr>
                <w:noProof/>
                <w:webHidden/>
              </w:rPr>
              <w:t>23</w:t>
            </w:r>
            <w:r>
              <w:rPr>
                <w:noProof/>
                <w:webHidden/>
                <w:rtl/>
              </w:rPr>
              <w:fldChar w:fldCharType="end"/>
            </w:r>
          </w:hyperlink>
        </w:p>
        <w:p w14:paraId="6C9AAB40" w14:textId="0FF19A8F" w:rsidR="00BF43E2" w:rsidRDefault="00BF43E2" w:rsidP="00BF43E2">
          <w:pPr>
            <w:pStyle w:val="TOC2"/>
            <w:rPr>
              <w:rFonts w:cstheme="minorBidi"/>
              <w:smallCaps w:val="0"/>
              <w:noProof/>
              <w:sz w:val="22"/>
              <w:szCs w:val="22"/>
              <w:rtl/>
            </w:rPr>
          </w:pPr>
          <w:hyperlink w:anchor="_Toc114469896" w:history="1">
            <w:r w:rsidRPr="00A52F21">
              <w:rPr>
                <w:rStyle w:val="Hyperlink"/>
                <w:noProof/>
                <w:lang w:bidi="ar-SA"/>
              </w:rPr>
              <w:t>Pilot Experiment 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Toc114469896 \h</w:instrText>
            </w:r>
            <w:r>
              <w:rPr>
                <w:noProof/>
                <w:webHidden/>
                <w:rtl/>
              </w:rPr>
              <w:instrText xml:space="preserve"> </w:instrText>
            </w:r>
            <w:r>
              <w:rPr>
                <w:noProof/>
                <w:webHidden/>
                <w:rtl/>
              </w:rPr>
            </w:r>
            <w:r>
              <w:rPr>
                <w:noProof/>
                <w:webHidden/>
                <w:rtl/>
              </w:rPr>
              <w:fldChar w:fldCharType="separate"/>
            </w:r>
            <w:r w:rsidR="003251EA">
              <w:rPr>
                <w:noProof/>
                <w:webHidden/>
              </w:rPr>
              <w:t>24</w:t>
            </w:r>
            <w:r>
              <w:rPr>
                <w:noProof/>
                <w:webHidden/>
                <w:rtl/>
              </w:rPr>
              <w:fldChar w:fldCharType="end"/>
            </w:r>
          </w:hyperlink>
        </w:p>
        <w:p w14:paraId="04A8B243" w14:textId="546AA4A0" w:rsidR="00BF43E2" w:rsidRDefault="00BF43E2" w:rsidP="00BF43E2">
          <w:pPr>
            <w:pStyle w:val="TOC3"/>
            <w:tabs>
              <w:tab w:val="right" w:leader="dot" w:pos="9350"/>
            </w:tabs>
            <w:bidi w:val="0"/>
            <w:rPr>
              <w:rFonts w:cstheme="minorBidi"/>
              <w:i w:val="0"/>
              <w:iCs w:val="0"/>
              <w:noProof/>
              <w:sz w:val="22"/>
              <w:szCs w:val="22"/>
              <w:rtl/>
            </w:rPr>
          </w:pPr>
          <w:hyperlink w:anchor="_Toc114469897" w:history="1">
            <w:r w:rsidRPr="00A52F21">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Toc114469897 \h</w:instrText>
            </w:r>
            <w:r>
              <w:rPr>
                <w:noProof/>
                <w:webHidden/>
                <w:rtl/>
              </w:rPr>
              <w:instrText xml:space="preserve"> </w:instrText>
            </w:r>
            <w:r>
              <w:rPr>
                <w:noProof/>
                <w:webHidden/>
                <w:rtl/>
              </w:rPr>
            </w:r>
            <w:r>
              <w:rPr>
                <w:noProof/>
                <w:webHidden/>
                <w:rtl/>
              </w:rPr>
              <w:fldChar w:fldCharType="separate"/>
            </w:r>
            <w:r w:rsidR="003251EA">
              <w:rPr>
                <w:noProof/>
                <w:webHidden/>
              </w:rPr>
              <w:t>24</w:t>
            </w:r>
            <w:r>
              <w:rPr>
                <w:noProof/>
                <w:webHidden/>
                <w:rtl/>
              </w:rPr>
              <w:fldChar w:fldCharType="end"/>
            </w:r>
          </w:hyperlink>
        </w:p>
        <w:p w14:paraId="56CB5921" w14:textId="4FFDA605" w:rsidR="00BF43E2" w:rsidRDefault="00BF43E2" w:rsidP="00BF43E2">
          <w:pPr>
            <w:pStyle w:val="TOC4"/>
            <w:tabs>
              <w:tab w:val="right" w:leader="dot" w:pos="9350"/>
            </w:tabs>
            <w:bidi w:val="0"/>
            <w:rPr>
              <w:rFonts w:cstheme="minorBidi"/>
              <w:noProof/>
              <w:sz w:val="22"/>
              <w:szCs w:val="22"/>
              <w:rtl/>
            </w:rPr>
          </w:pPr>
          <w:hyperlink w:anchor="_Toc114469898" w:history="1">
            <w:r w:rsidRPr="00A52F21">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Toc114469898 \h</w:instrText>
            </w:r>
            <w:r>
              <w:rPr>
                <w:noProof/>
                <w:webHidden/>
                <w:rtl/>
              </w:rPr>
              <w:instrText xml:space="preserve"> </w:instrText>
            </w:r>
            <w:r>
              <w:rPr>
                <w:noProof/>
                <w:webHidden/>
                <w:rtl/>
              </w:rPr>
            </w:r>
            <w:r>
              <w:rPr>
                <w:noProof/>
                <w:webHidden/>
                <w:rtl/>
              </w:rPr>
              <w:fldChar w:fldCharType="separate"/>
            </w:r>
            <w:r w:rsidR="003251EA">
              <w:rPr>
                <w:noProof/>
                <w:webHidden/>
              </w:rPr>
              <w:t>24</w:t>
            </w:r>
            <w:r>
              <w:rPr>
                <w:noProof/>
                <w:webHidden/>
                <w:rtl/>
              </w:rPr>
              <w:fldChar w:fldCharType="end"/>
            </w:r>
          </w:hyperlink>
        </w:p>
        <w:p w14:paraId="522727F2" w14:textId="5FEF24C9" w:rsidR="00BF43E2" w:rsidRDefault="00BF43E2" w:rsidP="00BF43E2">
          <w:pPr>
            <w:pStyle w:val="TOC3"/>
            <w:tabs>
              <w:tab w:val="right" w:leader="dot" w:pos="9350"/>
            </w:tabs>
            <w:bidi w:val="0"/>
            <w:rPr>
              <w:rFonts w:cstheme="minorBidi"/>
              <w:i w:val="0"/>
              <w:iCs w:val="0"/>
              <w:noProof/>
              <w:sz w:val="22"/>
              <w:szCs w:val="22"/>
              <w:rtl/>
            </w:rPr>
          </w:pPr>
          <w:hyperlink w:anchor="_Toc114469899" w:history="1">
            <w:r w:rsidRPr="00A52F21">
              <w:rPr>
                <w:rStyle w:val="Hyperlink"/>
                <w:noProof/>
                <w:lang w:bidi="ar-SA"/>
              </w:rPr>
              <w:t>Stimuli, Apparatus and 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Toc114469899 \h</w:instrText>
            </w:r>
            <w:r>
              <w:rPr>
                <w:noProof/>
                <w:webHidden/>
                <w:rtl/>
              </w:rPr>
              <w:instrText xml:space="preserve"> </w:instrText>
            </w:r>
            <w:r>
              <w:rPr>
                <w:noProof/>
                <w:webHidden/>
                <w:rtl/>
              </w:rPr>
            </w:r>
            <w:r>
              <w:rPr>
                <w:noProof/>
                <w:webHidden/>
                <w:rtl/>
              </w:rPr>
              <w:fldChar w:fldCharType="separate"/>
            </w:r>
            <w:r w:rsidR="003251EA">
              <w:rPr>
                <w:noProof/>
                <w:webHidden/>
              </w:rPr>
              <w:t>24</w:t>
            </w:r>
            <w:r>
              <w:rPr>
                <w:noProof/>
                <w:webHidden/>
                <w:rtl/>
              </w:rPr>
              <w:fldChar w:fldCharType="end"/>
            </w:r>
          </w:hyperlink>
        </w:p>
        <w:p w14:paraId="43344A67" w14:textId="1C26E997" w:rsidR="00BF43E2" w:rsidRDefault="00BF43E2" w:rsidP="00BF43E2">
          <w:pPr>
            <w:pStyle w:val="TOC3"/>
            <w:tabs>
              <w:tab w:val="right" w:leader="dot" w:pos="9350"/>
            </w:tabs>
            <w:bidi w:val="0"/>
            <w:rPr>
              <w:rFonts w:cstheme="minorBidi"/>
              <w:i w:val="0"/>
              <w:iCs w:val="0"/>
              <w:noProof/>
              <w:sz w:val="22"/>
              <w:szCs w:val="22"/>
              <w:rtl/>
            </w:rPr>
          </w:pPr>
          <w:hyperlink w:anchor="_Toc114469900" w:history="1">
            <w:r w:rsidRPr="00A52F21">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Toc114469900 \h</w:instrText>
            </w:r>
            <w:r>
              <w:rPr>
                <w:noProof/>
                <w:webHidden/>
                <w:rtl/>
              </w:rPr>
              <w:instrText xml:space="preserve"> </w:instrText>
            </w:r>
            <w:r>
              <w:rPr>
                <w:noProof/>
                <w:webHidden/>
                <w:rtl/>
              </w:rPr>
            </w:r>
            <w:r>
              <w:rPr>
                <w:noProof/>
                <w:webHidden/>
                <w:rtl/>
              </w:rPr>
              <w:fldChar w:fldCharType="separate"/>
            </w:r>
            <w:r w:rsidR="003251EA">
              <w:rPr>
                <w:noProof/>
                <w:webHidden/>
              </w:rPr>
              <w:t>25</w:t>
            </w:r>
            <w:r>
              <w:rPr>
                <w:noProof/>
                <w:webHidden/>
                <w:rtl/>
              </w:rPr>
              <w:fldChar w:fldCharType="end"/>
            </w:r>
          </w:hyperlink>
        </w:p>
        <w:p w14:paraId="481722F1" w14:textId="61D379B8" w:rsidR="00BF43E2" w:rsidRDefault="00BF43E2" w:rsidP="00BF43E2">
          <w:pPr>
            <w:pStyle w:val="TOC3"/>
            <w:tabs>
              <w:tab w:val="right" w:leader="dot" w:pos="9350"/>
            </w:tabs>
            <w:bidi w:val="0"/>
            <w:rPr>
              <w:rFonts w:cstheme="minorBidi"/>
              <w:i w:val="0"/>
              <w:iCs w:val="0"/>
              <w:noProof/>
              <w:sz w:val="22"/>
              <w:szCs w:val="22"/>
              <w:rtl/>
            </w:rPr>
          </w:pPr>
          <w:hyperlink w:anchor="_Toc114469901" w:history="1">
            <w:r w:rsidRPr="00A52F21">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Toc114469901 \h</w:instrText>
            </w:r>
            <w:r>
              <w:rPr>
                <w:noProof/>
                <w:webHidden/>
                <w:rtl/>
              </w:rPr>
              <w:instrText xml:space="preserve"> </w:instrText>
            </w:r>
            <w:r>
              <w:rPr>
                <w:noProof/>
                <w:webHidden/>
                <w:rtl/>
              </w:rPr>
            </w:r>
            <w:r>
              <w:rPr>
                <w:noProof/>
                <w:webHidden/>
                <w:rtl/>
              </w:rPr>
              <w:fldChar w:fldCharType="separate"/>
            </w:r>
            <w:r w:rsidR="003251EA">
              <w:rPr>
                <w:noProof/>
                <w:webHidden/>
              </w:rPr>
              <w:t>26</w:t>
            </w:r>
            <w:r>
              <w:rPr>
                <w:noProof/>
                <w:webHidden/>
                <w:rtl/>
              </w:rPr>
              <w:fldChar w:fldCharType="end"/>
            </w:r>
          </w:hyperlink>
        </w:p>
        <w:p w14:paraId="3AA44301" w14:textId="33FA51AC" w:rsidR="00BF43E2" w:rsidRDefault="00BF43E2" w:rsidP="00BF43E2">
          <w:pPr>
            <w:pStyle w:val="TOC2"/>
            <w:rPr>
              <w:rFonts w:cstheme="minorBidi"/>
              <w:smallCaps w:val="0"/>
              <w:noProof/>
              <w:sz w:val="22"/>
              <w:szCs w:val="22"/>
              <w:rtl/>
            </w:rPr>
          </w:pPr>
          <w:hyperlink w:anchor="_Toc114469902" w:history="1">
            <w:r w:rsidRPr="00A52F21">
              <w:rPr>
                <w:rStyle w:val="Hyperlink"/>
                <w:noProof/>
                <w:lang w:bidi="ar-SA"/>
              </w:rPr>
              <w:t>Experiment 4</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Toc114469902 \h</w:instrText>
            </w:r>
            <w:r>
              <w:rPr>
                <w:noProof/>
                <w:webHidden/>
                <w:rtl/>
              </w:rPr>
              <w:instrText xml:space="preserve"> </w:instrText>
            </w:r>
            <w:r>
              <w:rPr>
                <w:noProof/>
                <w:webHidden/>
                <w:rtl/>
              </w:rPr>
            </w:r>
            <w:r>
              <w:rPr>
                <w:noProof/>
                <w:webHidden/>
                <w:rtl/>
              </w:rPr>
              <w:fldChar w:fldCharType="separate"/>
            </w:r>
            <w:r w:rsidR="003251EA">
              <w:rPr>
                <w:noProof/>
                <w:webHidden/>
              </w:rPr>
              <w:t>27</w:t>
            </w:r>
            <w:r>
              <w:rPr>
                <w:noProof/>
                <w:webHidden/>
                <w:rtl/>
              </w:rPr>
              <w:fldChar w:fldCharType="end"/>
            </w:r>
          </w:hyperlink>
        </w:p>
        <w:p w14:paraId="4AAB53D5" w14:textId="3E3E1196" w:rsidR="00BF43E2" w:rsidRDefault="00BF43E2" w:rsidP="00BF43E2">
          <w:pPr>
            <w:pStyle w:val="TOC3"/>
            <w:tabs>
              <w:tab w:val="right" w:leader="dot" w:pos="9350"/>
            </w:tabs>
            <w:bidi w:val="0"/>
            <w:rPr>
              <w:rFonts w:cstheme="minorBidi"/>
              <w:i w:val="0"/>
              <w:iCs w:val="0"/>
              <w:noProof/>
              <w:sz w:val="22"/>
              <w:szCs w:val="22"/>
              <w:rtl/>
            </w:rPr>
          </w:pPr>
          <w:hyperlink w:anchor="_Toc114469903" w:history="1">
            <w:r w:rsidRPr="00A52F21">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Toc114469903 \h</w:instrText>
            </w:r>
            <w:r>
              <w:rPr>
                <w:noProof/>
                <w:webHidden/>
                <w:rtl/>
              </w:rPr>
              <w:instrText xml:space="preserve"> </w:instrText>
            </w:r>
            <w:r>
              <w:rPr>
                <w:noProof/>
                <w:webHidden/>
                <w:rtl/>
              </w:rPr>
            </w:r>
            <w:r>
              <w:rPr>
                <w:noProof/>
                <w:webHidden/>
                <w:rtl/>
              </w:rPr>
              <w:fldChar w:fldCharType="separate"/>
            </w:r>
            <w:r w:rsidR="003251EA">
              <w:rPr>
                <w:noProof/>
                <w:webHidden/>
              </w:rPr>
              <w:t>27</w:t>
            </w:r>
            <w:r>
              <w:rPr>
                <w:noProof/>
                <w:webHidden/>
                <w:rtl/>
              </w:rPr>
              <w:fldChar w:fldCharType="end"/>
            </w:r>
          </w:hyperlink>
        </w:p>
        <w:p w14:paraId="29BBDD62" w14:textId="1514328A" w:rsidR="00BF43E2" w:rsidRDefault="00BF43E2" w:rsidP="00BF43E2">
          <w:pPr>
            <w:pStyle w:val="TOC4"/>
            <w:tabs>
              <w:tab w:val="right" w:leader="dot" w:pos="9350"/>
            </w:tabs>
            <w:bidi w:val="0"/>
            <w:rPr>
              <w:rFonts w:cstheme="minorBidi"/>
              <w:noProof/>
              <w:sz w:val="22"/>
              <w:szCs w:val="22"/>
              <w:rtl/>
            </w:rPr>
          </w:pPr>
          <w:hyperlink w:anchor="_Toc114469904" w:history="1">
            <w:r w:rsidRPr="00A52F21">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Toc114469904 \h</w:instrText>
            </w:r>
            <w:r>
              <w:rPr>
                <w:noProof/>
                <w:webHidden/>
                <w:rtl/>
              </w:rPr>
              <w:instrText xml:space="preserve"> </w:instrText>
            </w:r>
            <w:r>
              <w:rPr>
                <w:noProof/>
                <w:webHidden/>
                <w:rtl/>
              </w:rPr>
            </w:r>
            <w:r>
              <w:rPr>
                <w:noProof/>
                <w:webHidden/>
                <w:rtl/>
              </w:rPr>
              <w:fldChar w:fldCharType="separate"/>
            </w:r>
            <w:r w:rsidR="003251EA">
              <w:rPr>
                <w:noProof/>
                <w:webHidden/>
              </w:rPr>
              <w:t>27</w:t>
            </w:r>
            <w:r>
              <w:rPr>
                <w:noProof/>
                <w:webHidden/>
                <w:rtl/>
              </w:rPr>
              <w:fldChar w:fldCharType="end"/>
            </w:r>
          </w:hyperlink>
        </w:p>
        <w:p w14:paraId="2728CBA0" w14:textId="2D393F50" w:rsidR="00BF43E2" w:rsidRDefault="00BF43E2" w:rsidP="00BF43E2">
          <w:pPr>
            <w:pStyle w:val="TOC3"/>
            <w:tabs>
              <w:tab w:val="right" w:leader="dot" w:pos="9350"/>
            </w:tabs>
            <w:bidi w:val="0"/>
            <w:rPr>
              <w:rFonts w:cstheme="minorBidi"/>
              <w:i w:val="0"/>
              <w:iCs w:val="0"/>
              <w:noProof/>
              <w:sz w:val="22"/>
              <w:szCs w:val="22"/>
              <w:rtl/>
            </w:rPr>
          </w:pPr>
          <w:hyperlink w:anchor="_Toc114469905" w:history="1">
            <w:r w:rsidRPr="00A52F21">
              <w:rPr>
                <w:rStyle w:val="Hyperlink"/>
                <w:noProof/>
                <w:lang w:bidi="ar-SA"/>
              </w:rPr>
              <w:t>Stimuli, Apparatus and 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Toc114469905 \h</w:instrText>
            </w:r>
            <w:r>
              <w:rPr>
                <w:noProof/>
                <w:webHidden/>
                <w:rtl/>
              </w:rPr>
              <w:instrText xml:space="preserve"> </w:instrText>
            </w:r>
            <w:r>
              <w:rPr>
                <w:noProof/>
                <w:webHidden/>
                <w:rtl/>
              </w:rPr>
            </w:r>
            <w:r>
              <w:rPr>
                <w:noProof/>
                <w:webHidden/>
                <w:rtl/>
              </w:rPr>
              <w:fldChar w:fldCharType="separate"/>
            </w:r>
            <w:r w:rsidR="003251EA">
              <w:rPr>
                <w:noProof/>
                <w:webHidden/>
              </w:rPr>
              <w:t>28</w:t>
            </w:r>
            <w:r>
              <w:rPr>
                <w:noProof/>
                <w:webHidden/>
                <w:rtl/>
              </w:rPr>
              <w:fldChar w:fldCharType="end"/>
            </w:r>
          </w:hyperlink>
        </w:p>
        <w:p w14:paraId="6318767D" w14:textId="6712FFBF" w:rsidR="00BF43E2" w:rsidRDefault="00BF43E2" w:rsidP="00BF43E2">
          <w:pPr>
            <w:pStyle w:val="TOC3"/>
            <w:tabs>
              <w:tab w:val="right" w:leader="dot" w:pos="9350"/>
            </w:tabs>
            <w:bidi w:val="0"/>
            <w:rPr>
              <w:rFonts w:cstheme="minorBidi"/>
              <w:i w:val="0"/>
              <w:iCs w:val="0"/>
              <w:noProof/>
              <w:sz w:val="22"/>
              <w:szCs w:val="22"/>
              <w:rtl/>
            </w:rPr>
          </w:pPr>
          <w:hyperlink w:anchor="_Toc114469906" w:history="1">
            <w:r w:rsidRPr="00A52F21">
              <w:rPr>
                <w:rStyle w:val="Hyperlink"/>
                <w:noProof/>
                <w:lang w:bidi="ar-SA"/>
              </w:rPr>
              <w:t>Exclusion criteria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Toc114469906 \h</w:instrText>
            </w:r>
            <w:r>
              <w:rPr>
                <w:noProof/>
                <w:webHidden/>
                <w:rtl/>
              </w:rPr>
              <w:instrText xml:space="preserve"> </w:instrText>
            </w:r>
            <w:r>
              <w:rPr>
                <w:noProof/>
                <w:webHidden/>
                <w:rtl/>
              </w:rPr>
            </w:r>
            <w:r>
              <w:rPr>
                <w:noProof/>
                <w:webHidden/>
                <w:rtl/>
              </w:rPr>
              <w:fldChar w:fldCharType="separate"/>
            </w:r>
            <w:r w:rsidR="003251EA">
              <w:rPr>
                <w:noProof/>
                <w:webHidden/>
              </w:rPr>
              <w:t>29</w:t>
            </w:r>
            <w:r>
              <w:rPr>
                <w:noProof/>
                <w:webHidden/>
                <w:rtl/>
              </w:rPr>
              <w:fldChar w:fldCharType="end"/>
            </w:r>
          </w:hyperlink>
        </w:p>
        <w:p w14:paraId="3C86908C" w14:textId="596E8A88" w:rsidR="00BF43E2" w:rsidRDefault="00BF43E2" w:rsidP="00BF43E2">
          <w:pPr>
            <w:pStyle w:val="TOC3"/>
            <w:tabs>
              <w:tab w:val="right" w:leader="dot" w:pos="9350"/>
            </w:tabs>
            <w:bidi w:val="0"/>
            <w:rPr>
              <w:rFonts w:cstheme="minorBidi"/>
              <w:i w:val="0"/>
              <w:iCs w:val="0"/>
              <w:noProof/>
              <w:sz w:val="22"/>
              <w:szCs w:val="22"/>
              <w:rtl/>
            </w:rPr>
          </w:pPr>
          <w:hyperlink w:anchor="_Toc114469907" w:history="1">
            <w:r w:rsidRPr="00A52F21">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Toc114469907 \h</w:instrText>
            </w:r>
            <w:r>
              <w:rPr>
                <w:noProof/>
                <w:webHidden/>
                <w:rtl/>
              </w:rPr>
              <w:instrText xml:space="preserve"> </w:instrText>
            </w:r>
            <w:r>
              <w:rPr>
                <w:noProof/>
                <w:webHidden/>
                <w:rtl/>
              </w:rPr>
            </w:r>
            <w:r>
              <w:rPr>
                <w:noProof/>
                <w:webHidden/>
                <w:rtl/>
              </w:rPr>
              <w:fldChar w:fldCharType="separate"/>
            </w:r>
            <w:r w:rsidR="003251EA">
              <w:rPr>
                <w:noProof/>
                <w:webHidden/>
              </w:rPr>
              <w:t>29</w:t>
            </w:r>
            <w:r>
              <w:rPr>
                <w:noProof/>
                <w:webHidden/>
                <w:rtl/>
              </w:rPr>
              <w:fldChar w:fldCharType="end"/>
            </w:r>
          </w:hyperlink>
        </w:p>
        <w:p w14:paraId="11641D5C" w14:textId="2E12D182" w:rsidR="00BF43E2" w:rsidRDefault="00BF43E2" w:rsidP="00BF43E2">
          <w:pPr>
            <w:pStyle w:val="TOC3"/>
            <w:tabs>
              <w:tab w:val="right" w:leader="dot" w:pos="9350"/>
            </w:tabs>
            <w:bidi w:val="0"/>
            <w:rPr>
              <w:rFonts w:cstheme="minorBidi"/>
              <w:i w:val="0"/>
              <w:iCs w:val="0"/>
              <w:noProof/>
              <w:sz w:val="22"/>
              <w:szCs w:val="22"/>
              <w:rtl/>
            </w:rPr>
          </w:pPr>
          <w:hyperlink w:anchor="_Toc114469908" w:history="1">
            <w:r w:rsidRPr="00A52F21">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Toc114469908 \h</w:instrText>
            </w:r>
            <w:r>
              <w:rPr>
                <w:noProof/>
                <w:webHidden/>
                <w:rtl/>
              </w:rPr>
              <w:instrText xml:space="preserve"> </w:instrText>
            </w:r>
            <w:r>
              <w:rPr>
                <w:noProof/>
                <w:webHidden/>
                <w:rtl/>
              </w:rPr>
            </w:r>
            <w:r>
              <w:rPr>
                <w:noProof/>
                <w:webHidden/>
                <w:rtl/>
              </w:rPr>
              <w:fldChar w:fldCharType="separate"/>
            </w:r>
            <w:r w:rsidR="003251EA">
              <w:rPr>
                <w:noProof/>
                <w:webHidden/>
              </w:rPr>
              <w:t>31</w:t>
            </w:r>
            <w:r>
              <w:rPr>
                <w:noProof/>
                <w:webHidden/>
                <w:rtl/>
              </w:rPr>
              <w:fldChar w:fldCharType="end"/>
            </w:r>
          </w:hyperlink>
        </w:p>
        <w:p w14:paraId="48C7055F" w14:textId="4217E801" w:rsidR="00BF43E2" w:rsidRDefault="00BF43E2" w:rsidP="00BF43E2">
          <w:pPr>
            <w:pStyle w:val="TOC2"/>
            <w:rPr>
              <w:rFonts w:cstheme="minorBidi"/>
              <w:smallCaps w:val="0"/>
              <w:noProof/>
              <w:sz w:val="22"/>
              <w:szCs w:val="22"/>
              <w:rtl/>
            </w:rPr>
          </w:pPr>
          <w:hyperlink w:anchor="_Toc114469909" w:history="1">
            <w:r w:rsidRPr="00A52F21">
              <w:rPr>
                <w:rStyle w:val="Hyperlink"/>
                <w:noProof/>
                <w:lang w:bidi="ar-SA"/>
              </w:rPr>
              <w:t>General 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Toc114469909 \h</w:instrText>
            </w:r>
            <w:r>
              <w:rPr>
                <w:noProof/>
                <w:webHidden/>
                <w:rtl/>
              </w:rPr>
              <w:instrText xml:space="preserve"> </w:instrText>
            </w:r>
            <w:r>
              <w:rPr>
                <w:noProof/>
                <w:webHidden/>
                <w:rtl/>
              </w:rPr>
            </w:r>
            <w:r>
              <w:rPr>
                <w:noProof/>
                <w:webHidden/>
                <w:rtl/>
              </w:rPr>
              <w:fldChar w:fldCharType="separate"/>
            </w:r>
            <w:r w:rsidR="003251EA">
              <w:rPr>
                <w:noProof/>
                <w:webHidden/>
              </w:rPr>
              <w:t>32</w:t>
            </w:r>
            <w:r>
              <w:rPr>
                <w:noProof/>
                <w:webHidden/>
                <w:rtl/>
              </w:rPr>
              <w:fldChar w:fldCharType="end"/>
            </w:r>
          </w:hyperlink>
        </w:p>
        <w:p w14:paraId="1625FB22" w14:textId="013804E4" w:rsidR="00BF43E2" w:rsidRDefault="00BF43E2" w:rsidP="00BF43E2">
          <w:pPr>
            <w:pStyle w:val="TOC2"/>
            <w:rPr>
              <w:rFonts w:cstheme="minorBidi"/>
              <w:smallCaps w:val="0"/>
              <w:noProof/>
              <w:sz w:val="22"/>
              <w:szCs w:val="22"/>
              <w:rtl/>
            </w:rPr>
          </w:pPr>
          <w:hyperlink w:anchor="_Toc114469910" w:history="1">
            <w:r w:rsidRPr="00A52F21">
              <w:rPr>
                <w:rStyle w:val="Hyperlink"/>
                <w:noProof/>
                <w:lang w:bidi="ar-SA"/>
              </w:rPr>
              <w:t>Supplementary materials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Toc114469910 \h</w:instrText>
            </w:r>
            <w:r>
              <w:rPr>
                <w:noProof/>
                <w:webHidden/>
                <w:rtl/>
              </w:rPr>
              <w:instrText xml:space="preserve"> </w:instrText>
            </w:r>
            <w:r>
              <w:rPr>
                <w:noProof/>
                <w:webHidden/>
                <w:rtl/>
              </w:rPr>
            </w:r>
            <w:r>
              <w:rPr>
                <w:noProof/>
                <w:webHidden/>
                <w:rtl/>
              </w:rPr>
              <w:fldChar w:fldCharType="separate"/>
            </w:r>
            <w:r w:rsidR="003251EA">
              <w:rPr>
                <w:noProof/>
                <w:webHidden/>
              </w:rPr>
              <w:t>37</w:t>
            </w:r>
            <w:r>
              <w:rPr>
                <w:noProof/>
                <w:webHidden/>
                <w:rtl/>
              </w:rPr>
              <w:fldChar w:fldCharType="end"/>
            </w:r>
          </w:hyperlink>
        </w:p>
        <w:p w14:paraId="4A20173A" w14:textId="3C2A8A33" w:rsidR="00BF43E2" w:rsidRDefault="00BF43E2" w:rsidP="00BF43E2">
          <w:pPr>
            <w:pStyle w:val="TOC2"/>
            <w:rPr>
              <w:rFonts w:cstheme="minorBidi"/>
              <w:smallCaps w:val="0"/>
              <w:noProof/>
              <w:sz w:val="22"/>
              <w:szCs w:val="22"/>
              <w:rtl/>
            </w:rPr>
          </w:pPr>
          <w:hyperlink w:anchor="_Toc114469911" w:history="1">
            <w:r w:rsidRPr="00A52F21">
              <w:rPr>
                <w:rStyle w:val="Hyperlink"/>
                <w:noProof/>
                <w:lang w:bidi="ar-SA"/>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Toc114469911 \h</w:instrText>
            </w:r>
            <w:r>
              <w:rPr>
                <w:noProof/>
                <w:webHidden/>
                <w:rtl/>
              </w:rPr>
              <w:instrText xml:space="preserve"> </w:instrText>
            </w:r>
            <w:r>
              <w:rPr>
                <w:noProof/>
                <w:webHidden/>
                <w:rtl/>
              </w:rPr>
            </w:r>
            <w:r>
              <w:rPr>
                <w:noProof/>
                <w:webHidden/>
                <w:rtl/>
              </w:rPr>
              <w:fldChar w:fldCharType="separate"/>
            </w:r>
            <w:r w:rsidR="003251EA">
              <w:rPr>
                <w:noProof/>
                <w:webHidden/>
              </w:rPr>
              <w:t>40</w:t>
            </w:r>
            <w:r>
              <w:rPr>
                <w:noProof/>
                <w:webHidden/>
                <w:rtl/>
              </w:rPr>
              <w:fldChar w:fldCharType="end"/>
            </w:r>
          </w:hyperlink>
        </w:p>
        <w:p w14:paraId="4C27D7AC" w14:textId="1649F62E" w:rsidR="00BF43E2" w:rsidRDefault="00BF43E2" w:rsidP="00BF43E2">
          <w:pPr>
            <w:pStyle w:val="TOC2"/>
            <w:rPr>
              <w:rFonts w:cstheme="minorBidi"/>
              <w:smallCaps w:val="0"/>
              <w:noProof/>
              <w:sz w:val="22"/>
              <w:szCs w:val="22"/>
              <w:rtl/>
            </w:rPr>
          </w:pPr>
          <w:hyperlink w:anchor="_Toc114469912" w:history="1">
            <w:r w:rsidRPr="00A52F21">
              <w:rPr>
                <w:rStyle w:val="Hyperlink"/>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Toc114469912 \h</w:instrText>
            </w:r>
            <w:r>
              <w:rPr>
                <w:noProof/>
                <w:webHidden/>
                <w:rtl/>
              </w:rPr>
              <w:instrText xml:space="preserve"> </w:instrText>
            </w:r>
            <w:r>
              <w:rPr>
                <w:noProof/>
                <w:webHidden/>
                <w:rtl/>
              </w:rPr>
            </w:r>
            <w:r>
              <w:rPr>
                <w:noProof/>
                <w:webHidden/>
                <w:rtl/>
              </w:rPr>
              <w:fldChar w:fldCharType="separate"/>
            </w:r>
            <w:r w:rsidR="003251EA">
              <w:rPr>
                <w:noProof/>
                <w:webHidden/>
              </w:rPr>
              <w:t>50</w:t>
            </w:r>
            <w:r>
              <w:rPr>
                <w:noProof/>
                <w:webHidden/>
                <w:rtl/>
              </w:rPr>
              <w:fldChar w:fldCharType="end"/>
            </w:r>
          </w:hyperlink>
        </w:p>
        <w:p w14:paraId="4587C80F" w14:textId="2F89C5E4" w:rsidR="006238E0" w:rsidRDefault="006238E0" w:rsidP="00215318">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2" w:name="_Toc114469871"/>
      <w:r>
        <w:lastRenderedPageBreak/>
        <w:t>Abstract</w:t>
      </w:r>
      <w:bookmarkEnd w:id="2"/>
    </w:p>
    <w:p w14:paraId="7C352F4A" w14:textId="536BFFB3" w:rsidR="003D683E" w:rsidRDefault="000904B3" w:rsidP="00AA7E94">
      <w:pPr>
        <w:ind w:firstLine="0"/>
      </w:pPr>
      <w:bookmarkStart w:id="3"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3"/>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4" w:name="_Toc114469872"/>
      <w:r w:rsidRPr="00BF08EE">
        <w:lastRenderedPageBreak/>
        <w:t>Introduction</w:t>
      </w:r>
      <w:bookmarkEnd w:id="4"/>
    </w:p>
    <w:bookmarkEnd w:id="0"/>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77777777" w:rsidR="000D064C" w:rsidRDefault="000D064C">
      <w:pPr>
        <w:spacing w:line="480" w:lineRule="auto"/>
        <w:jc w:val="left"/>
        <w:rPr>
          <w:rFonts w:ascii="Times New Roman" w:eastAsia="SimSun" w:hAnsi="Times New Roman" w:cs="Times New Roman"/>
          <w:b/>
          <w:bCs/>
          <w:kern w:val="24"/>
          <w:lang w:eastAsia="ja-JP" w:bidi="ar-SA"/>
        </w:rPr>
      </w:pPr>
      <w:bookmarkStart w:id="5" w:name="_Toc114469873"/>
      <w:r>
        <w:br w:type="page"/>
      </w:r>
    </w:p>
    <w:p w14:paraId="3D51D018" w14:textId="3DB01DAF" w:rsidR="00976673" w:rsidRDefault="00976673" w:rsidP="006238E0">
      <w:pPr>
        <w:pStyle w:val="Heading3"/>
      </w:pPr>
      <w:r>
        <w:lastRenderedPageBreak/>
        <w:t>Contradicting findings</w:t>
      </w:r>
      <w:bookmarkEnd w:id="5"/>
    </w:p>
    <w:p w14:paraId="38C885BB" w14:textId="759E660F" w:rsidR="00992077" w:rsidRDefault="00992077" w:rsidP="00F378E9">
      <w:pPr>
        <w:ind w:firstLine="0"/>
      </w:pPr>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6" w:name="_Toc114469874"/>
      <w:r>
        <w:lastRenderedPageBreak/>
        <w:t xml:space="preserve">Explaining The </w:t>
      </w:r>
      <w:r w:rsidR="00FC0D0A">
        <w:t>D</w:t>
      </w:r>
      <w:r>
        <w:t xml:space="preserve">iscrepancy between </w:t>
      </w:r>
      <w:r w:rsidR="00FC0D0A">
        <w:t>F</w:t>
      </w:r>
      <w:r>
        <w:t>indings</w:t>
      </w:r>
      <w:bookmarkEnd w:id="6"/>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7" w:name="_Toc114469875"/>
      <w:r>
        <w:t xml:space="preserve">Comparing </w:t>
      </w:r>
      <w:r w:rsidR="006E4F8B">
        <w:t xml:space="preserve">Motion </w:t>
      </w:r>
      <w:r>
        <w:t>T</w:t>
      </w:r>
      <w:r w:rsidR="006E4F8B">
        <w:t xml:space="preserve">racking </w:t>
      </w:r>
      <w:r>
        <w:t>with K</w:t>
      </w:r>
      <w:r w:rsidR="006E4F8B">
        <w:t>eyboard</w:t>
      </w:r>
      <w:r>
        <w:t xml:space="preserve"> Response</w:t>
      </w:r>
      <w:bookmarkEnd w:id="7"/>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 xml:space="preserve">was previously used in other fields of </w:t>
      </w:r>
      <w:r w:rsidR="00AC348A">
        <w:lastRenderedPageBreak/>
        <w:t>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8" w:name="_Toc114469876"/>
      <w:r>
        <w:t>Prev</w:t>
      </w:r>
      <w:r w:rsidR="00C71547">
        <w:t>ious</w:t>
      </w:r>
      <w:r>
        <w:t xml:space="preserve"> </w:t>
      </w:r>
      <w:r w:rsidR="000438C2">
        <w:t>Priming Findings Made with Motion Tracking</w:t>
      </w:r>
      <w:bookmarkEnd w:id="8"/>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9" w:name="_Hlk110934244"/>
      <w:r w:rsidR="006C164D">
        <w:t xml:space="preserve">When responses were given via a keyboard, </w:t>
      </w:r>
      <w:bookmarkEnd w:id="9"/>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 xml:space="preserve">indeed reinforces the above assumption, according to which motion tracking might be beneficial </w:t>
      </w:r>
      <w:r w:rsidR="000426E5">
        <w:lastRenderedPageBreak/>
        <w:t>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0" w:name="_Toc114469877"/>
      <w:r>
        <w:t>Current Research</w:t>
      </w:r>
      <w:bookmarkEnd w:id="10"/>
    </w:p>
    <w:p w14:paraId="1B63E398" w14:textId="1A283DAD"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r w:rsidR="00C77AFC">
        <w:t>as a means to</w:t>
      </w:r>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w:t>
      </w:r>
      <w:r w:rsidR="00235843">
        <w:lastRenderedPageBreak/>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In the first three 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11" w:name="_Toc114469878"/>
      <w:r>
        <w:t>Pilot Experiment</w:t>
      </w:r>
      <w:r w:rsidR="00ED60E1">
        <w:t xml:space="preserve"> 1</w:t>
      </w:r>
      <w:bookmarkEnd w:id="11"/>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12" w:name="_Toc114469879"/>
      <w:r>
        <w:t>Methods</w:t>
      </w:r>
      <w:bookmarkEnd w:id="12"/>
    </w:p>
    <w:p w14:paraId="0D1ADB73" w14:textId="0498850D" w:rsidR="002057FC" w:rsidRPr="00C0305E" w:rsidRDefault="002057FC" w:rsidP="006238E0">
      <w:pPr>
        <w:pStyle w:val="Heading4"/>
      </w:pPr>
      <w:bookmarkStart w:id="13" w:name="_Toc114469880"/>
      <w:r w:rsidRPr="00C0305E">
        <w:t>Participants</w:t>
      </w:r>
      <w:bookmarkEnd w:id="13"/>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14" w:name="_Toc114469881"/>
      <w:r>
        <w:t>Stimuli</w:t>
      </w:r>
      <w:bookmarkEnd w:id="14"/>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(Frost &amp; Plaut,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15" w:name="_Toc114469882"/>
      <w:r>
        <w:lastRenderedPageBreak/>
        <w:t>Apparatus</w:t>
      </w:r>
      <w:bookmarkEnd w:id="15"/>
    </w:p>
    <w:p w14:paraId="7405EC60" w14:textId="5670E28C" w:rsidR="007846C7" w:rsidRDefault="007846C7" w:rsidP="00533630">
      <w:pPr>
        <w:ind w:firstLine="0"/>
      </w:pPr>
      <w:r w:rsidRPr="007846C7">
        <w:t xml:space="preserve">The stimulus </w:t>
      </w:r>
      <w:r w:rsidR="00984883">
        <w:t>was</w:t>
      </w:r>
      <w:r w:rsidRPr="007846C7">
        <w:t xml:space="preserve"> displayed on a VPIXX monitor (VIEWPixx /3D Lite LCD display and data acquisition system, version 3.7.6287) using Matlab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r w:rsidR="00962917">
        <w:t xml:space="preserve"> </w:t>
      </w:r>
      <w:r w:rsidRPr="007846C7">
        <w:t>and Psychtoolbox 3.0.18</w:t>
      </w:r>
      <w:r w:rsidR="00962917">
        <w:t xml:space="preserve"> </w:t>
      </w:r>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3251EA">
        <w:t xml:space="preserve">Figure </w:t>
      </w:r>
      <w:r w:rsidR="003251EA">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away from the screen or closer. A system of 6 OptiTrack Flex 13 cameras by NaturalPoint, Inc. track</w:t>
      </w:r>
      <w:r w:rsidR="001B6994">
        <w:t>ed</w:t>
      </w:r>
      <w:r w:rsidRPr="007846C7">
        <w:t xml:space="preserve"> the marker's location using Motive 2.3.0 software</w:t>
      </w:r>
      <w:r w:rsidR="00533630">
        <w:t xml:space="preserve"> </w:t>
      </w:r>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NatNet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r w:rsidR="006D3EC2" w:rsidRPr="006D3EC2">
        <w:rPr>
          <w:rFonts w:ascii="Times New Roman" w:hAnsi="Times New Roman" w:cs="Times New Roman"/>
          <w:i/>
          <w:iCs/>
        </w:rPr>
        <w:t>NatNet SDK</w:t>
      </w:r>
      <w:r w:rsidR="006D3EC2" w:rsidRPr="006D3EC2">
        <w:rPr>
          <w:rFonts w:ascii="Times New Roman" w:hAnsi="Times New Roman" w:cs="Times New Roman"/>
        </w:rPr>
        <w:t>, 2021)</w:t>
      </w:r>
      <w:r w:rsidR="00533630">
        <w:fldChar w:fldCharType="end"/>
      </w:r>
      <w:r w:rsidR="00533630">
        <w:t xml:space="preserve"> </w:t>
      </w:r>
      <w:r w:rsidRPr="007846C7">
        <w:t>and recorded with Matlab.</w:t>
      </w:r>
    </w:p>
    <w:p w14:paraId="4BF5E27E" w14:textId="77777777" w:rsidR="000D064C" w:rsidRPr="007846C7" w:rsidRDefault="000D064C" w:rsidP="00533630">
      <w:pPr>
        <w:ind w:firstLine="0"/>
      </w:pP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9"/>
                    <a:stretch>
                      <a:fillRect/>
                    </a:stretch>
                  </pic:blipFill>
                  <pic:spPr>
                    <a:xfrm>
                      <a:off x="0" y="0"/>
                      <a:ext cx="3025885" cy="2555713"/>
                    </a:xfrm>
                    <a:prstGeom prst="rect">
                      <a:avLst/>
                    </a:prstGeom>
                  </pic:spPr>
                </pic:pic>
              </a:graphicData>
            </a:graphic>
          </wp:inline>
        </w:drawing>
      </w:r>
    </w:p>
    <w:p w14:paraId="4E401CC1" w14:textId="05A05D23" w:rsidR="007846C7" w:rsidRPr="00F630C9" w:rsidRDefault="0052293C" w:rsidP="0052293C">
      <w:pPr>
        <w:pStyle w:val="Caption"/>
        <w:jc w:val="left"/>
      </w:pPr>
      <w:bookmarkStart w:id="16" w:name="_Ref113902132"/>
      <w:r>
        <w:t xml:space="preserve">Figure </w:t>
      </w:r>
      <w:fldSimple w:instr=" SEQ Figure \* ARABIC ">
        <w:r w:rsidR="0095479C">
          <w:rPr>
            <w:noProof/>
          </w:rPr>
          <w:t>1</w:t>
        </w:r>
      </w:fldSimple>
      <w:bookmarkEnd w:id="16"/>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0DC0BFD7" w14:textId="77777777" w:rsidR="000D064C" w:rsidRDefault="000D064C">
      <w:pPr>
        <w:spacing w:line="480" w:lineRule="auto"/>
        <w:jc w:val="left"/>
        <w:rPr>
          <w:rFonts w:ascii="Times New Roman" w:eastAsia="SimSun" w:hAnsi="Times New Roman" w:cs="Times New Roman"/>
          <w:b/>
          <w:bCs/>
          <w:kern w:val="24"/>
          <w:lang w:eastAsia="ja-JP" w:bidi="ar-SA"/>
        </w:rPr>
      </w:pPr>
      <w:bookmarkStart w:id="17" w:name="_Toc114469883"/>
      <w:r>
        <w:br w:type="page"/>
      </w:r>
    </w:p>
    <w:p w14:paraId="108D0C20" w14:textId="5D407B22" w:rsidR="00566B9F" w:rsidRDefault="00566B9F" w:rsidP="006238E0">
      <w:pPr>
        <w:pStyle w:val="Heading3"/>
      </w:pPr>
      <w:r>
        <w:lastRenderedPageBreak/>
        <w:t>Procedure</w:t>
      </w:r>
      <w:bookmarkEnd w:id="17"/>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0558689"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 xml:space="preserve">the side of the screen that contains the appropriate category </w:t>
      </w:r>
      <w:r w:rsidR="001E74D8">
        <w:t>(</w:t>
      </w:r>
      <w:r w:rsidR="001E74D8">
        <w:fldChar w:fldCharType="begin"/>
      </w:r>
      <w:r w:rsidR="001E74D8">
        <w:instrText xml:space="preserve"> REF _Ref114472325 \h </w:instrText>
      </w:r>
      <w:r w:rsidR="001E74D8">
        <w:fldChar w:fldCharType="separate"/>
      </w:r>
      <w:r w:rsidR="001E74D8">
        <w:t xml:space="preserve">Figure </w:t>
      </w:r>
      <w:r w:rsidR="001E74D8">
        <w:rPr>
          <w:noProof/>
        </w:rPr>
        <w:t>2</w:t>
      </w:r>
      <w:r w:rsidR="001E74D8">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r w:rsidRPr="00400416">
        <w:t xml:space="preserve">seconds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w:t>
      </w:r>
      <w:r w:rsidRPr="00400416">
        <w:lastRenderedPageBreak/>
        <w:t xml:space="preserve">clearly", 4 – "Saw the whole prime clearly"). Finally, participants </w:t>
      </w:r>
      <w:r w:rsidR="009C3535">
        <w:t xml:space="preserve">were asked </w:t>
      </w:r>
      <w:r w:rsidRPr="00400416">
        <w:t>to return their finger to the starting point.</w:t>
      </w:r>
    </w:p>
    <w:p w14:paraId="735EB056" w14:textId="77777777" w:rsidR="000D064C" w:rsidRDefault="000D064C" w:rsidP="008D13A3"/>
    <w:p w14:paraId="368B1290" w14:textId="77777777" w:rsidR="0095479C" w:rsidRDefault="004058A7" w:rsidP="0095479C">
      <w:pPr>
        <w:pStyle w:val="NoSpacing"/>
        <w:keepNext/>
        <w:bidi w:val="0"/>
      </w:pPr>
      <w:r w:rsidRPr="004058A7">
        <w:rPr>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6566026" cy="3934143"/>
                    </a:xfrm>
                    <a:prstGeom prst="rect">
                      <a:avLst/>
                    </a:prstGeom>
                  </pic:spPr>
                </pic:pic>
              </a:graphicData>
            </a:graphic>
          </wp:inline>
        </w:drawing>
      </w:r>
    </w:p>
    <w:p w14:paraId="527194B6" w14:textId="7A1FB1E3" w:rsidR="00400416" w:rsidRDefault="0095479C" w:rsidP="0095479C">
      <w:pPr>
        <w:pStyle w:val="Caption"/>
        <w:jc w:val="left"/>
      </w:pPr>
      <w:bookmarkStart w:id="18" w:name="_Ref114472325"/>
      <w:r>
        <w:t xml:space="preserve">Figure </w:t>
      </w:r>
      <w:fldSimple w:instr=" SEQ Figure \* ARABIC ">
        <w:r>
          <w:rPr>
            <w:noProof/>
          </w:rPr>
          <w:t>2</w:t>
        </w:r>
      </w:fldSimple>
      <w:bookmarkEnd w:id="18"/>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to know where they should touch in order to make their response.</w:t>
      </w:r>
    </w:p>
    <w:p w14:paraId="675C1A7B" w14:textId="77777777" w:rsidR="000C2F18" w:rsidRPr="00694848" w:rsidRDefault="000C2F18" w:rsidP="00694848">
      <w:pPr>
        <w:ind w:left="720" w:firstLine="0"/>
      </w:pPr>
      <w:bookmarkStart w:id="19" w:name="_Toc114469884"/>
    </w:p>
    <w:p w14:paraId="22934D29" w14:textId="106AAC2E" w:rsidR="00B33642" w:rsidRDefault="00A17855" w:rsidP="006238E0">
      <w:pPr>
        <w:pStyle w:val="Heading3"/>
      </w:pPr>
      <w:r>
        <w:t>Trajectory p</w:t>
      </w:r>
      <w:r w:rsidR="00B33642">
        <w:t>reprocessing</w:t>
      </w:r>
      <w:bookmarkEnd w:id="19"/>
    </w:p>
    <w:p w14:paraId="597DB305" w14:textId="725609D7"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(2014)</w:t>
      </w:r>
      <w:r w:rsidR="00E46E50">
        <w:fldChar w:fldCharType="end"/>
      </w:r>
      <w:r w:rsidRPr="00C65950">
        <w:t xml:space="preserve">. </w:t>
      </w:r>
      <w:r>
        <w:t xml:space="preserve">Missing values </w:t>
      </w:r>
      <w:r w:rsidR="00492414">
        <w:t xml:space="preserve">were </w:t>
      </w:r>
      <w:r>
        <w:t>interpolated with the inpaint_nans</w:t>
      </w:r>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a low pass butterworth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w:t>
      </w:r>
      <w:r>
        <w:lastRenderedPageBreak/>
        <w:t xml:space="preserve">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20" w:name="_Toc114469885"/>
      <w:r>
        <w:t>Variables extraction</w:t>
      </w:r>
      <w:bookmarkEnd w:id="20"/>
    </w:p>
    <w:p w14:paraId="3FD2B015" w14:textId="43A935B9" w:rsidR="001E0823" w:rsidRDefault="00AA1B21" w:rsidP="00723227">
      <w:pPr>
        <w:ind w:firstLine="0"/>
      </w:pPr>
      <w:r>
        <w:t xml:space="preserve">The congruency effect was estimated </w:t>
      </w:r>
      <w:r w:rsidR="00D542A7">
        <w:t>with</w:t>
      </w:r>
      <w:r>
        <w:t xml:space="preserve"> </w:t>
      </w:r>
      <w:r w:rsidR="0079639D">
        <w:t xml:space="preserve">five </w:t>
      </w:r>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Movement offset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21" w:name="_Toc114469886"/>
      <w:r>
        <w:t>Exclusion criteria</w:t>
      </w:r>
      <w:bookmarkEnd w:id="21"/>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 xml:space="preserve">distance </w:t>
      </w:r>
      <w:r w:rsidR="00697FF7">
        <w:lastRenderedPageBreak/>
        <w:t>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22" w:name="_Toc114469887"/>
      <w:r>
        <w:t>Results</w:t>
      </w:r>
      <w:bookmarkEnd w:id="22"/>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t</w:t>
      </w:r>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6F29561" w14:textId="0697ECD5" w:rsidR="000C2F18" w:rsidRDefault="00EE27A0" w:rsidP="001F2A95">
      <w:r>
        <w:t>Congruency effect</w:t>
      </w:r>
      <w:r w:rsidR="00AF0D06">
        <w:t>:</w:t>
      </w:r>
      <w:r>
        <w:t xml:space="preserve"> </w:t>
      </w:r>
      <w:r w:rsidR="001A3124">
        <w:t xml:space="preserve">All the comparisons between the congruent and incongruent conditions in all four experiments were corrected for multiple comparisons using the Tree-BH </w:t>
      </w:r>
      <w:r w:rsidR="00BB4D09">
        <w:t>(</w:t>
      </w:r>
      <w:r w:rsidR="00D27F4B">
        <w:fldChar w:fldCharType="begin"/>
      </w:r>
      <w:r w:rsidR="00D27F4B">
        <w:instrText xml:space="preserve"> REF _Ref114050197 \h </w:instrText>
      </w:r>
      <w:r w:rsidR="00D27F4B">
        <w:fldChar w:fldCharType="separate"/>
      </w:r>
      <w:r w:rsidR="003251EA">
        <w:t xml:space="preserve">Supplementary Figure </w:t>
      </w:r>
      <w:r w:rsidR="003251EA">
        <w:rPr>
          <w:noProof/>
        </w:rPr>
        <w:t>1</w:t>
      </w:r>
      <w:r w:rsidR="00D27F4B">
        <w:fldChar w:fldCharType="end"/>
      </w:r>
      <w:r w:rsidR="00D27F4B">
        <w:t xml:space="preserve">) </w:t>
      </w:r>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r w:rsidR="00754A46">
        <w:t>. In addition, normality of the residuals was tested with QQ-plot</w:t>
      </w:r>
      <w:r w:rsidR="00406C31">
        <w:t>,</w:t>
      </w:r>
      <w:r w:rsidR="00754A46">
        <w:t xml:space="preserve"> and </w:t>
      </w:r>
      <w:r w:rsidR="00406C31">
        <w:t xml:space="preserve">a permutation test </w:t>
      </w:r>
      <w:r w:rsidR="00B148DB">
        <w:t>(</w:t>
      </w:r>
      <w:r w:rsidR="00B148DB">
        <w:fldChar w:fldCharType="begin"/>
      </w:r>
      <w:r w:rsidR="004903FB">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fldChar w:fldCharType="separate"/>
      </w:r>
      <w:r w:rsidR="00B148DB" w:rsidRPr="0046480E">
        <w:rPr>
          <w:rFonts w:ascii="Times New Roman" w:hAnsi="Times New Roman" w:cs="Times New Roman"/>
        </w:rPr>
        <w:t>Kohl, 2019</w:t>
      </w:r>
      <w:r w:rsidR="00B148DB">
        <w:fldChar w:fldCharType="end"/>
      </w:r>
      <w:r w:rsidR="00B148DB">
        <w:t xml:space="preserve">) </w:t>
      </w:r>
      <w:r w:rsidR="00406C31">
        <w:t>was use</w:t>
      </w:r>
      <w:r w:rsidR="002A6955">
        <w:t>d</w:t>
      </w:r>
      <w:r w:rsidR="00406C31">
        <w:t xml:space="preserve"> to assess differences in </w:t>
      </w:r>
      <w:r w:rsidR="00145C16">
        <w:t xml:space="preserve">variables that did not pass </w:t>
      </w:r>
      <w:r w:rsidR="00406C31">
        <w:t>the normality</w:t>
      </w:r>
      <w:r w:rsidR="008043D7">
        <w:t xml:space="preserve"> test</w:t>
      </w:r>
      <w:r w:rsidR="00006F56">
        <w:t xml:space="preserve"> (</w:t>
      </w:r>
      <w:r w:rsidR="00DF51BA">
        <w:t>f</w:t>
      </w:r>
      <w:r w:rsidR="00006F56">
        <w:t>or a list</w:t>
      </w:r>
      <w:r w:rsidR="002A45A3">
        <w:t xml:space="preserve"> </w:t>
      </w:r>
      <w:r w:rsidR="00006F56">
        <w:t xml:space="preserve">of </w:t>
      </w:r>
      <w:r w:rsidR="00424D9F">
        <w:t xml:space="preserve">such </w:t>
      </w:r>
      <w:r w:rsidR="00006F56">
        <w:t>variables see</w:t>
      </w:r>
      <w:r w:rsidR="00243F3B">
        <w:t xml:space="preserve"> </w:t>
      </w:r>
      <w:r w:rsidR="00BB21CF">
        <w:fldChar w:fldCharType="begin"/>
      </w:r>
      <w:r w:rsidR="00BB21CF">
        <w:instrText xml:space="preserve"> REF _Ref114128122 \h </w:instrText>
      </w:r>
      <w:r w:rsidR="00BB21CF">
        <w:fldChar w:fldCharType="separate"/>
      </w:r>
      <w:r w:rsidR="003251EA">
        <w:t xml:space="preserve">Supplementary Figure </w:t>
      </w:r>
      <w:r w:rsidR="003251EA">
        <w:rPr>
          <w:noProof/>
        </w:rPr>
        <w:t>2</w:t>
      </w:r>
      <w:r w:rsidR="00BB21CF">
        <w:fldChar w:fldCharType="end"/>
      </w:r>
      <w:r w:rsidR="0019704E">
        <w:t>)</w:t>
      </w:r>
      <w:r w:rsidR="00877E08">
        <w:t xml:space="preserve">. </w:t>
      </w:r>
      <w:r w:rsidR="00F87BD6">
        <w:t>In Experiment 1, n</w:t>
      </w:r>
      <w:r w:rsidR="00355822">
        <w:t>o difference</w:t>
      </w:r>
      <w:r w:rsidR="00877E08">
        <w:t>s</w:t>
      </w:r>
      <w:r w:rsidR="00355822">
        <w:t xml:space="preserve"> </w:t>
      </w:r>
      <w:r w:rsidR="00877E08">
        <w:t xml:space="preserve">were </w:t>
      </w:r>
      <w:r w:rsidR="00355822">
        <w:t>found between the congruent and incongruent conditions</w:t>
      </w:r>
      <w:r w:rsidR="00814D48">
        <w:t xml:space="preserve"> (</w:t>
      </w:r>
      <w:r w:rsidR="00814D48">
        <w:fldChar w:fldCharType="begin"/>
      </w:r>
      <w:r w:rsidR="00814D48">
        <w:instrText xml:space="preserve"> REF _Ref113876063 \h </w:instrText>
      </w:r>
      <w:r w:rsidR="00814D48">
        <w:fldChar w:fldCharType="separate"/>
      </w:r>
      <w:r w:rsidR="003251EA">
        <w:t xml:space="preserve">Figure </w:t>
      </w:r>
      <w:r w:rsidR="003251EA">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r w:rsidR="00245008">
        <w:t xml:space="preserve"> </w:t>
      </w:r>
      <w:r w:rsidR="000F51E1">
        <w:t xml:space="preserve">and reaction time which was </w:t>
      </w:r>
      <w:r w:rsidR="00C60609">
        <w:t xml:space="preserve">numerically </w:t>
      </w:r>
      <w:r w:rsidR="000F51E1">
        <w:t>longer</w:t>
      </w:r>
      <w:r w:rsidR="00935BF6">
        <w:t xml:space="preserve"> (</w:t>
      </w:r>
      <w:bookmarkStart w:id="23" w:name="_Ref114067851"/>
      <w:r w:rsidR="001F2A95">
        <w:fldChar w:fldCharType="begin"/>
      </w:r>
      <w:r w:rsidR="001F2A95">
        <w:instrText xml:space="preserve"> REF _Ref114471021 \h </w:instrText>
      </w:r>
      <w:r w:rsidR="001F2A95">
        <w:fldChar w:fldCharType="separate"/>
      </w:r>
      <w:r w:rsidR="003251EA">
        <w:t xml:space="preserve">Table </w:t>
      </w:r>
      <w:r w:rsidR="003251EA">
        <w:rPr>
          <w:noProof/>
        </w:rPr>
        <w:t>1</w:t>
      </w:r>
      <w:r w:rsidR="001F2A95">
        <w:fldChar w:fldCharType="end"/>
      </w:r>
      <w:r w:rsidR="001F2A95">
        <w:t>).</w:t>
      </w:r>
    </w:p>
    <w:p w14:paraId="01772DC4" w14:textId="786DB017" w:rsidR="001F2A95" w:rsidRDefault="001F2A95">
      <w:pPr>
        <w:spacing w:line="480" w:lineRule="auto"/>
        <w:jc w:val="left"/>
      </w:pPr>
      <w:r>
        <w:br w:type="page"/>
      </w:r>
    </w:p>
    <w:p w14:paraId="77E035F3" w14:textId="57D5B39F" w:rsidR="004545CA" w:rsidRDefault="004545CA" w:rsidP="00EE3C0C">
      <w:pPr>
        <w:pStyle w:val="Caption"/>
        <w:keepNext/>
      </w:pPr>
      <w:bookmarkStart w:id="24" w:name="_Ref114471021"/>
      <w:r>
        <w:lastRenderedPageBreak/>
        <w:t xml:space="preserve">Table </w:t>
      </w:r>
      <w:fldSimple w:instr=" SEQ Table \* ARABIC ">
        <w:r w:rsidR="003251EA">
          <w:rPr>
            <w:noProof/>
          </w:rPr>
          <w:t>1</w:t>
        </w:r>
      </w:fldSimple>
      <w:bookmarkEnd w:id="23"/>
      <w:bookmarkEnd w:id="24"/>
      <w:r>
        <w:t>.</w:t>
      </w:r>
      <w:r w:rsidR="00401F39">
        <w:t xml:space="preserve"> Results of Experiment 1</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14:paraId="026EA126" w14:textId="77777777" w:rsidTr="00EE3C0C">
        <w:trPr>
          <w:trHeight w:val="510"/>
        </w:trPr>
        <w:tc>
          <w:tcPr>
            <w:tcW w:w="284" w:type="dxa"/>
            <w:tcBorders>
              <w:top w:val="single" w:sz="12" w:space="0" w:color="auto"/>
            </w:tcBorders>
          </w:tcPr>
          <w:p w14:paraId="0DBA713A" w14:textId="77777777" w:rsidR="00DC6616" w:rsidRDefault="00DC6616" w:rsidP="00EA2CED">
            <w:pPr>
              <w:ind w:firstLine="0"/>
            </w:pPr>
          </w:p>
        </w:tc>
        <w:tc>
          <w:tcPr>
            <w:tcW w:w="2268" w:type="dxa"/>
            <w:tcBorders>
              <w:top w:val="single" w:sz="12" w:space="0" w:color="auto"/>
            </w:tcBorders>
          </w:tcPr>
          <w:p w14:paraId="44966F39" w14:textId="77777777" w:rsidR="00DC6616" w:rsidRDefault="00DC6616" w:rsidP="00EA2CED">
            <w:pPr>
              <w:ind w:firstLine="0"/>
            </w:pPr>
          </w:p>
        </w:tc>
        <w:tc>
          <w:tcPr>
            <w:tcW w:w="1843" w:type="dxa"/>
            <w:tcBorders>
              <w:top w:val="single" w:sz="12" w:space="0" w:color="auto"/>
              <w:bottom w:val="single" w:sz="12" w:space="0" w:color="auto"/>
            </w:tcBorders>
          </w:tcPr>
          <w:p w14:paraId="5A35BD8A" w14:textId="77777777" w:rsidR="00DC6616" w:rsidRPr="00EA2CED" w:rsidRDefault="00DC6616" w:rsidP="00EA2CED">
            <w:pPr>
              <w:ind w:firstLine="0"/>
              <w:jc w:val="center"/>
              <w:rPr>
                <w:b/>
                <w:bCs/>
              </w:rPr>
            </w:pPr>
            <w:r w:rsidRPr="00EA2CED">
              <w:rPr>
                <w:b/>
                <w:bCs/>
              </w:rPr>
              <w:t>Congruent</w:t>
            </w:r>
          </w:p>
        </w:tc>
        <w:tc>
          <w:tcPr>
            <w:tcW w:w="1843" w:type="dxa"/>
            <w:tcBorders>
              <w:top w:val="single" w:sz="12" w:space="0" w:color="auto"/>
              <w:bottom w:val="single" w:sz="12" w:space="0" w:color="auto"/>
            </w:tcBorders>
          </w:tcPr>
          <w:p w14:paraId="5AB53D2F" w14:textId="77777777" w:rsidR="00DC6616" w:rsidRPr="00EA2CED" w:rsidRDefault="00DC6616" w:rsidP="00EE3C0C">
            <w:pPr>
              <w:ind w:firstLine="0"/>
              <w:jc w:val="center"/>
              <w:rPr>
                <w:b/>
                <w:bCs/>
              </w:rPr>
            </w:pPr>
            <w:r w:rsidRPr="00EA2CED">
              <w:rPr>
                <w:b/>
                <w:bCs/>
              </w:rPr>
              <w:t>Incongruent</w:t>
            </w:r>
          </w:p>
        </w:tc>
        <w:tc>
          <w:tcPr>
            <w:tcW w:w="709" w:type="dxa"/>
            <w:tcBorders>
              <w:top w:val="single" w:sz="12" w:space="0" w:color="auto"/>
            </w:tcBorders>
          </w:tcPr>
          <w:p w14:paraId="75F91D0C" w14:textId="77777777" w:rsidR="00DC6616" w:rsidRPr="00EA2CED" w:rsidRDefault="00DC6616" w:rsidP="00EA2CED">
            <w:pPr>
              <w:ind w:firstLine="0"/>
              <w:jc w:val="center"/>
              <w:rPr>
                <w:b/>
                <w:bCs/>
              </w:rPr>
            </w:pPr>
          </w:p>
        </w:tc>
        <w:tc>
          <w:tcPr>
            <w:tcW w:w="992" w:type="dxa"/>
            <w:tcBorders>
              <w:top w:val="single" w:sz="12" w:space="0" w:color="auto"/>
            </w:tcBorders>
          </w:tcPr>
          <w:p w14:paraId="70DC418E" w14:textId="77777777" w:rsidR="00DC6616" w:rsidRPr="00EA2CED" w:rsidRDefault="00DC6616" w:rsidP="00EA2CED">
            <w:pPr>
              <w:ind w:firstLine="0"/>
              <w:jc w:val="center"/>
              <w:rPr>
                <w:b/>
                <w:bCs/>
              </w:rPr>
            </w:pPr>
          </w:p>
        </w:tc>
        <w:tc>
          <w:tcPr>
            <w:tcW w:w="1417" w:type="dxa"/>
            <w:tcBorders>
              <w:top w:val="single" w:sz="12" w:space="0" w:color="auto"/>
            </w:tcBorders>
          </w:tcPr>
          <w:p w14:paraId="4CCBC984" w14:textId="77777777" w:rsidR="00DC6616" w:rsidRDefault="00DC6616" w:rsidP="00EA2CED">
            <w:pPr>
              <w:ind w:firstLine="0"/>
            </w:pPr>
          </w:p>
        </w:tc>
        <w:tc>
          <w:tcPr>
            <w:tcW w:w="709" w:type="dxa"/>
            <w:tcBorders>
              <w:top w:val="single" w:sz="12" w:space="0" w:color="auto"/>
            </w:tcBorders>
          </w:tcPr>
          <w:p w14:paraId="40FE9A34" w14:textId="77777777" w:rsidR="00DC6616" w:rsidRDefault="00DC6616" w:rsidP="00EA2CED">
            <w:pPr>
              <w:ind w:firstLine="0"/>
            </w:pPr>
          </w:p>
        </w:tc>
      </w:tr>
      <w:tr w:rsidR="00DC6616" w14:paraId="43206B7C" w14:textId="77777777" w:rsidTr="00EE3C0C">
        <w:trPr>
          <w:trHeight w:val="254"/>
        </w:trPr>
        <w:tc>
          <w:tcPr>
            <w:tcW w:w="284" w:type="dxa"/>
            <w:tcBorders>
              <w:bottom w:val="single" w:sz="12" w:space="0" w:color="auto"/>
            </w:tcBorders>
          </w:tcPr>
          <w:p w14:paraId="6928E3A0" w14:textId="77777777" w:rsidR="00DC6616" w:rsidRPr="00EA2CED" w:rsidRDefault="00DC6616" w:rsidP="00EA2CED">
            <w:pPr>
              <w:ind w:firstLine="0"/>
              <w:rPr>
                <w:b/>
                <w:bCs/>
              </w:rPr>
            </w:pPr>
          </w:p>
        </w:tc>
        <w:tc>
          <w:tcPr>
            <w:tcW w:w="2268" w:type="dxa"/>
            <w:tcBorders>
              <w:bottom w:val="single" w:sz="12" w:space="0" w:color="auto"/>
            </w:tcBorders>
          </w:tcPr>
          <w:p w14:paraId="60B17380" w14:textId="77777777" w:rsidR="00DC6616" w:rsidRPr="00EA2CED" w:rsidRDefault="00DC6616" w:rsidP="00EA2CED">
            <w:pPr>
              <w:ind w:firstLine="0"/>
              <w:rPr>
                <w:b/>
                <w:bCs/>
              </w:rPr>
            </w:pPr>
          </w:p>
        </w:tc>
        <w:tc>
          <w:tcPr>
            <w:tcW w:w="1843" w:type="dxa"/>
            <w:tcBorders>
              <w:top w:val="single" w:sz="12" w:space="0" w:color="auto"/>
              <w:bottom w:val="single" w:sz="12" w:space="0" w:color="auto"/>
            </w:tcBorders>
          </w:tcPr>
          <w:p w14:paraId="12A8E871" w14:textId="77777777" w:rsidR="00DC6616" w:rsidRPr="00EA2CED" w:rsidRDefault="00DC6616" w:rsidP="00EA2CED">
            <w:pPr>
              <w:ind w:firstLine="0"/>
              <w:rPr>
                <w:b/>
                <w:bCs/>
              </w:rPr>
            </w:pPr>
            <w:r>
              <w:rPr>
                <w:b/>
                <w:bCs/>
              </w:rPr>
              <w:t>M (SD)</w:t>
            </w:r>
          </w:p>
        </w:tc>
        <w:tc>
          <w:tcPr>
            <w:tcW w:w="1843" w:type="dxa"/>
            <w:tcBorders>
              <w:top w:val="single" w:sz="12" w:space="0" w:color="auto"/>
              <w:bottom w:val="single" w:sz="12" w:space="0" w:color="auto"/>
            </w:tcBorders>
          </w:tcPr>
          <w:p w14:paraId="74EA02F3" w14:textId="77777777" w:rsidR="00DC6616" w:rsidRPr="00EA2CED" w:rsidRDefault="00DC6616" w:rsidP="00EA2CED">
            <w:pPr>
              <w:ind w:firstLine="0"/>
              <w:rPr>
                <w:b/>
                <w:bCs/>
              </w:rPr>
            </w:pPr>
            <w:r>
              <w:rPr>
                <w:b/>
                <w:bCs/>
              </w:rPr>
              <w:t>M (SD)</w:t>
            </w:r>
          </w:p>
        </w:tc>
        <w:tc>
          <w:tcPr>
            <w:tcW w:w="709" w:type="dxa"/>
            <w:tcBorders>
              <w:bottom w:val="single" w:sz="12" w:space="0" w:color="auto"/>
            </w:tcBorders>
          </w:tcPr>
          <w:p w14:paraId="5080248E" w14:textId="77777777" w:rsidR="00DC6616" w:rsidRPr="00EA2CED" w:rsidRDefault="00DC6616" w:rsidP="00EA2CED">
            <w:pPr>
              <w:ind w:firstLine="0"/>
              <w:rPr>
                <w:b/>
                <w:bCs/>
              </w:rPr>
            </w:pPr>
            <w:r>
              <w:rPr>
                <w:b/>
                <w:bCs/>
              </w:rPr>
              <w:t>t(9)</w:t>
            </w:r>
          </w:p>
        </w:tc>
        <w:tc>
          <w:tcPr>
            <w:tcW w:w="992" w:type="dxa"/>
            <w:tcBorders>
              <w:bottom w:val="single" w:sz="12" w:space="0" w:color="auto"/>
            </w:tcBorders>
          </w:tcPr>
          <w:p w14:paraId="5F073439" w14:textId="77777777" w:rsidR="00DC6616" w:rsidRPr="00EA2CED" w:rsidRDefault="00DC6616" w:rsidP="00EA2CED">
            <w:pPr>
              <w:ind w:firstLine="0"/>
              <w:rPr>
                <w:b/>
                <w:bCs/>
              </w:rPr>
            </w:pPr>
            <w:r>
              <w:rPr>
                <w:b/>
                <w:bCs/>
              </w:rPr>
              <w:t>p</w:t>
            </w:r>
          </w:p>
        </w:tc>
        <w:tc>
          <w:tcPr>
            <w:tcW w:w="1417" w:type="dxa"/>
            <w:tcBorders>
              <w:bottom w:val="single" w:sz="12" w:space="0" w:color="auto"/>
            </w:tcBorders>
          </w:tcPr>
          <w:p w14:paraId="326B6A57" w14:textId="77777777" w:rsidR="00DC6616" w:rsidRPr="00EA2CED" w:rsidRDefault="00DC6616" w:rsidP="00EA2CED">
            <w:pPr>
              <w:ind w:firstLine="0"/>
              <w:rPr>
                <w:b/>
                <w:bCs/>
              </w:rPr>
            </w:pPr>
            <w:r>
              <w:rPr>
                <w:b/>
                <w:bCs/>
              </w:rPr>
              <w:t>CI</w:t>
            </w:r>
          </w:p>
        </w:tc>
        <w:tc>
          <w:tcPr>
            <w:tcW w:w="709" w:type="dxa"/>
            <w:tcBorders>
              <w:bottom w:val="single" w:sz="12" w:space="0" w:color="auto"/>
            </w:tcBorders>
          </w:tcPr>
          <w:p w14:paraId="5DDB5A34" w14:textId="77777777" w:rsidR="00DC6616" w:rsidRPr="00EA2CED" w:rsidRDefault="00DC6616" w:rsidP="00EA2CED">
            <w:pPr>
              <w:ind w:firstLine="0"/>
              <w:rPr>
                <w:b/>
                <w:bCs/>
              </w:rPr>
            </w:pPr>
            <w:r>
              <w:rPr>
                <w:b/>
                <w:bCs/>
              </w:rPr>
              <w:t>d</w:t>
            </w:r>
          </w:p>
        </w:tc>
      </w:tr>
      <w:tr w:rsidR="00DC6616" w14:paraId="18F6486A" w14:textId="77777777" w:rsidTr="00EE3C0C">
        <w:trPr>
          <w:trHeight w:val="313"/>
        </w:trPr>
        <w:tc>
          <w:tcPr>
            <w:tcW w:w="10065" w:type="dxa"/>
            <w:gridSpan w:val="8"/>
            <w:tcBorders>
              <w:top w:val="single" w:sz="12" w:space="0" w:color="auto"/>
            </w:tcBorders>
          </w:tcPr>
          <w:p w14:paraId="4DC851C8" w14:textId="77777777" w:rsidR="00DC6616" w:rsidRDefault="00DC6616" w:rsidP="00EA2CED">
            <w:pPr>
              <w:ind w:firstLine="0"/>
            </w:pPr>
            <w:r>
              <w:rPr>
                <w:b/>
                <w:bCs/>
              </w:rPr>
              <w:t>Reaching</w:t>
            </w:r>
          </w:p>
        </w:tc>
      </w:tr>
      <w:tr w:rsidR="00DC6616" w14:paraId="5FEFCA42" w14:textId="77777777" w:rsidTr="00EE3C0C">
        <w:trPr>
          <w:trHeight w:val="490"/>
        </w:trPr>
        <w:tc>
          <w:tcPr>
            <w:tcW w:w="284" w:type="dxa"/>
            <w:vMerge w:val="restart"/>
            <w:tcBorders>
              <w:bottom w:val="single" w:sz="12" w:space="0" w:color="auto"/>
            </w:tcBorders>
          </w:tcPr>
          <w:p w14:paraId="3B44CD6B" w14:textId="77777777" w:rsidR="00DC6616" w:rsidRPr="00EA2CED" w:rsidRDefault="00DC6616" w:rsidP="00EA2CED">
            <w:pPr>
              <w:ind w:firstLine="0"/>
              <w:rPr>
                <w:b/>
                <w:bCs/>
              </w:rPr>
            </w:pPr>
          </w:p>
        </w:tc>
        <w:tc>
          <w:tcPr>
            <w:tcW w:w="2268" w:type="dxa"/>
          </w:tcPr>
          <w:p w14:paraId="59896394" w14:textId="77777777" w:rsidR="00DC6616" w:rsidRPr="00EA2CED" w:rsidRDefault="00DC6616" w:rsidP="00EA2CED">
            <w:pPr>
              <w:ind w:firstLine="0"/>
              <w:rPr>
                <w:b/>
                <w:bCs/>
              </w:rPr>
            </w:pPr>
            <w:r w:rsidRPr="00EA2CED">
              <w:rPr>
                <w:b/>
                <w:bCs/>
              </w:rPr>
              <w:t>Reach area</w:t>
            </w:r>
          </w:p>
        </w:tc>
        <w:tc>
          <w:tcPr>
            <w:tcW w:w="1843" w:type="dxa"/>
          </w:tcPr>
          <w:p w14:paraId="06BDF937" w14:textId="77777777" w:rsidR="00DC6616" w:rsidRDefault="00DC6616" w:rsidP="00EA2CED">
            <w:pPr>
              <w:ind w:firstLine="0"/>
            </w:pPr>
            <w:r>
              <w:t>2.80 (0.47)</w:t>
            </w:r>
          </w:p>
        </w:tc>
        <w:tc>
          <w:tcPr>
            <w:tcW w:w="1843" w:type="dxa"/>
          </w:tcPr>
          <w:p w14:paraId="410E5B4B" w14:textId="77777777" w:rsidR="00DC6616" w:rsidRDefault="00DC6616" w:rsidP="00EA2CED">
            <w:pPr>
              <w:ind w:firstLine="0"/>
            </w:pPr>
            <w:r>
              <w:t>2.70 (0.50)</w:t>
            </w:r>
          </w:p>
        </w:tc>
        <w:tc>
          <w:tcPr>
            <w:tcW w:w="709" w:type="dxa"/>
          </w:tcPr>
          <w:p w14:paraId="5ED11B72" w14:textId="77777777" w:rsidR="00DC6616" w:rsidRDefault="00DC6616" w:rsidP="00EA2CED">
            <w:pPr>
              <w:ind w:firstLine="0"/>
            </w:pPr>
            <w:r>
              <w:t>2.16</w:t>
            </w:r>
          </w:p>
        </w:tc>
        <w:tc>
          <w:tcPr>
            <w:tcW w:w="992" w:type="dxa"/>
          </w:tcPr>
          <w:p w14:paraId="1716BE08" w14:textId="77777777" w:rsidR="00DC6616" w:rsidRDefault="00DC6616" w:rsidP="00EA2CED">
            <w:pPr>
              <w:ind w:firstLine="0"/>
            </w:pPr>
            <w:r>
              <w:t>0.169</w:t>
            </w:r>
          </w:p>
        </w:tc>
        <w:tc>
          <w:tcPr>
            <w:tcW w:w="1417" w:type="dxa"/>
          </w:tcPr>
          <w:p w14:paraId="5E84F5AC" w14:textId="77777777" w:rsidR="00DC6616" w:rsidRDefault="00DC6616" w:rsidP="00EA2CED">
            <w:pPr>
              <w:ind w:firstLine="0"/>
            </w:pPr>
            <w:r>
              <w:t>0, 0.20</w:t>
            </w:r>
          </w:p>
        </w:tc>
        <w:tc>
          <w:tcPr>
            <w:tcW w:w="709" w:type="dxa"/>
          </w:tcPr>
          <w:p w14:paraId="2DD1AD3D" w14:textId="77777777" w:rsidR="00DC6616" w:rsidRDefault="00DC6616" w:rsidP="00EA2CED">
            <w:pPr>
              <w:ind w:firstLine="0"/>
            </w:pPr>
            <w:r>
              <w:t>0.69</w:t>
            </w:r>
          </w:p>
        </w:tc>
      </w:tr>
      <w:tr w:rsidR="00DC6616" w14:paraId="1AEC86DC" w14:textId="77777777" w:rsidTr="00EE3C0C">
        <w:trPr>
          <w:trHeight w:val="490"/>
        </w:trPr>
        <w:tc>
          <w:tcPr>
            <w:tcW w:w="284" w:type="dxa"/>
            <w:vMerge/>
            <w:tcBorders>
              <w:top w:val="single" w:sz="12" w:space="0" w:color="auto"/>
              <w:bottom w:val="single" w:sz="12" w:space="0" w:color="auto"/>
            </w:tcBorders>
          </w:tcPr>
          <w:p w14:paraId="0D2F42A9" w14:textId="77777777" w:rsidR="00DC6616" w:rsidRPr="00EA2CED" w:rsidRDefault="00DC6616" w:rsidP="00EA2CED">
            <w:pPr>
              <w:ind w:firstLine="0"/>
              <w:rPr>
                <w:b/>
                <w:bCs/>
              </w:rPr>
            </w:pPr>
          </w:p>
        </w:tc>
        <w:tc>
          <w:tcPr>
            <w:tcW w:w="2268" w:type="dxa"/>
          </w:tcPr>
          <w:p w14:paraId="691D0A75" w14:textId="77777777" w:rsidR="00DC6616" w:rsidRPr="00EA2CED" w:rsidRDefault="00DC6616" w:rsidP="00EA2CED">
            <w:pPr>
              <w:ind w:firstLine="0"/>
              <w:rPr>
                <w:b/>
                <w:bCs/>
              </w:rPr>
            </w:pPr>
            <w:r w:rsidRPr="00EA2CED">
              <w:rPr>
                <w:b/>
                <w:bCs/>
              </w:rPr>
              <w:t>Traveled distance</w:t>
            </w:r>
          </w:p>
        </w:tc>
        <w:tc>
          <w:tcPr>
            <w:tcW w:w="1843" w:type="dxa"/>
          </w:tcPr>
          <w:p w14:paraId="1A272C22" w14:textId="77777777" w:rsidR="00DC6616" w:rsidRDefault="00DC6616" w:rsidP="00EA2CED">
            <w:pPr>
              <w:ind w:firstLine="0"/>
            </w:pPr>
            <w:r>
              <w:t>40.88 (1.49)</w:t>
            </w:r>
          </w:p>
        </w:tc>
        <w:tc>
          <w:tcPr>
            <w:tcW w:w="1843" w:type="dxa"/>
          </w:tcPr>
          <w:p w14:paraId="6BD4D0F7" w14:textId="77777777" w:rsidR="00DC6616" w:rsidRDefault="00DC6616" w:rsidP="00EA2CED">
            <w:pPr>
              <w:ind w:firstLine="0"/>
            </w:pPr>
            <w:r>
              <w:t>41.06 (1.59)</w:t>
            </w:r>
          </w:p>
        </w:tc>
        <w:tc>
          <w:tcPr>
            <w:tcW w:w="709" w:type="dxa"/>
          </w:tcPr>
          <w:p w14:paraId="5E6191E8" w14:textId="77777777" w:rsidR="00DC6616" w:rsidRDefault="00DC6616" w:rsidP="00EA2CED">
            <w:pPr>
              <w:ind w:firstLine="0"/>
            </w:pPr>
          </w:p>
        </w:tc>
        <w:tc>
          <w:tcPr>
            <w:tcW w:w="992" w:type="dxa"/>
          </w:tcPr>
          <w:p w14:paraId="60276CFC" w14:textId="77777777" w:rsidR="00DC6616" w:rsidRDefault="00DC6616" w:rsidP="00EA2CED">
            <w:pPr>
              <w:ind w:firstLine="0"/>
            </w:pPr>
            <w:r>
              <w:t>0.694</w:t>
            </w:r>
          </w:p>
        </w:tc>
        <w:tc>
          <w:tcPr>
            <w:tcW w:w="1417" w:type="dxa"/>
          </w:tcPr>
          <w:p w14:paraId="638CFB7A" w14:textId="77777777" w:rsidR="00DC6616" w:rsidRDefault="00DC6616" w:rsidP="00EA2CED">
            <w:pPr>
              <w:ind w:firstLine="0"/>
            </w:pPr>
            <w:r>
              <w:t>-0.51, 0.17</w:t>
            </w:r>
          </w:p>
        </w:tc>
        <w:tc>
          <w:tcPr>
            <w:tcW w:w="709" w:type="dxa"/>
          </w:tcPr>
          <w:p w14:paraId="329861CB" w14:textId="77777777" w:rsidR="00DC6616" w:rsidRDefault="00DC6616" w:rsidP="00EA2CED">
            <w:pPr>
              <w:ind w:firstLine="0"/>
            </w:pPr>
            <w:r>
              <w:t>0.30</w:t>
            </w:r>
          </w:p>
        </w:tc>
      </w:tr>
      <w:tr w:rsidR="00DC6616" w14:paraId="752E12A2" w14:textId="77777777" w:rsidTr="00EE3C0C">
        <w:trPr>
          <w:trHeight w:val="490"/>
        </w:trPr>
        <w:tc>
          <w:tcPr>
            <w:tcW w:w="284" w:type="dxa"/>
            <w:vMerge/>
            <w:tcBorders>
              <w:top w:val="single" w:sz="12" w:space="0" w:color="auto"/>
              <w:bottom w:val="single" w:sz="12" w:space="0" w:color="auto"/>
            </w:tcBorders>
          </w:tcPr>
          <w:p w14:paraId="7EFE5ECA" w14:textId="77777777" w:rsidR="00DC6616" w:rsidRPr="00EA2CED" w:rsidRDefault="00DC6616" w:rsidP="00EA2CED">
            <w:pPr>
              <w:ind w:firstLine="0"/>
              <w:rPr>
                <w:b/>
                <w:bCs/>
              </w:rPr>
            </w:pPr>
          </w:p>
        </w:tc>
        <w:tc>
          <w:tcPr>
            <w:tcW w:w="2268" w:type="dxa"/>
          </w:tcPr>
          <w:p w14:paraId="7F876669" w14:textId="77777777" w:rsidR="00DC6616" w:rsidRPr="00EA2CED" w:rsidRDefault="00DC6616" w:rsidP="00EA2CED">
            <w:pPr>
              <w:ind w:firstLine="0"/>
              <w:rPr>
                <w:b/>
                <w:bCs/>
              </w:rPr>
            </w:pPr>
            <w:r w:rsidRPr="00EA2CED">
              <w:rPr>
                <w:b/>
                <w:bCs/>
              </w:rPr>
              <w:t>Reaction time</w:t>
            </w:r>
          </w:p>
        </w:tc>
        <w:tc>
          <w:tcPr>
            <w:tcW w:w="1843" w:type="dxa"/>
          </w:tcPr>
          <w:p w14:paraId="0870D43E" w14:textId="77777777" w:rsidR="00DC6616" w:rsidRDefault="00DC6616" w:rsidP="00EA2CED">
            <w:pPr>
              <w:ind w:firstLine="0"/>
            </w:pPr>
            <w:r>
              <w:t>433.96 (125.26)</w:t>
            </w:r>
          </w:p>
        </w:tc>
        <w:tc>
          <w:tcPr>
            <w:tcW w:w="1843" w:type="dxa"/>
          </w:tcPr>
          <w:p w14:paraId="6B8AF901" w14:textId="77777777" w:rsidR="00DC6616" w:rsidRDefault="00DC6616" w:rsidP="00EA2CED">
            <w:pPr>
              <w:ind w:firstLine="0"/>
            </w:pPr>
            <w:r>
              <w:t>441.88 (125.81)</w:t>
            </w:r>
          </w:p>
        </w:tc>
        <w:tc>
          <w:tcPr>
            <w:tcW w:w="709" w:type="dxa"/>
          </w:tcPr>
          <w:p w14:paraId="4D7F9B31" w14:textId="77777777" w:rsidR="00DC6616" w:rsidRDefault="00DC6616" w:rsidP="00EA2CED">
            <w:pPr>
              <w:ind w:firstLine="0"/>
            </w:pPr>
            <w:r>
              <w:t>2.07</w:t>
            </w:r>
          </w:p>
        </w:tc>
        <w:tc>
          <w:tcPr>
            <w:tcW w:w="992" w:type="dxa"/>
          </w:tcPr>
          <w:p w14:paraId="33717C25" w14:textId="77777777" w:rsidR="00DC6616" w:rsidRDefault="00DC6616" w:rsidP="00EA2CED">
            <w:pPr>
              <w:ind w:firstLine="0"/>
            </w:pPr>
            <w:r>
              <w:t>0.169</w:t>
            </w:r>
          </w:p>
        </w:tc>
        <w:tc>
          <w:tcPr>
            <w:tcW w:w="1417" w:type="dxa"/>
          </w:tcPr>
          <w:p w14:paraId="23B46D03" w14:textId="77777777" w:rsidR="00DC6616" w:rsidRDefault="00DC6616" w:rsidP="00EA2CED">
            <w:pPr>
              <w:ind w:firstLine="0"/>
            </w:pPr>
            <w:r>
              <w:t>-16.55, 0.71</w:t>
            </w:r>
          </w:p>
        </w:tc>
        <w:tc>
          <w:tcPr>
            <w:tcW w:w="709" w:type="dxa"/>
          </w:tcPr>
          <w:p w14:paraId="5BC6D033" w14:textId="77777777" w:rsidR="00DC6616" w:rsidRDefault="00DC6616" w:rsidP="00EA2CED">
            <w:pPr>
              <w:ind w:firstLine="0"/>
            </w:pPr>
            <w:r>
              <w:t>0.66</w:t>
            </w:r>
          </w:p>
        </w:tc>
      </w:tr>
      <w:tr w:rsidR="00DC6616" w14:paraId="2DAEA853" w14:textId="77777777" w:rsidTr="00EE3C0C">
        <w:trPr>
          <w:trHeight w:val="490"/>
        </w:trPr>
        <w:tc>
          <w:tcPr>
            <w:tcW w:w="284" w:type="dxa"/>
            <w:vMerge/>
            <w:tcBorders>
              <w:top w:val="single" w:sz="12" w:space="0" w:color="auto"/>
              <w:bottom w:val="single" w:sz="12" w:space="0" w:color="auto"/>
            </w:tcBorders>
          </w:tcPr>
          <w:p w14:paraId="038DD674" w14:textId="77777777" w:rsidR="00DC6616" w:rsidRPr="00EA2CED" w:rsidRDefault="00DC6616" w:rsidP="00EA2CED">
            <w:pPr>
              <w:ind w:firstLine="0"/>
              <w:rPr>
                <w:b/>
                <w:bCs/>
              </w:rPr>
            </w:pPr>
          </w:p>
        </w:tc>
        <w:tc>
          <w:tcPr>
            <w:tcW w:w="2268" w:type="dxa"/>
          </w:tcPr>
          <w:p w14:paraId="7368CE85" w14:textId="403A210D" w:rsidR="00DC6616" w:rsidRPr="00EA2CED" w:rsidRDefault="00DC6616" w:rsidP="00EA2CED">
            <w:pPr>
              <w:ind w:firstLine="0"/>
              <w:rPr>
                <w:b/>
                <w:bCs/>
              </w:rPr>
            </w:pPr>
            <w:r w:rsidRPr="00EA2CED">
              <w:rPr>
                <w:b/>
                <w:bCs/>
              </w:rPr>
              <w:t xml:space="preserve">Movement </w:t>
            </w:r>
            <w:r w:rsidR="00D03187">
              <w:rPr>
                <w:b/>
                <w:bCs/>
              </w:rPr>
              <w:t>duration</w:t>
            </w:r>
          </w:p>
        </w:tc>
        <w:tc>
          <w:tcPr>
            <w:tcW w:w="1843" w:type="dxa"/>
          </w:tcPr>
          <w:p w14:paraId="16C7AEDE" w14:textId="77777777" w:rsidR="00DC6616" w:rsidRDefault="00DC6616" w:rsidP="00EA2CED">
            <w:pPr>
              <w:ind w:firstLine="0"/>
            </w:pPr>
            <w:r>
              <w:t>558.15 (80.72)</w:t>
            </w:r>
          </w:p>
        </w:tc>
        <w:tc>
          <w:tcPr>
            <w:tcW w:w="1843" w:type="dxa"/>
          </w:tcPr>
          <w:p w14:paraId="058C3984" w14:textId="77777777" w:rsidR="00DC6616" w:rsidRDefault="00DC6616" w:rsidP="00EA2CED">
            <w:pPr>
              <w:ind w:firstLine="0"/>
            </w:pPr>
            <w:r>
              <w:t>557.91 (81.61)</w:t>
            </w:r>
          </w:p>
        </w:tc>
        <w:tc>
          <w:tcPr>
            <w:tcW w:w="709" w:type="dxa"/>
          </w:tcPr>
          <w:p w14:paraId="6F873FA3" w14:textId="77777777" w:rsidR="00DC6616" w:rsidRDefault="00DC6616" w:rsidP="00EA2CED">
            <w:pPr>
              <w:ind w:firstLine="0"/>
            </w:pPr>
          </w:p>
        </w:tc>
        <w:tc>
          <w:tcPr>
            <w:tcW w:w="992" w:type="dxa"/>
          </w:tcPr>
          <w:p w14:paraId="32A14361" w14:textId="77777777" w:rsidR="00DC6616" w:rsidRDefault="00DC6616" w:rsidP="00EA2CED">
            <w:pPr>
              <w:ind w:firstLine="0"/>
            </w:pPr>
            <w:r>
              <w:t>0.896</w:t>
            </w:r>
          </w:p>
        </w:tc>
        <w:tc>
          <w:tcPr>
            <w:tcW w:w="1417" w:type="dxa"/>
          </w:tcPr>
          <w:p w14:paraId="6FA2C11E" w14:textId="77777777" w:rsidR="00DC6616" w:rsidRDefault="00DC6616" w:rsidP="00EA2CED">
            <w:pPr>
              <w:ind w:firstLine="0"/>
            </w:pPr>
            <w:r>
              <w:t>-5.96, 5.60</w:t>
            </w:r>
          </w:p>
        </w:tc>
        <w:tc>
          <w:tcPr>
            <w:tcW w:w="709" w:type="dxa"/>
          </w:tcPr>
          <w:p w14:paraId="51D796C8" w14:textId="77777777" w:rsidR="00DC6616" w:rsidRDefault="00DC6616" w:rsidP="00EA2CED">
            <w:pPr>
              <w:ind w:firstLine="0"/>
            </w:pPr>
            <w:r>
              <w:t>0.02</w:t>
            </w:r>
          </w:p>
        </w:tc>
      </w:tr>
      <w:tr w:rsidR="00DC6616" w14:paraId="7D715023" w14:textId="77777777" w:rsidTr="00EE3C0C">
        <w:trPr>
          <w:trHeight w:val="490"/>
        </w:trPr>
        <w:tc>
          <w:tcPr>
            <w:tcW w:w="284" w:type="dxa"/>
            <w:vMerge/>
            <w:tcBorders>
              <w:top w:val="single" w:sz="12" w:space="0" w:color="auto"/>
              <w:bottom w:val="single" w:sz="12" w:space="0" w:color="auto"/>
            </w:tcBorders>
          </w:tcPr>
          <w:p w14:paraId="2A3BF10D" w14:textId="77777777" w:rsidR="00DC6616" w:rsidRPr="00EA2CED" w:rsidRDefault="00DC6616" w:rsidP="00EA2CED">
            <w:pPr>
              <w:ind w:firstLine="0"/>
              <w:rPr>
                <w:b/>
                <w:bCs/>
              </w:rPr>
            </w:pPr>
          </w:p>
        </w:tc>
        <w:tc>
          <w:tcPr>
            <w:tcW w:w="2268" w:type="dxa"/>
            <w:tcBorders>
              <w:bottom w:val="single" w:sz="12" w:space="0" w:color="auto"/>
            </w:tcBorders>
          </w:tcPr>
          <w:p w14:paraId="589B59B6" w14:textId="77777777" w:rsidR="00DC6616" w:rsidRPr="00EA2CED" w:rsidRDefault="00DC6616" w:rsidP="00EA2CED">
            <w:pPr>
              <w:ind w:firstLine="0"/>
              <w:rPr>
                <w:b/>
                <w:bCs/>
              </w:rPr>
            </w:pPr>
            <w:r w:rsidRPr="00EA2CED">
              <w:rPr>
                <w:b/>
                <w:bCs/>
              </w:rPr>
              <w:t>COM</w:t>
            </w:r>
          </w:p>
        </w:tc>
        <w:tc>
          <w:tcPr>
            <w:tcW w:w="1843" w:type="dxa"/>
            <w:tcBorders>
              <w:bottom w:val="single" w:sz="12" w:space="0" w:color="auto"/>
            </w:tcBorders>
          </w:tcPr>
          <w:p w14:paraId="5ACD7AB9" w14:textId="77777777" w:rsidR="00DC6616" w:rsidRDefault="00DC6616" w:rsidP="00EA2CED">
            <w:pPr>
              <w:ind w:firstLine="0"/>
            </w:pPr>
            <w:r>
              <w:t>0.21 (0.06)</w:t>
            </w:r>
          </w:p>
        </w:tc>
        <w:tc>
          <w:tcPr>
            <w:tcW w:w="1843" w:type="dxa"/>
            <w:tcBorders>
              <w:bottom w:val="single" w:sz="12" w:space="0" w:color="auto"/>
            </w:tcBorders>
          </w:tcPr>
          <w:p w14:paraId="17EA02B8" w14:textId="77777777" w:rsidR="00DC6616" w:rsidRDefault="00DC6616" w:rsidP="00EA2CED">
            <w:pPr>
              <w:ind w:firstLine="0"/>
            </w:pPr>
            <w:r>
              <w:t>0.20 (0.08)</w:t>
            </w:r>
          </w:p>
        </w:tc>
        <w:tc>
          <w:tcPr>
            <w:tcW w:w="709" w:type="dxa"/>
            <w:tcBorders>
              <w:bottom w:val="single" w:sz="12" w:space="0" w:color="auto"/>
            </w:tcBorders>
          </w:tcPr>
          <w:p w14:paraId="07771BD2" w14:textId="77777777" w:rsidR="00DC6616" w:rsidRDefault="00DC6616" w:rsidP="00EA2CED">
            <w:pPr>
              <w:ind w:firstLine="0"/>
            </w:pPr>
            <w:r>
              <w:t>0.30</w:t>
            </w:r>
          </w:p>
        </w:tc>
        <w:tc>
          <w:tcPr>
            <w:tcW w:w="992" w:type="dxa"/>
            <w:tcBorders>
              <w:bottom w:val="single" w:sz="12" w:space="0" w:color="auto"/>
            </w:tcBorders>
          </w:tcPr>
          <w:p w14:paraId="7F730BFF" w14:textId="77777777" w:rsidR="00DC6616" w:rsidRDefault="00DC6616" w:rsidP="00EA2CED">
            <w:pPr>
              <w:ind w:firstLine="0"/>
            </w:pPr>
            <w:r>
              <w:t>0.896</w:t>
            </w:r>
          </w:p>
        </w:tc>
        <w:tc>
          <w:tcPr>
            <w:tcW w:w="1417" w:type="dxa"/>
            <w:tcBorders>
              <w:bottom w:val="single" w:sz="12" w:space="0" w:color="auto"/>
            </w:tcBorders>
          </w:tcPr>
          <w:p w14:paraId="7BA02520" w14:textId="77777777" w:rsidR="00DC6616" w:rsidRDefault="00DC6616" w:rsidP="00EA2CED">
            <w:pPr>
              <w:ind w:firstLine="0"/>
            </w:pPr>
            <w:r>
              <w:t>-0.03, 0.04</w:t>
            </w:r>
          </w:p>
        </w:tc>
        <w:tc>
          <w:tcPr>
            <w:tcW w:w="709" w:type="dxa"/>
            <w:tcBorders>
              <w:bottom w:val="single" w:sz="12" w:space="0" w:color="auto"/>
            </w:tcBorders>
          </w:tcPr>
          <w:p w14:paraId="49BD479E" w14:textId="77777777" w:rsidR="00DC6616" w:rsidRDefault="00DC6616" w:rsidP="00EA2CED">
            <w:pPr>
              <w:ind w:firstLine="0"/>
            </w:pPr>
            <w:r>
              <w:t>0.10</w:t>
            </w:r>
          </w:p>
        </w:tc>
      </w:tr>
      <w:tr w:rsidR="00DC6616" w14:paraId="7A5492FA" w14:textId="77777777" w:rsidTr="00EE3C0C">
        <w:trPr>
          <w:trHeight w:val="490"/>
        </w:trPr>
        <w:tc>
          <w:tcPr>
            <w:tcW w:w="10065" w:type="dxa"/>
            <w:gridSpan w:val="8"/>
            <w:tcBorders>
              <w:top w:val="single" w:sz="12" w:space="0" w:color="auto"/>
            </w:tcBorders>
          </w:tcPr>
          <w:p w14:paraId="7F1C4373" w14:textId="395A41CB" w:rsidR="00DC6616" w:rsidRDefault="00DC6616" w:rsidP="00EA2CED">
            <w:pPr>
              <w:spacing w:line="240" w:lineRule="auto"/>
              <w:ind w:firstLine="0"/>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r w:rsidR="00F80191" w:rsidRPr="00EA2CED">
              <w:rPr>
                <w:sz w:val="22"/>
                <w:szCs w:val="22"/>
              </w:rPr>
              <w:t xml:space="preserve">t-test score, </w:t>
            </w:r>
            <w:r w:rsidR="00F80191">
              <w:rPr>
                <w:sz w:val="22"/>
                <w:szCs w:val="22"/>
              </w:rPr>
              <w:t xml:space="preserve">only for variables whose residuals distributed normally. </w:t>
            </w:r>
            <w:r w:rsidR="002D5D25">
              <w:rPr>
                <w:sz w:val="22"/>
                <w:szCs w:val="22"/>
              </w:rPr>
              <w:t>D</w:t>
            </w:r>
            <w:r w:rsidR="002D5D25" w:rsidRPr="00EA2CED">
              <w:rPr>
                <w:sz w:val="22"/>
                <w:szCs w:val="22"/>
              </w:rPr>
              <w:t xml:space="preserve">egrees </w:t>
            </w:r>
            <w:r w:rsidRPr="00EA2CED">
              <w:rPr>
                <w:sz w:val="22"/>
                <w:szCs w:val="22"/>
              </w:rPr>
              <w:t xml:space="preserve">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604FF448" w14:textId="77777777" w:rsidR="00961F77" w:rsidRDefault="00961F77" w:rsidP="004D5003">
      <w:pPr>
        <w:ind w:firstLine="0"/>
      </w:pPr>
    </w:p>
    <w:p w14:paraId="79292204" w14:textId="77777777" w:rsidR="00961F77" w:rsidRDefault="00961F77" w:rsidP="004D5003">
      <w:pPr>
        <w:ind w:firstLine="0"/>
      </w:pPr>
    </w:p>
    <w:p w14:paraId="25BA8F34" w14:textId="77777777" w:rsidR="00694848" w:rsidRDefault="00694848">
      <w:pPr>
        <w:spacing w:line="480" w:lineRule="auto"/>
        <w:jc w:val="left"/>
      </w:pPr>
      <w:r>
        <w:br w:type="page"/>
      </w:r>
    </w:p>
    <w:p w14:paraId="5D8CD174" w14:textId="2C5DCE28" w:rsidR="005A4C44" w:rsidRPr="005A4C44" w:rsidRDefault="005A4C44" w:rsidP="005A4C44">
      <w:pPr>
        <w:ind w:firstLine="0"/>
      </w:pPr>
      <w:r w:rsidRPr="005A4C44">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5F456A07" w:rsidR="00106015" w:rsidRDefault="00A63387" w:rsidP="008D35B7">
      <w:pPr>
        <w:pStyle w:val="Caption"/>
      </w:pPr>
      <w:bookmarkStart w:id="25" w:name="_Ref113876063"/>
      <w:r>
        <w:t xml:space="preserve">Figure </w:t>
      </w:r>
      <w:fldSimple w:instr=" SEQ Figure \* ARABIC ">
        <w:r w:rsidR="0095479C">
          <w:rPr>
            <w:noProof/>
          </w:rPr>
          <w:t>3</w:t>
        </w:r>
      </w:fldSimple>
      <w:bookmarkEnd w:id="25"/>
      <w:r>
        <w:t xml:space="preserve">. </w:t>
      </w:r>
      <w:bookmarkStart w:id="26"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r w:rsidR="00D965AD">
        <w:t>e</w:t>
      </w:r>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SE.</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26"/>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27" w:name="_Toc114469888"/>
      <w:r>
        <w:t>Discussion</w:t>
      </w:r>
      <w:bookmarkEnd w:id="27"/>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28" w:name="_Toc114469889"/>
      <w:r>
        <w:lastRenderedPageBreak/>
        <w:t xml:space="preserve">Pilot </w:t>
      </w:r>
      <w:r w:rsidR="00ED60E1">
        <w:t>Exp</w:t>
      </w:r>
      <w:r>
        <w:t>eriment</w:t>
      </w:r>
      <w:r w:rsidR="00ED60E1">
        <w:t xml:space="preserve"> 2</w:t>
      </w:r>
      <w:bookmarkEnd w:id="28"/>
    </w:p>
    <w:p w14:paraId="43984158" w14:textId="6DFDB0A9"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r w:rsidR="00B35555">
        <w:t>-</w:t>
      </w:r>
      <w:r w:rsidR="000610E4">
        <w:t xml:space="preserve">window given for  response. Under </w:t>
      </w:r>
      <w:r w:rsidR="001D1446">
        <w:t xml:space="preserve">that </w:t>
      </w:r>
      <w:r w:rsidR="000610E4">
        <w:t>condition</w:t>
      </w:r>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actually </w:t>
      </w:r>
      <w:r w:rsidR="006F51CB">
        <w:t xml:space="preserve">made </w:t>
      </w:r>
      <w:r w:rsidR="001D6512">
        <w:t xml:space="preserve">before the movement </w:t>
      </w:r>
      <w:r w:rsidR="006F51CB">
        <w:t xml:space="preserve">has </w:t>
      </w:r>
      <w:r w:rsidR="001D6512">
        <w:t xml:space="preserve">started. </w:t>
      </w:r>
      <w:r w:rsidR="00202F84">
        <w:t>Thus</w:t>
      </w:r>
      <w:r w:rsidR="00314D89">
        <w:t>,</w:t>
      </w:r>
      <w:r w:rsidR="00202F84">
        <w:t xml:space="preserve"> participants </w:t>
      </w:r>
      <w:r w:rsidR="009D2FEF">
        <w:t>initiated a r</w:t>
      </w:r>
      <w:r w:rsidR="00202F84">
        <w:t>each</w:t>
      </w:r>
      <w:r w:rsidR="009D2FEF">
        <w:t>ing movement</w:t>
      </w:r>
      <w:r w:rsidR="00202F84">
        <w:t xml:space="preserve"> directly </w:t>
      </w:r>
      <w:r w:rsidR="009D2FEF">
        <w:t xml:space="preserve">at </w:t>
      </w:r>
      <w:r w:rsidR="00202F84">
        <w:t xml:space="preserve">their final answer without </w:t>
      </w:r>
      <w:r w:rsidR="006F2914">
        <w:t xml:space="preserve">revealing any of the processes that lead to choosing it. </w:t>
      </w:r>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1E5B807A" w14:textId="011479FD" w:rsidR="002D5D25" w:rsidRPr="00272765" w:rsidRDefault="002945D9" w:rsidP="00694848">
      <w:r>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make </w:t>
      </w:r>
      <w:r w:rsidR="002745C1">
        <w:t xml:space="preserve">a </w:t>
      </w:r>
      <w:r w:rsidR="0036328E">
        <w:t>decision before starting their movement.</w:t>
      </w:r>
    </w:p>
    <w:p w14:paraId="19BBC9B1" w14:textId="7EBFC7A8" w:rsidR="007429C1" w:rsidRPr="00BA41CF" w:rsidRDefault="007429C1" w:rsidP="006238E0">
      <w:pPr>
        <w:pStyle w:val="Heading3"/>
      </w:pPr>
      <w:bookmarkStart w:id="29" w:name="_Toc114469890"/>
      <w:r>
        <w:t>Methods</w:t>
      </w:r>
      <w:bookmarkEnd w:id="29"/>
    </w:p>
    <w:p w14:paraId="54353DE0" w14:textId="77777777" w:rsidR="007429C1" w:rsidRDefault="007429C1" w:rsidP="006238E0">
      <w:pPr>
        <w:pStyle w:val="Heading4"/>
      </w:pPr>
      <w:bookmarkStart w:id="30" w:name="_Toc114469891"/>
      <w:r>
        <w:t>Participants</w:t>
      </w:r>
      <w:bookmarkEnd w:id="30"/>
    </w:p>
    <w:p w14:paraId="1993AB85" w14:textId="5219E5D7"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excluded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lastRenderedPageBreak/>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31" w:name="_Toc114469892"/>
      <w:r>
        <w:t>Stimuli</w:t>
      </w:r>
      <w:r w:rsidR="00CA2666">
        <w:t xml:space="preserve">, </w:t>
      </w:r>
      <w:r>
        <w:t>Apparatus</w:t>
      </w:r>
      <w:r w:rsidR="00CA2666">
        <w:t xml:space="preserve"> and </w:t>
      </w:r>
      <w:r>
        <w:t>Procedure</w:t>
      </w:r>
      <w:bookmarkEnd w:id="31"/>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32" w:name="_Toc114469893"/>
      <w:r>
        <w:t>Exclusion criteria</w:t>
      </w:r>
      <w:bookmarkEnd w:id="32"/>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33" w:name="_Toc114469894"/>
      <w:r>
        <w:lastRenderedPageBreak/>
        <w:t>Results</w:t>
      </w:r>
      <w:bookmarkEnd w:id="33"/>
    </w:p>
    <w:p w14:paraId="437897F0" w14:textId="204D650B" w:rsidR="000E54E1" w:rsidRDefault="00BA4221" w:rsidP="00974448">
      <w:pPr>
        <w:ind w:firstLine="0"/>
      </w:pPr>
      <w:r>
        <w:t xml:space="preserve">Prime visibility: </w:t>
      </w:r>
      <w:r w:rsidR="001F7E99">
        <w:t>i</w:t>
      </w:r>
      <w:r w:rsidR="0053128B">
        <w:t>n total</w:t>
      </w:r>
      <w:r>
        <w:t xml:space="preserve">, </w:t>
      </w:r>
      <w:r w:rsidR="00402BB2">
        <w:t>visibility rating</w:t>
      </w:r>
      <w:r w:rsidR="00B170A4">
        <w:t>s</w:t>
      </w:r>
      <w:r w:rsidR="00402BB2">
        <w:t xml:space="preserve"> of 1 </w:t>
      </w:r>
      <w:r w:rsidR="00B170A4">
        <w:t xml:space="preserve">were </w:t>
      </w:r>
      <w:r w:rsidR="00402BB2">
        <w:t xml:space="preserve">given in </w:t>
      </w:r>
      <w:r w:rsidR="003F2C2D">
        <w:t>81.63</w:t>
      </w:r>
      <w:r>
        <w:t>% of the trials,</w:t>
      </w:r>
      <w:r w:rsidR="002E11F6">
        <w:t xml:space="preserve"> visibility rating</w:t>
      </w:r>
      <w:r w:rsidR="002223D0">
        <w:t>s</w:t>
      </w:r>
      <w:r w:rsidR="002E11F6">
        <w:t xml:space="preserve"> of 2 in</w:t>
      </w:r>
      <w:r>
        <w:t xml:space="preserve"> </w:t>
      </w:r>
      <w:r w:rsidR="003F2C2D">
        <w:t>16.07</w:t>
      </w:r>
      <w:r>
        <w:t xml:space="preserve">% </w:t>
      </w:r>
      <w:r w:rsidR="002E11F6">
        <w:t>of the trials</w:t>
      </w:r>
      <w:r>
        <w:t>,</w:t>
      </w:r>
      <w:r w:rsidR="002E11F6">
        <w:t xml:space="preserve"> visibility rating</w:t>
      </w:r>
      <w:r w:rsidR="002223D0">
        <w:t>s</w:t>
      </w:r>
      <w:r w:rsidR="002E11F6">
        <w:t xml:space="preserve"> of 3 in</w:t>
      </w:r>
      <w:r>
        <w:t xml:space="preserve"> </w:t>
      </w:r>
      <w:r w:rsidR="003F2C2D">
        <w:t>1.83</w:t>
      </w:r>
      <w:r>
        <w:t xml:space="preserve">% </w:t>
      </w:r>
      <w:r w:rsidR="002E11F6">
        <w:t>of the trials</w:t>
      </w:r>
      <w:r>
        <w:t xml:space="preserve"> and</w:t>
      </w:r>
      <w:r w:rsidR="002E11F6">
        <w:t xml:space="preserve"> visibility rating</w:t>
      </w:r>
      <w:r w:rsidR="006478F0">
        <w:t>s</w:t>
      </w:r>
      <w:r w:rsidR="002E11F6">
        <w:t xml:space="preserve"> of 4 in</w:t>
      </w:r>
      <w:r>
        <w:t xml:space="preserve"> </w:t>
      </w:r>
      <w:r w:rsidR="00E65DB2">
        <w:t>0.</w:t>
      </w:r>
      <w:r w:rsidR="003F2C2D">
        <w:t>46</w:t>
      </w:r>
      <w:r>
        <w:t xml:space="preserve">% </w:t>
      </w:r>
      <w:r w:rsidR="002E11F6">
        <w:t>of the trials</w:t>
      </w:r>
      <w:r>
        <w:t xml:space="preserve">. </w:t>
      </w:r>
      <w:r w:rsidR="000561B8">
        <w:t xml:space="preserve">Subjectively invisible stimulus was recognized at chance </w:t>
      </w:r>
      <w:r w:rsidR="000561B8">
        <w:t xml:space="preserve">level, </w:t>
      </w:r>
      <w:r w:rsidR="00D826D9">
        <w:t>M = 50.2</w:t>
      </w:r>
      <w:r w:rsidR="00D23156">
        <w:t>6</w:t>
      </w:r>
      <w:r w:rsidR="00D826D9">
        <w:t>%, SD = 2.57, t</w:t>
      </w:r>
      <w:r w:rsidR="00D826D9" w:rsidRPr="00974448">
        <w:t>(8)</w:t>
      </w:r>
      <w:r w:rsidR="00D826D9">
        <w:t xml:space="preserve"> = 0.30, p = 0.77</w:t>
      </w:r>
      <w:r w:rsidR="00D23156">
        <w:t>0</w:t>
      </w:r>
      <w:r w:rsidR="00D826D9">
        <w:t>, 95% CI = [48.27, 52.24].</w:t>
      </w:r>
      <w:r w:rsidR="008116EA" w:rsidRPr="008116EA">
        <w:t xml:space="preserve"> </w:t>
      </w:r>
      <w:r w:rsidR="00DF5E7F">
        <w:t>Again, this confirm</w:t>
      </w:r>
      <w:r w:rsidR="005D4AC1">
        <w:t>s</w:t>
      </w:r>
      <w:r w:rsidR="00DF5E7F">
        <w:t xml:space="preserve"> the efficiency of </w:t>
      </w:r>
      <w:r w:rsidR="005D4AC1">
        <w:t>my</w:t>
      </w:r>
      <w:r w:rsidR="00DF5E7F">
        <w:t xml:space="preserve"> masking procedure (as will be the case for the two subsequent experiments, see below)</w:t>
      </w:r>
      <w:r w:rsidR="005534BA">
        <w:t>.</w:t>
      </w:r>
    </w:p>
    <w:p w14:paraId="35416620" w14:textId="628F6AC3" w:rsidR="00F71D0B" w:rsidRDefault="000E54E1" w:rsidP="00063B24">
      <w:r>
        <w:t xml:space="preserve">Congruency effect: </w:t>
      </w:r>
      <w:r w:rsidR="00D826D9">
        <w:t xml:space="preserve">Similarly to </w:t>
      </w:r>
      <w:r w:rsidR="00035FA8">
        <w:t>Experiment 1</w:t>
      </w:r>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3251EA">
        <w:t xml:space="preserve">Figure </w:t>
      </w:r>
      <w:r w:rsidR="003251EA">
        <w:rPr>
          <w:noProof/>
        </w:rPr>
        <w:t>4</w:t>
      </w:r>
      <w:r w:rsidR="00520C6C">
        <w:fldChar w:fldCharType="end"/>
      </w:r>
      <w:r w:rsidR="00F55B59">
        <w:t xml:space="preserve">; </w:t>
      </w:r>
      <w:r w:rsidR="00F55B59">
        <w:fldChar w:fldCharType="begin"/>
      </w:r>
      <w:r w:rsidR="00F55B59">
        <w:instrText xml:space="preserve"> REF _Ref114067886 \h </w:instrText>
      </w:r>
      <w:r w:rsidR="00F55B59">
        <w:fldChar w:fldCharType="separate"/>
      </w:r>
      <w:r w:rsidR="003251EA">
        <w:t xml:space="preserve">Table </w:t>
      </w:r>
      <w:r w:rsidR="003251EA">
        <w:rPr>
          <w:noProof/>
        </w:rPr>
        <w:t>2</w:t>
      </w:r>
      <w:r w:rsidR="00F55B59">
        <w:fldChar w:fldCharType="end"/>
      </w:r>
      <w:r w:rsidR="00520C6C">
        <w:t>)</w:t>
      </w:r>
      <w:r w:rsidR="00650AE3">
        <w:t>.</w:t>
      </w:r>
    </w:p>
    <w:p w14:paraId="1BB611DA" w14:textId="77777777" w:rsidR="003B10E1" w:rsidRDefault="003B10E1" w:rsidP="003B10E1">
      <w:pPr>
        <w:ind w:firstLine="0"/>
      </w:pPr>
    </w:p>
    <w:p w14:paraId="4043F815" w14:textId="25E41983" w:rsidR="003B10E1" w:rsidRDefault="003B10E1" w:rsidP="002872CF">
      <w:pPr>
        <w:pStyle w:val="Caption"/>
        <w:keepNext/>
      </w:pPr>
      <w:bookmarkStart w:id="34" w:name="_Ref114067886"/>
      <w:r>
        <w:t xml:space="preserve">Table </w:t>
      </w:r>
      <w:fldSimple w:instr=" SEQ Table \* ARABIC ">
        <w:r w:rsidR="003251EA">
          <w:rPr>
            <w:noProof/>
          </w:rPr>
          <w:t>2</w:t>
        </w:r>
      </w:fldSimple>
      <w:bookmarkEnd w:id="34"/>
      <w:r>
        <w:t>. Results of Experiment 2</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14:paraId="4F1C32EA" w14:textId="77777777" w:rsidTr="002872CF">
        <w:trPr>
          <w:trHeight w:val="510"/>
        </w:trPr>
        <w:tc>
          <w:tcPr>
            <w:tcW w:w="284" w:type="dxa"/>
            <w:tcBorders>
              <w:top w:val="single" w:sz="12" w:space="0" w:color="auto"/>
            </w:tcBorders>
          </w:tcPr>
          <w:p w14:paraId="317E9E24" w14:textId="77777777" w:rsidR="00F625AB" w:rsidRDefault="00F625AB" w:rsidP="00EA2CED">
            <w:pPr>
              <w:ind w:firstLine="0"/>
            </w:pPr>
          </w:p>
        </w:tc>
        <w:tc>
          <w:tcPr>
            <w:tcW w:w="2268" w:type="dxa"/>
            <w:tcBorders>
              <w:top w:val="single" w:sz="12" w:space="0" w:color="auto"/>
            </w:tcBorders>
          </w:tcPr>
          <w:p w14:paraId="6185A4B1" w14:textId="77777777" w:rsidR="00F625AB" w:rsidRDefault="00F625AB" w:rsidP="00EA2CED">
            <w:pPr>
              <w:ind w:firstLine="0"/>
            </w:pPr>
          </w:p>
        </w:tc>
        <w:tc>
          <w:tcPr>
            <w:tcW w:w="1701" w:type="dxa"/>
            <w:tcBorders>
              <w:top w:val="single" w:sz="12" w:space="0" w:color="auto"/>
              <w:bottom w:val="single" w:sz="12" w:space="0" w:color="auto"/>
            </w:tcBorders>
          </w:tcPr>
          <w:p w14:paraId="5F0BFD6E" w14:textId="77777777" w:rsidR="00F625AB" w:rsidRPr="00EA2CED" w:rsidRDefault="00F625AB"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6A064AB6" w14:textId="77777777" w:rsidR="00F625AB" w:rsidRPr="00EA2CED" w:rsidRDefault="00F625AB" w:rsidP="002872CF">
            <w:pPr>
              <w:ind w:firstLine="0"/>
              <w:jc w:val="center"/>
              <w:rPr>
                <w:b/>
                <w:bCs/>
              </w:rPr>
            </w:pPr>
            <w:r w:rsidRPr="00EA2CED">
              <w:rPr>
                <w:b/>
                <w:bCs/>
              </w:rPr>
              <w:t>Incongruent</w:t>
            </w:r>
          </w:p>
        </w:tc>
        <w:tc>
          <w:tcPr>
            <w:tcW w:w="709" w:type="dxa"/>
            <w:tcBorders>
              <w:top w:val="single" w:sz="12" w:space="0" w:color="auto"/>
            </w:tcBorders>
          </w:tcPr>
          <w:p w14:paraId="0E6D1B96" w14:textId="77777777" w:rsidR="00F625AB" w:rsidRPr="00EA2CED" w:rsidRDefault="00F625AB" w:rsidP="00EA2CED">
            <w:pPr>
              <w:ind w:firstLine="0"/>
              <w:jc w:val="center"/>
              <w:rPr>
                <w:b/>
                <w:bCs/>
              </w:rPr>
            </w:pPr>
          </w:p>
        </w:tc>
        <w:tc>
          <w:tcPr>
            <w:tcW w:w="992" w:type="dxa"/>
            <w:tcBorders>
              <w:top w:val="single" w:sz="12" w:space="0" w:color="auto"/>
            </w:tcBorders>
          </w:tcPr>
          <w:p w14:paraId="0AC7F973" w14:textId="77777777" w:rsidR="00F625AB" w:rsidRPr="00EA2CED" w:rsidRDefault="00F625AB" w:rsidP="00EA2CED">
            <w:pPr>
              <w:ind w:firstLine="0"/>
              <w:jc w:val="center"/>
              <w:rPr>
                <w:b/>
                <w:bCs/>
              </w:rPr>
            </w:pPr>
          </w:p>
        </w:tc>
        <w:tc>
          <w:tcPr>
            <w:tcW w:w="1701" w:type="dxa"/>
            <w:tcBorders>
              <w:top w:val="single" w:sz="12" w:space="0" w:color="auto"/>
            </w:tcBorders>
          </w:tcPr>
          <w:p w14:paraId="34B96DD8" w14:textId="77777777" w:rsidR="00F625AB" w:rsidRDefault="00F625AB" w:rsidP="00EA2CED">
            <w:pPr>
              <w:ind w:firstLine="0"/>
            </w:pPr>
          </w:p>
        </w:tc>
        <w:tc>
          <w:tcPr>
            <w:tcW w:w="709" w:type="dxa"/>
            <w:tcBorders>
              <w:top w:val="single" w:sz="12" w:space="0" w:color="auto"/>
            </w:tcBorders>
          </w:tcPr>
          <w:p w14:paraId="48B7D2BB" w14:textId="77777777" w:rsidR="00F625AB" w:rsidRDefault="00F625AB" w:rsidP="00EA2CED">
            <w:pPr>
              <w:ind w:firstLine="0"/>
            </w:pPr>
          </w:p>
        </w:tc>
      </w:tr>
      <w:tr w:rsidR="00F625AB" w14:paraId="42B7061E" w14:textId="77777777" w:rsidTr="002872CF">
        <w:trPr>
          <w:trHeight w:val="254"/>
        </w:trPr>
        <w:tc>
          <w:tcPr>
            <w:tcW w:w="284" w:type="dxa"/>
            <w:tcBorders>
              <w:bottom w:val="single" w:sz="12" w:space="0" w:color="auto"/>
            </w:tcBorders>
          </w:tcPr>
          <w:p w14:paraId="07DA12D4" w14:textId="77777777" w:rsidR="00F625AB" w:rsidRPr="00EA2CED" w:rsidRDefault="00F625AB" w:rsidP="00EA2CED">
            <w:pPr>
              <w:ind w:firstLine="0"/>
              <w:rPr>
                <w:b/>
                <w:bCs/>
              </w:rPr>
            </w:pPr>
          </w:p>
        </w:tc>
        <w:tc>
          <w:tcPr>
            <w:tcW w:w="2268" w:type="dxa"/>
            <w:tcBorders>
              <w:bottom w:val="single" w:sz="12" w:space="0" w:color="auto"/>
            </w:tcBorders>
          </w:tcPr>
          <w:p w14:paraId="5410FDFF" w14:textId="77777777" w:rsidR="00F625AB" w:rsidRPr="00EA2CED" w:rsidRDefault="00F625AB" w:rsidP="00EA2CED">
            <w:pPr>
              <w:ind w:firstLine="0"/>
              <w:rPr>
                <w:b/>
                <w:bCs/>
              </w:rPr>
            </w:pPr>
          </w:p>
        </w:tc>
        <w:tc>
          <w:tcPr>
            <w:tcW w:w="1701" w:type="dxa"/>
            <w:tcBorders>
              <w:top w:val="single" w:sz="12" w:space="0" w:color="auto"/>
              <w:bottom w:val="single" w:sz="12" w:space="0" w:color="auto"/>
            </w:tcBorders>
          </w:tcPr>
          <w:p w14:paraId="2AECF535" w14:textId="77777777" w:rsidR="00F625AB" w:rsidRPr="00EA2CED" w:rsidRDefault="00F625AB" w:rsidP="00EA2CED">
            <w:pPr>
              <w:ind w:firstLine="0"/>
              <w:rPr>
                <w:b/>
                <w:bCs/>
              </w:rPr>
            </w:pPr>
            <w:r>
              <w:rPr>
                <w:b/>
                <w:bCs/>
              </w:rPr>
              <w:t>M (SD)</w:t>
            </w:r>
          </w:p>
        </w:tc>
        <w:tc>
          <w:tcPr>
            <w:tcW w:w="1701" w:type="dxa"/>
            <w:tcBorders>
              <w:top w:val="single" w:sz="12" w:space="0" w:color="auto"/>
              <w:bottom w:val="single" w:sz="12" w:space="0" w:color="auto"/>
            </w:tcBorders>
          </w:tcPr>
          <w:p w14:paraId="5F87B65D" w14:textId="77777777" w:rsidR="00F625AB" w:rsidRPr="00EA2CED" w:rsidRDefault="00F625AB" w:rsidP="00EA2CED">
            <w:pPr>
              <w:ind w:firstLine="0"/>
              <w:rPr>
                <w:b/>
                <w:bCs/>
              </w:rPr>
            </w:pPr>
            <w:r>
              <w:rPr>
                <w:b/>
                <w:bCs/>
              </w:rPr>
              <w:t>M (SD)</w:t>
            </w:r>
          </w:p>
        </w:tc>
        <w:tc>
          <w:tcPr>
            <w:tcW w:w="709" w:type="dxa"/>
            <w:tcBorders>
              <w:bottom w:val="single" w:sz="12" w:space="0" w:color="auto"/>
            </w:tcBorders>
          </w:tcPr>
          <w:p w14:paraId="746BEBE4" w14:textId="77777777" w:rsidR="00F625AB" w:rsidRPr="00EA2CED" w:rsidRDefault="00F625AB" w:rsidP="00EA2CED">
            <w:pPr>
              <w:ind w:firstLine="0"/>
              <w:rPr>
                <w:b/>
                <w:bCs/>
              </w:rPr>
            </w:pPr>
            <w:r>
              <w:rPr>
                <w:b/>
                <w:bCs/>
              </w:rPr>
              <w:t>t(8)</w:t>
            </w:r>
          </w:p>
        </w:tc>
        <w:tc>
          <w:tcPr>
            <w:tcW w:w="992" w:type="dxa"/>
            <w:tcBorders>
              <w:bottom w:val="single" w:sz="12" w:space="0" w:color="auto"/>
            </w:tcBorders>
          </w:tcPr>
          <w:p w14:paraId="6B458F6C" w14:textId="77777777" w:rsidR="00F625AB" w:rsidRPr="00EA2CED" w:rsidRDefault="00F625AB" w:rsidP="00EA2CED">
            <w:pPr>
              <w:ind w:firstLine="0"/>
              <w:rPr>
                <w:b/>
                <w:bCs/>
              </w:rPr>
            </w:pPr>
            <w:r>
              <w:rPr>
                <w:b/>
                <w:bCs/>
              </w:rPr>
              <w:t>p</w:t>
            </w:r>
          </w:p>
        </w:tc>
        <w:tc>
          <w:tcPr>
            <w:tcW w:w="1701" w:type="dxa"/>
            <w:tcBorders>
              <w:bottom w:val="single" w:sz="12" w:space="0" w:color="auto"/>
            </w:tcBorders>
          </w:tcPr>
          <w:p w14:paraId="669C1D57" w14:textId="77777777" w:rsidR="00F625AB" w:rsidRPr="00EA2CED" w:rsidRDefault="00F625AB" w:rsidP="00EA2CED">
            <w:pPr>
              <w:ind w:firstLine="0"/>
              <w:rPr>
                <w:b/>
                <w:bCs/>
              </w:rPr>
            </w:pPr>
            <w:r>
              <w:rPr>
                <w:b/>
                <w:bCs/>
              </w:rPr>
              <w:t>CI</w:t>
            </w:r>
          </w:p>
        </w:tc>
        <w:tc>
          <w:tcPr>
            <w:tcW w:w="709" w:type="dxa"/>
            <w:tcBorders>
              <w:bottom w:val="single" w:sz="12" w:space="0" w:color="auto"/>
            </w:tcBorders>
          </w:tcPr>
          <w:p w14:paraId="0E1E7D3B" w14:textId="77777777" w:rsidR="00F625AB" w:rsidRPr="00EA2CED" w:rsidRDefault="00F625AB" w:rsidP="00EA2CED">
            <w:pPr>
              <w:ind w:firstLine="0"/>
              <w:rPr>
                <w:b/>
                <w:bCs/>
              </w:rPr>
            </w:pPr>
            <w:r>
              <w:rPr>
                <w:b/>
                <w:bCs/>
              </w:rPr>
              <w:t>d</w:t>
            </w:r>
          </w:p>
        </w:tc>
      </w:tr>
      <w:tr w:rsidR="00F625AB" w14:paraId="7E3A973E" w14:textId="77777777" w:rsidTr="002872CF">
        <w:trPr>
          <w:trHeight w:val="313"/>
        </w:trPr>
        <w:tc>
          <w:tcPr>
            <w:tcW w:w="10065" w:type="dxa"/>
            <w:gridSpan w:val="8"/>
            <w:tcBorders>
              <w:top w:val="single" w:sz="12" w:space="0" w:color="auto"/>
            </w:tcBorders>
          </w:tcPr>
          <w:p w14:paraId="027283E5" w14:textId="77777777" w:rsidR="00F625AB" w:rsidRDefault="00F625AB" w:rsidP="00EA2CED">
            <w:pPr>
              <w:ind w:firstLine="0"/>
            </w:pPr>
            <w:r>
              <w:rPr>
                <w:b/>
                <w:bCs/>
              </w:rPr>
              <w:t>Reaching</w:t>
            </w:r>
          </w:p>
        </w:tc>
      </w:tr>
      <w:tr w:rsidR="00F625AB" w14:paraId="60E71E84" w14:textId="77777777" w:rsidTr="002872CF">
        <w:trPr>
          <w:trHeight w:val="490"/>
        </w:trPr>
        <w:tc>
          <w:tcPr>
            <w:tcW w:w="284" w:type="dxa"/>
            <w:vMerge w:val="restart"/>
            <w:tcBorders>
              <w:bottom w:val="single" w:sz="12" w:space="0" w:color="auto"/>
            </w:tcBorders>
          </w:tcPr>
          <w:p w14:paraId="28C9286D" w14:textId="77777777" w:rsidR="00F625AB" w:rsidRPr="00EA2CED" w:rsidRDefault="00F625AB" w:rsidP="00EA2CED">
            <w:pPr>
              <w:ind w:firstLine="0"/>
              <w:rPr>
                <w:b/>
                <w:bCs/>
              </w:rPr>
            </w:pPr>
          </w:p>
        </w:tc>
        <w:tc>
          <w:tcPr>
            <w:tcW w:w="2268" w:type="dxa"/>
          </w:tcPr>
          <w:p w14:paraId="4820B497" w14:textId="77777777" w:rsidR="00F625AB" w:rsidRPr="00EA2CED" w:rsidRDefault="00F625AB" w:rsidP="00EA2CED">
            <w:pPr>
              <w:ind w:firstLine="0"/>
              <w:rPr>
                <w:b/>
                <w:bCs/>
              </w:rPr>
            </w:pPr>
            <w:r w:rsidRPr="00EA2CED">
              <w:rPr>
                <w:b/>
                <w:bCs/>
              </w:rPr>
              <w:t>Reach area</w:t>
            </w:r>
          </w:p>
        </w:tc>
        <w:tc>
          <w:tcPr>
            <w:tcW w:w="1701" w:type="dxa"/>
          </w:tcPr>
          <w:p w14:paraId="29BCDA47" w14:textId="77777777" w:rsidR="00F625AB" w:rsidRDefault="00F625AB" w:rsidP="00EA2CED">
            <w:pPr>
              <w:ind w:firstLine="0"/>
            </w:pPr>
            <w:r>
              <w:t>1.50 (0.28)</w:t>
            </w:r>
          </w:p>
        </w:tc>
        <w:tc>
          <w:tcPr>
            <w:tcW w:w="1701" w:type="dxa"/>
          </w:tcPr>
          <w:p w14:paraId="4D0E8BF7" w14:textId="77777777" w:rsidR="00F625AB" w:rsidRDefault="00F625AB" w:rsidP="00EA2CED">
            <w:pPr>
              <w:ind w:firstLine="0"/>
            </w:pPr>
            <w:r>
              <w:t>1.39 (0.64)</w:t>
            </w:r>
          </w:p>
        </w:tc>
        <w:tc>
          <w:tcPr>
            <w:tcW w:w="709" w:type="dxa"/>
          </w:tcPr>
          <w:p w14:paraId="421C6915" w14:textId="77777777" w:rsidR="00F625AB" w:rsidRDefault="00F625AB" w:rsidP="00EA2CED">
            <w:pPr>
              <w:ind w:firstLine="0"/>
            </w:pPr>
          </w:p>
        </w:tc>
        <w:tc>
          <w:tcPr>
            <w:tcW w:w="992" w:type="dxa"/>
          </w:tcPr>
          <w:p w14:paraId="56F8291D" w14:textId="77777777" w:rsidR="00F625AB" w:rsidRDefault="00F625AB" w:rsidP="00EA2CED">
            <w:pPr>
              <w:ind w:firstLine="0"/>
            </w:pPr>
            <w:r>
              <w:t>0.699</w:t>
            </w:r>
          </w:p>
        </w:tc>
        <w:tc>
          <w:tcPr>
            <w:tcW w:w="1701" w:type="dxa"/>
          </w:tcPr>
          <w:p w14:paraId="094E1940" w14:textId="77777777" w:rsidR="00F625AB" w:rsidRDefault="00F625AB" w:rsidP="00EA2CED">
            <w:pPr>
              <w:ind w:firstLine="0"/>
            </w:pPr>
            <w:r>
              <w:t>-0.14, 0.36</w:t>
            </w:r>
          </w:p>
        </w:tc>
        <w:tc>
          <w:tcPr>
            <w:tcW w:w="709" w:type="dxa"/>
          </w:tcPr>
          <w:p w14:paraId="142B6C51" w14:textId="77777777" w:rsidR="00F625AB" w:rsidRDefault="00F625AB" w:rsidP="00EA2CED">
            <w:pPr>
              <w:ind w:firstLine="0"/>
            </w:pPr>
            <w:r>
              <w:t>0.23</w:t>
            </w:r>
          </w:p>
        </w:tc>
      </w:tr>
      <w:tr w:rsidR="00F625AB" w14:paraId="546D8528" w14:textId="77777777" w:rsidTr="002872CF">
        <w:trPr>
          <w:trHeight w:val="490"/>
        </w:trPr>
        <w:tc>
          <w:tcPr>
            <w:tcW w:w="284" w:type="dxa"/>
            <w:vMerge/>
            <w:tcBorders>
              <w:top w:val="single" w:sz="12" w:space="0" w:color="auto"/>
              <w:bottom w:val="single" w:sz="12" w:space="0" w:color="auto"/>
            </w:tcBorders>
          </w:tcPr>
          <w:p w14:paraId="1D8A858C" w14:textId="77777777" w:rsidR="00F625AB" w:rsidRPr="00EA2CED" w:rsidRDefault="00F625AB" w:rsidP="00EA2CED">
            <w:pPr>
              <w:ind w:firstLine="0"/>
              <w:rPr>
                <w:b/>
                <w:bCs/>
              </w:rPr>
            </w:pPr>
          </w:p>
        </w:tc>
        <w:tc>
          <w:tcPr>
            <w:tcW w:w="2268" w:type="dxa"/>
          </w:tcPr>
          <w:p w14:paraId="66320C4C" w14:textId="77777777" w:rsidR="00F625AB" w:rsidRPr="00EA2CED" w:rsidRDefault="00F625AB" w:rsidP="00EA2CED">
            <w:pPr>
              <w:ind w:firstLine="0"/>
              <w:rPr>
                <w:b/>
                <w:bCs/>
              </w:rPr>
            </w:pPr>
            <w:r w:rsidRPr="00EA2CED">
              <w:rPr>
                <w:b/>
                <w:bCs/>
              </w:rPr>
              <w:t>Traveled distance</w:t>
            </w:r>
          </w:p>
        </w:tc>
        <w:tc>
          <w:tcPr>
            <w:tcW w:w="1701" w:type="dxa"/>
          </w:tcPr>
          <w:p w14:paraId="290EA18B" w14:textId="77777777" w:rsidR="00F625AB" w:rsidRDefault="00F625AB" w:rsidP="00EA2CED">
            <w:pPr>
              <w:ind w:firstLine="0"/>
            </w:pPr>
            <w:r>
              <w:t>37.20 (1.09)</w:t>
            </w:r>
          </w:p>
        </w:tc>
        <w:tc>
          <w:tcPr>
            <w:tcW w:w="1701" w:type="dxa"/>
          </w:tcPr>
          <w:p w14:paraId="3158147C" w14:textId="77777777" w:rsidR="00F625AB" w:rsidRDefault="00F625AB" w:rsidP="00EA2CED">
            <w:pPr>
              <w:ind w:firstLine="0"/>
            </w:pPr>
            <w:r>
              <w:t>37.67 (1.17)</w:t>
            </w:r>
          </w:p>
        </w:tc>
        <w:tc>
          <w:tcPr>
            <w:tcW w:w="709" w:type="dxa"/>
          </w:tcPr>
          <w:p w14:paraId="1B169B5C" w14:textId="77777777" w:rsidR="00F625AB" w:rsidRDefault="00F625AB" w:rsidP="00EA2CED">
            <w:pPr>
              <w:ind w:firstLine="0"/>
            </w:pPr>
            <w:r>
              <w:t>1</w:t>
            </w:r>
          </w:p>
        </w:tc>
        <w:tc>
          <w:tcPr>
            <w:tcW w:w="992" w:type="dxa"/>
          </w:tcPr>
          <w:p w14:paraId="4D52E8BF" w14:textId="77777777" w:rsidR="00F625AB" w:rsidRDefault="00F625AB" w:rsidP="00EA2CED">
            <w:pPr>
              <w:ind w:firstLine="0"/>
            </w:pPr>
            <w:r>
              <w:t>0.342</w:t>
            </w:r>
          </w:p>
        </w:tc>
        <w:tc>
          <w:tcPr>
            <w:tcW w:w="1701" w:type="dxa"/>
          </w:tcPr>
          <w:p w14:paraId="00B7B671" w14:textId="77777777" w:rsidR="00F625AB" w:rsidRDefault="00F625AB" w:rsidP="00EA2CED">
            <w:pPr>
              <w:ind w:firstLine="0"/>
            </w:pPr>
            <w:r>
              <w:t>-1.54, 0.60</w:t>
            </w:r>
          </w:p>
        </w:tc>
        <w:tc>
          <w:tcPr>
            <w:tcW w:w="709" w:type="dxa"/>
          </w:tcPr>
          <w:p w14:paraId="22DEB25E" w14:textId="77777777" w:rsidR="00F625AB" w:rsidRDefault="00F625AB" w:rsidP="00EA2CED">
            <w:pPr>
              <w:ind w:firstLine="0"/>
            </w:pPr>
            <w:r>
              <w:t>0.34</w:t>
            </w:r>
          </w:p>
        </w:tc>
      </w:tr>
      <w:tr w:rsidR="00F625AB" w14:paraId="3477F4C1" w14:textId="77777777" w:rsidTr="002872CF">
        <w:trPr>
          <w:trHeight w:val="490"/>
        </w:trPr>
        <w:tc>
          <w:tcPr>
            <w:tcW w:w="284" w:type="dxa"/>
            <w:vMerge/>
            <w:tcBorders>
              <w:top w:val="single" w:sz="12" w:space="0" w:color="auto"/>
              <w:bottom w:val="single" w:sz="12" w:space="0" w:color="auto"/>
            </w:tcBorders>
          </w:tcPr>
          <w:p w14:paraId="089A400A" w14:textId="77777777" w:rsidR="00F625AB" w:rsidRPr="00EA2CED" w:rsidRDefault="00F625AB" w:rsidP="00EA2CED">
            <w:pPr>
              <w:ind w:firstLine="0"/>
              <w:rPr>
                <w:b/>
                <w:bCs/>
              </w:rPr>
            </w:pPr>
          </w:p>
        </w:tc>
        <w:tc>
          <w:tcPr>
            <w:tcW w:w="2268" w:type="dxa"/>
          </w:tcPr>
          <w:p w14:paraId="20977C07" w14:textId="77777777" w:rsidR="00F625AB" w:rsidRPr="00EA2CED" w:rsidRDefault="00F625AB" w:rsidP="00EA2CED">
            <w:pPr>
              <w:ind w:firstLine="0"/>
              <w:rPr>
                <w:b/>
                <w:bCs/>
              </w:rPr>
            </w:pPr>
            <w:r w:rsidRPr="00EA2CED">
              <w:rPr>
                <w:b/>
                <w:bCs/>
              </w:rPr>
              <w:t>Reaction time</w:t>
            </w:r>
          </w:p>
        </w:tc>
        <w:tc>
          <w:tcPr>
            <w:tcW w:w="1701" w:type="dxa"/>
          </w:tcPr>
          <w:p w14:paraId="6E7DDB74" w14:textId="77777777" w:rsidR="00F625AB" w:rsidRDefault="00F625AB" w:rsidP="00EA2CED">
            <w:pPr>
              <w:ind w:firstLine="0"/>
            </w:pPr>
            <w:r>
              <w:t>140.44 (34.23)</w:t>
            </w:r>
          </w:p>
        </w:tc>
        <w:tc>
          <w:tcPr>
            <w:tcW w:w="1701" w:type="dxa"/>
          </w:tcPr>
          <w:p w14:paraId="6D58D2D8" w14:textId="77777777" w:rsidR="00F625AB" w:rsidRDefault="00F625AB" w:rsidP="00EA2CED">
            <w:pPr>
              <w:ind w:firstLine="0"/>
            </w:pPr>
            <w:r>
              <w:t>144.27 (33.21)</w:t>
            </w:r>
          </w:p>
        </w:tc>
        <w:tc>
          <w:tcPr>
            <w:tcW w:w="709" w:type="dxa"/>
          </w:tcPr>
          <w:p w14:paraId="039DA348" w14:textId="77777777" w:rsidR="00F625AB" w:rsidRDefault="00F625AB" w:rsidP="00EA2CED">
            <w:pPr>
              <w:ind w:firstLine="0"/>
            </w:pPr>
          </w:p>
        </w:tc>
        <w:tc>
          <w:tcPr>
            <w:tcW w:w="992" w:type="dxa"/>
          </w:tcPr>
          <w:p w14:paraId="518DA98B" w14:textId="77777777" w:rsidR="00F625AB" w:rsidRDefault="00F625AB" w:rsidP="00EA2CED">
            <w:pPr>
              <w:ind w:firstLine="0"/>
            </w:pPr>
            <w:r>
              <w:t>0.273</w:t>
            </w:r>
          </w:p>
        </w:tc>
        <w:tc>
          <w:tcPr>
            <w:tcW w:w="1701" w:type="dxa"/>
          </w:tcPr>
          <w:p w14:paraId="42AE0FAA" w14:textId="77777777" w:rsidR="00F625AB" w:rsidRDefault="00F625AB" w:rsidP="00EA2CED">
            <w:pPr>
              <w:ind w:firstLine="0"/>
            </w:pPr>
            <w:r>
              <w:t>-9.62, 1.93</w:t>
            </w:r>
          </w:p>
        </w:tc>
        <w:tc>
          <w:tcPr>
            <w:tcW w:w="709" w:type="dxa"/>
          </w:tcPr>
          <w:p w14:paraId="2A9BC241" w14:textId="77777777" w:rsidR="00F625AB" w:rsidRDefault="00F625AB" w:rsidP="00EA2CED">
            <w:pPr>
              <w:ind w:firstLine="0"/>
            </w:pPr>
            <w:r>
              <w:t>0.40</w:t>
            </w:r>
          </w:p>
        </w:tc>
      </w:tr>
      <w:tr w:rsidR="00F625AB" w14:paraId="4916FD57" w14:textId="77777777" w:rsidTr="002872CF">
        <w:trPr>
          <w:trHeight w:val="490"/>
        </w:trPr>
        <w:tc>
          <w:tcPr>
            <w:tcW w:w="284" w:type="dxa"/>
            <w:vMerge/>
            <w:tcBorders>
              <w:top w:val="single" w:sz="12" w:space="0" w:color="auto"/>
              <w:bottom w:val="single" w:sz="12" w:space="0" w:color="auto"/>
            </w:tcBorders>
          </w:tcPr>
          <w:p w14:paraId="78F57257" w14:textId="77777777" w:rsidR="00F625AB" w:rsidRPr="00EA2CED" w:rsidRDefault="00F625AB" w:rsidP="00EA2CED">
            <w:pPr>
              <w:ind w:firstLine="0"/>
              <w:rPr>
                <w:b/>
                <w:bCs/>
              </w:rPr>
            </w:pPr>
          </w:p>
        </w:tc>
        <w:tc>
          <w:tcPr>
            <w:tcW w:w="2268" w:type="dxa"/>
          </w:tcPr>
          <w:p w14:paraId="7B3078D3" w14:textId="4A9FB142" w:rsidR="00F625AB" w:rsidRPr="00EA2CED" w:rsidRDefault="00F625AB" w:rsidP="00EA2CED">
            <w:pPr>
              <w:ind w:firstLine="0"/>
              <w:rPr>
                <w:b/>
                <w:bCs/>
              </w:rPr>
            </w:pPr>
            <w:r w:rsidRPr="00EA2CED">
              <w:rPr>
                <w:b/>
                <w:bCs/>
              </w:rPr>
              <w:t xml:space="preserve">Movement </w:t>
            </w:r>
            <w:r w:rsidR="003538C4">
              <w:rPr>
                <w:b/>
                <w:bCs/>
              </w:rPr>
              <w:t>duration</w:t>
            </w:r>
          </w:p>
        </w:tc>
        <w:tc>
          <w:tcPr>
            <w:tcW w:w="1701" w:type="dxa"/>
          </w:tcPr>
          <w:p w14:paraId="0D98355C" w14:textId="77777777" w:rsidR="00F625AB" w:rsidRDefault="00F625AB" w:rsidP="00EA2CED">
            <w:pPr>
              <w:ind w:firstLine="0"/>
            </w:pPr>
            <w:r>
              <w:t>416.56 (60.57)</w:t>
            </w:r>
          </w:p>
        </w:tc>
        <w:tc>
          <w:tcPr>
            <w:tcW w:w="1701" w:type="dxa"/>
          </w:tcPr>
          <w:p w14:paraId="2343C3E5" w14:textId="77777777" w:rsidR="00F625AB" w:rsidRDefault="00F625AB" w:rsidP="00EA2CED">
            <w:pPr>
              <w:ind w:firstLine="0"/>
            </w:pPr>
            <w:r>
              <w:t>423.96 (45.40)</w:t>
            </w:r>
          </w:p>
        </w:tc>
        <w:tc>
          <w:tcPr>
            <w:tcW w:w="709" w:type="dxa"/>
          </w:tcPr>
          <w:p w14:paraId="79BEE7E1" w14:textId="77777777" w:rsidR="00F625AB" w:rsidRDefault="00F625AB" w:rsidP="00EA2CED">
            <w:pPr>
              <w:ind w:firstLine="0"/>
            </w:pPr>
          </w:p>
        </w:tc>
        <w:tc>
          <w:tcPr>
            <w:tcW w:w="992" w:type="dxa"/>
          </w:tcPr>
          <w:p w14:paraId="2BD28BB7" w14:textId="77777777" w:rsidR="00F625AB" w:rsidRDefault="00F625AB" w:rsidP="00EA2CED">
            <w:pPr>
              <w:ind w:firstLine="0"/>
            </w:pPr>
            <w:r>
              <w:t>0.316</w:t>
            </w:r>
          </w:p>
        </w:tc>
        <w:tc>
          <w:tcPr>
            <w:tcW w:w="1701" w:type="dxa"/>
          </w:tcPr>
          <w:p w14:paraId="4746B163" w14:textId="77777777" w:rsidR="00F625AB" w:rsidRDefault="00F625AB" w:rsidP="00EA2CED">
            <w:pPr>
              <w:ind w:firstLine="0"/>
            </w:pPr>
            <w:r>
              <w:t>-17.63, 2.74</w:t>
            </w:r>
          </w:p>
        </w:tc>
        <w:tc>
          <w:tcPr>
            <w:tcW w:w="709" w:type="dxa"/>
          </w:tcPr>
          <w:p w14:paraId="7E100EDC" w14:textId="77777777" w:rsidR="00F625AB" w:rsidRDefault="00F625AB" w:rsidP="00EA2CED">
            <w:pPr>
              <w:ind w:firstLine="0"/>
            </w:pPr>
            <w:r>
              <w:t>0.40</w:t>
            </w:r>
          </w:p>
        </w:tc>
      </w:tr>
      <w:tr w:rsidR="00F625AB" w14:paraId="1A30158E" w14:textId="77777777" w:rsidTr="002872CF">
        <w:trPr>
          <w:trHeight w:val="490"/>
        </w:trPr>
        <w:tc>
          <w:tcPr>
            <w:tcW w:w="284" w:type="dxa"/>
            <w:vMerge/>
            <w:tcBorders>
              <w:top w:val="single" w:sz="12" w:space="0" w:color="auto"/>
              <w:bottom w:val="single" w:sz="12" w:space="0" w:color="auto"/>
            </w:tcBorders>
          </w:tcPr>
          <w:p w14:paraId="1201D058" w14:textId="77777777" w:rsidR="00F625AB" w:rsidRPr="00EA2CED" w:rsidRDefault="00F625AB" w:rsidP="00EA2CED">
            <w:pPr>
              <w:ind w:firstLine="0"/>
              <w:rPr>
                <w:b/>
                <w:bCs/>
              </w:rPr>
            </w:pPr>
          </w:p>
        </w:tc>
        <w:tc>
          <w:tcPr>
            <w:tcW w:w="2268" w:type="dxa"/>
            <w:tcBorders>
              <w:bottom w:val="single" w:sz="12" w:space="0" w:color="auto"/>
            </w:tcBorders>
          </w:tcPr>
          <w:p w14:paraId="6AA27C5C" w14:textId="77777777" w:rsidR="00F625AB" w:rsidRPr="00EA2CED" w:rsidRDefault="00F625AB" w:rsidP="00EA2CED">
            <w:pPr>
              <w:ind w:firstLine="0"/>
              <w:rPr>
                <w:b/>
                <w:bCs/>
              </w:rPr>
            </w:pPr>
            <w:r w:rsidRPr="00EA2CED">
              <w:rPr>
                <w:b/>
                <w:bCs/>
              </w:rPr>
              <w:t>COM</w:t>
            </w:r>
          </w:p>
        </w:tc>
        <w:tc>
          <w:tcPr>
            <w:tcW w:w="1701" w:type="dxa"/>
            <w:tcBorders>
              <w:bottom w:val="single" w:sz="12" w:space="0" w:color="auto"/>
            </w:tcBorders>
          </w:tcPr>
          <w:p w14:paraId="7689BEB1" w14:textId="77777777" w:rsidR="00F625AB" w:rsidRDefault="00F625AB" w:rsidP="00EA2CED">
            <w:pPr>
              <w:ind w:firstLine="0"/>
            </w:pPr>
            <w:r>
              <w:t>0.26 (0.08)</w:t>
            </w:r>
          </w:p>
        </w:tc>
        <w:tc>
          <w:tcPr>
            <w:tcW w:w="1701" w:type="dxa"/>
            <w:tcBorders>
              <w:bottom w:val="single" w:sz="12" w:space="0" w:color="auto"/>
            </w:tcBorders>
          </w:tcPr>
          <w:p w14:paraId="1D65945F" w14:textId="77777777" w:rsidR="00F625AB" w:rsidRDefault="00F625AB" w:rsidP="00EA2CED">
            <w:pPr>
              <w:ind w:firstLine="0"/>
            </w:pPr>
            <w:r>
              <w:t>0.27 (0.12)</w:t>
            </w:r>
          </w:p>
        </w:tc>
        <w:tc>
          <w:tcPr>
            <w:tcW w:w="709" w:type="dxa"/>
            <w:tcBorders>
              <w:bottom w:val="single" w:sz="12" w:space="0" w:color="auto"/>
            </w:tcBorders>
          </w:tcPr>
          <w:p w14:paraId="5CF9D4F4" w14:textId="77777777" w:rsidR="00F625AB" w:rsidRDefault="00F625AB" w:rsidP="00EA2CED">
            <w:pPr>
              <w:ind w:firstLine="0"/>
            </w:pPr>
          </w:p>
        </w:tc>
        <w:tc>
          <w:tcPr>
            <w:tcW w:w="992" w:type="dxa"/>
            <w:tcBorders>
              <w:bottom w:val="single" w:sz="12" w:space="0" w:color="auto"/>
            </w:tcBorders>
          </w:tcPr>
          <w:p w14:paraId="776B89AD" w14:textId="77777777" w:rsidR="00F625AB" w:rsidRDefault="00F625AB" w:rsidP="00EA2CED">
            <w:pPr>
              <w:ind w:firstLine="0"/>
            </w:pPr>
            <w:r>
              <w:t>0.781</w:t>
            </w:r>
          </w:p>
        </w:tc>
        <w:tc>
          <w:tcPr>
            <w:tcW w:w="1701" w:type="dxa"/>
            <w:tcBorders>
              <w:bottom w:val="single" w:sz="12" w:space="0" w:color="auto"/>
            </w:tcBorders>
          </w:tcPr>
          <w:p w14:paraId="738DA768" w14:textId="77777777" w:rsidR="00F625AB" w:rsidRDefault="00F625AB" w:rsidP="00EA2CED">
            <w:pPr>
              <w:ind w:firstLine="0"/>
            </w:pPr>
            <w:r>
              <w:t>-0.08, 0.05</w:t>
            </w:r>
          </w:p>
        </w:tc>
        <w:tc>
          <w:tcPr>
            <w:tcW w:w="709" w:type="dxa"/>
            <w:tcBorders>
              <w:bottom w:val="single" w:sz="12" w:space="0" w:color="auto"/>
            </w:tcBorders>
          </w:tcPr>
          <w:p w14:paraId="1C5C40D6" w14:textId="77777777" w:rsidR="00F625AB" w:rsidRDefault="00F625AB" w:rsidP="00EA2CED">
            <w:pPr>
              <w:ind w:firstLine="0"/>
            </w:pPr>
            <w:r>
              <w:t>0.13</w:t>
            </w:r>
          </w:p>
        </w:tc>
      </w:tr>
      <w:tr w:rsidR="00F625AB" w14:paraId="3E212A02" w14:textId="77777777" w:rsidTr="002872CF">
        <w:trPr>
          <w:trHeight w:val="490"/>
        </w:trPr>
        <w:tc>
          <w:tcPr>
            <w:tcW w:w="10065" w:type="dxa"/>
            <w:gridSpan w:val="8"/>
            <w:tcBorders>
              <w:top w:val="single" w:sz="12" w:space="0" w:color="auto"/>
            </w:tcBorders>
          </w:tcPr>
          <w:p w14:paraId="41B7AAD3" w14:textId="1E2D32B1" w:rsidR="00F625AB" w:rsidRDefault="00F625AB" w:rsidP="00EA2CED">
            <w:pPr>
              <w:spacing w:line="240" w:lineRule="auto"/>
              <w:ind w:firstLine="0"/>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t-test score, </w:t>
            </w:r>
            <w:r w:rsidR="00532562">
              <w:rPr>
                <w:sz w:val="22"/>
                <w:szCs w:val="22"/>
              </w:rPr>
              <w:t xml:space="preserve">only for variables </w:t>
            </w:r>
            <w:r w:rsidR="00B161C6">
              <w:rPr>
                <w:sz w:val="22"/>
                <w:szCs w:val="22"/>
              </w:rPr>
              <w:t xml:space="preserve">whose residuals distributed normally. </w:t>
            </w:r>
            <w:r w:rsidR="001675D8">
              <w:rPr>
                <w:sz w:val="22"/>
                <w:szCs w:val="22"/>
              </w:rPr>
              <w:t>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29FBD4C3" w:rsidR="00AE66BB" w:rsidRDefault="00C072CE" w:rsidP="002872CF">
      <w:pPr>
        <w:pStyle w:val="Caption"/>
        <w:jc w:val="left"/>
      </w:pPr>
      <w:bookmarkStart w:id="35" w:name="_Ref113877160"/>
      <w:r>
        <w:t xml:space="preserve">Figure </w:t>
      </w:r>
      <w:fldSimple w:instr=" SEQ Figure \* ARABIC ">
        <w:r w:rsidR="0095479C">
          <w:rPr>
            <w:noProof/>
          </w:rPr>
          <w:t>4</w:t>
        </w:r>
      </w:fldSimple>
      <w:bookmarkEnd w:id="35"/>
      <w:r>
        <w:t xml:space="preserve">. </w:t>
      </w:r>
      <w:bookmarkStart w:id="36" w:name="_Hlk113877123"/>
      <w:r w:rsidRPr="00C072CE">
        <w:t xml:space="preserve">Results of Experiment </w:t>
      </w:r>
      <w:r>
        <w:t>2</w:t>
      </w:r>
      <w:r w:rsidRPr="00C072CE">
        <w:t xml:space="preserve">. </w:t>
      </w:r>
      <w:r w:rsidR="00D640C9">
        <w:t>(a) Reaching trajectories in trials where a correct answer was given. Shaded areas are the SE. (b-</w:t>
      </w:r>
      <w:r w:rsidR="00426563">
        <w:t>e</w:t>
      </w:r>
      <w:r w:rsidR="00D640C9">
        <w:t xml:space="preserve">) </w:t>
      </w:r>
      <w:r w:rsidR="002872CF">
        <w:t xml:space="preserve">results of the different movement variables, with the same annotations as in </w:t>
      </w:r>
      <w:r w:rsidR="00610239">
        <w:fldChar w:fldCharType="begin"/>
      </w:r>
      <w:r w:rsidR="00610239">
        <w:instrText xml:space="preserve"> REF _Ref113876063 \h </w:instrText>
      </w:r>
      <w:r w:rsidR="00610239">
        <w:fldChar w:fldCharType="separate"/>
      </w:r>
      <w:r w:rsidR="003251EA">
        <w:t xml:space="preserve">Figure </w:t>
      </w:r>
      <w:r w:rsidR="003251EA">
        <w:rPr>
          <w:noProof/>
        </w:rPr>
        <w:t>3</w:t>
      </w:r>
      <w:r w:rsidR="00610239">
        <w:fldChar w:fldCharType="end"/>
      </w:r>
      <w:r w:rsidR="002872CF">
        <w:t xml:space="preserve">. </w:t>
      </w:r>
      <w:bookmarkEnd w:id="36"/>
    </w:p>
    <w:p w14:paraId="478CC092" w14:textId="77777777" w:rsidR="005948F8" w:rsidRPr="005948F8" w:rsidRDefault="005948F8" w:rsidP="005948F8"/>
    <w:p w14:paraId="65366A3D" w14:textId="27CF7643" w:rsidR="00D826D9" w:rsidRDefault="00D826D9" w:rsidP="006238E0">
      <w:pPr>
        <w:pStyle w:val="Heading3"/>
      </w:pPr>
      <w:bookmarkStart w:id="37" w:name="_Toc114469895"/>
      <w:r>
        <w:t>Discussion</w:t>
      </w:r>
      <w:bookmarkEnd w:id="37"/>
    </w:p>
    <w:p w14:paraId="25BD0ACD" w14:textId="1D342E17" w:rsidR="00197453" w:rsidRDefault="005B4E48" w:rsidP="00543738">
      <w:pPr>
        <w:ind w:firstLine="0"/>
      </w:pPr>
      <w:r>
        <w:t xml:space="preserve">In </w:t>
      </w:r>
      <w:r w:rsidR="00035FA8">
        <w:t>Experiment 2</w:t>
      </w:r>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3251EA">
        <w:t xml:space="preserve">Figure </w:t>
      </w:r>
      <w:r w:rsidR="003251EA">
        <w:rPr>
          <w:noProof/>
        </w:rPr>
        <w:t>4</w:t>
      </w:r>
      <w:r w:rsidR="00714A8A">
        <w:fldChar w:fldCharType="end"/>
      </w:r>
      <w:r w:rsidR="00714A8A">
        <w:t>, (</w:t>
      </w:r>
      <w:r w:rsidR="00494307">
        <w:t>d</w:t>
      </w:r>
      <w:r w:rsidR="00714A8A">
        <w:t>))</w:t>
      </w:r>
      <w:r w:rsidR="00D826D9" w:rsidRPr="00E93521">
        <w:t>.</w:t>
      </w:r>
      <w:r w:rsidR="00A81DB8">
        <w:t xml:space="preserve"> Indeed</w:t>
      </w:r>
      <w:r w:rsidR="00494307">
        <w:t>,</w:t>
      </w:r>
      <w:r w:rsidR="00A81DB8">
        <w:t xml:space="preserve"> a post-hoc analysis revealed </w:t>
      </w:r>
      <w:r w:rsidR="00FE25BD">
        <w:t xml:space="preserve">that </w:t>
      </w:r>
      <w:r w:rsidR="00EC3DA9">
        <w:t xml:space="preserve">when </w:t>
      </w:r>
      <w:r w:rsidR="00FE25BD">
        <w:t>this participant</w:t>
      </w:r>
      <w:r w:rsidR="00EC3DA9">
        <w:t xml:space="preserve"> is excluded</w:t>
      </w:r>
      <w:r w:rsidR="00FE25BD">
        <w:t xml:space="preserve"> a</w:t>
      </w:r>
      <w:r w:rsidR="00EC3DA9">
        <w:t>n effect is found in the</w:t>
      </w:r>
      <w:r w:rsidR="00FA1183">
        <w:t xml:space="preserve"> reach</w:t>
      </w:r>
      <w:r w:rsidR="00EC3DA9">
        <w:t xml:space="preserve"> </w:t>
      </w:r>
      <w:r w:rsidR="00FE25BD">
        <w:t>area</w:t>
      </w:r>
      <w:r w:rsidR="00FA1183">
        <w:t xml:space="preserve"> variable</w:t>
      </w:r>
      <w:r w:rsidR="002D5D25">
        <w:t xml:space="preserve"> (p</w:t>
      </w:r>
      <w:r w:rsidR="005B3247">
        <w:t xml:space="preserve"> &lt; 0.001</w:t>
      </w:r>
      <w:r w:rsidR="002D5D25">
        <w:t>)</w:t>
      </w:r>
      <w:r w:rsidR="00FE25BD">
        <w:t>.</w:t>
      </w:r>
      <w:r w:rsidR="00D826D9" w:rsidRPr="00E93521">
        <w:t xml:space="preserve"> </w:t>
      </w:r>
      <w:r w:rsidR="00C75FB9">
        <w:t xml:space="preserve">Expectedly, </w:t>
      </w:r>
      <w:r w:rsidR="009D64F9">
        <w:t xml:space="preserve">reducing the allowed </w:t>
      </w:r>
      <w:r w:rsidR="00145BDF">
        <w:t>reaction</w:t>
      </w:r>
      <w:r w:rsidR="009D64F9">
        <w:t xml:space="preserve"> time </w:t>
      </w:r>
      <w:r w:rsidR="00BC32D6">
        <w:t xml:space="preserve">in this </w:t>
      </w:r>
      <w:r w:rsidR="00BC32D6">
        <w:lastRenderedPageBreak/>
        <w:t>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C206D09" w14:textId="6D0EC5AF" w:rsidR="00ED60E1" w:rsidRDefault="008E682E" w:rsidP="006238E0">
      <w:pPr>
        <w:pStyle w:val="Heading2"/>
        <w:rPr>
          <w:rtl/>
        </w:rPr>
      </w:pPr>
      <w:bookmarkStart w:id="38" w:name="_Toc114469896"/>
      <w:r>
        <w:t xml:space="preserve">Pilot </w:t>
      </w:r>
      <w:r w:rsidR="00ED60E1">
        <w:t>Exp</w:t>
      </w:r>
      <w:r>
        <w:t>eriment</w:t>
      </w:r>
      <w:r w:rsidR="00ED60E1">
        <w:t xml:space="preserve"> 3</w:t>
      </w:r>
      <w:bookmarkEnd w:id="38"/>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leading to less exclusions. This in turn was expected to increase the signal-to-noise ratio, and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39" w:name="_Toc114469897"/>
      <w:r>
        <w:t>Methods</w:t>
      </w:r>
      <w:bookmarkEnd w:id="39"/>
    </w:p>
    <w:p w14:paraId="3B29F863" w14:textId="77777777" w:rsidR="00D826D9" w:rsidRDefault="00D826D9" w:rsidP="006238E0">
      <w:pPr>
        <w:pStyle w:val="Heading4"/>
      </w:pPr>
      <w:bookmarkStart w:id="40" w:name="_Toc114469898"/>
      <w:r>
        <w:t>Participants</w:t>
      </w:r>
      <w:bookmarkEnd w:id="40"/>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41" w:name="_Toc114469899"/>
      <w:r>
        <w:t>Stimuli</w:t>
      </w:r>
      <w:r w:rsidR="008E682E">
        <w:t>, Apparatus and Procedure</w:t>
      </w:r>
      <w:bookmarkEnd w:id="41"/>
    </w:p>
    <w:p w14:paraId="1151CE81" w14:textId="3C52887D"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w:t>
      </w:r>
      <w:r w:rsidR="001B09DD">
        <w:t>d</w:t>
      </w:r>
      <w:r w:rsidR="00960D0C">
        <w:t xml:space="preserve"> in </w:t>
      </w:r>
      <w:r w:rsidR="00960D0C" w:rsidRPr="00C65950">
        <w:t>Gallivan &amp; Chapman</w:t>
      </w:r>
      <w:r w:rsidR="00960D0C">
        <w:t xml:space="preserve"> </w:t>
      </w:r>
      <w:r w:rsidR="00FA1F2E">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most importantly, a longer practice session was run on a separate day before the main experimental session. It included six practice blocks, where a different set of 60 4-letter words was used as </w:t>
      </w:r>
      <w:r w:rsidR="008E682E">
        <w:lastRenderedPageBreak/>
        <w:t xml:space="preserve">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42" w:name="_Toc114469900"/>
      <w:r>
        <w:t>Results</w:t>
      </w:r>
      <w:bookmarkEnd w:id="42"/>
    </w:p>
    <w:p w14:paraId="3C8905BD" w14:textId="04D42045" w:rsidR="0045341F" w:rsidRDefault="00BA4221" w:rsidP="002973C7">
      <w:pPr>
        <w:ind w:firstLine="0"/>
      </w:pPr>
      <w:r>
        <w:t xml:space="preserve">Prime visibility: </w:t>
      </w:r>
      <w:r w:rsidR="004824F3">
        <w:t>PAS visibility ratings of 1/2/3/4 were given in</w:t>
      </w:r>
      <w:r>
        <w:t xml:space="preserve"> </w:t>
      </w:r>
      <w:r w:rsidR="00E97DDA">
        <w:t>76.29</w:t>
      </w:r>
      <w:r>
        <w:t>%</w:t>
      </w:r>
      <w:r w:rsidR="004824F3">
        <w:t>/</w:t>
      </w:r>
      <w:r w:rsidR="00935D83">
        <w:t>2</w:t>
      </w:r>
      <w:r w:rsidR="00E97DDA">
        <w:t>0</w:t>
      </w:r>
      <w:r w:rsidR="00935D83">
        <w:t>.</w:t>
      </w:r>
      <w:r w:rsidR="00E97DDA">
        <w:t>0</w:t>
      </w:r>
      <w:r w:rsidR="00935D83">
        <w:t>8</w:t>
      </w:r>
      <w:r>
        <w:t>%</w:t>
      </w:r>
      <w:r w:rsidR="004824F3">
        <w:t>/</w:t>
      </w:r>
      <w:r w:rsidR="00E97DDA">
        <w:t>2</w:t>
      </w:r>
      <w:r w:rsidR="00935D83">
        <w:t>.</w:t>
      </w:r>
      <w:r w:rsidR="00E97DDA">
        <w:t>85</w:t>
      </w:r>
      <w:r>
        <w:t>%</w:t>
      </w:r>
      <w:r w:rsidR="004824F3">
        <w:t>/</w:t>
      </w:r>
      <w:r w:rsidR="00E97DDA">
        <w:t>0</w:t>
      </w:r>
      <w:r w:rsidR="00935D83">
        <w:t>.</w:t>
      </w:r>
      <w:r w:rsidR="00E97DDA">
        <w:t>76</w:t>
      </w:r>
      <w:r>
        <w:t>%</w:t>
      </w:r>
      <w:r w:rsidR="004824F3">
        <w:t xml:space="preserve"> of the trials, respectively</w:t>
      </w:r>
      <w:r>
        <w:t xml:space="preserve">. </w:t>
      </w:r>
      <w:r w:rsidR="00397BE4">
        <w:t>Chance level recognition was observed for stimuli that was reported as invisible</w:t>
      </w:r>
      <w:r w:rsidR="00D826D9">
        <w:t>, M = 47.4</w:t>
      </w:r>
      <w:r w:rsidR="00174F24">
        <w:t>6</w:t>
      </w:r>
      <w:r w:rsidR="00D826D9">
        <w:t>%, SD = 3.4</w:t>
      </w:r>
      <w:r w:rsidR="00E52E97">
        <w:t>5</w:t>
      </w:r>
      <w:r w:rsidR="00D826D9">
        <w:t>, t</w:t>
      </w:r>
      <w:r w:rsidR="00D826D9" w:rsidRPr="00EE6512">
        <w:t>(6)</w:t>
      </w:r>
      <w:r w:rsidR="00D826D9">
        <w:t xml:space="preserve"> = -1.94, p = 0.1</w:t>
      </w:r>
      <w:r w:rsidR="00174F24">
        <w:t>00</w:t>
      </w:r>
      <w:r w:rsidR="00D826D9">
        <w:t>, 95% CI = [44.26, 50.65].</w:t>
      </w:r>
      <w:r w:rsidR="008116EA">
        <w:t xml:space="preserve"> </w:t>
      </w:r>
    </w:p>
    <w:p w14:paraId="79B2248F" w14:textId="7310F36A" w:rsidR="00810BEA" w:rsidRDefault="0045341F" w:rsidP="00212789">
      <w:r>
        <w:t xml:space="preserve">Congruency effect: </w:t>
      </w:r>
      <w:r w:rsidR="00E132B1">
        <w:t xml:space="preserve"> </w:t>
      </w:r>
      <w:r w:rsidR="00D826D9">
        <w:t xml:space="preserve">Contrary to </w:t>
      </w:r>
      <w:r w:rsidR="000A2BD0">
        <w:t>Experiment 2</w:t>
      </w:r>
      <w:r w:rsidR="00D826D9">
        <w:t xml:space="preserve">, </w:t>
      </w:r>
      <w:r w:rsidR="00006789">
        <w:t>a p</w:t>
      </w:r>
      <w:r w:rsidR="00DF710B">
        <w:t xml:space="preserve">rominent difference was found </w:t>
      </w:r>
      <w:r w:rsidR="00536CFE">
        <w:t xml:space="preserve">in </w:t>
      </w:r>
      <w:r w:rsidR="00DF710B">
        <w:t>reach area</w:t>
      </w:r>
      <w:r w:rsidR="002973C7">
        <w:t>,</w:t>
      </w:r>
      <w:r w:rsidR="00DF710B">
        <w:t xml:space="preserve"> </w:t>
      </w:r>
      <w:r w:rsidR="00536CFE">
        <w:t>which</w:t>
      </w:r>
      <w:r w:rsidR="00536CFE" w:rsidRPr="00536CFE">
        <w:t xml:space="preserve"> </w:t>
      </w:r>
      <w:r w:rsidR="00536CFE">
        <w:t xml:space="preserve">was smaller in the incongruent condition than in the congruent one </w:t>
      </w:r>
      <w:r w:rsidR="000C3552">
        <w:t>(</w:t>
      </w:r>
      <w:r w:rsidR="000C3552">
        <w:fldChar w:fldCharType="begin"/>
      </w:r>
      <w:r w:rsidR="000C3552">
        <w:instrText xml:space="preserve"> REF _Ref113877436 \h </w:instrText>
      </w:r>
      <w:r w:rsidR="000C3552">
        <w:fldChar w:fldCharType="separate"/>
      </w:r>
      <w:r w:rsidR="003251EA">
        <w:t xml:space="preserve">Figure </w:t>
      </w:r>
      <w:r w:rsidR="003251EA">
        <w:rPr>
          <w:noProof/>
        </w:rPr>
        <w:t>5</w:t>
      </w:r>
      <w:r w:rsidR="000C3552">
        <w:fldChar w:fldCharType="end"/>
      </w:r>
      <w:r w:rsidR="0043758C">
        <w:t>). H</w:t>
      </w:r>
      <w:r w:rsidR="00536CFE">
        <w:t>owever this difference</w:t>
      </w:r>
      <w:r w:rsidR="0043758C">
        <w:t xml:space="preserve">, </w:t>
      </w:r>
      <w:r w:rsidR="00956ED9">
        <w:t xml:space="preserve">as well as </w:t>
      </w:r>
      <w:r w:rsidR="0043758C">
        <w:t>the difference in the other dependent variables</w:t>
      </w:r>
      <w:r w:rsidR="00956ED9">
        <w:t xml:space="preserve"> (</w:t>
      </w:r>
      <w:r w:rsidR="00956ED9">
        <w:fldChar w:fldCharType="begin"/>
      </w:r>
      <w:r w:rsidR="00956ED9">
        <w:instrText xml:space="preserve"> REF _Ref114067946 \h </w:instrText>
      </w:r>
      <w:r w:rsidR="00956ED9">
        <w:fldChar w:fldCharType="separate"/>
      </w:r>
      <w:r w:rsidR="003251EA">
        <w:t xml:space="preserve">Table </w:t>
      </w:r>
      <w:r w:rsidR="003251EA">
        <w:rPr>
          <w:noProof/>
        </w:rPr>
        <w:t>3</w:t>
      </w:r>
      <w:r w:rsidR="00956ED9">
        <w:fldChar w:fldCharType="end"/>
      </w:r>
      <w:r w:rsidR="00956ED9">
        <w:t>)</w:t>
      </w:r>
      <w:r w:rsidR="0043758C">
        <w:t xml:space="preserve">, </w:t>
      </w:r>
      <w:r w:rsidR="00536CFE">
        <w:t>did not survive the multiple comparisons correction</w:t>
      </w:r>
      <w:r w:rsidR="0043758C">
        <w:t>.</w:t>
      </w:r>
      <w:r w:rsidR="00536CFE">
        <w:t xml:space="preserve"> </w:t>
      </w:r>
      <w:r w:rsidR="00D826D9">
        <w:t xml:space="preserve"> </w:t>
      </w:r>
    </w:p>
    <w:p w14:paraId="42C02537" w14:textId="30A8F98F" w:rsidR="00D826D9" w:rsidRDefault="002973C7" w:rsidP="00050C27">
      <w:r>
        <w:t>As opposed to</w:t>
      </w:r>
      <w:r w:rsidR="00810BEA">
        <w:t xml:space="preserve"> my expectation</w:t>
      </w:r>
      <w:r w:rsidR="00A57CA5">
        <w:t xml:space="preserve">, </w:t>
      </w:r>
      <w:r w:rsidR="00810BEA">
        <w:t xml:space="preserve">no </w:t>
      </w:r>
      <w:r w:rsidR="00385C79">
        <w:t>difference</w:t>
      </w:r>
      <w:r w:rsidR="00810BEA">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t</w:t>
      </w:r>
      <w:r w:rsidR="00A47FEC" w:rsidRPr="008351C5">
        <w:t>(</w:t>
      </w:r>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r w:rsidR="002F313C" w:rsidRPr="002F313C">
        <w:t>Experiment 2</w:t>
      </w:r>
      <w:r w:rsidR="00461EEA">
        <w:t xml:space="preserve"> </w:t>
      </w:r>
      <w:r w:rsidR="00E27440">
        <w:t>a</w:t>
      </w:r>
      <w:r w:rsidR="00461EEA">
        <w:t xml:space="preserve">nd </w:t>
      </w:r>
      <w:r w:rsidR="002F313C" w:rsidRPr="002F313C">
        <w:t>Experiment 3</w:t>
      </w:r>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t</w:t>
      </w:r>
      <w:r w:rsidR="00DD7902" w:rsidRPr="00113020">
        <w:t>(</w:t>
      </w:r>
      <w:r w:rsidR="00DD7902">
        <w:t>14</w:t>
      </w:r>
      <w:r w:rsidR="00DD7902" w:rsidRPr="00113020">
        <w:t>)</w:t>
      </w:r>
      <w:r w:rsidR="00DD7902">
        <w:t xml:space="preserve"> = -1.87, p = 0.082, 95% CI [-154.25, 10.51]</w:t>
      </w:r>
      <w:r w:rsidR="00E27440">
        <w:t>; For a</w:t>
      </w:r>
      <w:r w:rsidR="00FA4EF0">
        <w:t xml:space="preserve">n elaborative </w:t>
      </w:r>
      <w:r w:rsidR="00E27440">
        <w:t xml:space="preserve">description of </w:t>
      </w:r>
      <w:r w:rsidR="001A1554">
        <w:t xml:space="preserve">the </w:t>
      </w:r>
      <w:r w:rsidR="00FA4EF0">
        <w:t xml:space="preserve">excluded </w:t>
      </w:r>
      <w:r w:rsidR="00114D69">
        <w:t>trials see</w:t>
      </w:r>
      <w:r w:rsidR="00050C27">
        <w:t xml:space="preserve"> </w:t>
      </w:r>
      <w:r w:rsidR="00050C27">
        <w:fldChar w:fldCharType="begin"/>
      </w:r>
      <w:r w:rsidR="00050C27">
        <w:instrText xml:space="preserve"> REF _Ref114472701 \h </w:instrText>
      </w:r>
      <w:r w:rsidR="00050C27">
        <w:fldChar w:fldCharType="separate"/>
      </w:r>
      <w:r w:rsidR="00050C27">
        <w:t xml:space="preserve">Supplementary Table </w:t>
      </w:r>
      <w:r w:rsidR="00050C27">
        <w:rPr>
          <w:noProof/>
        </w:rPr>
        <w:t>1</w:t>
      </w:r>
      <w:r w:rsidR="00050C27">
        <w:fldChar w:fldCharType="end"/>
      </w:r>
      <w:r w:rsidR="00634E13">
        <w:t>).</w:t>
      </w:r>
    </w:p>
    <w:p w14:paraId="45D5EF99" w14:textId="77777777" w:rsidR="002973C7" w:rsidRDefault="002973C7" w:rsidP="00212789"/>
    <w:p w14:paraId="3D3AA847" w14:textId="4277C445" w:rsidR="001D150D" w:rsidRDefault="001D150D" w:rsidP="002973C7">
      <w:pPr>
        <w:pStyle w:val="Caption"/>
        <w:keepNext/>
      </w:pPr>
      <w:bookmarkStart w:id="43" w:name="_Ref114067946"/>
      <w:r>
        <w:t xml:space="preserve">Table </w:t>
      </w:r>
      <w:fldSimple w:instr=" SEQ Table \* ARABIC ">
        <w:r w:rsidR="003251EA">
          <w:rPr>
            <w:noProof/>
          </w:rPr>
          <w:t>3</w:t>
        </w:r>
      </w:fldSimple>
      <w:bookmarkEnd w:id="43"/>
      <w:r w:rsidR="004A776C">
        <w:t>. Results of Experiment 3</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14:paraId="42055F2C" w14:textId="77777777" w:rsidTr="002973C7">
        <w:trPr>
          <w:trHeight w:val="510"/>
        </w:trPr>
        <w:tc>
          <w:tcPr>
            <w:tcW w:w="284" w:type="dxa"/>
            <w:tcBorders>
              <w:top w:val="single" w:sz="12" w:space="0" w:color="auto"/>
            </w:tcBorders>
          </w:tcPr>
          <w:p w14:paraId="3C2A7954" w14:textId="77777777" w:rsidR="00B65BC7" w:rsidRDefault="00B65BC7" w:rsidP="00EA2CED">
            <w:pPr>
              <w:ind w:firstLine="0"/>
            </w:pPr>
          </w:p>
        </w:tc>
        <w:tc>
          <w:tcPr>
            <w:tcW w:w="2268" w:type="dxa"/>
            <w:tcBorders>
              <w:top w:val="single" w:sz="12" w:space="0" w:color="auto"/>
            </w:tcBorders>
          </w:tcPr>
          <w:p w14:paraId="447D5578" w14:textId="77777777" w:rsidR="00B65BC7" w:rsidRDefault="00B65BC7" w:rsidP="00EA2CED">
            <w:pPr>
              <w:ind w:firstLine="0"/>
            </w:pPr>
          </w:p>
        </w:tc>
        <w:tc>
          <w:tcPr>
            <w:tcW w:w="1701" w:type="dxa"/>
            <w:tcBorders>
              <w:top w:val="single" w:sz="12" w:space="0" w:color="auto"/>
              <w:bottom w:val="single" w:sz="12" w:space="0" w:color="auto"/>
            </w:tcBorders>
          </w:tcPr>
          <w:p w14:paraId="1744C126" w14:textId="77777777" w:rsidR="00B65BC7" w:rsidRPr="00EA2CED" w:rsidRDefault="00B65BC7"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43B29F81" w14:textId="77777777" w:rsidR="00B65BC7" w:rsidRPr="00EA2CED" w:rsidRDefault="00B65BC7" w:rsidP="002973C7">
            <w:pPr>
              <w:ind w:firstLine="0"/>
              <w:jc w:val="center"/>
              <w:rPr>
                <w:b/>
                <w:bCs/>
              </w:rPr>
            </w:pPr>
            <w:r w:rsidRPr="00EA2CED">
              <w:rPr>
                <w:b/>
                <w:bCs/>
              </w:rPr>
              <w:t>Incongruent</w:t>
            </w:r>
          </w:p>
        </w:tc>
        <w:tc>
          <w:tcPr>
            <w:tcW w:w="709" w:type="dxa"/>
            <w:tcBorders>
              <w:top w:val="single" w:sz="12" w:space="0" w:color="auto"/>
            </w:tcBorders>
          </w:tcPr>
          <w:p w14:paraId="369DE364" w14:textId="77777777" w:rsidR="00B65BC7" w:rsidRPr="00EA2CED" w:rsidRDefault="00B65BC7" w:rsidP="00EA2CED">
            <w:pPr>
              <w:ind w:firstLine="0"/>
              <w:jc w:val="center"/>
              <w:rPr>
                <w:b/>
                <w:bCs/>
              </w:rPr>
            </w:pPr>
          </w:p>
        </w:tc>
        <w:tc>
          <w:tcPr>
            <w:tcW w:w="992" w:type="dxa"/>
            <w:tcBorders>
              <w:top w:val="single" w:sz="12" w:space="0" w:color="auto"/>
            </w:tcBorders>
          </w:tcPr>
          <w:p w14:paraId="622950C3" w14:textId="77777777" w:rsidR="00B65BC7" w:rsidRPr="00EA2CED" w:rsidRDefault="00B65BC7" w:rsidP="00EA2CED">
            <w:pPr>
              <w:ind w:firstLine="0"/>
              <w:jc w:val="center"/>
              <w:rPr>
                <w:b/>
                <w:bCs/>
              </w:rPr>
            </w:pPr>
          </w:p>
        </w:tc>
        <w:tc>
          <w:tcPr>
            <w:tcW w:w="1701" w:type="dxa"/>
            <w:tcBorders>
              <w:top w:val="single" w:sz="12" w:space="0" w:color="auto"/>
            </w:tcBorders>
          </w:tcPr>
          <w:p w14:paraId="660C3615" w14:textId="77777777" w:rsidR="00B65BC7" w:rsidRDefault="00B65BC7" w:rsidP="00EA2CED">
            <w:pPr>
              <w:ind w:firstLine="0"/>
            </w:pPr>
          </w:p>
        </w:tc>
        <w:tc>
          <w:tcPr>
            <w:tcW w:w="709" w:type="dxa"/>
            <w:tcBorders>
              <w:top w:val="single" w:sz="12" w:space="0" w:color="auto"/>
            </w:tcBorders>
          </w:tcPr>
          <w:p w14:paraId="7D83BD62" w14:textId="77777777" w:rsidR="00B65BC7" w:rsidRDefault="00B65BC7" w:rsidP="00EA2CED">
            <w:pPr>
              <w:ind w:firstLine="0"/>
            </w:pPr>
          </w:p>
        </w:tc>
      </w:tr>
      <w:tr w:rsidR="00B65BC7" w14:paraId="48C9E5AC" w14:textId="77777777" w:rsidTr="002973C7">
        <w:trPr>
          <w:trHeight w:val="254"/>
        </w:trPr>
        <w:tc>
          <w:tcPr>
            <w:tcW w:w="284" w:type="dxa"/>
            <w:tcBorders>
              <w:bottom w:val="single" w:sz="12" w:space="0" w:color="auto"/>
            </w:tcBorders>
          </w:tcPr>
          <w:p w14:paraId="6320FD83" w14:textId="77777777" w:rsidR="00B65BC7" w:rsidRPr="00EA2CED" w:rsidRDefault="00B65BC7" w:rsidP="00EA2CED">
            <w:pPr>
              <w:ind w:firstLine="0"/>
              <w:rPr>
                <w:b/>
                <w:bCs/>
              </w:rPr>
            </w:pPr>
          </w:p>
        </w:tc>
        <w:tc>
          <w:tcPr>
            <w:tcW w:w="2268" w:type="dxa"/>
            <w:tcBorders>
              <w:bottom w:val="single" w:sz="12" w:space="0" w:color="auto"/>
            </w:tcBorders>
          </w:tcPr>
          <w:p w14:paraId="03AA8554" w14:textId="77777777" w:rsidR="00B65BC7" w:rsidRPr="00EA2CED" w:rsidRDefault="00B65BC7" w:rsidP="00EA2CED">
            <w:pPr>
              <w:ind w:firstLine="0"/>
              <w:rPr>
                <w:b/>
                <w:bCs/>
              </w:rPr>
            </w:pPr>
          </w:p>
        </w:tc>
        <w:tc>
          <w:tcPr>
            <w:tcW w:w="1701" w:type="dxa"/>
            <w:tcBorders>
              <w:top w:val="single" w:sz="12" w:space="0" w:color="auto"/>
              <w:bottom w:val="single" w:sz="12" w:space="0" w:color="auto"/>
            </w:tcBorders>
          </w:tcPr>
          <w:p w14:paraId="3FC988DC" w14:textId="122D3DA5" w:rsidR="00B65BC7" w:rsidRPr="00EA2CED" w:rsidRDefault="00B65BC7" w:rsidP="00EA2CED">
            <w:pPr>
              <w:ind w:firstLine="0"/>
              <w:rPr>
                <w:b/>
                <w:bCs/>
              </w:rPr>
            </w:pPr>
            <w:r>
              <w:rPr>
                <w:b/>
                <w:bCs/>
              </w:rPr>
              <w:t>M</w:t>
            </w:r>
            <w:r w:rsidR="00166A9B">
              <w:rPr>
                <w:b/>
                <w:bCs/>
              </w:rPr>
              <w:t xml:space="preserve"> </w:t>
            </w:r>
            <w:r>
              <w:rPr>
                <w:b/>
                <w:bCs/>
              </w:rPr>
              <w:t>(SD)</w:t>
            </w:r>
          </w:p>
        </w:tc>
        <w:tc>
          <w:tcPr>
            <w:tcW w:w="1701" w:type="dxa"/>
            <w:tcBorders>
              <w:top w:val="single" w:sz="12" w:space="0" w:color="auto"/>
              <w:bottom w:val="single" w:sz="12" w:space="0" w:color="auto"/>
            </w:tcBorders>
          </w:tcPr>
          <w:p w14:paraId="3194333E" w14:textId="4DB6F5EA" w:rsidR="00B65BC7" w:rsidRPr="00EA2CED" w:rsidRDefault="00B65BC7" w:rsidP="00EA2CED">
            <w:pPr>
              <w:ind w:firstLine="0"/>
              <w:rPr>
                <w:b/>
                <w:bCs/>
              </w:rPr>
            </w:pPr>
            <w:r>
              <w:rPr>
                <w:b/>
                <w:bCs/>
              </w:rPr>
              <w:t>M</w:t>
            </w:r>
            <w:r w:rsidR="00166A9B">
              <w:rPr>
                <w:b/>
                <w:bCs/>
              </w:rPr>
              <w:t xml:space="preserve"> </w:t>
            </w:r>
            <w:r>
              <w:rPr>
                <w:b/>
                <w:bCs/>
              </w:rPr>
              <w:t>(SD)</w:t>
            </w:r>
          </w:p>
        </w:tc>
        <w:tc>
          <w:tcPr>
            <w:tcW w:w="709" w:type="dxa"/>
            <w:tcBorders>
              <w:bottom w:val="single" w:sz="12" w:space="0" w:color="auto"/>
            </w:tcBorders>
          </w:tcPr>
          <w:p w14:paraId="1D7EAAC4" w14:textId="77777777" w:rsidR="00B65BC7" w:rsidRPr="00EA2CED" w:rsidRDefault="00B65BC7" w:rsidP="00EA2CED">
            <w:pPr>
              <w:ind w:firstLine="0"/>
              <w:rPr>
                <w:b/>
                <w:bCs/>
              </w:rPr>
            </w:pPr>
            <w:r>
              <w:rPr>
                <w:b/>
                <w:bCs/>
              </w:rPr>
              <w:t>t(6)</w:t>
            </w:r>
          </w:p>
        </w:tc>
        <w:tc>
          <w:tcPr>
            <w:tcW w:w="992" w:type="dxa"/>
            <w:tcBorders>
              <w:bottom w:val="single" w:sz="12" w:space="0" w:color="auto"/>
            </w:tcBorders>
          </w:tcPr>
          <w:p w14:paraId="1F69E17E" w14:textId="77777777" w:rsidR="00B65BC7" w:rsidRPr="00EA2CED" w:rsidRDefault="00B65BC7" w:rsidP="00EA2CED">
            <w:pPr>
              <w:ind w:firstLine="0"/>
              <w:rPr>
                <w:b/>
                <w:bCs/>
              </w:rPr>
            </w:pPr>
            <w:r>
              <w:rPr>
                <w:b/>
                <w:bCs/>
              </w:rPr>
              <w:t>p</w:t>
            </w:r>
          </w:p>
        </w:tc>
        <w:tc>
          <w:tcPr>
            <w:tcW w:w="1701" w:type="dxa"/>
            <w:tcBorders>
              <w:bottom w:val="single" w:sz="12" w:space="0" w:color="auto"/>
            </w:tcBorders>
          </w:tcPr>
          <w:p w14:paraId="3BFC72C5" w14:textId="77777777" w:rsidR="00B65BC7" w:rsidRPr="00EA2CED" w:rsidRDefault="00B65BC7" w:rsidP="00EA2CED">
            <w:pPr>
              <w:ind w:firstLine="0"/>
              <w:rPr>
                <w:b/>
                <w:bCs/>
              </w:rPr>
            </w:pPr>
            <w:r>
              <w:rPr>
                <w:b/>
                <w:bCs/>
              </w:rPr>
              <w:t>CI</w:t>
            </w:r>
          </w:p>
        </w:tc>
        <w:tc>
          <w:tcPr>
            <w:tcW w:w="709" w:type="dxa"/>
            <w:tcBorders>
              <w:bottom w:val="single" w:sz="12" w:space="0" w:color="auto"/>
            </w:tcBorders>
          </w:tcPr>
          <w:p w14:paraId="5ECBBACB" w14:textId="77777777" w:rsidR="00B65BC7" w:rsidRPr="00EA2CED" w:rsidRDefault="00B65BC7" w:rsidP="00EA2CED">
            <w:pPr>
              <w:ind w:firstLine="0"/>
              <w:rPr>
                <w:b/>
                <w:bCs/>
              </w:rPr>
            </w:pPr>
            <w:r>
              <w:rPr>
                <w:b/>
                <w:bCs/>
              </w:rPr>
              <w:t>d</w:t>
            </w:r>
          </w:p>
        </w:tc>
      </w:tr>
      <w:tr w:rsidR="00B65BC7" w14:paraId="43185318" w14:textId="77777777" w:rsidTr="002973C7">
        <w:trPr>
          <w:trHeight w:val="313"/>
        </w:trPr>
        <w:tc>
          <w:tcPr>
            <w:tcW w:w="10065" w:type="dxa"/>
            <w:gridSpan w:val="8"/>
            <w:tcBorders>
              <w:top w:val="single" w:sz="12" w:space="0" w:color="auto"/>
            </w:tcBorders>
          </w:tcPr>
          <w:p w14:paraId="047CCEDB" w14:textId="77777777" w:rsidR="00B65BC7" w:rsidRDefault="00B65BC7" w:rsidP="00EA2CED">
            <w:pPr>
              <w:ind w:firstLine="0"/>
            </w:pPr>
            <w:r>
              <w:rPr>
                <w:b/>
                <w:bCs/>
              </w:rPr>
              <w:t>Reaching</w:t>
            </w:r>
          </w:p>
        </w:tc>
      </w:tr>
      <w:tr w:rsidR="00B65BC7" w14:paraId="4FFCFB7D" w14:textId="77777777" w:rsidTr="002973C7">
        <w:trPr>
          <w:trHeight w:val="490"/>
        </w:trPr>
        <w:tc>
          <w:tcPr>
            <w:tcW w:w="284" w:type="dxa"/>
            <w:vMerge w:val="restart"/>
            <w:tcBorders>
              <w:bottom w:val="single" w:sz="12" w:space="0" w:color="auto"/>
            </w:tcBorders>
          </w:tcPr>
          <w:p w14:paraId="173887A7" w14:textId="77777777" w:rsidR="00B65BC7" w:rsidRPr="00EA2CED" w:rsidRDefault="00B65BC7" w:rsidP="00EA2CED">
            <w:pPr>
              <w:ind w:firstLine="0"/>
              <w:rPr>
                <w:b/>
                <w:bCs/>
              </w:rPr>
            </w:pPr>
          </w:p>
        </w:tc>
        <w:tc>
          <w:tcPr>
            <w:tcW w:w="2268" w:type="dxa"/>
          </w:tcPr>
          <w:p w14:paraId="6EB8D387" w14:textId="77777777" w:rsidR="00B65BC7" w:rsidRPr="00EA2CED" w:rsidRDefault="00B65BC7" w:rsidP="00EA2CED">
            <w:pPr>
              <w:ind w:firstLine="0"/>
              <w:rPr>
                <w:b/>
                <w:bCs/>
              </w:rPr>
            </w:pPr>
            <w:r w:rsidRPr="00EA2CED">
              <w:rPr>
                <w:b/>
                <w:bCs/>
              </w:rPr>
              <w:t>Reach area</w:t>
            </w:r>
          </w:p>
        </w:tc>
        <w:tc>
          <w:tcPr>
            <w:tcW w:w="1701" w:type="dxa"/>
          </w:tcPr>
          <w:p w14:paraId="4397D548" w14:textId="77777777" w:rsidR="00B65BC7" w:rsidRDefault="00B65BC7" w:rsidP="00EA2CED">
            <w:pPr>
              <w:ind w:firstLine="0"/>
            </w:pPr>
            <w:r>
              <w:t>2 (0.30)</w:t>
            </w:r>
          </w:p>
        </w:tc>
        <w:tc>
          <w:tcPr>
            <w:tcW w:w="1701" w:type="dxa"/>
          </w:tcPr>
          <w:p w14:paraId="32DE1315" w14:textId="77777777" w:rsidR="00B65BC7" w:rsidRDefault="00B65BC7" w:rsidP="00EA2CED">
            <w:pPr>
              <w:ind w:firstLine="0"/>
            </w:pPr>
            <w:r>
              <w:t>1.73 (0.25)</w:t>
            </w:r>
          </w:p>
        </w:tc>
        <w:tc>
          <w:tcPr>
            <w:tcW w:w="709" w:type="dxa"/>
          </w:tcPr>
          <w:p w14:paraId="0C8EE400" w14:textId="77777777" w:rsidR="00B65BC7" w:rsidRDefault="00B65BC7" w:rsidP="00EA2CED">
            <w:pPr>
              <w:ind w:firstLine="0"/>
            </w:pPr>
            <w:r>
              <w:t>3.02</w:t>
            </w:r>
          </w:p>
        </w:tc>
        <w:tc>
          <w:tcPr>
            <w:tcW w:w="992" w:type="dxa"/>
          </w:tcPr>
          <w:p w14:paraId="60CD7F88" w14:textId="77777777" w:rsidR="00B65BC7" w:rsidRDefault="00B65BC7" w:rsidP="00EA2CED">
            <w:pPr>
              <w:ind w:firstLine="0"/>
            </w:pPr>
            <w:r>
              <w:t>0.023</w:t>
            </w:r>
          </w:p>
        </w:tc>
        <w:tc>
          <w:tcPr>
            <w:tcW w:w="1701" w:type="dxa"/>
          </w:tcPr>
          <w:p w14:paraId="46A272B3" w14:textId="77777777" w:rsidR="00B65BC7" w:rsidRDefault="00B65BC7" w:rsidP="00EA2CED">
            <w:pPr>
              <w:ind w:firstLine="0"/>
            </w:pPr>
            <w:r>
              <w:t>0.05, 0.48</w:t>
            </w:r>
          </w:p>
        </w:tc>
        <w:tc>
          <w:tcPr>
            <w:tcW w:w="709" w:type="dxa"/>
          </w:tcPr>
          <w:p w14:paraId="61172540" w14:textId="77777777" w:rsidR="00B65BC7" w:rsidRDefault="00B65BC7" w:rsidP="00EA2CED">
            <w:pPr>
              <w:ind w:firstLine="0"/>
            </w:pPr>
            <w:r>
              <w:t>1.14</w:t>
            </w:r>
          </w:p>
        </w:tc>
      </w:tr>
      <w:tr w:rsidR="00B65BC7" w14:paraId="11FBE247" w14:textId="77777777" w:rsidTr="002973C7">
        <w:trPr>
          <w:trHeight w:val="490"/>
        </w:trPr>
        <w:tc>
          <w:tcPr>
            <w:tcW w:w="284" w:type="dxa"/>
            <w:vMerge/>
            <w:tcBorders>
              <w:top w:val="single" w:sz="12" w:space="0" w:color="auto"/>
              <w:bottom w:val="single" w:sz="12" w:space="0" w:color="auto"/>
            </w:tcBorders>
          </w:tcPr>
          <w:p w14:paraId="3748D230" w14:textId="77777777" w:rsidR="00B65BC7" w:rsidRPr="00EA2CED" w:rsidRDefault="00B65BC7" w:rsidP="00EA2CED">
            <w:pPr>
              <w:ind w:firstLine="0"/>
              <w:rPr>
                <w:b/>
                <w:bCs/>
              </w:rPr>
            </w:pPr>
          </w:p>
        </w:tc>
        <w:tc>
          <w:tcPr>
            <w:tcW w:w="2268" w:type="dxa"/>
          </w:tcPr>
          <w:p w14:paraId="7FB444DD" w14:textId="77777777" w:rsidR="00B65BC7" w:rsidRPr="00EA2CED" w:rsidRDefault="00B65BC7" w:rsidP="00EA2CED">
            <w:pPr>
              <w:ind w:firstLine="0"/>
              <w:rPr>
                <w:b/>
                <w:bCs/>
              </w:rPr>
            </w:pPr>
            <w:r w:rsidRPr="00EA2CED">
              <w:rPr>
                <w:b/>
                <w:bCs/>
              </w:rPr>
              <w:t>Traveled distance</w:t>
            </w:r>
          </w:p>
        </w:tc>
        <w:tc>
          <w:tcPr>
            <w:tcW w:w="1701" w:type="dxa"/>
          </w:tcPr>
          <w:p w14:paraId="41C2D2CA" w14:textId="77777777" w:rsidR="00B65BC7" w:rsidRDefault="00B65BC7" w:rsidP="00EA2CED">
            <w:pPr>
              <w:ind w:firstLine="0"/>
            </w:pPr>
            <w:r>
              <w:t>38.27 (1.25)</w:t>
            </w:r>
          </w:p>
        </w:tc>
        <w:tc>
          <w:tcPr>
            <w:tcW w:w="1701" w:type="dxa"/>
          </w:tcPr>
          <w:p w14:paraId="6A1D56A3" w14:textId="77777777" w:rsidR="00B65BC7" w:rsidRDefault="00B65BC7" w:rsidP="00EA2CED">
            <w:pPr>
              <w:ind w:firstLine="0"/>
            </w:pPr>
            <w:r>
              <w:t>39.23 (1.74)</w:t>
            </w:r>
          </w:p>
        </w:tc>
        <w:tc>
          <w:tcPr>
            <w:tcW w:w="709" w:type="dxa"/>
          </w:tcPr>
          <w:p w14:paraId="0291A175" w14:textId="77777777" w:rsidR="00B65BC7" w:rsidRDefault="00B65BC7" w:rsidP="00EA2CED">
            <w:pPr>
              <w:ind w:firstLine="0"/>
            </w:pPr>
            <w:r>
              <w:t>3.69</w:t>
            </w:r>
          </w:p>
        </w:tc>
        <w:tc>
          <w:tcPr>
            <w:tcW w:w="992" w:type="dxa"/>
          </w:tcPr>
          <w:p w14:paraId="27EBAABF" w14:textId="77777777" w:rsidR="00B65BC7" w:rsidRDefault="00B65BC7" w:rsidP="00EA2CED">
            <w:pPr>
              <w:ind w:firstLine="0"/>
            </w:pPr>
            <w:r>
              <w:t>0.010</w:t>
            </w:r>
          </w:p>
        </w:tc>
        <w:tc>
          <w:tcPr>
            <w:tcW w:w="1701" w:type="dxa"/>
          </w:tcPr>
          <w:p w14:paraId="17021F6F" w14:textId="77777777" w:rsidR="00B65BC7" w:rsidRDefault="00B65BC7" w:rsidP="00EA2CED">
            <w:pPr>
              <w:ind w:firstLine="0"/>
            </w:pPr>
            <w:r>
              <w:t>-1.59, -0.32</w:t>
            </w:r>
          </w:p>
        </w:tc>
        <w:tc>
          <w:tcPr>
            <w:tcW w:w="709" w:type="dxa"/>
          </w:tcPr>
          <w:p w14:paraId="477C98BA" w14:textId="77777777" w:rsidR="00B65BC7" w:rsidRDefault="00B65BC7" w:rsidP="00EA2CED">
            <w:pPr>
              <w:ind w:firstLine="0"/>
            </w:pPr>
            <w:r>
              <w:t>1.40</w:t>
            </w:r>
          </w:p>
        </w:tc>
      </w:tr>
      <w:tr w:rsidR="00B65BC7" w14:paraId="114D34EA" w14:textId="77777777" w:rsidTr="002973C7">
        <w:trPr>
          <w:trHeight w:val="490"/>
        </w:trPr>
        <w:tc>
          <w:tcPr>
            <w:tcW w:w="284" w:type="dxa"/>
            <w:vMerge/>
            <w:tcBorders>
              <w:top w:val="single" w:sz="12" w:space="0" w:color="auto"/>
              <w:bottom w:val="single" w:sz="12" w:space="0" w:color="auto"/>
            </w:tcBorders>
          </w:tcPr>
          <w:p w14:paraId="072474F2" w14:textId="77777777" w:rsidR="00B65BC7" w:rsidRPr="00EA2CED" w:rsidRDefault="00B65BC7" w:rsidP="00EA2CED">
            <w:pPr>
              <w:ind w:firstLine="0"/>
              <w:rPr>
                <w:b/>
                <w:bCs/>
              </w:rPr>
            </w:pPr>
          </w:p>
        </w:tc>
        <w:tc>
          <w:tcPr>
            <w:tcW w:w="2268" w:type="dxa"/>
          </w:tcPr>
          <w:p w14:paraId="1CA70F67" w14:textId="77777777" w:rsidR="00B65BC7" w:rsidRPr="00EA2CED" w:rsidRDefault="00B65BC7" w:rsidP="00EA2CED">
            <w:pPr>
              <w:ind w:firstLine="0"/>
              <w:rPr>
                <w:b/>
                <w:bCs/>
              </w:rPr>
            </w:pPr>
            <w:r w:rsidRPr="00EA2CED">
              <w:rPr>
                <w:b/>
                <w:bCs/>
              </w:rPr>
              <w:t>Reaction time</w:t>
            </w:r>
          </w:p>
        </w:tc>
        <w:tc>
          <w:tcPr>
            <w:tcW w:w="1701" w:type="dxa"/>
          </w:tcPr>
          <w:p w14:paraId="5006B1B1" w14:textId="77777777" w:rsidR="00B65BC7" w:rsidRDefault="00B65BC7" w:rsidP="00EA2CED">
            <w:pPr>
              <w:ind w:firstLine="0"/>
            </w:pPr>
            <w:r>
              <w:t>164.46 (26.10)</w:t>
            </w:r>
          </w:p>
        </w:tc>
        <w:tc>
          <w:tcPr>
            <w:tcW w:w="1701" w:type="dxa"/>
          </w:tcPr>
          <w:p w14:paraId="2BDBB3E3" w14:textId="77777777" w:rsidR="00B65BC7" w:rsidRDefault="00B65BC7" w:rsidP="00EA2CED">
            <w:pPr>
              <w:ind w:firstLine="0"/>
            </w:pPr>
            <w:r>
              <w:t>175.93 (15.40)</w:t>
            </w:r>
          </w:p>
        </w:tc>
        <w:tc>
          <w:tcPr>
            <w:tcW w:w="709" w:type="dxa"/>
          </w:tcPr>
          <w:p w14:paraId="2690C41D" w14:textId="77777777" w:rsidR="00B65BC7" w:rsidRDefault="00B65BC7" w:rsidP="00EA2CED">
            <w:pPr>
              <w:ind w:firstLine="0"/>
            </w:pPr>
            <w:r>
              <w:t>2.22</w:t>
            </w:r>
          </w:p>
        </w:tc>
        <w:tc>
          <w:tcPr>
            <w:tcW w:w="992" w:type="dxa"/>
          </w:tcPr>
          <w:p w14:paraId="1AC04C4D" w14:textId="77777777" w:rsidR="00B65BC7" w:rsidRDefault="00B65BC7" w:rsidP="00EA2CED">
            <w:pPr>
              <w:ind w:firstLine="0"/>
            </w:pPr>
            <w:r>
              <w:t>0.067</w:t>
            </w:r>
          </w:p>
        </w:tc>
        <w:tc>
          <w:tcPr>
            <w:tcW w:w="1701" w:type="dxa"/>
          </w:tcPr>
          <w:p w14:paraId="5E3BEF8D" w14:textId="77777777" w:rsidR="00B65BC7" w:rsidRDefault="00B65BC7" w:rsidP="00EA2CED">
            <w:pPr>
              <w:ind w:firstLine="0"/>
            </w:pPr>
            <w:r>
              <w:t>-24.08, 1.12</w:t>
            </w:r>
          </w:p>
        </w:tc>
        <w:tc>
          <w:tcPr>
            <w:tcW w:w="709" w:type="dxa"/>
          </w:tcPr>
          <w:p w14:paraId="3C61DC4C" w14:textId="77777777" w:rsidR="00B65BC7" w:rsidRDefault="00B65BC7" w:rsidP="00EA2CED">
            <w:pPr>
              <w:ind w:firstLine="0"/>
            </w:pPr>
            <w:r>
              <w:t>0.84</w:t>
            </w:r>
          </w:p>
        </w:tc>
      </w:tr>
      <w:tr w:rsidR="00B65BC7" w14:paraId="2B49790C" w14:textId="77777777" w:rsidTr="002973C7">
        <w:trPr>
          <w:trHeight w:val="490"/>
        </w:trPr>
        <w:tc>
          <w:tcPr>
            <w:tcW w:w="284" w:type="dxa"/>
            <w:vMerge/>
            <w:tcBorders>
              <w:top w:val="single" w:sz="12" w:space="0" w:color="auto"/>
              <w:bottom w:val="single" w:sz="12" w:space="0" w:color="auto"/>
            </w:tcBorders>
          </w:tcPr>
          <w:p w14:paraId="59F3BEA9" w14:textId="77777777" w:rsidR="00B65BC7" w:rsidRPr="00EA2CED" w:rsidRDefault="00B65BC7" w:rsidP="00EA2CED">
            <w:pPr>
              <w:ind w:firstLine="0"/>
              <w:rPr>
                <w:b/>
                <w:bCs/>
              </w:rPr>
            </w:pPr>
          </w:p>
        </w:tc>
        <w:tc>
          <w:tcPr>
            <w:tcW w:w="2268" w:type="dxa"/>
          </w:tcPr>
          <w:p w14:paraId="76E6486F" w14:textId="4C8C1B69" w:rsidR="00B65BC7" w:rsidRPr="00EA2CED" w:rsidRDefault="00B65BC7" w:rsidP="00EA2CED">
            <w:pPr>
              <w:ind w:firstLine="0"/>
              <w:rPr>
                <w:b/>
                <w:bCs/>
              </w:rPr>
            </w:pPr>
            <w:r w:rsidRPr="00EA2CED">
              <w:rPr>
                <w:b/>
                <w:bCs/>
              </w:rPr>
              <w:t xml:space="preserve">Movement </w:t>
            </w:r>
            <w:r w:rsidR="003538C4">
              <w:rPr>
                <w:b/>
                <w:bCs/>
              </w:rPr>
              <w:t>duration</w:t>
            </w:r>
          </w:p>
        </w:tc>
        <w:tc>
          <w:tcPr>
            <w:tcW w:w="1701" w:type="dxa"/>
          </w:tcPr>
          <w:p w14:paraId="7B75D1DE" w14:textId="77777777" w:rsidR="00B65BC7" w:rsidRDefault="00B65BC7" w:rsidP="00EA2CED">
            <w:pPr>
              <w:ind w:firstLine="0"/>
            </w:pPr>
            <w:r>
              <w:t>391.95 (32.91)</w:t>
            </w:r>
          </w:p>
        </w:tc>
        <w:tc>
          <w:tcPr>
            <w:tcW w:w="1701" w:type="dxa"/>
          </w:tcPr>
          <w:p w14:paraId="7201221D" w14:textId="77777777" w:rsidR="00B65BC7" w:rsidRDefault="00B65BC7" w:rsidP="00EA2CED">
            <w:pPr>
              <w:ind w:firstLine="0"/>
            </w:pPr>
            <w:r>
              <w:t>403.35 (25.40)</w:t>
            </w:r>
          </w:p>
        </w:tc>
        <w:tc>
          <w:tcPr>
            <w:tcW w:w="709" w:type="dxa"/>
          </w:tcPr>
          <w:p w14:paraId="3086A51A" w14:textId="77777777" w:rsidR="00B65BC7" w:rsidRDefault="00B65BC7" w:rsidP="00EA2CED">
            <w:pPr>
              <w:ind w:firstLine="0"/>
            </w:pPr>
            <w:r>
              <w:t>2.41</w:t>
            </w:r>
          </w:p>
        </w:tc>
        <w:tc>
          <w:tcPr>
            <w:tcW w:w="992" w:type="dxa"/>
          </w:tcPr>
          <w:p w14:paraId="3878A5F2" w14:textId="77777777" w:rsidR="00B65BC7" w:rsidRDefault="00B65BC7" w:rsidP="00EA2CED">
            <w:pPr>
              <w:ind w:firstLine="0"/>
            </w:pPr>
            <w:r>
              <w:t>0.051</w:t>
            </w:r>
          </w:p>
        </w:tc>
        <w:tc>
          <w:tcPr>
            <w:tcW w:w="1701" w:type="dxa"/>
          </w:tcPr>
          <w:p w14:paraId="0783040B" w14:textId="77777777" w:rsidR="00B65BC7" w:rsidRDefault="00B65BC7" w:rsidP="00EA2CED">
            <w:pPr>
              <w:ind w:firstLine="0"/>
            </w:pPr>
            <w:r>
              <w:t>-22.92, 0.13</w:t>
            </w:r>
          </w:p>
        </w:tc>
        <w:tc>
          <w:tcPr>
            <w:tcW w:w="709" w:type="dxa"/>
          </w:tcPr>
          <w:p w14:paraId="483EC647" w14:textId="77777777" w:rsidR="00B65BC7" w:rsidRDefault="00B65BC7" w:rsidP="00EA2CED">
            <w:pPr>
              <w:ind w:firstLine="0"/>
            </w:pPr>
            <w:r>
              <w:t>0.91</w:t>
            </w:r>
          </w:p>
        </w:tc>
      </w:tr>
      <w:tr w:rsidR="00B65BC7" w14:paraId="67060BE0" w14:textId="77777777" w:rsidTr="002973C7">
        <w:trPr>
          <w:trHeight w:val="490"/>
        </w:trPr>
        <w:tc>
          <w:tcPr>
            <w:tcW w:w="284" w:type="dxa"/>
            <w:vMerge/>
            <w:tcBorders>
              <w:top w:val="single" w:sz="12" w:space="0" w:color="auto"/>
              <w:bottom w:val="single" w:sz="12" w:space="0" w:color="auto"/>
            </w:tcBorders>
          </w:tcPr>
          <w:p w14:paraId="3CB58060" w14:textId="77777777" w:rsidR="00B65BC7" w:rsidRPr="00EA2CED" w:rsidRDefault="00B65BC7" w:rsidP="00EA2CED">
            <w:pPr>
              <w:ind w:firstLine="0"/>
              <w:rPr>
                <w:b/>
                <w:bCs/>
              </w:rPr>
            </w:pPr>
          </w:p>
        </w:tc>
        <w:tc>
          <w:tcPr>
            <w:tcW w:w="2268" w:type="dxa"/>
            <w:tcBorders>
              <w:bottom w:val="single" w:sz="12" w:space="0" w:color="auto"/>
            </w:tcBorders>
          </w:tcPr>
          <w:p w14:paraId="1A0AB380" w14:textId="77777777" w:rsidR="00B65BC7" w:rsidRPr="00EA2CED" w:rsidRDefault="00B65BC7" w:rsidP="00EA2CED">
            <w:pPr>
              <w:ind w:firstLine="0"/>
              <w:rPr>
                <w:b/>
                <w:bCs/>
              </w:rPr>
            </w:pPr>
            <w:r w:rsidRPr="00EA2CED">
              <w:rPr>
                <w:b/>
                <w:bCs/>
              </w:rPr>
              <w:t>COM</w:t>
            </w:r>
          </w:p>
        </w:tc>
        <w:tc>
          <w:tcPr>
            <w:tcW w:w="1701" w:type="dxa"/>
            <w:tcBorders>
              <w:bottom w:val="single" w:sz="12" w:space="0" w:color="auto"/>
            </w:tcBorders>
          </w:tcPr>
          <w:p w14:paraId="2794FA10" w14:textId="77777777" w:rsidR="00B65BC7" w:rsidRDefault="00B65BC7" w:rsidP="00EA2CED">
            <w:pPr>
              <w:ind w:firstLine="0"/>
            </w:pPr>
            <w:r>
              <w:t>0.20 (0.13)</w:t>
            </w:r>
          </w:p>
        </w:tc>
        <w:tc>
          <w:tcPr>
            <w:tcW w:w="1701" w:type="dxa"/>
            <w:tcBorders>
              <w:bottom w:val="single" w:sz="12" w:space="0" w:color="auto"/>
            </w:tcBorders>
          </w:tcPr>
          <w:p w14:paraId="1949F302" w14:textId="77777777" w:rsidR="00B65BC7" w:rsidRDefault="00B65BC7" w:rsidP="00EA2CED">
            <w:pPr>
              <w:ind w:firstLine="0"/>
            </w:pPr>
            <w:r>
              <w:t>0.20 (0.15)</w:t>
            </w:r>
          </w:p>
        </w:tc>
        <w:tc>
          <w:tcPr>
            <w:tcW w:w="709" w:type="dxa"/>
            <w:tcBorders>
              <w:bottom w:val="single" w:sz="12" w:space="0" w:color="auto"/>
            </w:tcBorders>
          </w:tcPr>
          <w:p w14:paraId="44FC5A3C" w14:textId="77777777" w:rsidR="00B65BC7" w:rsidRDefault="00B65BC7" w:rsidP="00EA2CED">
            <w:pPr>
              <w:ind w:firstLine="0"/>
            </w:pPr>
            <w:r>
              <w:t>0.05</w:t>
            </w:r>
          </w:p>
        </w:tc>
        <w:tc>
          <w:tcPr>
            <w:tcW w:w="992" w:type="dxa"/>
            <w:tcBorders>
              <w:bottom w:val="single" w:sz="12" w:space="0" w:color="auto"/>
            </w:tcBorders>
          </w:tcPr>
          <w:p w14:paraId="201E86B7" w14:textId="77777777" w:rsidR="00B65BC7" w:rsidRDefault="00B65BC7" w:rsidP="00EA2CED">
            <w:pPr>
              <w:ind w:firstLine="0"/>
            </w:pPr>
            <w:r>
              <w:t>0.959</w:t>
            </w:r>
          </w:p>
        </w:tc>
        <w:tc>
          <w:tcPr>
            <w:tcW w:w="1701" w:type="dxa"/>
            <w:tcBorders>
              <w:bottom w:val="single" w:sz="12" w:space="0" w:color="auto"/>
            </w:tcBorders>
          </w:tcPr>
          <w:p w14:paraId="4E22E8EE" w14:textId="77777777" w:rsidR="00B65BC7" w:rsidRDefault="00B65BC7" w:rsidP="00EA2CED">
            <w:pPr>
              <w:ind w:firstLine="0"/>
            </w:pPr>
            <w:r>
              <w:t>-0.10, 0.10</w:t>
            </w:r>
          </w:p>
        </w:tc>
        <w:tc>
          <w:tcPr>
            <w:tcW w:w="709" w:type="dxa"/>
            <w:tcBorders>
              <w:bottom w:val="single" w:sz="12" w:space="0" w:color="auto"/>
            </w:tcBorders>
          </w:tcPr>
          <w:p w14:paraId="2C4ED31F" w14:textId="77777777" w:rsidR="00B65BC7" w:rsidRDefault="00B65BC7" w:rsidP="00EA2CED">
            <w:pPr>
              <w:ind w:firstLine="0"/>
            </w:pPr>
            <w:r>
              <w:t>0.02</w:t>
            </w:r>
          </w:p>
        </w:tc>
      </w:tr>
      <w:tr w:rsidR="005A7125" w14:paraId="2FC93DC2" w14:textId="77777777" w:rsidTr="002973C7">
        <w:trPr>
          <w:trHeight w:val="490"/>
        </w:trPr>
        <w:tc>
          <w:tcPr>
            <w:tcW w:w="10065" w:type="dxa"/>
            <w:gridSpan w:val="8"/>
            <w:tcBorders>
              <w:top w:val="single" w:sz="12" w:space="0" w:color="auto"/>
            </w:tcBorders>
          </w:tcPr>
          <w:p w14:paraId="1AD67167" w14:textId="11839E4D" w:rsidR="00F45D87" w:rsidRDefault="004A776C" w:rsidP="002973C7">
            <w:pPr>
              <w:spacing w:line="240" w:lineRule="auto"/>
              <w:ind w:firstLine="0"/>
            </w:pPr>
            <w:r w:rsidRPr="002973C7">
              <w:rPr>
                <w:i/>
                <w:iCs/>
                <w:sz w:val="22"/>
                <w:szCs w:val="22"/>
              </w:rPr>
              <w:t xml:space="preserve">Note. </w:t>
            </w:r>
            <w:r w:rsidR="00DE67F7" w:rsidRPr="002973C7">
              <w:rPr>
                <w:sz w:val="22"/>
                <w:szCs w:val="22"/>
              </w:rPr>
              <w:t>t</w:t>
            </w:r>
            <w:r w:rsidR="001C7715">
              <w:rPr>
                <w:sz w:val="22"/>
                <w:szCs w:val="22"/>
              </w:rPr>
              <w:t>(df)</w:t>
            </w:r>
            <w:r w:rsidR="00DE67F7" w:rsidRPr="002973C7">
              <w:rPr>
                <w:sz w:val="22"/>
                <w:szCs w:val="22"/>
              </w:rPr>
              <w:t xml:space="preserve"> = </w:t>
            </w:r>
            <w:r w:rsidR="00642AA7" w:rsidRPr="00EA2CED">
              <w:rPr>
                <w:sz w:val="22"/>
                <w:szCs w:val="22"/>
              </w:rPr>
              <w:t>t-test score</w:t>
            </w:r>
            <w:r w:rsidR="00614B8F">
              <w:rPr>
                <w:sz w:val="22"/>
                <w:szCs w:val="22"/>
              </w:rPr>
              <w:t xml:space="preserve">. </w:t>
            </w:r>
            <w:r w:rsidR="00DE67F7" w:rsidRPr="002973C7">
              <w:rPr>
                <w:sz w:val="22"/>
                <w:szCs w:val="22"/>
              </w:rPr>
              <w:t xml:space="preserve">degrees of freedom are in parenthesis; p = </w:t>
            </w:r>
            <w:r w:rsidR="00E80D8B">
              <w:rPr>
                <w:sz w:val="22"/>
                <w:szCs w:val="22"/>
              </w:rPr>
              <w:t xml:space="preserve">Tree-BH corrected p-value for multiple comparisons; </w:t>
            </w:r>
            <w:r w:rsidR="00DE67F7" w:rsidRPr="002973C7">
              <w:rPr>
                <w:sz w:val="22"/>
                <w:szCs w:val="22"/>
              </w:rPr>
              <w:t>CI = 95% confidence interval</w:t>
            </w:r>
            <w:r w:rsidR="001C7715">
              <w:rPr>
                <w:sz w:val="22"/>
                <w:szCs w:val="22"/>
              </w:rPr>
              <w:t>s</w:t>
            </w:r>
            <w:r w:rsidR="00F45D87" w:rsidRPr="002973C7">
              <w:rPr>
                <w:sz w:val="22"/>
                <w:szCs w:val="22"/>
              </w:rPr>
              <w:t>; d = Cohen's d.</w:t>
            </w:r>
            <w:r w:rsidR="00F06B6B" w:rsidRPr="002973C7">
              <w:rPr>
                <w:i/>
                <w:iCs/>
                <w:sz w:val="22"/>
                <w:szCs w:val="22"/>
              </w:rPr>
              <w:t xml:space="preserve"> </w:t>
            </w:r>
          </w:p>
        </w:tc>
      </w:tr>
    </w:tbl>
    <w:p w14:paraId="752F3A22" w14:textId="6853BF0B" w:rsidR="005D59F2" w:rsidRDefault="005D59F2" w:rsidP="005D59F2">
      <w:pPr>
        <w:pStyle w:val="NoSpacing"/>
        <w:keepNext/>
        <w:bidi w:val="0"/>
      </w:pPr>
      <w:r w:rsidRPr="005D59F2">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69D4AEBA" w:rsidR="00861172" w:rsidRDefault="00F3771A" w:rsidP="008351C5">
      <w:pPr>
        <w:pStyle w:val="Caption"/>
        <w:jc w:val="left"/>
      </w:pPr>
      <w:bookmarkStart w:id="44" w:name="_Ref113877436"/>
      <w:r>
        <w:t xml:space="preserve">Figure </w:t>
      </w:r>
      <w:fldSimple w:instr=" SEQ Figure \* ARABIC ">
        <w:r w:rsidR="0095479C">
          <w:rPr>
            <w:noProof/>
          </w:rPr>
          <w:t>5</w:t>
        </w:r>
      </w:fldSimple>
      <w:bookmarkEnd w:id="44"/>
      <w:r>
        <w:t>.</w:t>
      </w:r>
      <w:r w:rsidRPr="00F3771A">
        <w:rPr>
          <w:i w:val="0"/>
          <w:iCs w:val="0"/>
          <w:color w:val="auto"/>
          <w:sz w:val="24"/>
          <w:szCs w:val="24"/>
        </w:rPr>
        <w:t xml:space="preserve"> </w:t>
      </w:r>
      <w:r w:rsidRPr="00F3771A">
        <w:t xml:space="preserve">Results of Experiment </w:t>
      </w:r>
      <w:r>
        <w:t>3</w:t>
      </w:r>
      <w:r w:rsidRPr="00F3771A">
        <w:t xml:space="preserve">. </w:t>
      </w:r>
      <w:r w:rsidR="00246539">
        <w:t xml:space="preserve">(a) Reaching trajectories in trials where a correct answer was given by choosing the left and right targets, averaged across all participants. Shaded areas are the </w:t>
      </w:r>
      <w:r w:rsidR="00D17299">
        <w:t>SE</w:t>
      </w:r>
      <w:r w:rsidR="00246539">
        <w:t xml:space="preserve">. </w:t>
      </w:r>
      <w:r w:rsidR="00246539" w:rsidRPr="00F3771A">
        <w:t>(b</w:t>
      </w:r>
      <w:r w:rsidR="00246539">
        <w:t xml:space="preserve">) Response time in the first block of the first and second days. (b-f) Dots are single participant averages while the </w:t>
      </w:r>
      <w:r w:rsidR="00ED7D7C">
        <w:t>colored</w:t>
      </w:r>
      <w:r w:rsidR="00246539">
        <w:t xml:space="preserve"> horizontal lines are the average of all participants. Black error bars symbol the </w:t>
      </w:r>
      <w:r w:rsidR="00205DCC">
        <w:t>SE</w:t>
      </w:r>
      <w:r w:rsidR="00246539">
        <w:t>. Full/dashed grey lines represent a numerical incline/decline (respectively) between the congruent and incongruent conditions</w:t>
      </w:r>
      <w:r w:rsidRPr="00F3771A">
        <w:t xml:space="preserve"> .</w:t>
      </w:r>
    </w:p>
    <w:p w14:paraId="606097A7" w14:textId="001D673D" w:rsidR="00D826D9" w:rsidRDefault="00D826D9" w:rsidP="006238E0">
      <w:pPr>
        <w:pStyle w:val="Heading3"/>
      </w:pPr>
      <w:bookmarkStart w:id="45" w:name="_Toc114469901"/>
      <w:r>
        <w:t>Discussion</w:t>
      </w:r>
      <w:bookmarkEnd w:id="45"/>
    </w:p>
    <w:p w14:paraId="04CA93E9" w14:textId="6C888424" w:rsidR="000E0EDB" w:rsidRDefault="00BA3CA8" w:rsidP="00B25647">
      <w:pPr>
        <w:ind w:firstLine="0"/>
      </w:pPr>
      <w:r>
        <w:t xml:space="preserve">Experiment 3 incorporated </w:t>
      </w:r>
      <w:r w:rsidR="00336EE6">
        <w:t xml:space="preserve">a prolonged practice session in order to decrease the </w:t>
      </w:r>
      <w:r w:rsidR="007109DD">
        <w:t>number</w:t>
      </w:r>
      <w:r w:rsidR="00336EE6">
        <w:t xml:space="preserve"> of excluded trials and improve the probability of detecting the unconscious effects. </w:t>
      </w:r>
      <w:r w:rsidR="006B6AC7">
        <w:t xml:space="preserve">Notably, </w:t>
      </w:r>
      <w:r w:rsidR="00E85366">
        <w:t xml:space="preserve">none of the comparisons </w:t>
      </w:r>
      <w:r w:rsidR="005D7C3E">
        <w:t>pass</w:t>
      </w:r>
      <w:r w:rsidR="00E85366">
        <w:t>ed</w:t>
      </w:r>
      <w:r w:rsidR="005D7C3E">
        <w:t xml:space="preserve"> the multiple comparisons correction</w:t>
      </w:r>
      <w:r w:rsidR="006B6AC7">
        <w:t>. However</w:t>
      </w:r>
      <w:r w:rsidR="00E432CC">
        <w:t>,</w:t>
      </w:r>
      <w:r w:rsidR="006B6AC7">
        <w:t xml:space="preserve"> </w:t>
      </w:r>
      <w:r w:rsidR="005D7C3E">
        <w:t xml:space="preserve">interesting trends </w:t>
      </w:r>
      <w:r w:rsidR="006B6AC7">
        <w:t>did imply</w:t>
      </w:r>
      <w:r w:rsidR="005D7C3E">
        <w:t xml:space="preserve"> a congruency effect</w:t>
      </w:r>
      <w:r w:rsidR="007A4A6D">
        <w:t xml:space="preserve"> </w:t>
      </w:r>
      <w:r w:rsidR="00385459">
        <w:t xml:space="preserve">which </w:t>
      </w:r>
      <w:r w:rsidR="009C3286">
        <w:t xml:space="preserve">manifested </w:t>
      </w:r>
      <w:r w:rsidR="00385459">
        <w:t xml:space="preserve">as a </w:t>
      </w:r>
      <w:r w:rsidR="00E40999">
        <w:t xml:space="preserve">bias </w:t>
      </w:r>
      <w:r w:rsidR="00B16D05">
        <w:t xml:space="preserve">in the trajectories </w:t>
      </w:r>
      <w:r w:rsidR="00E40999">
        <w:t xml:space="preserve">towards the incorrect answer in the incongruent trials. This bias </w:t>
      </w:r>
      <w:r w:rsidR="001B2C33">
        <w:t>was expressed in</w:t>
      </w:r>
      <w:r w:rsidR="007B1390">
        <w:t xml:space="preserve"> a </w:t>
      </w:r>
      <w:r w:rsidR="00497BB2">
        <w:t xml:space="preserve">decreasing trend </w:t>
      </w:r>
      <w:r w:rsidR="00E40999">
        <w:t>in the reach area for 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Area Under 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0E9193A7" w:rsidR="00FC3846" w:rsidRDefault="00865203" w:rsidP="00212789">
      <w:r>
        <w:lastRenderedPageBreak/>
        <w:t>Surprisingly</w:t>
      </w:r>
      <w:r w:rsidR="00D826D9">
        <w:t xml:space="preserve">, </w:t>
      </w:r>
      <w:r w:rsidR="00F8123B">
        <w:t xml:space="preserve">the </w:t>
      </w:r>
      <w:r w:rsidR="0058739A">
        <w:t xml:space="preserve">additional practice day in </w:t>
      </w:r>
      <w:r w:rsidR="002F313C" w:rsidRPr="002F313C">
        <w:t>Experiment 3</w:t>
      </w:r>
      <w:r w:rsidR="0058739A">
        <w:t xml:space="preserve"> </w:t>
      </w:r>
      <w:r w:rsidR="00E47313">
        <w:t>D</w:t>
      </w:r>
      <w:r w:rsidR="0058739A">
        <w:t>id not</w:t>
      </w:r>
      <w:r w:rsidR="004917DF">
        <w:t xml:space="preserve"> significantly</w:t>
      </w:r>
      <w:r w:rsidR="0058739A">
        <w:t xml:space="preserve"> reduce the participants' response time or proportion of </w:t>
      </w:r>
      <w:commentRangeStart w:id="46"/>
      <w:r w:rsidR="0058739A">
        <w:t>excluded trials</w:t>
      </w:r>
      <w:commentRangeEnd w:id="46"/>
      <w:r w:rsidR="00EB2FF8">
        <w:rPr>
          <w:rStyle w:val="CommentReference"/>
        </w:rPr>
        <w:commentReference w:id="46"/>
      </w:r>
      <w:r w:rsidR="0058739A">
        <w:t xml:space="preserve">, and was therefore </w:t>
      </w:r>
      <w:r w:rsidR="00B45E24">
        <w:t>forgone</w:t>
      </w:r>
      <w:r w:rsidR="0058739A">
        <w:t xml:space="preserve"> in the next experiment.</w:t>
      </w:r>
      <w:r w:rsidR="00D826D9" w:rsidRPr="00A329D6">
        <w:t xml:space="preserve"> </w:t>
      </w:r>
    </w:p>
    <w:p w14:paraId="1176DED7" w14:textId="01DA232C" w:rsidR="00ED60E1" w:rsidRDefault="00CE37CA" w:rsidP="006238E0">
      <w:pPr>
        <w:pStyle w:val="Heading2"/>
      </w:pPr>
      <w:bookmarkStart w:id="47" w:name="_Toc114469902"/>
      <w:r>
        <w:t>Experiment 4</w:t>
      </w:r>
      <w:bookmarkEnd w:id="47"/>
    </w:p>
    <w:p w14:paraId="3D3FAF54" w14:textId="310309BC" w:rsidR="00D826D9" w:rsidRDefault="00A8788A" w:rsidP="00717FF1">
      <w:pPr>
        <w:ind w:firstLine="0"/>
      </w:pPr>
      <w:r>
        <w:t>Experiment 4</w:t>
      </w:r>
      <w:r w:rsidR="00FC3846">
        <w:t xml:space="preserve"> was preregistered</w:t>
      </w:r>
      <w:r w:rsidR="00EB44AC">
        <w:t xml:space="preserve"> (</w:t>
      </w:r>
      <w:ins w:id="48" w:author="Chen Heller" w:date="2022-09-19T08:41:00Z">
        <w:r w:rsidR="00E53F62">
          <w:fldChar w:fldCharType="begin"/>
        </w:r>
        <w:r w:rsidR="00E53F62">
          <w:instrText xml:space="preserve"> HYPERLINK "https://osf.io/8dsvp" </w:instrText>
        </w:r>
        <w:r w:rsidR="00E53F62">
          <w:fldChar w:fldCharType="separate"/>
        </w:r>
        <w:r w:rsidR="00E53F62" w:rsidRPr="00E53F62">
          <w:rPr>
            <w:rStyle w:val="Hyperlink"/>
          </w:rPr>
          <w:t>https://osf.io/8dsvp</w:t>
        </w:r>
        <w:r w:rsidR="00E53F62">
          <w:fldChar w:fldCharType="end"/>
        </w:r>
      </w:ins>
      <w:r w:rsidR="00EB44AC">
        <w:t>),</w:t>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r w:rsidR="00B85208">
        <w:t>Experiment</w:t>
      </w:r>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4F35F08C" w14:textId="1E5D7171" w:rsidR="00D826D9" w:rsidRDefault="00D826D9" w:rsidP="006238E0">
      <w:pPr>
        <w:pStyle w:val="Heading3"/>
      </w:pPr>
      <w:bookmarkStart w:id="49" w:name="_Toc114469903"/>
      <w:r>
        <w:t>Methods</w:t>
      </w:r>
      <w:bookmarkEnd w:id="49"/>
    </w:p>
    <w:p w14:paraId="635A0C30" w14:textId="77777777" w:rsidR="00D826D9" w:rsidRDefault="00D826D9" w:rsidP="006238E0">
      <w:pPr>
        <w:pStyle w:val="Heading4"/>
      </w:pPr>
      <w:bookmarkStart w:id="50" w:name="_Toc114469904"/>
      <w:r>
        <w:t>Participants</w:t>
      </w:r>
      <w:bookmarkEnd w:id="50"/>
    </w:p>
    <w:p w14:paraId="10928BC5" w14:textId="67A44E6E" w:rsidR="00D826D9" w:rsidRDefault="004543AF" w:rsidP="005E6629">
      <w:pPr>
        <w:ind w:firstLine="0"/>
      </w:pPr>
      <w:r>
        <w:t>The recruitment procedure and criteri</w:t>
      </w:r>
      <w:r w:rsidR="00E432DA">
        <w:t>a</w:t>
      </w:r>
      <w:r>
        <w:t xml:space="preserve"> were identical to those of </w:t>
      </w:r>
      <w:r w:rsidR="00035FA8">
        <w:t>Experiment 1</w:t>
      </w:r>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w:t>
      </w:r>
      <w:r>
        <w:lastRenderedPageBreak/>
        <w:t xml:space="preserve">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The average effect size was 0.88 (Cohen's d</w:t>
      </w:r>
      <w:r w:rsidR="00D826D9" w:rsidRPr="005E6629">
        <w:rPr>
          <w:vertAlign w:val="subscript"/>
        </w:rPr>
        <w:t>z</w:t>
      </w:r>
      <w:r w:rsidR="00D826D9" w:rsidRPr="006852A2">
        <w:t xml:space="preserve">). </w:t>
      </w:r>
      <w:r w:rsidR="00C46CA3">
        <w:t>I</w:t>
      </w:r>
      <w:r w:rsidR="00D826D9" w:rsidRPr="006852A2">
        <w:t xml:space="preserve"> estimated the keyboard task's effect size to be around 30% smaller (</w:t>
      </w:r>
      <w:r w:rsidR="00626236" w:rsidRPr="006852A2">
        <w:t>Cohen's d</w:t>
      </w:r>
      <w:r w:rsidR="00626236" w:rsidRPr="000C068B">
        <w:rPr>
          <w:vertAlign w:val="subscript"/>
        </w:rPr>
        <w:t>z</w:t>
      </w:r>
      <w:r w:rsidR="00D826D9" w:rsidRPr="006852A2">
        <w:t xml:space="preserve"> = 0.61), in line with </w:t>
      </w:r>
      <w:r w:rsidR="00333DEB">
        <w:t>my</w:t>
      </w:r>
      <w:r w:rsidR="00D826D9" w:rsidRPr="006852A2">
        <w:t xml:space="preserve"> 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5FC1E55D" w14:textId="6E2C75F8" w:rsidR="00D826D9" w:rsidRDefault="00D826D9" w:rsidP="006238E0">
      <w:pPr>
        <w:pStyle w:val="Heading3"/>
      </w:pPr>
      <w:bookmarkStart w:id="51" w:name="_Toc114469905"/>
      <w:r>
        <w:t>Stimuli</w:t>
      </w:r>
      <w:r w:rsidR="00521037">
        <w:t xml:space="preserve">, Apparatus and </w:t>
      </w:r>
      <w:r>
        <w:t>Procedure</w:t>
      </w:r>
      <w:bookmarkEnd w:id="51"/>
    </w:p>
    <w:p w14:paraId="2C88FD2C" w14:textId="6E0B0AF1"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experiment three.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4482F18E" w14:textId="77777777" w:rsidR="00D60972" w:rsidRDefault="00D60972">
      <w:pPr>
        <w:spacing w:line="480" w:lineRule="auto"/>
        <w:jc w:val="left"/>
        <w:rPr>
          <w:rFonts w:ascii="Times New Roman" w:eastAsia="SimSun" w:hAnsi="Times New Roman" w:cs="Times New Roman"/>
          <w:b/>
          <w:bCs/>
          <w:kern w:val="24"/>
          <w:lang w:eastAsia="ja-JP" w:bidi="ar-SA"/>
        </w:rPr>
      </w:pPr>
      <w:bookmarkStart w:id="52" w:name="_Toc114469906"/>
      <w:r>
        <w:br w:type="page"/>
      </w:r>
    </w:p>
    <w:p w14:paraId="1E655967" w14:textId="7A41AC7B" w:rsidR="00D826D9" w:rsidRDefault="00D826D9" w:rsidP="006238E0">
      <w:pPr>
        <w:pStyle w:val="Heading3"/>
      </w:pPr>
      <w:r>
        <w:lastRenderedPageBreak/>
        <w:t>Exclusion criteria</w:t>
      </w:r>
      <w:bookmarkEnd w:id="52"/>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53" w:name="_Toc114469907"/>
      <w:r>
        <w:t>Results</w:t>
      </w:r>
      <w:bookmarkEnd w:id="53"/>
    </w:p>
    <w:p w14:paraId="438C6938" w14:textId="0680DC0A"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r w:rsidR="00FD5D3D">
        <w:t>Objective recognition performance for the subjectively invisible stimuli was at chance level,</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 xml:space="preserve">the subjectively invisible stimuli was not consciously </w:t>
      </w:r>
      <w:r w:rsidR="00635792">
        <w:t>p</w:t>
      </w:r>
      <w:r w:rsidR="00E47313">
        <w:t>erceived</w:t>
      </w:r>
      <w:r w:rsidR="008116EA">
        <w:t>.</w:t>
      </w:r>
    </w:p>
    <w:p w14:paraId="592EF16E" w14:textId="7E76D7A6" w:rsidR="00691DE5" w:rsidRDefault="00652B7D" w:rsidP="00C64FDF">
      <w:r>
        <w:t xml:space="preserve">Congruency effect: </w:t>
      </w:r>
      <w:r w:rsidR="00F01249">
        <w:t>A congruency effect was found in both measures, as was evident by the smaller reach area and slower keyboard-RT in the incongruent condition</w:t>
      </w:r>
      <w:r w:rsidR="00EC38FA">
        <w:t xml:space="preserve"> (</w:t>
      </w:r>
      <w:r w:rsidR="00EC38FA">
        <w:fldChar w:fldCharType="begin"/>
      </w:r>
      <w:r w:rsidR="00EC38FA">
        <w:instrText xml:space="preserve"> REF _Ref114068072 \h </w:instrText>
      </w:r>
      <w:r w:rsidR="00EC38FA">
        <w:fldChar w:fldCharType="separate"/>
      </w:r>
      <w:r w:rsidR="003251EA">
        <w:t xml:space="preserve">Table </w:t>
      </w:r>
      <w:r w:rsidR="003251EA">
        <w:rPr>
          <w:noProof/>
        </w:rPr>
        <w:t>4</w:t>
      </w:r>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A bias towards the incorrect answer in incongruent 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3251EA">
        <w:t xml:space="preserve">Figure </w:t>
      </w:r>
      <w:r w:rsidR="003251EA">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and </w:t>
      </w:r>
      <w:r w:rsidR="00285F78">
        <w:t xml:space="preserve">a </w:t>
      </w:r>
      <w:r w:rsidR="00F01249">
        <w:t xml:space="preserve">prolonged movement duration in incongruent trials. </w:t>
      </w:r>
      <w:r w:rsidR="00CB785E">
        <w:t>In contrast</w:t>
      </w:r>
      <w:r w:rsidR="00F01249">
        <w:t xml:space="preserve">, reaction time and the number of changes of </w:t>
      </w:r>
      <w:r w:rsidR="00C0785D">
        <w:t xml:space="preserve">mind </w:t>
      </w:r>
      <w:r w:rsidR="00404743">
        <w:t xml:space="preserve">in the reaching session </w:t>
      </w:r>
      <w:r w:rsidR="00F01249">
        <w:t>did not differ between the conditions.</w:t>
      </w:r>
      <w:r w:rsidR="00594DA5">
        <w:t xml:space="preserve"> </w:t>
      </w:r>
    </w:p>
    <w:p w14:paraId="1C709955" w14:textId="2496E810" w:rsidR="006119BA" w:rsidRDefault="00F01249" w:rsidP="00FE0AE9">
      <w:r>
        <w:t xml:space="preserve">As predicted by </w:t>
      </w:r>
      <w:r w:rsidR="002F313C" w:rsidRPr="002F313C">
        <w:t>Experiment 2</w:t>
      </w:r>
      <w:r w:rsidR="00EB57B5">
        <w:t xml:space="preserve"> </w:t>
      </w:r>
      <w:r w:rsidR="00C0785D">
        <w:t>a</w:t>
      </w:r>
      <w:r w:rsidR="00EB57B5">
        <w:t xml:space="preserve">nd </w:t>
      </w:r>
      <w:r w:rsidR="002F313C" w:rsidRPr="002F313C">
        <w:t>Experiment 3</w:t>
      </w:r>
      <w:r w:rsidR="00133122">
        <w:t>,</w:t>
      </w:r>
      <w:r w:rsidR="00EB57B5">
        <w:t xml:space="preserve"> </w:t>
      </w:r>
      <w:r w:rsidR="00133122">
        <w:t>t</w:t>
      </w:r>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3251EA">
        <w:t xml:space="preserve">Supplementary Table </w:t>
      </w:r>
      <w:r w:rsidR="003251EA">
        <w:rPr>
          <w:noProof/>
        </w:rPr>
        <w:t>2</w:t>
      </w:r>
      <w:r w:rsidR="006A1DF9">
        <w:fldChar w:fldCharType="end"/>
      </w:r>
      <w:r w:rsidR="007C13FD">
        <w:t>)</w:t>
      </w:r>
      <w:r>
        <w:t>.</w:t>
      </w:r>
    </w:p>
    <w:p w14:paraId="4CE0605F" w14:textId="5C75BE7B" w:rsidR="00774E47" w:rsidRDefault="00D60972" w:rsidP="008A0F94">
      <w:pPr>
        <w:spacing w:line="480" w:lineRule="auto"/>
        <w:jc w:val="left"/>
      </w:pPr>
      <w:r>
        <w:br w:type="page"/>
      </w:r>
    </w:p>
    <w:p w14:paraId="53CA5193" w14:textId="3045B6AD" w:rsidR="002436A8" w:rsidRDefault="002436A8" w:rsidP="005436B9">
      <w:pPr>
        <w:pStyle w:val="Caption"/>
      </w:pPr>
      <w:bookmarkStart w:id="54" w:name="_Ref114068072"/>
      <w:r>
        <w:lastRenderedPageBreak/>
        <w:t xml:space="preserve">Table </w:t>
      </w:r>
      <w:fldSimple w:instr=" SEQ Table \* ARABIC ">
        <w:r w:rsidR="003251EA">
          <w:rPr>
            <w:noProof/>
          </w:rPr>
          <w:t>4</w:t>
        </w:r>
      </w:fldSimple>
      <w:bookmarkEnd w:id="54"/>
      <w:r>
        <w:t>. Results of Experiment 4</w:t>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9"/>
        <w:gridCol w:w="1701"/>
        <w:gridCol w:w="1701"/>
        <w:gridCol w:w="708"/>
        <w:gridCol w:w="1134"/>
        <w:gridCol w:w="1701"/>
        <w:gridCol w:w="709"/>
      </w:tblGrid>
      <w:tr w:rsidR="001D2361" w14:paraId="010F9CD6" w14:textId="77777777" w:rsidTr="005436B9">
        <w:trPr>
          <w:trHeight w:val="510"/>
        </w:trPr>
        <w:tc>
          <w:tcPr>
            <w:tcW w:w="284" w:type="dxa"/>
            <w:tcBorders>
              <w:top w:val="single" w:sz="12" w:space="0" w:color="auto"/>
            </w:tcBorders>
          </w:tcPr>
          <w:p w14:paraId="140CFCFF" w14:textId="77777777" w:rsidR="001D2361" w:rsidRDefault="001D2361" w:rsidP="001D2361">
            <w:pPr>
              <w:ind w:firstLine="0"/>
            </w:pPr>
          </w:p>
        </w:tc>
        <w:tc>
          <w:tcPr>
            <w:tcW w:w="2269" w:type="dxa"/>
            <w:tcBorders>
              <w:top w:val="single" w:sz="12" w:space="0" w:color="auto"/>
            </w:tcBorders>
          </w:tcPr>
          <w:p w14:paraId="51526E05" w14:textId="77777777" w:rsidR="001D2361" w:rsidRDefault="001D2361" w:rsidP="001D2361">
            <w:pPr>
              <w:ind w:firstLine="0"/>
            </w:pPr>
          </w:p>
        </w:tc>
        <w:tc>
          <w:tcPr>
            <w:tcW w:w="1701" w:type="dxa"/>
            <w:tcBorders>
              <w:top w:val="single" w:sz="12" w:space="0" w:color="auto"/>
              <w:bottom w:val="single" w:sz="12" w:space="0" w:color="auto"/>
            </w:tcBorders>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
          <w:p w14:paraId="4F025FF5" w14:textId="77777777" w:rsidR="001D2361" w:rsidRDefault="001D2361" w:rsidP="001D2361">
            <w:pPr>
              <w:ind w:firstLine="0"/>
            </w:pPr>
          </w:p>
        </w:tc>
        <w:tc>
          <w:tcPr>
            <w:tcW w:w="709" w:type="dxa"/>
            <w:tcBorders>
              <w:top w:val="single" w:sz="12" w:space="0" w:color="auto"/>
            </w:tcBorders>
          </w:tcPr>
          <w:p w14:paraId="2928108C" w14:textId="77777777" w:rsidR="001D2361" w:rsidRDefault="001D2361" w:rsidP="001D2361">
            <w:pPr>
              <w:ind w:firstLine="0"/>
            </w:pPr>
          </w:p>
        </w:tc>
      </w:tr>
      <w:tr w:rsidR="001D2361" w14:paraId="3A036BAF" w14:textId="77777777" w:rsidTr="005436B9">
        <w:trPr>
          <w:trHeight w:val="254"/>
        </w:trPr>
        <w:tc>
          <w:tcPr>
            <w:tcW w:w="284" w:type="dxa"/>
            <w:tcBorders>
              <w:bottom w:val="single" w:sz="12" w:space="0" w:color="auto"/>
            </w:tcBorders>
          </w:tcPr>
          <w:p w14:paraId="4F006647" w14:textId="77777777" w:rsidR="001D2361" w:rsidRPr="00EA2CED" w:rsidRDefault="001D2361" w:rsidP="001D2361">
            <w:pPr>
              <w:ind w:firstLine="0"/>
              <w:rPr>
                <w:b/>
                <w:bCs/>
              </w:rPr>
            </w:pPr>
          </w:p>
        </w:tc>
        <w:tc>
          <w:tcPr>
            <w:tcW w:w="2269" w:type="dxa"/>
            <w:tcBorders>
              <w:bottom w:val="single" w:sz="12" w:space="0" w:color="auto"/>
            </w:tcBorders>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
          <w:p w14:paraId="0219FCC9" w14:textId="77777777" w:rsidR="001D2361" w:rsidRPr="00EA2CED" w:rsidRDefault="001D2361" w:rsidP="001D2361">
            <w:pPr>
              <w:ind w:firstLine="0"/>
              <w:rPr>
                <w:b/>
                <w:bCs/>
              </w:rPr>
            </w:pPr>
            <w:r>
              <w:rPr>
                <w:b/>
                <w:bCs/>
              </w:rPr>
              <w:t>d</w:t>
            </w:r>
          </w:p>
        </w:tc>
      </w:tr>
      <w:tr w:rsidR="001D2361" w14:paraId="2B67655A" w14:textId="77777777" w:rsidTr="005436B9">
        <w:trPr>
          <w:trHeight w:val="313"/>
        </w:trPr>
        <w:tc>
          <w:tcPr>
            <w:tcW w:w="10207" w:type="dxa"/>
            <w:gridSpan w:val="8"/>
            <w:tcBorders>
              <w:top w:val="single" w:sz="12" w:space="0" w:color="auto"/>
            </w:tcBorders>
          </w:tcPr>
          <w:p w14:paraId="3046E90D" w14:textId="77777777" w:rsidR="001D2361" w:rsidRDefault="001D2361" w:rsidP="001D2361">
            <w:pPr>
              <w:ind w:firstLine="0"/>
            </w:pPr>
            <w:r>
              <w:rPr>
                <w:b/>
                <w:bCs/>
              </w:rPr>
              <w:t>Reaching</w:t>
            </w:r>
          </w:p>
        </w:tc>
      </w:tr>
      <w:tr w:rsidR="001D2361" w14:paraId="169766B4" w14:textId="77777777" w:rsidTr="005436B9">
        <w:trPr>
          <w:trHeight w:val="490"/>
        </w:trPr>
        <w:tc>
          <w:tcPr>
            <w:tcW w:w="284" w:type="dxa"/>
            <w:vMerge w:val="restart"/>
            <w:tcBorders>
              <w:bottom w:val="single" w:sz="12" w:space="0" w:color="auto"/>
            </w:tcBorders>
          </w:tcPr>
          <w:p w14:paraId="38A7E811" w14:textId="77777777" w:rsidR="001D2361" w:rsidRPr="00EA2CED" w:rsidRDefault="001D2361" w:rsidP="001D2361">
            <w:pPr>
              <w:ind w:firstLine="0"/>
              <w:rPr>
                <w:b/>
                <w:bCs/>
              </w:rPr>
            </w:pPr>
          </w:p>
        </w:tc>
        <w:tc>
          <w:tcPr>
            <w:tcW w:w="2269" w:type="dxa"/>
          </w:tcPr>
          <w:p w14:paraId="1C7E9AC3" w14:textId="77777777" w:rsidR="001D2361" w:rsidRPr="00EA2CED" w:rsidRDefault="001D2361" w:rsidP="001D2361">
            <w:pPr>
              <w:ind w:firstLine="0"/>
              <w:rPr>
                <w:b/>
                <w:bCs/>
              </w:rPr>
            </w:pPr>
            <w:r w:rsidRPr="00EA2CED">
              <w:rPr>
                <w:b/>
                <w:bCs/>
              </w:rPr>
              <w:t>Reach area</w:t>
            </w:r>
          </w:p>
        </w:tc>
        <w:tc>
          <w:tcPr>
            <w:tcW w:w="1701" w:type="dxa"/>
          </w:tcPr>
          <w:p w14:paraId="4003E25D" w14:textId="77777777" w:rsidR="001D2361" w:rsidRDefault="001D2361" w:rsidP="001D2361">
            <w:pPr>
              <w:ind w:firstLine="0"/>
            </w:pPr>
            <w:r>
              <w:t>2.09 (0.51)</w:t>
            </w:r>
          </w:p>
        </w:tc>
        <w:tc>
          <w:tcPr>
            <w:tcW w:w="1701" w:type="dxa"/>
          </w:tcPr>
          <w:p w14:paraId="700FD41D" w14:textId="77777777" w:rsidR="001D2361" w:rsidRDefault="001D2361" w:rsidP="001D2361">
            <w:pPr>
              <w:ind w:firstLine="0"/>
            </w:pPr>
            <w:r>
              <w:t>1.74 (0.49)</w:t>
            </w:r>
          </w:p>
        </w:tc>
        <w:tc>
          <w:tcPr>
            <w:tcW w:w="708" w:type="dxa"/>
          </w:tcPr>
          <w:p w14:paraId="2A493D92" w14:textId="77777777" w:rsidR="001D2361" w:rsidRDefault="001D2361" w:rsidP="001D2361">
            <w:pPr>
              <w:ind w:firstLine="0"/>
            </w:pPr>
          </w:p>
        </w:tc>
        <w:tc>
          <w:tcPr>
            <w:tcW w:w="1134" w:type="dxa"/>
          </w:tcPr>
          <w:p w14:paraId="56CBC635" w14:textId="77777777" w:rsidR="001D2361" w:rsidRDefault="001D2361" w:rsidP="001D2361">
            <w:pPr>
              <w:ind w:firstLine="0"/>
            </w:pPr>
            <w:r>
              <w:t>0.001*</w:t>
            </w:r>
          </w:p>
        </w:tc>
        <w:tc>
          <w:tcPr>
            <w:tcW w:w="1701" w:type="dxa"/>
          </w:tcPr>
          <w:p w14:paraId="627FB39F" w14:textId="77777777" w:rsidR="001D2361" w:rsidRDefault="001D2361" w:rsidP="001D2361">
            <w:pPr>
              <w:ind w:firstLine="0"/>
            </w:pPr>
            <w:r>
              <w:t>0.16, 0.52</w:t>
            </w:r>
          </w:p>
        </w:tc>
        <w:tc>
          <w:tcPr>
            <w:tcW w:w="709" w:type="dxa"/>
          </w:tcPr>
          <w:p w14:paraId="581AC8D5" w14:textId="77777777" w:rsidR="001D2361" w:rsidRDefault="001D2361" w:rsidP="001D2361">
            <w:pPr>
              <w:ind w:firstLine="0"/>
            </w:pPr>
            <w:r>
              <w:t>0.69</w:t>
            </w:r>
          </w:p>
        </w:tc>
      </w:tr>
      <w:tr w:rsidR="001D2361" w14:paraId="4B03AE91" w14:textId="77777777" w:rsidTr="005436B9">
        <w:trPr>
          <w:trHeight w:val="490"/>
        </w:trPr>
        <w:tc>
          <w:tcPr>
            <w:tcW w:w="284" w:type="dxa"/>
            <w:vMerge/>
            <w:tcBorders>
              <w:top w:val="single" w:sz="12" w:space="0" w:color="auto"/>
              <w:bottom w:val="single" w:sz="12" w:space="0" w:color="auto"/>
            </w:tcBorders>
          </w:tcPr>
          <w:p w14:paraId="494BBA44" w14:textId="77777777" w:rsidR="001D2361" w:rsidRPr="00EA2CED" w:rsidRDefault="001D2361" w:rsidP="001D2361">
            <w:pPr>
              <w:ind w:firstLine="0"/>
              <w:rPr>
                <w:b/>
                <w:bCs/>
              </w:rPr>
            </w:pPr>
          </w:p>
        </w:tc>
        <w:tc>
          <w:tcPr>
            <w:tcW w:w="2269" w:type="dxa"/>
          </w:tcPr>
          <w:p w14:paraId="7935A95A" w14:textId="77777777" w:rsidR="001D2361" w:rsidRPr="00EA2CED" w:rsidRDefault="001D2361" w:rsidP="001D2361">
            <w:pPr>
              <w:ind w:firstLine="0"/>
              <w:rPr>
                <w:b/>
                <w:bCs/>
              </w:rPr>
            </w:pPr>
            <w:r w:rsidRPr="00EA2CED">
              <w:rPr>
                <w:b/>
                <w:bCs/>
              </w:rPr>
              <w:t>Traveled distance</w:t>
            </w:r>
          </w:p>
        </w:tc>
        <w:tc>
          <w:tcPr>
            <w:tcW w:w="1701" w:type="dxa"/>
          </w:tcPr>
          <w:p w14:paraId="1AAEDC0E" w14:textId="77777777" w:rsidR="001D2361" w:rsidRDefault="001D2361" w:rsidP="001D2361">
            <w:pPr>
              <w:ind w:firstLine="0"/>
            </w:pPr>
            <w:r>
              <w:t>38.20 (1.44)</w:t>
            </w:r>
          </w:p>
        </w:tc>
        <w:tc>
          <w:tcPr>
            <w:tcW w:w="1701" w:type="dxa"/>
          </w:tcPr>
          <w:p w14:paraId="413CD064" w14:textId="77777777" w:rsidR="001D2361" w:rsidRDefault="001D2361" w:rsidP="001D2361">
            <w:pPr>
              <w:ind w:firstLine="0"/>
            </w:pPr>
            <w:r>
              <w:t>39.09 (1.67)</w:t>
            </w:r>
          </w:p>
        </w:tc>
        <w:tc>
          <w:tcPr>
            <w:tcW w:w="708" w:type="dxa"/>
          </w:tcPr>
          <w:p w14:paraId="551354DC" w14:textId="77777777" w:rsidR="001D2361" w:rsidRDefault="001D2361" w:rsidP="001D2361">
            <w:pPr>
              <w:ind w:firstLine="0"/>
            </w:pPr>
          </w:p>
        </w:tc>
        <w:tc>
          <w:tcPr>
            <w:tcW w:w="1134" w:type="dxa"/>
          </w:tcPr>
          <w:p w14:paraId="61AB4F2A" w14:textId="77777777" w:rsidR="001D2361" w:rsidRDefault="001D2361" w:rsidP="001D2361">
            <w:pPr>
              <w:ind w:firstLine="0"/>
            </w:pPr>
            <w:r>
              <w:t>&lt;0.001*</w:t>
            </w:r>
          </w:p>
        </w:tc>
        <w:tc>
          <w:tcPr>
            <w:tcW w:w="1701" w:type="dxa"/>
          </w:tcPr>
          <w:p w14:paraId="0408F6E5" w14:textId="77777777" w:rsidR="001D2361" w:rsidRDefault="001D2361" w:rsidP="001D2361">
            <w:pPr>
              <w:ind w:firstLine="0"/>
            </w:pPr>
            <w:r>
              <w:t>-1.25, -0.56</w:t>
            </w:r>
          </w:p>
        </w:tc>
        <w:tc>
          <w:tcPr>
            <w:tcW w:w="709" w:type="dxa"/>
          </w:tcPr>
          <w:p w14:paraId="66F47399" w14:textId="77777777" w:rsidR="001D2361" w:rsidRDefault="001D2361" w:rsidP="001D2361">
            <w:pPr>
              <w:ind w:firstLine="0"/>
            </w:pPr>
            <w:r>
              <w:t>0.95</w:t>
            </w:r>
          </w:p>
        </w:tc>
      </w:tr>
      <w:tr w:rsidR="001D2361" w14:paraId="5AF17B24" w14:textId="77777777" w:rsidTr="005436B9">
        <w:trPr>
          <w:trHeight w:val="490"/>
        </w:trPr>
        <w:tc>
          <w:tcPr>
            <w:tcW w:w="284" w:type="dxa"/>
            <w:vMerge/>
            <w:tcBorders>
              <w:top w:val="single" w:sz="12" w:space="0" w:color="auto"/>
              <w:bottom w:val="single" w:sz="12" w:space="0" w:color="auto"/>
            </w:tcBorders>
          </w:tcPr>
          <w:p w14:paraId="674CBF6C" w14:textId="77777777" w:rsidR="001D2361" w:rsidRPr="00EA2CED" w:rsidRDefault="001D2361" w:rsidP="001D2361">
            <w:pPr>
              <w:ind w:firstLine="0"/>
              <w:rPr>
                <w:b/>
                <w:bCs/>
              </w:rPr>
            </w:pPr>
          </w:p>
        </w:tc>
        <w:tc>
          <w:tcPr>
            <w:tcW w:w="2269" w:type="dxa"/>
          </w:tcPr>
          <w:p w14:paraId="06588EC5" w14:textId="77777777" w:rsidR="001D2361" w:rsidRPr="00EA2CED" w:rsidRDefault="001D2361" w:rsidP="001D2361">
            <w:pPr>
              <w:ind w:firstLine="0"/>
              <w:rPr>
                <w:b/>
                <w:bCs/>
              </w:rPr>
            </w:pPr>
            <w:r w:rsidRPr="00EA2CED">
              <w:rPr>
                <w:b/>
                <w:bCs/>
              </w:rPr>
              <w:t>Reaction time</w:t>
            </w:r>
          </w:p>
        </w:tc>
        <w:tc>
          <w:tcPr>
            <w:tcW w:w="1701" w:type="dxa"/>
          </w:tcPr>
          <w:p w14:paraId="0E69CAB3" w14:textId="77777777" w:rsidR="001D2361" w:rsidRDefault="001D2361" w:rsidP="001D2361">
            <w:pPr>
              <w:ind w:firstLine="0"/>
            </w:pPr>
            <w:r>
              <w:t>171.29 (22.42)</w:t>
            </w:r>
          </w:p>
        </w:tc>
        <w:tc>
          <w:tcPr>
            <w:tcW w:w="1701" w:type="dxa"/>
          </w:tcPr>
          <w:p w14:paraId="0B91F22C" w14:textId="77777777" w:rsidR="001D2361" w:rsidRDefault="001D2361" w:rsidP="001D2361">
            <w:pPr>
              <w:ind w:firstLine="0"/>
            </w:pPr>
            <w:r>
              <w:t>173.06 (23.95)</w:t>
            </w:r>
          </w:p>
        </w:tc>
        <w:tc>
          <w:tcPr>
            <w:tcW w:w="708" w:type="dxa"/>
          </w:tcPr>
          <w:p w14:paraId="79043DD9" w14:textId="77777777" w:rsidR="001D2361" w:rsidRDefault="001D2361" w:rsidP="001D2361">
            <w:pPr>
              <w:ind w:firstLine="0"/>
            </w:pPr>
            <w:r>
              <w:t>1.01</w:t>
            </w:r>
          </w:p>
        </w:tc>
        <w:tc>
          <w:tcPr>
            <w:tcW w:w="1134" w:type="dxa"/>
          </w:tcPr>
          <w:p w14:paraId="32C5B30E" w14:textId="77777777" w:rsidR="001D2361" w:rsidRDefault="001D2361" w:rsidP="001D2361">
            <w:pPr>
              <w:ind w:firstLine="0"/>
            </w:pPr>
            <w:r>
              <w:t>0.318</w:t>
            </w:r>
          </w:p>
        </w:tc>
        <w:tc>
          <w:tcPr>
            <w:tcW w:w="1701" w:type="dxa"/>
          </w:tcPr>
          <w:p w14:paraId="6572F86D" w14:textId="77777777" w:rsidR="001D2361" w:rsidRDefault="001D2361" w:rsidP="001D2361">
            <w:pPr>
              <w:ind w:firstLine="0"/>
            </w:pPr>
            <w:r>
              <w:t>-5.31, 1.79</w:t>
            </w:r>
          </w:p>
        </w:tc>
        <w:tc>
          <w:tcPr>
            <w:tcW w:w="709" w:type="dxa"/>
          </w:tcPr>
          <w:p w14:paraId="06B14D5C" w14:textId="77777777" w:rsidR="001D2361" w:rsidRDefault="001D2361" w:rsidP="001D2361">
            <w:pPr>
              <w:ind w:firstLine="0"/>
            </w:pPr>
            <w:r>
              <w:t>0.19</w:t>
            </w:r>
          </w:p>
        </w:tc>
      </w:tr>
      <w:tr w:rsidR="001D2361" w14:paraId="7098FF48" w14:textId="77777777" w:rsidTr="005436B9">
        <w:trPr>
          <w:trHeight w:val="490"/>
        </w:trPr>
        <w:tc>
          <w:tcPr>
            <w:tcW w:w="284" w:type="dxa"/>
            <w:vMerge/>
            <w:tcBorders>
              <w:top w:val="single" w:sz="12" w:space="0" w:color="auto"/>
              <w:bottom w:val="single" w:sz="12" w:space="0" w:color="auto"/>
            </w:tcBorders>
          </w:tcPr>
          <w:p w14:paraId="7D0E012C" w14:textId="77777777" w:rsidR="001D2361" w:rsidRPr="00EA2CED" w:rsidRDefault="001D2361" w:rsidP="001D2361">
            <w:pPr>
              <w:ind w:firstLine="0"/>
              <w:rPr>
                <w:b/>
                <w:bCs/>
              </w:rPr>
            </w:pPr>
          </w:p>
        </w:tc>
        <w:tc>
          <w:tcPr>
            <w:tcW w:w="2269" w:type="dxa"/>
          </w:tcPr>
          <w:p w14:paraId="1D4FE0CF" w14:textId="154D1439" w:rsidR="001D2361" w:rsidRPr="00EA2CED" w:rsidRDefault="001D2361" w:rsidP="001D2361">
            <w:pPr>
              <w:ind w:firstLine="0"/>
              <w:rPr>
                <w:b/>
                <w:bCs/>
              </w:rPr>
            </w:pPr>
            <w:r w:rsidRPr="00EA2CED">
              <w:rPr>
                <w:b/>
                <w:bCs/>
              </w:rPr>
              <w:t xml:space="preserve">Movement </w:t>
            </w:r>
            <w:r w:rsidR="003538C4">
              <w:rPr>
                <w:b/>
                <w:bCs/>
              </w:rPr>
              <w:t>duration</w:t>
            </w:r>
          </w:p>
        </w:tc>
        <w:tc>
          <w:tcPr>
            <w:tcW w:w="1701" w:type="dxa"/>
          </w:tcPr>
          <w:p w14:paraId="1C70275D" w14:textId="77777777" w:rsidR="001D2361" w:rsidRDefault="001D2361" w:rsidP="001D2361">
            <w:pPr>
              <w:ind w:firstLine="0"/>
            </w:pPr>
            <w:r>
              <w:t>415.88 (29.76)</w:t>
            </w:r>
          </w:p>
        </w:tc>
        <w:tc>
          <w:tcPr>
            <w:tcW w:w="1701" w:type="dxa"/>
          </w:tcPr>
          <w:p w14:paraId="15A2DD2D" w14:textId="77777777" w:rsidR="001D2361" w:rsidRDefault="001D2361" w:rsidP="001D2361">
            <w:pPr>
              <w:ind w:firstLine="0"/>
            </w:pPr>
            <w:r>
              <w:t>429 (28.32)</w:t>
            </w:r>
          </w:p>
        </w:tc>
        <w:tc>
          <w:tcPr>
            <w:tcW w:w="708" w:type="dxa"/>
          </w:tcPr>
          <w:p w14:paraId="240BB847" w14:textId="77777777" w:rsidR="001D2361" w:rsidRDefault="001D2361" w:rsidP="001D2361">
            <w:pPr>
              <w:ind w:firstLine="0"/>
            </w:pPr>
            <w:r>
              <w:t>6.40</w:t>
            </w:r>
          </w:p>
        </w:tc>
        <w:tc>
          <w:tcPr>
            <w:tcW w:w="1134" w:type="dxa"/>
          </w:tcPr>
          <w:p w14:paraId="70A946B8" w14:textId="77777777" w:rsidR="001D2361" w:rsidRDefault="001D2361" w:rsidP="001D2361">
            <w:pPr>
              <w:ind w:firstLine="0"/>
            </w:pPr>
            <w:r>
              <w:t>&lt;0.001*</w:t>
            </w:r>
          </w:p>
        </w:tc>
        <w:tc>
          <w:tcPr>
            <w:tcW w:w="1701" w:type="dxa"/>
          </w:tcPr>
          <w:p w14:paraId="290AF343" w14:textId="77777777" w:rsidR="001D2361" w:rsidRDefault="001D2361" w:rsidP="001D2361">
            <w:pPr>
              <w:ind w:firstLine="0"/>
            </w:pPr>
            <w:r>
              <w:t>-17.32, -8.93</w:t>
            </w:r>
          </w:p>
        </w:tc>
        <w:tc>
          <w:tcPr>
            <w:tcW w:w="709" w:type="dxa"/>
          </w:tcPr>
          <w:p w14:paraId="242312E7" w14:textId="77777777" w:rsidR="001D2361" w:rsidRDefault="001D2361" w:rsidP="001D2361">
            <w:pPr>
              <w:ind w:firstLine="0"/>
            </w:pPr>
            <w:r>
              <w:t>1.17</w:t>
            </w:r>
          </w:p>
        </w:tc>
      </w:tr>
      <w:tr w:rsidR="001D2361" w14:paraId="4B08520B" w14:textId="77777777" w:rsidTr="005436B9">
        <w:trPr>
          <w:trHeight w:val="490"/>
        </w:trPr>
        <w:tc>
          <w:tcPr>
            <w:tcW w:w="284" w:type="dxa"/>
            <w:vMerge/>
            <w:tcBorders>
              <w:top w:val="single" w:sz="12" w:space="0" w:color="auto"/>
              <w:bottom w:val="single" w:sz="12" w:space="0" w:color="auto"/>
            </w:tcBorders>
          </w:tcPr>
          <w:p w14:paraId="3886656B" w14:textId="77777777" w:rsidR="001D2361" w:rsidRPr="00EA2CED" w:rsidRDefault="001D2361" w:rsidP="001D2361">
            <w:pPr>
              <w:ind w:firstLine="0"/>
              <w:rPr>
                <w:b/>
                <w:bCs/>
              </w:rPr>
            </w:pPr>
          </w:p>
        </w:tc>
        <w:tc>
          <w:tcPr>
            <w:tcW w:w="2269" w:type="dxa"/>
            <w:tcBorders>
              <w:bottom w:val="single" w:sz="12" w:space="0" w:color="auto"/>
            </w:tcBorders>
          </w:tcPr>
          <w:p w14:paraId="16ED81E1" w14:textId="77777777" w:rsidR="001D2361" w:rsidRPr="00EA2CED" w:rsidRDefault="001D2361" w:rsidP="001D2361">
            <w:pPr>
              <w:ind w:firstLine="0"/>
              <w:rPr>
                <w:b/>
                <w:bCs/>
              </w:rPr>
            </w:pPr>
            <w:r w:rsidRPr="00EA2CED">
              <w:rPr>
                <w:b/>
                <w:bCs/>
              </w:rPr>
              <w:t>COM</w:t>
            </w:r>
          </w:p>
        </w:tc>
        <w:tc>
          <w:tcPr>
            <w:tcW w:w="1701" w:type="dxa"/>
            <w:tcBorders>
              <w:bottom w:val="single" w:sz="12" w:space="0" w:color="auto"/>
            </w:tcBorders>
          </w:tcPr>
          <w:p w14:paraId="309C5D92" w14:textId="77777777" w:rsidR="001D2361" w:rsidRDefault="001D2361" w:rsidP="001D2361">
            <w:pPr>
              <w:ind w:firstLine="0"/>
            </w:pPr>
            <w:r>
              <w:t>0.24 (0.12)</w:t>
            </w:r>
          </w:p>
        </w:tc>
        <w:tc>
          <w:tcPr>
            <w:tcW w:w="1701" w:type="dxa"/>
            <w:tcBorders>
              <w:bottom w:val="single" w:sz="12" w:space="0" w:color="auto"/>
            </w:tcBorders>
          </w:tcPr>
          <w:p w14:paraId="79BE72CB" w14:textId="77777777" w:rsidR="001D2361" w:rsidRDefault="001D2361" w:rsidP="001D2361">
            <w:pPr>
              <w:ind w:firstLine="0"/>
            </w:pPr>
            <w:r>
              <w:t>0.22 (0.11)</w:t>
            </w:r>
          </w:p>
        </w:tc>
        <w:tc>
          <w:tcPr>
            <w:tcW w:w="708" w:type="dxa"/>
            <w:tcBorders>
              <w:bottom w:val="single" w:sz="12" w:space="0" w:color="auto"/>
            </w:tcBorders>
          </w:tcPr>
          <w:p w14:paraId="1A46BDE6" w14:textId="77777777" w:rsidR="001D2361" w:rsidRDefault="001D2361" w:rsidP="001D2361">
            <w:pPr>
              <w:ind w:firstLine="0"/>
            </w:pPr>
            <w:r>
              <w:t>1.06</w:t>
            </w:r>
          </w:p>
        </w:tc>
        <w:tc>
          <w:tcPr>
            <w:tcW w:w="1134" w:type="dxa"/>
            <w:tcBorders>
              <w:bottom w:val="single" w:sz="12" w:space="0" w:color="auto"/>
            </w:tcBorders>
          </w:tcPr>
          <w:p w14:paraId="26EFE69D" w14:textId="77777777" w:rsidR="001D2361" w:rsidRDefault="001D2361" w:rsidP="001D2361">
            <w:pPr>
              <w:ind w:firstLine="0"/>
            </w:pPr>
            <w:r>
              <w:t>0.318</w:t>
            </w:r>
          </w:p>
        </w:tc>
        <w:tc>
          <w:tcPr>
            <w:tcW w:w="1701" w:type="dxa"/>
            <w:tcBorders>
              <w:bottom w:val="single" w:sz="12" w:space="0" w:color="auto"/>
            </w:tcBorders>
          </w:tcPr>
          <w:p w14:paraId="5C6EE881" w14:textId="77777777" w:rsidR="001D2361" w:rsidRDefault="001D2361" w:rsidP="001D2361">
            <w:pPr>
              <w:ind w:firstLine="0"/>
            </w:pPr>
            <w:r>
              <w:t>-0.02, 0.06</w:t>
            </w:r>
          </w:p>
        </w:tc>
        <w:tc>
          <w:tcPr>
            <w:tcW w:w="709" w:type="dxa"/>
            <w:tcBorders>
              <w:bottom w:val="single" w:sz="12" w:space="0" w:color="auto"/>
            </w:tcBorders>
          </w:tcPr>
          <w:p w14:paraId="25DA840B" w14:textId="77777777" w:rsidR="001D2361" w:rsidRDefault="001D2361" w:rsidP="001D2361">
            <w:pPr>
              <w:ind w:firstLine="0"/>
            </w:pPr>
            <w:r>
              <w:t>0.19</w:t>
            </w:r>
          </w:p>
        </w:tc>
      </w:tr>
      <w:tr w:rsidR="001D2361" w14:paraId="5199F135" w14:textId="77777777" w:rsidTr="005436B9">
        <w:trPr>
          <w:trHeight w:val="285"/>
        </w:trPr>
        <w:tc>
          <w:tcPr>
            <w:tcW w:w="10207" w:type="dxa"/>
            <w:gridSpan w:val="8"/>
          </w:tcPr>
          <w:p w14:paraId="194044BE" w14:textId="77777777" w:rsidR="001D2361" w:rsidRDefault="001D2361" w:rsidP="001D2361">
            <w:pPr>
              <w:ind w:firstLine="0"/>
            </w:pPr>
            <w:r>
              <w:rPr>
                <w:b/>
                <w:bCs/>
              </w:rPr>
              <w:t>Keyboard</w:t>
            </w:r>
          </w:p>
        </w:tc>
      </w:tr>
      <w:tr w:rsidR="001D2361" w14:paraId="25841132" w14:textId="77777777" w:rsidTr="005436B9">
        <w:trPr>
          <w:trHeight w:val="490"/>
        </w:trPr>
        <w:tc>
          <w:tcPr>
            <w:tcW w:w="284" w:type="dxa"/>
            <w:tcBorders>
              <w:bottom w:val="single" w:sz="12" w:space="0" w:color="auto"/>
            </w:tcBorders>
          </w:tcPr>
          <w:p w14:paraId="19C76356" w14:textId="77777777" w:rsidR="001D2361" w:rsidRPr="00EA2CED" w:rsidRDefault="001D2361" w:rsidP="001D2361">
            <w:pPr>
              <w:ind w:firstLine="0"/>
              <w:rPr>
                <w:b/>
                <w:bCs/>
              </w:rPr>
            </w:pPr>
          </w:p>
        </w:tc>
        <w:tc>
          <w:tcPr>
            <w:tcW w:w="2269" w:type="dxa"/>
            <w:tcBorders>
              <w:bottom w:val="single" w:sz="12" w:space="0" w:color="auto"/>
            </w:tcBorders>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auto"/>
            </w:tcBorders>
          </w:tcPr>
          <w:p w14:paraId="0E8C7B52" w14:textId="77777777" w:rsidR="001D2361" w:rsidRDefault="001D2361" w:rsidP="001D2361">
            <w:pPr>
              <w:ind w:firstLine="0"/>
            </w:pPr>
            <w:r>
              <w:t>525.53 (35.76)</w:t>
            </w:r>
          </w:p>
        </w:tc>
        <w:tc>
          <w:tcPr>
            <w:tcW w:w="1701" w:type="dxa"/>
            <w:tcBorders>
              <w:bottom w:val="single" w:sz="12" w:space="0" w:color="auto"/>
            </w:tcBorders>
          </w:tcPr>
          <w:p w14:paraId="3E63B27C" w14:textId="77777777" w:rsidR="001D2361" w:rsidRDefault="001D2361" w:rsidP="001D2361">
            <w:pPr>
              <w:ind w:firstLine="0"/>
            </w:pPr>
            <w:r>
              <w:t>545.46 (32.87)</w:t>
            </w:r>
          </w:p>
        </w:tc>
        <w:tc>
          <w:tcPr>
            <w:tcW w:w="708" w:type="dxa"/>
            <w:tcBorders>
              <w:bottom w:val="single" w:sz="12" w:space="0" w:color="auto"/>
            </w:tcBorders>
          </w:tcPr>
          <w:p w14:paraId="11C313A5" w14:textId="77777777" w:rsidR="001D2361" w:rsidRDefault="001D2361" w:rsidP="001D2361">
            <w:pPr>
              <w:ind w:firstLine="0"/>
            </w:pPr>
            <w:r>
              <w:t>6.42</w:t>
            </w:r>
          </w:p>
        </w:tc>
        <w:tc>
          <w:tcPr>
            <w:tcW w:w="1134" w:type="dxa"/>
            <w:tcBorders>
              <w:bottom w:val="single" w:sz="12" w:space="0" w:color="auto"/>
            </w:tcBorders>
          </w:tcPr>
          <w:p w14:paraId="03D55732" w14:textId="77777777" w:rsidR="001D2361" w:rsidRDefault="001D2361" w:rsidP="001D2361">
            <w:pPr>
              <w:ind w:firstLine="0"/>
            </w:pPr>
            <w:r>
              <w:t>&lt;0.001*</w:t>
            </w:r>
          </w:p>
        </w:tc>
        <w:tc>
          <w:tcPr>
            <w:tcW w:w="1701" w:type="dxa"/>
            <w:tcBorders>
              <w:bottom w:val="single" w:sz="12" w:space="0" w:color="auto"/>
            </w:tcBorders>
          </w:tcPr>
          <w:p w14:paraId="2A7EB9C2" w14:textId="77777777" w:rsidR="001D2361" w:rsidRDefault="001D2361" w:rsidP="001D2361">
            <w:pPr>
              <w:ind w:firstLine="0"/>
            </w:pPr>
            <w:r>
              <w:t>-26.27, -13.58</w:t>
            </w:r>
          </w:p>
        </w:tc>
        <w:tc>
          <w:tcPr>
            <w:tcW w:w="709" w:type="dxa"/>
            <w:tcBorders>
              <w:bottom w:val="single" w:sz="12" w:space="0" w:color="auto"/>
            </w:tcBorders>
          </w:tcPr>
          <w:p w14:paraId="5AA921D7" w14:textId="77777777" w:rsidR="001D2361" w:rsidRDefault="001D2361" w:rsidP="001D2361">
            <w:pPr>
              <w:ind w:firstLine="0"/>
            </w:pPr>
            <w:r>
              <w:t>1.17</w:t>
            </w:r>
          </w:p>
        </w:tc>
      </w:tr>
      <w:tr w:rsidR="001D2361" w14:paraId="49D5FC69" w14:textId="77777777" w:rsidTr="005436B9">
        <w:trPr>
          <w:trHeight w:val="490"/>
        </w:trPr>
        <w:tc>
          <w:tcPr>
            <w:tcW w:w="10207" w:type="dxa"/>
            <w:gridSpan w:val="8"/>
            <w:tcBorders>
              <w:top w:val="single" w:sz="12" w:space="0" w:color="auto"/>
            </w:tcBorders>
          </w:tcPr>
          <w:p w14:paraId="569467B4" w14:textId="65C73C60" w:rsidR="001D2361" w:rsidRPr="00EA2CED" w:rsidRDefault="001D2361" w:rsidP="001D2361">
            <w:pPr>
              <w:spacing w:line="240" w:lineRule="auto"/>
              <w:ind w:firstLine="0"/>
              <w:rPr>
                <w:sz w:val="22"/>
                <w:szCs w:val="22"/>
              </w:rPr>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r w:rsidR="00414DA9" w:rsidRPr="00EA2CED">
              <w:rPr>
                <w:sz w:val="22"/>
                <w:szCs w:val="22"/>
              </w:rPr>
              <w:t xml:space="preserve">t-test score, </w:t>
            </w:r>
            <w:r w:rsidR="00414DA9">
              <w:rPr>
                <w:sz w:val="22"/>
                <w:szCs w:val="22"/>
              </w:rPr>
              <w:t xml:space="preserve">only for variables whose residuals distributed normally. </w:t>
            </w:r>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1D2361" w:rsidRDefault="001D2361" w:rsidP="001D2361">
            <w:pPr>
              <w:ind w:firstLine="0"/>
            </w:pPr>
            <w:r w:rsidRPr="00EA2CED">
              <w:rPr>
                <w:sz w:val="22"/>
                <w:szCs w:val="22"/>
              </w:rPr>
              <w:t xml:space="preserve">* p &lt; </w:t>
            </w:r>
            <w:r w:rsidR="00753D9C">
              <w:rPr>
                <w:sz w:val="22"/>
                <w:szCs w:val="22"/>
              </w:rPr>
              <w:t xml:space="preserve">p value for </w:t>
            </w:r>
            <m:oMath>
              <m:r>
                <w:rPr>
                  <w:rFonts w:ascii="Cambria Math" w:hAnsi="Cambria Math"/>
                  <w:sz w:val="22"/>
                  <w:szCs w:val="22"/>
                </w:rPr>
                <m:t>α=0.05</m:t>
              </m:r>
            </m:oMath>
            <w:r w:rsidR="005F47C8">
              <w:rPr>
                <w:sz w:val="22"/>
                <w:szCs w:val="22"/>
              </w:rPr>
              <w:t xml:space="preserve"> after adjustment according to </w:t>
            </w:r>
            <w:r w:rsidRPr="00EA2CED">
              <w:rPr>
                <w:sz w:val="22"/>
                <w:szCs w:val="22"/>
              </w:rPr>
              <w:t xml:space="preserve">Tree-BH </w:t>
            </w:r>
            <w:r w:rsidR="005F47C8">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2DC4FF70" w:rsidR="009F050A" w:rsidRPr="00F01249" w:rsidRDefault="007E2512" w:rsidP="005436B9">
      <w:pPr>
        <w:pStyle w:val="Caption"/>
      </w:pPr>
      <w:bookmarkStart w:id="55" w:name="_Ref113906821"/>
      <w:r>
        <w:t xml:space="preserve">Figure </w:t>
      </w:r>
      <w:fldSimple w:instr=" SEQ Figure \* ARABIC ">
        <w:r w:rsidR="0095479C">
          <w:rPr>
            <w:noProof/>
          </w:rPr>
          <w:t>6</w:t>
        </w:r>
      </w:fldSimple>
      <w:bookmarkEnd w:id="55"/>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Black error bars symbol the </w:t>
      </w:r>
      <w:r w:rsidR="000B1947">
        <w:t>SE</w:t>
      </w:r>
      <w:r w:rsidR="001F33A0">
        <w:t>. Full/dashed grey lines represent a numerical incline/decline (respectively) between the congruent and incongruent conditions</w:t>
      </w:r>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56" w:name="_Toc114469908"/>
      <w:r>
        <w:t>Discussion</w:t>
      </w:r>
      <w:bookmarkEnd w:id="56"/>
    </w:p>
    <w:p w14:paraId="0B7BE30B" w14:textId="0C80804B" w:rsidR="00BA6169" w:rsidRDefault="00F01249" w:rsidP="005856CE">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r w:rsidR="000B4137">
        <w:t xml:space="preserve">175.66ms </w:t>
      </w:r>
      <w:r>
        <w:t xml:space="preserve">to </w:t>
      </w:r>
      <w:r w:rsidR="000B4137">
        <w:t xml:space="preserve">390.88ms </w:t>
      </w:r>
      <w:r>
        <w:t>(</w:t>
      </w:r>
      <w:r w:rsidR="000B4137">
        <w:t>24</w:t>
      </w:r>
      <w:r>
        <w:t>-</w:t>
      </w:r>
      <w:r w:rsidR="000B4137">
        <w:t>94</w:t>
      </w:r>
      <w:r w:rsidR="00886EF1">
        <w:t>% of the path</w:t>
      </w:r>
      <w:r>
        <w:t>) post target onset</w:t>
      </w:r>
      <w:r w:rsidR="00CB60D0" w:rsidRPr="00225E22">
        <w:t xml:space="preserve"> </w:t>
      </w:r>
      <w:r w:rsidR="00CB60D0">
        <w:t xml:space="preserve">showing that the prime exerts its </w:t>
      </w:r>
      <w:r w:rsidR="00CB60D0">
        <w:lastRenderedPageBreak/>
        <w:t>effect almost through</w:t>
      </w:r>
      <w:r w:rsidR="00BB2A79">
        <w:t>ou</w:t>
      </w:r>
      <w:r w:rsidR="00CB60D0">
        <w:t>t the entire movement</w:t>
      </w:r>
      <w:r w:rsidR="00ED7FF8">
        <w:t xml:space="preserve"> (note however that this analysis should not be taken as evidence for the exact latency/offset of the effect; see</w:t>
      </w:r>
      <w:r w:rsidR="005856CE">
        <w:t xml:space="preserve"> </w:t>
      </w:r>
      <w:r w:rsidR="005856CE">
        <w:fldChar w:fldCharType="begin"/>
      </w:r>
      <w:r w:rsidR="00A56B2E">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5856CE">
        <w:fldChar w:fldCharType="separate"/>
      </w:r>
      <w:r w:rsidR="005856CE" w:rsidRPr="005856CE">
        <w:rPr>
          <w:rFonts w:ascii="Times New Roman" w:hAnsi="Times New Roman" w:cs="Times New Roman"/>
        </w:rPr>
        <w:t>Sassenhagen &amp; Draschkow</w:t>
      </w:r>
      <w:r w:rsidR="005B4C51">
        <w:rPr>
          <w:rFonts w:ascii="Times New Roman" w:hAnsi="Times New Roman" w:cs="Times New Roman"/>
        </w:rPr>
        <w:t>,</w:t>
      </w:r>
      <w:r w:rsidR="005856CE" w:rsidRPr="005856CE">
        <w:rPr>
          <w:rFonts w:ascii="Times New Roman" w:hAnsi="Times New Roman" w:cs="Times New Roman"/>
        </w:rPr>
        <w:t xml:space="preserve"> 2019</w:t>
      </w:r>
      <w:r w:rsidR="005856CE">
        <w:fldChar w:fldCharType="end"/>
      </w:r>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57" w:name="_Toc114469909"/>
      <w:r>
        <w:t xml:space="preserve">General </w:t>
      </w:r>
      <w:r w:rsidR="00E668B7">
        <w:t>Discussion</w:t>
      </w:r>
      <w:bookmarkEnd w:id="57"/>
    </w:p>
    <w:p w14:paraId="0EAC151E" w14:textId="076C5B90"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this experiment allowed for 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r w:rsidR="00524638">
        <w:t>ed</w:t>
      </w:r>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r w:rsidR="00A528D0">
        <w:t>ed</w:t>
      </w:r>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 xml:space="preserve">A lower </w:t>
      </w:r>
      <w:r w:rsidR="00EC097D">
        <w:lastRenderedPageBreak/>
        <w:t>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0DF82863"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r w:rsidR="00DF0648">
        <w:t xml:space="preserve">marginally </w:t>
      </w:r>
      <w:r w:rsidR="00422967">
        <w:t xml:space="preserve">found </w:t>
      </w:r>
      <w:r w:rsidR="00622C8F">
        <w:t xml:space="preserve">for </w:t>
      </w:r>
      <w:r w:rsidR="007F6E99">
        <w:t xml:space="preserve">the reach area variable. </w:t>
      </w:r>
      <w:r w:rsidR="009B2D65">
        <w:t>However</w:t>
      </w:r>
      <w:r w:rsidR="007F6E99">
        <w:t>, the additional training day did not increase the number of valid tri</w:t>
      </w:r>
      <w:r w:rsidR="0017224B">
        <w:t>a</w:t>
      </w:r>
      <w:r w:rsidR="007F6E99">
        <w:t>ls</w:t>
      </w:r>
      <w:r w:rsidR="00EA53CE">
        <w:t>,</w:t>
      </w:r>
      <w:r w:rsidR="007F6E99">
        <w:t xml:space="preserve"> and was </w:t>
      </w:r>
      <w:r w:rsidR="00A53F64">
        <w:t>therefore</w:t>
      </w:r>
      <w:r w:rsidR="007F6E99">
        <w:t xml:space="preserve"> omitted in </w:t>
      </w:r>
      <w:r w:rsidR="00FB05DB">
        <w:t>Exp</w:t>
      </w:r>
      <w:r w:rsidR="00F761C9">
        <w:t>eriment</w:t>
      </w:r>
      <w:r w:rsidR="00FB05DB">
        <w:t xml:space="preserve"> 4. </w:t>
      </w:r>
    </w:p>
    <w:p w14:paraId="4C2B4096" w14:textId="6D4499E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r w:rsidR="00B36FEC">
        <w:t xml:space="preserve"> </w:t>
      </w:r>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r w:rsidR="00B36FEC" w:rsidRPr="00B36FEC">
        <w:rPr>
          <w:rFonts w:ascii="Times New Roman" w:hAnsi="Times New Roman" w:cs="Times New Roman"/>
        </w:rPr>
        <w:t>Dehaene et al., 2001; Luo et al., 2004</w:t>
      </w:r>
      <w:r w:rsidR="00B36FEC">
        <w:fldChar w:fldCharType="end"/>
      </w:r>
      <w:r w:rsidR="00260B74">
        <w:t>).</w:t>
      </w:r>
    </w:p>
    <w:p w14:paraId="451352B2" w14:textId="7DF84AEC"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r w:rsidR="003723A9">
        <w:t xml:space="preserve">early or late </w:t>
      </w:r>
      <w:r w:rsidR="00691DE5">
        <w:t>responses)</w:t>
      </w:r>
      <w:r w:rsidR="005F0446">
        <w:t>.</w:t>
      </w:r>
    </w:p>
    <w:p w14:paraId="26216D45" w14:textId="2A24FE2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One possible explanation for this discrepancy might stem from the different form of movement tracking; while I used a camera-</w:t>
      </w:r>
      <w:r w:rsidR="001F5C20">
        <w:lastRenderedPageBreak/>
        <w:t xml:space="preserve">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commentRangeStart w:id="58"/>
      <w:commentRangeStart w:id="59"/>
      <w:r w:rsidR="00903FAC">
        <w:t>0</w:t>
      </w:r>
      <w:commentRangeEnd w:id="58"/>
      <w:r w:rsidR="00422967">
        <w:rPr>
          <w:rStyle w:val="CommentReference"/>
        </w:rPr>
        <w:commentReference w:id="58"/>
      </w:r>
      <w:commentRangeEnd w:id="59"/>
      <w:r w:rsidR="006C46FC">
        <w:rPr>
          <w:rStyle w:val="CommentReference"/>
        </w:rPr>
        <w:commentReference w:id="59"/>
      </w:r>
      <w:r w:rsidR="00903FAC">
        <w:t xml:space="preserve">),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w:t>
      </w:r>
      <w:r>
        <w:lastRenderedPageBreak/>
        <w:t>or late responses. This could potentially increase the signal to noise ratio in the reaching task and allow reaching to unravel a larger congruency effect.</w:t>
      </w:r>
    </w:p>
    <w:p w14:paraId="12FC8C8D" w14:textId="53059164"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w:t>
      </w:r>
      <w:commentRangeStart w:id="60"/>
      <w:r w:rsidR="007F0B60">
        <w:t>reaching measure</w:t>
      </w:r>
      <w:commentRangeEnd w:id="60"/>
      <w:r w:rsidR="009E3931">
        <w:rPr>
          <w:rStyle w:val="CommentReference"/>
        </w:rPr>
        <w:commentReference w:id="60"/>
      </w:r>
      <w:r w:rsidR="007F0B60">
        <w:t xml:space="preserv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more comple</w:t>
      </w:r>
      <w:r w:rsidR="00ED1528">
        <w:t>x</w:t>
      </w:r>
      <w:r w:rsidR="00181385">
        <w:t xml:space="preserve"> than a simple keypress.</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4B4D3279"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In addition, </w:t>
      </w:r>
      <w:r w:rsidR="00050F36">
        <w:t xml:space="preserve">given </w:t>
      </w:r>
      <w:r w:rsidR="00E4682C">
        <w:t xml:space="preserve">that </w:t>
      </w:r>
      <w:r w:rsidR="00374877">
        <w:t>the reaction times</w:t>
      </w:r>
      <w:r w:rsidR="009E3F49">
        <w:t xml:space="preserve"> of the two measures</w:t>
      </w:r>
      <w:r w:rsidR="00374877">
        <w:t xml:space="preserve"> differ</w:t>
      </w:r>
      <w:r w:rsidR="00714EDB">
        <w:t>ed</w:t>
      </w:r>
      <w:r w:rsidR="00374877">
        <w:t xml:space="preserve"> </w:t>
      </w:r>
      <w:r w:rsidR="00D433EC">
        <w:t xml:space="preserve">by </w:t>
      </w:r>
      <w:r w:rsidR="00374877">
        <w:t>60ms</w:t>
      </w:r>
      <w:r w:rsidR="00D433EC">
        <w:t xml:space="preserve"> only</w:t>
      </w:r>
      <w:r w:rsidR="00374877">
        <w:t xml:space="preserve"> (</w:t>
      </w:r>
      <w:r w:rsidR="00264247">
        <w:t>M</w:t>
      </w:r>
      <w:r w:rsidR="00374877">
        <w:rPr>
          <w:vertAlign w:val="subscript"/>
        </w:rPr>
        <w:t>reaching</w:t>
      </w:r>
      <w:r w:rsidR="00264247">
        <w:t xml:space="preserve"> = 594.62</w:t>
      </w:r>
      <w:r w:rsidR="00374877">
        <w:t xml:space="preserve">, </w:t>
      </w:r>
      <w:r w:rsidR="00264247">
        <w:t>M</w:t>
      </w:r>
      <w:r w:rsidR="00374877">
        <w:rPr>
          <w:vertAlign w:val="subscript"/>
        </w:rPr>
        <w:t>keyboard</w:t>
      </w:r>
      <w:r w:rsidR="00264247">
        <w:t xml:space="preserve"> = 535.49)</w:t>
      </w:r>
      <w:r w:rsidR="00C906BE">
        <w:t>,</w:t>
      </w:r>
      <w:r w:rsidR="00FC7606">
        <w:t xml:space="preserve"> this </w:t>
      </w:r>
      <w:r w:rsidR="00FE7F45">
        <w:t xml:space="preserve">explanation </w:t>
      </w:r>
      <w:r w:rsidR="00FC7606">
        <w:t>seem</w:t>
      </w:r>
      <w:r w:rsidR="00334D4C">
        <w:t>s</w:t>
      </w:r>
      <w:r w:rsidR="00FC7606">
        <w:t xml:space="preserve"> </w:t>
      </w:r>
      <w:r w:rsidR="00334D4C">
        <w:t>un</w:t>
      </w:r>
      <w:r w:rsidR="00FE7F45">
        <w:t>likely</w:t>
      </w:r>
      <w:r w:rsidR="00502BED">
        <w:t>, since if the effect vanished too quickly for affecting reaching, it should have also faded away for keyboard presses</w:t>
      </w:r>
      <w:r w:rsidR="00FE7F45">
        <w:t>.</w:t>
      </w:r>
      <w:r w:rsidR="00D210E4">
        <w:t xml:space="preserve"> Thus, it seems like the lower SNR is a more plausible explanation for the results.</w:t>
      </w:r>
    </w:p>
    <w:p w14:paraId="0CADF9B0" w14:textId="57351E09"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lastRenderedPageBreak/>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3697BBD0" w:rsidR="00BB4D09" w:rsidRDefault="005B74BC" w:rsidP="005B74BC">
      <w:pPr>
        <w:pStyle w:val="Heading2"/>
      </w:pPr>
      <w:bookmarkStart w:id="61" w:name="_Toc114469910"/>
      <w:r>
        <w:lastRenderedPageBreak/>
        <w:t>Supplementary materials</w:t>
      </w:r>
      <w:bookmarkEnd w:id="61"/>
    </w:p>
    <w:p w14:paraId="760CDEBF" w14:textId="77777777" w:rsidR="00C95E59" w:rsidRPr="00C95E59" w:rsidRDefault="00C95E59" w:rsidP="00C95E59">
      <w:pPr>
        <w:rPr>
          <w:lang w:eastAsia="ja-JP" w:bidi="ar-SA"/>
        </w:rPr>
      </w:pPr>
    </w:p>
    <w:p w14:paraId="4224BA5D" w14:textId="77777777" w:rsidR="005B74BC" w:rsidRDefault="005B74BC" w:rsidP="00422967">
      <w:pPr>
        <w:keepNext/>
        <w:ind w:firstLine="0"/>
      </w:pPr>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p>
    <w:p w14:paraId="0F745B8B" w14:textId="1ECC905A" w:rsidR="005B74BC" w:rsidRPr="005B74BC" w:rsidRDefault="005B74BC" w:rsidP="00422967">
      <w:pPr>
        <w:pStyle w:val="Caption"/>
        <w:rPr>
          <w:lang w:eastAsia="ja-JP" w:bidi="ar-SA"/>
        </w:rPr>
      </w:pPr>
      <w:bookmarkStart w:id="62" w:name="_Ref114050197"/>
      <w:r>
        <w:t xml:space="preserve">Supplementary Figure </w:t>
      </w:r>
      <w:fldSimple w:instr=" SEQ Supplementary_Figure \* ARABIC ">
        <w:r w:rsidR="003251EA">
          <w:rPr>
            <w:noProof/>
          </w:rPr>
          <w:t>1</w:t>
        </w:r>
      </w:fldSimple>
      <w:bookmarkEnd w:id="62"/>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spacing w:line="480" w:lineRule="auto"/>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0"/>
                    </a:xfrm>
                    <a:prstGeom prst="rect">
                      <a:avLst/>
                    </a:prstGeom>
                  </pic:spPr>
                </pic:pic>
              </a:graphicData>
            </a:graphic>
          </wp:inline>
        </w:drawing>
      </w:r>
    </w:p>
    <w:p w14:paraId="58B5B68C" w14:textId="3DC436A9" w:rsidR="00E72C5B" w:rsidRDefault="00E72C5B" w:rsidP="00E72C5B">
      <w:pPr>
        <w:pStyle w:val="Caption"/>
        <w:jc w:val="left"/>
      </w:pPr>
      <w:bookmarkStart w:id="63" w:name="_Ref114128122"/>
      <w:r>
        <w:t xml:space="preserve">Supplementary Figure </w:t>
      </w:r>
      <w:fldSimple w:instr=" SEQ Supplementary_Figure \* ARABIC ">
        <w:r w:rsidR="003251EA">
          <w:rPr>
            <w:noProof/>
          </w:rPr>
          <w:t>2</w:t>
        </w:r>
      </w:fldSimple>
      <w:bookmarkEnd w:id="63"/>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74CBF26A" w14:textId="77777777" w:rsidR="00C95E59" w:rsidRDefault="00C95E59">
      <w:pPr>
        <w:spacing w:line="480" w:lineRule="auto"/>
        <w:jc w:val="left"/>
        <w:rPr>
          <w:i/>
          <w:iCs/>
          <w:color w:val="44546A" w:themeColor="text2"/>
          <w:sz w:val="22"/>
          <w:szCs w:val="18"/>
        </w:rPr>
      </w:pPr>
      <w:bookmarkStart w:id="64" w:name="_Ref114130120"/>
      <w:r>
        <w:br w:type="page"/>
      </w:r>
    </w:p>
    <w:p w14:paraId="285CC3E1" w14:textId="628A2AE7" w:rsidR="00B322A4" w:rsidRDefault="00B322A4" w:rsidP="00422967">
      <w:pPr>
        <w:pStyle w:val="Caption"/>
        <w:keepNext/>
      </w:pPr>
      <w:bookmarkStart w:id="65" w:name="_Ref114472701"/>
      <w:r>
        <w:lastRenderedPageBreak/>
        <w:t xml:space="preserve">Supplementary Table </w:t>
      </w:r>
      <w:fldSimple w:instr=" SEQ Supplementary_Table \* ARABIC ">
        <w:r w:rsidR="003251EA">
          <w:rPr>
            <w:noProof/>
          </w:rPr>
          <w:t>1</w:t>
        </w:r>
      </w:fldSimple>
      <w:bookmarkEnd w:id="64"/>
      <w:bookmarkEnd w:id="65"/>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spacing w:line="240" w:lineRule="auto"/>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spacing w:line="240" w:lineRule="auto"/>
              <w:ind w:firstLine="0"/>
            </w:pPr>
            <w:r>
              <w:t xml:space="preserve">* </w:t>
            </w:r>
            <w:r w:rsidR="000B6BF5">
              <w:t xml:space="preserve">p </w:t>
            </w:r>
            <w:r>
              <w:t>&lt; 0.05</w:t>
            </w:r>
            <w:r w:rsidR="00676400">
              <w:t>.</w:t>
            </w:r>
          </w:p>
        </w:tc>
      </w:tr>
    </w:tbl>
    <w:p w14:paraId="0C243F2D" w14:textId="77777777" w:rsidR="00D2286A" w:rsidRDefault="00D2286A" w:rsidP="005E08B6">
      <w:pPr>
        <w:spacing w:line="480" w:lineRule="auto"/>
        <w:ind w:firstLine="0"/>
        <w:jc w:val="left"/>
      </w:pPr>
    </w:p>
    <w:p w14:paraId="163DB15D" w14:textId="47D95C94" w:rsidR="00D31803" w:rsidRDefault="00D31803" w:rsidP="00422967">
      <w:pPr>
        <w:pStyle w:val="Caption"/>
        <w:keepNext/>
      </w:pPr>
      <w:bookmarkStart w:id="66" w:name="_Ref114130105"/>
      <w:r>
        <w:t xml:space="preserve">Supplementary Table </w:t>
      </w:r>
      <w:fldSimple w:instr=" SEQ Supplementary_Table \* ARABIC ">
        <w:r w:rsidR="003251EA">
          <w:rPr>
            <w:noProof/>
          </w:rPr>
          <w:t>2</w:t>
        </w:r>
      </w:fldSimple>
      <w:bookmarkEnd w:id="66"/>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spacing w:line="240" w:lineRule="auto"/>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spacing w:line="480" w:lineRule="auto"/>
        <w:ind w:firstLine="0"/>
        <w:jc w:val="left"/>
      </w:pPr>
      <w:r>
        <w:br w:type="page"/>
      </w:r>
    </w:p>
    <w:p w14:paraId="20D20597" w14:textId="5F7183C9" w:rsidR="00B00AED" w:rsidRDefault="00BB4D09" w:rsidP="005F6361">
      <w:pPr>
        <w:pStyle w:val="Heading2"/>
      </w:pPr>
      <w:bookmarkStart w:id="67" w:name="_Toc114469911"/>
      <w:r>
        <w:lastRenderedPageBreak/>
        <w:t>References</w:t>
      </w:r>
      <w:bookmarkEnd w:id="67"/>
    </w:p>
    <w:p w14:paraId="48130BB1" w14:textId="77777777" w:rsidR="00A56B2E" w:rsidRDefault="0003265E" w:rsidP="00A56B2E">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A56B2E">
        <w:t xml:space="preserve">Abrams, R. L., Klinger, M. R., &amp; Greenwald, A. G. (2002). Subliminal words activate semantic categories (not automated motor responses). </w:t>
      </w:r>
      <w:r w:rsidR="00A56B2E">
        <w:rPr>
          <w:i/>
          <w:iCs/>
        </w:rPr>
        <w:t>Psychonomic Bulletin &amp; Review</w:t>
      </w:r>
      <w:r w:rsidR="00A56B2E">
        <w:t xml:space="preserve">, </w:t>
      </w:r>
      <w:r w:rsidR="00A56B2E">
        <w:rPr>
          <w:i/>
          <w:iCs/>
        </w:rPr>
        <w:t>9</w:t>
      </w:r>
      <w:r w:rsidR="00A56B2E">
        <w:t>(1), 100–106. https://doi.org/10.3758/BF03196262</w:t>
      </w:r>
    </w:p>
    <w:p w14:paraId="1DB46C68" w14:textId="77777777" w:rsidR="00A56B2E" w:rsidRDefault="00A56B2E" w:rsidP="00A56B2E">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2DAF82DC" w14:textId="77777777" w:rsidR="00A56B2E" w:rsidRDefault="00A56B2E" w:rsidP="00A56B2E">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413C0AC9" w14:textId="77777777" w:rsidR="00A56B2E" w:rsidRDefault="00A56B2E" w:rsidP="00A56B2E">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3776AB32" w14:textId="77777777" w:rsidR="00A56B2E" w:rsidRDefault="00A56B2E" w:rsidP="00A56B2E">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5E925F66" w14:textId="77777777" w:rsidR="00A56B2E" w:rsidRDefault="00A56B2E" w:rsidP="00A56B2E">
      <w:pPr>
        <w:pStyle w:val="Bibliography"/>
      </w:pPr>
      <w:r>
        <w:t xml:space="preserve">Bowers, K. S. (1982). </w:t>
      </w:r>
      <w:r>
        <w:rPr>
          <w:i/>
          <w:iCs/>
        </w:rPr>
        <w:t>On being unconsciously influenced and informed.</w:t>
      </w:r>
      <w:r>
        <w:t xml:space="preserve"> https://philpapers.org/rec/BOWOBU</w:t>
      </w:r>
    </w:p>
    <w:p w14:paraId="3062BBC6" w14:textId="77777777" w:rsidR="00A56B2E" w:rsidRDefault="00A56B2E" w:rsidP="00A56B2E">
      <w:pPr>
        <w:pStyle w:val="Bibliography"/>
      </w:pPr>
      <w:r>
        <w:t xml:space="preserve">Brainard, D. H. (1997). The Psychophysics Toolbox. </w:t>
      </w:r>
      <w:r>
        <w:rPr>
          <w:i/>
          <w:iCs/>
        </w:rPr>
        <w:t>Spatial Vision</w:t>
      </w:r>
      <w:r>
        <w:t xml:space="preserve">, </w:t>
      </w:r>
      <w:r>
        <w:rPr>
          <w:i/>
          <w:iCs/>
        </w:rPr>
        <w:t>10</w:t>
      </w:r>
      <w:r>
        <w:t>(4), 433–436. https://doi.org/10.1163/156856897X00357</w:t>
      </w:r>
    </w:p>
    <w:p w14:paraId="56CA6E19" w14:textId="77777777" w:rsidR="00A56B2E" w:rsidRDefault="00A56B2E" w:rsidP="00A56B2E">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2EEEA6C0" w14:textId="77777777" w:rsidR="00A56B2E" w:rsidRDefault="00A56B2E" w:rsidP="00A56B2E">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147FDC49" w14:textId="77777777" w:rsidR="00A56B2E" w:rsidRDefault="00A56B2E" w:rsidP="00A56B2E">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08328968" w14:textId="77777777" w:rsidR="00A56B2E" w:rsidRDefault="00A56B2E" w:rsidP="00A56B2E">
      <w:pPr>
        <w:pStyle w:val="Bibliography"/>
      </w:pPr>
      <w:r>
        <w:t xml:space="preserve">Cressman, E. K., Franks, I. M., Enns, J. T., &amp; Chua, R. (2007). On-line control of pointing is modiﬁed by unseen visual shapes. </w:t>
      </w:r>
      <w:r>
        <w:rPr>
          <w:i/>
          <w:iCs/>
        </w:rPr>
        <w:t>Consciousness and Cognition</w:t>
      </w:r>
      <w:r>
        <w:t>, 11.</w:t>
      </w:r>
    </w:p>
    <w:p w14:paraId="15CE06B1" w14:textId="77777777" w:rsidR="00A56B2E" w:rsidRDefault="00A56B2E" w:rsidP="00A56B2E">
      <w:pPr>
        <w:pStyle w:val="Bibliography"/>
      </w:pPr>
      <w:r>
        <w:lastRenderedPageBreak/>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1BE378B6" w14:textId="77777777" w:rsidR="00A56B2E" w:rsidRDefault="00A56B2E" w:rsidP="00A56B2E">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009AB1BE" w14:textId="77777777" w:rsidR="00A56B2E" w:rsidRDefault="00A56B2E" w:rsidP="00A56B2E">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49A16E69" w14:textId="77777777" w:rsidR="00A56B2E" w:rsidRDefault="00A56B2E" w:rsidP="00A56B2E">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51158850" w14:textId="77777777" w:rsidR="00A56B2E" w:rsidRDefault="00A56B2E" w:rsidP="00A56B2E">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421B4605" w14:textId="77777777" w:rsidR="00A56B2E" w:rsidRDefault="00A56B2E" w:rsidP="00A56B2E">
      <w:pPr>
        <w:pStyle w:val="Bibliography"/>
      </w:pPr>
      <w:r>
        <w:t xml:space="preserve">D’Errico, J. (2022). </w:t>
      </w:r>
      <w:r>
        <w:rPr>
          <w:i/>
          <w:iCs/>
        </w:rPr>
        <w:t>Inpaint_nans</w:t>
      </w:r>
      <w:r>
        <w:t>. MATLAB Central File Exchange. https://www.mathworks.com/matlabcentral/fileexchange/4551-inpaint_nans</w:t>
      </w:r>
    </w:p>
    <w:p w14:paraId="2B5A094E" w14:textId="77777777" w:rsidR="00A56B2E" w:rsidRDefault="00A56B2E" w:rsidP="00A56B2E">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3823C6DC" w14:textId="77777777" w:rsidR="00A56B2E" w:rsidRDefault="00A56B2E" w:rsidP="00A56B2E">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4F90B160" w14:textId="77777777" w:rsidR="00A56B2E" w:rsidRDefault="00A56B2E" w:rsidP="00A56B2E">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7CF18657" w14:textId="77777777" w:rsidR="00A56B2E" w:rsidRDefault="00A56B2E" w:rsidP="00A56B2E">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58BBA8F9" w14:textId="77777777" w:rsidR="00A56B2E" w:rsidRDefault="00A56B2E" w:rsidP="00A56B2E">
      <w:pPr>
        <w:pStyle w:val="Bibliography"/>
      </w:pPr>
      <w:r>
        <w:t xml:space="preserve">Everitt, B. S., &amp; Skrondal, A. (2010). </w:t>
      </w:r>
      <w:r>
        <w:rPr>
          <w:i/>
          <w:iCs/>
        </w:rPr>
        <w:t>The Cambridge dictionary of statistics</w:t>
      </w:r>
      <w:r>
        <w:t>. http://196.43.179.6:8080/xmlui/handle/123456789/1213</w:t>
      </w:r>
    </w:p>
    <w:p w14:paraId="324E2B8E" w14:textId="77777777" w:rsidR="00A56B2E" w:rsidRDefault="00A56B2E" w:rsidP="00A56B2E">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7BE9AAEB" w14:textId="77777777" w:rsidR="00A56B2E" w:rsidRDefault="00A56B2E" w:rsidP="00A56B2E">
      <w:pPr>
        <w:pStyle w:val="Bibliography"/>
      </w:pPr>
      <w:r>
        <w:lastRenderedPageBreak/>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4E4EEC63" w14:textId="77777777" w:rsidR="00A56B2E" w:rsidRDefault="00A56B2E" w:rsidP="00A56B2E">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44CF64E9" w14:textId="77777777" w:rsidR="00A56B2E" w:rsidRDefault="00A56B2E" w:rsidP="00A56B2E">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635F1B67" w14:textId="77777777" w:rsidR="00A56B2E" w:rsidRDefault="00A56B2E" w:rsidP="00A56B2E">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52AB39AD" w14:textId="77777777" w:rsidR="00A56B2E" w:rsidRDefault="00A56B2E" w:rsidP="00A56B2E">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0DD073F9" w14:textId="77777777" w:rsidR="00A56B2E" w:rsidRDefault="00A56B2E" w:rsidP="00A56B2E">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10FDCDEF" w14:textId="77777777" w:rsidR="00A56B2E" w:rsidRDefault="00A56B2E" w:rsidP="00A56B2E">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73D1FF52" w14:textId="77777777" w:rsidR="00A56B2E" w:rsidRDefault="00A56B2E" w:rsidP="00A56B2E">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5A3CE127" w14:textId="77777777" w:rsidR="00A56B2E" w:rsidRDefault="00A56B2E" w:rsidP="00A56B2E">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6C967274" w14:textId="77777777" w:rsidR="00A56B2E" w:rsidRDefault="00A56B2E" w:rsidP="00A56B2E">
      <w:pPr>
        <w:pStyle w:val="Bibliography"/>
      </w:pPr>
      <w:r>
        <w:t xml:space="preserve">Frost, R., &amp; Plaut, D. (2005). </w:t>
      </w:r>
      <w:r>
        <w:rPr>
          <w:i/>
          <w:iCs/>
        </w:rPr>
        <w:t>The word-frequency database for printed Hebrew</w:t>
      </w:r>
      <w:r>
        <w:t>. http://word-freq.huji.ac.il/index.html</w:t>
      </w:r>
    </w:p>
    <w:p w14:paraId="62B1AB73" w14:textId="77777777" w:rsidR="00A56B2E" w:rsidRDefault="00A56B2E" w:rsidP="00A56B2E">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50B366A" w14:textId="77777777" w:rsidR="00A56B2E" w:rsidRDefault="00A56B2E" w:rsidP="00A56B2E">
      <w:pPr>
        <w:pStyle w:val="Bibliography"/>
      </w:pPr>
      <w:r>
        <w:lastRenderedPageBreak/>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2A335FF8" w14:textId="77777777" w:rsidR="00A56B2E" w:rsidRDefault="00A56B2E" w:rsidP="00A56B2E">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0FF5704F" w14:textId="77777777" w:rsidR="00A56B2E" w:rsidRDefault="00A56B2E" w:rsidP="00A56B2E">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55E2378D" w14:textId="77777777" w:rsidR="00A56B2E" w:rsidRDefault="00A56B2E" w:rsidP="00A56B2E">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627A068B" w14:textId="77777777" w:rsidR="00A56B2E" w:rsidRDefault="00A56B2E" w:rsidP="00A56B2E">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E59F907" w14:textId="77777777" w:rsidR="00A56B2E" w:rsidRDefault="00A56B2E" w:rsidP="00A56B2E">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5CB38F61" w14:textId="77777777" w:rsidR="00A56B2E" w:rsidRDefault="00A56B2E" w:rsidP="00A56B2E">
      <w:pPr>
        <w:pStyle w:val="Bibliography"/>
      </w:pPr>
      <w:r>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6F907698" w14:textId="77777777" w:rsidR="00A56B2E" w:rsidRDefault="00A56B2E" w:rsidP="00A56B2E">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142296D0" w14:textId="77777777" w:rsidR="00A56B2E" w:rsidRDefault="00A56B2E" w:rsidP="00A56B2E">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E006B21" w14:textId="77777777" w:rsidR="00A56B2E" w:rsidRDefault="00A56B2E" w:rsidP="00A56B2E">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411A81FE" w14:textId="77777777" w:rsidR="00A56B2E" w:rsidRDefault="00A56B2E" w:rsidP="00A56B2E">
      <w:pPr>
        <w:pStyle w:val="Bibliography"/>
      </w:pPr>
      <w:r>
        <w:lastRenderedPageBreak/>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30F9BF2C" w14:textId="77777777" w:rsidR="00A56B2E" w:rsidRDefault="00A56B2E" w:rsidP="00A56B2E">
      <w:pPr>
        <w:pStyle w:val="Bibliography"/>
      </w:pPr>
      <w:r>
        <w:t xml:space="preserve">Kihlstrom, J. F. (1987). The Cognitive Unconscious. </w:t>
      </w:r>
      <w:r>
        <w:rPr>
          <w:i/>
          <w:iCs/>
        </w:rPr>
        <w:t>Science</w:t>
      </w:r>
      <w:r>
        <w:t xml:space="preserve">, </w:t>
      </w:r>
      <w:r>
        <w:rPr>
          <w:i/>
          <w:iCs/>
        </w:rPr>
        <w:t>237</w:t>
      </w:r>
      <w:r>
        <w:t>(4821), 1445–1452.</w:t>
      </w:r>
    </w:p>
    <w:p w14:paraId="7827C2EA" w14:textId="77777777" w:rsidR="00A56B2E" w:rsidRDefault="00A56B2E" w:rsidP="00A56B2E">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286D733C" w14:textId="77777777" w:rsidR="00A56B2E" w:rsidRDefault="00A56B2E" w:rsidP="00A56B2E">
      <w:pPr>
        <w:pStyle w:val="Bibliography"/>
      </w:pPr>
      <w:r>
        <w:t xml:space="preserve">Kohl, M. (2019). </w:t>
      </w:r>
      <w:r>
        <w:rPr>
          <w:i/>
          <w:iCs/>
        </w:rPr>
        <w:t>MKinfer: Inferential Statistics</w:t>
      </w:r>
      <w:r>
        <w:t xml:space="preserve"> (0.7). http://www.stamats.de</w:t>
      </w:r>
    </w:p>
    <w:p w14:paraId="09EA91C0" w14:textId="77777777" w:rsidR="00A56B2E" w:rsidRDefault="00A56B2E" w:rsidP="00A56B2E">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06E63B22" w14:textId="77777777" w:rsidR="00A56B2E" w:rsidRDefault="00A56B2E" w:rsidP="00A56B2E">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9774CA9" w14:textId="77777777" w:rsidR="00A56B2E" w:rsidRDefault="00A56B2E" w:rsidP="00A56B2E">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00C4C9E9" w14:textId="77777777" w:rsidR="00A56B2E" w:rsidRDefault="00A56B2E" w:rsidP="00A56B2E">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1882B34F" w14:textId="77777777" w:rsidR="00A56B2E" w:rsidRDefault="00A56B2E" w:rsidP="00A56B2E">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69259200" w14:textId="77777777" w:rsidR="00A56B2E" w:rsidRDefault="00A56B2E" w:rsidP="00A56B2E">
      <w:pPr>
        <w:pStyle w:val="Bibliography"/>
      </w:pPr>
      <w:r>
        <w:t xml:space="preserve">Mack, A., &amp; Rock, I. (1998). Inattentional blindness: Perception without attention. In </w:t>
      </w:r>
      <w:r>
        <w:rPr>
          <w:i/>
          <w:iCs/>
        </w:rPr>
        <w:t>Visual attention</w:t>
      </w:r>
      <w:r>
        <w:t xml:space="preserve"> (pp. 55–76). Oxford University Press.</w:t>
      </w:r>
    </w:p>
    <w:p w14:paraId="615EE719" w14:textId="77777777" w:rsidR="00A56B2E" w:rsidRDefault="00A56B2E" w:rsidP="00A56B2E">
      <w:pPr>
        <w:pStyle w:val="Bibliography"/>
      </w:pPr>
      <w:r>
        <w:t xml:space="preserve">Macmillan, N. A., &amp; Creelman, C. D. (2004). </w:t>
      </w:r>
      <w:r>
        <w:rPr>
          <w:i/>
          <w:iCs/>
        </w:rPr>
        <w:t>Detection Theory: A User’s Guide</w:t>
      </w:r>
      <w:r>
        <w:t xml:space="preserve"> (2nd ed.). Psychology Press. https://doi.org/10.4324/9781410611147</w:t>
      </w:r>
    </w:p>
    <w:p w14:paraId="10D48B31" w14:textId="77777777" w:rsidR="00A56B2E" w:rsidRDefault="00A56B2E" w:rsidP="00A56B2E">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44EC99DD" w14:textId="77777777" w:rsidR="00A56B2E" w:rsidRDefault="00A56B2E" w:rsidP="00A56B2E">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43D77C91" w14:textId="77777777" w:rsidR="00A56B2E" w:rsidRDefault="00A56B2E" w:rsidP="00A56B2E">
      <w:pPr>
        <w:pStyle w:val="Bibliography"/>
      </w:pPr>
      <w:r>
        <w:rPr>
          <w:i/>
          <w:iCs/>
        </w:rPr>
        <w:t>MATLAB</w:t>
      </w:r>
      <w:r>
        <w:t xml:space="preserve"> (9.9.0.14677003 (R2020b)). (2020). The MathWorks Inc.</w:t>
      </w:r>
    </w:p>
    <w:p w14:paraId="3CD292E1" w14:textId="77777777" w:rsidR="00A56B2E" w:rsidRDefault="00A56B2E" w:rsidP="00A56B2E">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75599129" w14:textId="77777777" w:rsidR="00A56B2E" w:rsidRDefault="00A56B2E" w:rsidP="00A56B2E">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0822C06B" w14:textId="77777777" w:rsidR="00A56B2E" w:rsidRDefault="00A56B2E" w:rsidP="00A56B2E">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383C795A" w14:textId="77777777" w:rsidR="00A56B2E" w:rsidRDefault="00A56B2E" w:rsidP="00A56B2E">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0308392E" w14:textId="77777777" w:rsidR="00A56B2E" w:rsidRDefault="00A56B2E" w:rsidP="00A56B2E">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6D865820" w14:textId="77777777" w:rsidR="00A56B2E" w:rsidRDefault="00A56B2E" w:rsidP="00A56B2E">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55EFA93B" w14:textId="77777777" w:rsidR="00A56B2E" w:rsidRDefault="00A56B2E" w:rsidP="00A56B2E">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63C12AD" w14:textId="77777777" w:rsidR="00A56B2E" w:rsidRDefault="00A56B2E" w:rsidP="00A56B2E">
      <w:pPr>
        <w:pStyle w:val="Bibliography"/>
      </w:pPr>
      <w:r>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29A55350" w14:textId="77777777" w:rsidR="00A56B2E" w:rsidRDefault="00A56B2E" w:rsidP="00A56B2E">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4679DD15" w14:textId="77777777" w:rsidR="00A56B2E" w:rsidRDefault="00A56B2E" w:rsidP="00A56B2E">
      <w:pPr>
        <w:pStyle w:val="Bibliography"/>
      </w:pPr>
      <w:r>
        <w:lastRenderedPageBreak/>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4C23513C" w14:textId="77777777" w:rsidR="00A56B2E" w:rsidRDefault="00A56B2E" w:rsidP="00A56B2E">
      <w:pPr>
        <w:pStyle w:val="Bibliography"/>
      </w:pPr>
      <w:r>
        <w:rPr>
          <w:i/>
          <w:iCs/>
        </w:rPr>
        <w:t>Motive</w:t>
      </w:r>
      <w:r>
        <w:t xml:space="preserve"> (2.3.0). (2021). NaturalPoint, Inc. https://optitrack.com/software/motive/</w:t>
      </w:r>
    </w:p>
    <w:p w14:paraId="01F04623" w14:textId="77777777" w:rsidR="00A56B2E" w:rsidRDefault="00A56B2E" w:rsidP="00A56B2E">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79BF704C" w14:textId="77777777" w:rsidR="00A56B2E" w:rsidRDefault="00A56B2E" w:rsidP="00A56B2E">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40440DAC" w14:textId="77777777" w:rsidR="00A56B2E" w:rsidRDefault="00A56B2E" w:rsidP="00A56B2E">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0DCD45D8" w14:textId="77777777" w:rsidR="00A56B2E" w:rsidRDefault="00A56B2E" w:rsidP="00A56B2E">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16FD3874" w14:textId="77777777" w:rsidR="00A56B2E" w:rsidRDefault="00A56B2E" w:rsidP="00A56B2E">
      <w:pPr>
        <w:pStyle w:val="Bibliography"/>
      </w:pPr>
      <w:r>
        <w:rPr>
          <w:i/>
          <w:iCs/>
        </w:rPr>
        <w:t>NatNet SDK</w:t>
      </w:r>
      <w:r>
        <w:t xml:space="preserve"> (4.0.0). (2021). NaturalPoint, Inc. https://optitrack.com/software/motive/</w:t>
      </w:r>
    </w:p>
    <w:p w14:paraId="0B6B6A79" w14:textId="77777777" w:rsidR="00A56B2E" w:rsidRDefault="00A56B2E" w:rsidP="00A56B2E">
      <w:pPr>
        <w:pStyle w:val="Bibliography"/>
      </w:pPr>
      <w:r>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32E05D81" w14:textId="77777777" w:rsidR="00A56B2E" w:rsidRDefault="00A56B2E" w:rsidP="00A56B2E">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46FE485" w14:textId="77777777" w:rsidR="00A56B2E" w:rsidRDefault="00A56B2E" w:rsidP="00A56B2E">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339EA72C" w14:textId="77777777" w:rsidR="00A56B2E" w:rsidRDefault="00A56B2E" w:rsidP="00A56B2E">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68800931" w14:textId="77777777" w:rsidR="00A56B2E" w:rsidRDefault="00A56B2E" w:rsidP="00A56B2E">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12ED7E36" w14:textId="77777777" w:rsidR="00A56B2E" w:rsidRDefault="00A56B2E" w:rsidP="00A56B2E">
      <w:pPr>
        <w:pStyle w:val="Bibliography"/>
      </w:pPr>
      <w:r>
        <w:lastRenderedPageBreak/>
        <w:t xml:space="preserve">Peters, M. A. K., &amp; Lau, H. (2015). </w:t>
      </w:r>
      <w:r>
        <w:rPr>
          <w:i/>
          <w:iCs/>
        </w:rPr>
        <w:t>Human observers have optimal introspective access to perceptual processes even for visually masked stimuli</w:t>
      </w:r>
      <w:r>
        <w:t>. 30.</w:t>
      </w:r>
    </w:p>
    <w:p w14:paraId="3C0F9630" w14:textId="77777777" w:rsidR="00A56B2E" w:rsidRDefault="00A56B2E" w:rsidP="00A56B2E">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3D018E99" w14:textId="77777777" w:rsidR="00A56B2E" w:rsidRDefault="00A56B2E" w:rsidP="00A56B2E">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7FC85147" w14:textId="77777777" w:rsidR="00A56B2E" w:rsidRDefault="00A56B2E" w:rsidP="00A56B2E">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42E31EDB" w14:textId="77777777" w:rsidR="00A56B2E" w:rsidRDefault="00A56B2E" w:rsidP="00A56B2E">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1E23A063" w14:textId="77777777" w:rsidR="00A56B2E" w:rsidRDefault="00A56B2E" w:rsidP="00A56B2E">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57CCADDC" w14:textId="77777777" w:rsidR="00A56B2E" w:rsidRDefault="00A56B2E" w:rsidP="00A56B2E">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6236BE17" w14:textId="77777777" w:rsidR="00A56B2E" w:rsidRDefault="00A56B2E" w:rsidP="00A56B2E">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69276B25" w14:textId="77777777" w:rsidR="00A56B2E" w:rsidRDefault="00A56B2E" w:rsidP="00A56B2E">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28464EC6" w14:textId="77777777" w:rsidR="00A56B2E" w:rsidRDefault="00A56B2E" w:rsidP="00A56B2E">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2C48BDB9" w14:textId="77777777" w:rsidR="00A56B2E" w:rsidRDefault="00A56B2E" w:rsidP="00A56B2E">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7DA33A18" w14:textId="77777777" w:rsidR="00A56B2E" w:rsidRDefault="00A56B2E" w:rsidP="00A56B2E">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79F8AD64" w14:textId="77777777" w:rsidR="00A56B2E" w:rsidRDefault="00A56B2E" w:rsidP="00A56B2E">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5420CD23" w14:textId="77777777" w:rsidR="00A56B2E" w:rsidRDefault="00A56B2E" w:rsidP="00A56B2E">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096AA2A4" w14:textId="77777777" w:rsidR="00A56B2E" w:rsidRDefault="00A56B2E" w:rsidP="00A56B2E">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5AEE28C5" w14:textId="77777777" w:rsidR="00A56B2E" w:rsidRDefault="00A56B2E" w:rsidP="00A56B2E">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7D9EFA6F" w14:textId="77777777" w:rsidR="00A56B2E" w:rsidRDefault="00A56B2E" w:rsidP="00A56B2E">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6FA719A" w14:textId="77777777" w:rsidR="00A56B2E" w:rsidRDefault="00A56B2E" w:rsidP="00A56B2E">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60E515C2" w14:textId="77777777" w:rsidR="00A56B2E" w:rsidRDefault="00A56B2E" w:rsidP="00A56B2E">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4F809422" w14:textId="77777777" w:rsidR="00A56B2E" w:rsidRDefault="00A56B2E" w:rsidP="00A56B2E">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12BFC255" w14:textId="77777777" w:rsidR="00A56B2E" w:rsidRDefault="00A56B2E" w:rsidP="00A56B2E">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618EF285" w14:textId="77777777" w:rsidR="00A56B2E" w:rsidRDefault="00A56B2E" w:rsidP="00A56B2E">
      <w:pPr>
        <w:pStyle w:val="Bibliography"/>
      </w:pPr>
      <w:r>
        <w:lastRenderedPageBreak/>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43FAC8A2" w14:textId="77777777" w:rsidR="00A56B2E" w:rsidRDefault="00A56B2E" w:rsidP="00A56B2E">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06EFD369" w14:textId="77777777" w:rsidR="00A56B2E" w:rsidRDefault="00A56B2E" w:rsidP="00A56B2E">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398E0D7B" w14:textId="77777777" w:rsidR="00A56B2E" w:rsidRDefault="00A56B2E" w:rsidP="00A56B2E">
      <w:pPr>
        <w:pStyle w:val="Bibliography"/>
      </w:pPr>
      <w:r>
        <w:t xml:space="preserve">Xiao, K., Yamauchi, T., &amp; Bowman, C. (2015). </w:t>
      </w:r>
      <w:r>
        <w:rPr>
          <w:i/>
          <w:iCs/>
        </w:rPr>
        <w:t>Assessing Masked Semantic Priming: Cursor Trajectory versus Response Time Measures</w:t>
      </w:r>
      <w:r>
        <w:t>. 7.</w:t>
      </w:r>
    </w:p>
    <w:p w14:paraId="19A7F337" w14:textId="77777777" w:rsidR="00A56B2E" w:rsidRDefault="00A56B2E" w:rsidP="00A56B2E">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5B2A3C0D" w14:textId="77777777" w:rsidR="00A56B2E" w:rsidRDefault="00A56B2E" w:rsidP="00A56B2E">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2B281C7E"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spacing w:line="480" w:lineRule="auto"/>
        <w:jc w:val="left"/>
        <w:rPr>
          <w:lang w:eastAsia="ja-JP" w:bidi="ar-SA"/>
        </w:rPr>
      </w:pPr>
      <w:r>
        <w:rPr>
          <w:lang w:eastAsia="ja-JP" w:bidi="ar-SA"/>
        </w:rPr>
        <w:br w:type="page"/>
      </w:r>
    </w:p>
    <w:p w14:paraId="606C302C" w14:textId="77777777" w:rsidR="000377D0" w:rsidRDefault="000377D0" w:rsidP="000377D0">
      <w:pPr>
        <w:pStyle w:val="Heading2"/>
        <w:rPr>
          <w:rtl/>
          <w:lang w:bidi="he-IL"/>
        </w:rPr>
      </w:pPr>
      <w:bookmarkStart w:id="68" w:name="_Toc114469912"/>
      <w:r>
        <w:rPr>
          <w:rFonts w:hint="cs"/>
          <w:rtl/>
          <w:lang w:bidi="he-IL"/>
        </w:rPr>
        <w:lastRenderedPageBreak/>
        <w:t>תקציר</w:t>
      </w:r>
      <w:bookmarkEnd w:id="68"/>
    </w:p>
    <w:p w14:paraId="3180F29C" w14:textId="77777777" w:rsidR="000377D0" w:rsidRDefault="000377D0" w:rsidP="000377D0">
      <w:pPr>
        <w:bidi/>
        <w:rPr>
          <w:rtl/>
          <w:lang w:eastAsia="ja-JP"/>
        </w:rPr>
      </w:pPr>
      <w:r>
        <w:rPr>
          <w:rFonts w:hint="cs"/>
          <w:rtl/>
          <w:lang w:eastAsia="ja-JP"/>
        </w:rPr>
        <w:t>על אף היותם בלתי נראים עבורנו, גירויים לא מודעים הוכחו בעבר כמסוגלים להשפיע על ההתנהגות שלנו. למרות זאת, תחום המחקר של עיבוד לא מודע שופע בממצאים סותרים אשר מעוררים מחלוקות לגבי היקפו, ובאופן ספציפי לגבי עיבוד סמנטי. את המחלוקות הללו ניתן להסביר על ידי מגבלות מתודולוגיות אשר מאפיינות חלק מהמחקרים בתחום. מגבלה אחת, אשר נחקרת בתזה הנוכחית, היא הערכת חסר של עיבוד לא מודע הנובעת משימוש במדדים שאינם רגישים מספיק לאפקט הלא מודע. המדד הנפוץ ביותר לבחינה של אפקטים לא מודעים הינו זמן התגובה של תשובות הניתנות באמצעות מקלדת. אולם אמצעי זה בדרך כלל מפיק אפקטים קטנים מאוד ומספק מידע רק לגבי התשובה הסופית ולא לגבי ההליכים שהובילו אליה. פתרון אפשרי לשתי הבעיות הללו הוא שימוש באמצעים למעקב אחר תנועה, אשר הפכו לכלי נפוץ לחשיפת הליכים קוגניטיביי</w:t>
      </w:r>
      <w:r>
        <w:rPr>
          <w:rFonts w:hint="eastAsia"/>
          <w:rtl/>
          <w:lang w:eastAsia="ja-JP"/>
        </w:rPr>
        <w:t>ם</w:t>
      </w:r>
      <w:r>
        <w:rPr>
          <w:rFonts w:hint="cs"/>
          <w:rtl/>
          <w:lang w:eastAsia="ja-JP"/>
        </w:rPr>
        <w:t>.</w:t>
      </w:r>
    </w:p>
    <w:p w14:paraId="3AE8105B" w14:textId="77777777" w:rsidR="000377D0" w:rsidRDefault="000377D0" w:rsidP="000377D0">
      <w:pPr>
        <w:bidi/>
        <w:rPr>
          <w:rtl/>
          <w:lang w:eastAsia="ja-JP"/>
        </w:rPr>
      </w:pPr>
      <w:r>
        <w:rPr>
          <w:rFonts w:hint="cs"/>
          <w:rtl/>
          <w:lang w:eastAsia="ja-JP"/>
        </w:rPr>
        <w:t>אך האם מעקב אחר תנועה אכן רגיש יותר לאפקטים לא מודעים מאשר מקלדת? עד עתה, מחקר אחד בלבד השווה בין המדדים באופן ישיר ומצא אפקט לא מודע שולי באמצעות מקלדת אך מובהק באמצעות שימוש בעכבר. אולם מדד המודעות כמו גם המערכת למעקב אחר תנועה בהם נעשה שימוש במחקר זה הינם מוגבלים. מטרת התזה הנוכחית היא לבחון האם למעקב אחר תנועה יש יתרון על פני מקלדת בכל הנוגע לגילוי אפקטים לא מודעים, תוך כדי התגברות על המגבלות הללו.</w:t>
      </w:r>
    </w:p>
    <w:p w14:paraId="73C84A0C" w14:textId="77777777" w:rsidR="000377D0" w:rsidRDefault="000377D0" w:rsidP="000377D0">
      <w:pPr>
        <w:bidi/>
        <w:rPr>
          <w:rtl/>
          <w:lang w:eastAsia="ja-JP"/>
        </w:rPr>
      </w:pPr>
      <w:r>
        <w:rPr>
          <w:rFonts w:hint="cs"/>
          <w:rtl/>
          <w:lang w:eastAsia="ja-JP"/>
        </w:rPr>
        <w:t>לשם כך, עשיתי שימוש במדדים מחמירים למודעות בשילוב עם מעקב אחר תנועת הושטה אינטואיטיבית בסדרה של ארבעה ניסויים. שלושה מחקרי גישוש ראשוניים נערכו על מנת לזהות את התנאים האופטימליים לגילוי של אפקטים לא מודעים באמצעות תנועות הושטה. מחקר אישוש רביעי השווה ישירות בין תנועות הושטה לבין מקלדת. ארבעת המחקרים התבססו על המחקר הקלאסי של דהאן ושותפיו (2001) שבו נבדקים סיווגו סמנטית מילת מטרה אשר עקבה אחרי מילת פריים זהה/שונה שהוצגה באופן לא מודע. הניסוי הראשון הפיק תוצאות שאינן מובהקות, כנראה בשל זמני התגובה הארוכים של הנבדקים. בניסוי השני הוטלה מגבלה נוקשה יותר על זמן התגובה אשר כללה מגבלה על תחילת התנועה ומגבלה על משך התנועה. כמו כן, ניתן בלוק אימון נוסף על מנת לשפר את זמן התגובה. כתוצאה מקיצור זמן התגובה, מספר רב של חזרות לא הושלמו בהצלחה ולפיכך נפסלו. לכן, בניסוי השלישי נוסף יום אימון נפרד שנועד לשפר את זמני התגובה של הנבדקים. אף על פי שמספר החזרות הפסולות לא פחת, בניסוי השלישי התגלה רמז להבדל בין תנאי הניסוי אשר סימל עיבוד לא מודע. בניסוי הרביעי הושמט יום האימון הנוסף ונכללו שתי מטלות נפרדות, באחת מהן נבדקים ענו באמצעות מקלדת ובשניה באמצעות תנועות הושטה. שתי המטלות חשפו אפקט לא מודע, אשר בשילוב עם המדדים הנוקשים למודעות, סיפקו עדות שאינה קלה להפרכה לקיום של עיבוד לא מודע. בניגוד לממצאים קודמים, האפקט הלא מודע במטלת המעקב אחר תנועה לא היה גדול מזה שהתגלה במטלת המקלדת. לסיום מועלות הצעות לשינויים במערך הניסוי אשר יכולים לשפר אף יותר את הרגישות של מדד התנועה לעיבוד לא מודע.</w:t>
      </w:r>
    </w:p>
    <w:p w14:paraId="23F88D47" w14:textId="1BBC785A" w:rsidR="000377D0" w:rsidRDefault="000377D0">
      <w:pPr>
        <w:spacing w:line="480" w:lineRule="auto"/>
        <w:jc w:val="left"/>
        <w:rPr>
          <w:lang w:eastAsia="ja-JP"/>
        </w:rPr>
      </w:pPr>
      <w:r>
        <w:rPr>
          <w:lang w:eastAsia="ja-JP"/>
        </w:rPr>
        <w:br w:type="page"/>
      </w:r>
    </w:p>
    <w:p w14:paraId="4C3D3B27" w14:textId="77777777" w:rsidR="000377D0" w:rsidRDefault="000377D0" w:rsidP="000377D0">
      <w:pPr>
        <w:pStyle w:val="Openingheader"/>
      </w:pPr>
      <w:r w:rsidRPr="00DC4DA6">
        <w:lastRenderedPageBreak/>
        <w:drawing>
          <wp:inline distT="0" distB="0" distL="0" distR="0" wp14:anchorId="582D0831" wp14:editId="52A01465">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64132C65" w14:textId="77777777" w:rsidR="000377D0" w:rsidRPr="00B5549D" w:rsidRDefault="000377D0" w:rsidP="000377D0">
      <w:pPr>
        <w:pStyle w:val="Openingheader"/>
        <w:rPr>
          <w:rtl/>
        </w:rPr>
      </w:pPr>
      <w:r w:rsidRPr="00B5549D">
        <w:rPr>
          <w:rtl/>
        </w:rPr>
        <w:t>בית הספר סגול למדעי המוח</w:t>
      </w:r>
    </w:p>
    <w:p w14:paraId="4E9B07BE" w14:textId="77777777" w:rsidR="000377D0" w:rsidRPr="00B5549D" w:rsidRDefault="000377D0" w:rsidP="000377D0">
      <w:pPr>
        <w:pStyle w:val="Openingheader"/>
        <w:rPr>
          <w:rtl/>
        </w:rPr>
      </w:pPr>
    </w:p>
    <w:p w14:paraId="2C84D0D4" w14:textId="77777777" w:rsidR="000377D0" w:rsidRPr="00B5549D" w:rsidRDefault="000377D0" w:rsidP="000377D0">
      <w:pPr>
        <w:pStyle w:val="Openingheader"/>
        <w:rPr>
          <w:rtl/>
        </w:rPr>
      </w:pPr>
      <w:r w:rsidRPr="00B5549D">
        <w:rPr>
          <w:rtl/>
        </w:rPr>
        <w:t>הפקולטה למדעי המוח</w:t>
      </w:r>
    </w:p>
    <w:p w14:paraId="7E4C0F75" w14:textId="77777777" w:rsidR="000377D0" w:rsidRPr="00B5549D" w:rsidRDefault="000377D0" w:rsidP="000377D0">
      <w:pPr>
        <w:pStyle w:val="Openingheader"/>
        <w:rPr>
          <w:rtl/>
        </w:rPr>
      </w:pPr>
    </w:p>
    <w:p w14:paraId="46F9EF6B" w14:textId="77777777" w:rsidR="000377D0" w:rsidRPr="004C0E90" w:rsidRDefault="000377D0" w:rsidP="000377D0">
      <w:pPr>
        <w:pStyle w:val="Openingheader"/>
        <w:rPr>
          <w:sz w:val="72"/>
          <w:szCs w:val="72"/>
          <w:rtl/>
        </w:rPr>
      </w:pPr>
      <w:r w:rsidRPr="004C0E90">
        <w:rPr>
          <w:sz w:val="72"/>
          <w:szCs w:val="72"/>
          <w:rtl/>
        </w:rPr>
        <w:t>שימוש במעקב אחר תנועה על מנת לחקור את העיבוד הלא מודע</w:t>
      </w:r>
    </w:p>
    <w:p w14:paraId="7D62B5B5" w14:textId="77777777" w:rsidR="000377D0" w:rsidRDefault="000377D0" w:rsidP="000377D0">
      <w:pPr>
        <w:pStyle w:val="Openingheader"/>
        <w:rPr>
          <w:rtl/>
        </w:rPr>
      </w:pPr>
    </w:p>
    <w:p w14:paraId="4EE1D8CA" w14:textId="77777777" w:rsidR="000377D0" w:rsidRDefault="000377D0" w:rsidP="000377D0">
      <w:pPr>
        <w:pStyle w:val="Openingheader"/>
        <w:rPr>
          <w:rtl/>
        </w:rPr>
      </w:pPr>
    </w:p>
    <w:p w14:paraId="494696EC" w14:textId="77777777" w:rsidR="000377D0" w:rsidRDefault="000377D0" w:rsidP="000377D0">
      <w:pPr>
        <w:pStyle w:val="Openingheader"/>
      </w:pPr>
    </w:p>
    <w:p w14:paraId="3418B7E6" w14:textId="77777777" w:rsidR="000377D0" w:rsidRPr="00B5549D" w:rsidRDefault="000377D0" w:rsidP="000377D0">
      <w:pPr>
        <w:pStyle w:val="Openingheader"/>
        <w:rPr>
          <w:rtl/>
        </w:rPr>
      </w:pPr>
      <w:r w:rsidRPr="00B5549D">
        <w:rPr>
          <w:rtl/>
        </w:rPr>
        <w:t>מאת</w:t>
      </w:r>
    </w:p>
    <w:p w14:paraId="3353B611" w14:textId="77777777" w:rsidR="000377D0" w:rsidRPr="004C0E90" w:rsidRDefault="000377D0" w:rsidP="000377D0">
      <w:pPr>
        <w:pStyle w:val="Openingheader"/>
        <w:rPr>
          <w:b/>
          <w:bCs/>
          <w:sz w:val="56"/>
          <w:szCs w:val="56"/>
          <w:rtl/>
        </w:rPr>
      </w:pPr>
      <w:r w:rsidRPr="004C0E90">
        <w:rPr>
          <w:b/>
          <w:bCs/>
          <w:sz w:val="56"/>
          <w:szCs w:val="56"/>
          <w:rtl/>
        </w:rPr>
        <w:t>חן הלר</w:t>
      </w:r>
    </w:p>
    <w:p w14:paraId="2D7C76E7" w14:textId="77777777" w:rsidR="000377D0" w:rsidRDefault="000377D0" w:rsidP="000377D0">
      <w:pPr>
        <w:pStyle w:val="Openingheader"/>
        <w:rPr>
          <w:rtl/>
        </w:rPr>
      </w:pPr>
    </w:p>
    <w:p w14:paraId="1AEA55C2" w14:textId="77777777" w:rsidR="000377D0" w:rsidRDefault="000377D0" w:rsidP="000377D0">
      <w:pPr>
        <w:pStyle w:val="Openingheader"/>
        <w:rPr>
          <w:rtl/>
        </w:rPr>
      </w:pPr>
    </w:p>
    <w:p w14:paraId="2AE8C526" w14:textId="77777777" w:rsidR="000377D0" w:rsidRPr="00B5549D" w:rsidRDefault="000377D0" w:rsidP="000377D0">
      <w:pPr>
        <w:pStyle w:val="Openingheader"/>
        <w:rPr>
          <w:rtl/>
        </w:rPr>
      </w:pPr>
      <w:r w:rsidRPr="00B5549D">
        <w:rPr>
          <w:rtl/>
        </w:rPr>
        <w:t>החיבור בוצע בהנחיית</w:t>
      </w:r>
      <w:r>
        <w:rPr>
          <w:rFonts w:hint="cs"/>
          <w:rtl/>
        </w:rPr>
        <w:t>ה</w:t>
      </w:r>
      <w:r w:rsidRPr="00B5549D">
        <w:rPr>
          <w:rtl/>
        </w:rPr>
        <w:t xml:space="preserve"> של</w:t>
      </w:r>
    </w:p>
    <w:p w14:paraId="3EE01C32" w14:textId="77777777" w:rsidR="000377D0" w:rsidRPr="004C0E90" w:rsidRDefault="000377D0" w:rsidP="000377D0">
      <w:pPr>
        <w:pStyle w:val="Openingheader"/>
        <w:rPr>
          <w:b/>
          <w:bCs/>
          <w:sz w:val="56"/>
          <w:szCs w:val="56"/>
          <w:rtl/>
        </w:rPr>
      </w:pPr>
      <w:r w:rsidRPr="00AF7220">
        <w:rPr>
          <w:b/>
          <w:bCs/>
          <w:sz w:val="48"/>
          <w:szCs w:val="48"/>
          <w:rtl/>
        </w:rPr>
        <w:t xml:space="preserve">פרופ' ליעד מודריק </w:t>
      </w:r>
    </w:p>
    <w:p w14:paraId="36A67864" w14:textId="77777777" w:rsidR="000377D0" w:rsidRPr="00B5549D" w:rsidRDefault="000377D0" w:rsidP="000377D0">
      <w:pPr>
        <w:pStyle w:val="Openingheader"/>
      </w:pPr>
    </w:p>
    <w:p w14:paraId="2B656015" w14:textId="77777777" w:rsidR="000377D0" w:rsidRDefault="000377D0" w:rsidP="000377D0">
      <w:pPr>
        <w:pStyle w:val="Openingheader"/>
      </w:pPr>
    </w:p>
    <w:p w14:paraId="6B23D19B" w14:textId="77777777" w:rsidR="000377D0" w:rsidRDefault="000377D0" w:rsidP="000377D0">
      <w:pPr>
        <w:pStyle w:val="Openingheader"/>
        <w:rPr>
          <w:rtl/>
        </w:rPr>
      </w:pPr>
      <w:r w:rsidRPr="00B5549D">
        <w:rPr>
          <w:rtl/>
        </w:rPr>
        <w:t>ספטמבר 2022</w:t>
      </w:r>
    </w:p>
    <w:p w14:paraId="2861D536" w14:textId="3797E44C" w:rsidR="00FE2F43" w:rsidRDefault="00FE2F43" w:rsidP="003E0CB9">
      <w:pPr>
        <w:spacing w:line="480" w:lineRule="auto"/>
        <w:ind w:firstLine="0"/>
        <w:jc w:val="left"/>
        <w:rPr>
          <w:lang w:eastAsia="ja-JP"/>
        </w:rPr>
      </w:pPr>
    </w:p>
    <w:sectPr w:rsidR="00FE2F43"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6" w:author="Chen Heller" w:date="2022-09-01T09:42:00Z" w:initials="CH">
    <w:p w14:paraId="598ECD31" w14:textId="472F7423" w:rsidR="00EF52E5" w:rsidRDefault="00EB2FF8" w:rsidP="00E96D8E">
      <w:pPr>
        <w:pStyle w:val="CommentText"/>
      </w:pPr>
      <w:r>
        <w:rPr>
          <w:rStyle w:val="CommentReference"/>
        </w:rPr>
        <w:annotationRef/>
      </w:r>
      <w:r w:rsidR="00EF52E5">
        <w:t>Rejected explanation:</w:t>
      </w:r>
    </w:p>
    <w:p w14:paraId="094AF53A" w14:textId="77777777" w:rsidR="00EF52E5" w:rsidRDefault="00EF52E5" w:rsidP="00E96D8E">
      <w:pPr>
        <w:pStyle w:val="CommentText"/>
      </w:pPr>
      <w:r>
        <w:t>a trend was seen in the proportion of each exclusion reason. It seems that late responses, slow movements and incorrect answers became less prominent at the expense of having more short reaches and early responses. A Possible explanation for this pattern of results can be conceived by reviewing the proportion of each exclusion reason in Experiment 2. Late responses were kind of the most prominent cause for error in experiment 2, and therefore it is possible that in order to diminish their error rate, participants in experiment 3 mainly focused their efforts on reducing their response time. Consequently, quicker responses developed which decreased the number of late responses but increased the number of early responses and short trajectories.</w:t>
      </w:r>
      <w:r>
        <w:rPr>
          <w:strike/>
        </w:rPr>
        <w:t xml:space="preserve"> These hasty responses left less time to process the target which explains the increase in incorrect answers. Similarly, the probability for corrective movements could have increased as well, which accounted for the higher rate of long movement durations.</w:t>
      </w:r>
    </w:p>
  </w:comment>
  <w:comment w:id="58" w:author="Liad Mudrik" w:date="2022-09-15T17:03:00Z" w:initials="LM">
    <w:p w14:paraId="7BF83D85" w14:textId="77777777" w:rsidR="00422967" w:rsidRDefault="00422967" w:rsidP="0040072C">
      <w:pPr>
        <w:jc w:val="left"/>
      </w:pPr>
      <w:r>
        <w:rPr>
          <w:rStyle w:val="CommentReference"/>
        </w:rPr>
        <w:annotationRef/>
      </w:r>
      <w:r>
        <w:rPr>
          <w:sz w:val="20"/>
          <w:szCs w:val="20"/>
        </w:rPr>
        <w:t>was it higher than 0 or even higher than 0.5? report the highest value for which most subjects were above</w:t>
      </w:r>
    </w:p>
  </w:comment>
  <w:comment w:id="59" w:author="Chen Heller" w:date="2022-09-19T09:02:00Z" w:initials="CH">
    <w:p w14:paraId="22BA89A6" w14:textId="77777777" w:rsidR="006C46FC" w:rsidRDefault="006C46FC">
      <w:pPr>
        <w:pStyle w:val="CommentText"/>
        <w:jc w:val="left"/>
      </w:pPr>
      <w:r>
        <w:rPr>
          <w:rStyle w:val="CommentReference"/>
        </w:rPr>
        <w:annotationRef/>
      </w:r>
      <w:r>
        <w:t>Since the scores are evenly distributed its hard to determine how many subjects are "most subjects". Above 50%? Above 60%?</w:t>
      </w:r>
    </w:p>
    <w:p w14:paraId="693F6597" w14:textId="77777777" w:rsidR="006C46FC" w:rsidRDefault="006C46FC">
      <w:pPr>
        <w:pStyle w:val="CommentText"/>
        <w:jc w:val="left"/>
      </w:pPr>
      <w:r>
        <w:t>In mouse session:</w:t>
      </w:r>
    </w:p>
    <w:p w14:paraId="40294C37" w14:textId="77777777" w:rsidR="006C46FC" w:rsidRDefault="006C46FC">
      <w:pPr>
        <w:pStyle w:val="CommentText"/>
        <w:jc w:val="left"/>
      </w:pPr>
      <w:r>
        <w:t>15 participant are above 0.2 and 13 are below.</w:t>
      </w:r>
    </w:p>
    <w:p w14:paraId="0B5DA536" w14:textId="77777777" w:rsidR="006C46FC" w:rsidRDefault="006C46FC">
      <w:pPr>
        <w:pStyle w:val="CommentText"/>
        <w:jc w:val="left"/>
      </w:pPr>
    </w:p>
    <w:p w14:paraId="2297CA2E" w14:textId="77777777" w:rsidR="006C46FC" w:rsidRDefault="006C46FC">
      <w:pPr>
        <w:pStyle w:val="CommentText"/>
        <w:jc w:val="left"/>
      </w:pPr>
      <w:r>
        <w:t>In Keyboard session:</w:t>
      </w:r>
    </w:p>
    <w:p w14:paraId="789A2572" w14:textId="77777777" w:rsidR="006C46FC" w:rsidRDefault="006C46FC" w:rsidP="00797C26">
      <w:pPr>
        <w:pStyle w:val="CommentText"/>
        <w:jc w:val="left"/>
      </w:pPr>
      <w:r>
        <w:t>14 are above 0.3 and 19 are below.</w:t>
      </w:r>
    </w:p>
  </w:comment>
  <w:comment w:id="60" w:author="Chen Heller" w:date="2022-09-04T13:36:00Z" w:initials="CH">
    <w:p w14:paraId="32662B10" w14:textId="4E72B729" w:rsidR="009E3931" w:rsidRDefault="009E3931" w:rsidP="00E96D8E">
      <w:pPr>
        <w:pStyle w:val="CommentText"/>
      </w:pPr>
      <w:r>
        <w:rPr>
          <w:rStyle w:val="CommentReference"/>
        </w:rPr>
        <w:annotationRef/>
      </w:r>
      <w:r>
        <w:t>I considered an account for the noise on the trial level, but disregarded it since the noise should cancel out when averaging within participant.</w:t>
      </w:r>
    </w:p>
    <w:p w14:paraId="148EDAD5" w14:textId="77777777" w:rsidR="009E3931" w:rsidRDefault="009E3931" w:rsidP="00E96D8E">
      <w:pPr>
        <w:pStyle w:val="CommentText"/>
      </w:pPr>
    </w:p>
    <w:p w14:paraId="476DE4EF" w14:textId="77777777" w:rsidR="009E3931" w:rsidRDefault="009E3931" w:rsidP="00E96D8E">
      <w:pPr>
        <w:pStyle w:val="CommentText"/>
      </w:pPr>
      <w:r>
        <w:t>The explanation:</w:t>
      </w:r>
    </w:p>
    <w:p w14:paraId="57C983B6" w14:textId="77777777" w:rsidR="009E3931" w:rsidRDefault="009E3931" w:rsidP="00E96D8E">
      <w:pPr>
        <w:pStyle w:val="CommentText"/>
      </w:pPr>
      <w:r>
        <w:t>Different people might respond differently to the pressure caused by the strict timing demands of the experiment. This means responses will be rash/hasty for some of them. Applying accurate motor control on very fast movements is difficult [ref] which means that the movements will be less consistent/ repetitive. Thus the bias would be less noticeable for some participants than others.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4AF53A" w15:done="0"/>
  <w15:commentEx w15:paraId="7BF83D85" w15:done="0"/>
  <w15:commentEx w15:paraId="789A2572" w15:paraIdParent="7BF83D85" w15:done="0"/>
  <w15:commentEx w15:paraId="57C983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AFD12" w16cex:dateUtc="2022-09-01T06:42:00Z"/>
  <w16cex:commentExtensible w16cex:durableId="26CDD95A" w16cex:dateUtc="2022-09-16T00:03:00Z"/>
  <w16cex:commentExtensible w16cex:durableId="26D2AEA4" w16cex:dateUtc="2022-09-19T06:02:00Z"/>
  <w16cex:commentExtensible w16cex:durableId="26BF287B" w16cex:dateUtc="2022-09-04T1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4AF53A" w16cid:durableId="26BAFD12"/>
  <w16cid:commentId w16cid:paraId="7BF83D85" w16cid:durableId="26CDD95A"/>
  <w16cid:commentId w16cid:paraId="789A2572" w16cid:durableId="26D2AEA4"/>
  <w16cid:commentId w16cid:paraId="57C983B6" w16cid:durableId="26BF28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A3BF7" w14:textId="77777777" w:rsidR="00681A0C" w:rsidRDefault="00681A0C" w:rsidP="00E96D8E">
      <w:r>
        <w:separator/>
      </w:r>
    </w:p>
  </w:endnote>
  <w:endnote w:type="continuationSeparator" w:id="0">
    <w:p w14:paraId="00E6265E" w14:textId="77777777" w:rsidR="00681A0C" w:rsidRDefault="00681A0C"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5F1F7" w14:textId="77777777" w:rsidR="00681A0C" w:rsidRDefault="00681A0C" w:rsidP="00E96D8E">
      <w:r>
        <w:separator/>
      </w:r>
    </w:p>
  </w:footnote>
  <w:footnote w:type="continuationSeparator" w:id="0">
    <w:p w14:paraId="6CC2953A" w14:textId="77777777" w:rsidR="00681A0C" w:rsidRDefault="00681A0C"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51A9"/>
    <w:rsid w:val="0003552A"/>
    <w:rsid w:val="00035EB3"/>
    <w:rsid w:val="00035FA8"/>
    <w:rsid w:val="000360C2"/>
    <w:rsid w:val="00036854"/>
    <w:rsid w:val="000374A6"/>
    <w:rsid w:val="00037672"/>
    <w:rsid w:val="000377D0"/>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461"/>
    <w:rsid w:val="0004464E"/>
    <w:rsid w:val="000447DE"/>
    <w:rsid w:val="000447E3"/>
    <w:rsid w:val="00045011"/>
    <w:rsid w:val="00045865"/>
    <w:rsid w:val="00045AE5"/>
    <w:rsid w:val="00045F12"/>
    <w:rsid w:val="00045FE5"/>
    <w:rsid w:val="00046913"/>
    <w:rsid w:val="000470DB"/>
    <w:rsid w:val="000475DF"/>
    <w:rsid w:val="00050C27"/>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2F18"/>
    <w:rsid w:val="000C3552"/>
    <w:rsid w:val="000C3BAF"/>
    <w:rsid w:val="000C3D63"/>
    <w:rsid w:val="000C4079"/>
    <w:rsid w:val="000C456B"/>
    <w:rsid w:val="000C45A3"/>
    <w:rsid w:val="000C5896"/>
    <w:rsid w:val="000C73C2"/>
    <w:rsid w:val="000D064C"/>
    <w:rsid w:val="000D0EC0"/>
    <w:rsid w:val="000D1105"/>
    <w:rsid w:val="000D14BE"/>
    <w:rsid w:val="000D172B"/>
    <w:rsid w:val="000D1936"/>
    <w:rsid w:val="000D1C59"/>
    <w:rsid w:val="000D1CC0"/>
    <w:rsid w:val="000D2409"/>
    <w:rsid w:val="000D257C"/>
    <w:rsid w:val="000D2A7B"/>
    <w:rsid w:val="000D54E0"/>
    <w:rsid w:val="000D7B1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5D8"/>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588"/>
    <w:rsid w:val="001926CA"/>
    <w:rsid w:val="0019375F"/>
    <w:rsid w:val="001938E9"/>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6DEE"/>
    <w:rsid w:val="001A789C"/>
    <w:rsid w:val="001A7B76"/>
    <w:rsid w:val="001A7D06"/>
    <w:rsid w:val="001B022C"/>
    <w:rsid w:val="001B09DD"/>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4D8"/>
    <w:rsid w:val="001E75F1"/>
    <w:rsid w:val="001E7E52"/>
    <w:rsid w:val="001F0D4E"/>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C20"/>
    <w:rsid w:val="001F68A9"/>
    <w:rsid w:val="001F6E52"/>
    <w:rsid w:val="001F712A"/>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20703"/>
    <w:rsid w:val="0022111D"/>
    <w:rsid w:val="00221760"/>
    <w:rsid w:val="00221891"/>
    <w:rsid w:val="002219BE"/>
    <w:rsid w:val="00222164"/>
    <w:rsid w:val="002223D0"/>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7D2"/>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765"/>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55"/>
    <w:rsid w:val="002A69C9"/>
    <w:rsid w:val="002A69D6"/>
    <w:rsid w:val="002A6FB1"/>
    <w:rsid w:val="002A75DD"/>
    <w:rsid w:val="002A75E6"/>
    <w:rsid w:val="002B2300"/>
    <w:rsid w:val="002B243A"/>
    <w:rsid w:val="002B2AC5"/>
    <w:rsid w:val="002B390A"/>
    <w:rsid w:val="002B39BD"/>
    <w:rsid w:val="002B3D75"/>
    <w:rsid w:val="002B3DD7"/>
    <w:rsid w:val="002B42FD"/>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892"/>
    <w:rsid w:val="002F494F"/>
    <w:rsid w:val="002F4EF9"/>
    <w:rsid w:val="002F522D"/>
    <w:rsid w:val="002F5D2D"/>
    <w:rsid w:val="002F5E5D"/>
    <w:rsid w:val="002F5F3E"/>
    <w:rsid w:val="002F6C19"/>
    <w:rsid w:val="002F7688"/>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A1C"/>
    <w:rsid w:val="00346BB1"/>
    <w:rsid w:val="00346DF9"/>
    <w:rsid w:val="00347120"/>
    <w:rsid w:val="00347162"/>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5A4E"/>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0CB9"/>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6C31"/>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75F"/>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509E"/>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3FB"/>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3FB8"/>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6B9"/>
    <w:rsid w:val="00543738"/>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4F"/>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163"/>
    <w:rsid w:val="005B1B51"/>
    <w:rsid w:val="005B22B7"/>
    <w:rsid w:val="005B262C"/>
    <w:rsid w:val="005B29C8"/>
    <w:rsid w:val="005B2A6E"/>
    <w:rsid w:val="005B3247"/>
    <w:rsid w:val="005B3FFA"/>
    <w:rsid w:val="005B4A5B"/>
    <w:rsid w:val="005B4C51"/>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C1"/>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0239"/>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8F0"/>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16E0"/>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A0C"/>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4848"/>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540"/>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C50"/>
    <w:rsid w:val="00754D78"/>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3335"/>
    <w:rsid w:val="00773A76"/>
    <w:rsid w:val="00773DB8"/>
    <w:rsid w:val="00773F6F"/>
    <w:rsid w:val="00774229"/>
    <w:rsid w:val="00774745"/>
    <w:rsid w:val="00774E47"/>
    <w:rsid w:val="00775994"/>
    <w:rsid w:val="00776072"/>
    <w:rsid w:val="0077608B"/>
    <w:rsid w:val="00776191"/>
    <w:rsid w:val="007768A2"/>
    <w:rsid w:val="0077789A"/>
    <w:rsid w:val="0078001D"/>
    <w:rsid w:val="00780B42"/>
    <w:rsid w:val="00780FFE"/>
    <w:rsid w:val="007810DC"/>
    <w:rsid w:val="007813E2"/>
    <w:rsid w:val="0078197A"/>
    <w:rsid w:val="0078275B"/>
    <w:rsid w:val="00783631"/>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5E80"/>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E07B9"/>
    <w:rsid w:val="007E08AD"/>
    <w:rsid w:val="007E0DE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0F9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57D"/>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79C"/>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B49"/>
    <w:rsid w:val="009C4DD7"/>
    <w:rsid w:val="009C5143"/>
    <w:rsid w:val="009C570B"/>
    <w:rsid w:val="009C5AEA"/>
    <w:rsid w:val="009C5F2E"/>
    <w:rsid w:val="009C6738"/>
    <w:rsid w:val="009D0958"/>
    <w:rsid w:val="009D0FA2"/>
    <w:rsid w:val="009D111A"/>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70F"/>
    <w:rsid w:val="009F5FFC"/>
    <w:rsid w:val="009F6C96"/>
    <w:rsid w:val="009F6D8E"/>
    <w:rsid w:val="009F71F7"/>
    <w:rsid w:val="009F73BA"/>
    <w:rsid w:val="00A00143"/>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48D0"/>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76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6B2E"/>
    <w:rsid w:val="00A57CA5"/>
    <w:rsid w:val="00A60507"/>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506E"/>
    <w:rsid w:val="00B1507B"/>
    <w:rsid w:val="00B15DE6"/>
    <w:rsid w:val="00B160A8"/>
    <w:rsid w:val="00B161C6"/>
    <w:rsid w:val="00B16D05"/>
    <w:rsid w:val="00B170A4"/>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7016"/>
    <w:rsid w:val="00B77430"/>
    <w:rsid w:val="00B7749F"/>
    <w:rsid w:val="00B8142F"/>
    <w:rsid w:val="00B8257A"/>
    <w:rsid w:val="00B8268F"/>
    <w:rsid w:val="00B83018"/>
    <w:rsid w:val="00B83C9B"/>
    <w:rsid w:val="00B83F72"/>
    <w:rsid w:val="00B843B0"/>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C3D"/>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998"/>
    <w:rsid w:val="00BE3B54"/>
    <w:rsid w:val="00BE4232"/>
    <w:rsid w:val="00BE4ADB"/>
    <w:rsid w:val="00BE4DF4"/>
    <w:rsid w:val="00BE5B4B"/>
    <w:rsid w:val="00BE6015"/>
    <w:rsid w:val="00BE67D6"/>
    <w:rsid w:val="00BE6F30"/>
    <w:rsid w:val="00BE73CB"/>
    <w:rsid w:val="00BE7B84"/>
    <w:rsid w:val="00BE7F64"/>
    <w:rsid w:val="00BF05D0"/>
    <w:rsid w:val="00BF08EE"/>
    <w:rsid w:val="00BF0DB0"/>
    <w:rsid w:val="00BF2C93"/>
    <w:rsid w:val="00BF2D47"/>
    <w:rsid w:val="00BF3383"/>
    <w:rsid w:val="00BF348C"/>
    <w:rsid w:val="00BF3C32"/>
    <w:rsid w:val="00BF3E1B"/>
    <w:rsid w:val="00BF43E2"/>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17D1"/>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4FDF"/>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E59"/>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B785E"/>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6857"/>
    <w:rsid w:val="00D268B3"/>
    <w:rsid w:val="00D26B4E"/>
    <w:rsid w:val="00D26EF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9E4"/>
    <w:rsid w:val="00D57772"/>
    <w:rsid w:val="00D609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6C47"/>
    <w:rsid w:val="00DB70BA"/>
    <w:rsid w:val="00DB7354"/>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1C3"/>
    <w:rsid w:val="00E24A8B"/>
    <w:rsid w:val="00E24AF9"/>
    <w:rsid w:val="00E24D9D"/>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330E"/>
    <w:rsid w:val="00E3478F"/>
    <w:rsid w:val="00E35C73"/>
    <w:rsid w:val="00E368F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F62"/>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2B3"/>
    <w:rsid w:val="00ED63BF"/>
    <w:rsid w:val="00ED7CA8"/>
    <w:rsid w:val="00ED7D28"/>
    <w:rsid w:val="00ED7D7C"/>
    <w:rsid w:val="00ED7E2A"/>
    <w:rsid w:val="00ED7FF8"/>
    <w:rsid w:val="00EE0803"/>
    <w:rsid w:val="00EE0BFD"/>
    <w:rsid w:val="00EE0D1C"/>
    <w:rsid w:val="00EE0E3B"/>
    <w:rsid w:val="00EE1564"/>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674"/>
    <w:rsid w:val="00FC19CB"/>
    <w:rsid w:val="00FC26A9"/>
    <w:rsid w:val="00FC2B22"/>
    <w:rsid w:val="00FC3846"/>
    <w:rsid w:val="00FC39C9"/>
    <w:rsid w:val="00FC3A89"/>
    <w:rsid w:val="00FC3AAB"/>
    <w:rsid w:val="00FC40BD"/>
    <w:rsid w:val="00FC4734"/>
    <w:rsid w:val="00FC47E3"/>
    <w:rsid w:val="00FC4966"/>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2F43"/>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51</Pages>
  <Words>56246</Words>
  <Characters>281233</Characters>
  <Application>Microsoft Office Word</Application>
  <DocSecurity>0</DocSecurity>
  <Lines>2343</Lines>
  <Paragraphs>673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23</cp:revision>
  <cp:lastPrinted>2022-09-19T06:14:00Z</cp:lastPrinted>
  <dcterms:created xsi:type="dcterms:W3CDTF">2022-09-19T06:03:00Z</dcterms:created>
  <dcterms:modified xsi:type="dcterms:W3CDTF">2022-09-19T08:07:00Z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
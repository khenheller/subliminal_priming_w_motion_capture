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proofErr w:type="gramStart"/>
      <w:r w:rsidRPr="00CA4C70">
        <w:t>contradicting</w:t>
      </w:r>
      <w:proofErr w:type="gramEnd"/>
      <w:r w:rsidRPr="00CA4C70">
        <w:t xml:space="preserve">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 xml:space="preserve">which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 xml:space="preserve">elicit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 xml:space="preserve">. </w:t>
        </w:r>
      </w:ins>
      <w:del w:id="32" w:author="Chen Heller" w:date="2023-08-02T11:29:00Z">
        <w:r w:rsidR="00E8074E" w:rsidDel="00136CCD">
          <w:lastRenderedPageBreak/>
          <w:delText xml:space="preserve">two </w:delText>
        </w:r>
      </w:del>
      <w:ins w:id="33" w:author="Chen Heller" w:date="2023-08-02T11:29:00Z">
        <w:r w:rsidR="00136CCD">
          <w:t xml:space="preserve">Two such </w:t>
        </w:r>
      </w:ins>
      <w:r w:rsidR="00E8074E">
        <w:t>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4"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5" w:author="Chen Heller" w:date="2023-08-02T11:32:00Z">
        <w:r w:rsidR="00C02C68" w:rsidDel="00BE1C96">
          <w:delText xml:space="preserve">, </w:delText>
        </w:r>
        <w:r w:rsidR="004D6C22" w:rsidDel="00BE1C96">
          <w:delText xml:space="preserve">while </w:delText>
        </w:r>
        <w:r w:rsidR="00C02C68" w:rsidDel="00BE1C96">
          <w:delText>movement was tracked</w:delText>
        </w:r>
      </w:del>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6"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t>
      </w:r>
      <w:r w:rsidR="006C164D">
        <w:lastRenderedPageBreak/>
        <w:t>was examined using a subliminal priming paradigm. Primes and targets were images of animals/tools that belonged to the same/different semantic category and had a similar/different shape (i.e., elongated/round) and therefor</w:t>
      </w:r>
      <w:r w:rsidR="001151CF">
        <w:t>e</w:t>
      </w:r>
      <w:r w:rsidR="006C164D">
        <w:t xml:space="preserve"> similar/different affordances. </w:t>
      </w:r>
      <w:bookmarkStart w:id="37" w:name="_Hlk110934244"/>
      <w:r w:rsidR="006C164D">
        <w:t xml:space="preserve">When responses were given via a keyboard, </w:t>
      </w:r>
      <w:bookmarkEnd w:id="3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8"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39"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0" w:name="_Hlk130133941"/>
      <w:r w:rsidR="00901B3D" w:rsidRPr="00901B3D">
        <w:rPr>
          <w:rFonts w:ascii="Times New Roman" w:hAnsi="Times New Roman" w:cs="Times New Roman"/>
        </w:rPr>
        <w:t>Burk et al., 2014; Moher &amp; Song, 2014</w:t>
      </w:r>
      <w:bookmarkEnd w:id="40"/>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1"/>
      <w:commentRangeStart w:id="42"/>
      <w:r w:rsidR="002B61D0">
        <w:t xml:space="preserve">Reingold &amp; </w:t>
      </w:r>
      <w:proofErr w:type="spellStart"/>
      <w:r w:rsidR="002B61D0">
        <w:t>Merikle</w:t>
      </w:r>
      <w:proofErr w:type="spellEnd"/>
      <w:r w:rsidR="002B61D0">
        <w:t>, 1988</w:t>
      </w:r>
      <w:commentRangeEnd w:id="41"/>
      <w:r w:rsidR="002B61D0">
        <w:rPr>
          <w:rStyle w:val="CommentReference"/>
        </w:rPr>
        <w:commentReference w:id="41"/>
      </w:r>
      <w:commentRangeEnd w:id="42"/>
      <w:r w:rsidR="00A25F82">
        <w:rPr>
          <w:rStyle w:val="CommentReference"/>
        </w:rPr>
        <w:commentReference w:id="42"/>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3"/>
      <w:r w:rsidR="002B61D0">
        <w:t xml:space="preserve"> </w:t>
      </w:r>
      <w:proofErr w:type="spellStart"/>
      <w:r w:rsidR="002B61D0">
        <w:t>Ramsoy</w:t>
      </w:r>
      <w:proofErr w:type="spellEnd"/>
      <w:r w:rsidR="002B61D0">
        <w:t xml:space="preserve"> &amp; Overgaard, 2004</w:t>
      </w:r>
      <w:commentRangeEnd w:id="43"/>
      <w:r w:rsidR="002B61D0">
        <w:rPr>
          <w:rStyle w:val="CommentReference"/>
        </w:rPr>
        <w:commentReference w:id="43"/>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4" w:name="_Toc114485389"/>
      <w:r>
        <w:t>Methods</w:t>
      </w:r>
      <w:bookmarkEnd w:id="44"/>
    </w:p>
    <w:p w14:paraId="635A0C30" w14:textId="77777777" w:rsidR="00D826D9" w:rsidRPr="00194409" w:rsidRDefault="00D826D9" w:rsidP="006327F5">
      <w:pPr>
        <w:pStyle w:val="Heading4"/>
      </w:pPr>
      <w:bookmarkStart w:id="45" w:name="_Toc114485390"/>
      <w:r w:rsidRPr="006327F5">
        <w:t>Participants</w:t>
      </w:r>
      <w:bookmarkEnd w:id="45"/>
    </w:p>
    <w:p w14:paraId="45B2D852" w14:textId="09A3E0C1" w:rsidR="00955DDC" w:rsidRDefault="00E432DA">
      <w:pPr>
        <w:pPrChange w:id="46"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47"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pPr>
        <w:pPrChange w:id="48"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49" w:name="_Toc114485391"/>
      <w:r>
        <w:t>Stimuli</w:t>
      </w:r>
    </w:p>
    <w:p w14:paraId="0D6912FB" w14:textId="796BC3D7" w:rsidR="00B65869" w:rsidDel="006327F5" w:rsidRDefault="00B65869">
      <w:pPr>
        <w:rPr>
          <w:del w:id="50" w:author="Chen Heller" w:date="2023-08-02T14:51:00Z"/>
        </w:rPr>
        <w:pPrChange w:id="51"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2"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3"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4" w:author="Chen Heller" w:date="2023-07-31T12:43:00Z">
          <w:pPr>
            <w:ind w:firstLine="0"/>
          </w:pPr>
        </w:pPrChange>
      </w:pPr>
    </w:p>
    <w:p w14:paraId="1309E783" w14:textId="77777777" w:rsidR="00B65869" w:rsidRDefault="00B65869" w:rsidP="006327F5">
      <w:pPr>
        <w:pStyle w:val="Heading4"/>
      </w:pPr>
      <w:r>
        <w:t>Apparatus</w:t>
      </w:r>
    </w:p>
    <w:p w14:paraId="05A8EE64" w14:textId="6E4EE21E" w:rsidR="00B65869" w:rsidDel="000C1A49" w:rsidRDefault="00D5069E">
      <w:pPr>
        <w:rPr>
          <w:del w:id="55" w:author="Chen Heller" w:date="2023-08-02T14:51:00Z"/>
        </w:rPr>
        <w:pPrChange w:id="56"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ins w:id="57" w:author="Chen Heller" w:date="2023-08-07T11:43:00Z">
        <w:r w:rsidR="001B0AF6">
          <w:fldChar w:fldCharType="begin"/>
        </w:r>
        <w:r w:rsidR="001B0AF6">
          <w:instrText xml:space="preserve"> REF _Ref142301019 \h </w:instrText>
        </w:r>
      </w:ins>
      <w:r w:rsidR="001B0AF6">
        <w:fldChar w:fldCharType="separate"/>
      </w:r>
      <w:ins w:id="58" w:author="Chen Heller" w:date="2023-08-07T11:43:00Z">
        <w:r w:rsidR="001B0AF6" w:rsidRPr="003A6723">
          <w:t>Figure</w:t>
        </w:r>
        <w:r w:rsidR="001B0AF6" w:rsidRPr="0024237F">
          <w:t xml:space="preserve"> </w:t>
        </w:r>
        <w:r w:rsidR="001B0AF6">
          <w:rPr>
            <w:noProof/>
          </w:rPr>
          <w:t>1</w:t>
        </w:r>
        <w:r w:rsidR="001B0AF6">
          <w:fldChar w:fldCharType="end"/>
        </w:r>
      </w:ins>
      <w:r w:rsidR="009E311A" w:rsidRPr="009E311A">
        <w:fldChar w:fldCharType="begin"/>
      </w:r>
      <w:r w:rsidR="009E311A" w:rsidRPr="009E311A">
        <w:instrText xml:space="preserve"> REF _Ref134430239 \h </w:instrText>
      </w:r>
      <w:r w:rsidR="009E311A">
        <w:instrText xml:space="preserve"> \* MERGEFORMAT </w:instrText>
      </w:r>
      <w:del w:id="59" w:author="Chen Heller" w:date="2023-08-02T16:43:00Z">
        <w:r w:rsidR="009E311A" w:rsidRPr="009E311A">
          <w:fldChar w:fldCharType="separate"/>
        </w:r>
        <w:r w:rsidR="009E311A" w:rsidRPr="009E311A" w:rsidDel="007B69E1">
          <w:delText xml:space="preserve">Figure </w:delText>
        </w:r>
        <w:r w:rsidR="009E311A" w:rsidRPr="00DB1FF3" w:rsidDel="007B69E1">
          <w:delText>1</w:delText>
        </w:r>
      </w:del>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w:t>
      </w:r>
      <w:r w:rsidR="00B65869" w:rsidRPr="007846C7">
        <w:lastRenderedPageBreak/>
        <w:t xml:space="preserve">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pPr>
        <w:pStyle w:val="Caption"/>
        <w:keepNext/>
        <w:spacing w:line="480" w:lineRule="auto"/>
        <w:ind w:firstLine="720"/>
        <w:jc w:val="left"/>
        <w:rPr>
          <w:moveFrom w:id="60" w:author="Liad Mudrik" w:date="2023-06-28T20:59:00Z"/>
          <w:b/>
          <w:bCs/>
          <w:i/>
          <w:iCs/>
          <w:sz w:val="24"/>
          <w:szCs w:val="20"/>
        </w:rPr>
        <w:pPrChange w:id="61" w:author="Chen Heller" w:date="2023-08-02T14:54:00Z">
          <w:pPr>
            <w:pStyle w:val="Caption"/>
            <w:keepNext/>
            <w:spacing w:line="480" w:lineRule="auto"/>
          </w:pPr>
        </w:pPrChange>
      </w:pPr>
      <w:moveFromRangeStart w:id="62" w:author="Liad Mudrik" w:date="2023-06-28T20:59:00Z" w:name="move138878359"/>
      <w:moveFrom w:id="63"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pPr>
        <w:jc w:val="left"/>
        <w:rPr>
          <w:moveFrom w:id="64" w:author="Liad Mudrik" w:date="2023-06-28T20:59:00Z"/>
        </w:rPr>
        <w:pPrChange w:id="65" w:author="Chen Heller" w:date="2023-08-02T14:54:00Z">
          <w:pPr>
            <w:ind w:firstLine="0"/>
          </w:pPr>
        </w:pPrChange>
      </w:pPr>
      <w:moveFrom w:id="66" w:author="Liad Mudrik" w:date="2023-06-28T20:59:00Z">
        <w:r w:rsidRPr="00DB1FF3" w:rsidDel="00F43DE5">
          <w:rPr>
            <w:i/>
            <w:iCs/>
          </w:rPr>
          <w:t>Experimental Setup</w:t>
        </w:r>
      </w:moveFrom>
    </w:p>
    <w:moveFromRangeEnd w:id="62"/>
    <w:p w14:paraId="142171C9" w14:textId="57FD686D" w:rsidR="00854D68" w:rsidRDefault="009A6E21">
      <w:pPr>
        <w:pPrChange w:id="67" w:author="Chen Heller" w:date="2023-08-02T14:54:00Z">
          <w:pPr>
            <w:pStyle w:val="NoSpacing"/>
            <w:keepNext/>
            <w:bidi w:val="0"/>
            <w:jc w:val="center"/>
          </w:pPr>
        </w:pPrChange>
      </w:pPr>
      <w:del w:id="68"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69" w:author="zeev" w:date="2023-07-25T17:27:00Z"/>
          <w:moveTo w:id="70" w:author="Liad Mudrik" w:date="2023-06-28T20:59:00Z"/>
          <w:b/>
          <w:bCs/>
          <w:i/>
          <w:iCs/>
          <w:szCs w:val="22"/>
          <w:rPrChange w:id="71" w:author="Liad Mudrik" w:date="2023-06-28T20:59:00Z">
            <w:rPr>
              <w:del w:id="72" w:author="zeev" w:date="2023-07-25T17:27:00Z"/>
              <w:moveTo w:id="73" w:author="Liad Mudrik" w:date="2023-06-28T20:59:00Z"/>
              <w:b/>
              <w:bCs/>
              <w:sz w:val="24"/>
              <w:szCs w:val="20"/>
            </w:rPr>
          </w:rPrChange>
        </w:rPr>
        <w:pPrChange w:id="74" w:author="Liad Mudrik" w:date="2023-06-28T20:59:00Z">
          <w:pPr>
            <w:pStyle w:val="Caption"/>
            <w:keepNext/>
            <w:spacing w:line="480" w:lineRule="auto"/>
          </w:pPr>
        </w:pPrChange>
      </w:pPr>
      <w:bookmarkStart w:id="75" w:name="_Ref134430239"/>
      <w:moveToRangeStart w:id="76" w:author="Liad Mudrik" w:date="2023-06-28T20:59:00Z" w:name="move138878359"/>
      <w:commentRangeStart w:id="77"/>
      <w:commentRangeStart w:id="78"/>
      <w:moveTo w:id="79" w:author="Liad Mudrik" w:date="2023-06-28T20:59:00Z">
        <w:del w:id="80" w:author="zeev" w:date="2023-07-25T17:27:00Z">
          <w:r w:rsidRPr="00F43DE5" w:rsidDel="00860226">
            <w:rPr>
              <w:b/>
              <w:bCs/>
              <w:color w:val="44546A" w:themeColor="text2"/>
              <w:szCs w:val="22"/>
              <w:rPrChange w:id="81" w:author="Liad Mudrik" w:date="2023-06-28T20:59:00Z">
                <w:rPr>
                  <w:rFonts w:ascii="Times New Roman" w:hAnsi="Times New Roman" w:cs="Times New Roman"/>
                  <w:b/>
                  <w:bCs/>
                  <w:color w:val="000000" w:themeColor="text1"/>
                  <w:szCs w:val="20"/>
                </w:rPr>
              </w:rPrChange>
            </w:rPr>
            <w:delText xml:space="preserve">Figure </w:delText>
          </w:r>
          <w:r w:rsidRPr="00F43DE5" w:rsidDel="00860226">
            <w:rPr>
              <w:b/>
              <w:bCs/>
              <w:color w:val="44546A" w:themeColor="text2"/>
              <w:szCs w:val="22"/>
              <w:rPrChange w:id="82" w:author="Liad Mudrik" w:date="2023-06-28T20:59:00Z">
                <w:rPr>
                  <w:rFonts w:ascii="Times New Roman" w:hAnsi="Times New Roman" w:cs="Times New Roman"/>
                  <w:b/>
                  <w:bCs/>
                  <w:color w:val="000000" w:themeColor="text1"/>
                  <w:szCs w:val="20"/>
                </w:rPr>
              </w:rPrChange>
            </w:rPr>
            <w:fldChar w:fldCharType="begin"/>
          </w:r>
          <w:r w:rsidRPr="00F43DE5" w:rsidDel="00860226">
            <w:rPr>
              <w:b/>
              <w:bCs/>
              <w:color w:val="44546A" w:themeColor="text2"/>
              <w:szCs w:val="22"/>
              <w:rPrChange w:id="83" w:author="Liad Mudrik" w:date="2023-06-28T20:59:00Z">
                <w:rPr>
                  <w:rFonts w:ascii="Times New Roman" w:hAnsi="Times New Roman" w:cs="Times New Roman"/>
                  <w:b/>
                  <w:bCs/>
                  <w:color w:val="000000" w:themeColor="text1"/>
                  <w:szCs w:val="20"/>
                </w:rPr>
              </w:rPrChange>
            </w:rPr>
            <w:delInstrText xml:space="preserve"> SEQ Figure \* ARABIC </w:delInstrText>
          </w:r>
          <w:r w:rsidRPr="00F43DE5" w:rsidDel="00860226">
            <w:rPr>
              <w:b/>
              <w:bCs/>
              <w:color w:val="44546A" w:themeColor="text2"/>
              <w:szCs w:val="22"/>
              <w:rPrChange w:id="84" w:author="Liad Mudrik" w:date="2023-06-28T20:59:00Z">
                <w:rPr>
                  <w:rFonts w:ascii="Times New Roman" w:hAnsi="Times New Roman" w:cs="Times New Roman"/>
                  <w:b/>
                  <w:bCs/>
                  <w:color w:val="000000" w:themeColor="text1"/>
                  <w:szCs w:val="20"/>
                </w:rPr>
              </w:rPrChange>
            </w:rPr>
            <w:fldChar w:fldCharType="separate"/>
          </w:r>
          <w:r w:rsidRPr="00F43DE5" w:rsidDel="00860226">
            <w:rPr>
              <w:b/>
              <w:bCs/>
              <w:noProof/>
              <w:color w:val="44546A" w:themeColor="text2"/>
              <w:szCs w:val="22"/>
              <w:rPrChange w:id="85" w:author="Liad Mudrik" w:date="2023-06-28T20:59:00Z">
                <w:rPr>
                  <w:rFonts w:ascii="Times New Roman" w:hAnsi="Times New Roman" w:cs="Times New Roman"/>
                  <w:b/>
                  <w:bCs/>
                  <w:noProof/>
                  <w:color w:val="000000" w:themeColor="text1"/>
                  <w:szCs w:val="20"/>
                </w:rPr>
              </w:rPrChange>
            </w:rPr>
            <w:delText>1</w:delText>
          </w:r>
          <w:r w:rsidRPr="00F43DE5" w:rsidDel="00860226">
            <w:rPr>
              <w:b/>
              <w:bCs/>
              <w:color w:val="44546A" w:themeColor="text2"/>
              <w:szCs w:val="22"/>
              <w:rPrChange w:id="86" w:author="Liad Mudrik" w:date="2023-06-28T20:59:00Z">
                <w:rPr>
                  <w:rFonts w:ascii="Times New Roman" w:hAnsi="Times New Roman" w:cs="Times New Roman"/>
                  <w:b/>
                  <w:bCs/>
                  <w:color w:val="000000" w:themeColor="text1"/>
                  <w:szCs w:val="20"/>
                </w:rPr>
              </w:rPrChange>
            </w:rPr>
            <w:fldChar w:fldCharType="end"/>
          </w:r>
        </w:del>
      </w:moveTo>
      <w:bookmarkEnd w:id="75"/>
      <w:ins w:id="87" w:author="Liad Mudrik" w:date="2023-06-28T20:59:00Z">
        <w:del w:id="88" w:author="zeev" w:date="2023-07-25T17:27:00Z">
          <w:r w:rsidRPr="00F43DE5" w:rsidDel="00860226">
            <w:rPr>
              <w:b/>
              <w:bCs/>
              <w:color w:val="44546A" w:themeColor="text2"/>
              <w:szCs w:val="22"/>
              <w:rPrChange w:id="89" w:author="Liad Mudrik" w:date="2023-06-28T20:59:00Z">
                <w:rPr>
                  <w:rFonts w:ascii="Times New Roman" w:hAnsi="Times New Roman" w:cs="Times New Roman"/>
                  <w:b/>
                  <w:bCs/>
                  <w:color w:val="000000" w:themeColor="text1"/>
                  <w:szCs w:val="20"/>
                </w:rPr>
              </w:rPrChange>
            </w:rPr>
            <w:delText xml:space="preserve">: </w:delText>
          </w:r>
          <w:r w:rsidRPr="00F43DE5" w:rsidDel="00860226">
            <w:rPr>
              <w:i/>
              <w:iCs/>
              <w:color w:val="44546A" w:themeColor="text2"/>
              <w:szCs w:val="22"/>
              <w:rPrChange w:id="90" w:author="Liad Mudrik" w:date="2023-06-28T20:59:00Z">
                <w:rPr>
                  <w:rFonts w:ascii="Times New Roman" w:hAnsi="Times New Roman" w:cs="Times New Roman"/>
                  <w:color w:val="000000" w:themeColor="text1"/>
                </w:rPr>
              </w:rPrChange>
            </w:rPr>
            <w:delText xml:space="preserve"> </w:delText>
          </w:r>
        </w:del>
      </w:ins>
      <w:commentRangeEnd w:id="77"/>
      <w:ins w:id="91" w:author="Liad Mudrik" w:date="2023-06-28T21:01:00Z">
        <w:del w:id="92" w:author="zeev" w:date="2023-07-25T17:27:00Z">
          <w:r w:rsidR="00420454" w:rsidDel="00860226">
            <w:rPr>
              <w:rStyle w:val="CommentReference"/>
              <w:color w:val="auto"/>
            </w:rPr>
            <w:commentReference w:id="77"/>
          </w:r>
        </w:del>
      </w:ins>
      <w:commentRangeEnd w:id="78"/>
      <w:r w:rsidR="00860226">
        <w:rPr>
          <w:rStyle w:val="CommentReference"/>
          <w:color w:val="auto"/>
        </w:rPr>
        <w:commentReference w:id="78"/>
      </w:r>
    </w:p>
    <w:p w14:paraId="2C058CE9" w14:textId="2631F143" w:rsidR="00F43DE5" w:rsidRPr="00F43DE5" w:rsidDel="00860226" w:rsidRDefault="00F43DE5">
      <w:pPr>
        <w:pStyle w:val="Caption"/>
        <w:keepNext/>
        <w:ind w:left="567" w:right="713"/>
        <w:rPr>
          <w:del w:id="93" w:author="zeev" w:date="2023-07-25T17:27:00Z"/>
          <w:moveTo w:id="94" w:author="Liad Mudrik" w:date="2023-06-28T20:59:00Z"/>
          <w:i/>
          <w:color w:val="44546A" w:themeColor="text2"/>
          <w:szCs w:val="22"/>
          <w:rPrChange w:id="95" w:author="Liad Mudrik" w:date="2023-06-28T20:59:00Z">
            <w:rPr>
              <w:del w:id="96" w:author="zeev" w:date="2023-07-25T17:27:00Z"/>
              <w:moveTo w:id="97" w:author="Liad Mudrik" w:date="2023-06-28T20:59:00Z"/>
              <w:iCs/>
            </w:rPr>
          </w:rPrChange>
        </w:rPr>
        <w:pPrChange w:id="98" w:author="Liad Mudrik" w:date="2023-06-28T20:59:00Z">
          <w:pPr>
            <w:ind w:firstLine="0"/>
          </w:pPr>
        </w:pPrChange>
      </w:pPr>
      <w:ins w:id="99" w:author="Liad Mudrik" w:date="2023-06-28T20:59:00Z">
        <w:del w:id="100" w:author="zeev" w:date="2023-07-25T17:27:00Z">
          <w:r w:rsidRPr="00F43DE5" w:rsidDel="00860226">
            <w:rPr>
              <w:i/>
              <w:color w:val="44546A" w:themeColor="text2"/>
              <w:szCs w:val="22"/>
              <w:rPrChange w:id="101" w:author="Liad Mudrik" w:date="2023-06-28T20:59:00Z">
                <w:rPr>
                  <w:iCs/>
                </w:rPr>
              </w:rPrChange>
            </w:rPr>
            <w:delText xml:space="preserve">An illustration of the </w:delText>
          </w:r>
        </w:del>
      </w:ins>
      <w:moveTo w:id="102" w:author="Liad Mudrik" w:date="2023-06-28T20:59:00Z">
        <w:del w:id="103" w:author="zeev" w:date="2023-07-25T17:27:00Z">
          <w:r w:rsidRPr="00F43DE5" w:rsidDel="00860226">
            <w:rPr>
              <w:i/>
              <w:color w:val="44546A" w:themeColor="text2"/>
              <w:szCs w:val="22"/>
              <w:rPrChange w:id="104" w:author="Liad Mudrik" w:date="2023-06-28T20:59:00Z">
                <w:rPr>
                  <w:iCs/>
                </w:rPr>
              </w:rPrChange>
            </w:rPr>
            <w:delText>E</w:delText>
          </w:r>
        </w:del>
      </w:moveTo>
      <w:ins w:id="105" w:author="Liad Mudrik" w:date="2023-06-28T20:59:00Z">
        <w:del w:id="106" w:author="zeev" w:date="2023-07-25T17:27:00Z">
          <w:r w:rsidRPr="00F43DE5" w:rsidDel="00860226">
            <w:rPr>
              <w:i/>
              <w:color w:val="44546A" w:themeColor="text2"/>
              <w:szCs w:val="22"/>
              <w:rPrChange w:id="107" w:author="Liad Mudrik" w:date="2023-06-28T20:59:00Z">
                <w:rPr>
                  <w:iCs/>
                </w:rPr>
              </w:rPrChange>
            </w:rPr>
            <w:delText>e</w:delText>
          </w:r>
        </w:del>
      </w:ins>
      <w:moveTo w:id="108" w:author="Liad Mudrik" w:date="2023-06-28T20:59:00Z">
        <w:del w:id="109" w:author="zeev" w:date="2023-07-25T17:27:00Z">
          <w:r w:rsidRPr="00F43DE5" w:rsidDel="00860226">
            <w:rPr>
              <w:i/>
              <w:color w:val="44546A" w:themeColor="text2"/>
              <w:szCs w:val="22"/>
              <w:rPrChange w:id="110" w:author="Liad Mudrik" w:date="2023-06-28T20:59:00Z">
                <w:rPr>
                  <w:iCs/>
                </w:rPr>
              </w:rPrChange>
            </w:rPr>
            <w:delText xml:space="preserve">xperimental </w:delText>
          </w:r>
        </w:del>
      </w:moveTo>
      <w:ins w:id="111" w:author="Liad Mudrik" w:date="2023-06-28T20:59:00Z">
        <w:del w:id="112" w:author="zeev" w:date="2023-07-25T17:27:00Z">
          <w:r w:rsidRPr="00F43DE5" w:rsidDel="00860226">
            <w:rPr>
              <w:i/>
              <w:color w:val="44546A" w:themeColor="text2"/>
              <w:szCs w:val="22"/>
              <w:rPrChange w:id="113" w:author="Liad Mudrik" w:date="2023-06-28T20:59:00Z">
                <w:rPr>
                  <w:iCs/>
                </w:rPr>
              </w:rPrChange>
            </w:rPr>
            <w:delText>S</w:delText>
          </w:r>
        </w:del>
      </w:ins>
      <w:moveTo w:id="114" w:author="Liad Mudrik" w:date="2023-06-28T20:59:00Z">
        <w:del w:id="115" w:author="zeev" w:date="2023-07-25T17:27:00Z">
          <w:r w:rsidRPr="00F43DE5" w:rsidDel="00860226">
            <w:rPr>
              <w:i/>
              <w:color w:val="44546A" w:themeColor="text2"/>
              <w:szCs w:val="22"/>
              <w:rPrChange w:id="116" w:author="Liad Mudrik" w:date="2023-06-28T20:59:00Z">
                <w:rPr>
                  <w:iCs/>
                </w:rPr>
              </w:rPrChange>
            </w:rPr>
            <w:delText>Setup</w:delText>
          </w:r>
        </w:del>
      </w:moveTo>
      <w:ins w:id="117" w:author="Liad Mudrik" w:date="2023-06-28T20:59:00Z">
        <w:del w:id="118" w:author="zeev" w:date="2023-07-25T17:27:00Z">
          <w:r w:rsidRPr="00F43DE5" w:rsidDel="00860226">
            <w:rPr>
              <w:i/>
              <w:color w:val="44546A" w:themeColor="text2"/>
              <w:szCs w:val="22"/>
              <w:rPrChange w:id="119" w:author="Liad Mudrik" w:date="2023-06-28T20:59:00Z">
                <w:rPr>
                  <w:iCs/>
                </w:rPr>
              </w:rPrChange>
            </w:rPr>
            <w:delText xml:space="preserve">. </w:delText>
          </w:r>
        </w:del>
      </w:ins>
    </w:p>
    <w:moveToRangeEnd w:id="76"/>
    <w:p w14:paraId="7A776834" w14:textId="57D652C8" w:rsidR="00F43DE5" w:rsidDel="000C1A49" w:rsidRDefault="00CA2A96" w:rsidP="00F9302D">
      <w:pPr>
        <w:pStyle w:val="Caption"/>
        <w:keepNext/>
        <w:ind w:left="567" w:right="713"/>
        <w:rPr>
          <w:del w:id="120" w:author="Chen Heller" w:date="2023-08-02T14:51:00Z"/>
        </w:rPr>
      </w:pPr>
      <w:del w:id="121" w:author="Chen Heller" w:date="2023-08-02T14:51:00Z">
        <w:r w:rsidRPr="00F43DE5" w:rsidDel="000C1A49">
          <w:rPr>
            <w:i/>
            <w:iCs/>
            <w:szCs w:val="22"/>
            <w:rPrChange w:id="122" w:author="Liad Mudrik" w:date="2023-06-28T20:59:00Z">
              <w:rPr>
                <w:rFonts w:ascii="Times New Roman" w:hAnsi="Times New Roman" w:cs="Times New Roman"/>
                <w:color w:val="000000" w:themeColor="text1"/>
              </w:rPr>
            </w:rPrChange>
          </w:rPr>
          <w:delText>Note.</w:delText>
        </w:r>
        <w:r w:rsidR="00854D68" w:rsidRPr="00F43DE5" w:rsidDel="000C1A49">
          <w:rPr>
            <w:szCs w:val="22"/>
            <w:rPrChange w:id="123" w:author="Liad Mudrik" w:date="2023-06-28T20:59:00Z">
              <w:rPr>
                <w:rFonts w:ascii="Times New Roman" w:hAnsi="Times New Roman" w:cs="Times New Roman"/>
                <w:color w:val="000000" w:themeColor="text1"/>
              </w:rPr>
            </w:rPrChange>
          </w:rPr>
          <w:delText xml:space="preserve"> </w:delText>
        </w:r>
      </w:del>
      <w:ins w:id="124" w:author="Liad Mudrik" w:date="2023-06-28T20:59:00Z">
        <w:del w:id="125" w:author="Chen Heller" w:date="2023-08-02T14:51:00Z">
          <w:r w:rsidR="00F43DE5" w:rsidDel="000C1A49">
            <w:rPr>
              <w:szCs w:val="22"/>
            </w:rPr>
            <w:delText xml:space="preserve"> </w:delText>
          </w:r>
        </w:del>
      </w:ins>
      <w:del w:id="126" w:author="Chen Heller" w:date="2023-08-02T14:51:00Z">
        <w:r w:rsidR="00854D68" w:rsidRPr="00F43DE5" w:rsidDel="000C1A49">
          <w:rPr>
            <w:szCs w:val="22"/>
            <w:rPrChange w:id="127" w:author="Liad Mudrik" w:date="2023-06-28T20:59:00Z">
              <w:rPr>
                <w:rFonts w:ascii="Times New Roman" w:hAnsi="Times New Roman" w:cs="Times New Roman"/>
                <w:color w:val="000000" w:themeColor="text1"/>
              </w:rPr>
            </w:rPrChange>
          </w:rPr>
          <w:delText xml:space="preserve">A participant placing his finger on the starting point which is located </w:delText>
        </w:r>
        <w:r w:rsidR="004907D7" w:rsidRPr="00F43DE5" w:rsidDel="000C1A49">
          <w:rPr>
            <w:szCs w:val="22"/>
            <w:rPrChange w:id="128" w:author="Liad Mudrik" w:date="2023-06-28T20:59:00Z">
              <w:rPr>
                <w:rFonts w:ascii="Times New Roman" w:hAnsi="Times New Roman" w:cs="Times New Roman"/>
                <w:color w:val="000000" w:themeColor="text1"/>
              </w:rPr>
            </w:rPrChange>
          </w:rPr>
          <w:delText>35</w:delText>
        </w:r>
        <w:r w:rsidR="00854D68" w:rsidRPr="00F43DE5" w:rsidDel="000C1A49">
          <w:rPr>
            <w:szCs w:val="22"/>
            <w:rPrChange w:id="129" w:author="Liad Mudrik" w:date="2023-06-28T20:59:00Z">
              <w:rPr>
                <w:rFonts w:ascii="Times New Roman" w:hAnsi="Times New Roman" w:cs="Times New Roman"/>
                <w:color w:val="000000" w:themeColor="text1"/>
              </w:rPr>
            </w:rPrChange>
          </w:rPr>
          <w:delText>cm away from the screen. The target is positioned 24</w:delText>
        </w:r>
      </w:del>
      <w:ins w:id="130" w:author="Liad Mudrik" w:date="2023-06-28T20:59:00Z">
        <w:del w:id="131" w:author="Chen Heller" w:date="2023-08-02T14:51:00Z">
          <w:r w:rsidR="00F43DE5" w:rsidDel="000C1A49">
            <w:rPr>
              <w:szCs w:val="22"/>
            </w:rPr>
            <w:delText xml:space="preserve"> </w:delText>
          </w:r>
        </w:del>
      </w:ins>
      <w:del w:id="132" w:author="Chen Heller" w:date="2023-08-02T14:51:00Z">
        <w:r w:rsidR="00854D68" w:rsidRPr="00F43DE5" w:rsidDel="000C1A49">
          <w:rPr>
            <w:szCs w:val="22"/>
            <w:rPrChange w:id="133" w:author="Liad Mudrik" w:date="2023-06-28T20:59:00Z">
              <w:rPr>
                <w:rFonts w:ascii="Times New Roman" w:hAnsi="Times New Roman" w:cs="Times New Roman"/>
                <w:color w:val="000000" w:themeColor="text1"/>
              </w:rPr>
            </w:rPrChange>
          </w:rPr>
          <w:delText>cm above the starting point and the answers are placed on each of its sides, 20</w:delText>
        </w:r>
      </w:del>
      <w:ins w:id="134" w:author="Liad Mudrik" w:date="2023-06-28T21:00:00Z">
        <w:del w:id="135" w:author="Chen Heller" w:date="2023-08-02T14:51:00Z">
          <w:r w:rsidR="00F43DE5" w:rsidDel="000C1A49">
            <w:rPr>
              <w:szCs w:val="22"/>
            </w:rPr>
            <w:delText xml:space="preserve"> </w:delText>
          </w:r>
        </w:del>
      </w:ins>
      <w:del w:id="136" w:author="Chen Heller" w:date="2023-08-02T14:51:00Z">
        <w:r w:rsidR="00854D68" w:rsidRPr="00F43DE5" w:rsidDel="000C1A49">
          <w:rPr>
            <w:szCs w:val="22"/>
            <w:rPrChange w:id="137" w:author="Liad Mudrik" w:date="2023-06-28T20:59:00Z">
              <w:rPr>
                <w:rFonts w:ascii="Times New Roman" w:hAnsi="Times New Roman" w:cs="Times New Roman"/>
                <w:color w:val="000000" w:themeColor="text1"/>
              </w:rPr>
            </w:rPrChange>
          </w:rPr>
          <w:delText>cm apart. Z axis maps the path to and from the screen. X</w:delText>
        </w:r>
        <w:r w:rsidR="00F0759A" w:rsidRPr="00F43DE5" w:rsidDel="000C1A49">
          <w:rPr>
            <w:szCs w:val="22"/>
            <w:rPrChange w:id="138" w:author="Liad Mudrik" w:date="2023-06-28T20:59:00Z">
              <w:rPr>
                <w:rFonts w:ascii="Times New Roman" w:hAnsi="Times New Roman" w:cs="Times New Roman"/>
                <w:color w:val="000000" w:themeColor="text1"/>
              </w:rPr>
            </w:rPrChange>
          </w:rPr>
          <w:delText>-</w:delText>
        </w:r>
        <w:r w:rsidR="00854D68" w:rsidRPr="00F43DE5" w:rsidDel="000C1A49">
          <w:rPr>
            <w:szCs w:val="22"/>
            <w:rPrChange w:id="139" w:author="Liad Mudrik" w:date="2023-06-28T20:59:00Z">
              <w:rPr>
                <w:rFonts w:ascii="Times New Roman" w:hAnsi="Times New Roman" w:cs="Times New Roman"/>
                <w:color w:val="000000" w:themeColor="text1"/>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0" w:author="Liad Mudrik" w:date="2023-06-28T20:59:00Z"/>
          <w:del w:id="141" w:author="Chen Heller" w:date="2023-08-02T14:51:00Z"/>
        </w:rPr>
      </w:pPr>
    </w:p>
    <w:p w14:paraId="5FC1E55D" w14:textId="2EA491BA" w:rsidR="00D826D9" w:rsidRDefault="00D826D9" w:rsidP="006327F5">
      <w:pPr>
        <w:pStyle w:val="Heading4"/>
      </w:pPr>
      <w:r>
        <w:t>Procedure</w:t>
      </w:r>
      <w:bookmarkEnd w:id="49"/>
    </w:p>
    <w:p w14:paraId="4E8D7141" w14:textId="30F9052A" w:rsidR="005D3136" w:rsidRDefault="007156FD">
      <w:pPr>
        <w:pPrChange w:id="142"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lastRenderedPageBreak/>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del w:id="143" w:author="Chen Heller" w:date="2023-08-07T11:43:00Z">
        <w:r w:rsidR="005D3136" w:rsidDel="001B0AF6">
          <w:delText>pseudorandomly</w:delText>
        </w:r>
      </w:del>
      <w:ins w:id="144" w:author="Chen Heller" w:date="2023-08-07T11:43:00Z">
        <w:r w:rsidR="001B0AF6">
          <w:t>pseudo randomly</w:t>
        </w:r>
      </w:ins>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30E79F44"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5" w:author="Chen Heller" w:date="2023-08-07T11:43:00Z">
        <w:r w:rsidR="001B0AF6">
          <w:fldChar w:fldCharType="begin"/>
        </w:r>
        <w:r w:rsidR="001B0AF6">
          <w:instrText xml:space="preserve"> REF _Ref142301019 \h </w:instrText>
        </w:r>
      </w:ins>
      <w:r w:rsidR="001B0AF6">
        <w:fldChar w:fldCharType="separate"/>
      </w:r>
      <w:ins w:id="146" w:author="Chen Heller" w:date="2023-08-07T11:43:00Z">
        <w:r w:rsidR="001B0AF6" w:rsidRPr="003A6723">
          <w:t>Figure</w:t>
        </w:r>
        <w:r w:rsidR="001B0AF6" w:rsidRPr="0024237F">
          <w:t xml:space="preserve"> </w:t>
        </w:r>
        <w:r w:rsidR="001B0AF6">
          <w:rPr>
            <w:noProof/>
          </w:rPr>
          <w:t>1</w:t>
        </w:r>
        <w:r w:rsidR="001B0AF6">
          <w:fldChar w:fldCharType="end"/>
        </w:r>
      </w:ins>
      <w:del w:id="147"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48" w:author="Chen Heller" w:date="2023-08-02T15:17:00Z"/>
          <w:rFonts w:ascii="Times New Roman" w:hAnsi="Times New Roman" w:cs="Times New Roman"/>
          <w:b/>
          <w:bCs/>
          <w:color w:val="000000" w:themeColor="text1"/>
        </w:rPr>
      </w:pPr>
      <w:ins w:id="149" w:author="Chen Heller" w:date="2023-08-02T15:17:00Z">
        <w:r>
          <w:br w:type="page"/>
        </w:r>
      </w:ins>
    </w:p>
    <w:p w14:paraId="10AF58D9" w14:textId="3DD5705C" w:rsidR="009D05E8" w:rsidRPr="0024237F" w:rsidDel="00B60696" w:rsidRDefault="009D05E8">
      <w:pPr>
        <w:pStyle w:val="FigureNumber"/>
        <w:rPr>
          <w:del w:id="150" w:author="Liad Mudrik" w:date="2023-06-28T21:14:00Z"/>
        </w:rPr>
        <w:pPrChange w:id="151" w:author="Chen Heller" w:date="2023-08-02T15:16:00Z">
          <w:pPr>
            <w:pStyle w:val="NoSpacing"/>
            <w:keepNext/>
            <w:tabs>
              <w:tab w:val="left" w:pos="270"/>
            </w:tabs>
            <w:bidi w:val="0"/>
          </w:pPr>
        </w:pPrChange>
      </w:pPr>
      <w:bookmarkStart w:id="152" w:name="_Ref142301019"/>
      <w:r w:rsidRPr="003A6723">
        <w:lastRenderedPageBreak/>
        <w:t>Figure</w:t>
      </w:r>
      <w:r w:rsidRPr="0024237F">
        <w:t xml:space="preserve"> </w:t>
      </w:r>
      <w:r w:rsidR="00000000">
        <w:rPr>
          <w:b w:val="0"/>
          <w:bCs w:val="0"/>
        </w:rPr>
        <w:fldChar w:fldCharType="begin"/>
      </w:r>
      <w:r w:rsidR="00000000">
        <w:rPr>
          <w:b w:val="0"/>
          <w:bCs w:val="0"/>
        </w:rPr>
        <w:instrText xml:space="preserve"> SEQ Figure \* ARABIC </w:instrText>
      </w:r>
      <w:r w:rsidR="00000000">
        <w:rPr>
          <w:b w:val="0"/>
          <w:bCs w:val="0"/>
        </w:rPr>
        <w:fldChar w:fldCharType="separate"/>
      </w:r>
      <w:ins w:id="153" w:author="Chen Heller" w:date="2023-08-02T16:43:00Z">
        <w:r w:rsidR="007B69E1">
          <w:rPr>
            <w:noProof/>
          </w:rPr>
          <w:t>1</w:t>
        </w:r>
      </w:ins>
      <w:del w:id="154" w:author="Chen Heller" w:date="2023-08-02T16:43:00Z">
        <w:r w:rsidRPr="007B69E1" w:rsidDel="007B69E1">
          <w:rPr>
            <w:noProof/>
          </w:rPr>
          <w:delText>1</w:delText>
        </w:r>
      </w:del>
      <w:r w:rsidR="00000000">
        <w:rPr>
          <w:rFonts w:asciiTheme="majorBidi" w:hAnsiTheme="majorBidi" w:cstheme="majorBidi"/>
          <w:b w:val="0"/>
          <w:bCs w:val="0"/>
          <w:noProof/>
          <w:color w:val="auto"/>
        </w:rPr>
        <w:fldChar w:fldCharType="end"/>
      </w:r>
      <w:bookmarkEnd w:id="152"/>
    </w:p>
    <w:p w14:paraId="7DF10802" w14:textId="77777777" w:rsidR="00B60696" w:rsidRPr="004E1EB8" w:rsidRDefault="00B60696">
      <w:pPr>
        <w:pStyle w:val="FigureNumber"/>
        <w:rPr>
          <w:ins w:id="155" w:author="Chen Heller" w:date="2023-08-02T15:08:00Z"/>
        </w:rPr>
        <w:pPrChange w:id="156"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7" w:author="Chen Heller" w:date="2023-08-02T15:14:00Z">
            <w:rPr>
              <w:iCs/>
            </w:rPr>
          </w:rPrChange>
        </w:rPr>
        <w:t>Stimuli Presentation Order</w:t>
      </w:r>
      <w:ins w:id="158" w:author="zeev" w:date="2023-07-25T17:24:00Z">
        <w:r w:rsidRPr="003A6723">
          <w:rPr>
            <w:rStyle w:val="FigureHeaderChar"/>
            <w:color w:val="auto"/>
            <w:rPrChange w:id="159" w:author="Chen Heller" w:date="2023-08-02T15:14:00Z">
              <w:rPr/>
            </w:rPrChange>
          </w:rPr>
          <w:t xml:space="preserve"> and</w:t>
        </w:r>
      </w:ins>
      <w:ins w:id="160" w:author="zeev" w:date="2023-07-25T17:26:00Z">
        <w:r w:rsidRPr="003A6723">
          <w:rPr>
            <w:rStyle w:val="FigureHeaderChar"/>
            <w:color w:val="auto"/>
            <w:rPrChange w:id="161" w:author="Chen Heller" w:date="2023-08-02T15:14:00Z">
              <w:rPr/>
            </w:rPrChange>
          </w:rPr>
          <w:t xml:space="preserve"> an</w:t>
        </w:r>
      </w:ins>
      <w:ins w:id="162" w:author="zeev" w:date="2023-07-25T17:24:00Z">
        <w:r w:rsidRPr="003A6723">
          <w:rPr>
            <w:rStyle w:val="FigureHeaderChar"/>
            <w:color w:val="auto"/>
            <w:rPrChange w:id="163" w:author="Chen Heller" w:date="2023-08-02T15:14:00Z">
              <w:rPr/>
            </w:rPrChange>
          </w:rPr>
          <w:t xml:space="preserve"> </w:t>
        </w:r>
        <w:del w:id="164" w:author="Chen Heller" w:date="2023-08-02T15:09:00Z">
          <w:r w:rsidRPr="003A6723" w:rsidDel="00B60696">
            <w:rPr>
              <w:rStyle w:val="FigureHeaderChar"/>
              <w:color w:val="auto"/>
              <w:rPrChange w:id="165" w:author="Chen Heller" w:date="2023-08-02T15:14:00Z">
                <w:rPr/>
              </w:rPrChange>
            </w:rPr>
            <w:delText>I</w:delText>
          </w:r>
        </w:del>
      </w:ins>
      <w:ins w:id="166" w:author="Chen Heller" w:date="2023-08-02T15:09:00Z">
        <w:r w:rsidR="00B60696" w:rsidRPr="003A6723">
          <w:rPr>
            <w:rStyle w:val="FigureHeaderChar"/>
            <w:color w:val="auto"/>
            <w:rPrChange w:id="167" w:author="Chen Heller" w:date="2023-08-02T15:14:00Z">
              <w:rPr/>
            </w:rPrChange>
          </w:rPr>
          <w:t>I</w:t>
        </w:r>
      </w:ins>
      <w:ins w:id="168" w:author="zeev" w:date="2023-07-25T17:24:00Z">
        <w:r w:rsidRPr="003A6723">
          <w:rPr>
            <w:rStyle w:val="FigureHeaderChar"/>
            <w:color w:val="auto"/>
            <w:rPrChange w:id="169" w:author="Chen Heller" w:date="2023-08-02T15:14:00Z">
              <w:rPr/>
            </w:rPrChange>
          </w:rPr>
          <w:t xml:space="preserve">llustration of </w:t>
        </w:r>
      </w:ins>
      <w:ins w:id="170" w:author="zeev" w:date="2023-07-25T17:26:00Z">
        <w:r w:rsidRPr="003A6723">
          <w:rPr>
            <w:rStyle w:val="FigureHeaderChar"/>
            <w:color w:val="auto"/>
            <w:rPrChange w:id="171" w:author="Chen Heller" w:date="2023-08-02T15:14:00Z">
              <w:rPr/>
            </w:rPrChange>
          </w:rPr>
          <w:t xml:space="preserve">the </w:t>
        </w:r>
      </w:ins>
      <w:ins w:id="172" w:author="zeev" w:date="2023-07-25T17:24:00Z">
        <w:r w:rsidRPr="003A6723">
          <w:rPr>
            <w:rStyle w:val="FigureHeaderChar"/>
            <w:color w:val="auto"/>
            <w:rPrChange w:id="173" w:author="Chen Heller" w:date="2023-08-02T15:14:00Z">
              <w:rPr/>
            </w:rPrChange>
          </w:rPr>
          <w:t>Experimental Setup</w:t>
        </w:r>
      </w:ins>
      <w:commentRangeStart w:id="174"/>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4"/>
      <w:r>
        <w:rPr>
          <w:rStyle w:val="CommentReference"/>
          <w:rFonts w:asciiTheme="majorBidi" w:hAnsiTheme="majorBidi" w:cstheme="majorBidi"/>
        </w:rPr>
        <w:commentReference w:id="174"/>
      </w:r>
    </w:p>
    <w:p w14:paraId="769B5AC2" w14:textId="23BFBD96" w:rsidR="00F9302D" w:rsidRPr="000103C9" w:rsidRDefault="00F9302D">
      <w:pPr>
        <w:pStyle w:val="Caption"/>
        <w:rPr>
          <w:color w:val="44546A" w:themeColor="text2"/>
          <w:rPrChange w:id="175" w:author="Chen Heller" w:date="2023-08-02T15:21:00Z">
            <w:rPr/>
          </w:rPrChange>
        </w:rPr>
        <w:pPrChange w:id="176" w:author="Chen Heller" w:date="2023-08-02T15:20:00Z">
          <w:pPr>
            <w:pStyle w:val="Caption"/>
            <w:keepNext/>
            <w:ind w:right="4"/>
          </w:pPr>
        </w:pPrChange>
      </w:pPr>
      <w:r w:rsidRPr="000103C9">
        <w:rPr>
          <w:i/>
          <w:iCs/>
        </w:rPr>
        <w:t>Note.</w:t>
      </w:r>
      <w:r w:rsidRPr="000103C9">
        <w:t xml:space="preserve"> Each trial was composed of a fixation cross (1000 </w:t>
      </w:r>
      <w:proofErr w:type="spellStart"/>
      <w:r w:rsidRPr="000103C9">
        <w:t>ms</w:t>
      </w:r>
      <w:proofErr w:type="spellEnd"/>
      <w:r w:rsidRPr="000103C9">
        <w:t xml:space="preserve">), a first mask (270 </w:t>
      </w:r>
      <w:proofErr w:type="spellStart"/>
      <w:r w:rsidRPr="000103C9">
        <w:t>ms</w:t>
      </w:r>
      <w:proofErr w:type="spellEnd"/>
      <w:r w:rsidRPr="000103C9">
        <w:t xml:space="preserve">), a second mask (30 </w:t>
      </w:r>
      <w:proofErr w:type="spellStart"/>
      <w:r w:rsidRPr="000103C9">
        <w:t>ms</w:t>
      </w:r>
      <w:proofErr w:type="spellEnd"/>
      <w:r w:rsidRPr="000103C9">
        <w:t xml:space="preserve">), a prime word (30 </w:t>
      </w:r>
      <w:proofErr w:type="spellStart"/>
      <w:r w:rsidRPr="000103C9">
        <w:t>ms</w:t>
      </w:r>
      <w:proofErr w:type="spellEnd"/>
      <w:r w:rsidRPr="000103C9">
        <w:t xml:space="preserve">), a third mask (30 </w:t>
      </w:r>
      <w:proofErr w:type="spellStart"/>
      <w:r w:rsidRPr="000103C9">
        <w:t>ms</w:t>
      </w:r>
      <w:proofErr w:type="spellEnd"/>
      <w:r w:rsidRPr="000103C9">
        <w:t xml:space="preserve">), a classification task (100-740 </w:t>
      </w:r>
      <w:proofErr w:type="spellStart"/>
      <w:r w:rsidRPr="000103C9">
        <w:t>ms</w:t>
      </w:r>
      <w:proofErr w:type="spellEnd"/>
      <w:r w:rsidRPr="000103C9">
        <w:t xml:space="preserve">, out of which the target was displayed for 500 </w:t>
      </w:r>
      <w:proofErr w:type="spellStart"/>
      <w:r w:rsidRPr="000103C9">
        <w:t>ms</w:t>
      </w:r>
      <w:proofErr w:type="spellEnd"/>
      <w:r w:rsidRPr="000103C9">
        <w:t xml:space="preserve">), a recognition task (0-7000 </w:t>
      </w:r>
      <w:proofErr w:type="spellStart"/>
      <w:r w:rsidRPr="000103C9">
        <w:t>ms</w:t>
      </w:r>
      <w:proofErr w:type="spellEnd"/>
      <w:r w:rsidRPr="000103C9">
        <w:t xml:space="preserve">) and a PAS task (no time limit). The blue circles appearing on the screen were presented as markers for the participants to know where they should touch </w:t>
      </w:r>
      <w:proofErr w:type="gramStart"/>
      <w:r w:rsidRPr="000103C9">
        <w:t>in order to</w:t>
      </w:r>
      <w:proofErr w:type="gramEnd"/>
      <w:r w:rsidRPr="000103C9">
        <w:t xml:space="preserve"> make their response. </w:t>
      </w:r>
      <w:del w:id="177" w:author="zeev" w:date="2023-07-25T12:36:00Z">
        <w:r w:rsidRPr="000103C9" w:rsidDel="00B0450F">
          <w:delText>In practice, the blue</w:delText>
        </w:r>
      </w:del>
      <w:ins w:id="178" w:author="zeev" w:date="2023-07-25T12:36:00Z">
        <w:r w:rsidRPr="000103C9">
          <w:t>The</w:t>
        </w:r>
      </w:ins>
      <w:r w:rsidRPr="000103C9">
        <w:rPr>
          <w:rPrChange w:id="179" w:author="Chen Heller" w:date="2023-08-02T15:21:00Z">
            <w:rPr>
              <w:color w:val="auto"/>
              <w:sz w:val="24"/>
              <w:szCs w:val="24"/>
            </w:rPr>
          </w:rPrChange>
        </w:rPr>
        <w:t xml:space="preserve"> circle</w:t>
      </w:r>
      <w:ins w:id="180" w:author="zeev" w:date="2023-07-25T12:36:00Z">
        <w:r w:rsidRPr="000103C9">
          <w:t>s</w:t>
        </w:r>
      </w:ins>
      <w:r w:rsidRPr="000103C9">
        <w:rPr>
          <w:rPrChange w:id="181" w:author="Chen Heller" w:date="2023-08-02T15:21:00Z">
            <w:rPr>
              <w:color w:val="auto"/>
              <w:sz w:val="24"/>
              <w:szCs w:val="24"/>
            </w:rPr>
          </w:rPrChange>
        </w:rPr>
        <w:t xml:space="preserve"> and the Artificial/Natural category names were presented on the screen from the beginning of the trial, but for clarity purposes are presented here only after the last mask.</w:t>
      </w:r>
      <w:ins w:id="182" w:author="zeev" w:date="2023-07-25T17:25:00Z">
        <w:r w:rsidR="00860226" w:rsidRPr="000103C9">
          <w:t xml:space="preserve"> </w:t>
        </w:r>
      </w:ins>
      <w:ins w:id="183" w:author="zeev" w:date="2023-07-25T17:26:00Z">
        <w:r w:rsidR="00860226" w:rsidRPr="000103C9">
          <w:t>The inset on the top right corner depicts a</w:t>
        </w:r>
      </w:ins>
      <w:ins w:id="184" w:author="zeev" w:date="2023-07-25T17:25:00Z">
        <w:r w:rsidR="00860226" w:rsidRPr="000103C9">
          <w:rPr>
            <w:szCs w:val="22"/>
          </w:rPr>
          <w:t xml:space="preserve"> participant placing his finger on the starting </w:t>
        </w:r>
      </w:ins>
      <w:ins w:id="185" w:author="zeev" w:date="2023-07-25T17:26:00Z">
        <w:r w:rsidR="00860226" w:rsidRPr="000103C9">
          <w:rPr>
            <w:szCs w:val="22"/>
          </w:rPr>
          <w:t>point, which</w:t>
        </w:r>
      </w:ins>
      <w:ins w:id="186"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w:t>
        </w:r>
        <w:proofErr w:type="gramStart"/>
        <w:r w:rsidR="00860226" w:rsidRPr="000103C9">
          <w:rPr>
            <w:szCs w:val="22"/>
          </w:rPr>
          <w:t>Y axis</w:t>
        </w:r>
        <w:proofErr w:type="gramEnd"/>
        <w:r w:rsidR="00860226" w:rsidRPr="000103C9">
          <w:rPr>
            <w:szCs w:val="22"/>
          </w:rPr>
          <w:t xml:space="preserve"> maps the up and down directions</w:t>
        </w:r>
        <w:r w:rsidR="00860226" w:rsidRPr="000103C9">
          <w:t>.</w:t>
        </w:r>
      </w:ins>
      <w:ins w:id="187" w:author="zeev" w:date="2023-07-25T17:24:00Z">
        <w:r w:rsidR="00860226" w:rsidRPr="000103C9">
          <w:t xml:space="preserve"> </w:t>
        </w:r>
      </w:ins>
    </w:p>
    <w:p w14:paraId="450E6B5A" w14:textId="446DFDBE" w:rsidR="00F9302D" w:rsidDel="00BA2DC6" w:rsidRDefault="00F9302D" w:rsidP="00F9302D">
      <w:pPr>
        <w:ind w:firstLine="0"/>
        <w:rPr>
          <w:del w:id="188"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proofErr w:type="spellStart"/>
      <w:r w:rsidR="00E23537">
        <w:t>ms</w:t>
      </w:r>
      <w:proofErr w:type="spellEnd"/>
      <w:r w:rsidR="00E23537">
        <w:t xml:space="preserve"> </w:t>
      </w:r>
      <w:r w:rsidR="00576271">
        <w:t>post</w:t>
      </w:r>
      <w:r w:rsidR="0053116D">
        <w:t xml:space="preserve"> target presentation</w:t>
      </w:r>
      <w:r w:rsidR="00472EEB">
        <w:t xml:space="preserve"> and then reach </w:t>
      </w:r>
      <w:r w:rsidR="00472EEB">
        <w:lastRenderedPageBreak/>
        <w:t>the screen within 420</w:t>
      </w:r>
      <w:r w:rsidR="001F3D88">
        <w:t xml:space="preserve"> </w:t>
      </w:r>
      <w:proofErr w:type="spellStart"/>
      <w:r w:rsidR="00472EEB">
        <w:t>ms</w:t>
      </w:r>
      <w:r w:rsidR="00067907">
        <w:t>.</w:t>
      </w:r>
      <w:proofErr w:type="spellEnd"/>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proofErr w:type="spellStart"/>
      <w:r>
        <w:t>ms</w:t>
      </w:r>
      <w:proofErr w:type="spellEnd"/>
      <w:r>
        <w:t xml:space="preserve">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9" w:author="zeev" w:date="2023-07-25T12:30:00Z">
        <w:r w:rsidR="00CE2F1D" w:rsidDel="00B0450F">
          <w:delText>t</w:delText>
        </w:r>
      </w:del>
      <w:ins w:id="190"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1"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2"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lastRenderedPageBreak/>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proofErr w:type="spellStart"/>
      <w:r>
        <w:t>ms</w:t>
      </w:r>
      <w:proofErr w:type="spellEnd"/>
      <w:r>
        <w:t xml:space="preserve"> of existing data or more than 100</w:t>
      </w:r>
      <w:r w:rsidR="003926E3">
        <w:t xml:space="preserve"> </w:t>
      </w:r>
      <w:proofErr w:type="spellStart"/>
      <w:r>
        <w:t>ms</w:t>
      </w:r>
      <w:proofErr w:type="spellEnd"/>
      <w:r>
        <w:t xml:space="preserve">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proofErr w:type="spellStart"/>
      <w:r>
        <w:t>ms</w:t>
      </w:r>
      <w:proofErr w:type="spellEnd"/>
      <w:r>
        <w:t xml:space="preserve"> and 320</w:t>
      </w:r>
      <w:r w:rsidR="002B1CCD">
        <w:t xml:space="preserve"> </w:t>
      </w:r>
      <w:proofErr w:type="spellStart"/>
      <w:r>
        <w:t>ms</w:t>
      </w:r>
      <w:proofErr w:type="spellEnd"/>
      <w:r>
        <w:t xml:space="preserve"> after target display and lasted no longer than 420</w:t>
      </w:r>
      <w:r w:rsidR="002B1CCD">
        <w:t xml:space="preserve"> </w:t>
      </w:r>
      <w:proofErr w:type="spellStart"/>
      <w:r>
        <w:t>ms</w:t>
      </w:r>
      <w:proofErr w:type="spellEnd"/>
      <w:r>
        <w:t xml:space="preserve">).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12893E52"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ins w:id="193" w:author="Chen Heller" w:date="2023-08-02T16:43:00Z">
        <w:r w:rsidR="007B69E1" w:rsidRPr="007B69E1">
          <w:rPr>
            <w:rPrChange w:id="194" w:author="Chen Heller" w:date="2023-08-02T16:43:00Z">
              <w:rPr>
                <w:b/>
                <w:bCs/>
                <w:i/>
                <w:iCs/>
                <w:color w:val="44546A" w:themeColor="text2"/>
                <w:sz w:val="22"/>
                <w:szCs w:val="20"/>
              </w:rPr>
            </w:rPrChange>
          </w:rPr>
          <w:t xml:space="preserve">Supplementary Figure </w:t>
        </w:r>
        <w:r w:rsidR="007B69E1">
          <w:t>1</w:t>
        </w:r>
      </w:ins>
      <w:del w:id="195" w:author="Chen Heller" w:date="2023-08-02T16:43:00Z">
        <w:r w:rsidR="00A82BE9" w:rsidRPr="00A82BE9" w:rsidDel="007B69E1">
          <w:delText xml:space="preserve">Supplementary Figure </w:delText>
        </w:r>
        <w:r w:rsidR="00A82BE9" w:rsidRPr="00DB1FF3" w:rsidDel="007B69E1">
          <w:delText>1</w:delText>
        </w:r>
      </w:del>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ins w:id="196" w:author="Chen Heller" w:date="2023-08-02T16:43:00Z">
        <w:r w:rsidR="007B69E1" w:rsidRPr="007B69E1">
          <w:rPr>
            <w:rPrChange w:id="197" w:author="Chen Heller" w:date="2023-08-02T16:43:00Z">
              <w:rPr>
                <w:b/>
                <w:bCs/>
              </w:rPr>
            </w:rPrChange>
          </w:rPr>
          <w:t xml:space="preserve">Supplementary Figure </w:t>
        </w:r>
        <w:r w:rsidR="007B69E1" w:rsidRPr="007B69E1">
          <w:rPr>
            <w:rPrChange w:id="198" w:author="Chen Heller" w:date="2023-08-02T16:43:00Z">
              <w:rPr>
                <w:b/>
                <w:bCs/>
                <w:noProof/>
              </w:rPr>
            </w:rPrChange>
          </w:rPr>
          <w:t>2</w:t>
        </w:r>
      </w:ins>
      <w:del w:id="199" w:author="Chen Heller" w:date="2023-08-02T16:43:00Z">
        <w:r w:rsidR="001313AE" w:rsidRPr="00DB1FF3" w:rsidDel="007B69E1">
          <w:delText>Supplementary Figure 2</w:delText>
        </w:r>
      </w:del>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200"/>
      <w:commentRangeStart w:id="201"/>
      <w:del w:id="202" w:author="zeev" w:date="2023-07-25T12:43:00Z">
        <w:r w:rsidR="005345F0" w:rsidDel="0039366E">
          <w:delText>non-timeseries</w:delText>
        </w:r>
      </w:del>
      <w:ins w:id="203" w:author="zeev" w:date="2023-07-25T12:49:00Z">
        <w:r w:rsidR="007B67C5">
          <w:t xml:space="preserve"> </w:t>
        </w:r>
        <w:del w:id="204" w:author="Chen Heller" w:date="2023-07-31T12:45:00Z">
          <w:r w:rsidR="007B67C5" w:rsidDel="00EF0DEB">
            <w:delText>descrete</w:delText>
          </w:r>
        </w:del>
      </w:ins>
      <w:ins w:id="205" w:author="Chen Heller" w:date="2023-07-31T12:45:00Z">
        <w:r w:rsidR="00EF0DEB">
          <w:t>discrete</w:t>
        </w:r>
      </w:ins>
      <w:r w:rsidR="005345F0">
        <w:t xml:space="preserve"> variables </w:t>
      </w:r>
      <w:commentRangeEnd w:id="200"/>
      <w:r w:rsidR="00564F37">
        <w:rPr>
          <w:rStyle w:val="CommentReference"/>
        </w:rPr>
        <w:commentReference w:id="200"/>
      </w:r>
      <w:commentRangeEnd w:id="201"/>
      <w:r w:rsidR="0039366E">
        <w:rPr>
          <w:rStyle w:val="CommentReference"/>
        </w:rPr>
        <w:commentReference w:id="201"/>
      </w:r>
      <w:r w:rsidR="005345F0">
        <w:t>were normalized within participant.</w:t>
      </w:r>
      <w:del w:id="206"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lastRenderedPageBreak/>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207" w:author="Chen Heller" w:date="2023-08-02T15:27:00Z"/>
        </w:rPr>
      </w:pPr>
      <w:bookmarkStart w:id="208" w:name="_Toc114485393"/>
    </w:p>
    <w:p w14:paraId="3AA9C79F" w14:textId="598A9702" w:rsidR="00D826D9" w:rsidRDefault="00D826D9" w:rsidP="006238E0">
      <w:pPr>
        <w:pStyle w:val="Heading3"/>
      </w:pPr>
      <w:r>
        <w:t>Results</w:t>
      </w:r>
      <w:bookmarkEnd w:id="208"/>
    </w:p>
    <w:p w14:paraId="4475D219" w14:textId="3AADC18E" w:rsidR="008C57E4" w:rsidRPr="00E412ED" w:rsidRDefault="008C57E4">
      <w:pPr>
        <w:pStyle w:val="Heading4"/>
        <w:pPrChange w:id="209" w:author="Chen Heller" w:date="2023-08-02T14:55:00Z">
          <w:pPr>
            <w:ind w:firstLine="0"/>
          </w:pPr>
        </w:pPrChange>
      </w:pPr>
      <w:r w:rsidRPr="00E412ED">
        <w:t>Trial exclusion</w:t>
      </w:r>
    </w:p>
    <w:p w14:paraId="7495EE97" w14:textId="4CBB575A" w:rsidR="008C57E4" w:rsidRDefault="008C57E4">
      <w:pPr>
        <w:pPrChange w:id="210"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11"/>
      <w:commentRangeStart w:id="212"/>
      <w:r>
        <w:t>(</w:t>
      </w:r>
      <w:proofErr w:type="spellStart"/>
      <w:r>
        <w:t>M</w:t>
      </w:r>
      <w:r>
        <w:rPr>
          <w:vertAlign w:val="subscript"/>
        </w:rPr>
        <w:t>reach</w:t>
      </w:r>
      <w:proofErr w:type="spellEnd"/>
      <w:r>
        <w:t xml:space="preserve"> = </w:t>
      </w:r>
      <w:del w:id="213" w:author="Chen Heller" w:date="2023-07-31T13:57:00Z">
        <w:r w:rsidDel="00C702AD">
          <w:delText>128.76</w:delText>
        </w:r>
        <w:commentRangeEnd w:id="211"/>
        <w:r w:rsidR="003A3339" w:rsidDel="00C702AD">
          <w:rPr>
            <w:rStyle w:val="CommentReference"/>
          </w:rPr>
          <w:commentReference w:id="211"/>
        </w:r>
        <w:commentRangeEnd w:id="212"/>
        <w:r w:rsidR="00234A2F" w:rsidDel="00C702AD">
          <w:rPr>
            <w:rStyle w:val="CommentReference"/>
          </w:rPr>
          <w:commentReference w:id="212"/>
        </w:r>
      </w:del>
      <w:ins w:id="214" w:author="Chen Heller" w:date="2023-07-31T13:57:00Z">
        <w:r w:rsidR="00C702AD">
          <w:t>106.23</w:t>
        </w:r>
      </w:ins>
      <w:r>
        <w:t xml:space="preserve">, </w:t>
      </w:r>
      <w:proofErr w:type="spellStart"/>
      <w:r>
        <w:t>SD</w:t>
      </w:r>
      <w:r>
        <w:rPr>
          <w:vertAlign w:val="subscript"/>
        </w:rPr>
        <w:t>reach</w:t>
      </w:r>
      <w:proofErr w:type="spellEnd"/>
      <w:r>
        <w:t xml:space="preserve"> = </w:t>
      </w:r>
      <w:del w:id="215" w:author="Chen Heller" w:date="2023-07-31T13:57:00Z">
        <w:r w:rsidDel="00C702AD">
          <w:delText>35</w:delText>
        </w:r>
      </w:del>
      <w:ins w:id="216" w:author="Chen Heller" w:date="2023-07-31T13:57:00Z">
        <w:r w:rsidR="00C702AD">
          <w:t>32</w:t>
        </w:r>
      </w:ins>
      <w:r>
        <w:t>.</w:t>
      </w:r>
      <w:del w:id="217" w:author="Chen Heller" w:date="2023-07-31T13:57:00Z">
        <w:r w:rsidDel="00C702AD">
          <w:delText>52</w:delText>
        </w:r>
      </w:del>
      <w:ins w:id="218" w:author="Chen Heller" w:date="2023-07-31T13:57:00Z">
        <w:r w:rsidR="00C702AD">
          <w:t>59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9" w:author="Chen Heller" w:date="2023-07-31T13:58:00Z">
        <w:r w:rsidDel="00C702AD">
          <w:delText>12.70</w:delText>
        </w:r>
      </w:del>
      <w:ins w:id="220" w:author="Chen Heller" w:date="2023-07-31T13:58:00Z">
        <w:r w:rsidR="00C702AD">
          <w:t>9.78</w:t>
        </w:r>
      </w:ins>
      <w:r>
        <w:t>, p &lt; 0.001, 95% CI [</w:t>
      </w:r>
      <w:del w:id="221" w:author="Chen Heller" w:date="2023-07-31T13:58:00Z">
        <w:r w:rsidDel="00C702AD">
          <w:delText>65.91</w:delText>
        </w:r>
      </w:del>
      <w:ins w:id="222" w:author="Chen Heller" w:date="2023-07-31T13:58:00Z">
        <w:r w:rsidR="00C702AD">
          <w:t>44.31</w:t>
        </w:r>
      </w:ins>
      <w:r>
        <w:t xml:space="preserve">, </w:t>
      </w:r>
      <w:del w:id="223" w:author="Chen Heller" w:date="2023-07-31T13:58:00Z">
        <w:r w:rsidDel="00C702AD">
          <w:delText>91.21</w:delText>
        </w:r>
      </w:del>
      <w:ins w:id="224" w:author="Chen Heller" w:date="2023-07-31T13:58:00Z">
        <w:r w:rsidR="00C702AD">
          <w:t>67.75</w:t>
        </w:r>
      </w:ins>
      <w:r>
        <w:t xml:space="preserve">], Cohen's d = </w:t>
      </w:r>
      <w:del w:id="225" w:author="Chen Heller" w:date="2023-07-31T13:58:00Z">
        <w:r w:rsidDel="003D75FA">
          <w:delText>2.31</w:delText>
        </w:r>
      </w:del>
      <w:ins w:id="226"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w:t>
      </w:r>
      <w:del w:id="227" w:author="Chen Heller" w:date="2023-08-07T11:44:00Z">
        <w:r w:rsidDel="001963B6">
          <w:delText xml:space="preserve"> (</w:delText>
        </w:r>
        <w:r w:rsidRPr="00E04DE0" w:rsidDel="009708C3">
          <w:fldChar w:fldCharType="begin"/>
        </w:r>
        <w:r w:rsidRPr="00E04DE0" w:rsidDel="009708C3">
          <w:delInstrText xml:space="preserve"> REF _Ref134436820 \h </w:delInstrText>
        </w:r>
        <w:r w:rsidDel="009708C3">
          <w:delInstrText xml:space="preserve"> \* MERGEFORMAT </w:delInstrText>
        </w:r>
        <w:r w:rsidRPr="00E04DE0" w:rsidDel="009708C3">
          <w:fldChar w:fldCharType="separate"/>
        </w:r>
      </w:del>
      <w:del w:id="228" w:author="Chen Heller" w:date="2023-08-02T16:43:00Z">
        <w:r w:rsidRPr="00E04DE0" w:rsidDel="007B69E1">
          <w:delText xml:space="preserve">Table </w:delText>
        </w:r>
        <w:r w:rsidR="00964AD3" w:rsidDel="007B69E1">
          <w:delText>1</w:delText>
        </w:r>
      </w:del>
      <w:del w:id="229" w:author="Chen Heller" w:date="2023-08-07T11:44:00Z">
        <w:r w:rsidRPr="00E04DE0" w:rsidDel="009708C3">
          <w:fldChar w:fldCharType="end"/>
        </w:r>
        <w:r w:rsidDel="001963B6">
          <w:delText>)</w:delText>
        </w:r>
      </w:del>
      <w:ins w:id="230" w:author="Chen Heller" w:date="2023-08-07T11:44:00Z">
        <w:r w:rsidR="001963B6">
          <w:t xml:space="preserve"> (</w:t>
        </w:r>
      </w:ins>
      <w:ins w:id="231" w:author="Chen Heller" w:date="2023-08-07T11:46:00Z">
        <w:r w:rsidR="001963B6">
          <w:fldChar w:fldCharType="begin"/>
        </w:r>
        <w:r w:rsidR="001963B6">
          <w:instrText xml:space="preserve"> REF _Ref142301181 \h </w:instrText>
        </w:r>
      </w:ins>
      <w:r w:rsidR="001963B6">
        <w:fldChar w:fldCharType="separate"/>
      </w:r>
      <w:ins w:id="232" w:author="Chen Heller" w:date="2023-08-07T11:46:00Z">
        <w:r w:rsidR="001963B6">
          <w:t xml:space="preserve">Table </w:t>
        </w:r>
        <w:r w:rsidR="001963B6">
          <w:rPr>
            <w:noProof/>
          </w:rPr>
          <w:t>1</w:t>
        </w:r>
        <w:r w:rsidR="001963B6">
          <w:fldChar w:fldCharType="end"/>
        </w:r>
      </w:ins>
      <w:ins w:id="233" w:author="Chen Heller" w:date="2023-08-07T11:44:00Z">
        <w:r w:rsidR="001963B6">
          <w:t>)</w:t>
        </w:r>
      </w:ins>
      <w:r>
        <w:t>.</w:t>
      </w:r>
    </w:p>
    <w:p w14:paraId="1A9605F3" w14:textId="209725D0" w:rsidR="00964AD3" w:rsidRPr="008E7395" w:rsidDel="001963B6" w:rsidRDefault="00964AD3">
      <w:pPr>
        <w:pStyle w:val="FigureNumber"/>
        <w:rPr>
          <w:del w:id="234" w:author="Chen Heller" w:date="2023-08-07T11:45:00Z"/>
          <w:i/>
          <w:iCs/>
        </w:rPr>
        <w:pPrChange w:id="235" w:author="Chen Heller" w:date="2023-08-02T15:25:00Z">
          <w:pPr>
            <w:pStyle w:val="TableFigure"/>
          </w:pPr>
        </w:pPrChange>
      </w:pPr>
      <w:bookmarkStart w:id="236" w:name="_Ref134436820"/>
      <w:del w:id="237" w:author="Chen Heller" w:date="2023-08-07T11:45:00Z">
        <w:r w:rsidRPr="00E04DE0" w:rsidDel="001963B6">
          <w:delText xml:space="preserve">Table </w:delText>
        </w:r>
        <w:bookmarkEnd w:id="236"/>
        <w:r w:rsidR="003A3339" w:rsidDel="001963B6">
          <w:delText>1</w:delText>
        </w:r>
      </w:del>
    </w:p>
    <w:p w14:paraId="086F07A2" w14:textId="2952619D" w:rsidR="00964AD3" w:rsidRPr="008E7395" w:rsidDel="001963B6" w:rsidRDefault="00964AD3">
      <w:pPr>
        <w:pStyle w:val="FigureHeader"/>
        <w:rPr>
          <w:del w:id="238" w:author="Chen Heller" w:date="2023-08-07T11:45:00Z"/>
        </w:rPr>
        <w:pPrChange w:id="239" w:author="Chen Heller" w:date="2023-08-02T15:28:00Z">
          <w:pPr>
            <w:pStyle w:val="Caption"/>
            <w:keepNext/>
            <w:spacing w:line="480" w:lineRule="auto"/>
          </w:pPr>
        </w:pPrChange>
      </w:pPr>
      <w:del w:id="240" w:author="Chen Heller" w:date="2023-08-07T11:45:00Z">
        <w:r w:rsidRPr="00CA552C" w:rsidDel="001963B6">
          <w:delText>Comparison</w:delText>
        </w:r>
        <w:r w:rsidRPr="008E7395" w:rsidDel="001963B6">
          <w:delText xml:space="preserve"> of the Number of Excluded Trials Between the Reaching </w:delText>
        </w:r>
      </w:del>
      <w:del w:id="241" w:author="Chen Heller" w:date="2023-08-02T15:26:00Z">
        <w:r w:rsidRPr="008E7395" w:rsidDel="00CE3A6E">
          <w:delText xml:space="preserve">Session </w:delText>
        </w:r>
      </w:del>
      <w:del w:id="242" w:author="Chen Heller" w:date="2023-08-07T11:45:00Z">
        <w:r w:rsidRPr="008E7395" w:rsidDel="001963B6">
          <w:delText>and the Keyboard Session</w:delText>
        </w:r>
      </w:del>
    </w:p>
    <w:p w14:paraId="16A3157C" w14:textId="4E55537D" w:rsidR="001963B6" w:rsidRDefault="001963B6" w:rsidP="001963B6">
      <w:pPr>
        <w:pStyle w:val="FigureNumber"/>
        <w:rPr>
          <w:ins w:id="243" w:author="Chen Heller" w:date="2023-08-07T11:45:00Z"/>
        </w:rPr>
        <w:pPrChange w:id="244" w:author="Chen Heller" w:date="2023-08-07T11:45:00Z">
          <w:pPr>
            <w:pStyle w:val="Caption"/>
            <w:keepNext/>
          </w:pPr>
        </w:pPrChange>
      </w:pPr>
      <w:bookmarkStart w:id="245" w:name="_Ref142301181"/>
      <w:ins w:id="246" w:author="Chen Heller" w:date="2023-08-07T11:45:00Z">
        <w:r>
          <w:t xml:space="preserve">Table </w:t>
        </w:r>
        <w:r>
          <w:fldChar w:fldCharType="begin"/>
        </w:r>
        <w:r>
          <w:instrText xml:space="preserve"> SEQ Table \* ARABIC </w:instrText>
        </w:r>
      </w:ins>
      <w:r>
        <w:fldChar w:fldCharType="separate"/>
      </w:r>
      <w:ins w:id="247" w:author="Chen Heller" w:date="2023-08-07T11:45:00Z">
        <w:r>
          <w:rPr>
            <w:noProof/>
          </w:rPr>
          <w:t>1</w:t>
        </w:r>
        <w:r>
          <w:fldChar w:fldCharType="end"/>
        </w:r>
        <w:bookmarkEnd w:id="245"/>
      </w:ins>
    </w:p>
    <w:p w14:paraId="776CFF0E" w14:textId="0B33BA71" w:rsidR="001963B6" w:rsidRPr="001963B6" w:rsidRDefault="001963B6" w:rsidP="001963B6">
      <w:pPr>
        <w:pStyle w:val="FigureHeader"/>
        <w:rPr>
          <w:ins w:id="248" w:author="Chen Heller" w:date="2023-08-07T11:45:00Z"/>
        </w:rPr>
        <w:pPrChange w:id="249" w:author="Chen Heller" w:date="2023-08-07T11:45:00Z">
          <w:pPr/>
        </w:pPrChange>
      </w:pPr>
      <w:ins w:id="250" w:author="Chen Heller" w:date="2023-08-07T11:45:00Z">
        <w:r w:rsidRPr="00CA552C">
          <w:t>Comparison</w:t>
        </w:r>
        <w:r w:rsidRPr="008E7395">
          <w:t xml:space="preserve"> of the Number of Excluded Trials Between the Reaching and the Keyboard Session</w:t>
        </w:r>
        <w:r>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51" w:author="Chen Heller" w:date="2023-07-31T12:50:00Z">
                <w:pPr>
                  <w:ind w:firstLine="0"/>
                </w:pPr>
              </w:pPrChange>
            </w:pPr>
            <w:del w:id="252" w:author="Chen Heller" w:date="2023-07-31T12:49:00Z">
              <w:r w:rsidDel="002C7426">
                <w:delText>0 (0)</w:delText>
              </w:r>
            </w:del>
          </w:p>
        </w:tc>
        <w:tc>
          <w:tcPr>
            <w:tcW w:w="709" w:type="dxa"/>
          </w:tcPr>
          <w:p w14:paraId="5624C1C6" w14:textId="30CDBAEE" w:rsidR="00964AD3" w:rsidRDefault="00964AD3" w:rsidP="00760205">
            <w:pPr>
              <w:ind w:firstLine="0"/>
            </w:pPr>
            <w:del w:id="253" w:author="Chen Heller" w:date="2023-07-31T12:53:00Z">
              <w:r w:rsidDel="002944C0">
                <w:delText>6.43</w:delText>
              </w:r>
            </w:del>
          </w:p>
        </w:tc>
        <w:tc>
          <w:tcPr>
            <w:tcW w:w="992" w:type="dxa"/>
          </w:tcPr>
          <w:p w14:paraId="5B2AA52A" w14:textId="15CC54B4" w:rsidR="00964AD3" w:rsidRDefault="00964AD3" w:rsidP="00760205">
            <w:pPr>
              <w:ind w:firstLine="0"/>
            </w:pPr>
            <w:del w:id="254" w:author="Chen Heller" w:date="2023-07-31T12:53:00Z">
              <w:r w:rsidDel="002944C0">
                <w:delText>&lt;0.001</w:delText>
              </w:r>
            </w:del>
          </w:p>
        </w:tc>
        <w:tc>
          <w:tcPr>
            <w:tcW w:w="1702" w:type="dxa"/>
          </w:tcPr>
          <w:p w14:paraId="0E0F2D1A" w14:textId="478D9F9C" w:rsidR="00964AD3" w:rsidRDefault="00964AD3" w:rsidP="00760205">
            <w:pPr>
              <w:ind w:firstLine="0"/>
            </w:pPr>
            <w:del w:id="255"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56" w:author="Chen Heller" w:date="2023-07-31T13:15:00Z"/>
        </w:trPr>
        <w:tc>
          <w:tcPr>
            <w:tcW w:w="2126" w:type="dxa"/>
            <w:tcBorders>
              <w:bottom w:val="single" w:sz="4" w:space="0" w:color="000000"/>
            </w:tcBorders>
          </w:tcPr>
          <w:p w14:paraId="2062B6EF" w14:textId="6CC925CB" w:rsidR="00AF3D16" w:rsidRDefault="00AF3D16" w:rsidP="00AF3D16">
            <w:pPr>
              <w:ind w:firstLine="0"/>
              <w:rPr>
                <w:ins w:id="257" w:author="Chen Heller" w:date="2023-07-31T13:15:00Z"/>
                <w:b/>
                <w:bCs/>
              </w:rPr>
            </w:pPr>
            <w:ins w:id="258"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59" w:author="Chen Heller" w:date="2023-07-31T13:15:00Z"/>
              </w:rPr>
            </w:pPr>
            <w:ins w:id="260"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61"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62"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63"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64"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pPr>
              <w:pStyle w:val="Caption"/>
              <w:pPrChange w:id="265" w:author="Chen Heller" w:date="2023-08-02T15:25:00Z">
                <w:pPr>
                  <w:ind w:firstLine="0"/>
                </w:pPr>
              </w:pPrChange>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66" w:author="Chen Heller" w:date="2023-08-02T15:27:00Z"/>
        </w:rPr>
      </w:pPr>
    </w:p>
    <w:p w14:paraId="016CD883" w14:textId="49A0F4CC" w:rsidR="00887DD3" w:rsidRPr="00234A2F" w:rsidRDefault="00BA4221">
      <w:pPr>
        <w:pStyle w:val="Heading4"/>
        <w:pPrChange w:id="267" w:author="Chen Heller" w:date="2023-08-02T14:55:00Z">
          <w:pPr>
            <w:ind w:firstLine="0"/>
          </w:pPr>
        </w:pPrChange>
      </w:pPr>
      <w:r w:rsidRPr="00234A2F">
        <w:lastRenderedPageBreak/>
        <w:t>Prime visibility</w:t>
      </w:r>
      <w:r w:rsidR="00012635" w:rsidRPr="00234A2F">
        <w:t xml:space="preserve"> </w:t>
      </w:r>
    </w:p>
    <w:p w14:paraId="438C6938" w14:textId="475CA61C" w:rsidR="00DB7DD5" w:rsidRDefault="004731EE" w:rsidP="00234A2F">
      <w:pPr>
        <w:rPr>
          <w:ins w:id="268"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69" w:author="Chen Heller" w:date="2023-07-31T14:34:00Z">
        <w:r w:rsidR="004E2179" w:rsidDel="00586F4F">
          <w:delText>79</w:delText>
        </w:r>
      </w:del>
      <w:ins w:id="270" w:author="Chen Heller" w:date="2023-07-31T14:34:00Z">
        <w:r w:rsidR="00586F4F">
          <w:t>80</w:t>
        </w:r>
      </w:ins>
      <w:r w:rsidR="00BA4221">
        <w:t xml:space="preserve">% a visibility </w:t>
      </w:r>
      <w:r>
        <w:t xml:space="preserve">rating of </w:t>
      </w:r>
      <w:r w:rsidR="00BA4221">
        <w:t xml:space="preserve">2, </w:t>
      </w:r>
      <w:r w:rsidR="001F6E52">
        <w:t>0.</w:t>
      </w:r>
      <w:del w:id="271" w:author="Chen Heller" w:date="2023-07-31T14:34:00Z">
        <w:r w:rsidR="004E2179" w:rsidDel="00586F4F">
          <w:delText>63</w:delText>
        </w:r>
      </w:del>
      <w:ins w:id="272"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del w:id="273" w:author="Chen Heller" w:date="2023-07-31T14:36:00Z">
        <w:r w:rsidR="004E2179" w:rsidDel="00C63F6D">
          <w:delText>12</w:delText>
        </w:r>
      </w:del>
      <w:ins w:id="274"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75" w:author="Chen Heller" w:date="2023-07-31T14:36:00Z">
        <w:r w:rsidR="004733D7" w:rsidDel="00C63F6D">
          <w:delText>70</w:delText>
        </w:r>
      </w:del>
      <w:ins w:id="276"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77"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78" w:author="Chen Heller" w:date="2023-07-31T19:18:00Z">
            <w:rPr>
              <w:b/>
              <w:bCs/>
            </w:rPr>
          </w:rPrChange>
        </w:rPr>
        <w:instrText xml:space="preserve"> \* MERGEFORMAT </w:instrText>
      </w:r>
      <w:r w:rsidR="00403C5D" w:rsidRPr="00403C5D">
        <w:fldChar w:fldCharType="separate"/>
      </w:r>
      <w:ins w:id="279" w:author="Chen Heller" w:date="2023-08-02T16:43:00Z">
        <w:r w:rsidR="007B69E1" w:rsidRPr="008A15B1">
          <w:t xml:space="preserve">Figure </w:t>
        </w:r>
        <w:r w:rsidR="007B69E1">
          <w:rPr>
            <w:noProof/>
          </w:rPr>
          <w:t>2</w:t>
        </w:r>
      </w:ins>
      <w:ins w:id="280" w:author="Chen Heller" w:date="2023-07-31T19:18:00Z">
        <w:r w:rsidR="00403C5D" w:rsidRPr="00403C5D">
          <w:fldChar w:fldCharType="end"/>
        </w:r>
        <w:r w:rsidR="00403C5D">
          <w:t>)</w:t>
        </w:r>
      </w:ins>
      <w:r w:rsidR="008116EA">
        <w:t>.</w:t>
      </w:r>
    </w:p>
    <w:p w14:paraId="2A622787" w14:textId="229D3029" w:rsidR="008A15B1" w:rsidRDefault="008A15B1">
      <w:pPr>
        <w:pStyle w:val="FigureNumber"/>
        <w:rPr>
          <w:ins w:id="281" w:author="Chen Heller" w:date="2023-07-31T17:47:00Z"/>
        </w:rPr>
        <w:pPrChange w:id="282" w:author="Chen Heller" w:date="2023-08-02T15:18:00Z">
          <w:pPr>
            <w:pStyle w:val="TableFigure"/>
          </w:pPr>
        </w:pPrChange>
      </w:pPr>
      <w:bookmarkStart w:id="283" w:name="_Ref141723514"/>
      <w:ins w:id="284"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85" w:author="Chen Heller" w:date="2023-08-02T16:43:00Z">
        <w:r w:rsidR="007B69E1">
          <w:rPr>
            <w:noProof/>
          </w:rPr>
          <w:t>2</w:t>
        </w:r>
      </w:ins>
      <w:ins w:id="286" w:author="Chen Heller" w:date="2023-07-31T17:46:00Z">
        <w:r w:rsidRPr="008A15B1">
          <w:fldChar w:fldCharType="end"/>
        </w:r>
      </w:ins>
      <w:bookmarkEnd w:id="283"/>
    </w:p>
    <w:p w14:paraId="2308B196" w14:textId="0C17DFD3" w:rsidR="008A15B1" w:rsidRPr="008A15B1" w:rsidRDefault="002307CA">
      <w:pPr>
        <w:pStyle w:val="FigureHeader"/>
        <w:rPr>
          <w:ins w:id="287" w:author="Chen Heller" w:date="2023-07-31T17:46:00Z"/>
          <w:color w:val="auto"/>
          <w:szCs w:val="24"/>
          <w:rPrChange w:id="288" w:author="Chen Heller" w:date="2023-07-31T17:47:00Z">
            <w:rPr>
              <w:ins w:id="289" w:author="Chen Heller" w:date="2023-07-31T17:46:00Z"/>
              <w:b/>
              <w:bCs/>
            </w:rPr>
          </w:rPrChange>
        </w:rPr>
        <w:pPrChange w:id="290" w:author="Chen Heller" w:date="2023-08-02T15:18:00Z">
          <w:pPr>
            <w:pStyle w:val="Caption"/>
          </w:pPr>
        </w:pPrChange>
      </w:pPr>
      <w:ins w:id="291" w:author="Chen Heller" w:date="2023-07-31T17:47:00Z">
        <w:r>
          <w:t>Objective Task Performance</w:t>
        </w:r>
      </w:ins>
    </w:p>
    <w:p w14:paraId="5A4D8372" w14:textId="06C424DC" w:rsidR="00385B43" w:rsidRDefault="00A0502C" w:rsidP="00385B43">
      <w:pPr>
        <w:ind w:firstLine="0"/>
        <w:rPr>
          <w:ins w:id="292" w:author="Chen Heller" w:date="2023-07-31T17:45:00Z"/>
        </w:rPr>
      </w:pPr>
      <w:ins w:id="293" w:author="Chen Heller" w:date="2023-08-02T16:38:00Z">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4"/>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ins>
    </w:p>
    <w:p w14:paraId="54758D0D" w14:textId="1475BDA8" w:rsidR="00385B43" w:rsidRPr="000103C9" w:rsidRDefault="00385B43">
      <w:pPr>
        <w:pStyle w:val="Caption"/>
        <w:rPr>
          <w:ins w:id="294" w:author="Chen Heller" w:date="2023-07-31T17:58:00Z"/>
        </w:rPr>
        <w:pPrChange w:id="295" w:author="Chen Heller" w:date="2023-08-02T15:18:00Z">
          <w:pPr>
            <w:ind w:firstLine="0"/>
          </w:pPr>
        </w:pPrChange>
      </w:pPr>
      <w:ins w:id="296" w:author="Chen Heller" w:date="2023-07-31T17:45:00Z">
        <w:r w:rsidRPr="00974A4E">
          <w:rPr>
            <w:i/>
            <w:iCs/>
          </w:rPr>
          <w:t>Note.</w:t>
        </w:r>
        <w:r>
          <w:t xml:space="preserve"> </w:t>
        </w:r>
      </w:ins>
      <w:ins w:id="297" w:author="Chen Heller" w:date="2023-07-31T17:59:00Z">
        <w:r w:rsidR="00927FBB" w:rsidRPr="000103C9">
          <w:t>Performance in the o</w:t>
        </w:r>
        <w:r w:rsidR="003414CC" w:rsidRPr="000103C9">
          <w:t>bjective awareness task</w:t>
        </w:r>
        <w:r w:rsidR="00927FBB" w:rsidRPr="000103C9">
          <w:t xml:space="preserve">. Dots </w:t>
        </w:r>
      </w:ins>
      <w:ins w:id="298" w:author="Chen Heller" w:date="2023-07-31T18:00:00Z">
        <w:r w:rsidR="00927FBB" w:rsidRPr="000103C9">
          <w:t xml:space="preserve">mark </w:t>
        </w:r>
        <w:r w:rsidR="00BD293D" w:rsidRPr="000103C9">
          <w:t xml:space="preserve">each </w:t>
        </w:r>
      </w:ins>
      <w:ins w:id="299" w:author="Chen Heller" w:date="2023-07-31T17:59:00Z">
        <w:r w:rsidR="00927FBB" w:rsidRPr="000103C9">
          <w:t>participant</w:t>
        </w:r>
      </w:ins>
      <w:ins w:id="300" w:author="Chen Heller" w:date="2023-07-31T18:00:00Z">
        <w:r w:rsidR="00BD293D" w:rsidRPr="000103C9">
          <w:t>'s</w:t>
        </w:r>
      </w:ins>
      <w:ins w:id="301" w:author="Chen Heller" w:date="2023-07-31T17:59:00Z">
        <w:r w:rsidR="00927FBB" w:rsidRPr="000103C9">
          <w:t xml:space="preserve"> </w:t>
        </w:r>
      </w:ins>
      <w:proofErr w:type="gramStart"/>
      <w:ins w:id="302" w:author="Chen Heller" w:date="2023-07-31T18:08:00Z">
        <w:r w:rsidR="00C274A8" w:rsidRPr="000103C9">
          <w:t>performance</w:t>
        </w:r>
      </w:ins>
      <w:proofErr w:type="gramEnd"/>
      <w:ins w:id="303" w:author="Chen Heller" w:date="2023-07-31T18:09:00Z">
        <w:r w:rsidR="00C274A8" w:rsidRPr="000103C9">
          <w:t xml:space="preserve"> </w:t>
        </w:r>
      </w:ins>
      <w:ins w:id="304" w:author="Chen Heller" w:date="2023-07-31T18:00:00Z">
        <w:r w:rsidR="00927FBB" w:rsidRPr="000103C9">
          <w:t xml:space="preserve">and </w:t>
        </w:r>
      </w:ins>
      <w:ins w:id="305" w:author="Chen Heller" w:date="2023-07-31T17:59:00Z">
        <w:r w:rsidR="00927FBB" w:rsidRPr="000103C9">
          <w:t xml:space="preserve">the red/blue horizontal lines </w:t>
        </w:r>
      </w:ins>
      <w:ins w:id="306" w:author="Chen Heller" w:date="2023-07-31T18:00:00Z">
        <w:r w:rsidR="00BD293D" w:rsidRPr="000103C9">
          <w:t xml:space="preserve">represent </w:t>
        </w:r>
      </w:ins>
      <w:ins w:id="307" w:author="Chen Heller" w:date="2023-07-31T17:59:00Z">
        <w:r w:rsidR="00927FBB" w:rsidRPr="000103C9">
          <w:t xml:space="preserve">the average. Black error bars </w:t>
        </w:r>
      </w:ins>
      <w:ins w:id="308" w:author="Chen Heller" w:date="2023-07-31T18:01:00Z">
        <w:r w:rsidR="00BD293D" w:rsidRPr="000103C9">
          <w:t xml:space="preserve">depict </w:t>
        </w:r>
      </w:ins>
      <w:ins w:id="309" w:author="Chen Heller" w:date="2023-07-31T17:59:00Z">
        <w:r w:rsidR="00927FBB" w:rsidRPr="000103C9">
          <w:t xml:space="preserve">the </w:t>
        </w:r>
      </w:ins>
      <w:ins w:id="310" w:author="Chen Heller" w:date="2023-07-31T18:01:00Z">
        <w:r w:rsidR="00BD293D" w:rsidRPr="000103C9">
          <w:t>CI</w:t>
        </w:r>
      </w:ins>
      <w:ins w:id="311" w:author="Chen Heller" w:date="2023-07-31T18:09:00Z">
        <w:r w:rsidR="002437C4" w:rsidRPr="000103C9">
          <w:t>s</w:t>
        </w:r>
      </w:ins>
      <w:ins w:id="312" w:author="Chen Heller" w:date="2023-07-31T17:45:00Z">
        <w:r w:rsidRPr="000103C9">
          <w:t>.</w:t>
        </w:r>
      </w:ins>
    </w:p>
    <w:p w14:paraId="28FDC28E" w14:textId="090B73F6" w:rsidR="003414CC" w:rsidDel="008B6FEA" w:rsidRDefault="003414CC">
      <w:pPr>
        <w:pStyle w:val="Heading4"/>
        <w:rPr>
          <w:del w:id="313" w:author="Chen Heller" w:date="2023-08-02T14:55:00Z"/>
          <w:rtl/>
        </w:rPr>
        <w:pPrChange w:id="314" w:author="Chen Heller" w:date="2023-08-02T14:55:00Z">
          <w:pPr/>
        </w:pPrChange>
      </w:pPr>
    </w:p>
    <w:p w14:paraId="77D7A6B8" w14:textId="2AF59DD6" w:rsidR="005844E0" w:rsidRDefault="004C4126">
      <w:pPr>
        <w:pStyle w:val="Heading4"/>
        <w:pPrChange w:id="315" w:author="Chen Heller" w:date="2023-08-02T14:55:00Z">
          <w:pPr>
            <w:ind w:firstLine="0"/>
          </w:pPr>
        </w:pPrChange>
      </w:pPr>
      <w:ins w:id="316" w:author="zeev" w:date="2023-07-25T14:37:00Z">
        <w:r>
          <w:t xml:space="preserve">Preregistered </w:t>
        </w:r>
      </w:ins>
      <w:commentRangeStart w:id="317"/>
      <w:commentRangeStart w:id="318"/>
      <w:del w:id="319" w:author="zeev" w:date="2023-07-25T14:37:00Z">
        <w:r w:rsidR="00652B7D" w:rsidRPr="00E412ED" w:rsidDel="004C4126">
          <w:delText>C</w:delText>
        </w:r>
      </w:del>
      <w:ins w:id="320" w:author="zeev" w:date="2023-07-25T14:37:00Z">
        <w:r>
          <w:t>c</w:t>
        </w:r>
      </w:ins>
      <w:r w:rsidR="00652B7D" w:rsidRPr="00E412ED">
        <w:t>ongruency effect</w:t>
      </w:r>
      <w:del w:id="321" w:author="Chen Heller" w:date="2023-08-02T14:55:00Z">
        <w:r w:rsidR="00652B7D" w:rsidDel="008B6FEA">
          <w:delText>:</w:delText>
        </w:r>
      </w:del>
      <w:r w:rsidR="00652B7D">
        <w:t xml:space="preserve"> </w:t>
      </w:r>
      <w:commentRangeEnd w:id="317"/>
      <w:r w:rsidR="003A3339">
        <w:rPr>
          <w:rStyle w:val="CommentReference"/>
        </w:rPr>
        <w:commentReference w:id="317"/>
      </w:r>
      <w:commentRangeEnd w:id="318"/>
      <w:r w:rsidR="00D71297">
        <w:rPr>
          <w:rStyle w:val="CommentReference"/>
        </w:rPr>
        <w:commentReference w:id="318"/>
      </w:r>
    </w:p>
    <w:p w14:paraId="11D57144" w14:textId="1BC5418D" w:rsidR="007B776C" w:rsidRDefault="00F01249" w:rsidP="00AC2B66">
      <w:pPr>
        <w:rPr>
          <w:ins w:id="322"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323" w:author="Chen Heller" w:date="2023-07-31T19:19:00Z">
        <w:r w:rsidR="00720BE1">
          <w:t xml:space="preserve"> panels (h-k) of</w:t>
        </w:r>
      </w:ins>
      <w:r w:rsidR="00464331" w:rsidRPr="0077049F">
        <w:t xml:space="preserve"> </w:t>
      </w:r>
      <w:ins w:id="324" w:author="Chen Heller" w:date="2023-08-07T11:46:00Z">
        <w:r w:rsidR="001E40DD">
          <w:fldChar w:fldCharType="begin"/>
        </w:r>
        <w:r w:rsidR="001E40DD">
          <w:instrText xml:space="preserve"> REF _Ref141723623 \h </w:instrText>
        </w:r>
      </w:ins>
      <w:r w:rsidR="001E40DD">
        <w:fldChar w:fldCharType="separate"/>
      </w:r>
      <w:ins w:id="325" w:author="Chen Heller" w:date="2023-08-07T11:46:00Z">
        <w:r w:rsidR="001E40DD">
          <w:t xml:space="preserve">Figure </w:t>
        </w:r>
        <w:r w:rsidR="001E40DD">
          <w:rPr>
            <w:noProof/>
          </w:rPr>
          <w:t>3</w:t>
        </w:r>
        <w:r w:rsidR="001E40DD">
          <w:fldChar w:fldCharType="end"/>
        </w:r>
      </w:ins>
      <w:r w:rsidR="0077049F" w:rsidRPr="0077049F">
        <w:fldChar w:fldCharType="begin"/>
      </w:r>
      <w:r w:rsidR="0077049F" w:rsidRPr="0077049F">
        <w:instrText xml:space="preserve"> REF _Ref129683805 \h </w:instrText>
      </w:r>
      <w:r w:rsidR="0077049F">
        <w:instrText xml:space="preserve"> \* MERGEFORMAT </w:instrText>
      </w:r>
      <w:del w:id="326" w:author="Chen Heller" w:date="2023-08-02T16:43:00Z">
        <w:r w:rsidR="0077049F" w:rsidRPr="0077049F">
          <w:fldChar w:fldCharType="separate"/>
        </w:r>
        <w:r w:rsidR="0077049F" w:rsidRPr="0077049F" w:rsidDel="007B69E1">
          <w:delText xml:space="preserve">Figure </w:delText>
        </w:r>
        <w:r w:rsidR="0077049F" w:rsidRPr="008E7395" w:rsidDel="007B69E1">
          <w:delText>3</w:delText>
        </w:r>
      </w:del>
      <w:r w:rsidR="0077049F" w:rsidRPr="0077049F">
        <w:fldChar w:fldCharType="end"/>
      </w:r>
      <w:r w:rsidR="0077049F">
        <w:t xml:space="preserve"> </w:t>
      </w:r>
      <w:r w:rsidR="008347CC">
        <w:t>describe</w:t>
      </w:r>
      <w:ins w:id="327" w:author="zeev" w:date="2023-07-25T13:04:00Z">
        <w:del w:id="328"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329" w:author="zeev" w:date="2023-07-25T16:32:00Z">
        <w:r w:rsidR="00CB5A32" w:rsidDel="00801CF1">
          <w:delText xml:space="preserve"> </w:delText>
        </w:r>
      </w:del>
      <w:r w:rsidR="00CB5A32">
        <w:t>=</w:t>
      </w:r>
      <w:del w:id="330"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331" w:author="zeev" w:date="2023-07-25T16:32:00Z">
        <w:r w:rsidR="00A70B91" w:rsidDel="00801CF1">
          <w:delText xml:space="preserve"> </w:delText>
        </w:r>
      </w:del>
      <w:r w:rsidR="00A70B91">
        <w:t>=</w:t>
      </w:r>
      <w:del w:id="332" w:author="zeev" w:date="2023-07-25T16:32:00Z">
        <w:r w:rsidR="00A70B91" w:rsidDel="00801CF1">
          <w:delText xml:space="preserve"> </w:delText>
        </w:r>
      </w:del>
      <w:del w:id="333" w:author="zeev" w:date="2023-07-25T15:55:00Z">
        <w:r w:rsidR="00A70B91" w:rsidDel="00A95B39">
          <w:delText>XX</w:delText>
        </w:r>
      </w:del>
      <w:ins w:id="334" w:author="zeev" w:date="2023-07-25T15:55:00Z">
        <w:r w:rsidR="00A95B39">
          <w:t>545.46</w:t>
        </w:r>
      </w:ins>
      <w:r w:rsidR="00A70B91">
        <w:t>, SD=</w:t>
      </w:r>
      <w:del w:id="335" w:author="zeev" w:date="2023-07-25T15:55:00Z">
        <w:r w:rsidR="00A70B91" w:rsidDel="00A95B39">
          <w:delText>XX</w:delText>
        </w:r>
      </w:del>
      <w:ins w:id="336"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37" w:author="zeev" w:date="2023-07-25T15:55:00Z">
        <w:r w:rsidR="00A70B91" w:rsidDel="00A95B39">
          <w:delText>XX</w:delText>
        </w:r>
      </w:del>
      <w:ins w:id="338" w:author="zeev" w:date="2023-07-25T15:55:00Z">
        <w:r w:rsidR="00A95B39">
          <w:t>525.53</w:t>
        </w:r>
      </w:ins>
      <w:r w:rsidR="00A70B91">
        <w:t>, SD=</w:t>
      </w:r>
      <w:del w:id="339" w:author="zeev" w:date="2023-07-25T15:55:00Z">
        <w:r w:rsidR="00A70B91" w:rsidDel="00A95B39">
          <w:delText>XX</w:delText>
        </w:r>
      </w:del>
      <w:ins w:id="340" w:author="zeev" w:date="2023-07-25T15:55:00Z">
        <w:r w:rsidR="00A95B39">
          <w:t>35.76</w:t>
        </w:r>
      </w:ins>
      <w:r w:rsidR="00A70B91">
        <w:t>, t(29</w:t>
      </w:r>
      <w:del w:id="341" w:author="zeev" w:date="2023-07-25T15:55:00Z">
        <w:r w:rsidR="00A70B91" w:rsidDel="00A95B39">
          <w:delText xml:space="preserve">)=??, </w:delText>
        </w:r>
      </w:del>
      <w:ins w:id="342" w:author="zeev" w:date="2023-07-25T15:55:00Z">
        <w:r w:rsidR="00A95B39">
          <w:t xml:space="preserve">)=6.42, </w:t>
        </w:r>
      </w:ins>
      <w:r w:rsidR="00A70B91">
        <w:t>p</w:t>
      </w:r>
      <w:del w:id="343" w:author="zeev" w:date="2023-07-25T15:56:00Z">
        <w:r w:rsidR="00A70B91" w:rsidDel="00A95B39">
          <w:delText xml:space="preserve">=??, </w:delText>
        </w:r>
      </w:del>
      <w:ins w:id="344" w:author="zeev" w:date="2023-07-25T15:56:00Z">
        <w:r w:rsidR="00A95B39">
          <w:t xml:space="preserve">&lt;0.001, </w:t>
        </w:r>
      </w:ins>
      <w:r w:rsidR="00A70B91">
        <w:t>CIs</w:t>
      </w:r>
      <w:del w:id="345" w:author="zeev" w:date="2023-07-25T15:56:00Z">
        <w:r w:rsidR="00A70B91" w:rsidDel="00A95B39">
          <w:delText>=??</w:delText>
        </w:r>
        <w:r w:rsidR="00CB5A32" w:rsidDel="00A95B39">
          <w:delText xml:space="preserve">) </w:delText>
        </w:r>
      </w:del>
      <w:ins w:id="346" w:author="zeev" w:date="2023-07-25T15:56:00Z">
        <w:r w:rsidR="00A95B39">
          <w:t>=</w:t>
        </w:r>
      </w:ins>
      <w:ins w:id="347" w:author="zeev" w:date="2023-07-25T16:00:00Z">
        <w:r w:rsidR="00A95B39">
          <w:t>-</w:t>
        </w:r>
      </w:ins>
      <w:ins w:id="348" w:author="zeev" w:date="2023-07-25T15:56:00Z">
        <w:r w:rsidR="00A95B39">
          <w:t xml:space="preserve">26.27, </w:t>
        </w:r>
      </w:ins>
      <w:ins w:id="349" w:author="zeev" w:date="2023-07-25T16:00:00Z">
        <w:r w:rsidR="00A95B39">
          <w:t>-</w:t>
        </w:r>
      </w:ins>
      <w:ins w:id="350" w:author="zeev" w:date="2023-07-25T15:56:00Z">
        <w:r w:rsidR="00A95B39">
          <w:t xml:space="preserve">13.58) </w:t>
        </w:r>
      </w:ins>
      <w:r w:rsidR="00346BB1">
        <w:t>was</w:t>
      </w:r>
      <w:r w:rsidR="00E74CD9">
        <w:t xml:space="preserve"> </w:t>
      </w:r>
      <w:r w:rsidR="00CB5A32">
        <w:t>larger than the reach area effect (Cohen's d</w:t>
      </w:r>
      <w:del w:id="351" w:author="zeev" w:date="2023-07-25T16:32:00Z">
        <w:r w:rsidR="00CB5A32" w:rsidDel="00801CF1">
          <w:delText xml:space="preserve"> </w:delText>
        </w:r>
      </w:del>
      <w:r w:rsidR="00CB5A32">
        <w:t>=</w:t>
      </w:r>
      <w:del w:id="352"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53" w:author="zeev" w:date="2023-07-25T16:32:00Z">
        <w:r w:rsidR="00A70B91" w:rsidDel="00801CF1">
          <w:delText xml:space="preserve"> </w:delText>
        </w:r>
      </w:del>
      <w:r w:rsidR="00A70B91">
        <w:t>=</w:t>
      </w:r>
      <w:del w:id="354" w:author="zeev" w:date="2023-07-25T16:32:00Z">
        <w:r w:rsidR="00A70B91" w:rsidDel="00801CF1">
          <w:delText xml:space="preserve"> </w:delText>
        </w:r>
      </w:del>
      <w:del w:id="355" w:author="zeev" w:date="2023-07-25T15:56:00Z">
        <w:r w:rsidR="00A70B91" w:rsidDel="00A95B39">
          <w:delText>XX</w:delText>
        </w:r>
      </w:del>
      <w:ins w:id="356" w:author="zeev" w:date="2023-07-25T15:56:00Z">
        <w:r w:rsidR="00A95B39">
          <w:t>1.74</w:t>
        </w:r>
      </w:ins>
      <w:r w:rsidR="00A70B91">
        <w:t>, SD=</w:t>
      </w:r>
      <w:del w:id="357" w:author="zeev" w:date="2023-07-25T15:56:00Z">
        <w:r w:rsidR="00A70B91" w:rsidDel="00A95B39">
          <w:delText>XX</w:delText>
        </w:r>
      </w:del>
      <w:ins w:id="358" w:author="zeev" w:date="2023-07-25T15:56:00Z">
        <w:r w:rsidR="00A95B39">
          <w:t>0.</w:t>
        </w:r>
      </w:ins>
      <w:ins w:id="359"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60" w:author="zeev" w:date="2023-07-25T15:57:00Z">
        <w:r w:rsidR="00A70B91" w:rsidDel="00A95B39">
          <w:delText>XX</w:delText>
        </w:r>
      </w:del>
      <w:ins w:id="361" w:author="zeev" w:date="2023-07-25T15:57:00Z">
        <w:r w:rsidR="00A95B39">
          <w:t>2.09</w:t>
        </w:r>
      </w:ins>
      <w:r w:rsidR="00A70B91">
        <w:t>, SD=</w:t>
      </w:r>
      <w:del w:id="362" w:author="zeev" w:date="2023-07-25T15:57:00Z">
        <w:r w:rsidR="00A70B91" w:rsidDel="00A95B39">
          <w:delText>XX</w:delText>
        </w:r>
      </w:del>
      <w:ins w:id="363" w:author="zeev" w:date="2023-07-25T15:57:00Z">
        <w:r w:rsidR="00A95B39">
          <w:t>0.51</w:t>
        </w:r>
      </w:ins>
      <w:r w:rsidR="00A70B91">
        <w:t>, t(29</w:t>
      </w:r>
      <w:del w:id="364" w:author="zeev" w:date="2023-07-25T15:57:00Z">
        <w:r w:rsidR="00A70B91" w:rsidDel="00A95B39">
          <w:delText xml:space="preserve">)=??, </w:delText>
        </w:r>
      </w:del>
      <w:ins w:id="365" w:author="zeev" w:date="2023-07-25T15:57:00Z">
        <w:r w:rsidR="00A95B39">
          <w:t xml:space="preserve">)=3.75, </w:t>
        </w:r>
      </w:ins>
      <w:r w:rsidR="00A70B91">
        <w:t>p</w:t>
      </w:r>
      <w:del w:id="366" w:author="zeev" w:date="2023-07-25T15:57:00Z">
        <w:r w:rsidR="00A70B91" w:rsidDel="00A95B39">
          <w:delText xml:space="preserve">=??, </w:delText>
        </w:r>
      </w:del>
      <w:ins w:id="367" w:author="zeev" w:date="2023-07-25T15:57:00Z">
        <w:r w:rsidR="00A95B39">
          <w:t xml:space="preserve">&lt;0.001, </w:t>
        </w:r>
      </w:ins>
      <w:r w:rsidR="00A70B91">
        <w:t>CIs</w:t>
      </w:r>
      <w:del w:id="368" w:author="zeev" w:date="2023-07-25T15:57:00Z">
        <w:r w:rsidR="00A70B91" w:rsidDel="00A95B39">
          <w:delText>=??</w:delText>
        </w:r>
        <w:r w:rsidR="00CB5A32" w:rsidDel="00A95B39">
          <w:delText>)</w:delText>
        </w:r>
        <w:r w:rsidR="008B18FB" w:rsidDel="00A95B39">
          <w:delText xml:space="preserve">. </w:delText>
        </w:r>
      </w:del>
      <w:ins w:id="369"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70" w:author="zeev" w:date="2023-07-25T16:29:00Z">
        <w:r w:rsidR="008B3F10">
          <w:rPr>
            <w:vertAlign w:val="subscript"/>
          </w:rPr>
          <w:t>normalized</w:t>
        </w:r>
        <w:proofErr w:type="spellEnd"/>
        <w:r w:rsidR="008B3F10">
          <w:rPr>
            <w:vertAlign w:val="subscript"/>
          </w:rPr>
          <w:t xml:space="preserve"> reaching duration</w:t>
        </w:r>
      </w:ins>
      <w:del w:id="371" w:author="zeev" w:date="2023-07-25T16:33:00Z">
        <w:r w:rsidR="007156D0" w:rsidDel="00801CF1">
          <w:delText xml:space="preserve"> </w:delText>
        </w:r>
      </w:del>
      <w:r w:rsidR="007156D0">
        <w:t>=</w:t>
      </w:r>
      <w:del w:id="372" w:author="zeev" w:date="2023-07-25T16:33:00Z">
        <w:r w:rsidR="007156D0" w:rsidDel="00801CF1">
          <w:delText xml:space="preserve"> </w:delText>
        </w:r>
      </w:del>
      <w:r w:rsidR="002E0DD6">
        <w:t>1.25</w:t>
      </w:r>
      <w:r w:rsidR="00A70B91">
        <w:t>;</w:t>
      </w:r>
      <w:ins w:id="373" w:author="zeev" w:date="2023-07-25T16:24:00Z">
        <w:r w:rsidR="008A4A29">
          <w:t xml:space="preserve"> Cohen’s d</w:t>
        </w:r>
      </w:ins>
      <w:del w:id="374" w:author="zeev" w:date="2023-07-25T16:33:00Z">
        <w:r w:rsidR="00A70B91" w:rsidDel="00801CF1">
          <w:delText xml:space="preserve"> </w:delText>
        </w:r>
      </w:del>
      <w:ins w:id="375" w:author="zeev" w:date="2023-07-25T16:24:00Z">
        <w:r w:rsidR="008A4A29">
          <w:t>=</w:t>
        </w:r>
      </w:ins>
      <w:ins w:id="376" w:author="zeev" w:date="2023-07-25T16:25:00Z">
        <w:r w:rsidR="008A4A29">
          <w:t>1</w:t>
        </w:r>
      </w:ins>
      <w:ins w:id="377" w:author="zeev" w:date="2023-07-25T16:27:00Z">
        <w:r w:rsidR="008B3F10">
          <w:t>.17</w:t>
        </w:r>
      </w:ins>
      <w:ins w:id="378" w:author="zeev" w:date="2023-07-25T16:25:00Z">
        <w:r w:rsidR="008A4A29">
          <w:t xml:space="preserve">; </w:t>
        </w:r>
      </w:ins>
      <w:proofErr w:type="spellStart"/>
      <w:r w:rsidR="00A70B91">
        <w:t>M</w:t>
      </w:r>
      <w:r w:rsidR="00A70B91" w:rsidRPr="00234A2F">
        <w:rPr>
          <w:vertAlign w:val="subscript"/>
        </w:rPr>
        <w:t>inc</w:t>
      </w:r>
      <w:proofErr w:type="spellEnd"/>
      <w:del w:id="379" w:author="zeev" w:date="2023-07-25T16:33:00Z">
        <w:r w:rsidR="00A70B91" w:rsidDel="00801CF1">
          <w:delText xml:space="preserve"> </w:delText>
        </w:r>
      </w:del>
      <w:r w:rsidR="00A70B91">
        <w:t>=</w:t>
      </w:r>
      <w:del w:id="380" w:author="zeev" w:date="2023-07-25T16:33:00Z">
        <w:r w:rsidR="00A70B91" w:rsidDel="00801CF1">
          <w:delText xml:space="preserve"> </w:delText>
        </w:r>
      </w:del>
      <w:ins w:id="381" w:author="zeev" w:date="2023-07-25T16:25:00Z">
        <w:r w:rsidR="008B3F10">
          <w:t>429</w:t>
        </w:r>
      </w:ins>
      <w:del w:id="382" w:author="zeev" w:date="2023-07-25T15:58:00Z">
        <w:r w:rsidR="00A70B91" w:rsidDel="00A95B39">
          <w:delText>XX</w:delText>
        </w:r>
      </w:del>
      <w:r w:rsidR="00A70B91">
        <w:t>, SD=</w:t>
      </w:r>
      <w:del w:id="383" w:author="zeev" w:date="2023-07-25T15:58:00Z">
        <w:r w:rsidR="00A70B91" w:rsidDel="00A95B39">
          <w:delText>XX</w:delText>
        </w:r>
      </w:del>
      <w:ins w:id="384"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85" w:author="zeev" w:date="2023-07-25T15:58:00Z">
        <w:r w:rsidR="00A70B91" w:rsidDel="00A95B39">
          <w:delText>XX</w:delText>
        </w:r>
      </w:del>
      <w:ins w:id="386" w:author="zeev" w:date="2023-07-25T16:25:00Z">
        <w:r w:rsidR="008B3F10">
          <w:t>415.88</w:t>
        </w:r>
      </w:ins>
      <w:r w:rsidR="00A70B91">
        <w:t>, SD=</w:t>
      </w:r>
      <w:del w:id="387" w:author="zeev" w:date="2023-07-25T15:58:00Z">
        <w:r w:rsidR="00A70B91" w:rsidDel="00A95B39">
          <w:delText>XX</w:delText>
        </w:r>
      </w:del>
      <w:ins w:id="388" w:author="zeev" w:date="2023-07-25T16:26:00Z">
        <w:r w:rsidR="008B3F10">
          <w:t>29.76</w:t>
        </w:r>
      </w:ins>
      <w:del w:id="389" w:author="zeev" w:date="2023-07-25T15:59:00Z">
        <w:r w:rsidR="00A70B91" w:rsidRPr="00A70B91" w:rsidDel="00A95B39">
          <w:delText xml:space="preserve"> </w:delText>
        </w:r>
      </w:del>
      <w:r w:rsidR="00A70B91">
        <w:t xml:space="preserve">, </w:t>
      </w:r>
      <w:del w:id="390" w:author="zeev" w:date="2023-07-25T15:59:00Z">
        <w:r w:rsidR="00A70B91" w:rsidDel="00A95B39">
          <w:delText xml:space="preserve">t(29)=??, </w:delText>
        </w:r>
      </w:del>
      <w:r w:rsidR="00A70B91">
        <w:t>p</w:t>
      </w:r>
      <w:del w:id="391" w:author="zeev" w:date="2023-07-25T15:59:00Z">
        <w:r w:rsidR="00A70B91" w:rsidDel="00A95B39">
          <w:delText xml:space="preserve">=??, </w:delText>
        </w:r>
      </w:del>
      <w:ins w:id="392" w:author="zeev" w:date="2023-07-25T15:59:00Z">
        <w:r w:rsidR="00A95B39">
          <w:t xml:space="preserve">&lt;0.001, </w:t>
        </w:r>
      </w:ins>
      <w:r w:rsidR="00A70B91">
        <w:t>CIs</w:t>
      </w:r>
      <w:del w:id="393" w:author="zeev" w:date="2023-07-25T16:01:00Z">
        <w:r w:rsidR="00A70B91" w:rsidDel="00A95B39">
          <w:delText>=??</w:delText>
        </w:r>
        <w:r w:rsidR="002E0DD6" w:rsidDel="00A95B39">
          <w:delText>)</w:delText>
        </w:r>
        <w:r w:rsidR="005B17B6" w:rsidDel="00A95B39">
          <w:delText xml:space="preserve"> </w:delText>
        </w:r>
      </w:del>
      <w:ins w:id="394" w:author="zeev" w:date="2023-07-25T16:01:00Z">
        <w:r w:rsidR="00A95B39">
          <w:t>=-</w:t>
        </w:r>
      </w:ins>
      <w:ins w:id="395" w:author="zeev" w:date="2023-07-25T16:26:00Z">
        <w:r w:rsidR="008B3F10">
          <w:t>17.08</w:t>
        </w:r>
      </w:ins>
      <w:ins w:id="396" w:author="zeev" w:date="2023-07-25T16:01:00Z">
        <w:r w:rsidR="00A95B39">
          <w:t xml:space="preserve">, </w:t>
        </w:r>
      </w:ins>
      <w:ins w:id="397" w:author="zeev" w:date="2023-07-25T16:26:00Z">
        <w:r w:rsidR="008B3F10">
          <w:t>-9.17</w:t>
        </w:r>
      </w:ins>
      <w:ins w:id="398" w:author="zeev" w:date="2023-07-25T16:01:00Z">
        <w:r w:rsidR="00A95B39">
          <w:t xml:space="preserve">) </w:t>
        </w:r>
      </w:ins>
      <w:r w:rsidR="005B17B6">
        <w:t xml:space="preserve">than the normalized keyboard-RT (Cohen's </w:t>
      </w:r>
      <w:proofErr w:type="spellStart"/>
      <w:r w:rsidR="005B17B6">
        <w:t>d</w:t>
      </w:r>
      <w:ins w:id="399" w:author="zeev" w:date="2023-07-25T16:29:00Z">
        <w:r w:rsidR="008B3F10">
          <w:rPr>
            <w:vertAlign w:val="subscript"/>
          </w:rPr>
          <w:t>normalized</w:t>
        </w:r>
        <w:proofErr w:type="spellEnd"/>
        <w:r w:rsidR="008B3F10">
          <w:rPr>
            <w:vertAlign w:val="subscript"/>
          </w:rPr>
          <w:t xml:space="preserve"> keyboard RT</w:t>
        </w:r>
      </w:ins>
      <w:del w:id="400" w:author="zeev" w:date="2023-07-25T16:33:00Z">
        <w:r w:rsidR="005B17B6" w:rsidDel="00801CF1">
          <w:delText xml:space="preserve"> </w:delText>
        </w:r>
      </w:del>
      <w:r w:rsidR="005B17B6">
        <w:t>=</w:t>
      </w:r>
      <w:del w:id="401" w:author="zeev" w:date="2023-07-25T16:33:00Z">
        <w:r w:rsidR="005B17B6" w:rsidDel="00801CF1">
          <w:delText xml:space="preserve"> </w:delText>
        </w:r>
      </w:del>
      <w:r w:rsidR="005B17B6">
        <w:t>1.18</w:t>
      </w:r>
      <w:del w:id="402"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403" w:author="zeev" w:date="2023-07-25T16:07:00Z">
        <w:r w:rsidR="00A70B91" w:rsidDel="0041650C">
          <w:delText>XX</w:delText>
        </w:r>
      </w:del>
      <w:del w:id="404" w:author="zeev" w:date="2023-07-25T16:30:00Z">
        <w:r w:rsidR="00A70B91" w:rsidDel="008B3F10">
          <w:delText>, SD=</w:delText>
        </w:r>
      </w:del>
      <w:del w:id="405" w:author="zeev" w:date="2023-07-25T16:07:00Z">
        <w:r w:rsidR="00A70B91" w:rsidDel="0041650C">
          <w:delText>XX</w:delText>
        </w:r>
      </w:del>
      <w:del w:id="406" w:author="zeev" w:date="2023-07-25T16:30:00Z">
        <w:r w:rsidR="00A70B91" w:rsidDel="008B3F10">
          <w:delText>, M</w:delText>
        </w:r>
        <w:r w:rsidR="00A70B91" w:rsidRPr="00EC5BE4" w:rsidDel="008B3F10">
          <w:rPr>
            <w:vertAlign w:val="subscript"/>
          </w:rPr>
          <w:delText>con</w:delText>
        </w:r>
        <w:r w:rsidR="00A70B91" w:rsidDel="008B3F10">
          <w:delText>=</w:delText>
        </w:r>
      </w:del>
      <w:del w:id="407" w:author="zeev" w:date="2023-07-25T16:07:00Z">
        <w:r w:rsidR="00A70B91" w:rsidDel="0041650C">
          <w:delText>XX</w:delText>
        </w:r>
      </w:del>
      <w:del w:id="408" w:author="zeev" w:date="2023-07-25T16:30:00Z">
        <w:r w:rsidR="00A70B91" w:rsidDel="008B3F10">
          <w:delText>, SD=</w:delText>
        </w:r>
      </w:del>
      <w:del w:id="409" w:author="zeev" w:date="2023-07-25T16:07:00Z">
        <w:r w:rsidR="00A70B91" w:rsidDel="0041650C">
          <w:delText>XX</w:delText>
        </w:r>
      </w:del>
      <w:del w:id="410" w:author="zeev" w:date="2023-07-25T16:30:00Z">
        <w:r w:rsidR="00A70B91" w:rsidDel="008B3F10">
          <w:delText>, t(29</w:delText>
        </w:r>
      </w:del>
      <w:del w:id="411" w:author="zeev" w:date="2023-07-25T16:07:00Z">
        <w:r w:rsidR="00A70B91" w:rsidDel="0041650C">
          <w:delText xml:space="preserve">)=??, </w:delText>
        </w:r>
      </w:del>
      <w:del w:id="412" w:author="zeev" w:date="2023-07-25T16:30:00Z">
        <w:r w:rsidR="00A70B91" w:rsidDel="008B3F10">
          <w:delText>p</w:delText>
        </w:r>
      </w:del>
      <w:del w:id="413" w:author="zeev" w:date="2023-07-25T16:07:00Z">
        <w:r w:rsidR="00A70B91" w:rsidDel="0041650C">
          <w:delText xml:space="preserve">=??, </w:delText>
        </w:r>
      </w:del>
      <w:del w:id="414" w:author="zeev" w:date="2023-07-25T16:30:00Z">
        <w:r w:rsidR="00A70B91" w:rsidDel="008B3F10">
          <w:delText>CIs</w:delText>
        </w:r>
      </w:del>
      <w:del w:id="415" w:author="zeev" w:date="2023-07-25T16:07:00Z">
        <w:r w:rsidR="00A70B91" w:rsidDel="0041650C">
          <w:delText>=??</w:delText>
        </w:r>
        <w:r w:rsidR="005B17B6" w:rsidDel="0041650C">
          <w:delText>)</w:delText>
        </w:r>
        <w:r w:rsidR="007156D0" w:rsidDel="0041650C">
          <w:delText xml:space="preserve">. </w:delText>
        </w:r>
      </w:del>
      <w:ins w:id="416"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417" w:author="zeev" w:date="2023-07-25T16:31:00Z">
        <w:r w:rsidR="00A70B91" w:rsidDel="00801CF1">
          <w:delText xml:space="preserve"> </w:delText>
        </w:r>
      </w:del>
      <w:r w:rsidR="00A70B91">
        <w:t>=</w:t>
      </w:r>
      <w:del w:id="418" w:author="zeev" w:date="2023-07-25T16:31:00Z">
        <w:r w:rsidR="00A70B91" w:rsidDel="00801CF1">
          <w:delText xml:space="preserve"> XX</w:delText>
        </w:r>
      </w:del>
      <w:ins w:id="419" w:author="zeev" w:date="2023-07-25T16:31:00Z">
        <w:r w:rsidR="00801CF1">
          <w:t>39.09</w:t>
        </w:r>
      </w:ins>
      <w:r w:rsidR="00A70B91">
        <w:t>, SD=</w:t>
      </w:r>
      <w:del w:id="420" w:author="zeev" w:date="2023-07-25T16:31:00Z">
        <w:r w:rsidR="00A70B91" w:rsidDel="00801CF1">
          <w:delText>XX</w:delText>
        </w:r>
      </w:del>
      <w:ins w:id="421"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422" w:author="zeev" w:date="2023-07-25T16:31:00Z">
        <w:r w:rsidR="00A70B91" w:rsidDel="00801CF1">
          <w:delText>XX</w:delText>
        </w:r>
      </w:del>
      <w:ins w:id="423" w:author="zeev" w:date="2023-07-25T16:31:00Z">
        <w:r w:rsidR="00801CF1">
          <w:t>38.20</w:t>
        </w:r>
      </w:ins>
      <w:r w:rsidR="00A70B91">
        <w:t>, SD=</w:t>
      </w:r>
      <w:del w:id="424" w:author="zeev" w:date="2023-07-25T16:31:00Z">
        <w:r w:rsidR="00A70B91" w:rsidDel="00801CF1">
          <w:delText>XX</w:delText>
        </w:r>
        <w:r w:rsidR="00C347DC" w:rsidRPr="00C347DC" w:rsidDel="00801CF1">
          <w:delText xml:space="preserve"> </w:delText>
        </w:r>
      </w:del>
      <w:ins w:id="425" w:author="zeev" w:date="2023-07-25T16:31:00Z">
        <w:r w:rsidR="00801CF1">
          <w:t>1.44</w:t>
        </w:r>
        <w:r w:rsidR="00801CF1" w:rsidRPr="00C347DC">
          <w:t xml:space="preserve"> </w:t>
        </w:r>
      </w:ins>
      <w:r w:rsidR="00C347DC">
        <w:t>t(29</w:t>
      </w:r>
      <w:del w:id="426" w:author="zeev" w:date="2023-07-25T16:31:00Z">
        <w:r w:rsidR="00C347DC" w:rsidDel="00801CF1">
          <w:delText xml:space="preserve">)=??, </w:delText>
        </w:r>
      </w:del>
      <w:ins w:id="427" w:author="zeev" w:date="2023-07-25T16:31:00Z">
        <w:r w:rsidR="00801CF1">
          <w:t xml:space="preserve">)=5.19, </w:t>
        </w:r>
      </w:ins>
      <w:r w:rsidR="00C347DC">
        <w:t>p</w:t>
      </w:r>
      <w:del w:id="428" w:author="zeev" w:date="2023-07-25T16:31:00Z">
        <w:r w:rsidR="00C347DC" w:rsidDel="00801CF1">
          <w:delText xml:space="preserve">=??, </w:delText>
        </w:r>
      </w:del>
      <w:ins w:id="429" w:author="zeev" w:date="2023-07-25T16:31:00Z">
        <w:r w:rsidR="00801CF1">
          <w:t xml:space="preserve">&lt;0.001, </w:t>
        </w:r>
      </w:ins>
      <w:r w:rsidR="00C347DC">
        <w:t>CIs</w:t>
      </w:r>
      <w:del w:id="430" w:author="zeev" w:date="2023-07-25T16:31:00Z">
        <w:r w:rsidR="00C347DC" w:rsidDel="00801CF1">
          <w:delText xml:space="preserve">=??; </w:delText>
        </w:r>
      </w:del>
      <w:ins w:id="431" w:author="zeev" w:date="2023-07-25T16:31:00Z">
        <w:r w:rsidR="00801CF1">
          <w:t xml:space="preserve">=-1.25, </w:t>
        </w:r>
      </w:ins>
      <w:ins w:id="432" w:author="zeev" w:date="2023-07-25T16:32:00Z">
        <w:r w:rsidR="00801CF1">
          <w:t>-0.54</w:t>
        </w:r>
      </w:ins>
      <w:ins w:id="433" w:author="zeev" w:date="2023-07-25T16:31:00Z">
        <w:r w:rsidR="00801CF1">
          <w:t xml:space="preserve">; </w:t>
        </w:r>
      </w:ins>
      <w:r w:rsidR="00C347DC">
        <w:t xml:space="preserve">Cohen's d </w:t>
      </w:r>
      <w:del w:id="434"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35"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36" w:author="zeev" w:date="2023-07-25T16:33:00Z">
        <w:r w:rsidR="004C77BE" w:rsidDel="0007305D">
          <w:delText xml:space="preserve"> </w:delText>
        </w:r>
      </w:del>
      <w:r w:rsidR="004C77BE">
        <w:t>=</w:t>
      </w:r>
      <w:del w:id="437" w:author="zeev" w:date="2023-07-25T16:33:00Z">
        <w:r w:rsidR="004C77BE" w:rsidDel="0007305D">
          <w:delText xml:space="preserve"> </w:delText>
        </w:r>
      </w:del>
      <w:del w:id="438" w:author="zeev" w:date="2023-07-25T16:34:00Z">
        <w:r w:rsidR="004C77BE" w:rsidDel="0007305D">
          <w:delText>1.18</w:delText>
        </w:r>
      </w:del>
      <w:ins w:id="439"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40" w:author="zeev" w:date="2023-07-25T16:34:00Z">
        <w:r w:rsidR="004C77BE" w:rsidDel="0007305D">
          <w:delText xml:space="preserve"> </w:delText>
        </w:r>
      </w:del>
      <w:r w:rsidR="004C77BE">
        <w:t>=</w:t>
      </w:r>
      <w:del w:id="441" w:author="zeev" w:date="2023-07-25T16:34:00Z">
        <w:r w:rsidR="004C77BE" w:rsidDel="0007305D">
          <w:delText xml:space="preserve"> XX</w:delText>
        </w:r>
      </w:del>
      <w:ins w:id="442" w:author="zeev" w:date="2023-07-25T16:34:00Z">
        <w:r w:rsidR="0007305D">
          <w:t>173.06</w:t>
        </w:r>
      </w:ins>
      <w:r w:rsidR="004C77BE">
        <w:t>, SD=</w:t>
      </w:r>
      <w:del w:id="443" w:author="zeev" w:date="2023-07-25T16:34:00Z">
        <w:r w:rsidR="004C77BE" w:rsidDel="0007305D">
          <w:delText>XX</w:delText>
        </w:r>
      </w:del>
      <w:ins w:id="444"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45" w:author="zeev" w:date="2023-07-25T16:34:00Z">
        <w:r w:rsidR="004C77BE" w:rsidDel="0007305D">
          <w:delText>XX</w:delText>
        </w:r>
      </w:del>
      <w:ins w:id="446" w:author="zeev" w:date="2023-07-25T16:34:00Z">
        <w:r w:rsidR="0007305D">
          <w:t>171.29</w:t>
        </w:r>
      </w:ins>
      <w:r w:rsidR="004C77BE">
        <w:t>, SD=</w:t>
      </w:r>
      <w:del w:id="447" w:author="zeev" w:date="2023-07-25T16:34:00Z">
        <w:r w:rsidR="004C77BE" w:rsidDel="0007305D">
          <w:delText>XX</w:delText>
        </w:r>
      </w:del>
      <w:ins w:id="448" w:author="zeev" w:date="2023-07-25T16:34:00Z">
        <w:r w:rsidR="0007305D">
          <w:rPr>
            <w:rFonts w:hint="cs"/>
            <w:rtl/>
          </w:rPr>
          <w:t>22.42</w:t>
        </w:r>
      </w:ins>
      <w:r w:rsidR="004C77BE">
        <w:t xml:space="preserve">, </w:t>
      </w:r>
      <w:del w:id="449" w:author="zeev" w:date="2023-07-25T16:34:00Z">
        <w:r w:rsidR="004C77BE" w:rsidDel="0007305D">
          <w:delText xml:space="preserve">t(29)=??, </w:delText>
        </w:r>
      </w:del>
      <w:r w:rsidR="004C77BE">
        <w:t>p</w:t>
      </w:r>
      <w:del w:id="450" w:author="zeev" w:date="2023-07-25T16:34:00Z">
        <w:r w:rsidR="004C77BE" w:rsidDel="0007305D">
          <w:delText xml:space="preserve">=??, </w:delText>
        </w:r>
      </w:del>
      <w:ins w:id="451" w:author="zeev" w:date="2023-07-25T16:34:00Z">
        <w:r w:rsidR="0007305D">
          <w:lastRenderedPageBreak/>
          <w:t xml:space="preserve">=0.318, </w:t>
        </w:r>
      </w:ins>
      <w:r w:rsidR="004C77BE">
        <w:t>CIs</w:t>
      </w:r>
      <w:del w:id="452" w:author="zeev" w:date="2023-07-25T16:35:00Z">
        <w:r w:rsidR="004C77BE" w:rsidDel="0007305D">
          <w:delText>=??)</w:delText>
        </w:r>
        <w:r w:rsidR="00055809" w:rsidDel="0007305D">
          <w:delText xml:space="preserve">. </w:delText>
        </w:r>
      </w:del>
      <w:ins w:id="453"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54" w:author="zeev" w:date="2023-07-25T16:35:00Z">
        <w:r w:rsidR="00B22825" w:rsidDel="008C100B">
          <w:delText xml:space="preserve"> </w:delText>
        </w:r>
      </w:del>
      <w:r w:rsidR="00B22825">
        <w:t>=</w:t>
      </w:r>
      <w:del w:id="455" w:author="zeev" w:date="2023-07-25T16:35:00Z">
        <w:r w:rsidR="00B22825" w:rsidDel="008C100B">
          <w:delText xml:space="preserve"> </w:delText>
        </w:r>
        <w:r w:rsidR="00B22825" w:rsidDel="00AC2B66">
          <w:delText>XX</w:delText>
        </w:r>
      </w:del>
      <w:ins w:id="456" w:author="zeev" w:date="2023-07-25T16:35:00Z">
        <w:r w:rsidR="00AC2B66">
          <w:t>1.99</w:t>
        </w:r>
      </w:ins>
      <w:r w:rsidR="00B22825">
        <w:t>, SD=</w:t>
      </w:r>
      <w:del w:id="457" w:author="zeev" w:date="2023-07-25T16:35:00Z">
        <w:r w:rsidR="00B22825" w:rsidDel="00AC2B66">
          <w:delText>XX</w:delText>
        </w:r>
      </w:del>
      <w:ins w:id="458"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59" w:author="zeev" w:date="2023-07-25T16:35:00Z">
        <w:r w:rsidR="00B22825" w:rsidDel="00AC2B66">
          <w:delText>XX</w:delText>
        </w:r>
      </w:del>
      <w:ins w:id="460" w:author="zeev" w:date="2023-07-25T16:35:00Z">
        <w:r w:rsidR="00AC2B66">
          <w:t>1.77</w:t>
        </w:r>
      </w:ins>
      <w:r w:rsidR="00B22825">
        <w:t>, SD=</w:t>
      </w:r>
      <w:del w:id="461" w:author="zeev" w:date="2023-07-25T16:35:00Z">
        <w:r w:rsidR="00B22825" w:rsidDel="00AC2B66">
          <w:delText>XX</w:delText>
        </w:r>
        <w:r w:rsidR="00B22825" w:rsidRPr="00C347DC" w:rsidDel="00AC2B66">
          <w:delText xml:space="preserve"> </w:delText>
        </w:r>
      </w:del>
      <w:ins w:id="462" w:author="zeev" w:date="2023-07-25T16:35:00Z">
        <w:r w:rsidR="00AC2B66">
          <w:t>0.40,</w:t>
        </w:r>
      </w:ins>
      <w:del w:id="463" w:author="zeev" w:date="2023-07-25T16:36:00Z">
        <w:r w:rsidR="00B22825" w:rsidDel="00AC2B66">
          <w:delText>t(29)=??,</w:delText>
        </w:r>
      </w:del>
      <w:r w:rsidR="00B22825">
        <w:t xml:space="preserve"> p</w:t>
      </w:r>
      <w:del w:id="464" w:author="zeev" w:date="2023-07-25T16:36:00Z">
        <w:r w:rsidR="00B22825" w:rsidDel="00AC2B66">
          <w:delText xml:space="preserve">=??, </w:delText>
        </w:r>
      </w:del>
      <w:ins w:id="465" w:author="zeev" w:date="2023-07-25T16:36:00Z">
        <w:r w:rsidR="00AC2B66">
          <w:t xml:space="preserve">=0.02, </w:t>
        </w:r>
      </w:ins>
      <w:r w:rsidR="00B22825">
        <w:t>CIs</w:t>
      </w:r>
      <w:del w:id="466" w:author="zeev" w:date="2023-07-25T16:36:00Z">
        <w:r w:rsidR="00B22825" w:rsidDel="00AC2B66">
          <w:delText xml:space="preserve">=??; </w:delText>
        </w:r>
      </w:del>
      <w:ins w:id="467" w:author="zeev" w:date="2023-07-25T16:36:00Z">
        <w:r w:rsidR="00AC2B66">
          <w:t xml:space="preserve">=-0.39, -0.05; </w:t>
        </w:r>
      </w:ins>
      <w:r w:rsidR="00B22825">
        <w:t>Cohen's d</w:t>
      </w:r>
      <w:del w:id="468" w:author="zeev" w:date="2023-07-25T16:36:00Z">
        <w:r w:rsidR="00B22825" w:rsidDel="00AC2B66">
          <w:delText xml:space="preserve"> =??)</w:delText>
        </w:r>
        <w:r w:rsidR="00453F6C" w:rsidDel="00AC2B66">
          <w:delText xml:space="preserve">. </w:delText>
        </w:r>
      </w:del>
      <w:ins w:id="469" w:author="zeev" w:date="2023-07-25T16:36:00Z">
        <w:r w:rsidR="00AC2B66">
          <w:t xml:space="preserve">=0.46). </w:t>
        </w:r>
      </w:ins>
    </w:p>
    <w:p w14:paraId="3181F0B8" w14:textId="6E30543E" w:rsidR="00044A71" w:rsidRDefault="00044A71">
      <w:pPr>
        <w:pStyle w:val="FigureNumber"/>
        <w:rPr>
          <w:ins w:id="470" w:author="Chen Heller" w:date="2023-07-31T18:55:00Z"/>
          <w:i/>
          <w:iCs/>
        </w:rPr>
        <w:pPrChange w:id="471" w:author="Chen Heller" w:date="2023-08-02T15:22:00Z">
          <w:pPr>
            <w:ind w:firstLine="0"/>
          </w:pPr>
        </w:pPrChange>
      </w:pPr>
      <w:bookmarkStart w:id="472" w:name="_Ref141723623"/>
      <w:ins w:id="473" w:author="Chen Heller" w:date="2023-07-31T18:55:00Z">
        <w:r>
          <w:lastRenderedPageBreak/>
          <w:t xml:space="preserve">Figure </w:t>
        </w:r>
        <w:r>
          <w:fldChar w:fldCharType="begin"/>
        </w:r>
        <w:r>
          <w:instrText xml:space="preserve"> SEQ Figure \* ARABIC </w:instrText>
        </w:r>
      </w:ins>
      <w:r>
        <w:fldChar w:fldCharType="separate"/>
      </w:r>
      <w:ins w:id="474" w:author="Chen Heller" w:date="2023-08-02T16:43:00Z">
        <w:r w:rsidR="007B69E1">
          <w:rPr>
            <w:noProof/>
          </w:rPr>
          <w:t>3</w:t>
        </w:r>
      </w:ins>
      <w:ins w:id="475" w:author="Chen Heller" w:date="2023-07-31T18:55:00Z">
        <w:r>
          <w:fldChar w:fldCharType="end"/>
        </w:r>
        <w:bookmarkEnd w:id="472"/>
      </w:ins>
    </w:p>
    <w:p w14:paraId="7F450BD0" w14:textId="51A7E827" w:rsidR="00044A71" w:rsidRPr="00FE453D" w:rsidRDefault="00044A71">
      <w:pPr>
        <w:pStyle w:val="FigureHeader"/>
        <w:rPr>
          <w:ins w:id="476" w:author="Chen Heller" w:date="2023-07-31T18:55:00Z"/>
        </w:rPr>
        <w:pPrChange w:id="477" w:author="Chen Heller" w:date="2023-08-02T15:22:00Z">
          <w:pPr>
            <w:ind w:firstLine="0"/>
          </w:pPr>
        </w:pPrChange>
      </w:pPr>
      <w:ins w:id="478" w:author="Chen Heller" w:date="2023-07-31T18:55:00Z">
        <w:r w:rsidRPr="008E7395">
          <w:t xml:space="preserve">Results </w:t>
        </w:r>
        <w:r>
          <w:t>of</w:t>
        </w:r>
        <w:r w:rsidRPr="008E7395">
          <w:t xml:space="preserve"> the </w:t>
        </w:r>
        <w:r>
          <w:t>Pre-registered Analysis</w:t>
        </w:r>
      </w:ins>
    </w:p>
    <w:p w14:paraId="16E318A3" w14:textId="48558E49" w:rsidR="00044A71" w:rsidRDefault="001F6919" w:rsidP="004068EE">
      <w:pPr>
        <w:pStyle w:val="Caption"/>
        <w:rPr>
          <w:ins w:id="479" w:author="Chen Heller" w:date="2023-07-31T18:55:00Z"/>
          <w:i/>
          <w:iCs/>
          <w:noProof/>
        </w:rPr>
      </w:pPr>
      <w:ins w:id="480" w:author="Chen Heller" w:date="2023-08-07T11:50:00Z">
        <w:r w:rsidRPr="001F6919">
          <w:rPr>
            <w:i/>
            <w:iCs/>
            <w:noProof/>
          </w:rPr>
          <w:drawing>
            <wp:inline distT="0" distB="0" distL="0" distR="0" wp14:anchorId="15405E7D" wp14:editId="5F80A955">
              <wp:extent cx="5368845" cy="7491412"/>
              <wp:effectExtent l="0" t="0" r="3810" b="0"/>
              <wp:docPr id="31502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68" name=""/>
                      <pic:cNvPicPr/>
                    </pic:nvPicPr>
                    <pic:blipFill>
                      <a:blip r:embed="rId15"/>
                      <a:stretch>
                        <a:fillRect/>
                      </a:stretch>
                    </pic:blipFill>
                    <pic:spPr>
                      <a:xfrm>
                        <a:off x="0" y="0"/>
                        <a:ext cx="5372084" cy="7495932"/>
                      </a:xfrm>
                      <a:prstGeom prst="rect">
                        <a:avLst/>
                      </a:prstGeom>
                    </pic:spPr>
                  </pic:pic>
                </a:graphicData>
              </a:graphic>
            </wp:inline>
          </w:drawing>
        </w:r>
      </w:ins>
    </w:p>
    <w:p w14:paraId="6A74368D" w14:textId="6BB09A6E" w:rsidR="00044A71" w:rsidRDefault="00044A71">
      <w:pPr>
        <w:pStyle w:val="Caption"/>
        <w:pPrChange w:id="481" w:author="Chen Heller" w:date="2023-08-02T15:24:00Z">
          <w:pPr/>
        </w:pPrChange>
      </w:pPr>
      <w:ins w:id="482" w:author="Chen Heller" w:date="2023-07-31T18:55:00Z">
        <w:r w:rsidRPr="008E7395">
          <w:rPr>
            <w:i/>
            <w:iCs/>
          </w:rPr>
          <w:lastRenderedPageBreak/>
          <w:t>Note.</w:t>
        </w:r>
        <w:r>
          <w:t xml:space="preserve"> </w:t>
        </w:r>
      </w:ins>
      <w:ins w:id="483" w:author="Chen Heller" w:date="2023-08-02T15:36:00Z">
        <w:r w:rsidR="001B4C70">
          <w:t>(</w:t>
        </w:r>
      </w:ins>
      <w:ins w:id="484" w:author="Chen Heller" w:date="2023-07-31T18:55:00Z">
        <w:r>
          <w:t xml:space="preserve">a) Reaching trajectories in valid trials, averaged across participants. Shaded areas are the </w:t>
        </w:r>
      </w:ins>
      <w:ins w:id="485" w:author="Chen Heller" w:date="2023-08-02T15:45:00Z">
        <w:r w:rsidR="00A25894">
          <w:t>CI</w:t>
        </w:r>
      </w:ins>
      <w:commentRangeStart w:id="486"/>
      <w:commentRangeStart w:id="487"/>
      <w:ins w:id="488" w:author="Chen Heller" w:date="2023-07-31T18:55:00Z">
        <w:r>
          <w:t xml:space="preserve">. </w:t>
        </w:r>
        <w:commentRangeEnd w:id="486"/>
        <w:r>
          <w:rPr>
            <w:rStyle w:val="CommentReference"/>
          </w:rPr>
          <w:commentReference w:id="486"/>
        </w:r>
        <w:commentRangeEnd w:id="487"/>
        <w:r>
          <w:rPr>
            <w:rStyle w:val="CommentReference"/>
          </w:rPr>
          <w:commentReference w:id="487"/>
        </w:r>
        <w:r>
          <w:t xml:space="preserve">(b-f) Results of the different measures taken in the experiments. Dots represent single-participant averages across valid trials, while the red/blue horizontal lines depict the </w:t>
        </w:r>
      </w:ins>
      <w:ins w:id="489" w:author="Chen Heller" w:date="2023-08-02T15:36:00Z">
        <w:r w:rsidR="001B4C70">
          <w:t xml:space="preserve">grand </w:t>
        </w:r>
      </w:ins>
      <w:ins w:id="490" w:author="Chen Heller" w:date="2023-07-31T18:55:00Z">
        <w:r>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w:t>
        </w:r>
        <w:r w:rsidRPr="00F3771A">
          <w:t>.</w:t>
        </w:r>
        <w:r>
          <w:t xml:space="preserve"> (h-k)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pStyle w:val="Heading4"/>
        <w:rPr>
          <w:ins w:id="491" w:author="zeev" w:date="2023-07-25T15:37:00Z"/>
        </w:rPr>
        <w:pPrChange w:id="492" w:author="Chen Heller" w:date="2023-08-02T14:56:00Z">
          <w:pPr/>
        </w:pPrChange>
      </w:pPr>
      <w:commentRangeStart w:id="493"/>
      <w:ins w:id="494" w:author="zeev" w:date="2023-07-25T15:37:00Z">
        <w:r w:rsidRPr="006E04F7">
          <w:t>Exploratory</w:t>
        </w:r>
      </w:ins>
      <w:commentRangeEnd w:id="493"/>
      <w:ins w:id="495" w:author="zeev" w:date="2023-07-25T15:38:00Z">
        <w:r>
          <w:rPr>
            <w:rStyle w:val="CommentReference"/>
          </w:rPr>
          <w:commentReference w:id="493"/>
        </w:r>
      </w:ins>
      <w:ins w:id="496" w:author="zeev" w:date="2023-07-25T15:37:00Z">
        <w:r w:rsidRPr="006E04F7">
          <w:t xml:space="preserve"> congruency effect</w:t>
        </w:r>
        <w:del w:id="497" w:author="Chen Heller" w:date="2023-08-02T14:56:00Z">
          <w:r w:rsidRPr="006E04F7" w:rsidDel="008B6FEA">
            <w:delText>:</w:delText>
          </w:r>
        </w:del>
      </w:ins>
    </w:p>
    <w:p w14:paraId="234C1000" w14:textId="763EBB87" w:rsidR="004C4126" w:rsidRPr="00061554" w:rsidDel="00061554" w:rsidRDefault="00095A91" w:rsidP="009D05E8">
      <w:pPr>
        <w:rPr>
          <w:ins w:id="498" w:author="zeev" w:date="2023-07-25T14:38:00Z"/>
          <w:del w:id="499"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500" w:author="zeev" w:date="2023-07-25T15:31:00Z">
        <w:r w:rsidR="00CD2DF0">
          <w:t xml:space="preserve"> </w:t>
        </w:r>
      </w:ins>
      <w:proofErr w:type="spellStart"/>
      <w:r w:rsidR="00D10059">
        <w:t>ms</w:t>
      </w:r>
      <w:proofErr w:type="spellEnd"/>
      <w:r w:rsidR="00D10059">
        <w:t xml:space="preserve"> after movement onset </w:t>
      </w:r>
      <w:r w:rsidR="00DF2A31">
        <w:t>(</w:t>
      </w:r>
      <w:del w:id="501" w:author="Chen Heller" w:date="2023-08-07T11:52:00Z">
        <w:r w:rsidR="0077049F" w:rsidRPr="0077049F" w:rsidDel="005D52F4">
          <w:fldChar w:fldCharType="begin"/>
        </w:r>
        <w:r w:rsidR="0077049F" w:rsidRPr="0077049F" w:rsidDel="005D52F4">
          <w:delInstrText xml:space="preserve"> REF _Ref134432250 \h </w:delInstrText>
        </w:r>
        <w:r w:rsidR="0077049F" w:rsidDel="005D52F4">
          <w:delInstrText xml:space="preserve"> \* MERGEFORMAT </w:delInstrText>
        </w:r>
        <w:r w:rsidR="0077049F" w:rsidRPr="0077049F" w:rsidDel="005D52F4">
          <w:fldChar w:fldCharType="separate"/>
        </w:r>
      </w:del>
      <w:del w:id="502" w:author="Chen Heller" w:date="2023-08-02T16:43:00Z">
        <w:r w:rsidR="0077049F" w:rsidRPr="008E7395" w:rsidDel="007B69E1">
          <w:delText>Figure 4</w:delText>
        </w:r>
      </w:del>
      <w:del w:id="503" w:author="Chen Heller" w:date="2023-08-07T11:52:00Z">
        <w:r w:rsidR="0077049F" w:rsidRPr="0077049F" w:rsidDel="005D52F4">
          <w:fldChar w:fldCharType="end"/>
        </w:r>
      </w:del>
      <w:ins w:id="504" w:author="Chen Heller" w:date="2023-08-07T11:52:00Z">
        <w:r w:rsidR="008D48B5">
          <w:fldChar w:fldCharType="begin"/>
        </w:r>
        <w:r w:rsidR="008D48B5">
          <w:instrText xml:space="preserve"> REF _Ref141723683 \h </w:instrText>
        </w:r>
      </w:ins>
      <w:r w:rsidR="008D48B5">
        <w:fldChar w:fldCharType="separate"/>
      </w:r>
      <w:ins w:id="505" w:author="Chen Heller" w:date="2023-08-07T11:52:00Z">
        <w:r w:rsidR="008D48B5" w:rsidRPr="007C71AC">
          <w:t>Figure</w:t>
        </w:r>
        <w:r w:rsidR="008D48B5" w:rsidRPr="002C7A24">
          <w:t xml:space="preserve"> </w:t>
        </w:r>
        <w:r w:rsidR="008D48B5">
          <w:rPr>
            <w:noProof/>
          </w:rPr>
          <w:t>4</w:t>
        </w:r>
        <w:r w:rsidR="008D48B5">
          <w:fldChar w:fldCharType="end"/>
        </w:r>
      </w:ins>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506" w:author="Chen Heller" w:date="2023-07-31T18:09:00Z"/>
          <w:i/>
          <w:iCs/>
        </w:rPr>
      </w:pPr>
    </w:p>
    <w:p w14:paraId="4CE0605F" w14:textId="4ED8B84B" w:rsidR="00774E47" w:rsidDel="00061554" w:rsidRDefault="00D60972">
      <w:pPr>
        <w:rPr>
          <w:del w:id="507" w:author="Chen Heller" w:date="2023-07-31T18:09:00Z"/>
        </w:rPr>
        <w:pPrChange w:id="508" w:author="Chen Heller" w:date="2023-08-02T14:56:00Z">
          <w:pPr>
            <w:jc w:val="left"/>
          </w:pPr>
        </w:pPrChange>
      </w:pPr>
      <w:del w:id="509" w:author="Chen Heller" w:date="2023-07-31T18:09:00Z">
        <w:r w:rsidDel="00061554">
          <w:br w:type="page"/>
        </w:r>
      </w:del>
    </w:p>
    <w:p w14:paraId="31C457C0" w14:textId="6C9F73E3" w:rsidR="003D0BDD" w:rsidDel="00061554" w:rsidRDefault="003D0BDD">
      <w:pPr>
        <w:rPr>
          <w:del w:id="510" w:author="Chen Heller" w:date="2023-07-31T18:10:00Z"/>
        </w:rPr>
        <w:pPrChange w:id="511" w:author="Chen Heller" w:date="2023-08-02T14:56:00Z">
          <w:pPr>
            <w:ind w:firstLine="0"/>
          </w:pPr>
        </w:pPrChange>
      </w:pPr>
    </w:p>
    <w:p w14:paraId="10D770A1" w14:textId="07551F08" w:rsidR="003D0BDD" w:rsidDel="00061554" w:rsidRDefault="003D0BDD">
      <w:pPr>
        <w:rPr>
          <w:del w:id="512" w:author="Chen Heller" w:date="2023-07-31T18:10:00Z"/>
        </w:rPr>
        <w:pPrChange w:id="513" w:author="Chen Heller" w:date="2023-08-02T14:56:00Z">
          <w:pPr>
            <w:ind w:firstLine="0"/>
          </w:pPr>
        </w:pPrChange>
      </w:pPr>
    </w:p>
    <w:p w14:paraId="50FA1A6B" w14:textId="76BF93A9" w:rsidR="00AB541D" w:rsidRDefault="00AB541D">
      <w:pPr>
        <w:pPrChange w:id="514" w:author="Chen Heller" w:date="2023-08-02T14:56:00Z">
          <w:pPr>
            <w:ind w:firstLine="0"/>
          </w:pPr>
        </w:pPrChange>
      </w:pPr>
    </w:p>
    <w:p w14:paraId="74245F29" w14:textId="3127940D" w:rsidR="00AB541D" w:rsidDel="00061554" w:rsidRDefault="00AB541D" w:rsidP="00AB541D">
      <w:pPr>
        <w:pStyle w:val="Caption"/>
        <w:keepNext/>
        <w:rPr>
          <w:del w:id="515" w:author="Chen Heller" w:date="2023-07-31T18:10:00Z"/>
        </w:rPr>
      </w:pPr>
    </w:p>
    <w:p w14:paraId="698FF9E6" w14:textId="593B604F" w:rsidR="004251C4" w:rsidDel="00061554" w:rsidRDefault="004251C4" w:rsidP="004251C4">
      <w:pPr>
        <w:keepNext/>
        <w:ind w:firstLine="0"/>
        <w:rPr>
          <w:del w:id="516" w:author="Chen Heller" w:date="2023-07-31T18:10:00Z"/>
        </w:rPr>
      </w:pPr>
    </w:p>
    <w:p w14:paraId="3AEEF847" w14:textId="4409C5E2" w:rsidR="0032528D" w:rsidRPr="00F204EE" w:rsidDel="00844E99" w:rsidRDefault="0032528D" w:rsidP="008E7395">
      <w:pPr>
        <w:pStyle w:val="TableFigure"/>
        <w:rPr>
          <w:del w:id="517" w:author="Chen Heller" w:date="2023-07-31T18:43:00Z"/>
        </w:rPr>
      </w:pPr>
      <w:bookmarkStart w:id="518" w:name="_Ref129683805"/>
      <w:bookmarkStart w:id="519" w:name="_Ref113906821"/>
      <w:del w:id="520" w:author="Chen Heller" w:date="2023-07-31T18:43:00Z">
        <w:r w:rsidRPr="00F204EE" w:rsidDel="00844E99">
          <w:delText xml:space="preserve">Figure </w:delText>
        </w:r>
      </w:del>
      <w:del w:id="521" w:author="Chen Heller" w:date="2023-07-31T17:46:00Z">
        <w:r w:rsidR="00760205" w:rsidDel="008A15B1">
          <w:rPr>
            <w:b w:val="0"/>
            <w:bCs w:val="0"/>
            <w:noProof/>
          </w:rPr>
          <w:fldChar w:fldCharType="begin"/>
        </w:r>
        <w:r w:rsidR="00760205" w:rsidDel="008A15B1">
          <w:rPr>
            <w:noProof/>
          </w:rPr>
          <w:delInstrText xml:space="preserve"> SEQ Figure \* ARABIC </w:delInstrText>
        </w:r>
        <w:r w:rsidR="00760205" w:rsidDel="008A15B1">
          <w:rPr>
            <w:b w:val="0"/>
            <w:bCs w:val="0"/>
            <w:noProof/>
          </w:rPr>
          <w:fldChar w:fldCharType="separate"/>
        </w:r>
        <w:r w:rsidR="00CA2A96" w:rsidRPr="00F204EE" w:rsidDel="008A15B1">
          <w:rPr>
            <w:noProof/>
          </w:rPr>
          <w:delText>3</w:delText>
        </w:r>
        <w:r w:rsidR="00760205" w:rsidDel="008A15B1">
          <w:rPr>
            <w:b w:val="0"/>
            <w:bCs w:val="0"/>
            <w:noProof/>
          </w:rPr>
          <w:fldChar w:fldCharType="end"/>
        </w:r>
      </w:del>
      <w:bookmarkEnd w:id="518"/>
    </w:p>
    <w:p w14:paraId="16C69F89" w14:textId="7DBF7BCB" w:rsidR="001E7631" w:rsidRPr="00DC2E73" w:rsidDel="00844E99" w:rsidRDefault="00B61217" w:rsidP="001E7631">
      <w:pPr>
        <w:ind w:firstLine="0"/>
        <w:rPr>
          <w:del w:id="522" w:author="Chen Heller" w:date="2023-07-31T18:43:00Z"/>
        </w:rPr>
      </w:pPr>
      <w:del w:id="523"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524" w:author="Chen Heller" w:date="2023-07-31T18:43:00Z"/>
        </w:rPr>
      </w:pPr>
      <w:del w:id="525"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526" w:author="Chen Heller" w:date="2023-07-31T18:43:00Z"/>
          <w:i/>
          <w:iCs/>
        </w:rPr>
      </w:pPr>
      <w:del w:id="527" w:author="Chen Heller" w:date="2023-07-31T18:43:00Z">
        <w:r w:rsidRPr="00974A4E" w:rsidDel="003F1CBA">
          <w:rPr>
            <w:i/>
            <w:iCs/>
          </w:rPr>
          <w:lastRenderedPageBreak/>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528" w:author="Chen Heller" w:date="2023-07-31T15:09:00Z">
        <w:r w:rsidDel="001D7F78">
          <w:delText>. (a,c) Belong to participant 53 while (b, d) belong to participant 59.</w:delText>
        </w:r>
      </w:del>
    </w:p>
    <w:p w14:paraId="4D6F6DBF" w14:textId="7A043FEE" w:rsidR="001E7631" w:rsidRDefault="001E7631">
      <w:pPr>
        <w:pStyle w:val="FigureNumber"/>
        <w:pPrChange w:id="529" w:author="Chen Heller" w:date="2023-08-02T15:24:00Z">
          <w:pPr>
            <w:pStyle w:val="TableFigure"/>
          </w:pPr>
        </w:pPrChange>
      </w:pPr>
      <w:bookmarkStart w:id="530" w:name="_Ref141723683"/>
      <w:bookmarkStart w:id="531" w:name="_Ref134432967"/>
      <w:r w:rsidRPr="007C71AC">
        <w:t>Figure</w:t>
      </w:r>
      <w:r w:rsidRPr="002C7A24">
        <w:t xml:space="preserve"> </w:t>
      </w:r>
      <w:bookmarkStart w:id="532" w:name="_Ref134432250"/>
      <w:ins w:id="533" w:author="Chen Heller" w:date="2023-07-31T17:46:00Z">
        <w:r w:rsidR="008A15B1">
          <w:fldChar w:fldCharType="begin"/>
        </w:r>
        <w:r w:rsidR="008A15B1">
          <w:instrText xml:space="preserve"> SEQ Figure \* ARABIC </w:instrText>
        </w:r>
      </w:ins>
      <w:r w:rsidR="008A15B1">
        <w:fldChar w:fldCharType="separate"/>
      </w:r>
      <w:ins w:id="534" w:author="Chen Heller" w:date="2023-08-02T16:43:00Z">
        <w:r w:rsidR="007B69E1">
          <w:rPr>
            <w:noProof/>
          </w:rPr>
          <w:t>4</w:t>
        </w:r>
      </w:ins>
      <w:ins w:id="535" w:author="Chen Heller" w:date="2023-07-31T17:46:00Z">
        <w:r w:rsidR="008A15B1">
          <w:fldChar w:fldCharType="end"/>
        </w:r>
      </w:ins>
      <w:bookmarkEnd w:id="530"/>
      <w:del w:id="536"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531"/>
      <w:bookmarkEnd w:id="532"/>
    </w:p>
    <w:p w14:paraId="505F5538" w14:textId="73F873EA" w:rsidR="007C71AC" w:rsidRPr="00FE453D" w:rsidRDefault="007C71AC">
      <w:pPr>
        <w:pStyle w:val="FigureHeader"/>
        <w:pPrChange w:id="537" w:author="Chen Heller" w:date="2023-08-02T15:24:00Z">
          <w:pPr>
            <w:pStyle w:val="Caption"/>
            <w:spacing w:line="480" w:lineRule="auto"/>
          </w:pPr>
        </w:pPrChange>
      </w:pPr>
      <w:del w:id="538" w:author="Chen Heller" w:date="2023-07-31T16:47:00Z">
        <w:r w:rsidRPr="008E7395" w:rsidDel="005D0FA8">
          <w:delText>Time-Dependent Results</w:delText>
        </w:r>
      </w:del>
      <w:ins w:id="539" w:author="Chen Heller" w:date="2023-07-31T16:47:00Z">
        <w:r w:rsidR="005D0FA8">
          <w:t>Results of the Exploratory Analysis</w:t>
        </w:r>
      </w:ins>
    </w:p>
    <w:p w14:paraId="74551909" w14:textId="6672F103" w:rsidR="007C71AC" w:rsidRDefault="00C41AFA" w:rsidP="00C41AFA">
      <w:pPr>
        <w:ind w:firstLine="0"/>
      </w:pPr>
      <w:ins w:id="540" w:author="Chen Heller" w:date="2023-07-31T19:17:00Z">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589429" cy="2417308"/>
                      </a:xfrm>
                      <a:prstGeom prst="rect">
                        <a:avLst/>
                      </a:prstGeom>
                    </pic:spPr>
                  </pic:pic>
                </a:graphicData>
              </a:graphic>
            </wp:inline>
          </w:drawing>
        </w:r>
      </w:ins>
      <w:del w:id="541"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pPr>
        <w:pStyle w:val="Caption"/>
        <w:rPr>
          <w:b/>
          <w:bCs/>
          <w:i/>
          <w:iCs/>
        </w:rPr>
        <w:pPrChange w:id="542"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proofErr w:type="spellStart"/>
      <w:r>
        <w:t>ms</w:t>
      </w:r>
      <w:proofErr w:type="spellEnd"/>
      <w:r>
        <w:t xml:space="preserve">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43"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44" w:author="Chen Heller" w:date="2023-07-31T18:54:00Z"/>
        </w:rPr>
      </w:pPr>
      <w:bookmarkStart w:id="545" w:name="_Ref134432975"/>
      <w:bookmarkEnd w:id="519"/>
      <w:commentRangeStart w:id="546"/>
      <w:del w:id="547" w:author="Chen Heller" w:date="2023-07-31T18:54:00Z">
        <w:r w:rsidRPr="00E46BEB" w:rsidDel="00044A71">
          <w:delText>Figure</w:delText>
        </w:r>
        <w:r w:rsidRPr="002C7A24" w:rsidDel="00044A71">
          <w:delText xml:space="preserve"> </w:delText>
        </w:r>
      </w:del>
      <w:del w:id="548" w:author="Chen Heller" w:date="2023-07-31T17:46:00Z">
        <w:r w:rsidR="00760205" w:rsidDel="008A15B1">
          <w:rPr>
            <w:b w:val="0"/>
            <w:bCs w:val="0"/>
          </w:rPr>
          <w:fldChar w:fldCharType="begin"/>
        </w:r>
        <w:r w:rsidR="00760205" w:rsidDel="008A15B1">
          <w:delInstrText xml:space="preserve"> SEQ Figure \* ARABIC </w:delInstrText>
        </w:r>
        <w:r w:rsidR="00760205" w:rsidDel="008A15B1">
          <w:rPr>
            <w:b w:val="0"/>
            <w:bCs w:val="0"/>
          </w:rPr>
          <w:fldChar w:fldCharType="separate"/>
        </w:r>
        <w:r w:rsidRPr="008E7395" w:rsidDel="008A15B1">
          <w:delText>5</w:delText>
        </w:r>
        <w:r w:rsidR="00760205" w:rsidDel="008A15B1">
          <w:rPr>
            <w:b w:val="0"/>
            <w:bCs w:val="0"/>
          </w:rPr>
          <w:fldChar w:fldCharType="end"/>
        </w:r>
      </w:del>
      <w:bookmarkEnd w:id="545"/>
    </w:p>
    <w:p w14:paraId="45F82470" w14:textId="6C6D7FF2" w:rsidR="007C71AC" w:rsidRPr="00FE453D" w:rsidDel="00044A71" w:rsidRDefault="007C71AC" w:rsidP="008E7395">
      <w:pPr>
        <w:ind w:firstLine="0"/>
        <w:rPr>
          <w:del w:id="549" w:author="Chen Heller" w:date="2023-07-31T18:54:00Z"/>
        </w:rPr>
      </w:pPr>
      <w:del w:id="550" w:author="Chen Heller" w:date="2023-07-31T18:54:00Z">
        <w:r w:rsidRPr="008E7395" w:rsidDel="00044A71">
          <w:rPr>
            <w:i/>
            <w:iCs/>
          </w:rPr>
          <w:lastRenderedPageBreak/>
          <w:delText xml:space="preserve">Results </w:delText>
        </w:r>
      </w:del>
      <w:del w:id="551" w:author="Chen Heller" w:date="2023-07-31T16:48:00Z">
        <w:r w:rsidRPr="008E7395" w:rsidDel="00C269F2">
          <w:rPr>
            <w:i/>
            <w:iCs/>
          </w:rPr>
          <w:delText xml:space="preserve">for </w:delText>
        </w:r>
      </w:del>
      <w:del w:id="552" w:author="Chen Heller" w:date="2023-07-31T18:54:00Z">
        <w:r w:rsidRPr="008E7395" w:rsidDel="00044A71">
          <w:rPr>
            <w:i/>
            <w:iCs/>
          </w:rPr>
          <w:delText xml:space="preserve">the </w:delText>
        </w:r>
      </w:del>
      <w:del w:id="553" w:author="Chen Heller" w:date="2023-07-31T16:48:00Z">
        <w:r w:rsidRPr="008E7395" w:rsidDel="00C269F2">
          <w:rPr>
            <w:i/>
            <w:iCs/>
          </w:rPr>
          <w:delText>Space-Normalized Trajectories</w:delText>
        </w:r>
        <w:commentRangeEnd w:id="546"/>
        <w:r w:rsidR="003A3339" w:rsidDel="00C269F2">
          <w:rPr>
            <w:rStyle w:val="CommentReference"/>
          </w:rPr>
          <w:commentReference w:id="546"/>
        </w:r>
      </w:del>
    </w:p>
    <w:p w14:paraId="5B9AB780" w14:textId="689DF60D" w:rsidR="007C71AC" w:rsidDel="007C65B8" w:rsidRDefault="007C71AC" w:rsidP="007C71AC">
      <w:pPr>
        <w:pStyle w:val="Caption"/>
        <w:rPr>
          <w:del w:id="554" w:author="Chen Heller" w:date="2023-07-31T16:46:00Z"/>
        </w:rPr>
      </w:pPr>
      <w:del w:id="555"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56" w:author="Chen Heller" w:date="2023-07-31T18:55:00Z"/>
        </w:rPr>
      </w:pPr>
      <w:del w:id="557" w:author="Chen Heller" w:date="2023-07-31T18:54:00Z">
        <w:r w:rsidRPr="008E7395" w:rsidDel="00044A71">
          <w:rPr>
            <w:i/>
            <w:iCs/>
          </w:rPr>
          <w:delText>Note.</w:delText>
        </w:r>
        <w:r w:rsidDel="00044A71">
          <w:delText xml:space="preserve"> a) Reaching trajectories in valid trials</w:delText>
        </w:r>
      </w:del>
      <w:del w:id="558" w:author="Chen Heller" w:date="2023-07-31T18:06:00Z">
        <w:r w:rsidDel="00783424">
          <w:delText xml:space="preserve"> </w:delText>
        </w:r>
      </w:del>
      <w:del w:id="559"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60" w:author="Chen Heller" w:date="2023-07-31T18:55:00Z"/>
        </w:rPr>
      </w:pPr>
    </w:p>
    <w:p w14:paraId="0950B412" w14:textId="0DBE75FB" w:rsidR="00E668B7" w:rsidRDefault="00E668B7" w:rsidP="006238E0">
      <w:pPr>
        <w:pStyle w:val="Heading2"/>
      </w:pPr>
      <w:bookmarkStart w:id="561" w:name="_Toc114485395"/>
      <w:r>
        <w:lastRenderedPageBreak/>
        <w:t>Discussion</w:t>
      </w:r>
      <w:bookmarkEnd w:id="561"/>
    </w:p>
    <w:p w14:paraId="60F8E191" w14:textId="737A80C8" w:rsidR="00463A29" w:rsidRDefault="00776072">
      <w:pPr>
        <w:pPrChange w:id="562"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proofErr w:type="spellStart"/>
      <w:r w:rsidR="00793BE0">
        <w:t>ms</w:t>
      </w:r>
      <w:proofErr w:type="spellEnd"/>
      <w:r w:rsidR="00793BE0">
        <w:t xml:space="preserve">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63"/>
      <w:commentRangeStart w:id="564"/>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(Merikle, 1992)</w:t>
      </w:r>
      <w:r w:rsidR="00F17027" w:rsidRPr="00C57DC5">
        <w:fldChar w:fldCharType="end"/>
      </w:r>
      <w:commentRangeEnd w:id="563"/>
      <w:r w:rsidR="00AC1C73">
        <w:rPr>
          <w:rStyle w:val="CommentReference"/>
        </w:rPr>
        <w:commentReference w:id="563"/>
      </w:r>
      <w:commentRangeEnd w:id="564"/>
      <w:r w:rsidR="009F5448">
        <w:rPr>
          <w:rStyle w:val="CommentReference"/>
        </w:rPr>
        <w:commentReference w:id="564"/>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65"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66"/>
      <w:commentRangeStart w:id="567"/>
      <w:r w:rsidR="00977059">
        <w:t xml:space="preserve">reaching </w:t>
      </w:r>
      <w:del w:id="568" w:author="zeev" w:date="2023-07-25T16:44:00Z">
        <w:r w:rsidR="003B1BD0" w:rsidDel="005D4A99">
          <w:delText xml:space="preserve">duration </w:delText>
        </w:r>
        <w:r w:rsidR="009245E5" w:rsidDel="005D4A99">
          <w:delText>variable</w:delText>
        </w:r>
        <w:commentRangeEnd w:id="566"/>
        <w:r w:rsidR="00EA7482" w:rsidDel="005D4A99">
          <w:rPr>
            <w:rStyle w:val="CommentReference"/>
          </w:rPr>
          <w:commentReference w:id="566"/>
        </w:r>
        <w:commentRangeEnd w:id="567"/>
        <w:r w:rsidR="00A86DD6" w:rsidDel="005D4A99">
          <w:rPr>
            <w:rStyle w:val="CommentReference"/>
          </w:rPr>
          <w:commentReference w:id="567"/>
        </w:r>
      </w:del>
      <w:ins w:id="569" w:author="zeev" w:date="2023-07-25T16:44:00Z">
        <w:r w:rsidR="005D4A99">
          <w:t>condition</w:t>
        </w:r>
      </w:ins>
      <w:r w:rsidR="005D402D">
        <w:t xml:space="preserve">, </w:t>
      </w:r>
      <w:r w:rsidR="00791C35">
        <w:t>though to a lesser extent than we expected</w:t>
      </w:r>
      <w:ins w:id="570" w:author="zeev" w:date="2023-07-25T16:50:00Z">
        <w:r w:rsidR="00A41781">
          <w:t xml:space="preserve">. </w:t>
        </w:r>
      </w:ins>
      <w:ins w:id="571" w:author="zeev" w:date="2023-07-25T16:52:00Z">
        <w:r w:rsidR="00A41781">
          <w:t xml:space="preserve">Notably, </w:t>
        </w:r>
      </w:ins>
      <w:ins w:id="572" w:author="zeev" w:date="2023-07-25T16:53:00Z">
        <w:r w:rsidR="00A41781">
          <w:t xml:space="preserve">this advantage was </w:t>
        </w:r>
      </w:ins>
      <w:ins w:id="573" w:author="zeev" w:date="2023-07-25T16:57:00Z">
        <w:r w:rsidR="000B25E8">
          <w:t xml:space="preserve">evident in the </w:t>
        </w:r>
      </w:ins>
      <w:ins w:id="574" w:author="zeev" w:date="2023-07-25T16:53:00Z">
        <w:r w:rsidR="00A41781">
          <w:t>reaching dura</w:t>
        </w:r>
        <w:r w:rsidR="000B25E8">
          <w:t>tion</w:t>
        </w:r>
      </w:ins>
      <w:ins w:id="575" w:author="zeev" w:date="2023-07-25T16:57:00Z">
        <w:r w:rsidR="000B25E8">
          <w:t xml:space="preserve"> variable</w:t>
        </w:r>
      </w:ins>
      <w:ins w:id="576" w:author="zeev" w:date="2023-07-25T16:55:00Z">
        <w:r w:rsidR="000B25E8">
          <w:t xml:space="preserve">, </w:t>
        </w:r>
      </w:ins>
      <w:ins w:id="577" w:author="zeev" w:date="2023-07-25T16:57:00Z">
        <w:r w:rsidR="000B25E8">
          <w:t xml:space="preserve">rather than </w:t>
        </w:r>
      </w:ins>
      <w:ins w:id="578" w:author="zeev" w:date="2023-07-25T16:58:00Z">
        <w:r w:rsidR="009623DB">
          <w:t xml:space="preserve">the </w:t>
        </w:r>
      </w:ins>
      <w:ins w:id="579" w:author="zeev" w:date="2023-07-25T16:57:00Z">
        <w:r w:rsidR="000B25E8">
          <w:t xml:space="preserve">anticipated </w:t>
        </w:r>
      </w:ins>
      <w:ins w:id="580" w:author="zeev" w:date="2023-07-25T16:54:00Z">
        <w:r w:rsidR="00A41781">
          <w:t>reach area</w:t>
        </w:r>
      </w:ins>
      <w:ins w:id="581" w:author="zeev" w:date="2023-07-25T16:57:00Z">
        <w:r w:rsidR="000B25E8">
          <w:t xml:space="preserve"> variable</w:t>
        </w:r>
      </w:ins>
      <w:ins w:id="582" w:author="zeev" w:date="2023-07-25T16:54:00Z">
        <w:r w:rsidR="00A41781">
          <w:t xml:space="preserve">, and </w:t>
        </w:r>
      </w:ins>
      <w:ins w:id="583" w:author="zeev" w:date="2023-07-25T16:44:00Z">
        <w:r w:rsidR="005D4A99">
          <w:t xml:space="preserve">only when </w:t>
        </w:r>
      </w:ins>
      <w:ins w:id="584"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85"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commentRangeStart w:id="586"/>
      <w:r w:rsidRPr="00D0536B">
        <w:t xml:space="preserve">Availability of data </w:t>
      </w:r>
      <w:commentRangeEnd w:id="586"/>
      <w:r w:rsidR="00670F83">
        <w:rPr>
          <w:rStyle w:val="CommentReference"/>
          <w:rFonts w:asciiTheme="majorBidi" w:eastAsiaTheme="minorEastAsia" w:hAnsiTheme="majorBidi" w:cstheme="majorBidi"/>
          <w:b w:val="0"/>
          <w:bCs w:val="0"/>
          <w:kern w:val="0"/>
          <w:lang w:eastAsia="en-US" w:bidi="he-IL"/>
        </w:rPr>
        <w:commentReference w:id="586"/>
      </w:r>
      <w:r w:rsidRPr="00D0536B">
        <w:t>and materials</w:t>
      </w:r>
    </w:p>
    <w:p w14:paraId="3E7D2198" w14:textId="63D05333"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del w:id="587" w:author="Chen Heller" w:date="2023-08-02T17:12:00Z">
        <w:r w:rsidR="00903A61" w:rsidDel="002E665F">
          <w:rPr>
            <w:lang w:eastAsia="ja-JP" w:bidi="ar-SA"/>
          </w:rPr>
          <w:delText xml:space="preserve">and </w:delText>
        </w:r>
        <w:r w:rsidDel="002E665F">
          <w:rPr>
            <w:lang w:eastAsia="ja-JP" w:bidi="ar-SA"/>
          </w:rPr>
          <w:delText xml:space="preserve">data </w:delText>
        </w:r>
      </w:del>
      <w:r>
        <w:rPr>
          <w:lang w:eastAsia="ja-JP" w:bidi="ar-SA"/>
        </w:rPr>
        <w:t>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ins w:id="588" w:author="Chen Heller" w:date="2023-08-02T17:12:00Z">
        <w:r w:rsidR="002E665F">
          <w:rPr>
            <w:lang w:eastAsia="ja-JP" w:bidi="ar-SA"/>
          </w:rPr>
          <w:t xml:space="preserve"> </w:t>
        </w:r>
        <w:commentRangeStart w:id="589"/>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commentRangeEnd w:id="589"/>
      <w:ins w:id="590" w:author="Chen Heller" w:date="2023-08-02T17:17:00Z">
        <w:r w:rsidR="00DC6AE5">
          <w:rPr>
            <w:rStyle w:val="CommentReference"/>
          </w:rPr>
          <w:commentReference w:id="589"/>
        </w:r>
      </w:ins>
      <w:del w:id="591" w:author="Chen Heller" w:date="2023-08-02T16:58:00Z">
        <w:r w:rsidR="003660D1" w:rsidDel="00F21DB9">
          <w:rPr>
            <w:lang w:eastAsia="ja-JP" w:bidi="ar-SA"/>
          </w:rPr>
          <w:delText xml:space="preserve"> [</w:delText>
        </w:r>
        <w:r w:rsidR="00386720" w:rsidDel="00F21DB9">
          <w:rPr>
            <w:lang w:eastAsia="ja-JP" w:bidi="ar-SA"/>
          </w:rPr>
          <w:delText>ref</w:delText>
        </w:r>
        <w:r w:rsidR="003660D1" w:rsidDel="00F21DB9">
          <w:rPr>
            <w:lang w:eastAsia="ja-JP" w:bidi="ar-SA"/>
          </w:rPr>
          <w:delText>]</w:delText>
        </w:r>
      </w:del>
      <w:r>
        <w:rPr>
          <w:lang w:eastAsia="ja-JP" w:bidi="ar-SA"/>
        </w:rPr>
        <w:t>.</w:t>
      </w:r>
    </w:p>
    <w:p w14:paraId="53E234F5" w14:textId="19E3346E" w:rsidR="00D0536B" w:rsidRDefault="00D0536B" w:rsidP="006E10C7">
      <w:pPr>
        <w:pStyle w:val="Heading3"/>
      </w:pPr>
      <w:r w:rsidRPr="00D0536B">
        <w:t>Code availability</w:t>
      </w:r>
    </w:p>
    <w:p w14:paraId="281670E0" w14:textId="7DA94279" w:rsidR="00D0536B" w:rsidRDefault="006E10C7" w:rsidP="009D2F3B">
      <w:pPr>
        <w:ind w:firstLine="0"/>
      </w:pPr>
      <w:r>
        <w:rPr>
          <w:lang w:eastAsia="ja-JP" w:bidi="ar-SA"/>
        </w:rPr>
        <w:t xml:space="preserve">All the scripts used to produce this experiment and analyze its results are available at </w:t>
      </w:r>
      <w:ins w:id="592" w:author="Chen Heller" w:date="2023-08-02T17:12:00Z">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del w:id="593" w:author="Chen Heller" w:date="2023-08-02T17:12:00Z">
        <w:r w:rsidDel="002E665F">
          <w:rPr>
            <w:lang w:eastAsia="ja-JP" w:bidi="ar-SA"/>
          </w:rPr>
          <w:delText>[ref to GitHub]</w:delText>
        </w:r>
      </w:del>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5E11DB2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94" w:author="Chen Heller" w:date="2023-07-31T19:21:00Z">
        <w:r w:rsidR="00720BE1">
          <w:fldChar w:fldCharType="begin"/>
        </w:r>
        <w:r w:rsidR="00720BE1">
          <w:instrText xml:space="preserve"> REF _Ref141723623 \h </w:instrText>
        </w:r>
      </w:ins>
      <w:r w:rsidR="00720BE1">
        <w:fldChar w:fldCharType="separate"/>
      </w:r>
      <w:ins w:id="595" w:author="Chen Heller" w:date="2023-08-02T16:43:00Z">
        <w:r w:rsidR="007B69E1">
          <w:t xml:space="preserve">Figure </w:t>
        </w:r>
        <w:r w:rsidR="007B69E1">
          <w:rPr>
            <w:noProof/>
          </w:rPr>
          <w:t>3</w:t>
        </w:r>
      </w:ins>
      <w:ins w:id="596" w:author="Chen Heller" w:date="2023-07-31T19:21:00Z">
        <w:r w:rsidR="00720BE1">
          <w:fldChar w:fldCharType="end"/>
        </w:r>
        <w:r w:rsidR="00720BE1">
          <w:t xml:space="preserve"> </w:t>
        </w:r>
      </w:ins>
      <w:del w:id="597"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98" w:author="Chen Heller" w:date="2023-07-31T19:21:00Z">
        <w:r w:rsidR="00720BE1">
          <w:t xml:space="preserve"> </w:t>
        </w:r>
        <w:r w:rsidR="00720BE1">
          <w:fldChar w:fldCharType="begin"/>
        </w:r>
        <w:r w:rsidR="00720BE1">
          <w:instrText xml:space="preserve"> REF _Ref141723683 \h </w:instrText>
        </w:r>
      </w:ins>
      <w:r w:rsidR="00720BE1">
        <w:fldChar w:fldCharType="separate"/>
      </w:r>
      <w:ins w:id="599" w:author="Chen Heller" w:date="2023-08-02T16:43:00Z">
        <w:r w:rsidR="007B69E1" w:rsidRPr="007C71AC">
          <w:t>Figure</w:t>
        </w:r>
        <w:r w:rsidR="007B69E1" w:rsidRPr="002C7A24">
          <w:t xml:space="preserve"> </w:t>
        </w:r>
        <w:r w:rsidR="007B69E1">
          <w:rPr>
            <w:noProof/>
          </w:rPr>
          <w:t>4</w:t>
        </w:r>
      </w:ins>
      <w:ins w:id="600" w:author="Chen Heller" w:date="2023-07-31T19:21:00Z">
        <w:r w:rsidR="00720BE1">
          <w:fldChar w:fldCharType="end"/>
        </w:r>
      </w:ins>
      <w:ins w:id="601" w:author="Chen Heller" w:date="2023-07-31T19:20:00Z">
        <w:r w:rsidR="00720BE1">
          <w:t xml:space="preserve"> </w:t>
        </w:r>
      </w:ins>
      <w:del w:id="602"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603" w:author="Chen Heller" w:date="2023-07-31T19:20:00Z">
        <w:r w:rsidR="00720BE1">
          <w:t xml:space="preserve"> </w:t>
        </w:r>
      </w:ins>
      <w:ins w:id="604"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605" w:author="Chen Heller" w:date="2023-08-02T16:43:00Z">
        <w:r w:rsidR="007B69E1" w:rsidRPr="008A15B1">
          <w:t xml:space="preserve">Figure </w:t>
        </w:r>
        <w:r w:rsidR="007B69E1">
          <w:t>2</w:t>
        </w:r>
      </w:ins>
      <w:ins w:id="606" w:author="Chen Heller" w:date="2023-07-31T19:21:00Z">
        <w:r w:rsidR="009713A8">
          <w:fldChar w:fldCharType="end"/>
        </w:r>
        <w:r w:rsidR="009713A8">
          <w:t xml:space="preserve"> and </w:t>
        </w:r>
      </w:ins>
      <w:ins w:id="607" w:author="Chen Heller" w:date="2023-07-31T19:20:00Z">
        <w:r w:rsidR="00720BE1">
          <w:fldChar w:fldCharType="begin"/>
        </w:r>
        <w:r w:rsidR="00720BE1">
          <w:instrText xml:space="preserve"> REF _Ref141723623 \h </w:instrText>
        </w:r>
      </w:ins>
      <w:r w:rsidR="00720BE1">
        <w:fldChar w:fldCharType="separate"/>
      </w:r>
      <w:ins w:id="608" w:author="Chen Heller" w:date="2023-08-02T16:43:00Z">
        <w:r w:rsidR="007B69E1">
          <w:t xml:space="preserve">Figure </w:t>
        </w:r>
        <w:r w:rsidR="007B69E1">
          <w:rPr>
            <w:noProof/>
          </w:rPr>
          <w:t>3</w:t>
        </w:r>
      </w:ins>
      <w:ins w:id="609" w:author="Chen Heller" w:date="2023-07-31T19:20:00Z">
        <w:r w:rsidR="00720BE1">
          <w:fldChar w:fldCharType="end"/>
        </w:r>
      </w:ins>
      <w:del w:id="610"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611" w:name="_Toc114485396"/>
      <w:r>
        <w:lastRenderedPageBreak/>
        <w:t>Supplementary materials</w:t>
      </w:r>
      <w:bookmarkEnd w:id="611"/>
    </w:p>
    <w:p w14:paraId="760CDEBF" w14:textId="77777777" w:rsidR="00C95E59" w:rsidRPr="00C95E59" w:rsidRDefault="00C95E59" w:rsidP="00C95E59">
      <w:pPr>
        <w:rPr>
          <w:lang w:eastAsia="ja-JP" w:bidi="ar-SA"/>
        </w:rPr>
      </w:pPr>
    </w:p>
    <w:p w14:paraId="2164AC59" w14:textId="42BAFD1A" w:rsidR="000E5FAD" w:rsidRPr="00A219C0" w:rsidRDefault="000E5FAD">
      <w:pPr>
        <w:pStyle w:val="TableFigure"/>
        <w:rPr>
          <w:b w:val="0"/>
          <w:bCs w:val="0"/>
          <w:i/>
          <w:iCs/>
          <w:rPrChange w:id="612" w:author="zeev" w:date="2023-07-25T17:42:00Z">
            <w:rPr>
              <w:b/>
              <w:bCs/>
              <w:sz w:val="24"/>
              <w:szCs w:val="20"/>
            </w:rPr>
          </w:rPrChange>
        </w:rPr>
        <w:pPrChange w:id="613" w:author="zeev" w:date="2023-07-25T17:42:00Z">
          <w:pPr>
            <w:pStyle w:val="Caption"/>
            <w:keepNext/>
            <w:spacing w:line="480" w:lineRule="auto"/>
          </w:pPr>
        </w:pPrChange>
      </w:pPr>
      <w:bookmarkStart w:id="614" w:name="_Ref134430697"/>
      <w:r w:rsidRPr="00A219C0">
        <w:rPr>
          <w:rPrChange w:id="615" w:author="zeev" w:date="2023-07-25T17:42:00Z">
            <w:rPr>
              <w:rFonts w:ascii="Times New Roman" w:hAnsi="Times New Roman" w:cs="Times New Roman"/>
              <w:b/>
              <w:bCs/>
              <w:color w:val="000000" w:themeColor="text1"/>
              <w:szCs w:val="20"/>
            </w:rPr>
          </w:rPrChange>
        </w:rPr>
        <w:t xml:space="preserve">Supplementary Figure </w:t>
      </w:r>
      <w:r w:rsidR="005A5815" w:rsidRPr="00A219C0">
        <w:rPr>
          <w:rPrChange w:id="616" w:author="zeev" w:date="2023-07-25T17:42:00Z">
            <w:rPr>
              <w:rFonts w:ascii="Times New Roman" w:hAnsi="Times New Roman" w:cs="Times New Roman"/>
              <w:b/>
              <w:bCs/>
              <w:color w:val="000000" w:themeColor="text1"/>
              <w:szCs w:val="20"/>
            </w:rPr>
          </w:rPrChange>
        </w:rPr>
        <w:fldChar w:fldCharType="begin"/>
      </w:r>
      <w:r w:rsidR="005A5815" w:rsidRPr="00A219C0">
        <w:rPr>
          <w:rPrChange w:id="617" w:author="zeev" w:date="2023-07-25T17:42:00Z">
            <w:rPr>
              <w:rFonts w:ascii="Times New Roman" w:hAnsi="Times New Roman" w:cs="Times New Roman"/>
              <w:b/>
              <w:bCs/>
              <w:color w:val="000000" w:themeColor="text1"/>
              <w:szCs w:val="20"/>
            </w:rPr>
          </w:rPrChange>
        </w:rPr>
        <w:instrText xml:space="preserve"> SEQ Supplementary_Figure \* ARABIC </w:instrText>
      </w:r>
      <w:r w:rsidR="005A5815" w:rsidRPr="00A219C0">
        <w:rPr>
          <w:rPrChange w:id="618" w:author="zeev" w:date="2023-07-25T17:42:00Z">
            <w:rPr>
              <w:rFonts w:ascii="Times New Roman" w:hAnsi="Times New Roman" w:cs="Times New Roman"/>
              <w:b/>
              <w:bCs/>
              <w:color w:val="000000" w:themeColor="text1"/>
              <w:szCs w:val="20"/>
            </w:rPr>
          </w:rPrChange>
        </w:rPr>
        <w:fldChar w:fldCharType="separate"/>
      </w:r>
      <w:ins w:id="619" w:author="Chen Heller" w:date="2023-08-02T16:43:00Z">
        <w:r w:rsidR="007B69E1">
          <w:rPr>
            <w:noProof/>
          </w:rPr>
          <w:t>1</w:t>
        </w:r>
      </w:ins>
      <w:del w:id="620" w:author="Chen Heller" w:date="2023-08-02T16:43:00Z">
        <w:r w:rsidR="005A5815" w:rsidRPr="00A219C0" w:rsidDel="007B69E1">
          <w:rPr>
            <w:noProof/>
            <w:rPrChange w:id="621" w:author="zeev" w:date="2023-07-25T17:42:00Z">
              <w:rPr>
                <w:rFonts w:ascii="Times New Roman" w:hAnsi="Times New Roman" w:cs="Times New Roman"/>
                <w:b/>
                <w:bCs/>
                <w:noProof/>
                <w:color w:val="000000" w:themeColor="text1"/>
                <w:szCs w:val="20"/>
              </w:rPr>
            </w:rPrChange>
          </w:rPr>
          <w:delText>1</w:delText>
        </w:r>
      </w:del>
      <w:r w:rsidR="005A5815" w:rsidRPr="00A219C0">
        <w:rPr>
          <w:rPrChange w:id="622" w:author="zeev" w:date="2023-07-25T17:42:00Z">
            <w:rPr>
              <w:rFonts w:ascii="Times New Roman" w:hAnsi="Times New Roman" w:cs="Times New Roman"/>
              <w:b/>
              <w:bCs/>
              <w:color w:val="000000" w:themeColor="text1"/>
              <w:szCs w:val="20"/>
            </w:rPr>
          </w:rPrChange>
        </w:rPr>
        <w:fldChar w:fldCharType="end"/>
      </w:r>
      <w:bookmarkEnd w:id="614"/>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623" w:name="_Ref134430937"/>
      <w:bookmarkStart w:id="624"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623"/>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624"/>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625"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625"/>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626" w:name="_Ref114130120"/>
      <w:r>
        <w:br w:type="page"/>
      </w:r>
      <w:bookmarkEnd w:id="626"/>
    </w:p>
    <w:p w14:paraId="626C735D" w14:textId="77777777" w:rsidR="00AB541D" w:rsidRDefault="00AB541D" w:rsidP="005E08B6">
      <w:pPr>
        <w:ind w:firstLine="0"/>
        <w:jc w:val="left"/>
      </w:pPr>
    </w:p>
    <w:p w14:paraId="20D20597" w14:textId="5F7183C9" w:rsidR="00B00AED" w:rsidRDefault="00BB4D09" w:rsidP="005F6361">
      <w:pPr>
        <w:pStyle w:val="Heading2"/>
      </w:pPr>
      <w:bookmarkStart w:id="627" w:name="_Toc114485397"/>
      <w:commentRangeStart w:id="628"/>
      <w:r>
        <w:t>References</w:t>
      </w:r>
      <w:bookmarkEnd w:id="627"/>
      <w:commentRangeEnd w:id="628"/>
      <w:r w:rsidR="00356E51">
        <w:rPr>
          <w:rStyle w:val="CommentReference"/>
          <w:rFonts w:asciiTheme="majorBidi" w:eastAsiaTheme="minorEastAsia" w:hAnsiTheme="majorBidi" w:cstheme="majorBidi"/>
          <w:b w:val="0"/>
          <w:bCs w:val="0"/>
          <w:lang w:eastAsia="en-US" w:bidi="he-IL"/>
        </w:rPr>
        <w:commentReference w:id="628"/>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r>
        <w:rPr>
          <w:i/>
          <w:iCs/>
        </w:rPr>
        <w:t>Inpaint_nans</w:t>
      </w:r>
      <w:r>
        <w:t>. MATLAB Central File Exchange. https://www.mathworks.com/matlabcentral/fileexchange/4551-inpaint_nans</w:t>
      </w:r>
    </w:p>
    <w:p w14:paraId="03E4C41B" w14:textId="77777777" w:rsidR="00982338" w:rsidRDefault="00982338" w:rsidP="00982338">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Skrondal,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r>
        <w:rPr>
          <w:i/>
          <w:iCs/>
        </w:rPr>
        <w:t>PlotSpread</w:t>
      </w:r>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r>
        <w:rPr>
          <w:i/>
          <w:iCs/>
        </w:rPr>
        <w:t>MKinfer: Inferential Statistics</w:t>
      </w:r>
      <w:r>
        <w:t xml:space="preserve"> (0.7) [Computer software]. http://www.stamats.de</w:t>
      </w:r>
    </w:p>
    <w:p w14:paraId="76D298C0" w14:textId="77777777" w:rsidR="00982338" w:rsidRDefault="00982338" w:rsidP="00982338">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The MathWorks Inc.</w:t>
      </w:r>
    </w:p>
    <w:p w14:paraId="6AFB660D" w14:textId="77777777" w:rsidR="00982338" w:rsidRDefault="00982338" w:rsidP="00982338">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NaturalPoint, Inc. https://optitrack.com/software/motive/</w:t>
      </w:r>
    </w:p>
    <w:p w14:paraId="334451DD" w14:textId="77777777" w:rsidR="00982338" w:rsidRDefault="00982338" w:rsidP="00982338">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r>
        <w:rPr>
          <w:i/>
          <w:iCs/>
        </w:rPr>
        <w:t>Stdshade</w:t>
      </w:r>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r>
        <w:rPr>
          <w:i/>
          <w:iCs/>
        </w:rPr>
        <w:t>NatNet SDK</w:t>
      </w:r>
      <w:r>
        <w:t xml:space="preserve"> (4.0.0). (2021). [Computer software]. NaturalPoint, Inc. https://optitrack.com/software/motive/</w:t>
      </w:r>
    </w:p>
    <w:p w14:paraId="578FFD4F" w14:textId="77777777" w:rsidR="00982338" w:rsidRDefault="00982338" w:rsidP="00982338">
      <w:pPr>
        <w:pStyle w:val="Bibliography"/>
      </w:pPr>
      <w:r>
        <w:lastRenderedPageBreak/>
        <w:t xml:space="preserve">Nelson, M. (2015). </w:t>
      </w:r>
      <w:r>
        <w:rPr>
          <w:i/>
          <w:iCs/>
        </w:rPr>
        <w:t>MyBinomTest</w:t>
      </w:r>
      <w:r>
        <w:t xml:space="preserve"> (Version 2.0.0.0) [Source code]. https://www.mathworks.com/matlabcentral/fileexchange/24813-mybinomtest-s-n-p-sided</w:t>
      </w:r>
    </w:p>
    <w:p w14:paraId="49F5B0C4" w14:textId="77777777" w:rsidR="00982338" w:rsidRDefault="00982338" w:rsidP="00982338">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7547EFF0" w14:textId="77777777" w:rsidR="00982338" w:rsidRDefault="00982338" w:rsidP="00982338">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Korisky, U., Marshall, W., &amp; Mudrik, L. (2022). </w:t>
      </w:r>
      <w:r>
        <w:rPr>
          <w:i/>
          <w:iCs/>
        </w:rPr>
        <w:t>Progressing, not regressing: A possible solution to the problem of regression to the mean in unconscious processing studies</w:t>
      </w:r>
      <w:r>
        <w:t xml:space="preserve"> [Preprint]. PsyArXiv.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Liad Mudrik" w:date="2023-06-28T19:56:00Z" w:initials="LM">
    <w:p w14:paraId="339DD232" w14:textId="1919D46F" w:rsidR="005D4A99" w:rsidRDefault="005D4A99" w:rsidP="00760205">
      <w:pPr>
        <w:jc w:val="left"/>
      </w:pPr>
      <w:r>
        <w:rPr>
          <w:rStyle w:val="CommentReference"/>
        </w:rPr>
        <w:annotationRef/>
      </w:r>
      <w:r>
        <w:rPr>
          <w:color w:val="000000"/>
          <w:sz w:val="20"/>
          <w:szCs w:val="20"/>
        </w:rPr>
        <w:t>please add</w:t>
      </w:r>
    </w:p>
  </w:comment>
  <w:comment w:id="42" w:author="zeev" w:date="2023-07-25T12:23:00Z" w:initials="z">
    <w:p w14:paraId="22C8672B" w14:textId="77777777" w:rsidR="005278CC" w:rsidRDefault="005D4A99">
      <w:pPr>
        <w:pStyle w:val="CommentText"/>
        <w:ind w:firstLine="0"/>
        <w:jc w:val="left"/>
      </w:pPr>
      <w:r>
        <w:rPr>
          <w:rStyle w:val="CommentReference"/>
        </w:rPr>
        <w:annotationRef/>
      </w:r>
      <w:r w:rsidR="005278CC">
        <w:t>FOR LIAD:</w:t>
      </w:r>
    </w:p>
    <w:p w14:paraId="1A18D952" w14:textId="77777777" w:rsidR="005278CC" w:rsidRDefault="005278CC" w:rsidP="0077565B">
      <w:pPr>
        <w:pStyle w:val="CommentText"/>
        <w:ind w:firstLine="0"/>
        <w:jc w:val="left"/>
      </w:pPr>
      <w:r>
        <w:t>Did you mean I should add more citations?</w:t>
      </w:r>
    </w:p>
  </w:comment>
  <w:comment w:id="43" w:author="Liad Mudrik" w:date="2023-06-28T19:57:00Z" w:initials="LM">
    <w:p w14:paraId="56AEBF86" w14:textId="69228FFF" w:rsidR="005D4A99" w:rsidRDefault="005D4A99" w:rsidP="00760205">
      <w:pPr>
        <w:jc w:val="left"/>
      </w:pPr>
      <w:r>
        <w:rPr>
          <w:rStyle w:val="CommentReference"/>
        </w:rPr>
        <w:annotationRef/>
      </w:r>
      <w:r>
        <w:rPr>
          <w:color w:val="000000"/>
          <w:sz w:val="20"/>
          <w:szCs w:val="20"/>
        </w:rPr>
        <w:t>here too</w:t>
      </w:r>
    </w:p>
  </w:comment>
  <w:comment w:id="77"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8"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4" w:author="Chen Heller" w:date="2023-08-02T14:59:00Z" w:initials="CH">
    <w:p w14:paraId="186730A1" w14:textId="77777777" w:rsidR="005278CC" w:rsidRDefault="009D05E8">
      <w:pPr>
        <w:pStyle w:val="CommentText"/>
        <w:ind w:firstLine="0"/>
        <w:jc w:val="left"/>
      </w:pPr>
      <w:r>
        <w:rPr>
          <w:rStyle w:val="CommentReference"/>
        </w:rPr>
        <w:annotationRef/>
      </w:r>
      <w:r w:rsidR="005278CC">
        <w:t xml:space="preserve">FOR LIAD: </w:t>
      </w:r>
    </w:p>
    <w:p w14:paraId="49C152F3" w14:textId="77777777" w:rsidR="005278CC" w:rsidRDefault="005278CC">
      <w:pPr>
        <w:pStyle w:val="CommentText"/>
        <w:ind w:firstLine="0"/>
        <w:jc w:val="left"/>
      </w:pPr>
      <w:r>
        <w:t>The journal asks for APA formatting, so I formatted all the figures and headers according to:</w:t>
      </w:r>
    </w:p>
    <w:p w14:paraId="1898128A" w14:textId="77777777" w:rsidR="005278CC" w:rsidRDefault="005278CC">
      <w:pPr>
        <w:pStyle w:val="CommentText"/>
        <w:ind w:firstLine="0"/>
        <w:jc w:val="left"/>
      </w:pPr>
      <w:hyperlink r:id="rId1" w:history="1">
        <w:r w:rsidRPr="00D37C7C">
          <w:rPr>
            <w:rStyle w:val="Hyperlink"/>
          </w:rPr>
          <w:t>https://apastyle.apa.org/</w:t>
        </w:r>
      </w:hyperlink>
    </w:p>
    <w:p w14:paraId="604197E0" w14:textId="77777777" w:rsidR="005278CC" w:rsidRDefault="005278CC" w:rsidP="00D37C7C">
      <w:pPr>
        <w:pStyle w:val="CommentText"/>
        <w:ind w:firstLine="0"/>
        <w:jc w:val="left"/>
      </w:pPr>
      <w:r>
        <w:t>Should I change to the formatting you specified before?</w:t>
      </w:r>
    </w:p>
  </w:comment>
  <w:comment w:id="200" w:author="Liad Mudrik" w:date="2023-06-28T21:22:00Z" w:initials="LM">
    <w:p w14:paraId="0D02BC64" w14:textId="70402FFA" w:rsidR="005D4A99" w:rsidRDefault="005D4A99" w:rsidP="00760205">
      <w:pPr>
        <w:jc w:val="left"/>
      </w:pPr>
      <w:r>
        <w:rPr>
          <w:rStyle w:val="CommentReference"/>
        </w:rPr>
        <w:annotationRef/>
      </w:r>
      <w:r>
        <w:rPr>
          <w:color w:val="000000"/>
          <w:sz w:val="20"/>
          <w:szCs w:val="20"/>
        </w:rPr>
        <w:t>what does that mean?</w:t>
      </w:r>
    </w:p>
  </w:comment>
  <w:comment w:id="201" w:author="zeev" w:date="2023-07-25T12:43:00Z" w:initials="z">
    <w:p w14:paraId="058361F2" w14:textId="77777777" w:rsidR="007A5437" w:rsidRDefault="007A5437">
      <w:pPr>
        <w:pStyle w:val="CommentText"/>
        <w:ind w:firstLine="0"/>
        <w:jc w:val="left"/>
      </w:pPr>
      <w:r>
        <w:t>Perhaps discrete is a better word?</w:t>
      </w:r>
    </w:p>
    <w:p w14:paraId="1C5138E3" w14:textId="77777777" w:rsidR="007A5437" w:rsidRDefault="007A5437">
      <w:pPr>
        <w:pStyle w:val="CommentText"/>
        <w:ind w:firstLine="0"/>
        <w:jc w:val="left"/>
      </w:pPr>
      <w:r>
        <w:t>I was referring to variables that have a single sample per trial (e.g. RT, distance traveled).</w:t>
      </w:r>
    </w:p>
    <w:p w14:paraId="66086D68" w14:textId="77777777" w:rsidR="007A5437" w:rsidRDefault="007A5437" w:rsidP="00BC7B17">
      <w:pPr>
        <w:pStyle w:val="CommentText"/>
        <w:ind w:firstLine="0"/>
        <w:jc w:val="left"/>
      </w:pPr>
      <w:r>
        <w:t>As opposed to trajectory.</w:t>
      </w:r>
    </w:p>
  </w:comment>
  <w:comment w:id="211"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12"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317"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318" w:author="zeev" w:date="2023-07-25T14:40:00Z" w:initials="z">
    <w:p w14:paraId="7E89A788" w14:textId="77777777" w:rsidR="003527BA" w:rsidRDefault="005D4A99">
      <w:pPr>
        <w:pStyle w:val="CommentText"/>
        <w:ind w:firstLine="0"/>
        <w:jc w:val="left"/>
      </w:pPr>
      <w:r>
        <w:rPr>
          <w:rStyle w:val="CommentReference"/>
        </w:rPr>
        <w:annotationRef/>
      </w:r>
      <w:r w:rsidR="003527BA">
        <w:t>In the pre-reg we state that we will compare between keyboard RT and reach area, and that in the event that one of the other pre-registered variables (reaching duration, traveled distance, reaching onset, COM) would produce a larger effect we would use it instead.</w:t>
      </w:r>
    </w:p>
    <w:p w14:paraId="01ECFFBA" w14:textId="77777777" w:rsidR="003527BA" w:rsidRDefault="003527BA">
      <w:pPr>
        <w:pStyle w:val="CommentText"/>
        <w:ind w:firstLine="0"/>
        <w:jc w:val="left"/>
      </w:pPr>
    </w:p>
    <w:p w14:paraId="2B78D027" w14:textId="77777777" w:rsidR="003527BA" w:rsidRDefault="003527BA" w:rsidP="00704C7F">
      <w:pPr>
        <w:pStyle w:val="CommentText"/>
        <w:ind w:firstLine="0"/>
        <w:jc w:val="left"/>
      </w:pPr>
      <w:r>
        <w:t>Therefor I think all the pre-registered variables belong here.</w:t>
      </w:r>
    </w:p>
  </w:comment>
  <w:comment w:id="486" w:author="Liad Mudrik" w:date="2023-06-28T22:00:00Z" w:initials="LM">
    <w:p w14:paraId="0FBFCDA0" w14:textId="385A5A0A"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87" w:author="zeev" w:date="2023-07-25T13:10:00Z" w:initials="z">
    <w:p w14:paraId="4C402B77" w14:textId="77777777" w:rsidR="00A25894" w:rsidRDefault="00044A71" w:rsidP="00D0153E">
      <w:pPr>
        <w:pStyle w:val="CommentText"/>
        <w:ind w:firstLine="0"/>
        <w:jc w:val="left"/>
      </w:pPr>
      <w:r>
        <w:rPr>
          <w:rStyle w:val="CommentReference"/>
        </w:rPr>
        <w:annotationRef/>
      </w:r>
      <w:r w:rsidR="00A25894">
        <w:t>There wasn't a significant cluster in the space-normalized results trajectories.</w:t>
      </w:r>
    </w:p>
  </w:comment>
  <w:comment w:id="493" w:author="zeev" w:date="2023-07-25T15:38:00Z" w:initials="z">
    <w:p w14:paraId="780FD241" w14:textId="77777777" w:rsidR="00E842A2" w:rsidRDefault="00E842A2">
      <w:pPr>
        <w:pStyle w:val="CommentText"/>
        <w:ind w:firstLine="0"/>
        <w:jc w:val="left"/>
      </w:pPr>
      <w:r>
        <w:t xml:space="preserve">The pre reg states implied end point (iEP) would only be used to count changes of mind, however we ended up also </w:t>
      </w:r>
      <w:r>
        <w:rPr>
          <w:u w:val="single"/>
        </w:rPr>
        <w:t>examining iEP itself as a function of time</w:t>
      </w:r>
      <w:r>
        <w:t xml:space="preserve">. </w:t>
      </w:r>
    </w:p>
    <w:p w14:paraId="1201FA8E" w14:textId="77777777" w:rsidR="00E842A2" w:rsidRDefault="00E842A2">
      <w:pPr>
        <w:pStyle w:val="CommentText"/>
        <w:ind w:firstLine="0"/>
        <w:jc w:val="left"/>
      </w:pPr>
      <w:r>
        <w:t xml:space="preserve">Additionally, in the pre-reg stated we would examine the space-normalized trajectories, but here we </w:t>
      </w:r>
      <w:r>
        <w:rPr>
          <w:u w:val="single"/>
        </w:rPr>
        <w:t>examine trajectories without normalization</w:t>
      </w:r>
      <w:r>
        <w:t xml:space="preserve"> (i.e. as a function of time). </w:t>
      </w:r>
    </w:p>
    <w:p w14:paraId="70F5E5A3" w14:textId="77777777" w:rsidR="00E842A2" w:rsidRDefault="00E842A2">
      <w:pPr>
        <w:pStyle w:val="CommentText"/>
        <w:ind w:firstLine="0"/>
        <w:jc w:val="left"/>
      </w:pPr>
    </w:p>
    <w:p w14:paraId="28163385" w14:textId="77777777" w:rsidR="00E842A2" w:rsidRDefault="00E842A2" w:rsidP="0006363B">
      <w:pPr>
        <w:pStyle w:val="CommentText"/>
        <w:ind w:firstLine="0"/>
        <w:jc w:val="left"/>
      </w:pPr>
      <w:r>
        <w:t>That is why iEP appears here instead of in the pre-registered section)</w:t>
      </w:r>
    </w:p>
  </w:comment>
  <w:comment w:id="546"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63" w:author="Liad Mudrik" w:date="2023-06-28T22:08:00Z" w:initials="LM">
    <w:p w14:paraId="3E4C53A5" w14:textId="5D44D33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64" w:author="Chen Heller" w:date="2023-08-02T13:21:00Z" w:initials="CH">
    <w:p w14:paraId="4BC46517" w14:textId="77777777" w:rsidR="00AF2CB4" w:rsidRDefault="009F5448">
      <w:pPr>
        <w:pStyle w:val="CommentText"/>
        <w:ind w:firstLine="0"/>
        <w:jc w:val="left"/>
      </w:pPr>
      <w:r>
        <w:rPr>
          <w:rStyle w:val="CommentReference"/>
        </w:rPr>
        <w:annotationRef/>
      </w:r>
      <w:r w:rsidR="00AF2CB4">
        <w:t>FOR LIAD:</w:t>
      </w:r>
    </w:p>
    <w:p w14:paraId="4866F999" w14:textId="77777777" w:rsidR="00AF2CB4" w:rsidRDefault="00AF2CB4">
      <w:pPr>
        <w:pStyle w:val="CommentText"/>
        <w:ind w:firstLine="0"/>
        <w:jc w:val="left"/>
      </w:pPr>
      <w:r>
        <w:t>I removed (Lloyd et al 2013) and  (Zerweck et al 2021).</w:t>
      </w:r>
    </w:p>
    <w:p w14:paraId="31823F0B" w14:textId="77777777" w:rsidR="00AF2CB4" w:rsidRDefault="00AF2CB4">
      <w:pPr>
        <w:pStyle w:val="CommentText"/>
        <w:ind w:firstLine="0"/>
        <w:jc w:val="left"/>
      </w:pPr>
      <w:r>
        <w:t xml:space="preserve">If we could have a paper that states awareness should not be estimated outside of the main task and another one that criticizes using a small number of trials for the awareness task (how about </w:t>
      </w:r>
      <w:r>
        <w:rPr>
          <w:color w:val="222222"/>
          <w:highlight w:val="white"/>
        </w:rPr>
        <w:t>Vadillo, Konstantinidis, &amp; Shanks 2016</w:t>
      </w:r>
      <w:r>
        <w:t>), I would add them here.</w:t>
      </w:r>
    </w:p>
    <w:p w14:paraId="69BED064" w14:textId="77777777" w:rsidR="00AF2CB4" w:rsidRDefault="00AF2CB4" w:rsidP="0018086D">
      <w:pPr>
        <w:pStyle w:val="CommentText"/>
        <w:ind w:firstLine="0"/>
        <w:jc w:val="left"/>
      </w:pPr>
      <w:r>
        <w:t>Do any come to mind for you?</w:t>
      </w:r>
    </w:p>
  </w:comment>
  <w:comment w:id="566" w:author="Liad Mudrik" w:date="2023-06-28T22:16:00Z" w:initials="LM">
    <w:p w14:paraId="23277676" w14:textId="1FE633D9"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67" w:author="zeev" w:date="2023-07-25T16:40:00Z" w:initials="z">
    <w:p w14:paraId="33619871" w14:textId="77777777" w:rsidR="001B2F38" w:rsidRDefault="005D4A99">
      <w:pPr>
        <w:pStyle w:val="CommentText"/>
        <w:ind w:firstLine="0"/>
        <w:jc w:val="left"/>
      </w:pPr>
      <w:r>
        <w:rPr>
          <w:rStyle w:val="CommentReference"/>
        </w:rPr>
        <w:annotationRef/>
      </w:r>
      <w:r w:rsidR="001B2F38">
        <w:t>This is tricky, in the pre-reg we stated that if a variable would produce a larger effect than reach area, we would use it instead.</w:t>
      </w:r>
    </w:p>
    <w:p w14:paraId="1A8FC423" w14:textId="77777777" w:rsidR="001B2F38" w:rsidRDefault="001B2F38" w:rsidP="006263D3">
      <w:pPr>
        <w:pStyle w:val="CommentText"/>
        <w:ind w:firstLine="0"/>
        <w:jc w:val="left"/>
      </w:pPr>
      <w:r>
        <w:t>Reaching duration produces a larger effect but only when it is normalized within participant. This normalization was not included in the pre-reg.</w:t>
      </w:r>
    </w:p>
  </w:comment>
  <w:comment w:id="586" w:author="Chen Heller" w:date="2023-08-02T17:02:00Z" w:initials="CH">
    <w:p w14:paraId="2ED4679F" w14:textId="77777777" w:rsidR="00670F83" w:rsidRDefault="00670F83" w:rsidP="00533B0E">
      <w:pPr>
        <w:pStyle w:val="CommentText"/>
        <w:ind w:firstLine="0"/>
        <w:jc w:val="left"/>
      </w:pPr>
      <w:r>
        <w:rPr>
          <w:rStyle w:val="CommentReference"/>
        </w:rPr>
        <w:annotationRef/>
      </w:r>
      <w:r>
        <w:t>Send Liad the readme file when you send her the paper</w:t>
      </w:r>
    </w:p>
  </w:comment>
  <w:comment w:id="589" w:author="Chen Heller" w:date="2023-08-02T17:17:00Z" w:initials="CH">
    <w:p w14:paraId="0B8A404D" w14:textId="77777777" w:rsidR="00DC6AE5" w:rsidRDefault="00DC6AE5">
      <w:pPr>
        <w:pStyle w:val="CommentText"/>
        <w:ind w:firstLine="0"/>
        <w:jc w:val="left"/>
      </w:pPr>
      <w:r>
        <w:rPr>
          <w:rStyle w:val="CommentReference"/>
        </w:rPr>
        <w:annotationRef/>
      </w:r>
      <w:r>
        <w:t>FOR LIAD:</w:t>
      </w:r>
    </w:p>
    <w:p w14:paraId="4AF857F5" w14:textId="77777777" w:rsidR="00DC6AE5" w:rsidRDefault="00DC6AE5" w:rsidP="00986961">
      <w:pPr>
        <w:pStyle w:val="CommentText"/>
        <w:ind w:firstLine="0"/>
        <w:jc w:val="left"/>
      </w:pPr>
      <w:r>
        <w:t>This is a link to the Github repo I created when we started the experiment. Should I create a new repo from the lab's github user or is this repo ok?</w:t>
      </w:r>
    </w:p>
  </w:comment>
  <w:comment w:id="628" w:author="zeev" w:date="2023-07-25T10:14:00Z" w:initials="z">
    <w:p w14:paraId="06FBFD70" w14:textId="77777777" w:rsidR="00DC6AE5" w:rsidRDefault="005D4A99">
      <w:pPr>
        <w:pStyle w:val="CommentText"/>
        <w:ind w:firstLine="0"/>
        <w:jc w:val="left"/>
      </w:pPr>
      <w:r>
        <w:rPr>
          <w:rStyle w:val="CommentReference"/>
        </w:rPr>
        <w:annotationRef/>
      </w:r>
      <w:r w:rsidR="00DC6AE5">
        <w:t>FOR LIAD:</w:t>
      </w:r>
    </w:p>
    <w:p w14:paraId="76FA3CC3" w14:textId="77777777" w:rsidR="00DC6AE5" w:rsidRDefault="00DC6AE5" w:rsidP="002F7993">
      <w:pPr>
        <w:pStyle w:val="CommentText"/>
        <w:ind w:firstLine="0"/>
        <w:jc w:val="left"/>
      </w:pPr>
      <w:r>
        <w:t>Check bibliography after receiving feedback from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DD232" w15:done="0"/>
  <w15:commentEx w15:paraId="1A18D952" w15:paraIdParent="339DD232" w15:done="0"/>
  <w15:commentEx w15:paraId="56AEBF86"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28163385" w15:done="0"/>
  <w15:commentEx w15:paraId="0F7125DF" w15:done="0"/>
  <w15:commentEx w15:paraId="3E4C53A5" w15:done="0"/>
  <w15:commentEx w15:paraId="69BED064" w15:paraIdParent="3E4C53A5" w15:done="0"/>
  <w15:commentEx w15:paraId="23277676" w15:done="0"/>
  <w15:commentEx w15:paraId="1A8FC423" w15:paraIdParent="23277676" w15:done="0"/>
  <w15:commentEx w15:paraId="2ED4679F" w15:done="0"/>
  <w15:commentEx w15:paraId="4AF857F5"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EF6" w16cex:dateUtc="2023-06-28T23:56:00Z"/>
  <w16cex:commentExtensible w16cex:durableId="28470F1C" w16cex:dateUtc="2023-06-28T23:57: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472B6E" w16cex:dateUtc="2023-06-29T01:58:00Z"/>
  <w16cex:commentExtensible w16cex:durableId="28472DFA" w16cex:dateUtc="2023-06-29T02:08:00Z"/>
  <w16cex:commentExtensible w16cex:durableId="2874D6D4" w16cex:dateUtc="2023-08-02T10:21:00Z"/>
  <w16cex:commentExtensible w16cex:durableId="28472FAC" w16cex:dateUtc="2023-06-29T02:16:00Z"/>
  <w16cex:commentExtensible w16cex:durableId="28750A8F" w16cex:dateUtc="2023-08-02T14:02:00Z"/>
  <w16cex:commentExtensible w16cex:durableId="28750E20" w16cex:dateUtc="2023-08-02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28163385" w16cid:durableId="28722AD1"/>
  <w16cid:commentId w16cid:paraId="0F7125DF" w16cid:durableId="28472B6E"/>
  <w16cid:commentId w16cid:paraId="3E4C53A5" w16cid:durableId="28472DFA"/>
  <w16cid:commentId w16cid:paraId="69BED064" w16cid:durableId="2874D6D4"/>
  <w16cid:commentId w16cid:paraId="23277676" w16cid:durableId="28472FAC"/>
  <w16cid:commentId w16cid:paraId="1A8FC423" w16cid:durableId="28722ADF"/>
  <w16cid:commentId w16cid:paraId="2ED4679F" w16cid:durableId="28750A8F"/>
  <w16cid:commentId w16cid:paraId="4AF857F5" w16cid:durableId="28750E20"/>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5EEB" w14:textId="77777777" w:rsidR="008C48A8" w:rsidRDefault="008C48A8" w:rsidP="00E96D8E">
      <w:r>
        <w:separator/>
      </w:r>
    </w:p>
  </w:endnote>
  <w:endnote w:type="continuationSeparator" w:id="0">
    <w:p w14:paraId="0EB1FC34" w14:textId="77777777" w:rsidR="008C48A8" w:rsidRDefault="008C48A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7E068" w14:textId="77777777" w:rsidR="008C48A8" w:rsidRDefault="008C48A8" w:rsidP="00E96D8E">
      <w:r>
        <w:separator/>
      </w:r>
    </w:p>
  </w:footnote>
  <w:footnote w:type="continuationSeparator" w:id="0">
    <w:p w14:paraId="60CF6023" w14:textId="77777777" w:rsidR="008C48A8" w:rsidRDefault="008C48A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B6"/>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AF6"/>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0DD"/>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91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7BA"/>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5B65"/>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8CC"/>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2F4"/>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CE5"/>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53F"/>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48A8"/>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48B5"/>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C1"/>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8C3"/>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8E3"/>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2CB4"/>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2"/>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363"/>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42A2"/>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759C9"/>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15F90"/>
    <w:rsid w:val="00AA2FCA"/>
    <w:rsid w:val="00AF7BC6"/>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97E1B"/>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17672</TotalTime>
  <Pages>49</Pages>
  <Words>44630</Words>
  <Characters>223154</Characters>
  <Application>Microsoft Office Word</Application>
  <DocSecurity>0</DocSecurity>
  <Lines>1859</Lines>
  <Paragraphs>534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976</cp:revision>
  <cp:lastPrinted>2023-08-02T13:43:00Z</cp:lastPrinted>
  <dcterms:created xsi:type="dcterms:W3CDTF">2022-09-19T06:03:00Z</dcterms:created>
  <dcterms:modified xsi:type="dcterms:W3CDTF">2023-08-07T09:28:00Z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
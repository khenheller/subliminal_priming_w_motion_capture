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15EAE" w:rsidRDefault="00000000" w:rsidP="00E15EAE">
      <w:pPr>
        <w:pStyle w:val="Title"/>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1,4</w:t>
      </w:r>
      <w:r w:rsidR="00F46961">
        <w:t>;</w:t>
      </w:r>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r w:rsidR="00074548" w:rsidRPr="006D6EF5">
        <w:t>Sagol School of Neuroscience, Tel Aviv University</w:t>
      </w:r>
      <w:r w:rsidR="00F46961">
        <w:t xml:space="preserve">, </w:t>
      </w:r>
      <w:r w:rsidR="00B56BA4">
        <w:t>Tel-Aviv, Israel,</w:t>
      </w:r>
      <w:r>
        <w:t>(</w:t>
      </w:r>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0"/>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r w:rsidR="00E15EAE">
        <w:t>Liad Mudrik</w:t>
      </w:r>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2" w:name="_Toc114485357"/>
      <w:r>
        <w:lastRenderedPageBreak/>
        <w:tab/>
      </w:r>
      <w:r>
        <w:tab/>
      </w:r>
      <w:r w:rsidR="00337559">
        <w:t>Abstract</w:t>
      </w:r>
      <w:bookmarkEnd w:id="2"/>
    </w:p>
    <w:p w14:paraId="0F169FD0" w14:textId="5E582FB4" w:rsidR="00337559" w:rsidRPr="007E22AF" w:rsidRDefault="000904B3" w:rsidP="00BB7ED8">
      <w:pPr>
        <w:ind w:firstLine="0"/>
        <w:rPr>
          <w:rtl/>
        </w:rPr>
      </w:pPr>
      <w:bookmarkStart w:id="3"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r w:rsidRPr="00CA4C70">
        <w:t xml:space="preserve">contradicting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4" w:author="zeev" w:date="2023-07-25T10:21:00Z">
        <w:r w:rsidRPr="00CA4C70" w:rsidDel="00BB7ED8">
          <w:delText xml:space="preserve">performed </w:delText>
        </w:r>
      </w:del>
      <w:r w:rsidR="00187036">
        <w:t>classified the category of</w:t>
      </w:r>
      <w:r w:rsidRPr="00CA4C70">
        <w:t xml:space="preserve"> a target word that was preceded by an identical/different invisible prime.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3"/>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5" w:name="_Toc114485358"/>
      <w:r w:rsidRPr="00BF08EE">
        <w:lastRenderedPageBreak/>
        <w:t>Introduction</w:t>
      </w:r>
      <w:bookmarkEnd w:id="5"/>
    </w:p>
    <w:bookmarkEnd w:id="1"/>
    <w:p w14:paraId="6E8365D4" w14:textId="1DFA1C51" w:rsidR="008932E9" w:rsidRDefault="004F240A" w:rsidP="00CF599D">
      <w:pPr>
        <w:ind w:firstLine="0"/>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commentRangeStart w:id="6"/>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w:t>
      </w:r>
      <w:commentRangeEnd w:id="6"/>
      <w:r w:rsidR="008B19C4">
        <w:rPr>
          <w:rStyle w:val="CommentReference"/>
        </w:rPr>
        <w:commentReference w:id="6"/>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24E3EF0D" w:rsidR="00756C42" w:rsidRDefault="004F240A" w:rsidP="00BB7ED8">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(e.g, by manipulating its physical characteristics</w:t>
      </w:r>
      <w:del w:id="7"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EF272C">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8"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commentRangeStart w:id="9"/>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commentRangeEnd w:id="9"/>
      <w:r w:rsidR="00D23FF4">
        <w:rPr>
          <w:rStyle w:val="CommentReference"/>
        </w:rPr>
        <w:commentReference w:id="9"/>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1786F216" w:rsidR="00531AAE" w:rsidRDefault="00771F8C" w:rsidP="00871791">
      <w:r>
        <w:lastRenderedPageBreak/>
        <w:t>On the other hand,</w:t>
      </w:r>
      <w:r w:rsidR="00952FF2">
        <w:t xml:space="preserve"> </w:t>
      </w:r>
      <w:r w:rsidR="00D03D49">
        <w:t>unconscious processing</w:t>
      </w:r>
      <w:r>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that could potentially unravel unconscious processing</w:t>
      </w:r>
      <w:r w:rsidR="007C5932">
        <w:t xml:space="preserve"> that </w:t>
      </w:r>
      <w:del w:id="10" w:author="zeev" w:date="2023-07-25T12:16:00Z">
        <w:r w:rsidR="007C5932" w:rsidDel="00871791">
          <w:delText xml:space="preserve">might </w:delText>
        </w:r>
      </w:del>
      <w:ins w:id="11" w:author="zeev" w:date="2023-07-25T12:16:00Z">
        <w:r w:rsidR="00871791">
          <w:t xml:space="preserve">would </w:t>
        </w:r>
      </w:ins>
      <w:r w:rsidR="007C5932">
        <w:t>otherwise go unnoticed.</w:t>
      </w:r>
      <w:r w:rsidR="00DE70C4">
        <w:t xml:space="preserve"> </w:t>
      </w:r>
    </w:p>
    <w:p w14:paraId="36583870" w14:textId="7736F578" w:rsidR="002C1CE0" w:rsidRDefault="000B52A3" w:rsidP="00871791">
      <w:pPr>
        <w:ind w:firstLine="0"/>
        <w:rPr>
          <w:rtl/>
        </w:rPr>
      </w:pPr>
      <w:r>
        <w:t>M</w:t>
      </w:r>
      <w:r w:rsidR="00B000DC">
        <w:t xml:space="preserve">otion </w:t>
      </w:r>
      <w:r w:rsidR="002C1CE0">
        <w:t>tracking</w:t>
      </w:r>
      <w:r w:rsidR="00B66392">
        <w:t>,</w:t>
      </w:r>
      <w:r w:rsidR="002C1CE0">
        <w:t xml:space="preserve"> </w:t>
      </w:r>
      <w:r>
        <w:t>on the other hand, 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commentRangeStart w:id="12"/>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commentRangeEnd w:id="12"/>
      <w:r w:rsidR="00EC310C">
        <w:rPr>
          <w:rStyle w:val="CommentReference"/>
        </w:rPr>
        <w:commentReference w:id="12"/>
      </w:r>
      <w:r w:rsidR="00017A5E">
        <w:t xml:space="preserve"> </w:t>
      </w:r>
      <w:r w:rsidR="00036E90">
        <w:t xml:space="preserve">motion tracking </w:t>
      </w:r>
      <w:r w:rsidR="00017A5E">
        <w:t xml:space="preserve">might </w:t>
      </w:r>
      <w:r w:rsidR="00036E90">
        <w:t xml:space="preserve">accordingly </w:t>
      </w:r>
      <w:r w:rsidR="00017A5E">
        <w:t xml:space="preserve">prove to be </w:t>
      </w:r>
      <w:del w:id="13"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14"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xml:space="preserve">, and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2F566D74" w:rsidR="00252575" w:rsidRDefault="00FD1495" w:rsidP="00871791">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w:t>
      </w:r>
      <w:r w:rsidR="00C02C68">
        <w:lastRenderedPageBreak/>
        <w:t xml:space="preserve">invisible prime </w:t>
      </w:r>
      <w:r w:rsidR="00BC1FF9">
        <w:t xml:space="preserve">of </w:t>
      </w:r>
      <w:r w:rsidR="004E0C6C">
        <w:t xml:space="preserve">a person/animal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commentRangeStart w:id="15"/>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w:t>
      </w:r>
      <w:ins w:id="16" w:author="Liad Mudrik" w:date="2023-06-28T19:45:00Z">
        <w:r w:rsidR="00621D4B">
          <w:rPr>
            <w:rFonts w:ascii="Times New Roman" w:hAnsi="Times New Roman" w:cs="Times New Roman"/>
          </w:rPr>
          <w:t xml:space="preserve">see also </w:t>
        </w:r>
      </w:ins>
      <w:r w:rsidR="00420C79" w:rsidRPr="00420C79">
        <w:rPr>
          <w:rFonts w:ascii="Times New Roman" w:hAnsi="Times New Roman" w:cs="Times New Roman"/>
        </w:rPr>
        <w:t>Finkbeiner et al., 2008; Friedman &amp; Finkbeiner, 2010)</w:t>
      </w:r>
      <w:r w:rsidR="00420C79">
        <w:fldChar w:fldCharType="end"/>
      </w:r>
      <w:commentRangeEnd w:id="15"/>
      <w:r w:rsidR="00621D4B">
        <w:rPr>
          <w:rStyle w:val="CommentReference"/>
        </w:rPr>
        <w:commentReference w:id="15"/>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was examined using a subliminal priming paradigm. Primes and targets were images of </w:t>
      </w:r>
      <w:r w:rsidR="006C164D">
        <w:lastRenderedPageBreak/>
        <w:t>animals/tools that belonged to the same/different semantic category and had a similar/different shape (i.e., elongated/round) and therefor</w:t>
      </w:r>
      <w:r w:rsidR="001151CF">
        <w:t>e</w:t>
      </w:r>
      <w:r w:rsidR="006C164D">
        <w:t xml:space="preserve"> similar/different affordances. </w:t>
      </w:r>
      <w:bookmarkStart w:id="17" w:name="_Hlk110934244"/>
      <w:r w:rsidR="006C164D">
        <w:t xml:space="preserve">When responses were given via a keyboard, </w:t>
      </w:r>
      <w:bookmarkEnd w:id="17"/>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F468A6"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696384">
        <w:t>(</w:t>
      </w:r>
      <w:commentRangeStart w:id="18"/>
      <w:r w:rsidR="00696384">
        <w:t xml:space="preserve">Yaron </w:t>
      </w:r>
      <w:commentRangeEnd w:id="18"/>
      <w:r w:rsidR="00F5189C">
        <w:rPr>
          <w:rStyle w:val="CommentReference"/>
        </w:rPr>
        <w:commentReference w:id="18"/>
      </w:r>
      <w:r w:rsidR="00696384">
        <w:t>et al., in press)</w:t>
      </w:r>
      <w:r w:rsidR="00F42D58">
        <w:t>.</w:t>
      </w:r>
    </w:p>
    <w:p w14:paraId="017CF663" w14:textId="17BBAB8D" w:rsidR="008673AD" w:rsidRDefault="00F5189C" w:rsidP="00F602A6">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19" w:name="_Hlk130133941"/>
      <w:r w:rsidR="00901B3D" w:rsidRPr="00901B3D">
        <w:rPr>
          <w:rFonts w:ascii="Times New Roman" w:hAnsi="Times New Roman" w:cs="Times New Roman"/>
        </w:rPr>
        <w:t>Burk et al., 2014; Moher &amp; Song, 2014</w:t>
      </w:r>
      <w:bookmarkEnd w:id="19"/>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20"/>
      <w:commentRangeStart w:id="21"/>
      <w:r w:rsidR="002B61D0">
        <w:t>Reingold &amp; Merikle, 1988</w:t>
      </w:r>
      <w:commentRangeEnd w:id="20"/>
      <w:r w:rsidR="002B61D0">
        <w:rPr>
          <w:rStyle w:val="CommentReference"/>
        </w:rPr>
        <w:commentReference w:id="20"/>
      </w:r>
      <w:commentRangeEnd w:id="21"/>
      <w:r w:rsidR="00A25F82">
        <w:rPr>
          <w:rStyle w:val="CommentReference"/>
        </w:rPr>
        <w:commentReference w:id="21"/>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22"/>
      <w:r w:rsidR="002B61D0">
        <w:t xml:space="preserve"> Ramsoy &amp; Overgaard, 2004</w:t>
      </w:r>
      <w:commentRangeEnd w:id="22"/>
      <w:r w:rsidR="002B61D0">
        <w:rPr>
          <w:rStyle w:val="CommentReference"/>
        </w:rPr>
        <w:commentReference w:id="22"/>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23" w:name="_Toc114485389"/>
      <w:r>
        <w:t>Methods</w:t>
      </w:r>
      <w:bookmarkEnd w:id="23"/>
    </w:p>
    <w:p w14:paraId="635A0C30" w14:textId="77777777" w:rsidR="00D826D9" w:rsidRDefault="00D826D9" w:rsidP="006238E0">
      <w:pPr>
        <w:pStyle w:val="Heading4"/>
      </w:pPr>
      <w:bookmarkStart w:id="24" w:name="_Toc114485390"/>
      <w:r>
        <w:t>Participants</w:t>
      </w:r>
      <w:bookmarkEnd w:id="24"/>
    </w:p>
    <w:p w14:paraId="45B2D852" w14:textId="09A3E0C1" w:rsidR="00955DDC" w:rsidRDefault="00E432DA" w:rsidP="00A25F82">
      <w:pPr>
        <w:ind w:firstLine="0"/>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right handed</w:t>
      </w:r>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25"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rsidP="00A25F82">
      <w:pPr>
        <w:ind w:firstLine="340"/>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pPr>
      <w:bookmarkStart w:id="26" w:name="_Toc114485391"/>
      <w:r>
        <w:t>Stimuli</w:t>
      </w:r>
    </w:p>
    <w:p w14:paraId="0D6912FB" w14:textId="0BAA0B6C" w:rsidR="00B65869" w:rsidRDefault="00B65869" w:rsidP="00A25F82">
      <w:pPr>
        <w:ind w:firstLine="34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p>
    <w:p w14:paraId="3CE9451E" w14:textId="6930851D" w:rsidR="004C0942" w:rsidRDefault="004C0942" w:rsidP="004C0942">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prime which doesn't share letters in common locations with the target </w:t>
      </w:r>
      <w:r>
        <w:t xml:space="preserve">was </w:t>
      </w:r>
      <w:r w:rsidRPr="00400416">
        <w:t>selected from the alternative category (artificial/natural)</w:t>
      </w:r>
      <w:r>
        <w:t xml:space="preserve">. </w:t>
      </w:r>
      <w:r w:rsidRPr="00400416">
        <w:t>For example, in the congruent condition</w:t>
      </w:r>
      <w:r>
        <w:t>, the word</w:t>
      </w:r>
      <w:r w:rsidRPr="00400416">
        <w:t xml:space="preserve"> "phone" </w:t>
      </w:r>
      <w:r>
        <w:t xml:space="preserve">would </w:t>
      </w:r>
      <w:r w:rsidRPr="00400416">
        <w:t xml:space="preserve">be preceded by "PHONE", while in the incongruent condition </w:t>
      </w:r>
      <w:r w:rsidRPr="00400416">
        <w:lastRenderedPageBreak/>
        <w:t xml:space="preserve">it </w:t>
      </w:r>
      <w:r>
        <w:t xml:space="preserve">could </w:t>
      </w:r>
      <w:r w:rsidRPr="00400416">
        <w:t>be preceded by "GRASS"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 xml:space="preserve">. </w:t>
      </w:r>
      <w:r w:rsidRPr="00400416">
        <w:t xml:space="preserve">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Del="00296B06" w:rsidRDefault="004C0942" w:rsidP="004C0942">
      <w:pPr>
        <w:ind w:firstLine="340"/>
        <w:rPr>
          <w:del w:id="27" w:author="Chen Heller" w:date="2023-07-31T12:43:00Z"/>
        </w:rPr>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476ECEAD" w14:textId="71D48D11" w:rsidR="004C0942" w:rsidRDefault="004C0942" w:rsidP="00296B06">
      <w:pPr>
        <w:ind w:firstLine="340"/>
        <w:pPrChange w:id="28" w:author="Chen Heller" w:date="2023-07-31T12:43:00Z">
          <w:pPr>
            <w:ind w:firstLine="0"/>
          </w:pPr>
        </w:pPrChange>
      </w:pPr>
    </w:p>
    <w:p w14:paraId="1309E783" w14:textId="77777777" w:rsidR="00B65869" w:rsidRDefault="00B65869" w:rsidP="00B65869">
      <w:pPr>
        <w:pStyle w:val="Heading4"/>
      </w:pPr>
      <w:r>
        <w:t>Apparatus</w:t>
      </w:r>
    </w:p>
    <w:p w14:paraId="05A8EE64" w14:textId="6E03BAC0" w:rsidR="00B65869" w:rsidRDefault="00D5069E" w:rsidP="00B65869">
      <w:pPr>
        <w:ind w:firstLine="0"/>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 xml:space="preserve">displayed on a VPIXX monitor (VIEWPixx /3D Lite LCD display and data acquisition system, version 3.7.6287) using Matlab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and Psychtoolbox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r w:rsidR="009E311A" w:rsidRPr="009E311A">
        <w:fldChar w:fldCharType="begin"/>
      </w:r>
      <w:r w:rsidR="009E311A" w:rsidRPr="009E311A">
        <w:instrText xml:space="preserve"> REF _Ref134430239 \h </w:instrText>
      </w:r>
      <w:r w:rsidR="009E311A">
        <w:instrText xml:space="preserve"> \* MERGEFORMAT </w:instrText>
      </w:r>
      <w:r w:rsidR="009E311A" w:rsidRPr="009E311A">
        <w:fldChar w:fldCharType="separate"/>
      </w:r>
      <w:r w:rsidR="009E311A" w:rsidRPr="009E311A">
        <w:t xml:space="preserve">Figure </w:t>
      </w:r>
      <w:r w:rsidR="009E311A" w:rsidRPr="00DB1FF3">
        <w:t>1</w:t>
      </w:r>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screen or </w:t>
      </w:r>
      <w:r w:rsidR="00B65869" w:rsidRPr="007846C7">
        <w:lastRenderedPageBreak/>
        <w:t>closer. A system of 6 OptiTrack Flex 13 cameras by NaturalPoint, Inc. track</w:t>
      </w:r>
      <w:r w:rsidR="00B65869">
        <w:t>ed</w:t>
      </w:r>
      <w:r w:rsidR="00B65869" w:rsidRPr="007846C7">
        <w:t xml:space="preserve"> the marker's 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NatNet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r w:rsidR="00B65869" w:rsidRPr="006D3EC2">
        <w:rPr>
          <w:rFonts w:ascii="Times New Roman" w:hAnsi="Times New Roman" w:cs="Times New Roman"/>
          <w:i/>
          <w:iCs/>
        </w:rPr>
        <w:t>NatNet SDK</w:t>
      </w:r>
      <w:r w:rsidR="00B65869" w:rsidRPr="006D3EC2">
        <w:rPr>
          <w:rFonts w:ascii="Times New Roman" w:hAnsi="Times New Roman" w:cs="Times New Roman"/>
        </w:rPr>
        <w:t>, 2021)</w:t>
      </w:r>
      <w:r w:rsidR="00B65869">
        <w:fldChar w:fldCharType="end"/>
      </w:r>
      <w:r w:rsidR="00B65869">
        <w:t xml:space="preserve"> </w:t>
      </w:r>
      <w:r w:rsidR="00B65869" w:rsidRPr="007846C7">
        <w:t>and recorded with Matlab.</w:t>
      </w:r>
    </w:p>
    <w:p w14:paraId="6766FECF" w14:textId="4C6EC9CB" w:rsidR="00CA2A96" w:rsidRPr="00DB1FF3" w:rsidDel="00F43DE5" w:rsidRDefault="00CA2A96" w:rsidP="00DB1FF3">
      <w:pPr>
        <w:pStyle w:val="Caption"/>
        <w:keepNext/>
        <w:spacing w:line="480" w:lineRule="auto"/>
        <w:jc w:val="left"/>
        <w:rPr>
          <w:moveFrom w:id="29" w:author="Liad Mudrik" w:date="2023-06-28T20:59:00Z"/>
          <w:b/>
          <w:bCs/>
          <w:i w:val="0"/>
          <w:iCs w:val="0"/>
          <w:sz w:val="24"/>
          <w:szCs w:val="20"/>
        </w:rPr>
      </w:pPr>
      <w:moveFromRangeStart w:id="30" w:author="Liad Mudrik" w:date="2023-06-28T20:59:00Z" w:name="move138878359"/>
      <w:moveFrom w:id="31" w:author="Liad Mudrik" w:date="2023-06-28T20:59:00Z">
        <w:r w:rsidRPr="00DB1FF3" w:rsidDel="00F43DE5">
          <w:rPr>
            <w:b/>
            <w:bCs/>
            <w:i w:val="0"/>
            <w:iCs w:val="0"/>
            <w:sz w:val="24"/>
            <w:szCs w:val="20"/>
          </w:rPr>
          <w:t xml:space="preserve">Figure </w:t>
        </w:r>
        <w:r w:rsidRPr="00DB1FF3" w:rsidDel="00F43DE5">
          <w:rPr>
            <w:b/>
            <w:bCs/>
            <w:i w:val="0"/>
            <w:iCs w:val="0"/>
            <w:szCs w:val="20"/>
          </w:rPr>
          <w:fldChar w:fldCharType="begin"/>
        </w:r>
        <w:r w:rsidRPr="00DB1FF3" w:rsidDel="00F43DE5">
          <w:rPr>
            <w:b/>
            <w:bCs/>
            <w:i w:val="0"/>
            <w:iCs w:val="0"/>
            <w:sz w:val="24"/>
            <w:szCs w:val="20"/>
          </w:rPr>
          <w:instrText xml:space="preserve"> SEQ Figure \* ARABIC </w:instrText>
        </w:r>
        <w:r w:rsidRPr="00DB1FF3" w:rsidDel="00F43DE5">
          <w:rPr>
            <w:b/>
            <w:bCs/>
            <w:i w:val="0"/>
            <w:iCs w:val="0"/>
            <w:szCs w:val="20"/>
          </w:rPr>
          <w:fldChar w:fldCharType="separate"/>
        </w:r>
        <w:r w:rsidRPr="00DB1FF3" w:rsidDel="00F43DE5">
          <w:rPr>
            <w:b/>
            <w:bCs/>
            <w:i w:val="0"/>
            <w:iCs w:val="0"/>
            <w:noProof/>
            <w:sz w:val="24"/>
            <w:szCs w:val="20"/>
          </w:rPr>
          <w:t>1</w:t>
        </w:r>
        <w:r w:rsidRPr="00DB1FF3" w:rsidDel="00F43DE5">
          <w:rPr>
            <w:b/>
            <w:bCs/>
            <w:i w:val="0"/>
            <w:iCs w:val="0"/>
            <w:szCs w:val="20"/>
          </w:rPr>
          <w:fldChar w:fldCharType="end"/>
        </w:r>
      </w:moveFrom>
    </w:p>
    <w:p w14:paraId="5DA0067E" w14:textId="2C461979" w:rsidR="00CA2A96" w:rsidRPr="008C3EB8" w:rsidDel="00F43DE5" w:rsidRDefault="009159A8" w:rsidP="00DB1FF3">
      <w:pPr>
        <w:ind w:firstLine="0"/>
        <w:rPr>
          <w:moveFrom w:id="32" w:author="Liad Mudrik" w:date="2023-06-28T20:59:00Z"/>
        </w:rPr>
      </w:pPr>
      <w:moveFrom w:id="33" w:author="Liad Mudrik" w:date="2023-06-28T20:59:00Z">
        <w:r w:rsidRPr="00DB1FF3" w:rsidDel="00F43DE5">
          <w:rPr>
            <w:i/>
            <w:iCs/>
          </w:rPr>
          <w:t>Experimental Setup</w:t>
        </w:r>
      </w:moveFrom>
    </w:p>
    <w:moveFromRangeEnd w:id="30"/>
    <w:p w14:paraId="142171C9" w14:textId="57FD686D" w:rsidR="00854D68" w:rsidRDefault="009A6E21" w:rsidP="00854D68">
      <w:pPr>
        <w:pStyle w:val="NoSpacing"/>
        <w:keepNext/>
        <w:bidi w:val="0"/>
        <w:jc w:val="center"/>
      </w:pPr>
      <w:del w:id="34"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Caption"/>
        <w:keepNext/>
        <w:ind w:left="567" w:right="713"/>
        <w:rPr>
          <w:del w:id="35" w:author="zeev" w:date="2023-07-25T17:27:00Z"/>
          <w:moveTo w:id="36" w:author="Liad Mudrik" w:date="2023-06-28T20:59:00Z"/>
          <w:b/>
          <w:bCs/>
          <w:i w:val="0"/>
          <w:iCs w:val="0"/>
          <w:szCs w:val="22"/>
          <w:rPrChange w:id="37" w:author="Liad Mudrik" w:date="2023-06-28T20:59:00Z">
            <w:rPr>
              <w:del w:id="38" w:author="zeev" w:date="2023-07-25T17:27:00Z"/>
              <w:moveTo w:id="39" w:author="Liad Mudrik" w:date="2023-06-28T20:59:00Z"/>
              <w:b/>
              <w:bCs/>
              <w:i w:val="0"/>
              <w:iCs w:val="0"/>
              <w:sz w:val="24"/>
              <w:szCs w:val="20"/>
            </w:rPr>
          </w:rPrChange>
        </w:rPr>
        <w:pPrChange w:id="40" w:author="Liad Mudrik" w:date="2023-06-28T20:59:00Z">
          <w:pPr>
            <w:pStyle w:val="Caption"/>
            <w:keepNext/>
            <w:spacing w:line="480" w:lineRule="auto"/>
            <w:jc w:val="left"/>
          </w:pPr>
        </w:pPrChange>
      </w:pPr>
      <w:bookmarkStart w:id="41" w:name="_Ref134430239"/>
      <w:moveToRangeStart w:id="42" w:author="Liad Mudrik" w:date="2023-06-28T20:59:00Z" w:name="move138878359"/>
      <w:commentRangeStart w:id="43"/>
      <w:commentRangeStart w:id="44"/>
      <w:moveTo w:id="45" w:author="Liad Mudrik" w:date="2023-06-28T20:59:00Z">
        <w:del w:id="46" w:author="zeev" w:date="2023-07-25T17:27:00Z">
          <w:r w:rsidRPr="00F43DE5" w:rsidDel="00860226">
            <w:rPr>
              <w:b/>
              <w:bCs/>
              <w:i w:val="0"/>
              <w:iCs w:val="0"/>
              <w:szCs w:val="22"/>
              <w:rPrChange w:id="47" w:author="Liad Mudrik" w:date="2023-06-28T20:59:00Z">
                <w:rPr>
                  <w:b/>
                  <w:bCs/>
                  <w:i w:val="0"/>
                  <w:iCs w:val="0"/>
                  <w:szCs w:val="20"/>
                </w:rPr>
              </w:rPrChange>
            </w:rPr>
            <w:delText xml:space="preserve">Figure </w:delText>
          </w:r>
          <w:r w:rsidRPr="00F43DE5" w:rsidDel="00860226">
            <w:rPr>
              <w:b/>
              <w:bCs/>
              <w:i w:val="0"/>
              <w:iCs w:val="0"/>
              <w:szCs w:val="22"/>
              <w:rPrChange w:id="48" w:author="Liad Mudrik" w:date="2023-06-28T20:59:00Z">
                <w:rPr>
                  <w:b/>
                  <w:bCs/>
                  <w:i w:val="0"/>
                  <w:iCs w:val="0"/>
                  <w:szCs w:val="20"/>
                </w:rPr>
              </w:rPrChange>
            </w:rPr>
            <w:fldChar w:fldCharType="begin"/>
          </w:r>
          <w:r w:rsidRPr="00F43DE5" w:rsidDel="00860226">
            <w:rPr>
              <w:b/>
              <w:bCs/>
              <w:i w:val="0"/>
              <w:iCs w:val="0"/>
              <w:szCs w:val="22"/>
              <w:rPrChange w:id="49" w:author="Liad Mudrik" w:date="2023-06-28T20:59:00Z">
                <w:rPr>
                  <w:b/>
                  <w:bCs/>
                  <w:i w:val="0"/>
                  <w:iCs w:val="0"/>
                  <w:szCs w:val="20"/>
                </w:rPr>
              </w:rPrChange>
            </w:rPr>
            <w:delInstrText xml:space="preserve"> SEQ Figure \* ARABIC </w:delInstrText>
          </w:r>
          <w:r w:rsidRPr="00F43DE5" w:rsidDel="00860226">
            <w:rPr>
              <w:b/>
              <w:bCs/>
              <w:i w:val="0"/>
              <w:iCs w:val="0"/>
              <w:szCs w:val="22"/>
              <w:rPrChange w:id="50" w:author="Liad Mudrik" w:date="2023-06-28T20:59:00Z">
                <w:rPr>
                  <w:b/>
                  <w:bCs/>
                  <w:i w:val="0"/>
                  <w:iCs w:val="0"/>
                  <w:szCs w:val="20"/>
                </w:rPr>
              </w:rPrChange>
            </w:rPr>
            <w:fldChar w:fldCharType="separate"/>
          </w:r>
          <w:r w:rsidRPr="00F43DE5" w:rsidDel="00860226">
            <w:rPr>
              <w:b/>
              <w:bCs/>
              <w:i w:val="0"/>
              <w:iCs w:val="0"/>
              <w:noProof/>
              <w:szCs w:val="22"/>
              <w:rPrChange w:id="51" w:author="Liad Mudrik" w:date="2023-06-28T20:59:00Z">
                <w:rPr>
                  <w:b/>
                  <w:bCs/>
                  <w:i w:val="0"/>
                  <w:iCs w:val="0"/>
                  <w:noProof/>
                  <w:szCs w:val="20"/>
                </w:rPr>
              </w:rPrChange>
            </w:rPr>
            <w:delText>1</w:delText>
          </w:r>
          <w:r w:rsidRPr="00F43DE5" w:rsidDel="00860226">
            <w:rPr>
              <w:b/>
              <w:bCs/>
              <w:i w:val="0"/>
              <w:iCs w:val="0"/>
              <w:szCs w:val="22"/>
              <w:rPrChange w:id="52" w:author="Liad Mudrik" w:date="2023-06-28T20:59:00Z">
                <w:rPr>
                  <w:b/>
                  <w:bCs/>
                  <w:i w:val="0"/>
                  <w:iCs w:val="0"/>
                  <w:szCs w:val="20"/>
                </w:rPr>
              </w:rPrChange>
            </w:rPr>
            <w:fldChar w:fldCharType="end"/>
          </w:r>
        </w:del>
      </w:moveTo>
      <w:bookmarkEnd w:id="41"/>
      <w:ins w:id="53" w:author="Liad Mudrik" w:date="2023-06-28T20:59:00Z">
        <w:del w:id="54" w:author="zeev" w:date="2023-07-25T17:27:00Z">
          <w:r w:rsidRPr="00F43DE5" w:rsidDel="00860226">
            <w:rPr>
              <w:b/>
              <w:bCs/>
              <w:i w:val="0"/>
              <w:iCs w:val="0"/>
              <w:szCs w:val="22"/>
              <w:rPrChange w:id="55" w:author="Liad Mudrik" w:date="2023-06-28T20:59:00Z">
                <w:rPr>
                  <w:b/>
                  <w:bCs/>
                  <w:i w:val="0"/>
                  <w:iCs w:val="0"/>
                  <w:szCs w:val="20"/>
                </w:rPr>
              </w:rPrChange>
            </w:rPr>
            <w:delText xml:space="preserve">: </w:delText>
          </w:r>
          <w:r w:rsidRPr="00F43DE5" w:rsidDel="00860226">
            <w:rPr>
              <w:szCs w:val="22"/>
              <w:rPrChange w:id="56" w:author="Liad Mudrik" w:date="2023-06-28T20:59:00Z">
                <w:rPr/>
              </w:rPrChange>
            </w:rPr>
            <w:delText xml:space="preserve"> </w:delText>
          </w:r>
        </w:del>
      </w:ins>
      <w:commentRangeEnd w:id="43"/>
      <w:ins w:id="57" w:author="Liad Mudrik" w:date="2023-06-28T21:01:00Z">
        <w:del w:id="58" w:author="zeev" w:date="2023-07-25T17:27:00Z">
          <w:r w:rsidR="00420454" w:rsidDel="00860226">
            <w:rPr>
              <w:rStyle w:val="CommentReference"/>
              <w:i w:val="0"/>
              <w:iCs w:val="0"/>
              <w:color w:val="auto"/>
            </w:rPr>
            <w:commentReference w:id="43"/>
          </w:r>
        </w:del>
      </w:ins>
      <w:commentRangeEnd w:id="44"/>
      <w:r w:rsidR="00860226">
        <w:rPr>
          <w:rStyle w:val="CommentReference"/>
          <w:i w:val="0"/>
          <w:iCs w:val="0"/>
          <w:color w:val="auto"/>
        </w:rPr>
        <w:commentReference w:id="44"/>
      </w:r>
    </w:p>
    <w:p w14:paraId="2C058CE9" w14:textId="2631F143" w:rsidR="00F43DE5" w:rsidRPr="00F43DE5" w:rsidDel="00860226" w:rsidRDefault="00F43DE5">
      <w:pPr>
        <w:pStyle w:val="Caption"/>
        <w:keepNext/>
        <w:ind w:left="567" w:right="713"/>
        <w:rPr>
          <w:del w:id="59" w:author="zeev" w:date="2023-07-25T17:27:00Z"/>
          <w:moveTo w:id="60" w:author="Liad Mudrik" w:date="2023-06-28T20:59:00Z"/>
          <w:iCs w:val="0"/>
          <w:szCs w:val="22"/>
          <w:rPrChange w:id="61" w:author="Liad Mudrik" w:date="2023-06-28T20:59:00Z">
            <w:rPr>
              <w:del w:id="62" w:author="zeev" w:date="2023-07-25T17:27:00Z"/>
              <w:moveTo w:id="63" w:author="Liad Mudrik" w:date="2023-06-28T20:59:00Z"/>
              <w:iCs/>
            </w:rPr>
          </w:rPrChange>
        </w:rPr>
        <w:pPrChange w:id="64" w:author="Liad Mudrik" w:date="2023-06-28T20:59:00Z">
          <w:pPr>
            <w:ind w:firstLine="0"/>
          </w:pPr>
        </w:pPrChange>
      </w:pPr>
      <w:ins w:id="65" w:author="Liad Mudrik" w:date="2023-06-28T20:59:00Z">
        <w:del w:id="66" w:author="zeev" w:date="2023-07-25T17:27:00Z">
          <w:r w:rsidRPr="00F43DE5" w:rsidDel="00860226">
            <w:rPr>
              <w:iCs w:val="0"/>
              <w:szCs w:val="22"/>
              <w:rPrChange w:id="67" w:author="Liad Mudrik" w:date="2023-06-28T20:59:00Z">
                <w:rPr>
                  <w:iCs/>
                </w:rPr>
              </w:rPrChange>
            </w:rPr>
            <w:delText xml:space="preserve">An illustration of the </w:delText>
          </w:r>
        </w:del>
      </w:ins>
      <w:moveTo w:id="68" w:author="Liad Mudrik" w:date="2023-06-28T20:59:00Z">
        <w:del w:id="69" w:author="zeev" w:date="2023-07-25T17:27:00Z">
          <w:r w:rsidRPr="00F43DE5" w:rsidDel="00860226">
            <w:rPr>
              <w:iCs w:val="0"/>
              <w:szCs w:val="22"/>
              <w:rPrChange w:id="70" w:author="Liad Mudrik" w:date="2023-06-28T20:59:00Z">
                <w:rPr>
                  <w:iCs/>
                </w:rPr>
              </w:rPrChange>
            </w:rPr>
            <w:delText>E</w:delText>
          </w:r>
        </w:del>
      </w:moveTo>
      <w:ins w:id="71" w:author="Liad Mudrik" w:date="2023-06-28T20:59:00Z">
        <w:del w:id="72" w:author="zeev" w:date="2023-07-25T17:27:00Z">
          <w:r w:rsidRPr="00F43DE5" w:rsidDel="00860226">
            <w:rPr>
              <w:iCs w:val="0"/>
              <w:szCs w:val="22"/>
              <w:rPrChange w:id="73" w:author="Liad Mudrik" w:date="2023-06-28T20:59:00Z">
                <w:rPr>
                  <w:iCs/>
                </w:rPr>
              </w:rPrChange>
            </w:rPr>
            <w:delText>e</w:delText>
          </w:r>
        </w:del>
      </w:ins>
      <w:moveTo w:id="74" w:author="Liad Mudrik" w:date="2023-06-28T20:59:00Z">
        <w:del w:id="75" w:author="zeev" w:date="2023-07-25T17:27:00Z">
          <w:r w:rsidRPr="00F43DE5" w:rsidDel="00860226">
            <w:rPr>
              <w:iCs w:val="0"/>
              <w:szCs w:val="22"/>
              <w:rPrChange w:id="76" w:author="Liad Mudrik" w:date="2023-06-28T20:59:00Z">
                <w:rPr>
                  <w:iCs/>
                </w:rPr>
              </w:rPrChange>
            </w:rPr>
            <w:delText xml:space="preserve">xperimental </w:delText>
          </w:r>
        </w:del>
      </w:moveTo>
      <w:ins w:id="77" w:author="Liad Mudrik" w:date="2023-06-28T20:59:00Z">
        <w:del w:id="78" w:author="zeev" w:date="2023-07-25T17:27:00Z">
          <w:r w:rsidRPr="00F43DE5" w:rsidDel="00860226">
            <w:rPr>
              <w:iCs w:val="0"/>
              <w:szCs w:val="22"/>
              <w:rPrChange w:id="79" w:author="Liad Mudrik" w:date="2023-06-28T20:59:00Z">
                <w:rPr>
                  <w:iCs/>
                </w:rPr>
              </w:rPrChange>
            </w:rPr>
            <w:delText>S</w:delText>
          </w:r>
        </w:del>
      </w:ins>
      <w:moveTo w:id="80" w:author="Liad Mudrik" w:date="2023-06-28T20:59:00Z">
        <w:del w:id="81" w:author="zeev" w:date="2023-07-25T17:27:00Z">
          <w:r w:rsidRPr="00F43DE5" w:rsidDel="00860226">
            <w:rPr>
              <w:iCs w:val="0"/>
              <w:szCs w:val="22"/>
              <w:rPrChange w:id="82" w:author="Liad Mudrik" w:date="2023-06-28T20:59:00Z">
                <w:rPr>
                  <w:iCs/>
                </w:rPr>
              </w:rPrChange>
            </w:rPr>
            <w:delText>Setup</w:delText>
          </w:r>
        </w:del>
      </w:moveTo>
      <w:ins w:id="83" w:author="Liad Mudrik" w:date="2023-06-28T20:59:00Z">
        <w:del w:id="84" w:author="zeev" w:date="2023-07-25T17:27:00Z">
          <w:r w:rsidRPr="00F43DE5" w:rsidDel="00860226">
            <w:rPr>
              <w:iCs w:val="0"/>
              <w:szCs w:val="22"/>
              <w:rPrChange w:id="85" w:author="Liad Mudrik" w:date="2023-06-28T20:59:00Z">
                <w:rPr>
                  <w:iCs/>
                </w:rPr>
              </w:rPrChange>
            </w:rPr>
            <w:delText xml:space="preserve">. </w:delText>
          </w:r>
        </w:del>
      </w:ins>
    </w:p>
    <w:moveToRangeEnd w:id="42"/>
    <w:p w14:paraId="7A776834" w14:textId="0F678A36" w:rsidR="00F43DE5" w:rsidRDefault="00CA2A96" w:rsidP="00F9302D">
      <w:pPr>
        <w:pStyle w:val="Caption"/>
        <w:keepNext/>
        <w:ind w:left="567" w:right="713"/>
      </w:pPr>
      <w:del w:id="86" w:author="zeev" w:date="2023-07-25T17:27:00Z">
        <w:r w:rsidRPr="00F43DE5" w:rsidDel="00860226">
          <w:rPr>
            <w:i w:val="0"/>
            <w:iCs w:val="0"/>
            <w:color w:val="auto"/>
            <w:szCs w:val="22"/>
            <w:rPrChange w:id="87" w:author="Liad Mudrik" w:date="2023-06-28T20:59:00Z">
              <w:rPr>
                <w:i w:val="0"/>
                <w:iCs w:val="0"/>
                <w:color w:val="auto"/>
                <w:sz w:val="24"/>
                <w:szCs w:val="24"/>
              </w:rPr>
            </w:rPrChange>
          </w:rPr>
          <w:delText>Note.</w:delText>
        </w:r>
        <w:r w:rsidR="00854D68" w:rsidRPr="00F43DE5" w:rsidDel="00860226">
          <w:rPr>
            <w:i w:val="0"/>
            <w:iCs w:val="0"/>
            <w:szCs w:val="22"/>
            <w:rPrChange w:id="88" w:author="Liad Mudrik" w:date="2023-06-28T20:59:00Z">
              <w:rPr/>
            </w:rPrChange>
          </w:rPr>
          <w:delText xml:space="preserve"> </w:delText>
        </w:r>
      </w:del>
      <w:ins w:id="89" w:author="Liad Mudrik" w:date="2023-06-28T20:59:00Z">
        <w:del w:id="90" w:author="zeev" w:date="2023-07-25T17:27:00Z">
          <w:r w:rsidR="00F43DE5" w:rsidDel="00860226">
            <w:rPr>
              <w:i w:val="0"/>
              <w:iCs w:val="0"/>
              <w:szCs w:val="22"/>
            </w:rPr>
            <w:delText xml:space="preserve"> </w:delText>
          </w:r>
        </w:del>
      </w:ins>
      <w:del w:id="91" w:author="zeev" w:date="2023-07-25T17:27:00Z">
        <w:r w:rsidR="00854D68" w:rsidRPr="00F43DE5" w:rsidDel="00860226">
          <w:rPr>
            <w:i w:val="0"/>
            <w:iCs w:val="0"/>
            <w:szCs w:val="22"/>
            <w:rPrChange w:id="92" w:author="Liad Mudrik" w:date="2023-06-28T20:59:00Z">
              <w:rPr/>
            </w:rPrChange>
          </w:rPr>
          <w:delText xml:space="preserve">A participant placing his finger on the starting point which is located </w:delText>
        </w:r>
        <w:r w:rsidR="004907D7" w:rsidRPr="00F43DE5" w:rsidDel="00860226">
          <w:rPr>
            <w:i w:val="0"/>
            <w:iCs w:val="0"/>
            <w:szCs w:val="22"/>
            <w:rPrChange w:id="93" w:author="Liad Mudrik" w:date="2023-06-28T20:59:00Z">
              <w:rPr/>
            </w:rPrChange>
          </w:rPr>
          <w:delText>35</w:delText>
        </w:r>
        <w:r w:rsidR="00854D68" w:rsidRPr="00F43DE5" w:rsidDel="00860226">
          <w:rPr>
            <w:i w:val="0"/>
            <w:iCs w:val="0"/>
            <w:szCs w:val="22"/>
            <w:rPrChange w:id="94" w:author="Liad Mudrik" w:date="2023-06-28T20:59:00Z">
              <w:rPr/>
            </w:rPrChange>
          </w:rPr>
          <w:delText>cm away from the screen. The target is positioned 24</w:delText>
        </w:r>
      </w:del>
      <w:ins w:id="95" w:author="Liad Mudrik" w:date="2023-06-28T20:59:00Z">
        <w:del w:id="96" w:author="zeev" w:date="2023-07-25T17:27:00Z">
          <w:r w:rsidR="00F43DE5" w:rsidDel="00860226">
            <w:rPr>
              <w:i w:val="0"/>
              <w:iCs w:val="0"/>
              <w:szCs w:val="22"/>
            </w:rPr>
            <w:delText xml:space="preserve"> </w:delText>
          </w:r>
        </w:del>
      </w:ins>
      <w:del w:id="97" w:author="zeev" w:date="2023-07-25T17:27:00Z">
        <w:r w:rsidR="00854D68" w:rsidRPr="00F43DE5" w:rsidDel="00860226">
          <w:rPr>
            <w:i w:val="0"/>
            <w:iCs w:val="0"/>
            <w:szCs w:val="22"/>
            <w:rPrChange w:id="98" w:author="Liad Mudrik" w:date="2023-06-28T20:59:00Z">
              <w:rPr/>
            </w:rPrChange>
          </w:rPr>
          <w:delText>cm above the starting point and the answers are placed on each of its sides, 20</w:delText>
        </w:r>
      </w:del>
      <w:ins w:id="99" w:author="Liad Mudrik" w:date="2023-06-28T21:00:00Z">
        <w:del w:id="100" w:author="zeev" w:date="2023-07-25T17:27:00Z">
          <w:r w:rsidR="00F43DE5" w:rsidDel="00860226">
            <w:rPr>
              <w:i w:val="0"/>
              <w:iCs w:val="0"/>
              <w:szCs w:val="22"/>
            </w:rPr>
            <w:delText xml:space="preserve"> </w:delText>
          </w:r>
        </w:del>
      </w:ins>
      <w:del w:id="101" w:author="zeev" w:date="2023-07-25T17:27:00Z">
        <w:r w:rsidR="00854D68" w:rsidRPr="00F43DE5" w:rsidDel="00860226">
          <w:rPr>
            <w:i w:val="0"/>
            <w:iCs w:val="0"/>
            <w:szCs w:val="22"/>
            <w:rPrChange w:id="102" w:author="Liad Mudrik" w:date="2023-06-28T20:59:00Z">
              <w:rPr/>
            </w:rPrChange>
          </w:rPr>
          <w:delText>cm apart. Z axis maps the path to and from the screen. X</w:delText>
        </w:r>
        <w:r w:rsidR="00F0759A" w:rsidRPr="00F43DE5" w:rsidDel="00860226">
          <w:rPr>
            <w:i w:val="0"/>
            <w:iCs w:val="0"/>
            <w:szCs w:val="22"/>
            <w:rPrChange w:id="103" w:author="Liad Mudrik" w:date="2023-06-28T20:59:00Z">
              <w:rPr/>
            </w:rPrChange>
          </w:rPr>
          <w:delText>-</w:delText>
        </w:r>
        <w:r w:rsidR="00854D68" w:rsidRPr="00F43DE5" w:rsidDel="00860226">
          <w:rPr>
            <w:i w:val="0"/>
            <w:iCs w:val="0"/>
            <w:szCs w:val="22"/>
            <w:rPrChange w:id="104" w:author="Liad Mudrik" w:date="2023-06-28T20:59:00Z">
              <w:rPr/>
            </w:rPrChange>
          </w:rPr>
          <w:delText>axis maps the left and right directions. Y axis maps the up and down directions</w:delText>
        </w:r>
      </w:del>
      <w:r w:rsidR="00854D68" w:rsidRPr="009159A8">
        <w:t>.</w:t>
      </w:r>
    </w:p>
    <w:p w14:paraId="1CB04382" w14:textId="77777777" w:rsidR="00F9302D" w:rsidRPr="00F9302D" w:rsidRDefault="00F9302D" w:rsidP="00F9302D">
      <w:pPr>
        <w:ind w:firstLine="0"/>
        <w:rPr>
          <w:ins w:id="105" w:author="Liad Mudrik" w:date="2023-06-28T20:59:00Z"/>
        </w:rPr>
      </w:pPr>
    </w:p>
    <w:p w14:paraId="5FC1E55D" w14:textId="2EA491BA" w:rsidR="00D826D9" w:rsidRDefault="00D826D9" w:rsidP="00DB1FF3">
      <w:pPr>
        <w:pStyle w:val="Heading4"/>
      </w:pPr>
      <w:r>
        <w:t>P</w:t>
      </w:r>
      <w:commentRangeStart w:id="106"/>
      <w:r>
        <w:t>rocedur</w:t>
      </w:r>
      <w:commentRangeEnd w:id="106"/>
      <w:r w:rsidR="00EF0DEB">
        <w:rPr>
          <w:rStyle w:val="CommentReference"/>
          <w:rFonts w:eastAsiaTheme="minorEastAsia"/>
          <w:i w:val="0"/>
          <w:iCs w:val="0"/>
          <w:rtl/>
        </w:rPr>
        <w:commentReference w:id="106"/>
      </w:r>
      <w:r>
        <w:t>e</w:t>
      </w:r>
      <w:bookmarkEnd w:id="26"/>
    </w:p>
    <w:p w14:paraId="4E8D7141" w14:textId="6D07F046" w:rsidR="005D3136" w:rsidRDefault="007156FD">
      <w:pPr>
        <w:ind w:firstLine="340"/>
        <w:pPrChange w:id="107" w:author="Liad Mudrik" w:date="2023-06-28T21:11: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 xml:space="preserve">Half </w:t>
      </w:r>
      <w:r w:rsidR="005D3136">
        <w:lastRenderedPageBreak/>
        <w:t xml:space="preserve">the trials were congruent and half incongruent (pseudorandomly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05327073"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r w:rsidR="0053605B" w:rsidRPr="0053605B">
        <w:fldChar w:fldCharType="begin"/>
      </w:r>
      <w:r w:rsidR="0053605B" w:rsidRPr="0053605B">
        <w:instrText xml:space="preserve"> REF _Ref134430361 \h </w:instrText>
      </w:r>
      <w:r w:rsidR="0053605B">
        <w:instrText xml:space="preserve"> \* MERGEFORMAT </w:instrText>
      </w:r>
      <w:r w:rsidR="0053605B" w:rsidRPr="0053605B">
        <w:fldChar w:fldCharType="separate"/>
      </w:r>
      <w:r w:rsidR="0053605B" w:rsidRPr="0053605B">
        <w:t xml:space="preserve">Figure </w:t>
      </w:r>
      <w:r w:rsidR="0053605B" w:rsidRPr="00DB1FF3">
        <w:t>2</w:t>
      </w:r>
      <w:r w:rsidR="0053605B" w:rsidRPr="0053605B">
        <w:fldChar w:fldCharType="end"/>
      </w:r>
      <w:r w:rsidRPr="00400416">
        <w:t>).</w:t>
      </w:r>
    </w:p>
    <w:p w14:paraId="2F3D9DD7" w14:textId="7B3F57B8" w:rsidR="00F9302D" w:rsidRPr="00DB1FF3" w:rsidDel="004E1EB8" w:rsidRDefault="00F9302D" w:rsidP="00F9302D">
      <w:pPr>
        <w:pStyle w:val="Caption"/>
        <w:keepNext/>
        <w:spacing w:line="480" w:lineRule="auto"/>
        <w:jc w:val="left"/>
        <w:rPr>
          <w:moveFrom w:id="108" w:author="Liad Mudrik" w:date="2023-06-28T21:14:00Z"/>
          <w:b/>
          <w:bCs/>
          <w:i w:val="0"/>
          <w:iCs w:val="0"/>
          <w:sz w:val="24"/>
          <w:szCs w:val="20"/>
        </w:rPr>
      </w:pPr>
      <w:moveFromRangeStart w:id="109" w:author="Liad Mudrik" w:date="2023-06-28T21:14:00Z" w:name="move138879304"/>
      <w:commentRangeStart w:id="110"/>
      <w:moveFrom w:id="111" w:author="Liad Mudrik" w:date="2023-06-28T21:14:00Z">
        <w:r w:rsidRPr="00DB1FF3" w:rsidDel="004E1EB8">
          <w:rPr>
            <w:b/>
            <w:bCs/>
            <w:i w:val="0"/>
            <w:iCs w:val="0"/>
            <w:sz w:val="24"/>
            <w:szCs w:val="20"/>
          </w:rPr>
          <w:t xml:space="preserve">Figure </w:t>
        </w:r>
        <w:r w:rsidRPr="00DB1FF3" w:rsidDel="004E1EB8">
          <w:rPr>
            <w:b/>
            <w:bCs/>
            <w:i w:val="0"/>
            <w:iCs w:val="0"/>
            <w:szCs w:val="20"/>
          </w:rPr>
          <w:fldChar w:fldCharType="begin"/>
        </w:r>
        <w:r w:rsidRPr="00DB1FF3" w:rsidDel="004E1EB8">
          <w:rPr>
            <w:b/>
            <w:bCs/>
            <w:i w:val="0"/>
            <w:iCs w:val="0"/>
            <w:sz w:val="24"/>
            <w:szCs w:val="20"/>
          </w:rPr>
          <w:instrText xml:space="preserve"> SEQ Figure \* ARABIC </w:instrText>
        </w:r>
        <w:r w:rsidRPr="00DB1FF3" w:rsidDel="004E1EB8">
          <w:rPr>
            <w:b/>
            <w:bCs/>
            <w:i w:val="0"/>
            <w:iCs w:val="0"/>
            <w:szCs w:val="20"/>
          </w:rPr>
          <w:fldChar w:fldCharType="separate"/>
        </w:r>
        <w:r w:rsidRPr="00DB1FF3" w:rsidDel="004E1EB8">
          <w:rPr>
            <w:b/>
            <w:bCs/>
            <w:i w:val="0"/>
            <w:iCs w:val="0"/>
            <w:noProof/>
            <w:sz w:val="24"/>
            <w:szCs w:val="20"/>
          </w:rPr>
          <w:t>2</w:t>
        </w:r>
        <w:r w:rsidRPr="00DB1FF3" w:rsidDel="004E1EB8">
          <w:rPr>
            <w:b/>
            <w:bCs/>
            <w:i w:val="0"/>
            <w:iCs w:val="0"/>
            <w:szCs w:val="20"/>
          </w:rPr>
          <w:fldChar w:fldCharType="end"/>
        </w:r>
      </w:moveFrom>
      <w:commentRangeEnd w:id="110"/>
      <w:r w:rsidR="00860226">
        <w:rPr>
          <w:rStyle w:val="CommentReference"/>
          <w:i w:val="0"/>
          <w:iCs w:val="0"/>
          <w:color w:val="auto"/>
        </w:rPr>
        <w:commentReference w:id="110"/>
      </w:r>
    </w:p>
    <w:p w14:paraId="69DD165F" w14:textId="17244571" w:rsidR="00F9302D" w:rsidRPr="00B16A11" w:rsidDel="004E1EB8" w:rsidRDefault="00F9302D" w:rsidP="00F9302D">
      <w:pPr>
        <w:ind w:firstLine="0"/>
        <w:rPr>
          <w:moveFrom w:id="112" w:author="Liad Mudrik" w:date="2023-06-28T21:14:00Z"/>
        </w:rPr>
      </w:pPr>
      <w:moveFrom w:id="113" w:author="Liad Mudrik" w:date="2023-06-28T21:14:00Z">
        <w:r w:rsidDel="004E1EB8">
          <w:rPr>
            <w:i/>
            <w:iCs/>
          </w:rPr>
          <w:t>Stimuli Presentation Order</w:t>
        </w:r>
      </w:moveFrom>
    </w:p>
    <w:moveFromRangeEnd w:id="109"/>
    <w:p w14:paraId="61B02F79" w14:textId="559F02F7" w:rsidR="00F9302D" w:rsidRDefault="00860226" w:rsidP="00860226">
      <w:pPr>
        <w:pStyle w:val="NoSpacing"/>
        <w:keepNext/>
        <w:tabs>
          <w:tab w:val="left" w:pos="270"/>
        </w:tabs>
        <w:bidi w:val="0"/>
      </w:pPr>
      <w:r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3"/>
                    <a:stretch>
                      <a:fillRect/>
                    </a:stretch>
                  </pic:blipFill>
                  <pic:spPr>
                    <a:xfrm>
                      <a:off x="0" y="0"/>
                      <a:ext cx="6112554" cy="3877814"/>
                    </a:xfrm>
                    <a:prstGeom prst="rect">
                      <a:avLst/>
                    </a:prstGeom>
                  </pic:spPr>
                </pic:pic>
              </a:graphicData>
            </a:graphic>
          </wp:inline>
        </w:drawing>
      </w:r>
    </w:p>
    <w:p w14:paraId="3F1A238D" w14:textId="77777777" w:rsidR="00F9302D" w:rsidRPr="004E1EB8" w:rsidDel="004E1EB8" w:rsidRDefault="00F9302D">
      <w:pPr>
        <w:pStyle w:val="Caption"/>
        <w:keepNext/>
        <w:ind w:left="567" w:right="713"/>
        <w:rPr>
          <w:del w:id="114" w:author="Liad Mudrik" w:date="2023-06-28T21:14:00Z"/>
          <w:moveTo w:id="115" w:author="Liad Mudrik" w:date="2023-06-28T21:14:00Z"/>
          <w:b/>
          <w:bCs/>
          <w:i w:val="0"/>
          <w:iCs w:val="0"/>
          <w:sz w:val="24"/>
          <w:szCs w:val="20"/>
        </w:rPr>
        <w:pPrChange w:id="116" w:author="Liad Mudrik" w:date="2023-06-28T21:15:00Z">
          <w:pPr>
            <w:pStyle w:val="Caption"/>
            <w:keepNext/>
            <w:spacing w:line="480" w:lineRule="auto"/>
            <w:jc w:val="left"/>
          </w:pPr>
        </w:pPrChange>
      </w:pPr>
      <w:bookmarkStart w:id="117" w:name="_Ref134430361"/>
      <w:moveToRangeStart w:id="118" w:author="Liad Mudrik" w:date="2023-06-28T21:14:00Z" w:name="move138879304"/>
      <w:moveTo w:id="119" w:author="Liad Mudrik" w:date="2023-06-28T21:14:00Z">
        <w:r w:rsidRPr="004E1EB8">
          <w:rPr>
            <w:b/>
            <w:bCs/>
            <w:i w:val="0"/>
            <w:iCs w:val="0"/>
            <w:sz w:val="24"/>
            <w:szCs w:val="20"/>
          </w:rPr>
          <w:t xml:space="preserve">Figure </w:t>
        </w:r>
        <w:r w:rsidRPr="004E1EB8">
          <w:rPr>
            <w:b/>
            <w:bCs/>
            <w:i w:val="0"/>
            <w:iCs w:val="0"/>
            <w:szCs w:val="20"/>
          </w:rPr>
          <w:fldChar w:fldCharType="begin"/>
        </w:r>
        <w:r w:rsidRPr="004E1EB8">
          <w:rPr>
            <w:b/>
            <w:bCs/>
            <w:i w:val="0"/>
            <w:iCs w:val="0"/>
            <w:sz w:val="24"/>
            <w:szCs w:val="20"/>
          </w:rPr>
          <w:instrText xml:space="preserve"> SEQ Figure \* ARABIC </w:instrText>
        </w:r>
        <w:r w:rsidRPr="004E1EB8">
          <w:rPr>
            <w:b/>
            <w:bCs/>
            <w:i w:val="0"/>
            <w:iCs w:val="0"/>
            <w:szCs w:val="20"/>
          </w:rPr>
          <w:fldChar w:fldCharType="separate"/>
        </w:r>
        <w:r w:rsidRPr="004E1EB8">
          <w:rPr>
            <w:b/>
            <w:bCs/>
            <w:i w:val="0"/>
            <w:iCs w:val="0"/>
            <w:noProof/>
            <w:sz w:val="24"/>
            <w:szCs w:val="20"/>
          </w:rPr>
          <w:t>2</w:t>
        </w:r>
        <w:r w:rsidRPr="004E1EB8">
          <w:rPr>
            <w:b/>
            <w:bCs/>
            <w:i w:val="0"/>
            <w:iCs w:val="0"/>
            <w:szCs w:val="20"/>
          </w:rPr>
          <w:fldChar w:fldCharType="end"/>
        </w:r>
      </w:moveTo>
      <w:bookmarkEnd w:id="117"/>
      <w:ins w:id="120" w:author="Liad Mudrik" w:date="2023-06-28T21:14:00Z">
        <w:r w:rsidRPr="004E1EB8">
          <w:rPr>
            <w:b/>
            <w:bCs/>
            <w:i w:val="0"/>
            <w:iCs w:val="0"/>
            <w:sz w:val="24"/>
            <w:szCs w:val="20"/>
          </w:rPr>
          <w:t xml:space="preserve">. </w:t>
        </w:r>
      </w:ins>
    </w:p>
    <w:p w14:paraId="68D2B5F5" w14:textId="2C3954E2" w:rsidR="00F9302D" w:rsidRPr="004E1EB8" w:rsidDel="004E1EB8" w:rsidRDefault="00F9302D">
      <w:pPr>
        <w:pStyle w:val="Caption"/>
        <w:keepNext/>
        <w:ind w:left="567" w:right="713"/>
        <w:rPr>
          <w:del w:id="121" w:author="Liad Mudrik" w:date="2023-06-28T21:14:00Z"/>
          <w:moveTo w:id="122" w:author="Liad Mudrik" w:date="2023-06-28T21:14:00Z"/>
          <w:iCs w:val="0"/>
          <w:rPrChange w:id="123" w:author="Liad Mudrik" w:date="2023-06-28T21:15:00Z">
            <w:rPr>
              <w:del w:id="124" w:author="Liad Mudrik" w:date="2023-06-28T21:14:00Z"/>
              <w:moveTo w:id="125" w:author="Liad Mudrik" w:date="2023-06-28T21:14:00Z"/>
              <w:iCs/>
            </w:rPr>
          </w:rPrChange>
        </w:rPr>
        <w:pPrChange w:id="126" w:author="Liad Mudrik" w:date="2023-06-28T21:15:00Z">
          <w:pPr>
            <w:ind w:firstLine="0"/>
          </w:pPr>
        </w:pPrChange>
      </w:pPr>
      <w:moveTo w:id="127" w:author="Liad Mudrik" w:date="2023-06-28T21:14:00Z">
        <w:r w:rsidRPr="004E1EB8">
          <w:rPr>
            <w:iCs w:val="0"/>
            <w:rPrChange w:id="128" w:author="Liad Mudrik" w:date="2023-06-28T21:15:00Z">
              <w:rPr>
                <w:iCs/>
              </w:rPr>
            </w:rPrChange>
          </w:rPr>
          <w:t>Stimuli Presentation Order</w:t>
        </w:r>
      </w:moveTo>
      <w:ins w:id="129" w:author="zeev" w:date="2023-07-25T17:24:00Z">
        <w:r w:rsidR="00860226">
          <w:rPr>
            <w:iCs w:val="0"/>
          </w:rPr>
          <w:t xml:space="preserve"> and</w:t>
        </w:r>
      </w:ins>
      <w:ins w:id="130" w:author="zeev" w:date="2023-07-25T17:26:00Z">
        <w:r w:rsidR="00860226">
          <w:rPr>
            <w:iCs w:val="0"/>
          </w:rPr>
          <w:t xml:space="preserve"> an</w:t>
        </w:r>
      </w:ins>
      <w:ins w:id="131" w:author="zeev" w:date="2023-07-25T17:24:00Z">
        <w:r w:rsidR="00860226">
          <w:rPr>
            <w:iCs w:val="0"/>
          </w:rPr>
          <w:t xml:space="preserve"> Illustration of </w:t>
        </w:r>
      </w:ins>
      <w:ins w:id="132" w:author="zeev" w:date="2023-07-25T17:26:00Z">
        <w:r w:rsidR="00860226">
          <w:rPr>
            <w:iCs w:val="0"/>
          </w:rPr>
          <w:t xml:space="preserve">the </w:t>
        </w:r>
      </w:ins>
      <w:ins w:id="133" w:author="zeev" w:date="2023-07-25T17:24:00Z">
        <w:r w:rsidR="00860226">
          <w:rPr>
            <w:iCs w:val="0"/>
          </w:rPr>
          <w:t>Experimental Setup</w:t>
        </w:r>
      </w:ins>
      <w:ins w:id="134" w:author="Liad Mudrik" w:date="2023-06-28T21:14:00Z">
        <w:r w:rsidRPr="004E1EB8">
          <w:rPr>
            <w:iCs w:val="0"/>
            <w:rPrChange w:id="135" w:author="Liad Mudrik" w:date="2023-06-28T21:15:00Z">
              <w:rPr>
                <w:iCs/>
              </w:rPr>
            </w:rPrChange>
          </w:rPr>
          <w:t xml:space="preserve">. </w:t>
        </w:r>
      </w:ins>
    </w:p>
    <w:moveToRangeEnd w:id="118"/>
    <w:p w14:paraId="769B5AC2" w14:textId="650C7624" w:rsidR="00F9302D" w:rsidRPr="004E1EB8" w:rsidRDefault="00F9302D">
      <w:pPr>
        <w:pStyle w:val="Caption"/>
        <w:keepNext/>
        <w:ind w:left="567" w:right="713"/>
        <w:rPr>
          <w:iCs w:val="0"/>
          <w:rPrChange w:id="136" w:author="Liad Mudrik" w:date="2023-06-28T21:15:00Z">
            <w:rPr>
              <w:iCs/>
            </w:rPr>
          </w:rPrChange>
        </w:rPr>
        <w:pPrChange w:id="137" w:author="zeev" w:date="2023-07-25T17:26:00Z">
          <w:pPr>
            <w:ind w:firstLine="0"/>
          </w:pPr>
        </w:pPrChange>
      </w:pPr>
      <w:del w:id="138" w:author="Liad Mudrik" w:date="2023-06-28T21:14:00Z">
        <w:r w:rsidRPr="004E1EB8" w:rsidDel="004E1EB8">
          <w:rPr>
            <w:i w:val="0"/>
            <w:iCs w:val="0"/>
            <w:rPrChange w:id="139" w:author="Liad Mudrik" w:date="2023-06-28T21:15:00Z">
              <w:rPr>
                <w:iCs/>
              </w:rPr>
            </w:rPrChange>
          </w:rPr>
          <w:delText xml:space="preserve">Note. </w:delText>
        </w:r>
      </w:del>
      <w:ins w:id="140" w:author="Liad Mudrik" w:date="2023-06-28T21:15:00Z">
        <w:r>
          <w:rPr>
            <w:i w:val="0"/>
            <w:iCs w:val="0"/>
          </w:rPr>
          <w:t xml:space="preserve"> </w:t>
        </w:r>
      </w:ins>
      <w:r w:rsidRPr="004E1EB8">
        <w:rPr>
          <w:i w:val="0"/>
          <w:iCs w:val="0"/>
          <w:rPrChange w:id="141" w:author="Liad Mudrik" w:date="2023-06-28T21:15:00Z">
            <w:rPr>
              <w:iCs/>
            </w:rPr>
          </w:rPrChange>
        </w:rPr>
        <w:t>Each trial was composed of a fixation cross (1000</w:t>
      </w:r>
      <w:ins w:id="142" w:author="Liad Mudrik" w:date="2023-06-28T21:15:00Z">
        <w:r>
          <w:rPr>
            <w:i w:val="0"/>
            <w:iCs w:val="0"/>
          </w:rPr>
          <w:t xml:space="preserve"> </w:t>
        </w:r>
      </w:ins>
      <w:r w:rsidRPr="004E1EB8">
        <w:rPr>
          <w:i w:val="0"/>
          <w:iCs w:val="0"/>
          <w:rPrChange w:id="143" w:author="Liad Mudrik" w:date="2023-06-28T21:15:00Z">
            <w:rPr>
              <w:iCs/>
            </w:rPr>
          </w:rPrChange>
        </w:rPr>
        <w:t>ms), a first mask (270</w:t>
      </w:r>
      <w:ins w:id="144" w:author="Liad Mudrik" w:date="2023-06-28T21:15:00Z">
        <w:r>
          <w:rPr>
            <w:i w:val="0"/>
            <w:iCs w:val="0"/>
          </w:rPr>
          <w:t xml:space="preserve"> </w:t>
        </w:r>
      </w:ins>
      <w:r w:rsidRPr="004E1EB8">
        <w:rPr>
          <w:i w:val="0"/>
          <w:iCs w:val="0"/>
          <w:rPrChange w:id="145" w:author="Liad Mudrik" w:date="2023-06-28T21:15:00Z">
            <w:rPr>
              <w:iCs/>
            </w:rPr>
          </w:rPrChange>
        </w:rPr>
        <w:t>ms), a second mask (30</w:t>
      </w:r>
      <w:ins w:id="146" w:author="Liad Mudrik" w:date="2023-06-28T21:15:00Z">
        <w:r>
          <w:rPr>
            <w:i w:val="0"/>
            <w:iCs w:val="0"/>
          </w:rPr>
          <w:t xml:space="preserve"> </w:t>
        </w:r>
      </w:ins>
      <w:r w:rsidRPr="004E1EB8">
        <w:rPr>
          <w:i w:val="0"/>
          <w:iCs w:val="0"/>
          <w:rPrChange w:id="147" w:author="Liad Mudrik" w:date="2023-06-28T21:15:00Z">
            <w:rPr>
              <w:iCs/>
            </w:rPr>
          </w:rPrChange>
        </w:rPr>
        <w:t>ms), a prime word (30</w:t>
      </w:r>
      <w:ins w:id="148" w:author="Liad Mudrik" w:date="2023-06-28T21:15:00Z">
        <w:r>
          <w:rPr>
            <w:i w:val="0"/>
            <w:iCs w:val="0"/>
          </w:rPr>
          <w:t xml:space="preserve"> </w:t>
        </w:r>
      </w:ins>
      <w:r w:rsidRPr="004E1EB8">
        <w:rPr>
          <w:i w:val="0"/>
          <w:iCs w:val="0"/>
          <w:rPrChange w:id="149" w:author="Liad Mudrik" w:date="2023-06-28T21:15:00Z">
            <w:rPr>
              <w:iCs/>
            </w:rPr>
          </w:rPrChange>
        </w:rPr>
        <w:t>ms), a third mask (30</w:t>
      </w:r>
      <w:ins w:id="150" w:author="Liad Mudrik" w:date="2023-06-28T21:15:00Z">
        <w:r>
          <w:rPr>
            <w:i w:val="0"/>
            <w:iCs w:val="0"/>
          </w:rPr>
          <w:t xml:space="preserve"> </w:t>
        </w:r>
      </w:ins>
      <w:r w:rsidRPr="004E1EB8">
        <w:rPr>
          <w:i w:val="0"/>
          <w:iCs w:val="0"/>
          <w:rPrChange w:id="151" w:author="Liad Mudrik" w:date="2023-06-28T21:15:00Z">
            <w:rPr>
              <w:iCs/>
            </w:rPr>
          </w:rPrChange>
        </w:rPr>
        <w:t>ms), a classification task (100-740</w:t>
      </w:r>
      <w:ins w:id="152" w:author="Liad Mudrik" w:date="2023-06-28T21:15:00Z">
        <w:r>
          <w:rPr>
            <w:i w:val="0"/>
            <w:iCs w:val="0"/>
          </w:rPr>
          <w:t xml:space="preserve"> </w:t>
        </w:r>
      </w:ins>
      <w:r w:rsidRPr="004E1EB8">
        <w:rPr>
          <w:i w:val="0"/>
          <w:iCs w:val="0"/>
          <w:rPrChange w:id="153" w:author="Liad Mudrik" w:date="2023-06-28T21:15:00Z">
            <w:rPr>
              <w:iCs/>
            </w:rPr>
          </w:rPrChange>
        </w:rPr>
        <w:t>ms, out of which the target was displayed for 500</w:t>
      </w:r>
      <w:ins w:id="154" w:author="Liad Mudrik" w:date="2023-06-28T21:15:00Z">
        <w:r>
          <w:rPr>
            <w:i w:val="0"/>
            <w:iCs w:val="0"/>
          </w:rPr>
          <w:t xml:space="preserve"> </w:t>
        </w:r>
      </w:ins>
      <w:r w:rsidRPr="004E1EB8">
        <w:rPr>
          <w:i w:val="0"/>
          <w:iCs w:val="0"/>
          <w:rPrChange w:id="155" w:author="Liad Mudrik" w:date="2023-06-28T21:15:00Z">
            <w:rPr>
              <w:iCs/>
            </w:rPr>
          </w:rPrChange>
        </w:rPr>
        <w:t>ms), a recognition task (0-7</w:t>
      </w:r>
      <w:del w:id="156" w:author="Liad Mudrik" w:date="2023-06-28T21:15:00Z">
        <w:r w:rsidRPr="004E1EB8" w:rsidDel="004E1EB8">
          <w:rPr>
            <w:i w:val="0"/>
            <w:iCs w:val="0"/>
            <w:rPrChange w:id="157" w:author="Liad Mudrik" w:date="2023-06-28T21:15:00Z">
              <w:rPr>
                <w:iCs/>
              </w:rPr>
            </w:rPrChange>
          </w:rPr>
          <w:delText>,</w:delText>
        </w:r>
      </w:del>
      <w:r w:rsidRPr="004E1EB8">
        <w:rPr>
          <w:i w:val="0"/>
          <w:iCs w:val="0"/>
          <w:rPrChange w:id="158" w:author="Liad Mudrik" w:date="2023-06-28T21:15:00Z">
            <w:rPr>
              <w:iCs/>
            </w:rPr>
          </w:rPrChange>
        </w:rPr>
        <w:t>000</w:t>
      </w:r>
      <w:ins w:id="159" w:author="Liad Mudrik" w:date="2023-06-28T21:15:00Z">
        <w:r>
          <w:rPr>
            <w:i w:val="0"/>
            <w:iCs w:val="0"/>
          </w:rPr>
          <w:t xml:space="preserve"> </w:t>
        </w:r>
      </w:ins>
      <w:r w:rsidRPr="004E1EB8">
        <w:rPr>
          <w:i w:val="0"/>
          <w:iCs w:val="0"/>
          <w:rPrChange w:id="160" w:author="Liad Mudrik" w:date="2023-06-28T21:15:00Z">
            <w:rPr>
              <w:iCs/>
            </w:rPr>
          </w:rPrChange>
        </w:rPr>
        <w:t xml:space="preserve">ms) and a PAS task (no time limit). The blue circles appearing on the screen </w:t>
      </w:r>
      <w:r>
        <w:rPr>
          <w:i w:val="0"/>
          <w:iCs w:val="0"/>
        </w:rPr>
        <w:t>we</w:t>
      </w:r>
      <w:r w:rsidRPr="004E1EB8">
        <w:rPr>
          <w:i w:val="0"/>
          <w:iCs w:val="0"/>
          <w:rPrChange w:id="161" w:author="Liad Mudrik" w:date="2023-06-28T21:15:00Z">
            <w:rPr>
              <w:iCs/>
            </w:rPr>
          </w:rPrChange>
        </w:rPr>
        <w:t xml:space="preserve">re presented as markers for </w:t>
      </w:r>
      <w:r w:rsidRPr="004E1EB8">
        <w:rPr>
          <w:i w:val="0"/>
          <w:iCs w:val="0"/>
          <w:rPrChange w:id="162" w:author="Liad Mudrik" w:date="2023-06-28T21:15:00Z">
            <w:rPr>
              <w:iCs/>
            </w:rPr>
          </w:rPrChange>
        </w:rPr>
        <w:lastRenderedPageBreak/>
        <w:t xml:space="preserve">the participants to know where they should touch in order to make their response. </w:t>
      </w:r>
      <w:del w:id="163" w:author="zeev" w:date="2023-07-25T12:36:00Z">
        <w:r w:rsidRPr="004E1EB8" w:rsidDel="00B0450F">
          <w:rPr>
            <w:i w:val="0"/>
            <w:iCs w:val="0"/>
            <w:rPrChange w:id="164" w:author="Liad Mudrik" w:date="2023-06-28T21:15:00Z">
              <w:rPr>
                <w:iCs/>
              </w:rPr>
            </w:rPrChange>
          </w:rPr>
          <w:delText>In practice, the blue</w:delText>
        </w:r>
      </w:del>
      <w:ins w:id="165" w:author="zeev" w:date="2023-07-25T12:36:00Z">
        <w:r>
          <w:rPr>
            <w:i w:val="0"/>
            <w:iCs w:val="0"/>
          </w:rPr>
          <w:t>The</w:t>
        </w:r>
      </w:ins>
      <w:r w:rsidRPr="004E1EB8">
        <w:rPr>
          <w:i w:val="0"/>
          <w:iCs w:val="0"/>
          <w:rPrChange w:id="166" w:author="Liad Mudrik" w:date="2023-06-28T21:15:00Z">
            <w:rPr>
              <w:iCs/>
            </w:rPr>
          </w:rPrChange>
        </w:rPr>
        <w:t xml:space="preserve"> circle</w:t>
      </w:r>
      <w:ins w:id="167" w:author="zeev" w:date="2023-07-25T12:36:00Z">
        <w:r>
          <w:rPr>
            <w:i w:val="0"/>
            <w:iCs w:val="0"/>
          </w:rPr>
          <w:t>s</w:t>
        </w:r>
      </w:ins>
      <w:r w:rsidRPr="004E1EB8">
        <w:rPr>
          <w:i w:val="0"/>
          <w:iCs w:val="0"/>
          <w:rPrChange w:id="168" w:author="Liad Mudrik" w:date="2023-06-28T21:15:00Z">
            <w:rPr>
              <w:iCs/>
            </w:rPr>
          </w:rPrChange>
        </w:rPr>
        <w:t xml:space="preserve"> and the Artificial/Natural category names were presented on the screen from the beginning of the trial, but for clarity purposes are presented here only after the last mask.</w:t>
      </w:r>
      <w:ins w:id="169" w:author="zeev" w:date="2023-07-25T17:25:00Z">
        <w:r w:rsidR="00860226">
          <w:rPr>
            <w:i w:val="0"/>
            <w:iCs w:val="0"/>
          </w:rPr>
          <w:t xml:space="preserve"> </w:t>
        </w:r>
      </w:ins>
      <w:ins w:id="170" w:author="zeev" w:date="2023-07-25T17:26:00Z">
        <w:r w:rsidR="00860226">
          <w:rPr>
            <w:i w:val="0"/>
            <w:iCs w:val="0"/>
          </w:rPr>
          <w:t>The inset on the top right corner depicts a</w:t>
        </w:r>
      </w:ins>
      <w:ins w:id="171" w:author="zeev" w:date="2023-07-25T17:25:00Z">
        <w:r w:rsidR="00860226" w:rsidRPr="006E04F7">
          <w:rPr>
            <w:i w:val="0"/>
            <w:iCs w:val="0"/>
            <w:szCs w:val="22"/>
          </w:rPr>
          <w:t xml:space="preserve"> participant placing his finger on the starting </w:t>
        </w:r>
      </w:ins>
      <w:ins w:id="172" w:author="zeev" w:date="2023-07-25T17:26:00Z">
        <w:r w:rsidR="00860226" w:rsidRPr="006E04F7">
          <w:rPr>
            <w:i w:val="0"/>
            <w:iCs w:val="0"/>
            <w:szCs w:val="22"/>
          </w:rPr>
          <w:t>point, which</w:t>
        </w:r>
      </w:ins>
      <w:ins w:id="173" w:author="zeev" w:date="2023-07-25T17:25:00Z">
        <w:r w:rsidR="00860226" w:rsidRPr="006E04F7">
          <w:rPr>
            <w:i w:val="0"/>
            <w:iCs w:val="0"/>
            <w:szCs w:val="22"/>
          </w:rPr>
          <w:t xml:space="preserve"> is located 35cm away from the screen. The target is positioned 24</w:t>
        </w:r>
        <w:r w:rsidR="00860226">
          <w:rPr>
            <w:i w:val="0"/>
            <w:iCs w:val="0"/>
            <w:szCs w:val="22"/>
          </w:rPr>
          <w:t xml:space="preserve"> </w:t>
        </w:r>
        <w:r w:rsidR="00860226" w:rsidRPr="006E04F7">
          <w:rPr>
            <w:i w:val="0"/>
            <w:iCs w:val="0"/>
            <w:szCs w:val="22"/>
          </w:rPr>
          <w:t>cm above the starting point and the answers are placed on each of its sides, 20</w:t>
        </w:r>
        <w:r w:rsidR="00860226">
          <w:rPr>
            <w:i w:val="0"/>
            <w:iCs w:val="0"/>
            <w:szCs w:val="22"/>
          </w:rPr>
          <w:t xml:space="preserve"> </w:t>
        </w:r>
        <w:r w:rsidR="00860226" w:rsidRPr="006E04F7">
          <w:rPr>
            <w:i w:val="0"/>
            <w:iCs w:val="0"/>
            <w:szCs w:val="22"/>
          </w:rPr>
          <w:t>cm apart. Z axis maps the path to and from the screen. X-axis maps the left and right directions. Y axis maps the up and down directions</w:t>
        </w:r>
        <w:r w:rsidR="00860226" w:rsidRPr="009159A8">
          <w:t>.</w:t>
        </w:r>
      </w:ins>
      <w:ins w:id="174" w:author="zeev" w:date="2023-07-25T17:24:00Z">
        <w:r w:rsidR="00860226">
          <w:rPr>
            <w:i w:val="0"/>
            <w:iCs w:val="0"/>
          </w:rPr>
          <w:t xml:space="preserve"> </w:t>
        </w:r>
      </w:ins>
    </w:p>
    <w:p w14:paraId="450E6B5A" w14:textId="77777777" w:rsidR="00F9302D" w:rsidRDefault="00F9302D" w:rsidP="00F9302D">
      <w:pPr>
        <w:ind w:firstLine="0"/>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r w:rsidR="00E23537">
        <w:t xml:space="preserve">ms </w:t>
      </w:r>
      <w:r w:rsidR="00576271">
        <w:t>post</w:t>
      </w:r>
      <w:r w:rsidR="0053116D">
        <w:t xml:space="preserve"> target presentation</w:t>
      </w:r>
      <w:r w:rsidR="00472EEB">
        <w:t xml:space="preserve"> and then reach the screen within 420</w:t>
      </w:r>
      <w:r w:rsidR="001F3D88">
        <w:t xml:space="preserve"> </w:t>
      </w:r>
      <w:r w:rsidR="00472EEB">
        <w:t>ms</w:t>
      </w:r>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a </w:t>
      </w:r>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r>
        <w:t xml:space="preserve">ms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del w:id="175" w:author="zeev" w:date="2023-07-25T12:30:00Z">
        <w:r w:rsidR="00CE2F1D" w:rsidDel="00B0450F">
          <w:delText>t</w:delText>
        </w:r>
      </w:del>
      <w:ins w:id="176" w:author="zeev" w:date="2023-07-25T12:30:00Z">
        <w:r w:rsidR="00B0450F">
          <w:t>e</w:t>
        </w:r>
      </w:ins>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w:t>
      </w:r>
      <w:r w:rsidR="00CE2F1D">
        <w:lastRenderedPageBreak/>
        <w:t>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r w:rsidRPr="00400416">
        <w:t xml:space="preserve">seconds response window. </w:t>
      </w:r>
      <w:r>
        <w:t>Then</w:t>
      </w:r>
      <w:r w:rsidRPr="00400416">
        <w:t xml:space="preserve">, a subjective measure of prime awareness </w:t>
      </w:r>
      <w:r>
        <w:t xml:space="preserve">was </w:t>
      </w:r>
      <w:r w:rsidRPr="00400416">
        <w:t xml:space="preserve">taken using the </w:t>
      </w:r>
      <w:del w:id="177"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78" w:author="zeev" w:date="2023-07-25T12:32:00Z">
        <w:r w:rsidR="00B0450F">
          <w:t xml:space="preserve">in the reaching session, </w:t>
        </w:r>
      </w:ins>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t>Trials in which either a technical malfunction occurred, or a problematic response was given, as well as trials that had a visibility rating that is higher than one, were excluded from the analysis. A technical malfunction alludes to trajectories that had less than 100</w:t>
      </w:r>
      <w:r w:rsidR="003926E3">
        <w:t xml:space="preserve"> </w:t>
      </w:r>
      <w:r>
        <w:t>ms of existing data or more than 100</w:t>
      </w:r>
      <w:r w:rsidR="003926E3">
        <w:t xml:space="preserve"> </w:t>
      </w:r>
      <w:r>
        <w:t>ms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were also defined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r>
        <w:t>ms and 320</w:t>
      </w:r>
      <w:r w:rsidR="002B1CCD">
        <w:t xml:space="preserve"> </w:t>
      </w:r>
      <w:r>
        <w:t>ms after target display and lasted no longer than 420</w:t>
      </w:r>
      <w:r w:rsidR="002B1CCD">
        <w:t xml:space="preserve"> </w:t>
      </w:r>
      <w:r>
        <w:t xml:space="preserve">ms). </w:t>
      </w:r>
      <w:r>
        <w:rPr>
          <w:i/>
          <w:iCs/>
        </w:rPr>
        <w:t>Valid trials</w:t>
      </w:r>
      <w:r>
        <w:t xml:space="preserve"> were those that were not excluded due to any exclusion criteria.</w:t>
      </w:r>
    </w:p>
    <w:p w14:paraId="4375C930" w14:textId="77777777" w:rsidR="001F1330" w:rsidRDefault="001F1330">
      <w:pPr>
        <w:pStyle w:val="Heading4"/>
        <w:ind w:firstLine="0"/>
        <w:pPrChange w:id="179" w:author="Liad Mudrik" w:date="2023-06-28T21:16:00Z">
          <w:pPr>
            <w:pStyle w:val="Heading4"/>
          </w:pPr>
        </w:pPrChange>
      </w:pPr>
      <w:r>
        <w:t>Trajectory preprocessing</w:t>
      </w:r>
    </w:p>
    <w:p w14:paraId="55CA2ADE" w14:textId="7E7C0E55" w:rsidR="00B22825" w:rsidRDefault="001F1330" w:rsidP="00B22825">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w:t>
      </w:r>
      <w:r>
        <w:lastRenderedPageBreak/>
        <w:t xml:space="preserve">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w:t>
      </w:r>
      <w:r w:rsidR="00E338EB">
        <w:t>-</w:t>
      </w:r>
      <w:r>
        <w:t>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w:t>
      </w:r>
      <w:r w:rsidR="00E338EB">
        <w:t>defined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was </w:t>
      </w:r>
      <w:r w:rsidR="00E338EB">
        <w:t xml:space="preserve">defined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DB1FF3">
      <w:pPr>
        <w:pStyle w:val="Heading4"/>
      </w:pPr>
      <w:r>
        <w:lastRenderedPageBreak/>
        <w:t>Analysis</w:t>
      </w:r>
    </w:p>
    <w:p w14:paraId="672F29D2" w14:textId="3BFADEB0"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r w:rsidR="00A82BE9" w:rsidRPr="00A82BE9">
        <w:t xml:space="preserve">Supplementary Figure </w:t>
      </w:r>
      <w:r w:rsidR="00A82BE9" w:rsidRPr="00DB1FF3">
        <w:t>1</w:t>
      </w:r>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r w:rsidR="001313AE" w:rsidRPr="00DB1FF3">
        <w:t>Supplementary Figure 2</w:t>
      </w:r>
      <w:r w:rsidR="001313AE" w:rsidRPr="001313AE">
        <w:fldChar w:fldCharType="end"/>
      </w:r>
      <w:r>
        <w:t>).</w:t>
      </w:r>
    </w:p>
    <w:p w14:paraId="0B2AF24F" w14:textId="19197728"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180"/>
      <w:commentRangeStart w:id="181"/>
      <w:del w:id="182" w:author="zeev" w:date="2023-07-25T12:43:00Z">
        <w:r w:rsidR="005345F0" w:rsidDel="0039366E">
          <w:delText>non-timeseries</w:delText>
        </w:r>
      </w:del>
      <w:ins w:id="183" w:author="zeev" w:date="2023-07-25T12:49:00Z">
        <w:r w:rsidR="007B67C5">
          <w:t xml:space="preserve"> </w:t>
        </w:r>
        <w:del w:id="184" w:author="Chen Heller" w:date="2023-07-31T12:45:00Z">
          <w:r w:rsidR="007B67C5" w:rsidDel="00EF0DEB">
            <w:delText>descrete</w:delText>
          </w:r>
        </w:del>
      </w:ins>
      <w:ins w:id="185" w:author="Chen Heller" w:date="2023-07-31T12:45:00Z">
        <w:r w:rsidR="00EF0DEB">
          <w:t>discrete</w:t>
        </w:r>
      </w:ins>
      <w:r w:rsidR="005345F0">
        <w:t xml:space="preserve"> variables </w:t>
      </w:r>
      <w:commentRangeEnd w:id="180"/>
      <w:r w:rsidR="00564F37">
        <w:rPr>
          <w:rStyle w:val="CommentReference"/>
        </w:rPr>
        <w:commentReference w:id="180"/>
      </w:r>
      <w:commentRangeEnd w:id="181"/>
      <w:r w:rsidR="0039366E">
        <w:rPr>
          <w:rStyle w:val="CommentReference"/>
        </w:rPr>
        <w:commentReference w:id="181"/>
      </w:r>
      <w:r w:rsidR="005345F0">
        <w:t>were normalized within participant.</w:t>
      </w:r>
      <w:del w:id="186"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r w:rsidR="00AA45CA">
        <w:t xml:space="preserve">were </w:t>
      </w:r>
      <w:r w:rsidR="00CA397F">
        <w:t xml:space="preserve">excluded. </w:t>
      </w:r>
      <w:r w:rsidR="00FA5D8E">
        <w:t>To approximate the onset and offset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was indicated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r w:rsidR="00CF5AA9">
        <w:t>were</w:t>
      </w:r>
      <w:r w:rsidR="003F1160">
        <w:t xml:space="preserve"> estimated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t xml:space="preserve">and correct for multiple comparisons. Finally, </w:t>
      </w:r>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w:t>
      </w:r>
      <w:r w:rsidR="00B176EA">
        <w:lastRenderedPageBreak/>
        <w:t>permutation and clustering procedures performed (</w:t>
      </w:r>
      <w:r w:rsidR="00CC290A">
        <w:t xml:space="preserve">i.e., </w:t>
      </w:r>
      <w:r w:rsidR="000E3FEB">
        <w:t>deviation from center and</w:t>
      </w:r>
      <w:r w:rsidR="00B176EA">
        <w:t xml:space="preserve"> implied endpoint).</w:t>
      </w:r>
    </w:p>
    <w:p w14:paraId="34D002C4" w14:textId="77777777" w:rsidR="008E7395" w:rsidRPr="00296B06" w:rsidRDefault="008E7395" w:rsidP="00296B06">
      <w:pPr>
        <w:ind w:left="720" w:firstLine="0"/>
      </w:pPr>
      <w:bookmarkStart w:id="187" w:name="_Toc114485393"/>
    </w:p>
    <w:p w14:paraId="3AA9C79F" w14:textId="598A9702" w:rsidR="00D826D9" w:rsidRDefault="00D826D9" w:rsidP="006238E0">
      <w:pPr>
        <w:pStyle w:val="Heading3"/>
      </w:pPr>
      <w:r>
        <w:t>Results</w:t>
      </w:r>
      <w:bookmarkEnd w:id="187"/>
    </w:p>
    <w:p w14:paraId="4475D219" w14:textId="3AADC18E" w:rsidR="008C57E4" w:rsidRPr="00E412ED" w:rsidRDefault="008C57E4" w:rsidP="008C57E4">
      <w:pPr>
        <w:ind w:firstLine="0"/>
        <w:rPr>
          <w:i/>
          <w:iCs/>
        </w:rPr>
      </w:pPr>
      <w:r w:rsidRPr="00E412ED">
        <w:rPr>
          <w:i/>
          <w:iCs/>
        </w:rPr>
        <w:t>Trial exclusion</w:t>
      </w:r>
    </w:p>
    <w:p w14:paraId="7495EE97" w14:textId="7A884D2C" w:rsidR="008C57E4" w:rsidRDefault="008C57E4" w:rsidP="00262570">
      <w:pPr>
        <w:ind w:firstLine="0"/>
      </w:pPr>
      <w:r>
        <w:t>The number of excluded trials in the reaching task was high</w:t>
      </w:r>
      <w:r w:rsidR="000E47B6">
        <w:t>er</w:t>
      </w:r>
      <w:r>
        <w:t xml:space="preserve"> </w:t>
      </w:r>
      <w:r w:rsidR="000E47B6">
        <w:t>than in</w:t>
      </w:r>
      <w:r>
        <w:t xml:space="preserve"> the keyboard task </w:t>
      </w:r>
      <w:commentRangeStart w:id="188"/>
      <w:commentRangeStart w:id="189"/>
      <w:r>
        <w:t>(M</w:t>
      </w:r>
      <w:r>
        <w:rPr>
          <w:vertAlign w:val="subscript"/>
        </w:rPr>
        <w:t>reach</w:t>
      </w:r>
      <w:r>
        <w:t xml:space="preserve"> = </w:t>
      </w:r>
      <w:del w:id="190" w:author="Chen Heller" w:date="2023-07-31T13:57:00Z">
        <w:r w:rsidDel="00C702AD">
          <w:delText>128.76</w:delText>
        </w:r>
        <w:commentRangeEnd w:id="188"/>
        <w:r w:rsidR="003A3339" w:rsidDel="00C702AD">
          <w:rPr>
            <w:rStyle w:val="CommentReference"/>
          </w:rPr>
          <w:commentReference w:id="188"/>
        </w:r>
        <w:commentRangeEnd w:id="189"/>
        <w:r w:rsidR="00234A2F" w:rsidDel="00C702AD">
          <w:rPr>
            <w:rStyle w:val="CommentReference"/>
          </w:rPr>
          <w:commentReference w:id="189"/>
        </w:r>
      </w:del>
      <w:ins w:id="191" w:author="Chen Heller" w:date="2023-07-31T13:57:00Z">
        <w:r w:rsidR="00C702AD">
          <w:t>106.23</w:t>
        </w:r>
      </w:ins>
      <w:r>
        <w:t>, SD</w:t>
      </w:r>
      <w:r>
        <w:rPr>
          <w:vertAlign w:val="subscript"/>
        </w:rPr>
        <w:t>reach</w:t>
      </w:r>
      <w:r>
        <w:t xml:space="preserve"> = </w:t>
      </w:r>
      <w:del w:id="192" w:author="Chen Heller" w:date="2023-07-31T13:57:00Z">
        <w:r w:rsidDel="00C702AD">
          <w:delText>35</w:delText>
        </w:r>
      </w:del>
      <w:ins w:id="193" w:author="Chen Heller" w:date="2023-07-31T13:57:00Z">
        <w:r w:rsidR="00C702AD">
          <w:t>3</w:t>
        </w:r>
        <w:r w:rsidR="00C702AD">
          <w:t>2</w:t>
        </w:r>
      </w:ins>
      <w:r>
        <w:t>.</w:t>
      </w:r>
      <w:del w:id="194" w:author="Chen Heller" w:date="2023-07-31T13:57:00Z">
        <w:r w:rsidDel="00C702AD">
          <w:delText>52</w:delText>
        </w:r>
      </w:del>
      <w:ins w:id="195" w:author="Chen Heller" w:date="2023-07-31T13:57:00Z">
        <w:r w:rsidR="00C702AD">
          <w:t>5</w:t>
        </w:r>
        <w:r w:rsidR="00C702AD">
          <w:t>9</w:t>
        </w:r>
      </w:ins>
      <w:r>
        <w:t>, M</w:t>
      </w:r>
      <w:r>
        <w:rPr>
          <w:vertAlign w:val="subscript"/>
        </w:rPr>
        <w:t>keyboard</w:t>
      </w:r>
      <w:r>
        <w:t xml:space="preserve"> = 50.2, SD</w:t>
      </w:r>
      <w:r>
        <w:rPr>
          <w:vertAlign w:val="subscript"/>
        </w:rPr>
        <w:t>keyboard</w:t>
      </w:r>
      <w:r>
        <w:t xml:space="preserve"> = 14.47, t</w:t>
      </w:r>
      <w:r w:rsidRPr="005436B9">
        <w:t>(</w:t>
      </w:r>
      <w:r>
        <w:t>29</w:t>
      </w:r>
      <w:r w:rsidRPr="005436B9">
        <w:t>)</w:t>
      </w:r>
      <w:r>
        <w:t xml:space="preserve"> = </w:t>
      </w:r>
      <w:del w:id="196" w:author="Chen Heller" w:date="2023-07-31T13:58:00Z">
        <w:r w:rsidDel="00C702AD">
          <w:delText>12.70</w:delText>
        </w:r>
      </w:del>
      <w:ins w:id="197" w:author="Chen Heller" w:date="2023-07-31T13:58:00Z">
        <w:r w:rsidR="00C702AD">
          <w:t>9.78</w:t>
        </w:r>
      </w:ins>
      <w:r>
        <w:t>, p &lt; 0.001, 95% CI [</w:t>
      </w:r>
      <w:del w:id="198" w:author="Chen Heller" w:date="2023-07-31T13:58:00Z">
        <w:r w:rsidDel="00C702AD">
          <w:delText>65.91</w:delText>
        </w:r>
      </w:del>
      <w:ins w:id="199" w:author="Chen Heller" w:date="2023-07-31T13:58:00Z">
        <w:r w:rsidR="00C702AD">
          <w:t>44.31</w:t>
        </w:r>
      </w:ins>
      <w:r>
        <w:t xml:space="preserve">, </w:t>
      </w:r>
      <w:del w:id="200" w:author="Chen Heller" w:date="2023-07-31T13:58:00Z">
        <w:r w:rsidDel="00C702AD">
          <w:delText>91.21</w:delText>
        </w:r>
      </w:del>
      <w:ins w:id="201" w:author="Chen Heller" w:date="2023-07-31T13:58:00Z">
        <w:r w:rsidR="00C702AD">
          <w:t>67.75</w:t>
        </w:r>
      </w:ins>
      <w:r>
        <w:t xml:space="preserve">], Cohen's d = </w:t>
      </w:r>
      <w:del w:id="202" w:author="Chen Heller" w:date="2023-07-31T13:58:00Z">
        <w:r w:rsidDel="003D75FA">
          <w:delText>2.31</w:delText>
        </w:r>
      </w:del>
      <w:ins w:id="203" w:author="Chen Heller" w:date="2023-07-31T13:58:00Z">
        <w:r w:rsidR="003D75FA">
          <w:t>1.78</w:t>
        </w:r>
      </w:ins>
      <w:r>
        <w:t xml:space="preserve">). </w:t>
      </w:r>
      <w:r w:rsidR="006C1222">
        <w:t>T</w:t>
      </w:r>
      <w:r>
        <w:t xml:space="preserve">his </w:t>
      </w:r>
      <w:r w:rsidR="006C1222">
        <w:t xml:space="preserve">difference stemmed from the </w:t>
      </w:r>
      <w:r>
        <w:t>late  and early responses</w:t>
      </w:r>
      <w:r w:rsidR="006C1222">
        <w:t>,</w:t>
      </w:r>
      <w:r>
        <w:t xml:space="preserve"> but not </w:t>
      </w:r>
      <w:r w:rsidR="006C1222">
        <w:t>from</w:t>
      </w:r>
      <w:r>
        <w:t xml:space="preserve"> incorrect answers, which were </w:t>
      </w:r>
      <w:r w:rsidR="003A3339">
        <w:t xml:space="preserve">significantly </w:t>
      </w:r>
      <w:r>
        <w:t>less common in the reaching task (</w:t>
      </w:r>
      <w:r w:rsidRPr="00E04DE0">
        <w:fldChar w:fldCharType="begin"/>
      </w:r>
      <w:r w:rsidRPr="00E04DE0">
        <w:instrText xml:space="preserve"> REF _Ref134436820 \h </w:instrText>
      </w:r>
      <w:r>
        <w:instrText xml:space="preserve"> \* MERGEFORMAT </w:instrText>
      </w:r>
      <w:r w:rsidRPr="00E04DE0">
        <w:fldChar w:fldCharType="separate"/>
      </w:r>
      <w:r w:rsidRPr="00E04DE0">
        <w:t xml:space="preserve">Table </w:t>
      </w:r>
      <w:r w:rsidR="00964AD3">
        <w:t>1</w:t>
      </w:r>
      <w:r w:rsidRPr="00E04DE0">
        <w:fldChar w:fldCharType="end"/>
      </w:r>
      <w:r>
        <w:t>).</w:t>
      </w:r>
    </w:p>
    <w:p w14:paraId="1A9605F3" w14:textId="09D0C748" w:rsidR="00964AD3" w:rsidRPr="008E7395" w:rsidRDefault="00964AD3" w:rsidP="00964AD3">
      <w:pPr>
        <w:pStyle w:val="TableFigure"/>
        <w:rPr>
          <w:b w:val="0"/>
          <w:bCs w:val="0"/>
          <w:i/>
          <w:iCs/>
        </w:rPr>
      </w:pPr>
      <w:bookmarkStart w:id="204" w:name="_Ref134436820"/>
      <w:r w:rsidRPr="00E04DE0">
        <w:t xml:space="preserve">Table </w:t>
      </w:r>
      <w:bookmarkEnd w:id="204"/>
      <w:r w:rsidR="003A3339">
        <w:t>1</w:t>
      </w:r>
    </w:p>
    <w:p w14:paraId="086F07A2" w14:textId="77777777" w:rsidR="00964AD3" w:rsidRPr="008E7395" w:rsidRDefault="00964AD3" w:rsidP="00964AD3">
      <w:pPr>
        <w:pStyle w:val="Caption"/>
        <w:keepNext/>
        <w:spacing w:line="480" w:lineRule="auto"/>
        <w:rPr>
          <w:szCs w:val="20"/>
        </w:rPr>
      </w:pPr>
      <w:r w:rsidRPr="008E7395">
        <w:rPr>
          <w:sz w:val="24"/>
          <w:szCs w:val="20"/>
        </w:rPr>
        <w:t>Comparison of the Number of Excluded Trials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r>
              <w:rPr>
                <w:b/>
                <w:bCs/>
              </w:rPr>
              <w:t>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5C18A9B5" w:rsidR="00964AD3" w:rsidRDefault="00964AD3" w:rsidP="002C7426">
            <w:pPr>
              <w:ind w:firstLine="0"/>
              <w:jc w:val="center"/>
              <w:pPrChange w:id="205" w:author="Chen Heller" w:date="2023-07-31T12:50:00Z">
                <w:pPr>
                  <w:ind w:firstLine="0"/>
                </w:pPr>
              </w:pPrChange>
            </w:pPr>
            <w:del w:id="206" w:author="Chen Heller" w:date="2023-07-31T12:49:00Z">
              <w:r w:rsidDel="002C7426">
                <w:delText>0 (0)</w:delText>
              </w:r>
            </w:del>
          </w:p>
        </w:tc>
        <w:tc>
          <w:tcPr>
            <w:tcW w:w="709" w:type="dxa"/>
          </w:tcPr>
          <w:p w14:paraId="5624C1C6" w14:textId="30CDBAEE" w:rsidR="00964AD3" w:rsidRDefault="00964AD3" w:rsidP="00760205">
            <w:pPr>
              <w:ind w:firstLine="0"/>
            </w:pPr>
            <w:del w:id="207" w:author="Chen Heller" w:date="2023-07-31T12:53:00Z">
              <w:r w:rsidDel="002944C0">
                <w:delText>6.43</w:delText>
              </w:r>
            </w:del>
          </w:p>
        </w:tc>
        <w:tc>
          <w:tcPr>
            <w:tcW w:w="992" w:type="dxa"/>
          </w:tcPr>
          <w:p w14:paraId="5B2AA52A" w14:textId="15CC54B4" w:rsidR="00964AD3" w:rsidRDefault="00964AD3" w:rsidP="00760205">
            <w:pPr>
              <w:ind w:firstLine="0"/>
            </w:pPr>
            <w:del w:id="208" w:author="Chen Heller" w:date="2023-07-31T12:53:00Z">
              <w:r w:rsidDel="002944C0">
                <w:delText>&lt;0.001</w:delText>
              </w:r>
            </w:del>
          </w:p>
        </w:tc>
        <w:tc>
          <w:tcPr>
            <w:tcW w:w="1702" w:type="dxa"/>
          </w:tcPr>
          <w:p w14:paraId="0E0F2D1A" w14:textId="478D9F9C" w:rsidR="00964AD3" w:rsidRDefault="00964AD3" w:rsidP="00760205">
            <w:pPr>
              <w:ind w:firstLine="0"/>
            </w:pPr>
            <w:del w:id="209" w:author="Chen Heller" w:date="2023-07-31T12:53:00Z">
              <w:r w:rsidDel="002944C0">
                <w:delText>15.87, 30.65</w:delText>
              </w:r>
            </w:del>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ins w:id="210" w:author="Chen Heller" w:date="2023-07-31T13:15:00Z"/>
        </w:trPr>
        <w:tc>
          <w:tcPr>
            <w:tcW w:w="2126" w:type="dxa"/>
            <w:tcBorders>
              <w:bottom w:val="single" w:sz="4" w:space="0" w:color="000000"/>
            </w:tcBorders>
          </w:tcPr>
          <w:p w14:paraId="2062B6EF" w14:textId="6CC925CB" w:rsidR="00AF3D16" w:rsidRDefault="00AF3D16" w:rsidP="00AF3D16">
            <w:pPr>
              <w:ind w:firstLine="0"/>
              <w:rPr>
                <w:ins w:id="211" w:author="Chen Heller" w:date="2023-07-31T13:15:00Z"/>
                <w:b/>
                <w:bCs/>
              </w:rPr>
            </w:pPr>
            <w:ins w:id="212" w:author="Chen Heller" w:date="2023-07-31T13:15:00Z">
              <w:r>
                <w:rPr>
                  <w:rFonts w:hint="cs"/>
                  <w:b/>
                  <w:bCs/>
                </w:rPr>
                <w:t>S</w:t>
              </w:r>
              <w:r>
                <w:rPr>
                  <w:b/>
                  <w:bCs/>
                </w:rPr>
                <w:t>low movement</w:t>
              </w:r>
            </w:ins>
          </w:p>
        </w:tc>
        <w:tc>
          <w:tcPr>
            <w:tcW w:w="1701" w:type="dxa"/>
            <w:tcBorders>
              <w:bottom w:val="single" w:sz="4" w:space="0" w:color="000000"/>
            </w:tcBorders>
          </w:tcPr>
          <w:p w14:paraId="0610BE8D" w14:textId="7BBBCD96" w:rsidR="00AF3D16" w:rsidRDefault="00AF3D16" w:rsidP="00AF3D16">
            <w:pPr>
              <w:ind w:firstLine="0"/>
              <w:rPr>
                <w:ins w:id="213" w:author="Chen Heller" w:date="2023-07-31T13:15:00Z"/>
              </w:rPr>
            </w:pPr>
            <w:ins w:id="214" w:author="Chen Heller" w:date="2023-07-31T13:15:00Z">
              <w:r>
                <w:t>31.16 (20.94)</w:t>
              </w:r>
            </w:ins>
          </w:p>
        </w:tc>
        <w:tc>
          <w:tcPr>
            <w:tcW w:w="1701" w:type="dxa"/>
            <w:tcBorders>
              <w:bottom w:val="single" w:sz="4" w:space="0" w:color="000000"/>
            </w:tcBorders>
          </w:tcPr>
          <w:p w14:paraId="4B6AE4E3" w14:textId="77777777" w:rsidR="00AF3D16" w:rsidRDefault="00AF3D16" w:rsidP="00AF3D16">
            <w:pPr>
              <w:ind w:firstLine="0"/>
              <w:rPr>
                <w:ins w:id="215" w:author="Chen Heller" w:date="2023-07-31T13:15:00Z"/>
              </w:rPr>
            </w:pPr>
          </w:p>
        </w:tc>
        <w:tc>
          <w:tcPr>
            <w:tcW w:w="709" w:type="dxa"/>
            <w:tcBorders>
              <w:bottom w:val="single" w:sz="4" w:space="0" w:color="000000"/>
            </w:tcBorders>
          </w:tcPr>
          <w:p w14:paraId="5EDBC51C" w14:textId="77777777" w:rsidR="00AF3D16" w:rsidRDefault="00AF3D16" w:rsidP="00AF3D16">
            <w:pPr>
              <w:ind w:firstLine="0"/>
              <w:rPr>
                <w:ins w:id="216" w:author="Chen Heller" w:date="2023-07-31T13:15:00Z"/>
              </w:rPr>
            </w:pPr>
          </w:p>
        </w:tc>
        <w:tc>
          <w:tcPr>
            <w:tcW w:w="992" w:type="dxa"/>
            <w:tcBorders>
              <w:bottom w:val="single" w:sz="4" w:space="0" w:color="000000"/>
            </w:tcBorders>
          </w:tcPr>
          <w:p w14:paraId="3025AB8C" w14:textId="77777777" w:rsidR="00AF3D16" w:rsidRDefault="00AF3D16" w:rsidP="00AF3D16">
            <w:pPr>
              <w:ind w:firstLine="0"/>
              <w:rPr>
                <w:ins w:id="217" w:author="Chen Heller" w:date="2023-07-31T13:15:00Z"/>
              </w:rPr>
            </w:pPr>
          </w:p>
        </w:tc>
        <w:tc>
          <w:tcPr>
            <w:tcW w:w="1702" w:type="dxa"/>
            <w:tcBorders>
              <w:bottom w:val="single" w:sz="4" w:space="0" w:color="000000"/>
            </w:tcBorders>
          </w:tcPr>
          <w:p w14:paraId="3032F4AC" w14:textId="77777777" w:rsidR="00AF3D16" w:rsidRDefault="00AF3D16" w:rsidP="00AF3D16">
            <w:pPr>
              <w:ind w:firstLine="0"/>
              <w:rPr>
                <w:ins w:id="218" w:author="Chen Heller" w:date="2023-07-31T13:15:00Z"/>
              </w:rPr>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554ADF41" w14:textId="77777777" w:rsidR="00AF3D16" w:rsidRDefault="00AF3D16" w:rsidP="00AF3D1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p>
        </w:tc>
      </w:tr>
    </w:tbl>
    <w:p w14:paraId="6FDADB43" w14:textId="77777777" w:rsidR="00964AD3" w:rsidRDefault="00964AD3" w:rsidP="00964AD3">
      <w:pPr>
        <w:ind w:firstLine="0"/>
      </w:pPr>
    </w:p>
    <w:p w14:paraId="016CD883" w14:textId="49A0F4CC" w:rsidR="00887DD3" w:rsidRPr="00234A2F" w:rsidRDefault="00BA4221" w:rsidP="005436B9">
      <w:pPr>
        <w:ind w:firstLine="0"/>
        <w:rPr>
          <w:i/>
          <w:iCs/>
        </w:rPr>
      </w:pPr>
      <w:r w:rsidRPr="00234A2F">
        <w:rPr>
          <w:i/>
          <w:iCs/>
        </w:rPr>
        <w:t>Prime visibility</w:t>
      </w:r>
      <w:r w:rsidR="00012635" w:rsidRPr="00234A2F">
        <w:rPr>
          <w:i/>
          <w:iCs/>
        </w:rPr>
        <w:t xml:space="preserve"> </w:t>
      </w:r>
    </w:p>
    <w:p w14:paraId="438C6938" w14:textId="549C0B5D" w:rsidR="00DB7DD5" w:rsidRDefault="004731EE" w:rsidP="00234A2F">
      <w:pPr>
        <w:rPr>
          <w:rtl/>
        </w:rPr>
      </w:pPr>
      <w:r>
        <w:lastRenderedPageBreak/>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4.79</w:t>
      </w:r>
      <w:r w:rsidR="00BA4221">
        <w:t xml:space="preserve">% a visibility </w:t>
      </w:r>
      <w:r>
        <w:t xml:space="preserve">rating of </w:t>
      </w:r>
      <w:r w:rsidR="00BA4221">
        <w:t xml:space="preserve">2, </w:t>
      </w:r>
      <w:r w:rsidR="001F6E52">
        <w:t>0.</w:t>
      </w:r>
      <w:r w:rsidR="004E2179">
        <w:t>63</w:t>
      </w:r>
      <w:r w:rsidR="00BA4221">
        <w:t xml:space="preserve">% a visibility </w:t>
      </w:r>
      <w:r>
        <w:t xml:space="preserve">rating of </w:t>
      </w:r>
      <w:r w:rsidR="00BA4221">
        <w:t xml:space="preserve">3 and </w:t>
      </w:r>
      <w:commentRangeStart w:id="219"/>
      <w:r w:rsidR="001F6E52">
        <w:t>0.1</w:t>
      </w:r>
      <w:r w:rsidR="004E2179">
        <w:t>5</w:t>
      </w:r>
      <w:r w:rsidR="00BA4221">
        <w:t xml:space="preserve">% </w:t>
      </w:r>
      <w:commentRangeEnd w:id="219"/>
      <w:r w:rsidR="00887DD3">
        <w:rPr>
          <w:rStyle w:val="CommentReference"/>
        </w:rPr>
        <w:commentReference w:id="219"/>
      </w:r>
      <w:r w:rsidR="00BA4221">
        <w:t xml:space="preserve">a visibility </w:t>
      </w:r>
      <w:r>
        <w:t xml:space="preserve">rating of </w:t>
      </w:r>
      <w:r w:rsidR="00BA4221">
        <w:t>4</w:t>
      </w:r>
      <w:r w:rsidR="00012635">
        <w:t>, while in the keyboard session</w:t>
      </w:r>
      <w:r w:rsidR="00823AC0">
        <w:t>,</w:t>
      </w:r>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3 and 0.</w:t>
      </w:r>
      <w:commentRangeStart w:id="220"/>
      <w:r w:rsidR="00012635">
        <w:t>12</w:t>
      </w:r>
      <w:commentRangeEnd w:id="220"/>
      <w:r w:rsidR="00887DD3">
        <w:rPr>
          <w:rStyle w:val="CommentReference"/>
        </w:rPr>
        <w:commentReference w:id="220"/>
      </w:r>
      <w:r w:rsidR="00012635">
        <w:t xml:space="preserve">% a visibility </w:t>
      </w:r>
      <w:r w:rsidR="00835861">
        <w:t xml:space="preserve">rating of </w:t>
      </w:r>
      <w:r w:rsidR="00012635">
        <w:t>4.</w:t>
      </w:r>
      <w:r w:rsidR="00BA4221">
        <w:t xml:space="preserve"> </w:t>
      </w:r>
      <w:r w:rsidR="00462D23">
        <w:t xml:space="preserve">Because using identical prime 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commentRangeStart w:id="221"/>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commentRangeEnd w:id="221"/>
      <w:r w:rsidR="005844E0">
        <w:rPr>
          <w:rStyle w:val="CommentReference"/>
        </w:rPr>
        <w:commentReference w:id="221"/>
      </w:r>
    </w:p>
    <w:p w14:paraId="77D7A6B8" w14:textId="2AF59DD6" w:rsidR="005844E0" w:rsidRDefault="004C4126" w:rsidP="004C4126">
      <w:pPr>
        <w:ind w:firstLine="0"/>
      </w:pPr>
      <w:ins w:id="222" w:author="zeev" w:date="2023-07-25T14:37:00Z">
        <w:r>
          <w:rPr>
            <w:i/>
            <w:iCs/>
          </w:rPr>
          <w:t xml:space="preserve">Preregistered </w:t>
        </w:r>
      </w:ins>
      <w:commentRangeStart w:id="223"/>
      <w:commentRangeStart w:id="224"/>
      <w:del w:id="225" w:author="zeev" w:date="2023-07-25T14:37:00Z">
        <w:r w:rsidR="00652B7D" w:rsidRPr="00E412ED" w:rsidDel="004C4126">
          <w:rPr>
            <w:i/>
            <w:iCs/>
          </w:rPr>
          <w:delText>C</w:delText>
        </w:r>
      </w:del>
      <w:ins w:id="226" w:author="zeev" w:date="2023-07-25T14:37:00Z">
        <w:r>
          <w:rPr>
            <w:i/>
            <w:iCs/>
          </w:rPr>
          <w:t>c</w:t>
        </w:r>
      </w:ins>
      <w:r w:rsidR="00652B7D" w:rsidRPr="00E412ED">
        <w:rPr>
          <w:i/>
          <w:iCs/>
        </w:rPr>
        <w:t>ongruency effect</w:t>
      </w:r>
      <w:r w:rsidR="00652B7D">
        <w:t xml:space="preserve">: </w:t>
      </w:r>
      <w:commentRangeEnd w:id="223"/>
      <w:r w:rsidR="003A3339">
        <w:rPr>
          <w:rStyle w:val="CommentReference"/>
        </w:rPr>
        <w:commentReference w:id="223"/>
      </w:r>
      <w:commentRangeEnd w:id="224"/>
      <w:r w:rsidR="00D71297">
        <w:rPr>
          <w:rStyle w:val="CommentReference"/>
        </w:rPr>
        <w:commentReference w:id="224"/>
      </w:r>
    </w:p>
    <w:p w14:paraId="11D57144" w14:textId="61C75166" w:rsidR="007B776C" w:rsidRDefault="00F01249" w:rsidP="00AC2B66">
      <w:r>
        <w:t xml:space="preserve">A congruency effect was found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was 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 xml:space="preserve">, </w:t>
      </w:r>
      <w:r w:rsidR="0077049F" w:rsidRPr="0077049F">
        <w:fldChar w:fldCharType="begin"/>
      </w:r>
      <w:r w:rsidR="0077049F" w:rsidRPr="0077049F">
        <w:instrText xml:space="preserve"> REF _Ref129683805 \h </w:instrText>
      </w:r>
      <w:r w:rsidR="0077049F">
        <w:instrText xml:space="preserve"> \* MERGEFORMAT </w:instrText>
      </w:r>
      <w:r w:rsidR="0077049F" w:rsidRPr="0077049F">
        <w:fldChar w:fldCharType="separate"/>
      </w:r>
      <w:r w:rsidR="0077049F" w:rsidRPr="0077049F">
        <w:t xml:space="preserve">Figure </w:t>
      </w:r>
      <w:r w:rsidR="0077049F" w:rsidRPr="008E7395">
        <w:t>3</w:t>
      </w:r>
      <w:r w:rsidR="0077049F" w:rsidRPr="0077049F">
        <w:fldChar w:fldCharType="end"/>
      </w:r>
      <w:r w:rsidR="0077049F">
        <w:t xml:space="preserve"> </w:t>
      </w:r>
      <w:r w:rsidR="008347CC">
        <w:t>describe</w:t>
      </w:r>
      <w:ins w:id="227" w:author="zeev" w:date="2023-07-25T13:04:00Z">
        <w:r w:rsidR="00234A2F">
          <w:t>s</w:t>
        </w:r>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r w:rsidR="00415264">
        <w:t xml:space="preserve">were </w:t>
      </w:r>
      <w:r w:rsidR="0082689E">
        <w:t xml:space="preserve">observed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228" w:author="zeev" w:date="2023-07-25T16:32:00Z">
        <w:r w:rsidR="00CB5A32" w:rsidDel="00801CF1">
          <w:delText xml:space="preserve"> </w:delText>
        </w:r>
      </w:del>
      <w:r w:rsidR="00CB5A32">
        <w:t>=</w:t>
      </w:r>
      <w:del w:id="229" w:author="zeev" w:date="2023-07-25T16:32:00Z">
        <w:r w:rsidR="00CB5A32" w:rsidDel="00801CF1">
          <w:delText xml:space="preserve"> </w:delText>
        </w:r>
      </w:del>
      <w:r w:rsidR="00E74CD9">
        <w:t>1.17</w:t>
      </w:r>
      <w:r w:rsidR="00A70B91">
        <w:t>; M</w:t>
      </w:r>
      <w:r w:rsidR="00A70B91" w:rsidRPr="00EC5BE4">
        <w:rPr>
          <w:vertAlign w:val="subscript"/>
        </w:rPr>
        <w:t>inc</w:t>
      </w:r>
      <w:del w:id="230" w:author="zeev" w:date="2023-07-25T16:32:00Z">
        <w:r w:rsidR="00A70B91" w:rsidDel="00801CF1">
          <w:delText xml:space="preserve"> </w:delText>
        </w:r>
      </w:del>
      <w:r w:rsidR="00A70B91">
        <w:t>=</w:t>
      </w:r>
      <w:del w:id="231" w:author="zeev" w:date="2023-07-25T16:32:00Z">
        <w:r w:rsidR="00A70B91" w:rsidDel="00801CF1">
          <w:delText xml:space="preserve"> </w:delText>
        </w:r>
      </w:del>
      <w:del w:id="232" w:author="zeev" w:date="2023-07-25T15:55:00Z">
        <w:r w:rsidR="00A70B91" w:rsidDel="00A95B39">
          <w:delText>XX</w:delText>
        </w:r>
      </w:del>
      <w:ins w:id="233" w:author="zeev" w:date="2023-07-25T15:55:00Z">
        <w:r w:rsidR="00A95B39">
          <w:t>545.46</w:t>
        </w:r>
      </w:ins>
      <w:r w:rsidR="00A70B91">
        <w:t>, SD=</w:t>
      </w:r>
      <w:del w:id="234" w:author="zeev" w:date="2023-07-25T15:55:00Z">
        <w:r w:rsidR="00A70B91" w:rsidDel="00A95B39">
          <w:delText>XX</w:delText>
        </w:r>
      </w:del>
      <w:ins w:id="235" w:author="zeev" w:date="2023-07-25T15:55:00Z">
        <w:r w:rsidR="00A95B39">
          <w:t>32.87</w:t>
        </w:r>
      </w:ins>
      <w:r w:rsidR="00A70B91">
        <w:t>, M</w:t>
      </w:r>
      <w:r w:rsidR="00A70B91" w:rsidRPr="00EC5BE4">
        <w:rPr>
          <w:vertAlign w:val="subscript"/>
        </w:rPr>
        <w:t>con</w:t>
      </w:r>
      <w:r w:rsidR="00A70B91">
        <w:t>=</w:t>
      </w:r>
      <w:del w:id="236" w:author="zeev" w:date="2023-07-25T15:55:00Z">
        <w:r w:rsidR="00A70B91" w:rsidDel="00A95B39">
          <w:delText>XX</w:delText>
        </w:r>
      </w:del>
      <w:ins w:id="237" w:author="zeev" w:date="2023-07-25T15:55:00Z">
        <w:r w:rsidR="00A95B39">
          <w:t>525.53</w:t>
        </w:r>
      </w:ins>
      <w:r w:rsidR="00A70B91">
        <w:t>, SD=</w:t>
      </w:r>
      <w:del w:id="238" w:author="zeev" w:date="2023-07-25T15:55:00Z">
        <w:r w:rsidR="00A70B91" w:rsidDel="00A95B39">
          <w:delText>XX</w:delText>
        </w:r>
      </w:del>
      <w:ins w:id="239" w:author="zeev" w:date="2023-07-25T15:55:00Z">
        <w:r w:rsidR="00A95B39">
          <w:t>35.76</w:t>
        </w:r>
      </w:ins>
      <w:commentRangeStart w:id="240"/>
      <w:commentRangeEnd w:id="240"/>
      <w:r w:rsidR="00A70B91">
        <w:rPr>
          <w:rStyle w:val="CommentReference"/>
        </w:rPr>
        <w:commentReference w:id="240"/>
      </w:r>
      <w:r w:rsidR="00A70B91">
        <w:t>, t(29</w:t>
      </w:r>
      <w:del w:id="241" w:author="zeev" w:date="2023-07-25T15:55:00Z">
        <w:r w:rsidR="00A70B91" w:rsidDel="00A95B39">
          <w:delText xml:space="preserve">)=??, </w:delText>
        </w:r>
      </w:del>
      <w:ins w:id="242" w:author="zeev" w:date="2023-07-25T15:55:00Z">
        <w:r w:rsidR="00A95B39">
          <w:t xml:space="preserve">)=6.42, </w:t>
        </w:r>
      </w:ins>
      <w:r w:rsidR="00A70B91">
        <w:t>p</w:t>
      </w:r>
      <w:del w:id="243" w:author="zeev" w:date="2023-07-25T15:56:00Z">
        <w:r w:rsidR="00A70B91" w:rsidDel="00A95B39">
          <w:delText xml:space="preserve">=??, </w:delText>
        </w:r>
      </w:del>
      <w:ins w:id="244" w:author="zeev" w:date="2023-07-25T15:56:00Z">
        <w:r w:rsidR="00A95B39">
          <w:t xml:space="preserve">&lt;0.001, </w:t>
        </w:r>
      </w:ins>
      <w:r w:rsidR="00A70B91">
        <w:t>CIs</w:t>
      </w:r>
      <w:del w:id="245" w:author="zeev" w:date="2023-07-25T15:56:00Z">
        <w:r w:rsidR="00A70B91" w:rsidDel="00A95B39">
          <w:delText>=??</w:delText>
        </w:r>
        <w:r w:rsidR="00CB5A32" w:rsidDel="00A95B39">
          <w:delText xml:space="preserve">) </w:delText>
        </w:r>
      </w:del>
      <w:ins w:id="246" w:author="zeev" w:date="2023-07-25T15:56:00Z">
        <w:r w:rsidR="00A95B39">
          <w:t>=</w:t>
        </w:r>
      </w:ins>
      <w:ins w:id="247" w:author="zeev" w:date="2023-07-25T16:00:00Z">
        <w:r w:rsidR="00A95B39">
          <w:t>-</w:t>
        </w:r>
      </w:ins>
      <w:ins w:id="248" w:author="zeev" w:date="2023-07-25T15:56:00Z">
        <w:r w:rsidR="00A95B39">
          <w:t xml:space="preserve">26.27, </w:t>
        </w:r>
      </w:ins>
      <w:ins w:id="249" w:author="zeev" w:date="2023-07-25T16:00:00Z">
        <w:r w:rsidR="00A95B39">
          <w:t>-</w:t>
        </w:r>
      </w:ins>
      <w:ins w:id="250" w:author="zeev" w:date="2023-07-25T15:56:00Z">
        <w:r w:rsidR="00A95B39">
          <w:t xml:space="preserve">13.58) </w:t>
        </w:r>
      </w:ins>
      <w:r w:rsidR="00346BB1">
        <w:t>was</w:t>
      </w:r>
      <w:r w:rsidR="00E74CD9">
        <w:t xml:space="preserve"> </w:t>
      </w:r>
      <w:r w:rsidR="00CB5A32">
        <w:t>larger than the reach area effect (Cohen's d</w:t>
      </w:r>
      <w:del w:id="251" w:author="zeev" w:date="2023-07-25T16:32:00Z">
        <w:r w:rsidR="00CB5A32" w:rsidDel="00801CF1">
          <w:delText xml:space="preserve"> </w:delText>
        </w:r>
      </w:del>
      <w:r w:rsidR="00CB5A32">
        <w:t>=</w:t>
      </w:r>
      <w:del w:id="252" w:author="zeev" w:date="2023-07-25T16:32:00Z">
        <w:r w:rsidR="00CB5A32" w:rsidDel="00801CF1">
          <w:delText xml:space="preserve"> </w:delText>
        </w:r>
      </w:del>
      <w:r w:rsidR="00E74CD9">
        <w:t>0.</w:t>
      </w:r>
      <w:r w:rsidR="00E075E9">
        <w:t>68</w:t>
      </w:r>
      <w:r w:rsidR="00A70B91">
        <w:t>; M</w:t>
      </w:r>
      <w:r w:rsidR="00A70B91" w:rsidRPr="00EC5BE4">
        <w:rPr>
          <w:vertAlign w:val="subscript"/>
        </w:rPr>
        <w:t>inc</w:t>
      </w:r>
      <w:del w:id="253" w:author="zeev" w:date="2023-07-25T16:32:00Z">
        <w:r w:rsidR="00A70B91" w:rsidDel="00801CF1">
          <w:delText xml:space="preserve"> </w:delText>
        </w:r>
      </w:del>
      <w:r w:rsidR="00A70B91">
        <w:t>=</w:t>
      </w:r>
      <w:del w:id="254" w:author="zeev" w:date="2023-07-25T16:32:00Z">
        <w:r w:rsidR="00A70B91" w:rsidDel="00801CF1">
          <w:delText xml:space="preserve"> </w:delText>
        </w:r>
      </w:del>
      <w:del w:id="255" w:author="zeev" w:date="2023-07-25T15:56:00Z">
        <w:r w:rsidR="00A70B91" w:rsidDel="00A95B39">
          <w:delText>XX</w:delText>
        </w:r>
      </w:del>
      <w:ins w:id="256" w:author="zeev" w:date="2023-07-25T15:56:00Z">
        <w:r w:rsidR="00A95B39">
          <w:t>1.74</w:t>
        </w:r>
      </w:ins>
      <w:r w:rsidR="00A70B91">
        <w:t>, SD=</w:t>
      </w:r>
      <w:del w:id="257" w:author="zeev" w:date="2023-07-25T15:56:00Z">
        <w:r w:rsidR="00A70B91" w:rsidDel="00A95B39">
          <w:delText>XX</w:delText>
        </w:r>
      </w:del>
      <w:ins w:id="258" w:author="zeev" w:date="2023-07-25T15:56:00Z">
        <w:r w:rsidR="00A95B39">
          <w:t>0.</w:t>
        </w:r>
      </w:ins>
      <w:ins w:id="259" w:author="zeev" w:date="2023-07-25T15:57:00Z">
        <w:r w:rsidR="00A95B39">
          <w:t>49</w:t>
        </w:r>
      </w:ins>
      <w:r w:rsidR="00A70B91">
        <w:t>, M</w:t>
      </w:r>
      <w:r w:rsidR="00A70B91" w:rsidRPr="00EC5BE4">
        <w:rPr>
          <w:vertAlign w:val="subscript"/>
        </w:rPr>
        <w:t>con</w:t>
      </w:r>
      <w:r w:rsidR="00A70B91">
        <w:t>=</w:t>
      </w:r>
      <w:del w:id="260" w:author="zeev" w:date="2023-07-25T15:57:00Z">
        <w:r w:rsidR="00A70B91" w:rsidDel="00A95B39">
          <w:delText>XX</w:delText>
        </w:r>
      </w:del>
      <w:ins w:id="261" w:author="zeev" w:date="2023-07-25T15:57:00Z">
        <w:r w:rsidR="00A95B39">
          <w:t>2.09</w:t>
        </w:r>
      </w:ins>
      <w:r w:rsidR="00A70B91">
        <w:t>, SD=</w:t>
      </w:r>
      <w:del w:id="262" w:author="zeev" w:date="2023-07-25T15:57:00Z">
        <w:r w:rsidR="00A70B91" w:rsidDel="00A95B39">
          <w:delText>XX</w:delText>
        </w:r>
      </w:del>
      <w:ins w:id="263" w:author="zeev" w:date="2023-07-25T15:57:00Z">
        <w:r w:rsidR="00A95B39">
          <w:t>0.51</w:t>
        </w:r>
      </w:ins>
      <w:commentRangeStart w:id="264"/>
      <w:commentRangeEnd w:id="264"/>
      <w:r w:rsidR="00A70B91">
        <w:rPr>
          <w:rStyle w:val="CommentReference"/>
        </w:rPr>
        <w:commentReference w:id="264"/>
      </w:r>
      <w:r w:rsidR="00A70B91">
        <w:t>, t(29</w:t>
      </w:r>
      <w:del w:id="265" w:author="zeev" w:date="2023-07-25T15:57:00Z">
        <w:r w:rsidR="00A70B91" w:rsidDel="00A95B39">
          <w:delText xml:space="preserve">)=??, </w:delText>
        </w:r>
      </w:del>
      <w:ins w:id="266" w:author="zeev" w:date="2023-07-25T15:57:00Z">
        <w:r w:rsidR="00A95B39">
          <w:t xml:space="preserve">)=3.75, </w:t>
        </w:r>
      </w:ins>
      <w:r w:rsidR="00A70B91">
        <w:t>p</w:t>
      </w:r>
      <w:del w:id="267" w:author="zeev" w:date="2023-07-25T15:57:00Z">
        <w:r w:rsidR="00A70B91" w:rsidDel="00A95B39">
          <w:delText xml:space="preserve">=??, </w:delText>
        </w:r>
      </w:del>
      <w:ins w:id="268" w:author="zeev" w:date="2023-07-25T15:57:00Z">
        <w:r w:rsidR="00A95B39">
          <w:t xml:space="preserve">&lt;0.001, </w:t>
        </w:r>
      </w:ins>
      <w:r w:rsidR="00A70B91">
        <w:t>CIs</w:t>
      </w:r>
      <w:del w:id="269" w:author="zeev" w:date="2023-07-25T15:57:00Z">
        <w:r w:rsidR="00A70B91" w:rsidDel="00A95B39">
          <w:delText>=??</w:delText>
        </w:r>
        <w:r w:rsidR="00CB5A32" w:rsidDel="00A95B39">
          <w:delText>)</w:delText>
        </w:r>
        <w:r w:rsidR="008B18FB" w:rsidDel="00A95B39">
          <w:delText xml:space="preserve">. </w:delText>
        </w:r>
      </w:del>
      <w:ins w:id="270"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(Cohen's d</w:t>
      </w:r>
      <w:ins w:id="271" w:author="zeev" w:date="2023-07-25T16:29:00Z">
        <w:r w:rsidR="008B3F10">
          <w:rPr>
            <w:vertAlign w:val="subscript"/>
          </w:rPr>
          <w:t>normalized reaching duration</w:t>
        </w:r>
      </w:ins>
      <w:del w:id="272" w:author="zeev" w:date="2023-07-25T16:33:00Z">
        <w:r w:rsidR="007156D0" w:rsidDel="00801CF1">
          <w:delText xml:space="preserve"> </w:delText>
        </w:r>
      </w:del>
      <w:r w:rsidR="007156D0">
        <w:t>=</w:t>
      </w:r>
      <w:del w:id="273" w:author="zeev" w:date="2023-07-25T16:33:00Z">
        <w:r w:rsidR="007156D0" w:rsidDel="00801CF1">
          <w:delText xml:space="preserve"> </w:delText>
        </w:r>
      </w:del>
      <w:r w:rsidR="002E0DD6">
        <w:t>1.25</w:t>
      </w:r>
      <w:r w:rsidR="00A70B91">
        <w:t>;</w:t>
      </w:r>
      <w:ins w:id="274" w:author="zeev" w:date="2023-07-25T16:24:00Z">
        <w:r w:rsidR="008A4A29">
          <w:t xml:space="preserve"> Cohen’s d</w:t>
        </w:r>
      </w:ins>
      <w:del w:id="275" w:author="zeev" w:date="2023-07-25T16:33:00Z">
        <w:r w:rsidR="00A70B91" w:rsidDel="00801CF1">
          <w:delText xml:space="preserve"> </w:delText>
        </w:r>
      </w:del>
      <w:ins w:id="276" w:author="zeev" w:date="2023-07-25T16:24:00Z">
        <w:r w:rsidR="008A4A29">
          <w:t>=</w:t>
        </w:r>
      </w:ins>
      <w:ins w:id="277" w:author="zeev" w:date="2023-07-25T16:25:00Z">
        <w:r w:rsidR="008A4A29">
          <w:t>1</w:t>
        </w:r>
      </w:ins>
      <w:ins w:id="278" w:author="zeev" w:date="2023-07-25T16:27:00Z">
        <w:r w:rsidR="008B3F10">
          <w:t>.17</w:t>
        </w:r>
      </w:ins>
      <w:ins w:id="279" w:author="zeev" w:date="2023-07-25T16:25:00Z">
        <w:r w:rsidR="008A4A29">
          <w:t xml:space="preserve">; </w:t>
        </w:r>
      </w:ins>
      <w:r w:rsidR="00A70B91">
        <w:lastRenderedPageBreak/>
        <w:t>M</w:t>
      </w:r>
      <w:r w:rsidR="00A70B91" w:rsidRPr="00234A2F">
        <w:rPr>
          <w:vertAlign w:val="subscript"/>
        </w:rPr>
        <w:t>inc</w:t>
      </w:r>
      <w:del w:id="280" w:author="zeev" w:date="2023-07-25T16:33:00Z">
        <w:r w:rsidR="00A70B91" w:rsidDel="00801CF1">
          <w:delText xml:space="preserve"> </w:delText>
        </w:r>
      </w:del>
      <w:r w:rsidR="00A70B91">
        <w:t>=</w:t>
      </w:r>
      <w:del w:id="281" w:author="zeev" w:date="2023-07-25T16:33:00Z">
        <w:r w:rsidR="00A70B91" w:rsidDel="00801CF1">
          <w:delText xml:space="preserve"> </w:delText>
        </w:r>
      </w:del>
      <w:ins w:id="282" w:author="zeev" w:date="2023-07-25T16:25:00Z">
        <w:r w:rsidR="008B3F10">
          <w:t>429</w:t>
        </w:r>
      </w:ins>
      <w:del w:id="283" w:author="zeev" w:date="2023-07-25T15:58:00Z">
        <w:r w:rsidR="00A70B91" w:rsidDel="00A95B39">
          <w:delText>XX</w:delText>
        </w:r>
      </w:del>
      <w:r w:rsidR="00A70B91">
        <w:t>, SD=</w:t>
      </w:r>
      <w:del w:id="284" w:author="zeev" w:date="2023-07-25T15:58:00Z">
        <w:r w:rsidR="00A70B91" w:rsidDel="00A95B39">
          <w:delText>XX</w:delText>
        </w:r>
      </w:del>
      <w:ins w:id="285" w:author="zeev" w:date="2023-07-25T16:25:00Z">
        <w:r w:rsidR="008B3F10">
          <w:t>28.32</w:t>
        </w:r>
      </w:ins>
      <w:r w:rsidR="00A70B91">
        <w:t>, M</w:t>
      </w:r>
      <w:r w:rsidR="00A70B91" w:rsidRPr="00234A2F">
        <w:rPr>
          <w:vertAlign w:val="subscript"/>
        </w:rPr>
        <w:t>con</w:t>
      </w:r>
      <w:r w:rsidR="00A70B91">
        <w:t>=</w:t>
      </w:r>
      <w:del w:id="286" w:author="zeev" w:date="2023-07-25T15:58:00Z">
        <w:r w:rsidR="00A70B91" w:rsidDel="00A95B39">
          <w:delText>XX</w:delText>
        </w:r>
      </w:del>
      <w:ins w:id="287" w:author="zeev" w:date="2023-07-25T16:25:00Z">
        <w:r w:rsidR="008B3F10">
          <w:t>415.88</w:t>
        </w:r>
      </w:ins>
      <w:r w:rsidR="00A70B91">
        <w:t>, SD=</w:t>
      </w:r>
      <w:del w:id="288" w:author="zeev" w:date="2023-07-25T15:58:00Z">
        <w:r w:rsidR="00A70B91" w:rsidDel="00A95B39">
          <w:delText>XX</w:delText>
        </w:r>
      </w:del>
      <w:ins w:id="289" w:author="zeev" w:date="2023-07-25T16:26:00Z">
        <w:r w:rsidR="008B3F10">
          <w:t>29.76</w:t>
        </w:r>
      </w:ins>
      <w:del w:id="290" w:author="zeev" w:date="2023-07-25T15:59:00Z">
        <w:r w:rsidR="00A70B91" w:rsidRPr="00A70B91" w:rsidDel="00A95B39">
          <w:delText xml:space="preserve"> </w:delText>
        </w:r>
      </w:del>
      <w:r w:rsidR="00A70B91">
        <w:t xml:space="preserve">, </w:t>
      </w:r>
      <w:del w:id="291" w:author="zeev" w:date="2023-07-25T15:59:00Z">
        <w:r w:rsidR="00A70B91" w:rsidDel="00A95B39">
          <w:delText xml:space="preserve">t(29)=??, </w:delText>
        </w:r>
      </w:del>
      <w:r w:rsidR="00A70B91">
        <w:t>p</w:t>
      </w:r>
      <w:del w:id="292" w:author="zeev" w:date="2023-07-25T15:59:00Z">
        <w:r w:rsidR="00A70B91" w:rsidDel="00A95B39">
          <w:delText xml:space="preserve">=??, </w:delText>
        </w:r>
      </w:del>
      <w:ins w:id="293" w:author="zeev" w:date="2023-07-25T15:59:00Z">
        <w:r w:rsidR="00A95B39">
          <w:t xml:space="preserve">&lt;0.001, </w:t>
        </w:r>
      </w:ins>
      <w:r w:rsidR="00A70B91">
        <w:t>CIs</w:t>
      </w:r>
      <w:del w:id="294" w:author="zeev" w:date="2023-07-25T16:01:00Z">
        <w:r w:rsidR="00A70B91" w:rsidDel="00A95B39">
          <w:delText>=??</w:delText>
        </w:r>
        <w:r w:rsidR="002E0DD6" w:rsidDel="00A95B39">
          <w:delText>)</w:delText>
        </w:r>
        <w:r w:rsidR="005B17B6" w:rsidDel="00A95B39">
          <w:delText xml:space="preserve"> </w:delText>
        </w:r>
      </w:del>
      <w:ins w:id="295" w:author="zeev" w:date="2023-07-25T16:01:00Z">
        <w:r w:rsidR="00A95B39">
          <w:t>=-</w:t>
        </w:r>
      </w:ins>
      <w:ins w:id="296" w:author="zeev" w:date="2023-07-25T16:26:00Z">
        <w:r w:rsidR="008B3F10">
          <w:t>17.08</w:t>
        </w:r>
      </w:ins>
      <w:ins w:id="297" w:author="zeev" w:date="2023-07-25T16:01:00Z">
        <w:r w:rsidR="00A95B39">
          <w:t xml:space="preserve">, </w:t>
        </w:r>
      </w:ins>
      <w:ins w:id="298" w:author="zeev" w:date="2023-07-25T16:26:00Z">
        <w:r w:rsidR="008B3F10">
          <w:t>-9.17</w:t>
        </w:r>
      </w:ins>
      <w:ins w:id="299" w:author="zeev" w:date="2023-07-25T16:01:00Z">
        <w:r w:rsidR="00A95B39">
          <w:t xml:space="preserve">) </w:t>
        </w:r>
      </w:ins>
      <w:r w:rsidR="005B17B6">
        <w:t>than the normalized keyboard-RT (Cohen's d</w:t>
      </w:r>
      <w:ins w:id="300" w:author="zeev" w:date="2023-07-25T16:29:00Z">
        <w:r w:rsidR="008B3F10">
          <w:rPr>
            <w:vertAlign w:val="subscript"/>
          </w:rPr>
          <w:t>normalized keyboard RT</w:t>
        </w:r>
      </w:ins>
      <w:del w:id="301" w:author="zeev" w:date="2023-07-25T16:33:00Z">
        <w:r w:rsidR="005B17B6" w:rsidDel="00801CF1">
          <w:delText xml:space="preserve"> </w:delText>
        </w:r>
      </w:del>
      <w:r w:rsidR="005B17B6">
        <w:t>=</w:t>
      </w:r>
      <w:del w:id="302" w:author="zeev" w:date="2023-07-25T16:33:00Z">
        <w:r w:rsidR="005B17B6" w:rsidDel="00801CF1">
          <w:delText xml:space="preserve"> </w:delText>
        </w:r>
      </w:del>
      <w:r w:rsidR="005B17B6">
        <w:t>1.18</w:t>
      </w:r>
      <w:del w:id="303"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304" w:author="zeev" w:date="2023-07-25T16:07:00Z">
        <w:r w:rsidR="00A70B91" w:rsidDel="0041650C">
          <w:delText>XX</w:delText>
        </w:r>
      </w:del>
      <w:del w:id="305" w:author="zeev" w:date="2023-07-25T16:30:00Z">
        <w:r w:rsidR="00A70B91" w:rsidDel="008B3F10">
          <w:delText>, SD=</w:delText>
        </w:r>
      </w:del>
      <w:del w:id="306" w:author="zeev" w:date="2023-07-25T16:07:00Z">
        <w:r w:rsidR="00A70B91" w:rsidDel="0041650C">
          <w:delText>XX</w:delText>
        </w:r>
      </w:del>
      <w:del w:id="307" w:author="zeev" w:date="2023-07-25T16:30:00Z">
        <w:r w:rsidR="00A70B91" w:rsidDel="008B3F10">
          <w:delText>, M</w:delText>
        </w:r>
        <w:r w:rsidR="00A70B91" w:rsidRPr="00EC5BE4" w:rsidDel="008B3F10">
          <w:rPr>
            <w:vertAlign w:val="subscript"/>
          </w:rPr>
          <w:delText>con</w:delText>
        </w:r>
        <w:r w:rsidR="00A70B91" w:rsidDel="008B3F10">
          <w:delText>=</w:delText>
        </w:r>
      </w:del>
      <w:del w:id="308" w:author="zeev" w:date="2023-07-25T16:07:00Z">
        <w:r w:rsidR="00A70B91" w:rsidDel="0041650C">
          <w:delText>XX</w:delText>
        </w:r>
      </w:del>
      <w:del w:id="309" w:author="zeev" w:date="2023-07-25T16:30:00Z">
        <w:r w:rsidR="00A70B91" w:rsidDel="008B3F10">
          <w:delText>, SD=</w:delText>
        </w:r>
      </w:del>
      <w:del w:id="310" w:author="zeev" w:date="2023-07-25T16:07:00Z">
        <w:r w:rsidR="00A70B91" w:rsidDel="0041650C">
          <w:delText>XX</w:delText>
        </w:r>
      </w:del>
      <w:del w:id="311" w:author="zeev" w:date="2023-07-25T16:30:00Z">
        <w:r w:rsidR="00A70B91" w:rsidDel="008B3F10">
          <w:delText>, t(29</w:delText>
        </w:r>
      </w:del>
      <w:del w:id="312" w:author="zeev" w:date="2023-07-25T16:07:00Z">
        <w:r w:rsidR="00A70B91" w:rsidDel="0041650C">
          <w:delText xml:space="preserve">)=??, </w:delText>
        </w:r>
      </w:del>
      <w:del w:id="313" w:author="zeev" w:date="2023-07-25T16:30:00Z">
        <w:r w:rsidR="00A70B91" w:rsidDel="008B3F10">
          <w:delText>p</w:delText>
        </w:r>
      </w:del>
      <w:del w:id="314" w:author="zeev" w:date="2023-07-25T16:07:00Z">
        <w:r w:rsidR="00A70B91" w:rsidDel="0041650C">
          <w:delText xml:space="preserve">=??, </w:delText>
        </w:r>
      </w:del>
      <w:del w:id="315" w:author="zeev" w:date="2023-07-25T16:30:00Z">
        <w:r w:rsidR="00A70B91" w:rsidDel="008B3F10">
          <w:delText>CIs</w:delText>
        </w:r>
      </w:del>
      <w:del w:id="316" w:author="zeev" w:date="2023-07-25T16:07:00Z">
        <w:r w:rsidR="00A70B91" w:rsidDel="0041650C">
          <w:delText>=??</w:delText>
        </w:r>
        <w:r w:rsidR="005B17B6" w:rsidDel="0041650C">
          <w:delText>)</w:delText>
        </w:r>
        <w:r w:rsidR="007156D0" w:rsidDel="0041650C">
          <w:delText xml:space="preserve">. </w:delText>
        </w:r>
      </w:del>
      <w:ins w:id="317" w:author="zeev" w:date="2023-07-25T16:07:00Z">
        <w:r w:rsidR="0041650C">
          <w:t xml:space="preserve">). </w:t>
        </w:r>
      </w:ins>
      <w:r w:rsidR="000E28EE" w:rsidRPr="000E28EE">
        <w:t>Furthermore, incongruent trials exhibited a greater traveled distance</w:t>
      </w:r>
      <w:r w:rsidR="00A70B91">
        <w:t xml:space="preserve"> </w:t>
      </w:r>
      <w:r w:rsidR="00B22825">
        <w:t>(</w:t>
      </w:r>
      <w:r w:rsidR="00A70B91">
        <w:t>M</w:t>
      </w:r>
      <w:r w:rsidR="00A70B91" w:rsidRPr="00EC5BE4">
        <w:rPr>
          <w:vertAlign w:val="subscript"/>
        </w:rPr>
        <w:t>inc</w:t>
      </w:r>
      <w:del w:id="318" w:author="zeev" w:date="2023-07-25T16:31:00Z">
        <w:r w:rsidR="00A70B91" w:rsidDel="00801CF1">
          <w:delText xml:space="preserve"> </w:delText>
        </w:r>
      </w:del>
      <w:r w:rsidR="00A70B91">
        <w:t>=</w:t>
      </w:r>
      <w:del w:id="319" w:author="zeev" w:date="2023-07-25T16:31:00Z">
        <w:r w:rsidR="00A70B91" w:rsidDel="00801CF1">
          <w:delText xml:space="preserve"> XX</w:delText>
        </w:r>
      </w:del>
      <w:ins w:id="320" w:author="zeev" w:date="2023-07-25T16:31:00Z">
        <w:r w:rsidR="00801CF1">
          <w:t>39.09</w:t>
        </w:r>
      </w:ins>
      <w:r w:rsidR="00A70B91">
        <w:t>, SD=</w:t>
      </w:r>
      <w:del w:id="321" w:author="zeev" w:date="2023-07-25T16:31:00Z">
        <w:r w:rsidR="00A70B91" w:rsidDel="00801CF1">
          <w:delText>XX</w:delText>
        </w:r>
      </w:del>
      <w:ins w:id="322" w:author="zeev" w:date="2023-07-25T16:31:00Z">
        <w:r w:rsidR="00801CF1">
          <w:t>1.67</w:t>
        </w:r>
      </w:ins>
      <w:r w:rsidR="00A70B91">
        <w:t>) than congruent ones (M</w:t>
      </w:r>
      <w:r w:rsidR="00A70B91" w:rsidRPr="00EC5BE4">
        <w:rPr>
          <w:vertAlign w:val="subscript"/>
        </w:rPr>
        <w:t>con</w:t>
      </w:r>
      <w:r w:rsidR="00A70B91">
        <w:t>=</w:t>
      </w:r>
      <w:del w:id="323" w:author="zeev" w:date="2023-07-25T16:31:00Z">
        <w:r w:rsidR="00A70B91" w:rsidDel="00801CF1">
          <w:delText>XX</w:delText>
        </w:r>
      </w:del>
      <w:ins w:id="324" w:author="zeev" w:date="2023-07-25T16:31:00Z">
        <w:r w:rsidR="00801CF1">
          <w:t>38.20</w:t>
        </w:r>
      </w:ins>
      <w:r w:rsidR="00A70B91">
        <w:t>, SD=</w:t>
      </w:r>
      <w:del w:id="325" w:author="zeev" w:date="2023-07-25T16:31:00Z">
        <w:r w:rsidR="00A70B91" w:rsidDel="00801CF1">
          <w:delText>XX</w:delText>
        </w:r>
        <w:r w:rsidR="00C347DC" w:rsidRPr="00C347DC" w:rsidDel="00801CF1">
          <w:delText xml:space="preserve"> </w:delText>
        </w:r>
      </w:del>
      <w:ins w:id="326" w:author="zeev" w:date="2023-07-25T16:31:00Z">
        <w:r w:rsidR="00801CF1">
          <w:t>1.44</w:t>
        </w:r>
        <w:r w:rsidR="00801CF1" w:rsidRPr="00C347DC">
          <w:t xml:space="preserve"> </w:t>
        </w:r>
      </w:ins>
      <w:r w:rsidR="00C347DC">
        <w:t>t(29</w:t>
      </w:r>
      <w:del w:id="327" w:author="zeev" w:date="2023-07-25T16:31:00Z">
        <w:r w:rsidR="00C347DC" w:rsidDel="00801CF1">
          <w:delText xml:space="preserve">)=??, </w:delText>
        </w:r>
      </w:del>
      <w:ins w:id="328" w:author="zeev" w:date="2023-07-25T16:31:00Z">
        <w:r w:rsidR="00801CF1">
          <w:t xml:space="preserve">)=5.19, </w:t>
        </w:r>
      </w:ins>
      <w:r w:rsidR="00C347DC">
        <w:t>p</w:t>
      </w:r>
      <w:del w:id="329" w:author="zeev" w:date="2023-07-25T16:31:00Z">
        <w:r w:rsidR="00C347DC" w:rsidDel="00801CF1">
          <w:delText xml:space="preserve">=??, </w:delText>
        </w:r>
      </w:del>
      <w:ins w:id="330" w:author="zeev" w:date="2023-07-25T16:31:00Z">
        <w:r w:rsidR="00801CF1">
          <w:t xml:space="preserve">&lt;0.001, </w:t>
        </w:r>
      </w:ins>
      <w:r w:rsidR="00C347DC">
        <w:t>CIs</w:t>
      </w:r>
      <w:del w:id="331" w:author="zeev" w:date="2023-07-25T16:31:00Z">
        <w:r w:rsidR="00C347DC" w:rsidDel="00801CF1">
          <w:delText xml:space="preserve">=??; </w:delText>
        </w:r>
      </w:del>
      <w:ins w:id="332" w:author="zeev" w:date="2023-07-25T16:31:00Z">
        <w:r w:rsidR="00801CF1">
          <w:t xml:space="preserve">=-1.25, </w:t>
        </w:r>
      </w:ins>
      <w:ins w:id="333" w:author="zeev" w:date="2023-07-25T16:32:00Z">
        <w:r w:rsidR="00801CF1">
          <w:t>-0.54</w:t>
        </w:r>
      </w:ins>
      <w:ins w:id="334" w:author="zeev" w:date="2023-07-25T16:31:00Z">
        <w:r w:rsidR="00801CF1">
          <w:t xml:space="preserve">; </w:t>
        </w:r>
      </w:ins>
      <w:r w:rsidR="00C347DC">
        <w:t xml:space="preserve">Cohen's d </w:t>
      </w:r>
      <w:del w:id="335"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336"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337" w:author="zeev" w:date="2023-07-25T16:33:00Z">
        <w:r w:rsidR="004C77BE" w:rsidDel="0007305D">
          <w:delText xml:space="preserve"> </w:delText>
        </w:r>
      </w:del>
      <w:r w:rsidR="004C77BE">
        <w:t>=</w:t>
      </w:r>
      <w:del w:id="338" w:author="zeev" w:date="2023-07-25T16:33:00Z">
        <w:r w:rsidR="004C77BE" w:rsidDel="0007305D">
          <w:delText xml:space="preserve"> </w:delText>
        </w:r>
      </w:del>
      <w:del w:id="339" w:author="zeev" w:date="2023-07-25T16:34:00Z">
        <w:r w:rsidR="004C77BE" w:rsidDel="0007305D">
          <w:delText>1.18</w:delText>
        </w:r>
      </w:del>
      <w:ins w:id="340" w:author="zeev" w:date="2023-07-25T16:34:00Z">
        <w:r w:rsidR="0007305D">
          <w:t>0.19</w:t>
        </w:r>
      </w:ins>
      <w:r w:rsidR="004C77BE">
        <w:t>; M</w:t>
      </w:r>
      <w:r w:rsidR="004C77BE" w:rsidRPr="00EC5BE4">
        <w:rPr>
          <w:vertAlign w:val="subscript"/>
        </w:rPr>
        <w:t>inc</w:t>
      </w:r>
      <w:del w:id="341" w:author="zeev" w:date="2023-07-25T16:34:00Z">
        <w:r w:rsidR="004C77BE" w:rsidDel="0007305D">
          <w:delText xml:space="preserve"> </w:delText>
        </w:r>
      </w:del>
      <w:r w:rsidR="004C77BE">
        <w:t>=</w:t>
      </w:r>
      <w:del w:id="342" w:author="zeev" w:date="2023-07-25T16:34:00Z">
        <w:r w:rsidR="004C77BE" w:rsidDel="0007305D">
          <w:delText xml:space="preserve"> XX</w:delText>
        </w:r>
      </w:del>
      <w:ins w:id="343" w:author="zeev" w:date="2023-07-25T16:34:00Z">
        <w:r w:rsidR="0007305D">
          <w:t>173.06</w:t>
        </w:r>
      </w:ins>
      <w:r w:rsidR="004C77BE">
        <w:t>, SD=</w:t>
      </w:r>
      <w:del w:id="344" w:author="zeev" w:date="2023-07-25T16:34:00Z">
        <w:r w:rsidR="004C77BE" w:rsidDel="0007305D">
          <w:delText>XX</w:delText>
        </w:r>
      </w:del>
      <w:ins w:id="345" w:author="zeev" w:date="2023-07-25T16:34:00Z">
        <w:r w:rsidR="0007305D">
          <w:t>23.95</w:t>
        </w:r>
      </w:ins>
      <w:r w:rsidR="004C77BE">
        <w:t>, M</w:t>
      </w:r>
      <w:r w:rsidR="004C77BE" w:rsidRPr="00EC5BE4">
        <w:rPr>
          <w:vertAlign w:val="subscript"/>
        </w:rPr>
        <w:t>con</w:t>
      </w:r>
      <w:r w:rsidR="004C77BE">
        <w:t>=</w:t>
      </w:r>
      <w:del w:id="346" w:author="zeev" w:date="2023-07-25T16:34:00Z">
        <w:r w:rsidR="004C77BE" w:rsidDel="0007305D">
          <w:delText>XX</w:delText>
        </w:r>
      </w:del>
      <w:ins w:id="347" w:author="zeev" w:date="2023-07-25T16:34:00Z">
        <w:r w:rsidR="0007305D">
          <w:t>171.29</w:t>
        </w:r>
      </w:ins>
      <w:r w:rsidR="004C77BE">
        <w:t>, SD=</w:t>
      </w:r>
      <w:del w:id="348" w:author="zeev" w:date="2023-07-25T16:34:00Z">
        <w:r w:rsidR="004C77BE" w:rsidDel="0007305D">
          <w:delText>XX</w:delText>
        </w:r>
      </w:del>
      <w:ins w:id="349" w:author="zeev" w:date="2023-07-25T16:34:00Z">
        <w:r w:rsidR="0007305D">
          <w:rPr>
            <w:rFonts w:hint="cs"/>
            <w:rtl/>
          </w:rPr>
          <w:t>22.42</w:t>
        </w:r>
      </w:ins>
      <w:r w:rsidR="004C77BE">
        <w:t xml:space="preserve">, </w:t>
      </w:r>
      <w:del w:id="350" w:author="zeev" w:date="2023-07-25T16:34:00Z">
        <w:r w:rsidR="004C77BE" w:rsidDel="0007305D">
          <w:delText xml:space="preserve">t(29)=??, </w:delText>
        </w:r>
      </w:del>
      <w:r w:rsidR="004C77BE">
        <w:t>p</w:t>
      </w:r>
      <w:del w:id="351" w:author="zeev" w:date="2023-07-25T16:34:00Z">
        <w:r w:rsidR="004C77BE" w:rsidDel="0007305D">
          <w:delText xml:space="preserve">=??, </w:delText>
        </w:r>
      </w:del>
      <w:ins w:id="352" w:author="zeev" w:date="2023-07-25T16:34:00Z">
        <w:r w:rsidR="0007305D">
          <w:t xml:space="preserve">=0.318, </w:t>
        </w:r>
      </w:ins>
      <w:r w:rsidR="004C77BE">
        <w:t>CIs</w:t>
      </w:r>
      <w:del w:id="353" w:author="zeev" w:date="2023-07-25T16:35:00Z">
        <w:r w:rsidR="004C77BE" w:rsidDel="0007305D">
          <w:delText>=??)</w:delText>
        </w:r>
        <w:r w:rsidR="00055809" w:rsidDel="0007305D">
          <w:delText xml:space="preserve">. </w:delText>
        </w:r>
      </w:del>
      <w:ins w:id="354"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(M</w:t>
      </w:r>
      <w:r w:rsidR="00B22825" w:rsidRPr="00EC5BE4">
        <w:rPr>
          <w:vertAlign w:val="subscript"/>
        </w:rPr>
        <w:t>inc</w:t>
      </w:r>
      <w:del w:id="355" w:author="zeev" w:date="2023-07-25T16:35:00Z">
        <w:r w:rsidR="00B22825" w:rsidDel="008C100B">
          <w:delText xml:space="preserve"> </w:delText>
        </w:r>
      </w:del>
      <w:r w:rsidR="00B22825">
        <w:t>=</w:t>
      </w:r>
      <w:del w:id="356" w:author="zeev" w:date="2023-07-25T16:35:00Z">
        <w:r w:rsidR="00B22825" w:rsidDel="008C100B">
          <w:delText xml:space="preserve"> </w:delText>
        </w:r>
        <w:r w:rsidR="00B22825" w:rsidDel="00AC2B66">
          <w:delText>XX</w:delText>
        </w:r>
      </w:del>
      <w:ins w:id="357" w:author="zeev" w:date="2023-07-25T16:35:00Z">
        <w:r w:rsidR="00AC2B66">
          <w:t>1.99</w:t>
        </w:r>
      </w:ins>
      <w:r w:rsidR="00B22825">
        <w:t>, SD=</w:t>
      </w:r>
      <w:del w:id="358" w:author="zeev" w:date="2023-07-25T16:35:00Z">
        <w:r w:rsidR="00B22825" w:rsidDel="00AC2B66">
          <w:delText>XX</w:delText>
        </w:r>
      </w:del>
      <w:ins w:id="359" w:author="zeev" w:date="2023-07-25T16:35:00Z">
        <w:r w:rsidR="00AC2B66">
          <w:t>0.48</w:t>
        </w:r>
      </w:ins>
      <w:r w:rsidR="00B22825">
        <w:t>) than in the congruent one (M</w:t>
      </w:r>
      <w:r w:rsidR="00B22825" w:rsidRPr="00EC5BE4">
        <w:rPr>
          <w:vertAlign w:val="subscript"/>
        </w:rPr>
        <w:t>con</w:t>
      </w:r>
      <w:r w:rsidR="00B22825">
        <w:t>=</w:t>
      </w:r>
      <w:del w:id="360" w:author="zeev" w:date="2023-07-25T16:35:00Z">
        <w:r w:rsidR="00B22825" w:rsidDel="00AC2B66">
          <w:delText>XX</w:delText>
        </w:r>
      </w:del>
      <w:ins w:id="361" w:author="zeev" w:date="2023-07-25T16:35:00Z">
        <w:r w:rsidR="00AC2B66">
          <w:t>1.77</w:t>
        </w:r>
      </w:ins>
      <w:r w:rsidR="00B22825">
        <w:t>, SD=</w:t>
      </w:r>
      <w:del w:id="362" w:author="zeev" w:date="2023-07-25T16:35:00Z">
        <w:r w:rsidR="00B22825" w:rsidDel="00AC2B66">
          <w:delText>XX</w:delText>
        </w:r>
        <w:r w:rsidR="00B22825" w:rsidRPr="00C347DC" w:rsidDel="00AC2B66">
          <w:delText xml:space="preserve"> </w:delText>
        </w:r>
      </w:del>
      <w:ins w:id="363" w:author="zeev" w:date="2023-07-25T16:35:00Z">
        <w:r w:rsidR="00AC2B66">
          <w:t>0.40,</w:t>
        </w:r>
      </w:ins>
      <w:del w:id="364" w:author="zeev" w:date="2023-07-25T16:36:00Z">
        <w:r w:rsidR="00B22825" w:rsidDel="00AC2B66">
          <w:delText>t(29)=??,</w:delText>
        </w:r>
      </w:del>
      <w:r w:rsidR="00B22825">
        <w:t xml:space="preserve"> p</w:t>
      </w:r>
      <w:del w:id="365" w:author="zeev" w:date="2023-07-25T16:36:00Z">
        <w:r w:rsidR="00B22825" w:rsidDel="00AC2B66">
          <w:delText xml:space="preserve">=??, </w:delText>
        </w:r>
      </w:del>
      <w:ins w:id="366" w:author="zeev" w:date="2023-07-25T16:36:00Z">
        <w:r w:rsidR="00AC2B66">
          <w:t xml:space="preserve">=0.02, </w:t>
        </w:r>
      </w:ins>
      <w:r w:rsidR="00B22825">
        <w:t>CIs</w:t>
      </w:r>
      <w:del w:id="367" w:author="zeev" w:date="2023-07-25T16:36:00Z">
        <w:r w:rsidR="00B22825" w:rsidDel="00AC2B66">
          <w:delText xml:space="preserve">=??; </w:delText>
        </w:r>
      </w:del>
      <w:ins w:id="368" w:author="zeev" w:date="2023-07-25T16:36:00Z">
        <w:r w:rsidR="00AC2B66">
          <w:t xml:space="preserve">=-0.39, -0.05; </w:t>
        </w:r>
      </w:ins>
      <w:r w:rsidR="00B22825">
        <w:t>Cohen's d</w:t>
      </w:r>
      <w:del w:id="369" w:author="zeev" w:date="2023-07-25T16:36:00Z">
        <w:r w:rsidR="00B22825" w:rsidDel="00AC2B66">
          <w:delText xml:space="preserve"> =??)</w:delText>
        </w:r>
        <w:r w:rsidR="00453F6C" w:rsidDel="00AC2B66">
          <w:delText xml:space="preserve">. </w:delText>
        </w:r>
      </w:del>
      <w:ins w:id="370" w:author="zeev" w:date="2023-07-25T16:36:00Z">
        <w:r w:rsidR="00AC2B66">
          <w:t xml:space="preserve">=0.46). </w:t>
        </w:r>
      </w:ins>
    </w:p>
    <w:p w14:paraId="3631853B" w14:textId="4C3F7706" w:rsidR="00AA4A0E" w:rsidRDefault="00AA4A0E">
      <w:pPr>
        <w:ind w:firstLine="0"/>
        <w:rPr>
          <w:ins w:id="371" w:author="zeev" w:date="2023-07-25T15:37:00Z"/>
        </w:rPr>
        <w:pPrChange w:id="372" w:author="zeev" w:date="2023-07-25T15:37:00Z">
          <w:pPr/>
        </w:pPrChange>
      </w:pPr>
      <w:commentRangeStart w:id="373"/>
      <w:ins w:id="374" w:author="zeev" w:date="2023-07-25T15:37:00Z">
        <w:r w:rsidRPr="006E04F7">
          <w:rPr>
            <w:i/>
            <w:iCs/>
          </w:rPr>
          <w:t>Exploratory</w:t>
        </w:r>
      </w:ins>
      <w:commentRangeEnd w:id="373"/>
      <w:ins w:id="375" w:author="zeev" w:date="2023-07-25T15:38:00Z">
        <w:r>
          <w:rPr>
            <w:rStyle w:val="CommentReference"/>
          </w:rPr>
          <w:commentReference w:id="373"/>
        </w:r>
      </w:ins>
      <w:ins w:id="376" w:author="zeev" w:date="2023-07-25T15:37:00Z">
        <w:r w:rsidRPr="006E04F7">
          <w:rPr>
            <w:i/>
            <w:iCs/>
          </w:rPr>
          <w:t xml:space="preserve"> congruency effect:</w:t>
        </w:r>
      </w:ins>
    </w:p>
    <w:p w14:paraId="234C1000" w14:textId="5AAF0981" w:rsidR="004C4126" w:rsidRPr="00CD2DF0" w:rsidRDefault="00095A91" w:rsidP="00CD2DF0">
      <w:pPr>
        <w:rPr>
          <w:ins w:id="377" w:author="zeev" w:date="2023-07-25T14:38:00Z"/>
          <w:rPrChange w:id="378" w:author="zeev" w:date="2023-07-25T15:31:00Z">
            <w:rPr>
              <w:ins w:id="379" w:author="zeev" w:date="2023-07-25T14:38:00Z"/>
              <w:i/>
              <w:iCs/>
            </w:rPr>
          </w:rPrChange>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380" w:author="zeev" w:date="2023-07-25T15:31:00Z">
        <w:r w:rsidR="00CD2DF0">
          <w:t xml:space="preserve"> </w:t>
        </w:r>
      </w:ins>
      <w:r w:rsidR="00D10059">
        <w:t xml:space="preserve">ms after movement onset </w:t>
      </w:r>
      <w:r w:rsidR="00DF2A31">
        <w:t>(</w:t>
      </w:r>
      <w:r w:rsidR="0077049F" w:rsidRPr="0077049F">
        <w:fldChar w:fldCharType="begin"/>
      </w:r>
      <w:r w:rsidR="0077049F" w:rsidRPr="0077049F">
        <w:instrText xml:space="preserve"> REF _Ref134432250 \h </w:instrText>
      </w:r>
      <w:r w:rsidR="0077049F">
        <w:instrText xml:space="preserve"> \* MERGEFORMAT </w:instrText>
      </w:r>
      <w:r w:rsidR="0077049F" w:rsidRPr="0077049F">
        <w:fldChar w:fldCharType="separate"/>
      </w:r>
      <w:r w:rsidR="0077049F" w:rsidRPr="008E7395">
        <w:t>Figure 4</w:t>
      </w:r>
      <w:r w:rsidR="0077049F" w:rsidRPr="0077049F">
        <w:fldChar w:fldCharType="end"/>
      </w:r>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77777777" w:rsidR="00D71297" w:rsidRPr="00D71297" w:rsidRDefault="00D71297">
      <w:pPr>
        <w:ind w:firstLine="0"/>
        <w:rPr>
          <w:i/>
          <w:iCs/>
          <w:rPrChange w:id="381" w:author="zeev" w:date="2023-07-25T14:38:00Z">
            <w:rPr/>
          </w:rPrChange>
        </w:rPr>
        <w:pPrChange w:id="382" w:author="zeev" w:date="2023-07-25T14:38:00Z">
          <w:pPr/>
        </w:pPrChange>
      </w:pPr>
    </w:p>
    <w:p w14:paraId="4CE0605F" w14:textId="5C75BE7B" w:rsidR="00774E47" w:rsidRDefault="00D60972" w:rsidP="008A0F94">
      <w:pPr>
        <w:jc w:val="left"/>
      </w:pPr>
      <w:r>
        <w:br w:type="page"/>
      </w:r>
    </w:p>
    <w:p w14:paraId="31C457C0" w14:textId="62CA9588" w:rsidR="003D0BDD" w:rsidRDefault="003D0BDD" w:rsidP="00E47313">
      <w:pPr>
        <w:ind w:firstLine="0"/>
      </w:pPr>
    </w:p>
    <w:p w14:paraId="10D770A1" w14:textId="77777777" w:rsidR="003D0BDD" w:rsidRDefault="003D0BDD" w:rsidP="00E47313">
      <w:pPr>
        <w:ind w:firstLine="0"/>
      </w:pPr>
    </w:p>
    <w:p w14:paraId="50FA1A6B" w14:textId="76BF93A9" w:rsidR="00AB541D" w:rsidRDefault="00AB541D" w:rsidP="00E47313">
      <w:pPr>
        <w:ind w:firstLine="0"/>
      </w:pPr>
    </w:p>
    <w:p w14:paraId="74245F29" w14:textId="77777777" w:rsidR="00AB541D" w:rsidRDefault="00AB541D" w:rsidP="00AB541D">
      <w:pPr>
        <w:pStyle w:val="Caption"/>
        <w:keepNext/>
      </w:pPr>
    </w:p>
    <w:p w14:paraId="698FF9E6" w14:textId="572A006C" w:rsidR="004251C4" w:rsidRDefault="004251C4" w:rsidP="004251C4">
      <w:pPr>
        <w:keepNext/>
        <w:ind w:firstLine="0"/>
      </w:pPr>
    </w:p>
    <w:p w14:paraId="3AEEF847" w14:textId="214D7184" w:rsidR="0032528D" w:rsidRPr="00F204EE" w:rsidRDefault="0032528D" w:rsidP="008E7395">
      <w:pPr>
        <w:pStyle w:val="TableFigure"/>
      </w:pPr>
      <w:bookmarkStart w:id="383" w:name="_Ref129683805"/>
      <w:bookmarkStart w:id="384" w:name="_Ref113906821"/>
      <w:commentRangeStart w:id="385"/>
      <w:r w:rsidRPr="00F204EE">
        <w:t xml:space="preserve">Figure </w:t>
      </w:r>
      <w:r w:rsidR="00760205">
        <w:rPr>
          <w:noProof/>
        </w:rPr>
        <w:fldChar w:fldCharType="begin"/>
      </w:r>
      <w:r w:rsidR="00760205">
        <w:rPr>
          <w:noProof/>
        </w:rPr>
        <w:instrText xml:space="preserve"> SEQ Figure \* ARABIC </w:instrText>
      </w:r>
      <w:r w:rsidR="00760205">
        <w:rPr>
          <w:noProof/>
        </w:rPr>
        <w:fldChar w:fldCharType="separate"/>
      </w:r>
      <w:r w:rsidR="00CA2A96" w:rsidRPr="00F204EE">
        <w:rPr>
          <w:noProof/>
        </w:rPr>
        <w:t>3</w:t>
      </w:r>
      <w:r w:rsidR="00760205">
        <w:rPr>
          <w:noProof/>
        </w:rPr>
        <w:fldChar w:fldCharType="end"/>
      </w:r>
      <w:bookmarkEnd w:id="383"/>
      <w:commentRangeEnd w:id="385"/>
      <w:r w:rsidR="003A3339">
        <w:rPr>
          <w:rStyle w:val="CommentReference"/>
          <w:b w:val="0"/>
          <w:bCs w:val="0"/>
        </w:rPr>
        <w:commentReference w:id="385"/>
      </w:r>
    </w:p>
    <w:p w14:paraId="16C69F89" w14:textId="447B3AAC" w:rsidR="001E7631" w:rsidRPr="00DC2E73" w:rsidRDefault="00B61217" w:rsidP="001E7631">
      <w:pPr>
        <w:ind w:firstLine="0"/>
      </w:pPr>
      <w:r>
        <w:rPr>
          <w:i/>
          <w:iCs/>
        </w:rPr>
        <w:t xml:space="preserve">Reaching </w:t>
      </w:r>
      <w:r w:rsidR="001E7631">
        <w:rPr>
          <w:i/>
          <w:iCs/>
        </w:rPr>
        <w:t xml:space="preserve">Trajectories </w:t>
      </w:r>
      <w:r>
        <w:rPr>
          <w:i/>
          <w:iCs/>
        </w:rPr>
        <w:t xml:space="preserve">from </w:t>
      </w:r>
      <w:r w:rsidR="001E7631">
        <w:rPr>
          <w:i/>
          <w:iCs/>
        </w:rPr>
        <w:t xml:space="preserve">Two </w:t>
      </w:r>
      <w:r w:rsidR="003A3339">
        <w:rPr>
          <w:i/>
          <w:iCs/>
        </w:rPr>
        <w:t xml:space="preserve">Example </w:t>
      </w:r>
      <w:r w:rsidR="001E7631">
        <w:rPr>
          <w:i/>
          <w:iCs/>
        </w:rPr>
        <w:t>Participants</w:t>
      </w:r>
    </w:p>
    <w:p w14:paraId="5CE30BCE" w14:textId="77777777" w:rsidR="001E7631" w:rsidRDefault="001E7631" w:rsidP="001E7631">
      <w:pPr>
        <w:ind w:firstLine="0"/>
      </w:pPr>
      <w:r w:rsidRPr="009B002C">
        <w:rPr>
          <w:i/>
          <w:iCs/>
          <w:noProof/>
        </w:rPr>
        <mc:AlternateContent>
          <mc:Choice Requires="wps">
            <w:drawing>
              <wp:anchor distT="45720" distB="45720" distL="114300" distR="114300" simplePos="0" relativeHeight="251660288" behindDoc="0" locked="0" layoutInCell="1" allowOverlap="1" wp14:anchorId="3D8C8D8D" wp14:editId="541F1F88">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Pr>
          <w:i/>
          <w:iCs/>
          <w:noProof/>
        </w:rPr>
        <mc:AlternateContent>
          <mc:Choice Requires="wps">
            <w:drawing>
              <wp:anchor distT="45720" distB="45720" distL="114300" distR="114300" simplePos="0" relativeHeight="251659264" behindDoc="0" locked="0" layoutInCell="1" allowOverlap="1" wp14:anchorId="49097EEB" wp14:editId="0C56E766">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Pr>
          <w:noProof/>
        </w:rPr>
        <w:drawing>
          <wp:inline distT="0" distB="0" distL="0" distR="0" wp14:anchorId="7CF7E85A" wp14:editId="4D99BCA8">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p>
    <w:p w14:paraId="5E18CEEC" w14:textId="405397E2" w:rsidR="001E7631" w:rsidRDefault="001E7631" w:rsidP="001E7631">
      <w:pPr>
        <w:ind w:firstLine="0"/>
        <w:rPr>
          <w:i/>
          <w:iCs/>
        </w:rPr>
      </w:pPr>
      <w:commentRangeStart w:id="386"/>
      <w:r w:rsidRPr="00974A4E">
        <w:rPr>
          <w:i/>
          <w:iCs/>
        </w:rPr>
        <w:lastRenderedPageBreak/>
        <w:t>Note</w:t>
      </w:r>
      <w:commentRangeEnd w:id="386"/>
      <w:r w:rsidR="003A3339">
        <w:rPr>
          <w:rStyle w:val="CommentReference"/>
        </w:rPr>
        <w:commentReference w:id="386"/>
      </w:r>
      <w:r w:rsidRPr="00974A4E">
        <w:rPr>
          <w:i/>
          <w:iCs/>
        </w:rPr>
        <w:t>.</w:t>
      </w:r>
      <w:r>
        <w:t xml:space="preserve"> Reaching trajectories of valid trials. The trajectories here are not normalized within participant</w:t>
      </w:r>
      <w:r w:rsidR="003A3339">
        <w:t>. T</w:t>
      </w:r>
      <w:r>
        <w:t xml:space="preserve">hin lines represent single trials while thick lines are the averages. </w:t>
      </w:r>
      <w:commentRangeStart w:id="387"/>
      <w:r>
        <w:t>(a,c) Belong to participant 53 while (b, d) belong to participant 59.</w:t>
      </w:r>
      <w:commentRangeEnd w:id="387"/>
      <w:r w:rsidR="003A3339">
        <w:rPr>
          <w:rStyle w:val="CommentReference"/>
        </w:rPr>
        <w:commentReference w:id="387"/>
      </w:r>
    </w:p>
    <w:p w14:paraId="4D6F6DBF" w14:textId="6F5CDA3A" w:rsidR="001E7631" w:rsidRDefault="001E7631" w:rsidP="00E46BEB">
      <w:pPr>
        <w:pStyle w:val="TableFigure"/>
      </w:pPr>
      <w:bookmarkStart w:id="388" w:name="_Ref134432967"/>
      <w:r w:rsidRPr="007C71AC">
        <w:t>Figure</w:t>
      </w:r>
      <w:r w:rsidRPr="002C7A24">
        <w:t xml:space="preserve"> </w:t>
      </w:r>
      <w:bookmarkStart w:id="389" w:name="_Ref134432250"/>
      <w:r w:rsidRPr="002C7A24">
        <w:fldChar w:fldCharType="begin"/>
      </w:r>
      <w:r w:rsidRPr="002C7A24">
        <w:instrText xml:space="preserve"> SEQ Figure \* ARABIC </w:instrText>
      </w:r>
      <w:r w:rsidRPr="002C7A24">
        <w:fldChar w:fldCharType="separate"/>
      </w:r>
      <w:r w:rsidRPr="002C7A24">
        <w:rPr>
          <w:noProof/>
        </w:rPr>
        <w:t>4</w:t>
      </w:r>
      <w:r w:rsidRPr="002C7A24">
        <w:fldChar w:fldCharType="end"/>
      </w:r>
      <w:bookmarkEnd w:id="388"/>
      <w:bookmarkEnd w:id="389"/>
    </w:p>
    <w:p w14:paraId="505F5538" w14:textId="77777777" w:rsidR="007C71AC" w:rsidRPr="00FE453D" w:rsidRDefault="007C71AC" w:rsidP="008E7395">
      <w:pPr>
        <w:pStyle w:val="Caption"/>
        <w:spacing w:line="480" w:lineRule="auto"/>
      </w:pPr>
      <w:r w:rsidRPr="008E7395">
        <w:rPr>
          <w:color w:val="auto"/>
          <w:sz w:val="24"/>
          <w:szCs w:val="24"/>
        </w:rPr>
        <w:t>Time-Dependent Results</w:t>
      </w:r>
    </w:p>
    <w:p w14:paraId="74551909" w14:textId="28716516" w:rsidR="007C71AC" w:rsidRDefault="006B5CE3" w:rsidP="007C71AC">
      <w:pPr>
        <w:ind w:firstLine="0"/>
      </w:pPr>
      <w:r w:rsidRPr="006B5CE3">
        <w:rPr>
          <w:noProof/>
        </w:rPr>
        <w:drawing>
          <wp:inline distT="0" distB="0" distL="0" distR="0" wp14:anchorId="1D7D1E2B" wp14:editId="28DB849B">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p>
    <w:p w14:paraId="04D356A0" w14:textId="60BCED96" w:rsidR="007C71AC" w:rsidRPr="002C7A24" w:rsidRDefault="007C71AC" w:rsidP="00EA3DB9">
      <w:pPr>
        <w:ind w:firstLine="0"/>
        <w:rPr>
          <w:b/>
          <w:bCs/>
          <w:i/>
          <w:iCs/>
        </w:rPr>
      </w:pPr>
      <w:r w:rsidRPr="008E7395">
        <w:rPr>
          <w:i/>
          <w:iCs/>
        </w:rPr>
        <w:t>Note.</w:t>
      </w:r>
      <w:r w:rsidRPr="005C2BDD">
        <w:t xml:space="preserve"> </w:t>
      </w:r>
      <w:ins w:id="390" w:author="Liad Mudrik" w:date="2023-06-28T21:59:00Z">
        <w:r w:rsidR="00770D38">
          <w:t xml:space="preserve">Results of the </w:t>
        </w:r>
        <w:commentRangeStart w:id="391"/>
        <w:r w:rsidR="00770D38">
          <w:t>exploratory analyses</w:t>
        </w:r>
        <w:commentRangeEnd w:id="391"/>
        <w:r w:rsidR="00770D38">
          <w:rPr>
            <w:rStyle w:val="CommentReference"/>
          </w:rPr>
          <w:commentReference w:id="391"/>
        </w:r>
        <w:r w:rsidR="00770D38">
          <w:t xml:space="preserve">: </w:t>
        </w:r>
      </w:ins>
      <w:commentRangeStart w:id="392"/>
      <w:r>
        <w:t xml:space="preserve">Time-dependent </w:t>
      </w:r>
      <w:r w:rsidR="0007391E">
        <w:t xml:space="preserve">x-coordinates </w:t>
      </w:r>
      <w:r>
        <w:t>and implied endpoint</w:t>
      </w:r>
      <w:commentRangeEnd w:id="392"/>
      <w:r w:rsidR="003A3339">
        <w:rPr>
          <w:rStyle w:val="CommentReference"/>
        </w:rPr>
        <w:commentReference w:id="392"/>
      </w:r>
      <w:r>
        <w:t>. Instead of normalizing the trajectories to the Z-axis, valid trials were trimmed to 340</w:t>
      </w:r>
      <w:r w:rsidR="003A3339">
        <w:t xml:space="preserve"> </w:t>
      </w:r>
      <w:r>
        <w:t xml:space="preserve">ms and then averaged across participants. The shaded areas mark the </w:t>
      </w:r>
      <w:r w:rsidR="006B5CE3">
        <w:t>CI</w:t>
      </w:r>
      <w:r>
        <w:t xml:space="preserve"> while grey rectangles highlight the time range where a significant difference between the conditions was detected using the permutation and clustering procedure.</w:t>
      </w:r>
      <w:del w:id="393" w:author="zeev" w:date="2023-07-25T17:39:00Z">
        <w:r w:rsidDel="00EA3DB9">
          <w:delText>*</w:delText>
        </w:r>
      </w:del>
      <w:r>
        <w:t xml:space="preserve"> The first 100</w:t>
      </w:r>
      <w:r w:rsidR="003A3339">
        <w:t xml:space="preserve"> </w:t>
      </w:r>
      <w:r>
        <w:t>ms of the implied endpoint figure indicate participants tended to initiate their movement towards the left. This outcome may be attributed to a motor artifact caused by positioning the right reaching arm near the center of the body.</w:t>
      </w:r>
    </w:p>
    <w:p w14:paraId="55FBFF55" w14:textId="77777777" w:rsidR="002C7A24" w:rsidRPr="002C7A24" w:rsidRDefault="002C7A24" w:rsidP="008E7395">
      <w:pPr>
        <w:pStyle w:val="TableFigure"/>
      </w:pPr>
      <w:bookmarkStart w:id="394" w:name="_Ref134432975"/>
      <w:bookmarkEnd w:id="384"/>
      <w:commentRangeStart w:id="395"/>
      <w:r w:rsidRPr="00E46BEB">
        <w:t>Figure</w:t>
      </w:r>
      <w:r w:rsidRPr="002C7A24">
        <w:t xml:space="preserve"> </w:t>
      </w:r>
      <w:fldSimple w:instr=" SEQ Figure \* ARABIC ">
        <w:r w:rsidRPr="008E7395">
          <w:t>5</w:t>
        </w:r>
      </w:fldSimple>
      <w:bookmarkEnd w:id="394"/>
    </w:p>
    <w:p w14:paraId="45F82470" w14:textId="77777777" w:rsidR="007C71AC" w:rsidRPr="00FE453D" w:rsidRDefault="007C71AC" w:rsidP="008E7395">
      <w:pPr>
        <w:ind w:firstLine="0"/>
      </w:pPr>
      <w:r w:rsidRPr="008E7395">
        <w:rPr>
          <w:i/>
          <w:iCs/>
        </w:rPr>
        <w:t>Results for the Space-Normalized Trajectories</w:t>
      </w:r>
      <w:commentRangeEnd w:id="395"/>
      <w:r w:rsidR="003A3339">
        <w:rPr>
          <w:rStyle w:val="CommentReference"/>
        </w:rPr>
        <w:commentReference w:id="395"/>
      </w:r>
    </w:p>
    <w:p w14:paraId="5B9AB780" w14:textId="77777777" w:rsidR="007C71AC" w:rsidRDefault="007C71AC" w:rsidP="007C71AC">
      <w:pPr>
        <w:pStyle w:val="Caption"/>
      </w:pPr>
      <w:r w:rsidRPr="00821BDB">
        <w:rPr>
          <w:i w:val="0"/>
          <w:iCs w:val="0"/>
          <w:noProof/>
        </w:rPr>
        <w:lastRenderedPageBreak/>
        <w:t xml:space="preserve"> </w:t>
      </w:r>
      <w:r w:rsidRPr="006E380F">
        <w:rPr>
          <w:i w:val="0"/>
          <w:iCs w:val="0"/>
          <w:noProof/>
        </w:rPr>
        <w:drawing>
          <wp:inline distT="0" distB="0" distL="0" distR="0" wp14:anchorId="665BE872" wp14:editId="6EF156DF">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p>
    <w:p w14:paraId="1C135DF6" w14:textId="77617949" w:rsidR="00B14F9D" w:rsidRPr="001C0104" w:rsidRDefault="007C71AC" w:rsidP="008E7395">
      <w:pPr>
        <w:ind w:firstLine="0"/>
      </w:pPr>
      <w:r w:rsidRPr="008E7395">
        <w:rPr>
          <w:i/>
          <w:iCs/>
        </w:rPr>
        <w:t>Note.</w:t>
      </w:r>
      <w:r>
        <w:t xml:space="preserve"> </w:t>
      </w:r>
      <w:ins w:id="396" w:author="Liad Mudrik" w:date="2023-06-28T21:58:00Z">
        <w:r w:rsidR="00770D38">
          <w:t>Resul</w:t>
        </w:r>
      </w:ins>
      <w:ins w:id="397" w:author="Liad Mudrik" w:date="2023-06-28T21:59:00Z">
        <w:r w:rsidR="00770D38">
          <w:t>t</w:t>
        </w:r>
      </w:ins>
      <w:ins w:id="398" w:author="Liad Mudrik" w:date="2023-06-28T21:58:00Z">
        <w:r w:rsidR="00770D38">
          <w:t>s of the preregistered</w:t>
        </w:r>
      </w:ins>
      <w:ins w:id="399" w:author="Liad Mudrik" w:date="2023-06-28T21:59:00Z">
        <w:r w:rsidR="00770D38">
          <w:t xml:space="preserve"> analyses. </w:t>
        </w:r>
      </w:ins>
      <w:ins w:id="400" w:author="Liad Mudrik" w:date="2023-06-28T21:58:00Z">
        <w:r w:rsidR="00770D38">
          <w:t>(</w:t>
        </w:r>
      </w:ins>
      <w:r>
        <w:t xml:space="preserve">a) Reaching trajectories in valid trials , averaged across participants. Shaded areas are the standard error </w:t>
      </w:r>
      <w:commentRangeStart w:id="401"/>
      <w:commentRangeStart w:id="402"/>
      <w:r>
        <w:t xml:space="preserve">(SE). </w:t>
      </w:r>
      <w:commentRangeEnd w:id="401"/>
      <w:r w:rsidR="00770D38">
        <w:rPr>
          <w:rStyle w:val="CommentReference"/>
        </w:rPr>
        <w:commentReference w:id="401"/>
      </w:r>
      <w:commentRangeEnd w:id="402"/>
      <w:r w:rsidR="00234A2F">
        <w:rPr>
          <w:rStyle w:val="CommentReference"/>
        </w:rPr>
        <w:commentReference w:id="402"/>
      </w:r>
      <w:r>
        <w:t xml:space="preserve">(b-f) </w:t>
      </w:r>
      <w:r w:rsidR="00770D38">
        <w:t xml:space="preserve">Results of the different measures taken in the experiments. </w:t>
      </w:r>
      <w:r>
        <w:t xml:space="preserve">Dots </w:t>
      </w:r>
      <w:r w:rsidR="00770D38">
        <w:t xml:space="preserve">represent </w:t>
      </w:r>
      <w:r>
        <w:t xml:space="preserve">single-participant averages across valid trials, while the red/blue horizontal lines </w:t>
      </w:r>
      <w:r w:rsidR="00770D38">
        <w:t xml:space="preserve">depict </w:t>
      </w:r>
      <w:r>
        <w:t>the average of all participants. Black error bars symbolize the SE</w:t>
      </w:r>
      <w:r w:rsidR="00BA4C40">
        <w:t xml:space="preserve"> (used here instead of CI since some of the variables did not distribute normally)</w:t>
      </w:r>
      <w:r>
        <w:t xml:space="preserve">. </w:t>
      </w:r>
      <w:commentRangeStart w:id="403"/>
      <w:r>
        <w:t>Full/dashed grey lines represent a numerical incline/decline (respectively) between the congruent and incongruent conditions</w:t>
      </w:r>
      <w:r w:rsidRPr="00F3771A">
        <w:t>.</w:t>
      </w:r>
      <w:r w:rsidR="003A3339">
        <w:t xml:space="preserve"> </w:t>
      </w:r>
      <w:commentRangeEnd w:id="403"/>
      <w:r w:rsidR="00770D38">
        <w:rPr>
          <w:rStyle w:val="CommentReference"/>
        </w:rPr>
        <w:commentReference w:id="403"/>
      </w:r>
      <w:r w:rsidR="003A3339">
        <w:t>Measures in the figure were not normalized within participant.</w:t>
      </w:r>
    </w:p>
    <w:p w14:paraId="0B7BE30B" w14:textId="45D4BF5F" w:rsidR="00BA6169" w:rsidRDefault="00BA6169" w:rsidP="005856CE">
      <w:pPr>
        <w:ind w:firstLine="0"/>
      </w:pPr>
    </w:p>
    <w:p w14:paraId="0950B412" w14:textId="0DBE75FB" w:rsidR="00E668B7" w:rsidRDefault="00E668B7" w:rsidP="006238E0">
      <w:pPr>
        <w:pStyle w:val="Heading2"/>
      </w:pPr>
      <w:bookmarkStart w:id="404" w:name="_Toc114485395"/>
      <w:r>
        <w:t>Discussion</w:t>
      </w:r>
      <w:bookmarkEnd w:id="404"/>
    </w:p>
    <w:p w14:paraId="60F8E191" w14:textId="1B66BAEB" w:rsidR="00463A29" w:rsidRDefault="00776072" w:rsidP="00ED6635">
      <w:pPr>
        <w:ind w:firstLine="0"/>
      </w:pPr>
      <w:r>
        <w:t>One of the key driving forces behind t</w:t>
      </w:r>
      <w:r w:rsidR="00595024">
        <w:t xml:space="preserve">he long-lasting debate about the extent of unconscious processing </w:t>
      </w:r>
      <w:commentRangeStart w:id="405"/>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commentRangeEnd w:id="405"/>
      <w:r w:rsidR="00CF0A6F">
        <w:rPr>
          <w:rStyle w:val="CommentReference"/>
        </w:rPr>
        <w:commentReference w:id="405"/>
      </w:r>
      <w:r w:rsidR="007D0270">
        <w:t xml:space="preserve">pertains </w:t>
      </w:r>
      <w:r w:rsidR="007D0270">
        <w:lastRenderedPageBreak/>
        <w:t>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4F14832E" w:rsidR="00B00AED" w:rsidRDefault="00ED6635" w:rsidP="005D6A2B">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r w:rsidR="00793BE0">
        <w:t xml:space="preserve">ms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406"/>
      <w:r w:rsidR="00F17027" w:rsidRPr="00C57DC5">
        <w:fldChar w:fldCharType="begin"/>
      </w:r>
      <w:r w:rsidR="00F5646C" w:rsidRPr="00770D38">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rsidRPr="00C57DC5">
        <w:fldChar w:fldCharType="separate"/>
      </w:r>
      <w:r w:rsidR="00F5646C" w:rsidRPr="00770D38">
        <w:rPr>
          <w:rFonts w:ascii="Times New Roman" w:hAnsi="Times New Roman" w:cs="Times New Roman"/>
        </w:rPr>
        <w:t>(Lloyd et al., 2013; Merikle, 1992; Zerweck et al., 2021)</w:t>
      </w:r>
      <w:r w:rsidR="00F17027" w:rsidRPr="00C57DC5">
        <w:fldChar w:fldCharType="end"/>
      </w:r>
      <w:commentRangeEnd w:id="406"/>
      <w:r w:rsidR="00AC1C73">
        <w:rPr>
          <w:rStyle w:val="CommentReference"/>
        </w:rPr>
        <w:commentReference w:id="406"/>
      </w:r>
      <w:r w:rsidR="00F17027" w:rsidRPr="00C57DC5">
        <w:t xml:space="preserve">. </w:t>
      </w:r>
      <w:r w:rsidR="00ED0CD8" w:rsidRPr="00C57DC5">
        <w:t>Additionally</w:t>
      </w:r>
      <w:r w:rsidR="00F17027" w:rsidRPr="00C57DC5">
        <w:t>, the</w:t>
      </w:r>
      <w:r w:rsidR="00F17027">
        <w:t xml:space="preserve"> unconscious effect could not result from regression to the mean of </w:t>
      </w:r>
      <w:r w:rsidR="00F17027">
        <w:lastRenderedPageBreak/>
        <w:t xml:space="preserve">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5A4DAD32"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commentRangeStart w:id="407"/>
      <w:del w:id="408" w:author="Liad Mudrik" w:date="2023-06-28T22:12:00Z">
        <w:r w:rsidR="00CB48F5" w:rsidDel="000904A6">
          <w:delText xml:space="preserve">Subsequent iterations </w:delText>
        </w:r>
        <w:r w:rsidR="00EB097D" w:rsidDel="000904A6">
          <w:delText xml:space="preserve">of this experiment </w:delText>
        </w:r>
        <w:r w:rsidR="00CB48F5" w:rsidDel="000904A6">
          <w:delText xml:space="preserve">could incorporate </w:delText>
        </w:r>
        <w:r w:rsidR="00633642" w:rsidDel="000904A6">
          <w:delText xml:space="preserve">a different </w:delText>
        </w:r>
        <w:r w:rsidR="004E674B" w:rsidDel="000904A6">
          <w:delText xml:space="preserve">approach for quantifying </w:delText>
        </w:r>
        <w:r w:rsidR="00633642" w:rsidDel="000904A6">
          <w:delText xml:space="preserve">changes of mind </w:delText>
        </w:r>
        <w:r w:rsidR="00027B4F" w:rsidDel="000904A6">
          <w:delText xml:space="preserve">by counting the number of </w:delText>
        </w:r>
        <w:r w:rsidR="00CB48F5" w:rsidDel="000904A6">
          <w:delText>transitions</w:delText>
        </w:r>
        <w:r w:rsidR="00027B4F" w:rsidDel="000904A6">
          <w:delText xml:space="preserve"> between </w:delText>
        </w:r>
        <w:r w:rsidR="0094565A" w:rsidDel="000904A6">
          <w:delText xml:space="preserve">clockwise </w:delText>
        </w:r>
        <w:r w:rsidR="00027B4F" w:rsidDel="000904A6">
          <w:delText>and counterclockwise</w:delText>
        </w:r>
        <w:r w:rsidR="0094565A" w:rsidDel="000904A6">
          <w:delText xml:space="preserve"> movements</w:delText>
        </w:r>
        <w:r w:rsidR="00027B4F" w:rsidDel="000904A6">
          <w:delText>. T</w:delText>
        </w:r>
        <w:r w:rsidR="00057EE8" w:rsidDel="000904A6">
          <w:delText>his</w:delText>
        </w:r>
        <w:r w:rsidR="003E7520" w:rsidDel="000904A6">
          <w:delText xml:space="preserve"> </w:delText>
        </w:r>
        <w:r w:rsidR="009E5BB5" w:rsidDel="000904A6">
          <w:delText xml:space="preserve">method holds the potential </w:delText>
        </w:r>
        <w:r w:rsidR="001368A8" w:rsidDel="000904A6">
          <w:delText xml:space="preserve">to yield a more precise depiction </w:delText>
        </w:r>
        <w:r w:rsidR="00057EE8" w:rsidDel="000904A6">
          <w:delText>of t</w:delText>
        </w:r>
        <w:r w:rsidR="00C31504" w:rsidDel="000904A6">
          <w:delText>he number of changes that occur in each trial</w:delText>
        </w:r>
        <w:r w:rsidR="005F0446" w:rsidDel="000904A6">
          <w:delText>.</w:delText>
        </w:r>
        <w:r w:rsidR="00BF4FCB" w:rsidDel="000904A6">
          <w:delText xml:space="preserve"> </w:delText>
        </w:r>
      </w:del>
      <w:commentRangeEnd w:id="407"/>
      <w:r w:rsidR="000904A6">
        <w:rPr>
          <w:rStyle w:val="CommentReference"/>
        </w:rPr>
        <w:commentReference w:id="407"/>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lastRenderedPageBreak/>
        <w:t xml:space="preserve">incorrect </w:t>
      </w:r>
      <w:r w:rsidR="00AF738E">
        <w:t xml:space="preserve">responses, </w:t>
      </w:r>
      <w:r w:rsidR="002A3AD3">
        <w:t xml:space="preserve">as was </w:t>
      </w:r>
      <w:r w:rsidR="00AF738E">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409"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410"/>
      <w:commentRangeStart w:id="411"/>
      <w:r w:rsidR="00977059">
        <w:t xml:space="preserve">reaching </w:t>
      </w:r>
      <w:del w:id="412" w:author="zeev" w:date="2023-07-25T16:44:00Z">
        <w:r w:rsidR="003B1BD0" w:rsidDel="005D4A99">
          <w:delText xml:space="preserve">duration </w:delText>
        </w:r>
        <w:r w:rsidR="009245E5" w:rsidDel="005D4A99">
          <w:delText>variable</w:delText>
        </w:r>
        <w:commentRangeEnd w:id="410"/>
        <w:r w:rsidR="00EA7482" w:rsidDel="005D4A99">
          <w:rPr>
            <w:rStyle w:val="CommentReference"/>
          </w:rPr>
          <w:commentReference w:id="410"/>
        </w:r>
        <w:commentRangeEnd w:id="411"/>
        <w:r w:rsidR="00A86DD6" w:rsidDel="005D4A99">
          <w:rPr>
            <w:rStyle w:val="CommentReference"/>
          </w:rPr>
          <w:commentReference w:id="411"/>
        </w:r>
      </w:del>
      <w:ins w:id="413" w:author="zeev" w:date="2023-07-25T16:44:00Z">
        <w:r w:rsidR="005D4A99">
          <w:t>condition</w:t>
        </w:r>
      </w:ins>
      <w:r w:rsidR="005D402D">
        <w:t xml:space="preserve">, </w:t>
      </w:r>
      <w:r w:rsidR="00791C35">
        <w:t>though to a lesser extent than we expected</w:t>
      </w:r>
      <w:ins w:id="414" w:author="zeev" w:date="2023-07-25T16:50:00Z">
        <w:r w:rsidR="00A41781">
          <w:t xml:space="preserve">. </w:t>
        </w:r>
      </w:ins>
      <w:ins w:id="415" w:author="zeev" w:date="2023-07-25T16:52:00Z">
        <w:r w:rsidR="00A41781">
          <w:t xml:space="preserve">Notably, </w:t>
        </w:r>
      </w:ins>
      <w:ins w:id="416" w:author="zeev" w:date="2023-07-25T16:53:00Z">
        <w:r w:rsidR="00A41781">
          <w:t xml:space="preserve">this advantage was </w:t>
        </w:r>
      </w:ins>
      <w:ins w:id="417" w:author="zeev" w:date="2023-07-25T16:57:00Z">
        <w:r w:rsidR="000B25E8">
          <w:t xml:space="preserve">evident in the </w:t>
        </w:r>
      </w:ins>
      <w:ins w:id="418" w:author="zeev" w:date="2023-07-25T16:53:00Z">
        <w:r w:rsidR="00A41781">
          <w:t>reaching dura</w:t>
        </w:r>
        <w:r w:rsidR="000B25E8">
          <w:t>tion</w:t>
        </w:r>
      </w:ins>
      <w:ins w:id="419" w:author="zeev" w:date="2023-07-25T16:57:00Z">
        <w:r w:rsidR="000B25E8">
          <w:t xml:space="preserve"> variable</w:t>
        </w:r>
      </w:ins>
      <w:ins w:id="420" w:author="zeev" w:date="2023-07-25T16:55:00Z">
        <w:r w:rsidR="000B25E8">
          <w:t xml:space="preserve">, </w:t>
        </w:r>
      </w:ins>
      <w:ins w:id="421" w:author="zeev" w:date="2023-07-25T16:57:00Z">
        <w:r w:rsidR="000B25E8">
          <w:t xml:space="preserve">rather than </w:t>
        </w:r>
      </w:ins>
      <w:ins w:id="422" w:author="zeev" w:date="2023-07-25T16:58:00Z">
        <w:r w:rsidR="009623DB">
          <w:t xml:space="preserve">the </w:t>
        </w:r>
      </w:ins>
      <w:ins w:id="423" w:author="zeev" w:date="2023-07-25T16:57:00Z">
        <w:r w:rsidR="000B25E8">
          <w:t xml:space="preserve">anticipated </w:t>
        </w:r>
      </w:ins>
      <w:ins w:id="424" w:author="zeev" w:date="2023-07-25T16:54:00Z">
        <w:r w:rsidR="00A41781">
          <w:t>reach area</w:t>
        </w:r>
      </w:ins>
      <w:ins w:id="425" w:author="zeev" w:date="2023-07-25T16:57:00Z">
        <w:r w:rsidR="000B25E8">
          <w:t xml:space="preserve"> variable</w:t>
        </w:r>
      </w:ins>
      <w:ins w:id="426" w:author="zeev" w:date="2023-07-25T16:54:00Z">
        <w:r w:rsidR="00A41781">
          <w:t xml:space="preserve">, and </w:t>
        </w:r>
      </w:ins>
      <w:ins w:id="427" w:author="zeev" w:date="2023-07-25T16:44:00Z">
        <w:r w:rsidR="005D4A99">
          <w:t xml:space="preserve">only when </w:t>
        </w:r>
      </w:ins>
      <w:ins w:id="428" w:author="zeev" w:date="2023-07-25T16:45:00Z">
        <w:r w:rsidR="005D4A99">
          <w:t>applying normalization</w:t>
        </w:r>
      </w:ins>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072F32A"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 xml:space="preserve">led similar effect size to that produced by </w:t>
      </w:r>
      <w:r w:rsidR="00C07D7A">
        <w:lastRenderedPageBreak/>
        <w:t>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A7285B">
        <w:t xml:space="preserve">Supplementary Table </w:t>
      </w:r>
      <w:r w:rsidR="00A7285B">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t>
      </w:r>
      <w:r w:rsidR="008152C5">
        <w:t xml:space="preserve">they be </w:t>
      </w:r>
      <w:r w:rsidR="00725A51">
        <w:t>explain</w:t>
      </w:r>
      <w:r w:rsidR="008152C5">
        <w:t>ed</w:t>
      </w:r>
      <w:r w:rsidR="00725A51">
        <w:t xml:space="preserve">. That </w:t>
      </w:r>
      <w:r w:rsidR="00725A51">
        <w:lastRenderedPageBreak/>
        <w:t xml:space="preserve">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r w:rsidR="00623686">
        <w:t xml:space="preserve">amount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lastRenderedPageBreak/>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0045F8D2" w:rsidR="00A00866" w:rsidRPr="009D2F3B" w:rsidRDefault="00D03020" w:rsidP="009D2F3B">
      <w:pPr>
        <w:ind w:firstLine="0"/>
        <w:rPr>
          <w:lang w:eastAsia="ja-JP" w:bidi="ar-SA"/>
        </w:rPr>
      </w:pPr>
      <w:commentRangeStart w:id="429"/>
      <w:del w:id="430"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commentRangeEnd w:id="429"/>
      <w:r w:rsidR="009D2F3B">
        <w:rPr>
          <w:rStyle w:val="CommentReference"/>
        </w:rPr>
        <w:commentReference w:id="429"/>
      </w:r>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Consent to participate</w:t>
      </w:r>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r w:rsidRPr="00D0536B">
        <w:t>Availability of data and materials</w:t>
      </w:r>
    </w:p>
    <w:p w14:paraId="3E7D2198" w14:textId="68E00A75"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17" w:history="1">
        <w:r w:rsidR="00903A61" w:rsidRPr="00E53F62">
          <w:rPr>
            <w:rStyle w:val="Hyperlink"/>
          </w:rPr>
          <w:t>https://osf.io/8dsvp</w:t>
        </w:r>
      </w:hyperlink>
      <w:r w:rsidR="00903A61">
        <w:rPr>
          <w:lang w:eastAsia="ja-JP" w:bidi="ar-SA"/>
        </w:rPr>
        <w:t xml:space="preserve">), its </w:t>
      </w:r>
      <w:r>
        <w:rPr>
          <w:lang w:eastAsia="ja-JP" w:bidi="ar-SA"/>
        </w:rPr>
        <w:t xml:space="preserve">materials </w:t>
      </w:r>
      <w:r w:rsidR="00903A61">
        <w:rPr>
          <w:lang w:eastAsia="ja-JP" w:bidi="ar-SA"/>
        </w:rPr>
        <w:t xml:space="preserve">and </w:t>
      </w:r>
      <w:r>
        <w:rPr>
          <w:lang w:eastAsia="ja-JP" w:bidi="ar-SA"/>
        </w:rPr>
        <w:t>data 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 [</w:t>
      </w:r>
      <w:commentRangeStart w:id="431"/>
      <w:r w:rsidR="00386720">
        <w:rPr>
          <w:lang w:eastAsia="ja-JP" w:bidi="ar-SA"/>
        </w:rPr>
        <w:t>ref</w:t>
      </w:r>
      <w:commentRangeEnd w:id="431"/>
      <w:r w:rsidR="00386720">
        <w:rPr>
          <w:rStyle w:val="CommentReference"/>
        </w:rPr>
        <w:commentReference w:id="431"/>
      </w:r>
      <w:r w:rsidR="003660D1">
        <w:rPr>
          <w:lang w:eastAsia="ja-JP" w:bidi="ar-SA"/>
        </w:rPr>
        <w:t>]</w:t>
      </w:r>
      <w:r>
        <w:rPr>
          <w:lang w:eastAsia="ja-JP" w:bidi="ar-SA"/>
        </w:rPr>
        <w:t>.</w:t>
      </w:r>
    </w:p>
    <w:p w14:paraId="53E234F5" w14:textId="19E3346E" w:rsidR="00D0536B" w:rsidRDefault="00D0536B" w:rsidP="006E10C7">
      <w:pPr>
        <w:pStyle w:val="Heading3"/>
      </w:pPr>
      <w:r w:rsidRPr="00D0536B">
        <w:t>Code availability</w:t>
      </w:r>
    </w:p>
    <w:p w14:paraId="281670E0" w14:textId="445D88B1" w:rsidR="00D0536B" w:rsidRDefault="006E10C7" w:rsidP="009D2F3B">
      <w:pPr>
        <w:ind w:firstLine="0"/>
      </w:pPr>
      <w:r>
        <w:rPr>
          <w:lang w:eastAsia="ja-JP" w:bidi="ar-SA"/>
        </w:rPr>
        <w:t>All the scripts used to produce this experiment and analyze its results are available at [ref to GitHub].</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Uri Kor</w:t>
      </w:r>
      <w:r w:rsidR="00D63322">
        <w:t xml:space="preserve">isky </w:t>
      </w:r>
      <w:r w:rsidR="00306C0B">
        <w:t>for</w:t>
      </w:r>
      <w:r w:rsidR="00D63322">
        <w:t xml:space="preserve"> guidance</w:t>
      </w:r>
      <w:r w:rsidR="00091DD4">
        <w:t xml:space="preserve"> and troubleshooting</w:t>
      </w:r>
      <w:r w:rsidR="00707007">
        <w:t xml:space="preserve"> when implementing</w:t>
      </w:r>
      <w:r w:rsidR="00306C0B">
        <w:t xml:space="preserve"> the </w:t>
      </w:r>
      <w:r w:rsidR="00306C0B" w:rsidRPr="007846C7">
        <w:t>OptiTrack</w:t>
      </w:r>
      <w:r w:rsidR="00306C0B">
        <w:t xml:space="preserve"> </w:t>
      </w:r>
      <w:r w:rsidR="00D63322">
        <w:t>motion tracking system</w:t>
      </w:r>
      <w:r w:rsidR="002C4F93">
        <w:t>.</w:t>
      </w:r>
    </w:p>
    <w:p w14:paraId="3E00D6F3" w14:textId="49A38C52"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r w:rsidR="0031542F">
        <w:t>stdshade</w:t>
      </w:r>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r w:rsidR="00E7371F">
        <w:fldChar w:fldCharType="begin"/>
      </w:r>
      <w:r w:rsidR="00E7371F">
        <w:instrText xml:space="preserve"> REF _Ref134432967 \h </w:instrText>
      </w:r>
      <w:r w:rsidR="00E7371F">
        <w:fldChar w:fldCharType="separate"/>
      </w:r>
      <w:r w:rsidR="00E7371F" w:rsidRPr="007C71AC">
        <w:t>Figure</w:t>
      </w:r>
      <w:r w:rsidR="00E7371F" w:rsidRPr="002C7A24">
        <w:t xml:space="preserve"> </w:t>
      </w:r>
      <w:r w:rsidR="00E7371F" w:rsidRPr="002C7A24">
        <w:rPr>
          <w:noProof/>
        </w:rPr>
        <w:t>4</w:t>
      </w:r>
      <w:r w:rsidR="00E7371F">
        <w:fldChar w:fldCharType="end"/>
      </w:r>
      <w:r w:rsidR="002E39FB">
        <w:t xml:space="preserve"> and</w:t>
      </w:r>
      <w:r w:rsidR="00E7371F">
        <w:t xml:space="preserve"> </w:t>
      </w:r>
      <w:r w:rsidR="00E7371F">
        <w:fldChar w:fldCharType="begin"/>
      </w:r>
      <w:r w:rsidR="00E7371F">
        <w:instrText xml:space="preserve"> REF _Ref134432975 \h </w:instrText>
      </w:r>
      <w:r w:rsidR="00E7371F">
        <w:fldChar w:fldCharType="separate"/>
      </w:r>
      <w:r w:rsidR="00E7371F" w:rsidRPr="00E46BEB">
        <w:t>Figure</w:t>
      </w:r>
      <w:r w:rsidR="00E7371F" w:rsidRPr="002C7A24">
        <w:t xml:space="preserve"> </w:t>
      </w:r>
      <w:r w:rsidR="00E7371F" w:rsidRPr="009D2F3B">
        <w:t>5</w:t>
      </w:r>
      <w:r w:rsidR="00E7371F">
        <w:fldChar w:fldCharType="end"/>
      </w:r>
      <w:r w:rsidR="002E39FB">
        <w:t xml:space="preserve"> and </w:t>
      </w:r>
      <w:r w:rsidR="002A3285">
        <w:t>"</w:t>
      </w:r>
      <w:r w:rsidR="001123EE">
        <w:t>plotSpread</w:t>
      </w:r>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r w:rsidR="00204ACA">
        <w:t xml:space="preserve"> </w:t>
      </w:r>
      <w:r w:rsidR="00204ACA">
        <w:fldChar w:fldCharType="begin"/>
      </w:r>
      <w:r w:rsidR="00204ACA">
        <w:instrText xml:space="preserve"> REF _Ref134432975 \h </w:instrText>
      </w:r>
      <w:r w:rsidR="00204ACA">
        <w:fldChar w:fldCharType="separate"/>
      </w:r>
      <w:r w:rsidR="00204ACA" w:rsidRPr="00E46BEB">
        <w:t>Figure</w:t>
      </w:r>
      <w:r w:rsidR="00204ACA" w:rsidRPr="002C7A24">
        <w:t xml:space="preserve"> </w:t>
      </w:r>
      <w:r w:rsidR="00204ACA" w:rsidRPr="009D2F3B">
        <w:t>5</w:t>
      </w:r>
      <w:r w:rsidR="00204ACA">
        <w:fldChar w:fldCharType="end"/>
      </w:r>
      <w:r w:rsidR="0096520E" w:rsidRPr="00BA4EED">
        <w:t>.</w:t>
      </w:r>
      <w:r w:rsidR="00674981" w:rsidRPr="00BA4EED">
        <w:t xml:space="preserve"> </w:t>
      </w:r>
      <w:r w:rsidR="00C266D9" w:rsidRPr="00BA4EED">
        <w:t>"invprctile"</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"myBinomTest"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432" w:name="_Toc114485396"/>
      <w:r>
        <w:lastRenderedPageBreak/>
        <w:t>Supplementary materials</w:t>
      </w:r>
      <w:bookmarkEnd w:id="432"/>
    </w:p>
    <w:p w14:paraId="760CDEBF" w14:textId="77777777" w:rsidR="00C95E59" w:rsidRPr="00C95E59" w:rsidRDefault="00C95E59" w:rsidP="00C95E59">
      <w:pPr>
        <w:rPr>
          <w:lang w:eastAsia="ja-JP" w:bidi="ar-SA"/>
        </w:rPr>
      </w:pPr>
    </w:p>
    <w:p w14:paraId="2164AC59" w14:textId="0FF559F1" w:rsidR="000E5FAD" w:rsidRPr="00A219C0" w:rsidRDefault="000E5FAD">
      <w:pPr>
        <w:pStyle w:val="TableFigure"/>
        <w:rPr>
          <w:b w:val="0"/>
          <w:bCs w:val="0"/>
          <w:i/>
          <w:iCs/>
          <w:rPrChange w:id="433" w:author="zeev" w:date="2023-07-25T17:42:00Z">
            <w:rPr>
              <w:b/>
              <w:bCs/>
              <w:i w:val="0"/>
              <w:iCs w:val="0"/>
              <w:sz w:val="24"/>
              <w:szCs w:val="20"/>
            </w:rPr>
          </w:rPrChange>
        </w:rPr>
        <w:pPrChange w:id="434" w:author="zeev" w:date="2023-07-25T17:42:00Z">
          <w:pPr>
            <w:pStyle w:val="Caption"/>
            <w:keepNext/>
            <w:spacing w:line="480" w:lineRule="auto"/>
          </w:pPr>
        </w:pPrChange>
      </w:pPr>
      <w:bookmarkStart w:id="435" w:name="_Ref134430697"/>
      <w:r w:rsidRPr="00A219C0">
        <w:rPr>
          <w:rPrChange w:id="436" w:author="zeev" w:date="2023-07-25T17:42:00Z">
            <w:rPr>
              <w:szCs w:val="20"/>
            </w:rPr>
          </w:rPrChange>
        </w:rPr>
        <w:t xml:space="preserve">Supplementary Figure </w:t>
      </w:r>
      <w:r w:rsidR="005A5815" w:rsidRPr="00A219C0">
        <w:rPr>
          <w:rPrChange w:id="437" w:author="zeev" w:date="2023-07-25T17:42:00Z">
            <w:rPr>
              <w:szCs w:val="20"/>
            </w:rPr>
          </w:rPrChange>
        </w:rPr>
        <w:fldChar w:fldCharType="begin"/>
      </w:r>
      <w:r w:rsidR="005A5815" w:rsidRPr="00A219C0">
        <w:rPr>
          <w:rPrChange w:id="438" w:author="zeev" w:date="2023-07-25T17:42:00Z">
            <w:rPr>
              <w:szCs w:val="20"/>
            </w:rPr>
          </w:rPrChange>
        </w:rPr>
        <w:instrText xml:space="preserve"> SEQ Supplementary_Figure \* ARABIC </w:instrText>
      </w:r>
      <w:r w:rsidR="005A5815" w:rsidRPr="00A219C0">
        <w:rPr>
          <w:rPrChange w:id="439" w:author="zeev" w:date="2023-07-25T17:42:00Z">
            <w:rPr>
              <w:szCs w:val="20"/>
            </w:rPr>
          </w:rPrChange>
        </w:rPr>
        <w:fldChar w:fldCharType="separate"/>
      </w:r>
      <w:r w:rsidR="005A5815" w:rsidRPr="00A219C0">
        <w:rPr>
          <w:rPrChange w:id="440" w:author="zeev" w:date="2023-07-25T17:42:00Z">
            <w:rPr>
              <w:noProof/>
              <w:szCs w:val="20"/>
            </w:rPr>
          </w:rPrChange>
        </w:rPr>
        <w:t>1</w:t>
      </w:r>
      <w:r w:rsidR="005A5815" w:rsidRPr="00A219C0">
        <w:rPr>
          <w:rPrChange w:id="441" w:author="zeev" w:date="2023-07-25T17:42:00Z">
            <w:rPr>
              <w:szCs w:val="20"/>
            </w:rPr>
          </w:rPrChange>
        </w:rPr>
        <w:fldChar w:fldCharType="end"/>
      </w:r>
      <w:bookmarkEnd w:id="435"/>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71E765E6" w:rsidR="005A5815" w:rsidRPr="00B907DD" w:rsidRDefault="005A5815" w:rsidP="00B907DD">
      <w:pPr>
        <w:ind w:firstLine="0"/>
        <w:rPr>
          <w:b/>
          <w:bCs/>
        </w:rPr>
      </w:pPr>
      <w:bookmarkStart w:id="442" w:name="_Ref134430937"/>
      <w:bookmarkStart w:id="443"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Pr="00B907DD">
        <w:rPr>
          <w:b/>
          <w:bCs/>
          <w:noProof/>
        </w:rPr>
        <w:t>2</w:t>
      </w:r>
      <w:r w:rsidRPr="00B907DD">
        <w:rPr>
          <w:b/>
          <w:bCs/>
        </w:rPr>
        <w:fldChar w:fldCharType="end"/>
      </w:r>
      <w:bookmarkEnd w:id="442"/>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443"/>
    <w:p w14:paraId="067EA11B" w14:textId="77777777" w:rsidR="00A219C0" w:rsidRDefault="00A219C0" w:rsidP="00A219C0">
      <w:pPr>
        <w:ind w:firstLine="0"/>
        <w:rPr>
          <w:i/>
          <w:iCs/>
          <w:color w:val="44546A" w:themeColor="text2"/>
          <w:sz w:val="22"/>
          <w:szCs w:val="18"/>
        </w:rPr>
      </w:pPr>
    </w:p>
    <w:p w14:paraId="61412420" w14:textId="77777777" w:rsidR="00A219C0" w:rsidRDefault="00A219C0" w:rsidP="00A219C0">
      <w:pPr>
        <w:pStyle w:val="TableFigure"/>
      </w:pPr>
      <w:bookmarkStart w:id="444" w:name="_Ref134441131"/>
      <w:r>
        <w:t xml:space="preserve">Supplementary Table </w:t>
      </w:r>
      <w:r>
        <w:rPr>
          <w:noProof/>
        </w:rPr>
        <w:fldChar w:fldCharType="begin"/>
      </w:r>
      <w:r>
        <w:rPr>
          <w:noProof/>
        </w:rPr>
        <w:instrText xml:space="preserve"> SEQ Supplementary_Table \* ARABIC </w:instrText>
      </w:r>
      <w:r>
        <w:rPr>
          <w:noProof/>
        </w:rPr>
        <w:fldChar w:fldCharType="separate"/>
      </w:r>
      <w:r>
        <w:rPr>
          <w:noProof/>
        </w:rPr>
        <w:t>1</w:t>
      </w:r>
      <w:r>
        <w:rPr>
          <w:noProof/>
        </w:rPr>
        <w:fldChar w:fldCharType="end"/>
      </w:r>
      <w:bookmarkEnd w:id="444"/>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r>
              <w:rPr>
                <w:b/>
                <w:bCs/>
              </w:rPr>
              <w:t>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t(df)</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445" w:name="_Ref114130120"/>
      <w:r>
        <w:br w:type="page"/>
      </w:r>
      <w:bookmarkEnd w:id="445"/>
    </w:p>
    <w:p w14:paraId="626C735D" w14:textId="77777777" w:rsidR="00AB541D" w:rsidRDefault="00AB541D" w:rsidP="005E08B6">
      <w:pPr>
        <w:ind w:firstLine="0"/>
        <w:jc w:val="left"/>
      </w:pPr>
    </w:p>
    <w:p w14:paraId="20D20597" w14:textId="5F7183C9" w:rsidR="00B00AED" w:rsidRDefault="00BB4D09" w:rsidP="005F6361">
      <w:pPr>
        <w:pStyle w:val="Heading2"/>
      </w:pPr>
      <w:bookmarkStart w:id="446" w:name="_Toc114485397"/>
      <w:commentRangeStart w:id="447"/>
      <w:r>
        <w:t>References</w:t>
      </w:r>
      <w:bookmarkEnd w:id="446"/>
      <w:commentRangeEnd w:id="447"/>
      <w:r w:rsidR="00356E51">
        <w:rPr>
          <w:rStyle w:val="CommentReference"/>
          <w:rFonts w:asciiTheme="majorBidi" w:eastAsiaTheme="minorEastAsia" w:hAnsiTheme="majorBidi" w:cstheme="majorBidi"/>
          <w:b w:val="0"/>
          <w:bCs w:val="0"/>
          <w:lang w:eastAsia="en-US" w:bidi="he-IL"/>
        </w:rPr>
        <w:commentReference w:id="447"/>
      </w:r>
    </w:p>
    <w:p w14:paraId="42B3AAFE" w14:textId="77777777" w:rsidR="00576907" w:rsidRDefault="0003265E" w:rsidP="00576907">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576907">
        <w:t xml:space="preserve">Abrams, R. L., Klinger, M. R., &amp; Greenwald, A. G. (2002). Subliminal words activate semantic categories (not automated motor responses). </w:t>
      </w:r>
      <w:r w:rsidR="00576907">
        <w:rPr>
          <w:i/>
          <w:iCs/>
        </w:rPr>
        <w:t>Psychonomic Bulletin &amp; Review</w:t>
      </w:r>
      <w:r w:rsidR="00576907">
        <w:t xml:space="preserve">, </w:t>
      </w:r>
      <w:r w:rsidR="00576907">
        <w:rPr>
          <w:i/>
          <w:iCs/>
        </w:rPr>
        <w:t>9</w:t>
      </w:r>
      <w:r w:rsidR="00576907">
        <w:t>(1), 100–106. https://doi.org/10.3758/BF03196262</w:t>
      </w:r>
    </w:p>
    <w:p w14:paraId="01B3A500" w14:textId="77777777" w:rsidR="00576907" w:rsidRDefault="00576907" w:rsidP="00576907">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3CD927E" w14:textId="77777777" w:rsidR="00576907" w:rsidRDefault="00576907" w:rsidP="00576907">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079CD08" w14:textId="77777777" w:rsidR="00576907" w:rsidRDefault="00576907" w:rsidP="00576907">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3BBB93E8" w14:textId="77777777" w:rsidR="00576907" w:rsidRDefault="00576907" w:rsidP="00576907">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2626099E" w14:textId="77777777" w:rsidR="00576907" w:rsidRDefault="00576907" w:rsidP="00576907">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1C4BC02D" w14:textId="77777777" w:rsidR="00576907" w:rsidRDefault="00576907" w:rsidP="00576907">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211846A8" w14:textId="77777777" w:rsidR="00576907" w:rsidRDefault="00576907" w:rsidP="00576907">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3B5B595F" w14:textId="77777777" w:rsidR="00576907" w:rsidRDefault="00576907" w:rsidP="00576907">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A807026" w14:textId="77777777" w:rsidR="00576907" w:rsidRDefault="00576907" w:rsidP="00576907">
      <w:pPr>
        <w:pStyle w:val="Bibliography"/>
      </w:pPr>
      <w:r>
        <w:t xml:space="preserve">Brainard, D. H. (1997). The Psychophysics Toolbox. </w:t>
      </w:r>
      <w:r>
        <w:rPr>
          <w:i/>
          <w:iCs/>
        </w:rPr>
        <w:t>Spatial Vision</w:t>
      </w:r>
      <w:r>
        <w:t xml:space="preserve">, </w:t>
      </w:r>
      <w:r>
        <w:rPr>
          <w:i/>
          <w:iCs/>
        </w:rPr>
        <w:t>10</w:t>
      </w:r>
      <w:r>
        <w:t>(4), 433–436. https://doi.org/10.1163/156856897X00357</w:t>
      </w:r>
    </w:p>
    <w:p w14:paraId="6C5B2517" w14:textId="77777777" w:rsidR="00576907" w:rsidRDefault="00576907" w:rsidP="00576907">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7FAAC189" w14:textId="77777777" w:rsidR="00576907" w:rsidRDefault="00576907" w:rsidP="00576907">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54CFB169" w14:textId="77777777" w:rsidR="00576907" w:rsidRDefault="00576907" w:rsidP="00576907">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3ED5E0BC" w14:textId="77777777" w:rsidR="00576907" w:rsidRDefault="00576907" w:rsidP="00576907">
      <w:pPr>
        <w:pStyle w:val="Bibliography"/>
      </w:pPr>
      <w:r>
        <w:t xml:space="preserve">Cressman, E. K., Franks, I. M., Enns, J. T., &amp; Chua, R. (2007). On-line control of pointing is modiﬁed by unseen visual shapes. </w:t>
      </w:r>
      <w:r>
        <w:rPr>
          <w:i/>
          <w:iCs/>
        </w:rPr>
        <w:t>Consciousness and Cognition</w:t>
      </w:r>
      <w:r>
        <w:t>, 11.</w:t>
      </w:r>
    </w:p>
    <w:p w14:paraId="2E1B731A" w14:textId="77777777" w:rsidR="00576907" w:rsidRDefault="00576907" w:rsidP="00576907">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E1B6803" w14:textId="77777777" w:rsidR="00576907" w:rsidRDefault="00576907" w:rsidP="00576907">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2C722471" w14:textId="77777777" w:rsidR="00576907" w:rsidRDefault="00576907" w:rsidP="00576907">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31ECC583" w14:textId="77777777" w:rsidR="00576907" w:rsidRDefault="00576907" w:rsidP="00576907">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36210D9" w14:textId="77777777" w:rsidR="00576907" w:rsidRDefault="00576907" w:rsidP="00576907">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442D4201" w14:textId="77777777" w:rsidR="00576907" w:rsidRDefault="00576907" w:rsidP="00576907">
      <w:pPr>
        <w:pStyle w:val="Bibliography"/>
      </w:pPr>
      <w:r>
        <w:t xml:space="preserve">D’Errico, J. (2022). </w:t>
      </w:r>
      <w:r>
        <w:rPr>
          <w:i/>
          <w:iCs/>
        </w:rPr>
        <w:t>Inpaint_nans</w:t>
      </w:r>
      <w:r>
        <w:t>. MATLAB Central File Exchange. https://www.mathworks.com/matlabcentral/fileexchange/4551-inpaint_nans</w:t>
      </w:r>
    </w:p>
    <w:p w14:paraId="1749ECCB" w14:textId="77777777" w:rsidR="00576907" w:rsidRDefault="00576907" w:rsidP="00576907">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0A0DE5B7" w14:textId="77777777" w:rsidR="00576907" w:rsidRDefault="00576907" w:rsidP="00576907">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52325946" w14:textId="77777777" w:rsidR="00576907" w:rsidRDefault="00576907" w:rsidP="00576907">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7097AA51" w14:textId="77777777" w:rsidR="00576907" w:rsidRDefault="00576907" w:rsidP="00576907">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056DE81B" w14:textId="77777777" w:rsidR="00576907" w:rsidRDefault="00576907" w:rsidP="00576907">
      <w:pPr>
        <w:pStyle w:val="Bibliography"/>
      </w:pPr>
      <w:r>
        <w:lastRenderedPageBreak/>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646DFEE4" w14:textId="77777777" w:rsidR="00576907" w:rsidRDefault="00576907" w:rsidP="00576907">
      <w:pPr>
        <w:pStyle w:val="Bibliography"/>
      </w:pPr>
      <w:r>
        <w:t xml:space="preserve">Everitt, B. S., &amp; Skrondal, A. (2010). </w:t>
      </w:r>
      <w:r>
        <w:rPr>
          <w:i/>
          <w:iCs/>
        </w:rPr>
        <w:t>The Cambridge dictionary of statistics</w:t>
      </w:r>
      <w:r>
        <w:t>. http://196.43.179.6:8080/xmlui/handle/123456789/1213</w:t>
      </w:r>
    </w:p>
    <w:p w14:paraId="6AD85BAC" w14:textId="77777777" w:rsidR="00576907" w:rsidRDefault="00576907" w:rsidP="00576907">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0941D671" w14:textId="77777777" w:rsidR="00576907" w:rsidRDefault="00576907" w:rsidP="00576907">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3DCC5164" w14:textId="77777777" w:rsidR="00576907" w:rsidRDefault="00576907" w:rsidP="00576907">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625B46D6" w14:textId="77777777" w:rsidR="00576907" w:rsidRDefault="00576907" w:rsidP="00576907">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62B973F4" w14:textId="77777777" w:rsidR="00576907" w:rsidRDefault="00576907" w:rsidP="00576907">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7FA24D46" w14:textId="77777777" w:rsidR="00576907" w:rsidRDefault="00576907" w:rsidP="00576907">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107B7D61" w14:textId="77777777" w:rsidR="00576907" w:rsidRDefault="00576907" w:rsidP="00576907">
      <w:pPr>
        <w:pStyle w:val="Bibliography"/>
      </w:pPr>
      <w:r>
        <w:lastRenderedPageBreak/>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6C85AAF5" w14:textId="77777777" w:rsidR="00576907" w:rsidRDefault="00576907" w:rsidP="00576907">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5EFC6619" w14:textId="77777777" w:rsidR="00576907" w:rsidRDefault="00576907" w:rsidP="00576907">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3E5B8E8" w14:textId="77777777" w:rsidR="00576907" w:rsidRDefault="00576907" w:rsidP="00576907">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6EF35E5E" w14:textId="77777777" w:rsidR="00576907" w:rsidRDefault="00576907" w:rsidP="00576907">
      <w:pPr>
        <w:pStyle w:val="Bibliography"/>
      </w:pPr>
      <w:r>
        <w:t xml:space="preserve">Frost, R., &amp; Plaut, D. (2005). </w:t>
      </w:r>
      <w:r>
        <w:rPr>
          <w:i/>
          <w:iCs/>
        </w:rPr>
        <w:t>The word-frequency database for printed Hebrew</w:t>
      </w:r>
      <w:r>
        <w:t>. http://word-freq.huji.ac.il/index.html</w:t>
      </w:r>
    </w:p>
    <w:p w14:paraId="09781DEF" w14:textId="77777777" w:rsidR="00576907" w:rsidRDefault="00576907" w:rsidP="00576907">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0210EF2" w14:textId="77777777" w:rsidR="00576907" w:rsidRDefault="00576907" w:rsidP="00576907">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6F4751CC" w14:textId="77777777" w:rsidR="00576907" w:rsidRDefault="00576907" w:rsidP="00576907">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1E19F0EE" w14:textId="77777777" w:rsidR="00576907" w:rsidRDefault="00576907" w:rsidP="00576907">
      <w:pPr>
        <w:pStyle w:val="Bibliography"/>
      </w:pPr>
      <w:r>
        <w:lastRenderedPageBreak/>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43C8AA3" w14:textId="77777777" w:rsidR="00576907" w:rsidRDefault="00576907" w:rsidP="00576907">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19F878E" w14:textId="77777777" w:rsidR="00576907" w:rsidRDefault="00576907" w:rsidP="00576907">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601FFB1F" w14:textId="77777777" w:rsidR="00576907" w:rsidRDefault="00576907" w:rsidP="00576907">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45F1B85E" w14:textId="77777777" w:rsidR="00576907" w:rsidRDefault="00576907" w:rsidP="00576907">
      <w:pPr>
        <w:pStyle w:val="Bibliography"/>
      </w:pPr>
      <w:r>
        <w:t xml:space="preserve">Jonas. (2020). </w:t>
      </w:r>
      <w:r>
        <w:rPr>
          <w:i/>
          <w:iCs/>
        </w:rPr>
        <w:t>PlotSpread</w:t>
      </w:r>
      <w:r>
        <w:t xml:space="preserve"> (Version 1.2.0.0) [Source code]. https://www.mathworks.com/matlabcentral/fileexchange/37105-plot-spread-points-beeswarm-plot</w:t>
      </w:r>
    </w:p>
    <w:p w14:paraId="653AC6DD" w14:textId="77777777" w:rsidR="00576907" w:rsidRDefault="00576907" w:rsidP="00576907">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1AEBE886" w14:textId="77777777" w:rsidR="00576907" w:rsidRDefault="00576907" w:rsidP="00576907">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7442728" w14:textId="77777777" w:rsidR="00576907" w:rsidRDefault="00576907" w:rsidP="00576907">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C9F1880" w14:textId="77777777" w:rsidR="00576907" w:rsidRDefault="00576907" w:rsidP="00576907">
      <w:pPr>
        <w:pStyle w:val="Bibliography"/>
      </w:pPr>
      <w:r>
        <w:t xml:space="preserve">Kohl, M. (2019). </w:t>
      </w:r>
      <w:r>
        <w:rPr>
          <w:i/>
          <w:iCs/>
        </w:rPr>
        <w:t>MKinfer: Inferential Statistics</w:t>
      </w:r>
      <w:r>
        <w:t xml:space="preserve"> (0.7). http://www.stamats.de</w:t>
      </w:r>
    </w:p>
    <w:p w14:paraId="3E7BC0B7" w14:textId="77777777" w:rsidR="00576907" w:rsidRDefault="00576907" w:rsidP="00576907">
      <w:pPr>
        <w:pStyle w:val="Bibliography"/>
      </w:pPr>
      <w:r>
        <w:lastRenderedPageBreak/>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2C9CFAA2" w14:textId="77777777" w:rsidR="00576907" w:rsidRDefault="00576907" w:rsidP="00576907">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1D47DDA3" w14:textId="77777777" w:rsidR="00576907" w:rsidRDefault="00576907" w:rsidP="00576907">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690E8650" w14:textId="77777777" w:rsidR="00576907" w:rsidRDefault="00576907" w:rsidP="00576907">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6D438B91" w14:textId="77777777" w:rsidR="00576907" w:rsidRDefault="00576907" w:rsidP="00576907">
      <w:pPr>
        <w:pStyle w:val="Bibliography"/>
      </w:pPr>
      <w:r>
        <w:t xml:space="preserve">Lloyd, D. A., Abrahamyan, A., &amp; Harris, J. A. (2013). </w:t>
      </w:r>
      <w:r>
        <w:rPr>
          <w:i/>
          <w:iCs/>
        </w:rPr>
        <w:t>Brain-Stimulation Induced Blindsight: Unconscious Vision or Response Bias?</w:t>
      </w:r>
      <w:r>
        <w:t xml:space="preserve"> e82828. https://doi.org/10.1371/journal.pone.0082828</w:t>
      </w:r>
    </w:p>
    <w:p w14:paraId="534E3814" w14:textId="77777777" w:rsidR="00576907" w:rsidRDefault="00576907" w:rsidP="00576907">
      <w:pPr>
        <w:pStyle w:val="Bibliography"/>
      </w:pPr>
      <w:r>
        <w:t xml:space="preserve">Mack, A., &amp; Rock, I. (1998). Inattentional blindness: Perception without attention. In </w:t>
      </w:r>
      <w:r>
        <w:rPr>
          <w:i/>
          <w:iCs/>
        </w:rPr>
        <w:t>Visual attention</w:t>
      </w:r>
      <w:r>
        <w:t xml:space="preserve"> (pp. 55–76). Oxford University Press.</w:t>
      </w:r>
    </w:p>
    <w:p w14:paraId="7ACA4196" w14:textId="77777777" w:rsidR="00576907" w:rsidRDefault="00576907" w:rsidP="00576907">
      <w:pPr>
        <w:pStyle w:val="Bibliography"/>
      </w:pPr>
      <w:r>
        <w:t xml:space="preserve">Macmillan, N. A., &amp; Creelman, C. D. (2004). </w:t>
      </w:r>
      <w:r>
        <w:rPr>
          <w:i/>
          <w:iCs/>
        </w:rPr>
        <w:t>Detection Theory: A User’s Guide</w:t>
      </w:r>
      <w:r>
        <w:t xml:space="preserve"> (2nd ed.). Psychology Press. https://doi.org/10.4324/9781410611147</w:t>
      </w:r>
    </w:p>
    <w:p w14:paraId="3C430E08" w14:textId="77777777" w:rsidR="00576907" w:rsidRDefault="00576907" w:rsidP="00576907">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737E0A2A" w14:textId="77777777" w:rsidR="00576907" w:rsidRDefault="00576907" w:rsidP="00576907">
      <w:pPr>
        <w:pStyle w:val="Bibliography"/>
      </w:pPr>
      <w:r>
        <w:lastRenderedPageBreak/>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4558F57A" w14:textId="77777777" w:rsidR="00576907" w:rsidRDefault="00576907" w:rsidP="00576907">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00CE2BDB" w14:textId="77777777" w:rsidR="00576907" w:rsidRDefault="00576907" w:rsidP="00576907">
      <w:pPr>
        <w:pStyle w:val="Bibliography"/>
      </w:pPr>
      <w:r>
        <w:rPr>
          <w:i/>
          <w:iCs/>
        </w:rPr>
        <w:t>MATLAB</w:t>
      </w:r>
      <w:r>
        <w:t xml:space="preserve"> (9.9.0.14677003 (R2020b)). (2020). The MathWorks Inc.</w:t>
      </w:r>
    </w:p>
    <w:p w14:paraId="00751E92" w14:textId="77777777" w:rsidR="00576907" w:rsidRDefault="00576907" w:rsidP="00576907">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28226863" w14:textId="77777777" w:rsidR="00576907" w:rsidRDefault="00576907" w:rsidP="00576907">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4B0B566C" w14:textId="77777777" w:rsidR="00576907" w:rsidRDefault="00576907" w:rsidP="00576907">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0CFF3E1F" w14:textId="77777777" w:rsidR="00576907" w:rsidRDefault="00576907" w:rsidP="00576907">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36FEF4FE" w14:textId="77777777" w:rsidR="00576907" w:rsidRDefault="00576907" w:rsidP="00576907">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E0983EB" w14:textId="77777777" w:rsidR="00576907" w:rsidRDefault="00576907" w:rsidP="00576907">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7E16D1CB" w14:textId="77777777" w:rsidR="00576907" w:rsidRDefault="00576907" w:rsidP="00576907">
      <w:pPr>
        <w:pStyle w:val="Bibliography"/>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4C7B49AA" w14:textId="77777777" w:rsidR="00576907" w:rsidRDefault="00576907" w:rsidP="00576907">
      <w:pPr>
        <w:pStyle w:val="Bibliography"/>
      </w:pPr>
      <w:r>
        <w:rPr>
          <w:i/>
          <w:iCs/>
        </w:rPr>
        <w:t>Motive</w:t>
      </w:r>
      <w:r>
        <w:t xml:space="preserve"> (2.3.0). (2021). NaturalPoint, Inc. https://optitrack.com/software/motive/</w:t>
      </w:r>
    </w:p>
    <w:p w14:paraId="30C5CE68" w14:textId="77777777" w:rsidR="00576907" w:rsidRDefault="00576907" w:rsidP="00576907">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F8C48D8" w14:textId="77777777" w:rsidR="00576907" w:rsidRDefault="00576907" w:rsidP="00576907">
      <w:pPr>
        <w:pStyle w:val="Bibliography"/>
      </w:pPr>
      <w:r>
        <w:t xml:space="preserve">Musall, S. (2022). </w:t>
      </w:r>
      <w:r>
        <w:rPr>
          <w:i/>
          <w:iCs/>
        </w:rPr>
        <w:t>Stdshade</w:t>
      </w:r>
      <w:r>
        <w:t xml:space="preserve"> (Version 1.40.0.1) [Source code]. https://www.mathworks.com/matlabcentral/fileexchange/29534-stdshade</w:t>
      </w:r>
    </w:p>
    <w:p w14:paraId="33D350E0" w14:textId="77777777" w:rsidR="00576907" w:rsidRDefault="00576907" w:rsidP="00576907">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4CD26303" w14:textId="77777777" w:rsidR="00576907" w:rsidRDefault="00576907" w:rsidP="00576907">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3E2D486D" w14:textId="77777777" w:rsidR="00576907" w:rsidRDefault="00576907" w:rsidP="00576907">
      <w:pPr>
        <w:pStyle w:val="Bibliography"/>
      </w:pPr>
      <w:r>
        <w:rPr>
          <w:i/>
          <w:iCs/>
        </w:rPr>
        <w:t>NatNet SDK</w:t>
      </w:r>
      <w:r>
        <w:t xml:space="preserve"> (4.0.0). (2021). NaturalPoint, Inc. https://optitrack.com/software/motive/</w:t>
      </w:r>
    </w:p>
    <w:p w14:paraId="6A404B5F" w14:textId="77777777" w:rsidR="00576907" w:rsidRDefault="00576907" w:rsidP="00576907">
      <w:pPr>
        <w:pStyle w:val="Bibliography"/>
      </w:pPr>
      <w:r>
        <w:t xml:space="preserve">Nelson, M. (2015). </w:t>
      </w:r>
      <w:r>
        <w:rPr>
          <w:i/>
          <w:iCs/>
        </w:rPr>
        <w:t>MyBinomTest</w:t>
      </w:r>
      <w:r>
        <w:t xml:space="preserve"> (Version 2.0.0.0) [Source code]. https://www.mathworks.com/matlabcentral/fileexchange/24813-mybinomtest-s-n-p-sided</w:t>
      </w:r>
    </w:p>
    <w:p w14:paraId="3F986A2E" w14:textId="77777777" w:rsidR="00576907" w:rsidRDefault="00576907" w:rsidP="00576907">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52E4B6A" w14:textId="77777777" w:rsidR="00576907" w:rsidRDefault="00576907" w:rsidP="00576907">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6C100024" w14:textId="77777777" w:rsidR="00576907" w:rsidRDefault="00576907" w:rsidP="00576907">
      <w:pPr>
        <w:pStyle w:val="Bibliography"/>
      </w:pPr>
      <w:r>
        <w:lastRenderedPageBreak/>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CE24EBA" w14:textId="77777777" w:rsidR="00576907" w:rsidRDefault="00576907" w:rsidP="00576907">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50F313E8" w14:textId="77777777" w:rsidR="00576907" w:rsidRDefault="00576907" w:rsidP="00576907">
      <w:pPr>
        <w:pStyle w:val="Bibliography"/>
      </w:pPr>
      <w:r>
        <w:t xml:space="preserve">Peters, M. A. K., &amp; Lau, H. (2015). </w:t>
      </w:r>
      <w:r>
        <w:rPr>
          <w:i/>
          <w:iCs/>
        </w:rPr>
        <w:t>Human observers have optimal introspective access to perceptual processes even for visually masked stimuli</w:t>
      </w:r>
      <w:r>
        <w:t>. 30.</w:t>
      </w:r>
    </w:p>
    <w:p w14:paraId="184F790F" w14:textId="77777777" w:rsidR="00576907" w:rsidRDefault="00576907" w:rsidP="00576907">
      <w:pPr>
        <w:pStyle w:val="Bibliography"/>
      </w:pPr>
      <w:r>
        <w:t xml:space="preserve">Phillips, W. A., &amp; Baddeley, A. D. (1971). Reaction time and short-term visual memory. </w:t>
      </w:r>
      <w:r>
        <w:rPr>
          <w:i/>
          <w:iCs/>
        </w:rPr>
        <w:t>Psychonomic Science</w:t>
      </w:r>
      <w:r>
        <w:t xml:space="preserve">, </w:t>
      </w:r>
      <w:r>
        <w:rPr>
          <w:i/>
          <w:iCs/>
        </w:rPr>
        <w:t>22</w:t>
      </w:r>
      <w:r>
        <w:t>(2), 73–74. https://doi.org/10.3758/BF03332500</w:t>
      </w:r>
    </w:p>
    <w:p w14:paraId="3BE3FCC1" w14:textId="77777777" w:rsidR="00576907" w:rsidRDefault="00576907" w:rsidP="00576907">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4645CD1" w14:textId="77777777" w:rsidR="00576907" w:rsidRDefault="00576907" w:rsidP="00576907">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09499C90" w14:textId="77777777" w:rsidR="00576907" w:rsidRDefault="00576907" w:rsidP="00576907">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68080399" w14:textId="77777777" w:rsidR="00576907" w:rsidRDefault="00576907" w:rsidP="00576907">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167EE2C5" w14:textId="77777777" w:rsidR="00576907" w:rsidRDefault="00576907" w:rsidP="00576907">
      <w:pPr>
        <w:pStyle w:val="Bibliography"/>
      </w:pPr>
      <w:r>
        <w:lastRenderedPageBreak/>
        <w:t xml:space="preserve">Reingold, E. M., &amp; Merikle,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1CCE5F68" w14:textId="77777777" w:rsidR="00576907" w:rsidRDefault="00576907" w:rsidP="00576907">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342EE955" w14:textId="77777777" w:rsidR="00576907" w:rsidRDefault="00576907" w:rsidP="00576907">
      <w:pPr>
        <w:pStyle w:val="Bibliography"/>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06BA1F79" w14:textId="77777777" w:rsidR="00576907" w:rsidRDefault="00576907" w:rsidP="00576907">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D562446" w14:textId="77777777" w:rsidR="00576907" w:rsidRDefault="00576907" w:rsidP="00576907">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5CBA5790" w14:textId="77777777" w:rsidR="00576907" w:rsidRDefault="00576907" w:rsidP="00576907">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BE09C0" w14:textId="77777777" w:rsidR="00576907" w:rsidRDefault="00576907" w:rsidP="00576907">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C88EDCE" w14:textId="77777777" w:rsidR="00576907" w:rsidRDefault="00576907" w:rsidP="00576907">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C17D6C6" w14:textId="77777777" w:rsidR="00576907" w:rsidRDefault="00576907" w:rsidP="00576907">
      <w:pPr>
        <w:pStyle w:val="Bibliography"/>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099722BB" w14:textId="77777777" w:rsidR="00576907" w:rsidRDefault="00576907" w:rsidP="00576907">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061C0746" w14:textId="77777777" w:rsidR="00576907" w:rsidRDefault="00576907" w:rsidP="00576907">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C4FC9C4" w14:textId="77777777" w:rsidR="00576907" w:rsidRDefault="00576907" w:rsidP="00576907">
      <w:pPr>
        <w:pStyle w:val="Bibliography"/>
      </w:pPr>
      <w:r>
        <w:t xml:space="preserve">Shrestha, D. L. (2014). </w:t>
      </w:r>
      <w:r>
        <w:rPr>
          <w:i/>
          <w:iCs/>
        </w:rPr>
        <w:t>Invprctile</w:t>
      </w:r>
      <w:r>
        <w:t xml:space="preserve"> (Version 1.2.0.0) [Source code]. https://www.mathworks.com/matlabcentral/fileexchange/41131-inverse-percentiles-of-a-sample</w:t>
      </w:r>
    </w:p>
    <w:p w14:paraId="1BFC4D08" w14:textId="77777777" w:rsidR="00576907" w:rsidRDefault="00576907" w:rsidP="00576907">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3923E3E1" w14:textId="77777777" w:rsidR="00576907" w:rsidRDefault="00576907" w:rsidP="00576907">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30E9FC84" w14:textId="77777777" w:rsidR="00576907" w:rsidRDefault="00576907" w:rsidP="00576907">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1B891C43" w14:textId="77777777" w:rsidR="00576907" w:rsidRDefault="00576907" w:rsidP="00576907">
      <w:pPr>
        <w:pStyle w:val="Bibliography"/>
      </w:pPr>
      <w:r>
        <w:lastRenderedPageBreak/>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760DF4AD" w14:textId="77777777" w:rsidR="00576907" w:rsidRDefault="00576907" w:rsidP="00576907">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107095D9" w14:textId="77777777" w:rsidR="00576907" w:rsidRDefault="00576907" w:rsidP="00576907">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4A316931" w14:textId="77777777" w:rsidR="00576907" w:rsidRDefault="00576907" w:rsidP="00576907">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649D61F4" w14:textId="77777777" w:rsidR="00576907" w:rsidRDefault="00576907" w:rsidP="00576907">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04C3AFBA" w14:textId="77777777" w:rsidR="00576907" w:rsidRDefault="00576907" w:rsidP="00576907">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2391D21" w14:textId="77777777" w:rsidR="00576907" w:rsidRDefault="00576907" w:rsidP="00576907">
      <w:pPr>
        <w:pStyle w:val="Bibliography"/>
      </w:pPr>
      <w:r>
        <w:t xml:space="preserve">Xiao, K., Yamauchi, T., &amp; Bowman, C. (2015). </w:t>
      </w:r>
      <w:r>
        <w:rPr>
          <w:i/>
          <w:iCs/>
        </w:rPr>
        <w:t>Assessing Masked Semantic Priming: Cursor Trajectory versus Response Time Measures</w:t>
      </w:r>
      <w:r>
        <w:t>. 7.</w:t>
      </w:r>
    </w:p>
    <w:p w14:paraId="441F5B6C" w14:textId="77777777" w:rsidR="00576907" w:rsidRDefault="00576907" w:rsidP="00576907">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02030F50" w14:textId="77777777" w:rsidR="00576907" w:rsidRDefault="00576907" w:rsidP="00576907">
      <w:pPr>
        <w:pStyle w:val="Bibliography"/>
      </w:pPr>
      <w:r>
        <w:lastRenderedPageBreak/>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04D3FB41" w:rsidR="00CD20FA" w:rsidRDefault="0003265E" w:rsidP="00AA73D1">
      <w:pPr>
        <w:ind w:firstLine="0"/>
        <w:rPr>
          <w:lang w:eastAsia="ja-JP" w:bidi="ar-SA"/>
        </w:rPr>
      </w:pPr>
      <w:r>
        <w:rPr>
          <w:lang w:eastAsia="ja-JP" w:bidi="ar-SA"/>
        </w:rPr>
        <w:fldChar w:fldCharType="end"/>
      </w:r>
    </w:p>
    <w:sectPr w:rsidR="00CD20FA" w:rsidSect="00DC4DA6">
      <w:headerReference w:type="default" r:id="rId20"/>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iad Mudrik" w:date="2023-06-28T18:53:00Z" w:initials="LM">
    <w:p w14:paraId="549ABFC7" w14:textId="77777777" w:rsidR="005D4A99" w:rsidRDefault="005D4A99" w:rsidP="00760205">
      <w:pPr>
        <w:jc w:val="left"/>
      </w:pPr>
      <w:r>
        <w:rPr>
          <w:rStyle w:val="CommentReference"/>
        </w:rPr>
        <w:annotationRef/>
      </w:r>
      <w:r>
        <w:rPr>
          <w:color w:val="000000"/>
          <w:sz w:val="20"/>
          <w:szCs w:val="20"/>
        </w:rPr>
        <w:t>let’s remove one of those; I don’t mind which</w:t>
      </w:r>
    </w:p>
  </w:comment>
  <w:comment w:id="9" w:author="Liad Mudrik" w:date="2023-06-28T19:26:00Z" w:initials="LM">
    <w:p w14:paraId="281393D7" w14:textId="77777777" w:rsidR="005D4A99" w:rsidRDefault="005D4A99" w:rsidP="00760205">
      <w:pPr>
        <w:jc w:val="left"/>
      </w:pPr>
      <w:r>
        <w:rPr>
          <w:rStyle w:val="CommentReference"/>
        </w:rPr>
        <w:annotationRef/>
      </w:r>
      <w:r>
        <w:rPr>
          <w:sz w:val="20"/>
          <w:szCs w:val="20"/>
        </w:rPr>
        <w:t>please add Mudrik &amp; Deouell, 2022</w:t>
      </w:r>
    </w:p>
  </w:comment>
  <w:comment w:id="12" w:author="Liad Mudrik" w:date="2023-06-28T19:39:00Z" w:initials="LM">
    <w:p w14:paraId="0986EDD8" w14:textId="77777777" w:rsidR="005D4A99" w:rsidRDefault="005D4A99" w:rsidP="00760205">
      <w:pPr>
        <w:jc w:val="left"/>
      </w:pPr>
      <w:r>
        <w:rPr>
          <w:rStyle w:val="CommentReference"/>
        </w:rPr>
        <w:annotationRef/>
      </w:r>
      <w:r>
        <w:rPr>
          <w:color w:val="000000"/>
          <w:sz w:val="20"/>
          <w:szCs w:val="20"/>
        </w:rPr>
        <w:t>can you provide one more reference? Maybe the review by Dotan et al?</w:t>
      </w:r>
    </w:p>
  </w:comment>
  <w:comment w:id="15" w:author="Liad Mudrik" w:date="2023-06-28T19:46:00Z" w:initials="LM">
    <w:p w14:paraId="0F22F1CE" w14:textId="77777777" w:rsidR="005D4A99" w:rsidRDefault="005D4A99" w:rsidP="00760205">
      <w:pPr>
        <w:jc w:val="left"/>
      </w:pPr>
      <w:r>
        <w:rPr>
          <w:rStyle w:val="CommentReference"/>
        </w:rPr>
        <w:annotationRef/>
      </w:r>
      <w:r>
        <w:rPr>
          <w:color w:val="000000"/>
          <w:sz w:val="20"/>
          <w:szCs w:val="20"/>
        </w:rPr>
        <w:t>I don’t quite get what these paper are, as the sentence seems to give the conclusion for the previous study. Are these studies showing the same thing? Under this assumption, I added the “see also”, but if this was wrong, we should change</w:t>
      </w:r>
    </w:p>
  </w:comment>
  <w:comment w:id="18" w:author="Liad Mudrik" w:date="2023-06-28T19:53:00Z" w:initials="LM">
    <w:p w14:paraId="267E3E7B" w14:textId="77777777" w:rsidR="005D4A99" w:rsidRDefault="005D4A99" w:rsidP="00760205">
      <w:pPr>
        <w:jc w:val="left"/>
      </w:pPr>
      <w:r>
        <w:rPr>
          <w:rStyle w:val="CommentReference"/>
        </w:rPr>
        <w:annotationRef/>
      </w:r>
      <w:r>
        <w:rPr>
          <w:color w:val="000000"/>
          <w:sz w:val="20"/>
          <w:szCs w:val="20"/>
          <w:highlight w:val="yellow"/>
        </w:rPr>
        <w:t>Yaron. I</w:t>
      </w:r>
      <w:r>
        <w:rPr>
          <w:color w:val="000000"/>
          <w:sz w:val="20"/>
          <w:szCs w:val="20"/>
        </w:rPr>
        <w:t xml:space="preserve">., Zeevi. Y., Korisky, U., Marshall, W., &amp; </w:t>
      </w:r>
      <w:r>
        <w:rPr>
          <w:b/>
          <w:bCs/>
          <w:color w:val="000000"/>
          <w:sz w:val="20"/>
          <w:szCs w:val="20"/>
        </w:rPr>
        <w:t>Mudrik, L</w:t>
      </w:r>
      <w:r>
        <w:rPr>
          <w:color w:val="000000"/>
          <w:sz w:val="20"/>
          <w:szCs w:val="20"/>
        </w:rPr>
        <w:t xml:space="preserve">. 2023,  Progressing, not regressing: a possible solution to the problem of regression to the mean in unconscious processing studies, </w:t>
      </w:r>
      <w:r>
        <w:rPr>
          <w:color w:val="000000"/>
          <w:sz w:val="20"/>
          <w:szCs w:val="20"/>
          <w:u w:val="single"/>
        </w:rPr>
        <w:t>Psychonomic Bulletin and Review</w:t>
      </w:r>
      <w:r>
        <w:rPr>
          <w:color w:val="000000"/>
          <w:sz w:val="20"/>
          <w:szCs w:val="20"/>
        </w:rPr>
        <w:t xml:space="preserve">. </w:t>
      </w:r>
    </w:p>
  </w:comment>
  <w:comment w:id="20" w:author="Liad Mudrik" w:date="2023-06-28T19:56:00Z" w:initials="LM">
    <w:p w14:paraId="339DD232" w14:textId="77777777" w:rsidR="005D4A99" w:rsidRDefault="005D4A99" w:rsidP="00760205">
      <w:pPr>
        <w:jc w:val="left"/>
      </w:pPr>
      <w:r>
        <w:rPr>
          <w:rStyle w:val="CommentReference"/>
        </w:rPr>
        <w:annotationRef/>
      </w:r>
      <w:r>
        <w:rPr>
          <w:color w:val="000000"/>
          <w:sz w:val="20"/>
          <w:szCs w:val="20"/>
        </w:rPr>
        <w:t>please add</w:t>
      </w:r>
    </w:p>
  </w:comment>
  <w:comment w:id="21" w:author="zeev" w:date="2023-07-25T12:23:00Z" w:initials="z">
    <w:p w14:paraId="1A18D952" w14:textId="2874145A" w:rsidR="005D4A99" w:rsidRDefault="005D4A99">
      <w:pPr>
        <w:pStyle w:val="CommentText"/>
      </w:pPr>
      <w:r>
        <w:rPr>
          <w:rStyle w:val="CommentReference"/>
        </w:rPr>
        <w:annotationRef/>
      </w:r>
      <w:r>
        <w:t>Add more citations?</w:t>
      </w:r>
    </w:p>
  </w:comment>
  <w:comment w:id="22" w:author="Liad Mudrik" w:date="2023-06-28T19:57:00Z" w:initials="LM">
    <w:p w14:paraId="56AEBF86" w14:textId="77777777" w:rsidR="005D4A99" w:rsidRDefault="005D4A99" w:rsidP="00760205">
      <w:pPr>
        <w:jc w:val="left"/>
      </w:pPr>
      <w:r>
        <w:rPr>
          <w:rStyle w:val="CommentReference"/>
        </w:rPr>
        <w:annotationRef/>
      </w:r>
      <w:r>
        <w:rPr>
          <w:color w:val="000000"/>
          <w:sz w:val="20"/>
          <w:szCs w:val="20"/>
        </w:rPr>
        <w:t>here too</w:t>
      </w:r>
    </w:p>
  </w:comment>
  <w:comment w:id="43" w:author="Liad Mudrik" w:date="2023-06-28T21:01:00Z" w:initials="LM">
    <w:p w14:paraId="60B5B229" w14:textId="77777777" w:rsidR="005D4A99" w:rsidRDefault="005D4A99" w:rsidP="00760205">
      <w:pPr>
        <w:jc w:val="left"/>
      </w:pPr>
      <w:r>
        <w:rPr>
          <w:rStyle w:val="CommentReference"/>
        </w:rPr>
        <w:annotationRef/>
      </w:r>
      <w:r>
        <w:rPr>
          <w:color w:val="000000"/>
          <w:sz w:val="20"/>
          <w:szCs w:val="20"/>
        </w:rPr>
        <w:t>I suggest unifying Figure 1 and 2, and placing Figure 1 as an inset in the top right part of Figure 2 (which is empty now). I think it would work better</w:t>
      </w:r>
    </w:p>
  </w:comment>
  <w:comment w:id="44" w:author="zeev" w:date="2023-07-25T17:27:00Z" w:initials="z">
    <w:p w14:paraId="3EF19EE0" w14:textId="6E906BB9" w:rsidR="00860226" w:rsidRDefault="00860226">
      <w:pPr>
        <w:pStyle w:val="CommentText"/>
      </w:pPr>
      <w:r>
        <w:rPr>
          <w:rStyle w:val="CommentReference"/>
        </w:rPr>
        <w:annotationRef/>
      </w:r>
      <w:r>
        <w:t>Done, let me know if it looks good to you.</w:t>
      </w:r>
    </w:p>
  </w:comment>
  <w:comment w:id="106" w:author="Chen Heller" w:date="2023-07-31T12:44:00Z" w:initials="CH">
    <w:p w14:paraId="5262A86D" w14:textId="77777777" w:rsidR="00EF0DEB" w:rsidRDefault="00EF0DEB">
      <w:pPr>
        <w:pStyle w:val="CommentText"/>
        <w:ind w:firstLine="0"/>
        <w:jc w:val="left"/>
      </w:pPr>
      <w:r>
        <w:rPr>
          <w:rStyle w:val="CommentReference"/>
        </w:rPr>
        <w:annotationRef/>
      </w:r>
      <w:r>
        <w:rPr>
          <w:rFonts w:hint="eastAsia"/>
          <w:rtl/>
        </w:rPr>
        <w:t>כשאתה</w:t>
      </w:r>
      <w:r>
        <w:rPr>
          <w:rtl/>
        </w:rPr>
        <w:t xml:space="preserve"> מסיים עם הערות תשים את המסמך במצב של </w:t>
      </w:r>
    </w:p>
    <w:p w14:paraId="2DE43E2F" w14:textId="77777777" w:rsidR="00EF0DEB" w:rsidRDefault="00EF0DEB">
      <w:pPr>
        <w:pStyle w:val="CommentText"/>
        <w:ind w:firstLine="0"/>
        <w:jc w:val="left"/>
      </w:pPr>
      <w:r>
        <w:t>No markup</w:t>
      </w:r>
    </w:p>
    <w:p w14:paraId="3FE5D693" w14:textId="77777777" w:rsidR="00EF0DEB" w:rsidRDefault="00EF0DEB" w:rsidP="001E3BCE">
      <w:pPr>
        <w:pStyle w:val="CommentText"/>
        <w:ind w:firstLine="0"/>
        <w:jc w:val="left"/>
      </w:pPr>
      <w:r>
        <w:rPr>
          <w:rFonts w:hint="eastAsia"/>
          <w:rtl/>
        </w:rPr>
        <w:t>ואז</w:t>
      </w:r>
      <w:r>
        <w:rPr>
          <w:rtl/>
        </w:rPr>
        <w:t xml:space="preserve"> תעבור עליו כדי לסדר רווחים ואנטרים</w:t>
      </w:r>
    </w:p>
  </w:comment>
  <w:comment w:id="110" w:author="zeev" w:date="2023-07-25T17:28:00Z" w:initials="z">
    <w:p w14:paraId="08CC6939" w14:textId="2C42FDF9" w:rsidR="00860226" w:rsidRDefault="00860226">
      <w:pPr>
        <w:pStyle w:val="CommentText"/>
      </w:pPr>
      <w:r>
        <w:rPr>
          <w:rStyle w:val="CommentReference"/>
        </w:rPr>
        <w:annotationRef/>
      </w:r>
      <w:r>
        <w:t>I didn’t accept these changes since I formatted the figures and tables according to the journal’s formatting rules.</w:t>
      </w:r>
    </w:p>
  </w:comment>
  <w:comment w:id="180" w:author="Liad Mudrik" w:date="2023-06-28T21:22:00Z" w:initials="LM">
    <w:p w14:paraId="0D02BC64" w14:textId="5A091CB2" w:rsidR="005D4A99" w:rsidRDefault="005D4A99" w:rsidP="00760205">
      <w:pPr>
        <w:jc w:val="left"/>
      </w:pPr>
      <w:r>
        <w:rPr>
          <w:rStyle w:val="CommentReference"/>
        </w:rPr>
        <w:annotationRef/>
      </w:r>
      <w:r>
        <w:rPr>
          <w:color w:val="000000"/>
          <w:sz w:val="20"/>
          <w:szCs w:val="20"/>
        </w:rPr>
        <w:t>what does that mean?</w:t>
      </w:r>
    </w:p>
  </w:comment>
  <w:comment w:id="181" w:author="zeev" w:date="2023-07-25T12:43:00Z" w:initials="z">
    <w:p w14:paraId="2B5B75A7" w14:textId="2BD4C1AF" w:rsidR="005D4A99" w:rsidRDefault="005D4A99" w:rsidP="007B67C5">
      <w:pPr>
        <w:pStyle w:val="CommentText"/>
      </w:pPr>
      <w:r>
        <w:t>Perhaps discrete is a better word?</w:t>
      </w:r>
    </w:p>
    <w:p w14:paraId="0D8D49F6" w14:textId="40F0635F" w:rsidR="005D4A99" w:rsidRDefault="005D4A99" w:rsidP="007B67C5">
      <w:pPr>
        <w:pStyle w:val="CommentText"/>
      </w:pPr>
      <w:r>
        <w:t>I was referring to variables that have a single sample per trial. E.g. RT, distance traveled.</w:t>
      </w:r>
    </w:p>
    <w:p w14:paraId="66086D68" w14:textId="3073AA92" w:rsidR="005D4A99" w:rsidRDefault="005D4A99" w:rsidP="0039366E">
      <w:pPr>
        <w:pStyle w:val="CommentText"/>
      </w:pPr>
      <w:r>
        <w:t>As opposed to trajectory.</w:t>
      </w:r>
    </w:p>
  </w:comment>
  <w:comment w:id="188" w:author="Liad Mudrik" w:date="2023-06-28T21:48:00Z" w:initials="LM">
    <w:p w14:paraId="5091474D" w14:textId="77777777" w:rsidR="005D4A99" w:rsidRDefault="005D4A99" w:rsidP="00760205">
      <w:pPr>
        <w:jc w:val="left"/>
      </w:pPr>
      <w:r>
        <w:rPr>
          <w:rStyle w:val="CommentReference"/>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189" w:author="zeev" w:date="2023-07-25T13:01:00Z" w:initials="z">
    <w:p w14:paraId="12B9FB54" w14:textId="77777777" w:rsidR="001008CA" w:rsidRDefault="005D4A99" w:rsidP="00E312D3">
      <w:pPr>
        <w:pStyle w:val="CommentText"/>
        <w:ind w:firstLine="0"/>
        <w:jc w:val="left"/>
      </w:pPr>
      <w:r>
        <w:rPr>
          <w:rStyle w:val="CommentReference"/>
        </w:rPr>
        <w:annotationRef/>
      </w:r>
      <w:r w:rsidR="001008CA">
        <w:t>Thank you for that, I made adjustments in  the code to receive the correct number.</w:t>
      </w:r>
    </w:p>
  </w:comment>
  <w:comment w:id="219" w:author="Liad Mudrik" w:date="2023-06-28T21:30:00Z" w:initials="LM">
    <w:p w14:paraId="1E275F86" w14:textId="521F5B58" w:rsidR="005D4A99" w:rsidRDefault="005D4A99" w:rsidP="00760205">
      <w:pPr>
        <w:jc w:val="left"/>
      </w:pPr>
      <w:r>
        <w:rPr>
          <w:rStyle w:val="CommentReference"/>
        </w:rPr>
        <w:annotationRef/>
      </w:r>
      <w:r>
        <w:rPr>
          <w:color w:val="000000"/>
          <w:sz w:val="20"/>
          <w:szCs w:val="20"/>
        </w:rPr>
        <w:t>I guess this is a rounding issue, but the percents don’t add up to a perfect 100. Please check and change</w:t>
      </w:r>
    </w:p>
  </w:comment>
  <w:comment w:id="220" w:author="Liad Mudrik" w:date="2023-06-28T21:31:00Z" w:initials="LM">
    <w:p w14:paraId="00BFF1BF" w14:textId="77777777" w:rsidR="005D4A99" w:rsidRDefault="005D4A99" w:rsidP="00760205">
      <w:pPr>
        <w:jc w:val="left"/>
      </w:pPr>
      <w:r>
        <w:rPr>
          <w:rStyle w:val="CommentReference"/>
        </w:rPr>
        <w:annotationRef/>
      </w:r>
      <w:r>
        <w:rPr>
          <w:color w:val="000000"/>
          <w:sz w:val="20"/>
          <w:szCs w:val="20"/>
        </w:rPr>
        <w:t>and here they are slightly above 100 :-)</w:t>
      </w:r>
    </w:p>
  </w:comment>
  <w:comment w:id="221" w:author="Liad Mudrik" w:date="2023-06-28T21:32:00Z" w:initials="LM">
    <w:p w14:paraId="7405A640" w14:textId="77777777" w:rsidR="005D4A99" w:rsidRDefault="005D4A99" w:rsidP="00760205">
      <w:pPr>
        <w:jc w:val="left"/>
      </w:pPr>
      <w:r>
        <w:rPr>
          <w:rStyle w:val="CommentReference"/>
        </w:rPr>
        <w:annotationRef/>
      </w:r>
      <w:r>
        <w:rPr>
          <w:color w:val="000000"/>
          <w:sz w:val="20"/>
          <w:szCs w:val="20"/>
        </w:rPr>
        <w:t>let’s please add a figure with these results (including the individual datapoints)</w:t>
      </w:r>
    </w:p>
  </w:comment>
  <w:comment w:id="223" w:author="Liad Mudrik" w:date="2023-06-28T21:50:00Z" w:initials="LM">
    <w:p w14:paraId="15A09FF3" w14:textId="77777777" w:rsidR="005D4A99" w:rsidRDefault="005D4A99" w:rsidP="00760205">
      <w:pPr>
        <w:jc w:val="left"/>
      </w:pPr>
      <w:r>
        <w:rPr>
          <w:rStyle w:val="CommentReference"/>
        </w:rPr>
        <w:annotationRef/>
      </w:r>
      <w:r>
        <w:rPr>
          <w:color w:val="000000"/>
          <w:sz w:val="20"/>
          <w:szCs w:val="20"/>
        </w:rPr>
        <w:t>Khen, let’s please differentiate here between preregositered analyses, which should be reported first, and exploratory analyses, which should be reported second, with a headline for each one to make sure the separation is clear</w:t>
      </w:r>
    </w:p>
  </w:comment>
  <w:comment w:id="224" w:author="zeev" w:date="2023-07-25T14:40:00Z" w:initials="z">
    <w:p w14:paraId="7AB8EABF" w14:textId="49805E9A" w:rsidR="005D4A99" w:rsidRDefault="005D4A99" w:rsidP="00EA3DB9">
      <w:pPr>
        <w:pStyle w:val="CommentText"/>
        <w:rPr>
          <w:rStyle w:val="CommentReference"/>
        </w:rPr>
      </w:pPr>
      <w:r>
        <w:rPr>
          <w:rStyle w:val="CommentReference"/>
        </w:rPr>
        <w:annotationRef/>
      </w:r>
      <w:r>
        <w:rPr>
          <w:rStyle w:val="CommentReference"/>
        </w:rPr>
        <w:t xml:space="preserve">In the pre-reg we state that we will compare between keyboard RT and reach area, and that in the event that a different reaching variable </w:t>
      </w:r>
      <w:r w:rsidR="00EA3DB9">
        <w:rPr>
          <w:rStyle w:val="CommentReference"/>
        </w:rPr>
        <w:t xml:space="preserve">would </w:t>
      </w:r>
      <w:r>
        <w:rPr>
          <w:rStyle w:val="CommentReference"/>
        </w:rPr>
        <w:t>produce a larger effect than reach area, we would use it instead.</w:t>
      </w:r>
    </w:p>
    <w:p w14:paraId="2B78D027" w14:textId="727D0911" w:rsidR="005D4A99" w:rsidRDefault="005D4A99" w:rsidP="00AA4A0E">
      <w:pPr>
        <w:pStyle w:val="CommentText"/>
      </w:pPr>
      <w:r>
        <w:rPr>
          <w:rStyle w:val="CommentReference"/>
        </w:rPr>
        <w:t>See my follow up comment below.</w:t>
      </w:r>
    </w:p>
  </w:comment>
  <w:comment w:id="240" w:author="Liad Mudrik" w:date="2023-06-28T21:36:00Z" w:initials="LM">
    <w:p w14:paraId="7CCCE071" w14:textId="32D6CAD9" w:rsidR="005D4A99" w:rsidRDefault="005D4A99" w:rsidP="00A70B91">
      <w:pPr>
        <w:jc w:val="left"/>
      </w:pPr>
      <w:r>
        <w:rPr>
          <w:rStyle w:val="CommentReference"/>
        </w:rPr>
        <w:annotationRef/>
      </w:r>
      <w:r>
        <w:rPr>
          <w:color w:val="000000"/>
          <w:sz w:val="20"/>
          <w:szCs w:val="20"/>
        </w:rPr>
        <w:t>please add</w:t>
      </w:r>
    </w:p>
  </w:comment>
  <w:comment w:id="264" w:author="Liad Mudrik" w:date="2023-06-28T21:36:00Z" w:initials="LM">
    <w:p w14:paraId="037F81E1" w14:textId="77777777" w:rsidR="005D4A99" w:rsidRDefault="005D4A99" w:rsidP="00A70B91">
      <w:pPr>
        <w:jc w:val="left"/>
      </w:pPr>
      <w:r>
        <w:rPr>
          <w:rStyle w:val="CommentReference"/>
        </w:rPr>
        <w:annotationRef/>
      </w:r>
      <w:r>
        <w:rPr>
          <w:color w:val="000000"/>
          <w:sz w:val="20"/>
          <w:szCs w:val="20"/>
        </w:rPr>
        <w:t>please add</w:t>
      </w:r>
    </w:p>
  </w:comment>
  <w:comment w:id="373" w:author="zeev" w:date="2023-07-25T15:38:00Z" w:initials="z">
    <w:p w14:paraId="24A63BDB" w14:textId="4F8DF3F8" w:rsidR="005D4A99" w:rsidRDefault="005D4A99" w:rsidP="00E514D3">
      <w:pPr>
        <w:pStyle w:val="CommentText"/>
        <w:rPr>
          <w:rStyle w:val="CommentReference"/>
        </w:rPr>
      </w:pPr>
      <w:r w:rsidRPr="00E514D3">
        <w:rPr>
          <w:rStyle w:val="CommentReference"/>
          <w:u w:val="single"/>
        </w:rPr>
        <w:t>Contrary to the pre-reg</w:t>
      </w:r>
      <w:r>
        <w:rPr>
          <w:rStyle w:val="CommentReference"/>
        </w:rPr>
        <w:t xml:space="preserve"> where we mention we should use implied end point (iEP) to count changes of mind,  here we also </w:t>
      </w:r>
      <w:r w:rsidRPr="00AA4A0E">
        <w:rPr>
          <w:rStyle w:val="CommentReference"/>
          <w:u w:val="single"/>
        </w:rPr>
        <w:t xml:space="preserve">examine </w:t>
      </w:r>
      <w:r>
        <w:rPr>
          <w:rStyle w:val="CommentReference"/>
          <w:u w:val="single"/>
        </w:rPr>
        <w:t>iEP</w:t>
      </w:r>
      <w:r w:rsidRPr="00AA4A0E">
        <w:rPr>
          <w:rStyle w:val="CommentReference"/>
          <w:u w:val="single"/>
        </w:rPr>
        <w:t xml:space="preserve"> as a function of time</w:t>
      </w:r>
      <w:r>
        <w:rPr>
          <w:rStyle w:val="CommentReference"/>
        </w:rPr>
        <w:t xml:space="preserve">. </w:t>
      </w:r>
    </w:p>
    <w:p w14:paraId="28163385" w14:textId="13F5798E" w:rsidR="005D4A99" w:rsidRPr="00AA4A0E" w:rsidRDefault="005D4A99" w:rsidP="00E514D3">
      <w:pPr>
        <w:pStyle w:val="CommentText"/>
      </w:pPr>
      <w:r>
        <w:rPr>
          <w:rStyle w:val="CommentReference"/>
        </w:rPr>
        <w:t xml:space="preserve">Additionally, we stated we would examine the space-normalized trajectories, but here we </w:t>
      </w:r>
      <w:r w:rsidRPr="00E514D3">
        <w:rPr>
          <w:rStyle w:val="CommentReference"/>
          <w:u w:val="single"/>
        </w:rPr>
        <w:t>examine trajectories without normalization</w:t>
      </w:r>
      <w:r>
        <w:rPr>
          <w:rStyle w:val="CommentReference"/>
        </w:rPr>
        <w:t xml:space="preserve"> (i.e. as a function of time). </w:t>
      </w:r>
    </w:p>
  </w:comment>
  <w:comment w:id="385" w:author="Liad Mudrik" w:date="2023-06-28T21:53:00Z" w:initials="LM">
    <w:p w14:paraId="35C84032" w14:textId="77777777" w:rsidR="005D4A99" w:rsidRDefault="005D4A99" w:rsidP="00760205">
      <w:pPr>
        <w:jc w:val="left"/>
      </w:pPr>
      <w:r>
        <w:rPr>
          <w:rStyle w:val="CommentReference"/>
        </w:rPr>
        <w:annotationRef/>
      </w:r>
      <w:r>
        <w:rPr>
          <w:color w:val="000000"/>
          <w:sz w:val="20"/>
          <w:szCs w:val="20"/>
        </w:rPr>
        <w:t>I would change the figures a bit: Figure 5 should be figure 3, I think, and I would add the plots from figure 3 as the final panels for Figure 5 (which will now be figure 3 :-)) I hope this is clear. Then, I would present Figure 4 for the exploratory analyses (right?). And so Figure 3 will appear at the end of the section describing the preregistered analyses, and figure 4 - at the end of the section describing the exploratory ones. OK?</w:t>
      </w:r>
    </w:p>
  </w:comment>
  <w:comment w:id="386" w:author="Liad Mudrik" w:date="2023-06-28T21:54:00Z" w:initials="LM">
    <w:p w14:paraId="2ABE1271" w14:textId="77777777" w:rsidR="005D4A99" w:rsidRDefault="005D4A99" w:rsidP="00760205">
      <w:pPr>
        <w:jc w:val="left"/>
      </w:pPr>
      <w:r>
        <w:rPr>
          <w:rStyle w:val="CommentReference"/>
        </w:rPr>
        <w:annotationRef/>
      </w:r>
      <w:r>
        <w:rPr>
          <w:sz w:val="20"/>
          <w:szCs w:val="20"/>
        </w:rPr>
        <w:t>Can you please add units to both axes? Y should be “Path traveled (%)” and X should be (X coordinates(degrees/pixels - depending what you are describing there).</w:t>
      </w:r>
    </w:p>
  </w:comment>
  <w:comment w:id="387" w:author="Liad Mudrik" w:date="2023-06-28T21:54:00Z" w:initials="LM">
    <w:p w14:paraId="360385E1" w14:textId="734A2FB7" w:rsidR="005D4A99" w:rsidRDefault="005D4A99" w:rsidP="00760205">
      <w:pPr>
        <w:jc w:val="left"/>
      </w:pPr>
      <w:r>
        <w:rPr>
          <w:rStyle w:val="CommentReference"/>
        </w:rPr>
        <w:annotationRef/>
      </w:r>
      <w:r>
        <w:rPr>
          <w:color w:val="000000"/>
          <w:sz w:val="20"/>
          <w:szCs w:val="20"/>
        </w:rPr>
        <w:t>I would just say that in the titles and not in the legend</w:t>
      </w:r>
    </w:p>
  </w:comment>
  <w:comment w:id="391" w:author="Liad Mudrik" w:date="2023-06-28T21:59:00Z" w:initials="LM">
    <w:p w14:paraId="662DC0F7" w14:textId="77777777" w:rsidR="005D4A99" w:rsidRDefault="005D4A99" w:rsidP="00760205">
      <w:pPr>
        <w:jc w:val="left"/>
      </w:pPr>
      <w:r>
        <w:rPr>
          <w:rStyle w:val="CommentReference"/>
        </w:rPr>
        <w:annotationRef/>
      </w:r>
      <w:r>
        <w:rPr>
          <w:color w:val="000000"/>
          <w:sz w:val="20"/>
          <w:szCs w:val="20"/>
        </w:rPr>
        <w:t>right? or did I misunderstand?</w:t>
      </w:r>
    </w:p>
  </w:comment>
  <w:comment w:id="392" w:author="Liad Mudrik" w:date="2023-06-28T21:55:00Z" w:initials="LM">
    <w:p w14:paraId="2CDBA6AA" w14:textId="309A1C61" w:rsidR="005D4A99" w:rsidRDefault="005D4A99" w:rsidP="00760205">
      <w:pPr>
        <w:jc w:val="left"/>
      </w:pPr>
      <w:r>
        <w:rPr>
          <w:rStyle w:val="CommentReference"/>
        </w:rPr>
        <w:annotationRef/>
      </w:r>
      <w:r>
        <w:rPr>
          <w:color w:val="000000"/>
          <w:sz w:val="20"/>
          <w:szCs w:val="20"/>
        </w:rPr>
        <w:t>again, please add units to the x axis</w:t>
      </w:r>
    </w:p>
  </w:comment>
  <w:comment w:id="395" w:author="Liad Mudrik" w:date="2023-06-28T21:58:00Z" w:initials="LM">
    <w:p w14:paraId="0F7125DF" w14:textId="77777777" w:rsidR="005D4A99" w:rsidRDefault="005D4A99" w:rsidP="00760205">
      <w:pPr>
        <w:jc w:val="left"/>
      </w:pPr>
      <w:r>
        <w:rPr>
          <w:rStyle w:val="CommentReference"/>
        </w:rPr>
        <w:annotationRef/>
      </w:r>
      <w:r>
        <w:rPr>
          <w:color w:val="000000"/>
          <w:sz w:val="20"/>
          <w:szCs w:val="20"/>
        </w:rPr>
        <w:t>when you move the figure as I explained above, please also change the formatting based on what I’ve done for Figures 1 and 2</w:t>
      </w:r>
    </w:p>
  </w:comment>
  <w:comment w:id="401" w:author="Liad Mudrik" w:date="2023-06-28T22:00:00Z" w:initials="LM">
    <w:p w14:paraId="30576B2A" w14:textId="77777777" w:rsidR="005D4A99" w:rsidRDefault="005D4A99" w:rsidP="00760205">
      <w:pPr>
        <w:jc w:val="left"/>
      </w:pPr>
      <w:r>
        <w:rPr>
          <w:rStyle w:val="CommentReference"/>
        </w:rPr>
        <w:annotationRef/>
      </w:r>
      <w:r>
        <w:rPr>
          <w:color w:val="000000"/>
          <w:sz w:val="20"/>
          <w:szCs w:val="20"/>
        </w:rPr>
        <w:t>here you don’t mark significant clusters with the gray rectangle?</w:t>
      </w:r>
    </w:p>
  </w:comment>
  <w:comment w:id="402" w:author="zeev" w:date="2023-07-25T13:10:00Z" w:initials="z">
    <w:p w14:paraId="4245AD19" w14:textId="57B9D926" w:rsidR="005D4A99" w:rsidRDefault="005D4A99">
      <w:pPr>
        <w:pStyle w:val="CommentText"/>
      </w:pPr>
      <w:r>
        <w:rPr>
          <w:rStyle w:val="CommentReference"/>
        </w:rPr>
        <w:annotationRef/>
      </w:r>
      <w:r>
        <w:t>I don’t think there were any.</w:t>
      </w:r>
    </w:p>
  </w:comment>
  <w:comment w:id="403" w:author="Liad Mudrik" w:date="2023-06-28T22:00:00Z" w:initials="LM">
    <w:p w14:paraId="43A5B146" w14:textId="77777777" w:rsidR="005D4A99" w:rsidRDefault="005D4A99" w:rsidP="00760205">
      <w:pPr>
        <w:jc w:val="left"/>
      </w:pPr>
      <w:r>
        <w:rPr>
          <w:rStyle w:val="CommentReference"/>
        </w:rPr>
        <w:annotationRef/>
      </w:r>
      <w:r>
        <w:rPr>
          <w:color w:val="000000"/>
          <w:sz w:val="20"/>
          <w:szCs w:val="20"/>
        </w:rPr>
        <w:t>can we add asterisks to show significant differences?</w:t>
      </w:r>
    </w:p>
  </w:comment>
  <w:comment w:id="405" w:author="Liad Mudrik" w:date="2023-06-28T22:05:00Z" w:initials="LM">
    <w:p w14:paraId="71F46F46" w14:textId="77777777" w:rsidR="005D4A99" w:rsidRDefault="005D4A99" w:rsidP="00760205">
      <w:pPr>
        <w:jc w:val="left"/>
      </w:pPr>
      <w:r>
        <w:rPr>
          <w:rStyle w:val="CommentReference"/>
        </w:rPr>
        <w:annotationRef/>
      </w:r>
      <w:r>
        <w:rPr>
          <w:color w:val="000000"/>
          <w:sz w:val="20"/>
          <w:szCs w:val="20"/>
        </w:rPr>
        <w:t>please again add Mudrik &amp; Deouell</w:t>
      </w:r>
    </w:p>
  </w:comment>
  <w:comment w:id="406" w:author="Liad Mudrik" w:date="2023-06-28T22:08:00Z" w:initials="LM">
    <w:p w14:paraId="3E4C53A5" w14:textId="77777777" w:rsidR="005D4A99" w:rsidRDefault="005D4A99" w:rsidP="00760205">
      <w:pPr>
        <w:jc w:val="left"/>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 ? If so, then our results don’t address that criticism?</w:t>
      </w:r>
    </w:p>
  </w:comment>
  <w:comment w:id="407" w:author="Liad Mudrik" w:date="2023-06-28T22:13:00Z" w:initials="LM">
    <w:p w14:paraId="452C0D69" w14:textId="77777777" w:rsidR="005D4A99" w:rsidRDefault="005D4A99" w:rsidP="00760205">
      <w:pPr>
        <w:jc w:val="left"/>
      </w:pPr>
      <w:r>
        <w:rPr>
          <w:rStyle w:val="CommentReference"/>
        </w:rPr>
        <w:annotationRef/>
      </w:r>
      <w:r>
        <w:rPr>
          <w:color w:val="000000"/>
          <w:sz w:val="20"/>
          <w:szCs w:val="20"/>
        </w:rPr>
        <w:t>this is strange; if we think there is a better analysis, we should do it. So let’s not mention it (unless I am misunderstanding something?)</w:t>
      </w:r>
    </w:p>
  </w:comment>
  <w:comment w:id="410" w:author="Liad Mudrik" w:date="2023-06-28T22:16:00Z" w:initials="LM">
    <w:p w14:paraId="23277676" w14:textId="77777777" w:rsidR="005D4A99" w:rsidRDefault="005D4A99" w:rsidP="00760205">
      <w:pPr>
        <w:jc w:val="left"/>
      </w:pPr>
      <w:r>
        <w:rPr>
          <w:rStyle w:val="CommentReference"/>
        </w:rPr>
        <w:annotationRef/>
      </w:r>
      <w:r>
        <w:rPr>
          <w:color w:val="000000"/>
          <w:sz w:val="20"/>
          <w:szCs w:val="20"/>
        </w:rPr>
        <w:t>was this also preregistered? Or was it only the reach area that we preregistered? If it’s the latter case, we should write it differently (more like you did in the abstract)</w:t>
      </w:r>
    </w:p>
  </w:comment>
  <w:comment w:id="411" w:author="zeev" w:date="2023-07-25T16:40:00Z" w:initials="z">
    <w:p w14:paraId="1A8FC423" w14:textId="18A49D1E" w:rsidR="005D4A99" w:rsidRDefault="005D4A99" w:rsidP="00A86DD6">
      <w:pPr>
        <w:pStyle w:val="CommentText"/>
      </w:pPr>
      <w:r>
        <w:rPr>
          <w:rStyle w:val="CommentReference"/>
        </w:rPr>
        <w:annotationRef/>
      </w:r>
      <w:r>
        <w:t>This is tricky, we stated that if a variable would produce a larger effect than reach area, we would use it instead. Reaching duration produces a larger effect but only when it is normalized within participant. This normalization was not included in the pre-reg.</w:t>
      </w:r>
    </w:p>
  </w:comment>
  <w:comment w:id="429" w:author="Liad Mudrik" w:date="2023-06-28T22:02:00Z" w:initials="LM">
    <w:p w14:paraId="56BFF43F" w14:textId="2A3351A6" w:rsidR="005D4A99" w:rsidRDefault="005D4A99" w:rsidP="00760205">
      <w:pPr>
        <w:jc w:val="left"/>
      </w:pPr>
      <w:r>
        <w:rPr>
          <w:rStyle w:val="CommentReference"/>
        </w:rPr>
        <w:annotationRef/>
      </w:r>
      <w:r>
        <w:rPr>
          <w:color w:val="000000"/>
          <w:sz w:val="20"/>
          <w:szCs w:val="20"/>
        </w:rPr>
        <w:t>do they require that we say that? We didn’t pass a helsinki committee, so I would prefer only leaving the second sentence unless we need to do otherwise</w:t>
      </w:r>
    </w:p>
  </w:comment>
  <w:comment w:id="431" w:author="Chen Heller" w:date="2023-02-12T11:48:00Z" w:initials="CH">
    <w:p w14:paraId="1F0AF74D" w14:textId="242103BF" w:rsidR="005D4A99" w:rsidRDefault="005D4A99">
      <w:pPr>
        <w:pStyle w:val="CommentText"/>
        <w:ind w:firstLine="0"/>
        <w:jc w:val="left"/>
      </w:pPr>
      <w:r>
        <w:rPr>
          <w:rStyle w:val="CommentReference"/>
        </w:rPr>
        <w:annotationRef/>
      </w:r>
      <w:r>
        <w:t>For Khen:</w:t>
      </w:r>
    </w:p>
    <w:p w14:paraId="5F5A3A31" w14:textId="77777777" w:rsidR="005D4A99" w:rsidRDefault="005D4A99" w:rsidP="00760205">
      <w:pPr>
        <w:pStyle w:val="CommentText"/>
        <w:ind w:firstLine="0"/>
        <w:jc w:val="left"/>
      </w:pPr>
      <w:r>
        <w:t>Go over codes, make sure they are clear, than put a link here. And also in the following section (code availability)</w:t>
      </w:r>
    </w:p>
  </w:comment>
  <w:comment w:id="447" w:author="zeev" w:date="2023-07-25T10:14:00Z" w:initials="z">
    <w:p w14:paraId="0450E39D" w14:textId="77777777" w:rsidR="005D4A99" w:rsidRDefault="005D4A99">
      <w:pPr>
        <w:pStyle w:val="CommentText"/>
        <w:rPr>
          <w:noProof/>
        </w:rPr>
      </w:pPr>
      <w:r>
        <w:rPr>
          <w:rStyle w:val="CommentReference"/>
        </w:rPr>
        <w:annotationRef/>
      </w:r>
      <w:r>
        <w:rPr>
          <w:noProof/>
        </w:rPr>
        <w:t>For Liad:</w:t>
      </w:r>
    </w:p>
    <w:p w14:paraId="76FA3CC3" w14:textId="1840D297" w:rsidR="005D4A99" w:rsidRDefault="005D4A99" w:rsidP="00C16207">
      <w:pPr>
        <w:pStyle w:val="CommentText"/>
      </w:pPr>
      <w:r>
        <w:rPr>
          <w:noProof/>
        </w:rPr>
        <w:t>C</w:t>
      </w:r>
      <w:r w:rsidR="00752D41">
        <w:rPr>
          <w:noProof/>
        </w:rPr>
        <w:t>h</w:t>
      </w:r>
      <w:r>
        <w:rPr>
          <w:noProof/>
        </w:rPr>
        <w:t xml:space="preserve">eck bibliography after </w:t>
      </w:r>
      <w:r w:rsidR="00C16207">
        <w:rPr>
          <w:noProof/>
        </w:rPr>
        <w:t>receiving feedback from</w:t>
      </w:r>
      <w:r>
        <w:rPr>
          <w:noProof/>
        </w:rPr>
        <w:t xml:space="preserve">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9ABFC7" w15:done="0"/>
  <w15:commentEx w15:paraId="281393D7" w15:done="0"/>
  <w15:commentEx w15:paraId="0986EDD8" w15:done="0"/>
  <w15:commentEx w15:paraId="0F22F1CE" w15:done="0"/>
  <w15:commentEx w15:paraId="267E3E7B" w15:done="0"/>
  <w15:commentEx w15:paraId="339DD232" w15:done="0"/>
  <w15:commentEx w15:paraId="1A18D952" w15:paraIdParent="339DD232" w15:done="0"/>
  <w15:commentEx w15:paraId="56AEBF86" w15:done="0"/>
  <w15:commentEx w15:paraId="60B5B229" w15:done="0"/>
  <w15:commentEx w15:paraId="3EF19EE0" w15:paraIdParent="60B5B229" w15:done="0"/>
  <w15:commentEx w15:paraId="3FE5D693" w15:done="0"/>
  <w15:commentEx w15:paraId="08CC6939" w15:done="0"/>
  <w15:commentEx w15:paraId="0D02BC64" w15:done="0"/>
  <w15:commentEx w15:paraId="66086D68" w15:paraIdParent="0D02BC64" w15:done="0"/>
  <w15:commentEx w15:paraId="5091474D" w15:done="0"/>
  <w15:commentEx w15:paraId="12B9FB54" w15:paraIdParent="5091474D" w15:done="0"/>
  <w15:commentEx w15:paraId="1E275F86" w15:done="0"/>
  <w15:commentEx w15:paraId="00BFF1BF" w15:done="0"/>
  <w15:commentEx w15:paraId="7405A640" w15:done="0"/>
  <w15:commentEx w15:paraId="15A09FF3" w15:done="0"/>
  <w15:commentEx w15:paraId="2B78D027" w15:paraIdParent="15A09FF3" w15:done="0"/>
  <w15:commentEx w15:paraId="7CCCE071" w15:done="0"/>
  <w15:commentEx w15:paraId="037F81E1" w15:done="0"/>
  <w15:commentEx w15:paraId="28163385" w15:done="0"/>
  <w15:commentEx w15:paraId="35C84032" w15:done="0"/>
  <w15:commentEx w15:paraId="2ABE1271" w15:done="0"/>
  <w15:commentEx w15:paraId="360385E1" w15:done="0"/>
  <w15:commentEx w15:paraId="662DC0F7" w15:done="0"/>
  <w15:commentEx w15:paraId="2CDBA6AA" w15:done="0"/>
  <w15:commentEx w15:paraId="0F7125DF" w15:done="0"/>
  <w15:commentEx w15:paraId="30576B2A" w15:done="0"/>
  <w15:commentEx w15:paraId="4245AD19" w15:paraIdParent="30576B2A" w15:done="0"/>
  <w15:commentEx w15:paraId="43A5B146" w15:done="0"/>
  <w15:commentEx w15:paraId="71F46F46" w15:done="0"/>
  <w15:commentEx w15:paraId="3E4C53A5" w15:done="0"/>
  <w15:commentEx w15:paraId="452C0D69" w15:done="0"/>
  <w15:commentEx w15:paraId="23277676" w15:done="0"/>
  <w15:commentEx w15:paraId="1A8FC423" w15:paraIdParent="23277676" w15:done="0"/>
  <w15:commentEx w15:paraId="56BFF43F" w15:done="0"/>
  <w15:commentEx w15:paraId="5F5A3A31"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70024" w16cex:dateUtc="2023-06-28T22:53:00Z"/>
  <w16cex:commentExtensible w16cex:durableId="284707FC" w16cex:dateUtc="2023-06-28T23:26:00Z"/>
  <w16cex:commentExtensible w16cex:durableId="28470AD4" w16cex:dateUtc="2023-06-28T23:39:00Z"/>
  <w16cex:commentExtensible w16cex:durableId="28470C92" w16cex:dateUtc="2023-06-28T23:46:00Z"/>
  <w16cex:commentExtensible w16cex:durableId="28470E40" w16cex:dateUtc="2023-06-28T23:53:00Z"/>
  <w16cex:commentExtensible w16cex:durableId="28470EF6" w16cex:dateUtc="2023-06-28T23:56:00Z"/>
  <w16cex:commentExtensible w16cex:durableId="28470F1C" w16cex:dateUtc="2023-06-28T23:57:00Z"/>
  <w16cex:commentExtensible w16cex:durableId="28471E39" w16cex:dateUtc="2023-06-29T01:01:00Z"/>
  <w16cex:commentExtensible w16cex:durableId="28722B3D" w16cex:dateUtc="2023-07-31T09:44:00Z"/>
  <w16cex:commentExtensible w16cex:durableId="28472310" w16cex:dateUtc="2023-06-29T01:22:00Z"/>
  <w16cex:commentExtensible w16cex:durableId="28472933" w16cex:dateUtc="2023-06-29T01:48:00Z"/>
  <w16cex:commentExtensible w16cex:durableId="284724E3" w16cex:dateUtc="2023-06-29T01:30:00Z"/>
  <w16cex:commentExtensible w16cex:durableId="2847251C" w16cex:dateUtc="2023-06-29T01:31:00Z"/>
  <w16cex:commentExtensible w16cex:durableId="28472552" w16cex:dateUtc="2023-06-29T01:32:00Z"/>
  <w16cex:commentExtensible w16cex:durableId="284729B5" w16cex:dateUtc="2023-06-29T01:50:00Z"/>
  <w16cex:commentExtensible w16cex:durableId="28472A5B" w16cex:dateUtc="2023-06-29T01:53:00Z"/>
  <w16cex:commentExtensible w16cex:durableId="28472A94" w16cex:dateUtc="2023-06-29T01:54:00Z"/>
  <w16cex:commentExtensible w16cex:durableId="28472AB3" w16cex:dateUtc="2023-06-29T01:54:00Z"/>
  <w16cex:commentExtensible w16cex:durableId="28472BC8" w16cex:dateUtc="2023-06-29T01:59:00Z"/>
  <w16cex:commentExtensible w16cex:durableId="28472AE0" w16cex:dateUtc="2023-06-29T01:55:00Z"/>
  <w16cex:commentExtensible w16cex:durableId="28472B6E" w16cex:dateUtc="2023-06-29T01:58:00Z"/>
  <w16cex:commentExtensible w16cex:durableId="28472BE2" w16cex:dateUtc="2023-06-29T02:00:00Z"/>
  <w16cex:commentExtensible w16cex:durableId="28472C1B" w16cex:dateUtc="2023-06-29T02:00:00Z"/>
  <w16cex:commentExtensible w16cex:durableId="28472D1F" w16cex:dateUtc="2023-06-29T02:05:00Z"/>
  <w16cex:commentExtensible w16cex:durableId="28472DFA" w16cex:dateUtc="2023-06-29T02:08:00Z"/>
  <w16cex:commentExtensible w16cex:durableId="28472F0A" w16cex:dateUtc="2023-06-29T02:13:00Z"/>
  <w16cex:commentExtensible w16cex:durableId="28472FAC" w16cex:dateUtc="2023-06-29T02:16:00Z"/>
  <w16cex:commentExtensible w16cex:durableId="28472C7C" w16cex:dateUtc="2023-06-29T02:02: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9ABFC7" w16cid:durableId="28470024"/>
  <w16cid:commentId w16cid:paraId="281393D7" w16cid:durableId="284707FC"/>
  <w16cid:commentId w16cid:paraId="0986EDD8" w16cid:durableId="28470AD4"/>
  <w16cid:commentId w16cid:paraId="0F22F1CE" w16cid:durableId="28470C92"/>
  <w16cid:commentId w16cid:paraId="267E3E7B" w16cid:durableId="28470E40"/>
  <w16cid:commentId w16cid:paraId="339DD232" w16cid:durableId="28470EF6"/>
  <w16cid:commentId w16cid:paraId="1A18D952" w16cid:durableId="28722AC3"/>
  <w16cid:commentId w16cid:paraId="56AEBF86" w16cid:durableId="28470F1C"/>
  <w16cid:commentId w16cid:paraId="60B5B229" w16cid:durableId="28471E39"/>
  <w16cid:commentId w16cid:paraId="3EF19EE0" w16cid:durableId="28722AC6"/>
  <w16cid:commentId w16cid:paraId="3FE5D693" w16cid:durableId="28722B3D"/>
  <w16cid:commentId w16cid:paraId="08CC6939" w16cid:durableId="28722AC7"/>
  <w16cid:commentId w16cid:paraId="0D02BC64" w16cid:durableId="28472310"/>
  <w16cid:commentId w16cid:paraId="66086D68" w16cid:durableId="28722AC9"/>
  <w16cid:commentId w16cid:paraId="5091474D" w16cid:durableId="28472933"/>
  <w16cid:commentId w16cid:paraId="12B9FB54" w16cid:durableId="28722ACB"/>
  <w16cid:commentId w16cid:paraId="1E275F86" w16cid:durableId="284724E3"/>
  <w16cid:commentId w16cid:paraId="00BFF1BF" w16cid:durableId="2847251C"/>
  <w16cid:commentId w16cid:paraId="7405A640" w16cid:durableId="28472552"/>
  <w16cid:commentId w16cid:paraId="15A09FF3" w16cid:durableId="284729B5"/>
  <w16cid:commentId w16cid:paraId="2B78D027" w16cid:durableId="28722AD0"/>
  <w16cid:commentId w16cid:paraId="7CCCE071" w16cid:durableId="28722AE3"/>
  <w16cid:commentId w16cid:paraId="037F81E1" w16cid:durableId="28722AE4"/>
  <w16cid:commentId w16cid:paraId="28163385" w16cid:durableId="28722AD1"/>
  <w16cid:commentId w16cid:paraId="35C84032" w16cid:durableId="28472A5B"/>
  <w16cid:commentId w16cid:paraId="2ABE1271" w16cid:durableId="28472A94"/>
  <w16cid:commentId w16cid:paraId="360385E1" w16cid:durableId="28472AB3"/>
  <w16cid:commentId w16cid:paraId="662DC0F7" w16cid:durableId="28472BC8"/>
  <w16cid:commentId w16cid:paraId="2CDBA6AA" w16cid:durableId="28472AE0"/>
  <w16cid:commentId w16cid:paraId="0F7125DF" w16cid:durableId="28472B6E"/>
  <w16cid:commentId w16cid:paraId="30576B2A" w16cid:durableId="28472BE2"/>
  <w16cid:commentId w16cid:paraId="4245AD19" w16cid:durableId="28722AD9"/>
  <w16cid:commentId w16cid:paraId="43A5B146" w16cid:durableId="28472C1B"/>
  <w16cid:commentId w16cid:paraId="71F46F46" w16cid:durableId="28472D1F"/>
  <w16cid:commentId w16cid:paraId="3E4C53A5" w16cid:durableId="28472DFA"/>
  <w16cid:commentId w16cid:paraId="452C0D69" w16cid:durableId="28472F0A"/>
  <w16cid:commentId w16cid:paraId="23277676" w16cid:durableId="28472FAC"/>
  <w16cid:commentId w16cid:paraId="1A8FC423" w16cid:durableId="28722ADF"/>
  <w16cid:commentId w16cid:paraId="56BFF43F" w16cid:durableId="28472C7C"/>
  <w16cid:commentId w16cid:paraId="5F5A3A31" w16cid:durableId="2793508B"/>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405BF" w14:textId="77777777" w:rsidR="006C21BC" w:rsidRDefault="006C21BC" w:rsidP="00E96D8E">
      <w:r>
        <w:separator/>
      </w:r>
    </w:p>
  </w:endnote>
  <w:endnote w:type="continuationSeparator" w:id="0">
    <w:p w14:paraId="4CCAD5D0" w14:textId="77777777" w:rsidR="006C21BC" w:rsidRDefault="006C21BC"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B1F6E" w14:textId="77777777" w:rsidR="006C21BC" w:rsidRDefault="006C21BC" w:rsidP="00E96D8E">
      <w:r>
        <w:separator/>
      </w:r>
    </w:p>
  </w:footnote>
  <w:footnote w:type="continuationSeparator" w:id="0">
    <w:p w14:paraId="360F3F9E" w14:textId="77777777" w:rsidR="006C21BC" w:rsidRDefault="006C21BC"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7"/>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5"/>
  </w:num>
  <w:num w:numId="9" w16cid:durableId="1596936369">
    <w:abstractNumId w:val="13"/>
  </w:num>
  <w:num w:numId="10" w16cid:durableId="1952710985">
    <w:abstractNumId w:val="6"/>
  </w:num>
  <w:num w:numId="11" w16cid:durableId="1483424976">
    <w:abstractNumId w:val="16"/>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ev">
    <w15:presenceInfo w15:providerId="None" w15:userId="zeev"/>
  </w15:person>
  <w15:person w15:author="Liad Mudrik">
    <w15:presenceInfo w15:providerId="AD" w15:userId="S::mudrikli@tauex.tau.ac.il::75eea215-65b1-47fb-bdfe-0e506126cdc5"/>
  </w15:person>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1EB"/>
    <w:rsid w:val="002F6482"/>
    <w:rsid w:val="002F6C19"/>
    <w:rsid w:val="002F7031"/>
    <w:rsid w:val="002F71CB"/>
    <w:rsid w:val="002F7688"/>
    <w:rsid w:val="002F78EC"/>
    <w:rsid w:val="002F7EF9"/>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8C4"/>
    <w:rsid w:val="003E7520"/>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AB"/>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222"/>
    <w:rsid w:val="006C164D"/>
    <w:rsid w:val="006C1CC8"/>
    <w:rsid w:val="006C21BC"/>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6673"/>
    <w:rsid w:val="00976C14"/>
    <w:rsid w:val="00977059"/>
    <w:rsid w:val="00977165"/>
    <w:rsid w:val="009778E3"/>
    <w:rsid w:val="00977BBF"/>
    <w:rsid w:val="0098038F"/>
    <w:rsid w:val="00980886"/>
    <w:rsid w:val="009813B3"/>
    <w:rsid w:val="009814CC"/>
    <w:rsid w:val="009818AF"/>
    <w:rsid w:val="009819A0"/>
    <w:rsid w:val="00981BF0"/>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07DD"/>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E45"/>
    <w:rsid w:val="00BD6E83"/>
    <w:rsid w:val="00BD6EE9"/>
    <w:rsid w:val="00BD6F39"/>
    <w:rsid w:val="00BD75B9"/>
    <w:rsid w:val="00BE0235"/>
    <w:rsid w:val="00BE02E7"/>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CF9"/>
    <w:rsid w:val="00C27056"/>
    <w:rsid w:val="00C27322"/>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A8"/>
    <w:rsid w:val="00C72379"/>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78A0"/>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71F"/>
    <w:rsid w:val="00F219BF"/>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osf.io/8dsvp"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D2755"/>
    <w:rsid w:val="001F65C0"/>
    <w:rsid w:val="0021068C"/>
    <w:rsid w:val="00215BD9"/>
    <w:rsid w:val="00223FC4"/>
    <w:rsid w:val="002328BB"/>
    <w:rsid w:val="002944C9"/>
    <w:rsid w:val="002A02A1"/>
    <w:rsid w:val="002B2462"/>
    <w:rsid w:val="002C5C9D"/>
    <w:rsid w:val="002D0EA6"/>
    <w:rsid w:val="002E54AB"/>
    <w:rsid w:val="00384947"/>
    <w:rsid w:val="003858F0"/>
    <w:rsid w:val="003C27B7"/>
    <w:rsid w:val="003E49DE"/>
    <w:rsid w:val="0041443A"/>
    <w:rsid w:val="00432463"/>
    <w:rsid w:val="004455E0"/>
    <w:rsid w:val="004855D7"/>
    <w:rsid w:val="00494A0B"/>
    <w:rsid w:val="004C18BC"/>
    <w:rsid w:val="004F6766"/>
    <w:rsid w:val="005550F3"/>
    <w:rsid w:val="005D30BC"/>
    <w:rsid w:val="005E20A3"/>
    <w:rsid w:val="006370FB"/>
    <w:rsid w:val="006443A7"/>
    <w:rsid w:val="006518EA"/>
    <w:rsid w:val="00655D0E"/>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16769</TotalTime>
  <Pages>47</Pages>
  <Words>44802</Words>
  <Characters>224012</Characters>
  <Application>Microsoft Office Word</Application>
  <DocSecurity>0</DocSecurity>
  <Lines>1866</Lines>
  <Paragraphs>536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928</cp:revision>
  <cp:lastPrinted>2023-01-04T12:57:00Z</cp:lastPrinted>
  <dcterms:created xsi:type="dcterms:W3CDTF">2022-09-19T06:03:00Z</dcterms:created>
  <dcterms:modified xsi:type="dcterms:W3CDTF">2023-07-31T10:59:00Z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id="4PU9uUY9"/&gt;&lt;style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
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3" w:name="_Toc114485356"/>
    <w:bookmarkStart w:id="4" w:name="_Hlk106572155"/>
    <w:p w14:paraId="49F852E2" w14:textId="24835A80" w:rsidR="00074548" w:rsidRPr="00E15EAE" w:rsidRDefault="00000000" w:rsidP="00E15EAE">
      <w:pPr>
        <w:pStyle w:val="Title"/>
        <w:jc w:val="left"/>
        <w:rPr>
          <w:rFonts w:asciiTheme="majorBidi" w:hAnsiTheme="majorBidi"/>
          <w:b/>
          <w:bCs/>
        </w:rPr>
      </w:pPr>
      <w:sdt>
        <w:sdtPr>
          <w:rPr>
            <w:rFonts w:asciiTheme="majorBidi" w:hAnsiTheme="majorBidi"/>
            <w:b/>
            <w:bCs/>
          </w:rPr>
          <w:alias w:val="Title:"/>
          <w:tag w:val="Title:"/>
          <w:id w:val="726351117"/>
          <w:placeholder>
            <w:docPart w:val="5630FD8FAA2D4003A9D6CDE81B9D96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B327B1" w:rsidRPr="00E15EAE">
            <w:rPr>
              <w:rFonts w:asciiTheme="majorBidi" w:hAnsiTheme="majorBidi"/>
              <w:b/>
              <w:bCs/>
            </w:rPr>
            <w:t>Show some sensitivity! Using motion tracking to explore unconscious processes</w:t>
          </w:r>
        </w:sdtContent>
      </w:sdt>
    </w:p>
    <w:p w14:paraId="569071AE" w14:textId="3567AE61" w:rsidR="00074548" w:rsidRPr="00E15EAE" w:rsidRDefault="00B327B1" w:rsidP="00E15EAE">
      <w:pPr>
        <w:pStyle w:val="Title2"/>
        <w:jc w:val="left"/>
      </w:pPr>
      <w:r w:rsidRPr="00E15EAE">
        <w:rPr>
          <w:b/>
          <w:bCs/>
        </w:rPr>
        <w:t>Authors:</w:t>
      </w:r>
      <w:r>
        <w:t xml:space="preserve"> </w:t>
      </w:r>
      <w:r w:rsidR="00074548">
        <w:t>Khen Heller</w:t>
      </w:r>
      <w:r w:rsidR="00074548">
        <w:rPr>
          <w:vertAlign w:val="superscript"/>
        </w:rPr>
        <w:t>1</w:t>
      </w:r>
      <w:r w:rsidR="00F46961">
        <w:t>;</w:t>
      </w:r>
      <w:r w:rsidR="00074548">
        <w:t xml:space="preserve"> Craig S. Chapman</w:t>
      </w:r>
      <w:r w:rsidR="00074548">
        <w:rPr>
          <w:vertAlign w:val="superscript"/>
        </w:rPr>
        <w:t>2,3</w:t>
      </w:r>
      <w:r w:rsidR="00F46961">
        <w:t>;</w:t>
      </w:r>
      <w:r w:rsidR="00074548">
        <w:t xml:space="preserve"> Liad Mudrik</w:t>
      </w:r>
      <w:r w:rsidR="00074548">
        <w:rPr>
          <w:vertAlign w:val="superscript"/>
        </w:rPr>
        <w:t>1,</w:t>
      </w:r>
      <w:proofErr w:type="gramStart"/>
      <w:r w:rsidR="00074548">
        <w:rPr>
          <w:vertAlign w:val="superscript"/>
        </w:rPr>
        <w:t>4</w:t>
      </w:r>
      <w:r w:rsidR="00F46961">
        <w:t>;</w:t>
      </w:r>
      <w:proofErr w:type="gramEnd"/>
    </w:p>
    <w:p w14:paraId="4C686F71" w14:textId="6E9A13CD" w:rsidR="004C1160" w:rsidRDefault="00DB55AB" w:rsidP="00BE6494">
      <w:pPr>
        <w:pStyle w:val="Title2"/>
        <w:jc w:val="left"/>
      </w:pPr>
      <w:r>
        <w:t>(</w:t>
      </w:r>
      <w:r w:rsidR="00074548" w:rsidRPr="00E15EAE">
        <w:t>1</w:t>
      </w:r>
      <w:r>
        <w:t>)</w:t>
      </w:r>
      <w:r w:rsidR="00074548">
        <w:rPr>
          <w:vertAlign w:val="superscript"/>
        </w:rPr>
        <w:t xml:space="preserve"> </w:t>
      </w:r>
      <w:r w:rsidR="00074548" w:rsidRPr="006D6EF5">
        <w:t>Sagol School of Neuroscience, Tel Aviv University</w:t>
      </w:r>
      <w:r w:rsidR="00F46961">
        <w:t xml:space="preserve">, </w:t>
      </w:r>
      <w:r w:rsidR="00B56BA4">
        <w:t xml:space="preserve">Tel-Aviv, </w:t>
      </w:r>
      <w:proofErr w:type="gramStart"/>
      <w:r w:rsidR="00B56BA4">
        <w:t>Israel,</w:t>
      </w:r>
      <w:r>
        <w:t>(</w:t>
      </w:r>
      <w:proofErr w:type="gramEnd"/>
      <w:r w:rsidR="00074548" w:rsidRPr="00E15EAE">
        <w:t>2</w:t>
      </w:r>
      <w:r>
        <w:t>)</w:t>
      </w:r>
      <w:r w:rsidR="00074548">
        <w:rPr>
          <w:vertAlign w:val="superscript"/>
        </w:rPr>
        <w:t xml:space="preserve"> </w:t>
      </w:r>
      <w:r w:rsidR="00074548" w:rsidRPr="006D6EF5">
        <w:t>Faculty of Kinesiology, Sport, and Recreation, University of Alberta, Edmonton, AB, Canada</w:t>
      </w:r>
      <w:r>
        <w:t>,(</w:t>
      </w:r>
      <w:r w:rsidR="00074548" w:rsidRPr="00E15EAE">
        <w:t>3</w:t>
      </w:r>
      <w:r>
        <w:t>)</w:t>
      </w:r>
      <w:r w:rsidR="00074548">
        <w:rPr>
          <w:vertAlign w:val="superscript"/>
        </w:rPr>
        <w:t xml:space="preserve"> </w:t>
      </w:r>
      <w:r w:rsidR="00074548" w:rsidRPr="006D6EF5">
        <w:t>Neuroscience and Mental Health Institute</w:t>
      </w:r>
      <w:r w:rsidR="00E047C6">
        <w:t>,</w:t>
      </w:r>
      <w:r w:rsidR="00074548" w:rsidRPr="006D6EF5">
        <w:t xml:space="preserve"> University of Alberta Edmonton, Alberta, Canada</w:t>
      </w:r>
      <w:r>
        <w:t>, (</w:t>
      </w:r>
      <w:r w:rsidR="00074548" w:rsidRPr="00E15EAE">
        <w:t>4</w:t>
      </w:r>
      <w:r>
        <w:t>)</w:t>
      </w:r>
      <w:r w:rsidR="00074548">
        <w:rPr>
          <w:vertAlign w:val="superscript"/>
        </w:rPr>
        <w:t xml:space="preserve"> </w:t>
      </w:r>
      <w:r w:rsidR="00074548" w:rsidRPr="006D6EF5">
        <w:t>School of Psychological Sciences, Tel Aviv University</w:t>
      </w:r>
      <w:bookmarkEnd w:id="3"/>
      <w:r w:rsidR="00E047C6">
        <w:t>, Tel-Aviv, Israel.</w:t>
      </w:r>
      <w:r w:rsidR="00BE6494">
        <w:t xml:space="preserve"> </w:t>
      </w:r>
    </w:p>
    <w:p w14:paraId="2AEB09E4" w14:textId="5AC004CC" w:rsidR="00E047C6" w:rsidRPr="00E15EAE" w:rsidRDefault="004C1160" w:rsidP="00760205">
      <w:pPr>
        <w:pStyle w:val="Title2"/>
        <w:jc w:val="left"/>
      </w:pPr>
      <w:r>
        <w:rPr>
          <w:b/>
          <w:bCs/>
        </w:rPr>
        <w:t>Corresponding author:</w:t>
      </w:r>
      <w:r w:rsidR="00BE6494">
        <w:rPr>
          <w:b/>
          <w:bCs/>
        </w:rPr>
        <w:t xml:space="preserve"> </w:t>
      </w:r>
      <w:r w:rsidR="00E15EAE">
        <w:t xml:space="preserve">Liad </w:t>
      </w:r>
      <w:proofErr w:type="spellStart"/>
      <w:r w:rsidR="00E15EAE">
        <w:t>Mudrik</w:t>
      </w:r>
      <w:proofErr w:type="spellEnd"/>
      <w:r w:rsidR="00BE6494">
        <w:t xml:space="preserve">; </w:t>
      </w:r>
      <w:r w:rsidR="00E15EAE">
        <w:t xml:space="preserve">Tel Aviv </w:t>
      </w:r>
      <w:r w:rsidR="00BE6494">
        <w:t xml:space="preserve">University, </w:t>
      </w:r>
      <w:r w:rsidR="00E15EAE" w:rsidRPr="00E412ED">
        <w:t>PO Box 39040 Ramat Aviv Tel Aviv, 69978 Israel</w:t>
      </w:r>
      <w:r w:rsidR="00BE6494">
        <w:t xml:space="preserve">; </w:t>
      </w:r>
      <w:r w:rsidR="00E15EAE">
        <w:t>mudrikli@tauex.tau.ac.il</w:t>
      </w:r>
      <w:r w:rsidR="00BE6494">
        <w:t xml:space="preserve">, </w:t>
      </w:r>
      <w:r w:rsidR="00B266D6">
        <w:t>972-3-6409143.</w:t>
      </w:r>
    </w:p>
    <w:p w14:paraId="17A4C2D6" w14:textId="1C8FCA86" w:rsidR="00A85F15" w:rsidRPr="00A85F15" w:rsidRDefault="004C0E90" w:rsidP="006238E0">
      <w:pPr>
        <w:pStyle w:val="Heading2"/>
      </w:pPr>
      <w:r>
        <w:rPr>
          <w:rFonts w:eastAsia="SimSun"/>
          <w:kern w:val="24"/>
        </w:rPr>
        <w:br w:type="page"/>
      </w:r>
    </w:p>
    <w:p w14:paraId="56434494" w14:textId="19742B18" w:rsidR="00337559" w:rsidRDefault="00322107" w:rsidP="00322107">
      <w:pPr>
        <w:pStyle w:val="Heading2"/>
        <w:tabs>
          <w:tab w:val="left" w:pos="3475"/>
          <w:tab w:val="center" w:pos="4680"/>
        </w:tabs>
        <w:jc w:val="left"/>
        <w:rPr>
          <w:lang w:bidi="he-IL"/>
        </w:rPr>
      </w:pPr>
      <w:bookmarkStart w:id="5" w:name="_Toc114485357"/>
      <w:r>
        <w:lastRenderedPageBreak/>
        <w:tab/>
      </w:r>
      <w:r>
        <w:tab/>
      </w:r>
      <w:r w:rsidR="00337559">
        <w:t>Abstract</w:t>
      </w:r>
      <w:bookmarkEnd w:id="5"/>
    </w:p>
    <w:p w14:paraId="0F169FD0" w14:textId="5E582FB4" w:rsidR="00337559" w:rsidRPr="007E22AF" w:rsidRDefault="000904B3" w:rsidP="00BB7ED8">
      <w:pPr>
        <w:ind w:firstLine="0"/>
        <w:rPr>
          <w:rtl/>
        </w:rPr>
      </w:pPr>
      <w:bookmarkStart w:id="6" w:name="_Hlk114075806"/>
      <w:r w:rsidRPr="00CA4C70">
        <w:t>Although invisible to us, unconscious</w:t>
      </w:r>
      <w:r w:rsidR="00770C6A">
        <w:t>ly processed</w:t>
      </w:r>
      <w:r w:rsidRPr="00CA4C70">
        <w:t xml:space="preserve"> stimul</w:t>
      </w:r>
      <w:r>
        <w:t>i</w:t>
      </w:r>
      <w:r w:rsidRPr="00CA4C70">
        <w:t xml:space="preserve"> </w:t>
      </w:r>
      <w:r>
        <w:t xml:space="preserve">were shown to </w:t>
      </w:r>
      <w:r w:rsidRPr="00CA4C70">
        <w:t>affect behavior</w:t>
      </w:r>
      <w:r>
        <w:t xml:space="preserve">. </w:t>
      </w:r>
      <w:r w:rsidR="00770C6A">
        <w:t>Yet</w:t>
      </w:r>
      <w:r w:rsidR="00F25506" w:rsidRPr="00CA4C70">
        <w:t xml:space="preserve"> the</w:t>
      </w:r>
      <w:r w:rsidR="00F25506">
        <w:t xml:space="preserve"> </w:t>
      </w:r>
      <w:r w:rsidR="00F25506" w:rsidRPr="00CA4C70">
        <w:t xml:space="preserve">scope of </w:t>
      </w:r>
      <w:r w:rsidR="00770C6A">
        <w:t>these effects is widely debated, given</w:t>
      </w:r>
      <w:r w:rsidR="00C33129">
        <w:t xml:space="preserve"> </w:t>
      </w:r>
      <w:proofErr w:type="gramStart"/>
      <w:r w:rsidRPr="00CA4C70">
        <w:t>contradicting</w:t>
      </w:r>
      <w:proofErr w:type="gramEnd"/>
      <w:r w:rsidRPr="00CA4C70">
        <w:t xml:space="preserve"> findings. </w:t>
      </w:r>
      <w:r w:rsidR="003D7516">
        <w:t xml:space="preserve">A possible explanation for this </w:t>
      </w:r>
      <w:r w:rsidR="00F374F8">
        <w:t xml:space="preserve">controversy </w:t>
      </w:r>
      <w:r w:rsidR="003D7516">
        <w:t>might be</w:t>
      </w:r>
      <w:r w:rsidRPr="00CA4C70">
        <w:t xml:space="preserve"> the use of </w:t>
      </w:r>
      <w:r w:rsidR="00410831">
        <w:t xml:space="preserve">potentially </w:t>
      </w:r>
      <w:r w:rsidRPr="00CA4C70">
        <w:t>insensitive measures</w:t>
      </w:r>
      <w:r w:rsidR="00F46C29">
        <w:t>,</w:t>
      </w:r>
      <w:r w:rsidRPr="00CA4C70">
        <w:t xml:space="preserve"> </w:t>
      </w:r>
      <w:r w:rsidR="00F46C29">
        <w:t>t</w:t>
      </w:r>
      <w:r w:rsidRPr="00CA4C70">
        <w:t xml:space="preserve">he most prominent </w:t>
      </w:r>
      <w:r w:rsidR="00F46C29">
        <w:t>being</w:t>
      </w:r>
      <w:r w:rsidRPr="00CA4C70">
        <w:t xml:space="preserve"> </w:t>
      </w:r>
      <w:r w:rsidR="003D7516">
        <w:t>R</w:t>
      </w:r>
      <w:r w:rsidR="00FE65DE" w:rsidRPr="00CA4C70">
        <w:t>e</w:t>
      </w:r>
      <w:r w:rsidR="00FE65DE">
        <w:t>sponse</w:t>
      </w:r>
      <w:r w:rsidR="00FE65DE" w:rsidRPr="00CA4C70">
        <w:t xml:space="preserve"> </w:t>
      </w:r>
      <w:r w:rsidR="003D7516">
        <w:t>T</w:t>
      </w:r>
      <w:r w:rsidR="003D7516" w:rsidRPr="00CA4C70">
        <w:t>ime</w:t>
      </w:r>
      <w:r w:rsidR="003D7516">
        <w:t>s</w:t>
      </w:r>
      <w:r w:rsidR="003D7516" w:rsidRPr="00CA4C70">
        <w:t xml:space="preserve"> </w:t>
      </w:r>
      <w:r w:rsidRPr="00CA4C70">
        <w:t xml:space="preserve">(RT), </w:t>
      </w:r>
      <w:r w:rsidR="00C03648">
        <w:t>typically taken</w:t>
      </w:r>
      <w:r w:rsidRPr="00CA4C70">
        <w:t xml:space="preserve"> using keyboard presses</w:t>
      </w:r>
      <w:r>
        <w:t xml:space="preserve">. </w:t>
      </w:r>
      <w:r w:rsidR="005B1A12">
        <w:t xml:space="preserve">This measure </w:t>
      </w:r>
      <w:r w:rsidR="007006EC">
        <w:t>only captures the final timing of the executed</w:t>
      </w:r>
      <w:r w:rsidRPr="00CA4C70">
        <w:t xml:space="preserve"> decision</w:t>
      </w:r>
      <w:r w:rsidR="007006EC">
        <w:t>,</w:t>
      </w:r>
      <w:r w:rsidRPr="00CA4C70">
        <w:t xml:space="preserve"> </w:t>
      </w:r>
      <w:r>
        <w:t xml:space="preserve">but not </w:t>
      </w:r>
      <w:r w:rsidRPr="00CA4C70">
        <w:t xml:space="preserve">the process of </w:t>
      </w:r>
      <w:r w:rsidR="007647F1">
        <w:t>reaching</w:t>
      </w:r>
      <w:r w:rsidR="007647F1" w:rsidRPr="00CA4C70">
        <w:t xml:space="preserve"> </w:t>
      </w:r>
      <w:r w:rsidRPr="00CA4C70">
        <w:t>it</w:t>
      </w:r>
      <w:r>
        <w:t>.</w:t>
      </w:r>
      <w:r w:rsidRPr="00CA4C70">
        <w:t xml:space="preserve"> </w:t>
      </w:r>
      <w:r w:rsidR="00410831">
        <w:t>M</w:t>
      </w:r>
      <w:r w:rsidRPr="00CA4C70">
        <w:t>otion tracking, which has become a popular tool for unraveling cognitive processes</w:t>
      </w:r>
      <w:r w:rsidR="000B6DD8">
        <w:t xml:space="preserve">, allows a richer, and </w:t>
      </w:r>
      <w:r w:rsidR="000754DA">
        <w:t>arguably</w:t>
      </w:r>
      <w:r w:rsidR="000B6DD8">
        <w:t xml:space="preserve"> more sensitive, way to probe the effect of unconsciously processed stimuli</w:t>
      </w:r>
      <w:r w:rsidRPr="00CA4C70">
        <w:t xml:space="preserve">. </w:t>
      </w:r>
      <w:r w:rsidR="00C825C1">
        <w:t>Thus far</w:t>
      </w:r>
      <w:r w:rsidR="00560489">
        <w:t xml:space="preserve">, </w:t>
      </w:r>
      <w:r w:rsidR="00C825C1">
        <w:t xml:space="preserve">this </w:t>
      </w:r>
      <w:r w:rsidR="00187036">
        <w:t xml:space="preserve">claim </w:t>
      </w:r>
      <w:r w:rsidR="00C825C1">
        <w:t xml:space="preserve">has </w:t>
      </w:r>
      <w:r w:rsidRPr="00CA4C70">
        <w:t xml:space="preserve">only </w:t>
      </w:r>
      <w:r w:rsidR="00C825C1">
        <w:t xml:space="preserve">been </w:t>
      </w:r>
      <w:r w:rsidR="00187036">
        <w:t>directly tested</w:t>
      </w:r>
      <w:r w:rsidR="00C825C1">
        <w:t xml:space="preserve"> in one </w:t>
      </w:r>
      <w:r w:rsidRPr="00CA4C70">
        <w:t>study</w:t>
      </w:r>
      <w:r w:rsidR="00C825C1">
        <w:t xml:space="preserve">, which </w:t>
      </w:r>
      <w:r w:rsidRPr="00CA4C70">
        <w:t>suffers from limitations</w:t>
      </w:r>
      <w:r w:rsidR="0050028A">
        <w:t xml:space="preserve"> </w:t>
      </w:r>
      <w:r w:rsidR="00C825C1">
        <w:t>both in</w:t>
      </w:r>
      <w:r w:rsidR="00C825C1" w:rsidRPr="00CA4C70">
        <w:t xml:space="preserve"> </w:t>
      </w:r>
      <w:r w:rsidRPr="00CA4C70">
        <w:t>its awareness and motion tracking measure</w:t>
      </w:r>
      <w:r w:rsidR="00A02FBC">
        <w:t>s</w:t>
      </w:r>
      <w:r w:rsidRPr="00CA4C70">
        <w:t xml:space="preserve">. </w:t>
      </w:r>
      <w:r w:rsidR="00A97F97">
        <w:t xml:space="preserve">Here, </w:t>
      </w:r>
      <w:r w:rsidR="00F80F26">
        <w:t xml:space="preserve">we compared </w:t>
      </w:r>
      <w:r w:rsidR="009A536B">
        <w:t>reaching responses</w:t>
      </w:r>
      <w:r w:rsidR="00F80F26">
        <w:t xml:space="preserve"> and RTs in</w:t>
      </w:r>
      <w:r w:rsidR="008A3BB9">
        <w:t xml:space="preserve"> a</w:t>
      </w:r>
      <w:r w:rsidR="00FF0FAB">
        <w:t xml:space="preserve"> </w:t>
      </w:r>
      <w:r w:rsidR="009A536B">
        <w:t xml:space="preserve">variant of the </w:t>
      </w:r>
      <w:r w:rsidR="00FA00FF">
        <w:t xml:space="preserve">classical lexical </w:t>
      </w:r>
      <w:r w:rsidR="00A9660E">
        <w:t xml:space="preserve">priming </w:t>
      </w:r>
      <w:r w:rsidRPr="00CA4C70">
        <w:t>paradigm</w:t>
      </w:r>
      <w:r w:rsidR="00CA3F09">
        <w:t>, while rigorously assessing awareness</w:t>
      </w:r>
      <w:r w:rsidR="005D282A">
        <w:t>.</w:t>
      </w:r>
      <w:r w:rsidR="005D282A" w:rsidRPr="00CA4C70">
        <w:t xml:space="preserve"> </w:t>
      </w:r>
      <w:r w:rsidR="00305C68">
        <w:t>In separate keyboard and reaching sessions</w:t>
      </w:r>
      <w:r w:rsidR="00D102F5">
        <w:t>,</w:t>
      </w:r>
      <w:r w:rsidR="00305C68">
        <w:t xml:space="preserve"> </w:t>
      </w:r>
      <w:r w:rsidRPr="00CA4C70">
        <w:t xml:space="preserve">subjects </w:t>
      </w:r>
      <w:del w:id="7" w:author="zeev" w:date="2023-07-25T10:21:00Z">
        <w:r w:rsidRPr="00CA4C70" w:rsidDel="00BB7ED8">
          <w:delText xml:space="preserve">performed </w:delText>
        </w:r>
      </w:del>
      <w:r w:rsidR="00187036">
        <w:t>classified the category of</w:t>
      </w:r>
      <w:r w:rsidRPr="00CA4C70">
        <w:t xml:space="preserve"> a target word that was preceded by an identical/different invisible prime. </w:t>
      </w:r>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 xml:space="preserve">processing that cannot be easily refuted. </w:t>
      </w:r>
      <w:r w:rsidR="001963FE">
        <w:t>However, u</w:t>
      </w:r>
      <w:r w:rsidR="0012649A">
        <w:t>nlike</w:t>
      </w:r>
      <w:r w:rsidR="00AC02CC">
        <w:t xml:space="preserve"> </w:t>
      </w:r>
      <w:r w:rsidR="001963FE">
        <w:t xml:space="preserve">the </w:t>
      </w:r>
      <w:r w:rsidR="00AC02CC">
        <w:t xml:space="preserve">previous finding, the unconscious effect in the motion tracking task was </w:t>
      </w:r>
      <w:r w:rsidR="0012649A">
        <w:t xml:space="preserve">only slightly </w:t>
      </w:r>
      <w:r w:rsidR="00AC02CC">
        <w:t>larger than in the keyboard task</w:t>
      </w:r>
      <w:r w:rsidR="00AC02CC" w:rsidRPr="00CA4C70">
        <w:t>.</w:t>
      </w:r>
      <w:r w:rsidR="00AC02CC">
        <w:t xml:space="preserve"> </w:t>
      </w:r>
      <w:r w:rsidR="00187036">
        <w:t xml:space="preserve">We discuss possible </w:t>
      </w:r>
      <w:r w:rsidR="000C7667">
        <w:t>explanations</w:t>
      </w:r>
      <w:r w:rsidR="00187036">
        <w:t xml:space="preserve">, while still highlighting the advantages of using </w:t>
      </w:r>
      <w:r w:rsidR="00AC02CC">
        <w:t>motion tracking</w:t>
      </w:r>
      <w:r w:rsidR="00187036">
        <w:t xml:space="preserve"> to probe subliminal processing</w:t>
      </w:r>
      <w:r w:rsidR="00AC02CC">
        <w:t>.</w:t>
      </w:r>
      <w:bookmarkEnd w:id="6"/>
    </w:p>
    <w:p w14:paraId="321F295D" w14:textId="77777777" w:rsidR="003D683E" w:rsidRDefault="003D683E">
      <w:pPr>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8" w:name="_Toc114485358"/>
      <w:r w:rsidRPr="00BF08EE">
        <w:lastRenderedPageBreak/>
        <w:t>Introduction</w:t>
      </w:r>
      <w:bookmarkEnd w:id="8"/>
    </w:p>
    <w:bookmarkEnd w:id="4"/>
    <w:p w14:paraId="6E8365D4" w14:textId="78F7DC60" w:rsidR="008932E9" w:rsidRDefault="004F240A" w:rsidP="00F21647">
      <w:pPr>
        <w:pPrChange w:id="9" w:author="Chen Heller" w:date="2023-08-02T14:54:00Z">
          <w:pPr>
            <w:ind w:firstLine="0"/>
          </w:pPr>
        </w:pPrChange>
      </w:pPr>
      <w:r w:rsidRPr="00E44B96">
        <w:t>Our brain continuously processes information</w:t>
      </w:r>
      <w:r w:rsidR="008B19C4">
        <w:t xml:space="preserve"> arriving in parallel from a</w:t>
      </w:r>
      <w:r w:rsidRPr="00E44B96">
        <w:t xml:space="preserve"> variety of stimuli</w:t>
      </w:r>
      <w:r w:rsidR="008B19C4">
        <w:t>,</w:t>
      </w:r>
      <w:r w:rsidRPr="00E44B96">
        <w:t xml:space="preserve"> using different modalities</w:t>
      </w:r>
      <w:r w:rsidR="00616793">
        <w:t xml:space="preserve"> </w:t>
      </w:r>
      <w:r w:rsidR="00616793">
        <w:fldChar w:fldCharType="begin"/>
      </w:r>
      <w:r w:rsidR="00B85FB5">
        <w:instrText xml:space="preserve"> ADDIN ZOTERO_ITEM CSL_CITATION {"citationID":"zOZkOXLo","properties":{"formattedCitation":"(Kappers &amp; Bergmann Tiest, 2013; Poirier et al., 2005; Willander &amp; Larsson, 2006)","plainCitation":"(Kappers &amp; Bergmann Tiest, 2013; Poirier et al., 2005; Willander &amp; Larsson, 2006)","noteIndex":0},"citationItems":[{"id":399,"uris":["http://zotero.org/users/8275165/items/8RFRXT2P"],"itemData":{"id":399,"type":"article-journal","container-title":"Wiley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B85FB5" w:rsidRPr="00B85FB5">
        <w:rPr>
          <w:rFonts w:ascii="Times New Roman" w:hAnsi="Times New Roman" w:cs="Times New Roman"/>
        </w:rPr>
        <w:t xml:space="preserve">(Kappers &amp; Bergmann </w:t>
      </w:r>
      <w:proofErr w:type="spellStart"/>
      <w:r w:rsidR="00B85FB5" w:rsidRPr="00B85FB5">
        <w:rPr>
          <w:rFonts w:ascii="Times New Roman" w:hAnsi="Times New Roman" w:cs="Times New Roman"/>
        </w:rPr>
        <w:t>Tiest</w:t>
      </w:r>
      <w:proofErr w:type="spellEnd"/>
      <w:r w:rsidR="00B85FB5" w:rsidRPr="00B85FB5">
        <w:rPr>
          <w:rFonts w:ascii="Times New Roman" w:hAnsi="Times New Roman" w:cs="Times New Roman"/>
        </w:rPr>
        <w:t>, 2013; Poirier et al., 2005; Willander &amp; Larsson, 2006)</w:t>
      </w:r>
      <w:r w:rsidR="00616793">
        <w:fldChar w:fldCharType="end"/>
      </w:r>
      <w:r w:rsidRPr="00E44B96">
        <w:t xml:space="preserve">. For example, upon seeing a ball flying </w:t>
      </w:r>
      <w:r w:rsidR="0005134D">
        <w:t xml:space="preserve">in </w:t>
      </w:r>
      <w:r w:rsidRPr="00E44B96">
        <w:t xml:space="preserve">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CF599D">
        <w:t xml:space="preserve"> </w:t>
      </w:r>
      <w:r w:rsidR="00CF599D">
        <w:fldChar w:fldCharType="begin"/>
      </w:r>
      <w:r w:rsidR="00CF599D">
        <w:instrText xml:space="preserve"> ADDIN ZOTERO_ITEM CSL_CITATION {"citationID":"f7hfT7c4","properties":{"formattedCitation":"(Damian, 2001)","plainCitation":"(Damian, 2001)","noteIndex":0},"citationItems":[{"id":654,"uris":["http://zotero.org/users/8275165/items/J4CA7TCM"],"itemData":{"id":654,"type":"article-journal","abstract":"In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F599D">
        <w:fldChar w:fldCharType="separate"/>
      </w:r>
      <w:r w:rsidR="00CF599D" w:rsidRPr="00CF599D">
        <w:rPr>
          <w:rFonts w:ascii="Times New Roman" w:hAnsi="Times New Roman" w:cs="Times New Roman"/>
        </w:rPr>
        <w:t>(Damian, 2001)</w:t>
      </w:r>
      <w:r w:rsidR="00CF599D">
        <w:fldChar w:fldCharType="end"/>
      </w:r>
      <w:r w:rsidRPr="00E44B96">
        <w:t xml:space="preserve">. </w:t>
      </w:r>
    </w:p>
    <w:p w14:paraId="01536722" w14:textId="607CFF23" w:rsidR="00756C42" w:rsidRDefault="004F240A" w:rsidP="00F03EAA">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BC7E6E">
        <w:t xml:space="preserve">Typically, </w:t>
      </w:r>
      <w:r w:rsidR="00EF272C">
        <w:t>such manipulations of awareness involve some degradation of the stimulus (</w:t>
      </w:r>
      <w:proofErr w:type="spellStart"/>
      <w:r w:rsidR="00EF272C">
        <w:t>e.g</w:t>
      </w:r>
      <w:proofErr w:type="spellEnd"/>
      <w:r w:rsidR="00EF272C">
        <w:t>, by manipulating its physical characteristics</w:t>
      </w:r>
      <w:del w:id="10" w:author="zeev" w:date="2023-07-25T10:24:00Z">
        <w:r w:rsidR="00EF272C" w:rsidDel="00BB7ED8">
          <w:delText xml:space="preserve"> </w:delText>
        </w:r>
      </w:del>
      <w:r w:rsidR="00EF272C">
        <w:t xml:space="preserve">; </w:t>
      </w:r>
      <w:r w:rsidR="00EF272C">
        <w:fldChar w:fldCharType="begin"/>
      </w:r>
      <w:r w:rsidR="00EF272C">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EF272C">
        <w:fldChar w:fldCharType="separate"/>
      </w:r>
      <w:r w:rsidR="00EF272C" w:rsidRPr="00680C2E">
        <w:rPr>
          <w:rFonts w:ascii="Times New Roman" w:hAnsi="Times New Roman" w:cs="Times New Roman"/>
        </w:rPr>
        <w:t>Daltrozzo et al., 2011; Li et al., 2007</w:t>
      </w:r>
      <w:r w:rsidR="00EF272C">
        <w:rPr>
          <w:rFonts w:ascii="Times New Roman" w:hAnsi="Times New Roman" w:cs="Times New Roman"/>
        </w:rPr>
        <w:t xml:space="preserve">; its temporal dynamics; </w:t>
      </w:r>
      <w:r w:rsidR="00EF272C">
        <w:fldChar w:fldCharType="begin"/>
      </w:r>
      <w:r w:rsidR="00F03EAA">
        <w:instrText xml:space="preserve"> ADDIN ZOTERO_ITEM CSL_CITATION {"citationID":"qvRpgQDu","properties":{"formattedCitation":"(Almeida et al., 2013; Dehaene et al., 1998)","plainCitation":"(Almeida et al., 2013; Dehaene et al., 1998)","dontUpdate":true,"noteIndex":0},"citationItems":[{"id":425,"uris":["http://zotero.org/users/8275165/items/JAV5PJEU"],"itemData":{"id":425,"type":"article-journal","container-title":"Cognitive,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EF272C">
        <w:fldChar w:fldCharType="separate"/>
      </w:r>
      <w:r w:rsidR="00EF272C" w:rsidRPr="006B6B4D">
        <w:rPr>
          <w:rFonts w:ascii="Times New Roman" w:hAnsi="Times New Roman" w:cs="Times New Roman"/>
        </w:rPr>
        <w:t>Almeida et al., 2013; Dehaene et al., 1998</w:t>
      </w:r>
      <w:r w:rsidR="00EF272C">
        <w:rPr>
          <w:rFonts w:ascii="Times New Roman" w:hAnsi="Times New Roman" w:cs="Times New Roman"/>
        </w:rPr>
        <w:t>; or the amount of attention allocated to it;</w:t>
      </w:r>
      <w:r w:rsidR="00EF272C">
        <w:fldChar w:fldCharType="end"/>
      </w:r>
      <w:r w:rsidR="00EF272C">
        <w:rPr>
          <w:rFonts w:ascii="Times New Roman" w:hAnsi="Times New Roman" w:cs="Times New Roman"/>
        </w:rPr>
        <w:t xml:space="preserve"> </w:t>
      </w:r>
      <w:r w:rsidR="00EF272C" w:rsidRPr="00FF65B8">
        <w:rPr>
          <w:rFonts w:ascii="Times New Roman" w:hAnsi="Times New Roman" w:cs="Times New Roman"/>
        </w:rPr>
        <w:t>Hyman et al., 2009; Mack &amp; Rock, 1998</w:t>
      </w:r>
      <w:r w:rsidR="00EF272C">
        <w:rPr>
          <w:rFonts w:ascii="Times New Roman" w:hAnsi="Times New Roman" w:cs="Times New Roman"/>
        </w:rPr>
        <w:t>)</w:t>
      </w:r>
      <w:r w:rsidR="00EF272C">
        <w:fldChar w:fldCharType="end"/>
      </w:r>
      <w:r w:rsidR="00EF272C">
        <w:t xml:space="preserve">. This almost inevitably leads to </w:t>
      </w:r>
      <w:r w:rsidR="0021076E">
        <w:t>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rsidR="00F171A1">
        <w:t>, and – in turn –</w:t>
      </w:r>
      <w:ins w:id="11" w:author="zeev" w:date="2023-07-25T10:24:00Z">
        <w:r w:rsidR="00BB7ED8">
          <w:t xml:space="preserve"> </w:t>
        </w:r>
      </w:ins>
      <w:r>
        <w:t xml:space="preserve">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xml:space="preserve">, which </w:t>
      </w:r>
      <w:r w:rsidR="00F171A1">
        <w:t xml:space="preserve">nourish </w:t>
      </w:r>
      <w:r w:rsidR="00AB3845">
        <w:lastRenderedPageBreak/>
        <w:t>an ongoing controversy about the scope of unconscious processing</w:t>
      </w:r>
      <w:r w:rsidR="00791E36">
        <w:t xml:space="preserve"> </w:t>
      </w:r>
      <w:r w:rsidR="00791E36">
        <w:fldChar w:fldCharType="begin"/>
      </w:r>
      <w:r w:rsidR="00F03EAA">
        <w:instrText xml:space="preserve"> ADDIN ZOTERO_ITEM CSL_CITATION {"citationID":"CzXxJMWi","properties":{"formattedCitation":"(Hassin, 2013; Hesselmann &amp; Moors, 2015; Mudrik &amp; Deouell, 2022; Peters et al., 2017)","plainCitation":"(Hassin, 2013; Hesselmann &amp; Moors, 2015; Mudrik &amp; Deouell, 2022;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969,"uris":["http://zotero.org/users/8275165/items/9FU2HF2V"],"itemData":{"id":969,"type":"article-journal","abstract":"The extent to which we are affected by perceptual input of which we are unaware is widely debated. By measuring neural responses to sensory stimulation, neuroscientific data could complement behavioral results with valuable evidence. Here we review neuroscientific findings of processing of high-level information, as well as interactions with attention and memory. Although the results are mixed, we find initial support for processing object categories and words, possibly to the semantic level, as well as emotional expressions. Robust neural evidence for face individuation and integration of sentences or scenes is lacking. Attention affects the processing of stimuli that are not consciously perceived, and such stimuli may exogenously but not endogenously capture attention when relevant, and be maintained in memory over time. Sources of inconsistency in the literature include variability in control for awareness as well as individual differences, calling for future studies that adopt stricter measures of awareness and probe multiple processes within subjects.","container-title":"Annual Review of Neuroscience","DOI":"10.1146/annurev-neuro-110920-033151","issue":"1","note":"_eprint: https://doi.org/10.1146/annurev-neuro-110920-033151\nPMID: 35803585","page":"403-423","source":"Annual Reviews","title":"Neuroscientific Evidence for Processing Without Awareness","volume":"45","author":[{"family":"Mudrik","given":"Liad"},{"family":"Deouell","given":"Leon Y."}],"issued":{"date-parts":[["2022"]]}}},{"id":365,"uris":["http://zotero.org/users/8275165/items/MMT5HLI9"],"itemData":{"id":365,"type":"article-journal","container-title":"Neuroscience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F03EAA" w:rsidRPr="00F03EAA">
        <w:rPr>
          <w:rFonts w:ascii="Times New Roman" w:hAnsi="Times New Roman" w:cs="Times New Roman"/>
        </w:rPr>
        <w:t>(Hassin, 2013; Hesselmann &amp; Moors, 2015; Mudrik &amp; Deouell, 2022; Peters et al., 2017)</w:t>
      </w:r>
      <w:r w:rsidR="00791E36">
        <w:fldChar w:fldCharType="end"/>
      </w:r>
      <w:r w:rsidR="00017EEB">
        <w:t>.</w:t>
      </w:r>
      <w:r w:rsidR="00B8346F">
        <w:t xml:space="preserve"> </w:t>
      </w:r>
    </w:p>
    <w:p w14:paraId="15C05C5C" w14:textId="7E6CF506" w:rsidR="00DF3E0F" w:rsidRDefault="00992077" w:rsidP="00EC5F3F">
      <w:r>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B353A">
        <w:t xml:space="preserve">for the processing of the </w:t>
      </w:r>
      <w:r w:rsidR="00692575">
        <w:t xml:space="preserve">prime </w:t>
      </w:r>
      <w:r w:rsidR="00EE5CFF">
        <w:t xml:space="preserve">(e.g.,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w:t>
      </w:r>
      <w:r w:rsidR="00211536">
        <w:t xml:space="preserve">While some semantic priming </w:t>
      </w:r>
      <w:r w:rsidR="0030440D">
        <w:t>studies</w:t>
      </w:r>
      <w:r w:rsidR="00BD1665">
        <w:t xml:space="preserve"> </w:t>
      </w:r>
      <w:r w:rsidR="00211536">
        <w:t xml:space="preserve">found </w:t>
      </w:r>
      <w:r w:rsidR="00692575">
        <w:t xml:space="preserve">that </w:t>
      </w:r>
      <w:r w:rsidR="00211536">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failed to show any congruency effect</w:t>
      </w:r>
      <w:r w:rsidR="006C111E">
        <w:t>s</w:t>
      </w:r>
      <w:r w:rsidR="009D2E33">
        <w:t xml:space="preserve"> </w:t>
      </w:r>
      <w:r w:rsidR="009D2E33">
        <w:fldChar w:fldCharType="begin"/>
      </w:r>
      <w:r w:rsidR="004E14D4">
        <w:instrText xml:space="preserve"> ADDIN ZOTERO_ITEM CSL_CITATION {"citationID":"U3G8t7z1","properties":{"formattedCitation":"(Pratte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N."}],"issued":{"date-parts":[["2009",8]]}},"label":"page"}],"schema":"https://github.com/citation-style-language/schema/raw/master/csl-citation.json"} </w:instrText>
      </w:r>
      <w:r w:rsidR="009D2E33">
        <w:fldChar w:fldCharType="separate"/>
      </w:r>
      <w:r w:rsidR="004E14D4" w:rsidRPr="004E14D4">
        <w:rPr>
          <w:rFonts w:ascii="Times New Roman" w:hAnsi="Times New Roman" w:cs="Times New Roman"/>
        </w:rPr>
        <w:t>(Pratte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747526">
        <w:t xml:space="preserve">or reading </w:t>
      </w:r>
      <w:r w:rsidR="00EB1594">
        <w:t>being performed without awareness</w:t>
      </w:r>
      <w:r w:rsidR="00BC252D">
        <w:t xml:space="preserve"> </w:t>
      </w:r>
      <w:r w:rsidR="008C1025">
        <w:fldChar w:fldCharType="begin"/>
      </w:r>
      <w:r w:rsidR="00DB1F10">
        <w:instrText xml:space="preserve"> ADDIN ZOTERO_ITEM CSL_CITATION {"citationID":"8BsVDyvO","properties":{"formattedCitation":"(Ric &amp; Muller, 2012; Sklar et al., 2012)","plainCitation":"(Ric &amp; Muller, 2012; Sklar et al., 2012)","noteIndex":0},"citationItems":[{"id":889,"uris":["http://zotero.org/users/8275165/items/WX79ND63"],"itemData":{"id":889,"type":"article-journal","abstract":"This research shows that people can unconsciously initiate and follow arithmetic rules (e.g., addition). Participants were asked to detect whether a symbol was a digit. This symbol was preceded by 2 digits and a subliminal instruction: add or a control instruction. Participants were faster at identifying a symbol as a number when the symbol was equal to the sum of the 2 digits and they received the instruction to add the digits, suggesting that people can unconsciously solve arithmetic problems. Experiments 2 and 3 replicate these findings and demonstrate that the underlying processes can operate when the to-be-added digits are not perceived consciously. Thus, the unconscious can do (at least simple) arithmetic, such as addition. (PsycINFO Database Record (c) 2016 APA, all rights reserved)","container-title":"Journal of Experimental Psychology: General","DOI":"10.1037/a0024608","ISSN":"1939-2222","note":"publisher-place: US\npublisher: American Psychological Association","page":"222-226","source":"APA PsycNet","title":"Unconscious addition: When we unconsciously initiate and follow arithmetic rules","title-short":"Unconscious addition","volume":"141","author":[{"family":"Ric","given":"François"},{"family":"Muller","given":"Dominique"}],"issued":{"date-parts":[["2012"]]}}},{"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DB1F10" w:rsidRPr="00DB1F10">
        <w:rPr>
          <w:rFonts w:ascii="Times New Roman" w:hAnsi="Times New Roman" w:cs="Times New Roman"/>
        </w:rPr>
        <w:t>(Ric &amp; Muller, 2012; Sklar et al., 2012)</w:t>
      </w:r>
      <w:r w:rsidR="008C1025">
        <w:fldChar w:fldCharType="end"/>
      </w:r>
      <w:r w:rsidR="00EB1594">
        <w:t xml:space="preserve"> were challenged by failures to replicate</w:t>
      </w:r>
      <w:r w:rsidR="00E15773">
        <w:t xml:space="preserve"> </w:t>
      </w:r>
      <w:r w:rsidR="00303E44">
        <w:fldChar w:fldCharType="begin"/>
      </w:r>
      <w:r w:rsidR="00EC5F3F">
        <w:instrText xml:space="preserve"> ADDIN ZOTERO_ITEM CSL_CITATION {"citationID":"ZfGfId6b","properties":{"formattedCitation":"(Moors &amp; Hesselmann, 2018; Rabagliati et al., 2018)","plainCitation":"(Moors &amp; Hesselmann, 2018; Rabagliati et al., 2018)","noteIndex":0},"citationItems":[{"id":718,"uris":["http://zotero.org/users/8275165/items/WZ6DJ8C5"],"itemData":{"id":718,"type":"article-journal","abstract":"A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562,"uris":["http://zotero.org/users/8275165/items/7IM5DI55"],"itemData":{"id":562,"type":"article-journal","container-title":"Journal of Experimental Psychology: General","DOI":"10.1037/xge0000348","ISSN":"1939-2222","issue":"2","note":"publisher: US: American Psychological Association","page":"190","source":"psycnet-apa-org.rproxy.tau.ac.il","title":"The importance of awareness for understanding language.","volume":"147","author":[{"family":"Rabagliati","given":"Hugh"},{"family":"Robertson","given":"Alexander"},{"family":"Carmel","given":"David"}],"issued":{"date-parts":[["2018",1,25]]}}}],"schema":"https://github.com/citation-style-language/schema/raw/master/csl-citation.json"} </w:instrText>
      </w:r>
      <w:r w:rsidR="00303E44">
        <w:fldChar w:fldCharType="separate"/>
      </w:r>
      <w:r w:rsidR="00EC5F3F" w:rsidRPr="00EC5F3F">
        <w:rPr>
          <w:rFonts w:ascii="Times New Roman" w:hAnsi="Times New Roman" w:cs="Times New Roman"/>
        </w:rPr>
        <w:t>(Moors &amp; Hesselmann, 2018; Rabagliati et al., 2018)</w:t>
      </w:r>
      <w:r w:rsidR="00303E44">
        <w:fldChar w:fldCharType="end"/>
      </w:r>
      <w:r w:rsidR="00EB1594">
        <w:t>, and a similar mixed picture emerged also for studies of processes like</w:t>
      </w:r>
      <w:r w:rsidR="000F6069">
        <w:t xml:space="preserve"> integration </w:t>
      </w:r>
      <w:r w:rsidR="00756E3F">
        <w:fldChar w:fldCharType="begin"/>
      </w:r>
      <w:r w:rsidR="00FF7DAD">
        <w:instrText xml:space="preserve"> ADDIN ZOTERO_ITEM CSL_CITATION {"citationID":"UrPJ7mDR","properties":{"formattedCitation":"(Biderman &amp; Mudrik, 2018; Mudrik et al., 2014)","plainCitation":"(Biderman &amp; Mudrik, 2018; Mudrik et al., 2014)","noteIndex":0},"citationItems":[{"id":813,"uris":["http://zotero.org/users/8275165/items/QEN6IWIE"],"itemData":{"id":813,"type":"article-journal","abstract":"Is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Science","DOI":"10.1177/0956797617735745","ISSN":"0956-7976","issue":"2","journalAbbreviation":"Psychol Sci","note":"publisher: SAGE Publications Inc","page":"266-277","source":"SAGE Journals","title":"Evidence for Implicit—But Not Unconscious—Processing of Object-Scene Relations","volume":"29","author":[{"family":"Biderman","given":"Natalie"},{"family":"Mudrik","given":"Liad"}],"issued":{"date-parts":[["2018",2,1]]}}},{"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awareness","volume":"18","author":[{"family":"Mudrik","given":"Liad"},{"family":"Faivre","given":"Nathan"},{"family":"Koch","given":"Christof"}],"issued":{"date-parts":[["2014",9,1]]}}}],"schema":"https://github.com/citation-style-language/schema/raw/master/csl-citation.json"} </w:instrText>
      </w:r>
      <w:r w:rsidR="00756E3F">
        <w:fldChar w:fldCharType="separate"/>
      </w:r>
      <w:r w:rsidR="00FF7DAD" w:rsidRPr="00FF7DAD">
        <w:rPr>
          <w:rFonts w:ascii="Times New Roman" w:hAnsi="Times New Roman" w:cs="Times New Roman"/>
        </w:rPr>
        <w:t>(Biderman &amp; Mudrik, 2018; Mudrik et al., 2014)</w:t>
      </w:r>
      <w:r w:rsidR="00756E3F">
        <w:fldChar w:fldCharType="end"/>
      </w:r>
      <w:r w:rsidR="001F3C9B">
        <w:t>.</w:t>
      </w:r>
    </w:p>
    <w:p w14:paraId="0CB98709" w14:textId="3D146E12" w:rsidR="006F73D7" w:rsidRDefault="002411D5" w:rsidP="002D20EE">
      <w:r>
        <w:t xml:space="preserve">How can these </w:t>
      </w:r>
      <w:r w:rsidR="00747526">
        <w:t xml:space="preserve">contradictory </w:t>
      </w:r>
      <w:r>
        <w:t xml:space="preserve">results be explained? One option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D06605">
        <w:instrText xml:space="preserve"> ADDIN ZOTERO_ITEM CSL_CITATION {"citationID":"2kEGLOOS","properties":{"formattedCitation":"(Pratte &amp; Rouder, 2009; Sand &amp; Nilsson, 2016)","plainCitation":"(Pratte &amp; Rouder, 2009; Sand &amp; Nilsson, 2016)","noteIndex":0},"citationItems":[{"id":483,"uris":["http://zotero.org/users/8275165/items/ADL8LKZC"],"itemData":{"id":483,"type":"article-journal","container-title":"Attention,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D06605" w:rsidRPr="00D06605">
        <w:rPr>
          <w:rFonts w:ascii="Times New Roman" w:hAnsi="Times New Roman" w:cs="Times New Roman"/>
        </w:rPr>
        <w:t>(Pratte &amp; Rouder, 2009; Sand &amp; Nilsson, 2016)</w:t>
      </w:r>
      <w:r w:rsidR="005E4162">
        <w:fldChar w:fldCharType="end"/>
      </w:r>
      <w:r w:rsidR="001D15C6">
        <w:t>.</w:t>
      </w:r>
      <w:r w:rsidR="00E4565F">
        <w:t xml:space="preserve"> </w:t>
      </w:r>
    </w:p>
    <w:p w14:paraId="6BE3AD11" w14:textId="6E2DFBCE" w:rsidR="00531AAE" w:rsidRDefault="00771F8C" w:rsidP="00871791">
      <w:del w:id="12" w:author="Chen Heller" w:date="2023-08-02T14:40:00Z">
        <w:r w:rsidDel="00434A86">
          <w:lastRenderedPageBreak/>
          <w:delText>On the other hand</w:delText>
        </w:r>
      </w:del>
      <w:ins w:id="13" w:author="Chen Heller" w:date="2023-08-02T14:40:00Z">
        <w:r w:rsidR="00434A86">
          <w:t>Conversely</w:t>
        </w:r>
      </w:ins>
      <w:r>
        <w:t>,</w:t>
      </w:r>
      <w:r w:rsidR="00952FF2">
        <w:t xml:space="preserve"> </w:t>
      </w:r>
      <w:r w:rsidR="00D03D49">
        <w:t>unconscious processing</w:t>
      </w:r>
      <w:r>
        <w:t xml:space="preserve"> might be underestimated</w:t>
      </w:r>
      <w:r w:rsidR="00D03D49">
        <w:t xml:space="preserve"> due to</w:t>
      </w:r>
      <w:r w:rsidR="00976673">
        <w:t xml:space="preserve"> </w:t>
      </w:r>
      <w:r w:rsidR="00D1694D">
        <w:t xml:space="preserve">insensitive measures of the </w:t>
      </w:r>
      <w:r w:rsidR="00D03D49">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r w:rsidR="000A26D5">
        <w:t xml:space="preserve">response </w:t>
      </w:r>
      <w:r w:rsidR="00EC1FED">
        <w:t xml:space="preserve">time, </w:t>
      </w:r>
      <w:r w:rsidR="007A0222">
        <w:t>typically taken via</w:t>
      </w:r>
      <w:r w:rsidR="00EC1FED">
        <w:t xml:space="preserve"> </w:t>
      </w:r>
      <w:r w:rsidR="00AE2150">
        <w:t xml:space="preserve">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E70C4">
        <w:t>Notably</w:t>
      </w:r>
      <w:r w:rsidR="006568FE">
        <w:t>,</w:t>
      </w:r>
      <w:r w:rsidR="00D044AA">
        <w:t xml:space="preserve"> </w:t>
      </w:r>
      <w:r w:rsidR="007A0222">
        <w:t>RTs</w:t>
      </w:r>
      <w:r w:rsidR="00AD6FB1">
        <w:t xml:space="preserve"> only index the end result of the response and do not</w:t>
      </w:r>
      <w:r w:rsidR="000B581A">
        <w:t xml:space="preserve"> </w:t>
      </w:r>
      <w:r w:rsidR="002A2A03">
        <w:t xml:space="preserve">provide </w:t>
      </w:r>
      <w:r w:rsidR="006C30C7">
        <w:t xml:space="preserve">insight </w:t>
      </w:r>
      <w:r w:rsidR="00555C3D">
        <w:t xml:space="preserve">into </w:t>
      </w:r>
      <w:r w:rsidR="006C30C7">
        <w:t xml:space="preserve">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r w:rsidR="00DE70C4">
        <w:t xml:space="preserve"> Thus, focusing on RTs might lead to losing rich information </w:t>
      </w:r>
      <w:del w:id="14" w:author="Chen Heller" w:date="2023-08-02T14:38:00Z">
        <w:r w:rsidR="00DE70C4" w:rsidDel="00F71B41">
          <w:delText xml:space="preserve">that </w:delText>
        </w:r>
      </w:del>
      <w:ins w:id="15" w:author="Chen Heller" w:date="2023-08-02T14:38:00Z">
        <w:r w:rsidR="00F71B41">
          <w:t>which</w:t>
        </w:r>
        <w:r w:rsidR="00F71B41">
          <w:t xml:space="preserve"> </w:t>
        </w:r>
      </w:ins>
      <w:r w:rsidR="00DE70C4">
        <w:t>could potentially unravel unconscious processing</w:t>
      </w:r>
      <w:r w:rsidR="007C5932">
        <w:t xml:space="preserve"> that </w:t>
      </w:r>
      <w:del w:id="16" w:author="zeev" w:date="2023-07-25T12:16:00Z">
        <w:r w:rsidR="007C5932" w:rsidDel="00871791">
          <w:delText xml:space="preserve">might </w:delText>
        </w:r>
      </w:del>
      <w:ins w:id="17" w:author="zeev" w:date="2023-07-25T12:16:00Z">
        <w:r w:rsidR="00871791">
          <w:t xml:space="preserve">would </w:t>
        </w:r>
      </w:ins>
      <w:r w:rsidR="007C5932">
        <w:t>otherwise go unnoticed.</w:t>
      </w:r>
      <w:r w:rsidR="00DE70C4">
        <w:t xml:space="preserve"> </w:t>
      </w:r>
    </w:p>
    <w:p w14:paraId="36583870" w14:textId="1C7EAD49" w:rsidR="002C1CE0" w:rsidRDefault="00837CD9" w:rsidP="00B9126E">
      <w:pPr>
        <w:rPr>
          <w:rtl/>
        </w:rPr>
        <w:pPrChange w:id="18" w:author="Chen Heller" w:date="2023-08-02T14:36:00Z">
          <w:pPr>
            <w:ind w:firstLine="0"/>
          </w:pPr>
        </w:pPrChange>
      </w:pPr>
      <w:ins w:id="19" w:author="Chen Heller" w:date="2023-08-02T14:38:00Z">
        <w:r>
          <w:t>M</w:t>
        </w:r>
      </w:ins>
      <w:del w:id="20" w:author="Chen Heller" w:date="2023-08-02T14:36:00Z">
        <w:r w:rsidR="000B52A3" w:rsidDel="006A286A">
          <w:delText>M</w:delText>
        </w:r>
      </w:del>
      <w:r w:rsidR="00B000DC">
        <w:t xml:space="preserve">otion </w:t>
      </w:r>
      <w:r w:rsidR="002C1CE0">
        <w:t>tracking</w:t>
      </w:r>
      <w:del w:id="21" w:author="Chen Heller" w:date="2023-08-02T14:37:00Z">
        <w:r w:rsidR="00B66392" w:rsidDel="006A286A">
          <w:delText>,</w:delText>
        </w:r>
        <w:r w:rsidR="002C1CE0" w:rsidDel="006A286A">
          <w:delText xml:space="preserve"> </w:delText>
        </w:r>
        <w:r w:rsidR="000B52A3" w:rsidDel="006A286A">
          <w:delText>on the other hand</w:delText>
        </w:r>
      </w:del>
      <w:r w:rsidR="000B52A3">
        <w:t xml:space="preserve">, </w:t>
      </w:r>
      <w:ins w:id="22" w:author="Chen Heller" w:date="2023-08-02T14:38:00Z">
        <w:r>
          <w:t xml:space="preserve">on the other hand, </w:t>
        </w:r>
      </w:ins>
      <w:r w:rsidR="000B52A3">
        <w:t>provides such rich information. Already a</w:t>
      </w:r>
      <w:r w:rsidR="002C1CE0">
        <w:t xml:space="preserve"> popular tool for </w:t>
      </w:r>
      <w:r w:rsidR="003B68E7">
        <w:t xml:space="preserve">unraveling </w:t>
      </w:r>
      <w:r w:rsidR="002C1CE0">
        <w:t xml:space="preserve">cognitive </w:t>
      </w:r>
      <w:r w:rsidR="00A30850">
        <w:t>processes</w:t>
      </w:r>
      <w:r w:rsidR="004F4999">
        <w:t xml:space="preserve"> </w:t>
      </w:r>
      <w:r w:rsidR="008C6829">
        <w:fldChar w:fldCharType="begin"/>
      </w:r>
      <w:r w:rsidR="00100DF5">
        <w:instrText xml:space="preserve"> ADDIN ZOTERO_ITEM CSL_CITATION {"citationID":"3h4vXlZ4","properties":{"formattedCitation":"(Dotan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100DF5" w:rsidRPr="00100DF5">
        <w:rPr>
          <w:rFonts w:ascii="Times New Roman" w:hAnsi="Times New Roman" w:cs="Times New Roman"/>
        </w:rPr>
        <w:t>(Dotan et al., 2019; Freeman et al., 2011)</w:t>
      </w:r>
      <w:r w:rsidR="008C6829">
        <w:fldChar w:fldCharType="end"/>
      </w:r>
      <w:r w:rsidR="00017A5E">
        <w:t xml:space="preserve"> </w:t>
      </w:r>
      <w:r w:rsidR="00036E90">
        <w:t xml:space="preserve">motion tracking </w:t>
      </w:r>
      <w:r w:rsidR="00017A5E">
        <w:t xml:space="preserve">might </w:t>
      </w:r>
      <w:r w:rsidR="00036E90">
        <w:t xml:space="preserve">accordingly </w:t>
      </w:r>
      <w:r w:rsidR="00017A5E">
        <w:t xml:space="preserve">prove to be </w:t>
      </w:r>
      <w:del w:id="23" w:author="zeev" w:date="2023-07-25T12:17:00Z">
        <w:r w:rsidR="00017A5E" w:rsidDel="00871791">
          <w:delText xml:space="preserve">a </w:delText>
        </w:r>
      </w:del>
      <w:r w:rsidR="00017A5E">
        <w:t xml:space="preserve">powerful </w:t>
      </w:r>
      <w:r w:rsidR="00036E90">
        <w:t>also</w:t>
      </w:r>
      <w:r w:rsidR="00BF5E08">
        <w:t xml:space="preserve"> </w:t>
      </w:r>
      <w:r w:rsidR="00017A5E">
        <w:t>for detecting unconscious</w:t>
      </w:r>
      <w:r w:rsidR="00A04C37">
        <w:t xml:space="preserve"> processes</w:t>
      </w:r>
      <w:r w:rsidR="002C1CE0">
        <w:t xml:space="preserve">. </w:t>
      </w:r>
      <w:r w:rsidR="00A464E8">
        <w:t>Contrary to keyboard RT</w:t>
      </w:r>
      <w:r w:rsidR="00B66392">
        <w:t>s,</w:t>
      </w:r>
      <w:r w:rsidR="00A464E8">
        <w:t xml:space="preserve"> which produce a discrete value for each trial, motion tracking </w:t>
      </w:r>
      <w:r w:rsidR="00BF5E08">
        <w:t xml:space="preserve">yields </w:t>
      </w:r>
      <w:r w:rsidR="00A464E8">
        <w:t>a cont</w:t>
      </w:r>
      <w:r w:rsidR="0075797D">
        <w:t xml:space="preserve">inuous set of values </w:t>
      </w:r>
      <w:r w:rsidR="004E40AB">
        <w:t xml:space="preserve">that </w:t>
      </w:r>
      <w:r w:rsidR="0075797D">
        <w:t xml:space="preserve">is better suited for tracking </w:t>
      </w:r>
      <w:r w:rsidR="00E91B25">
        <w:t>ongoing</w:t>
      </w:r>
      <w:r w:rsidR="0075797D">
        <w:t xml:space="preserve"> </w:t>
      </w:r>
      <w:r w:rsidR="00AF0C32">
        <w:t>cognitive processes</w:t>
      </w:r>
      <w:r w:rsidR="005C66F0">
        <w:t xml:space="preserve">, allowing </w:t>
      </w:r>
      <w:r w:rsidR="000259CC">
        <w:t xml:space="preserve">further insight </w:t>
      </w:r>
      <w:r w:rsidR="00B62452">
        <w:t xml:space="preserve">into </w:t>
      </w:r>
      <w:r w:rsidR="00412F43">
        <w:t xml:space="preserve">their </w:t>
      </w:r>
      <w:r w:rsidR="00BE7F64">
        <w:t>development</w:t>
      </w:r>
      <w:r w:rsidR="0045492E">
        <w:t xml:space="preserve"> over time</w:t>
      </w:r>
      <w:r w:rsidR="00D92A4F">
        <w:t xml:space="preserve"> </w:t>
      </w:r>
      <w:r w:rsidR="00E13B48">
        <w:fldChar w:fldCharType="begin"/>
      </w:r>
      <w:r w:rsidR="00F03EAA">
        <w:instrText xml:space="preserve"> ADDIN ZOTERO_ITEM CSL_CITATION {"citationID":"pwmrVOIQ","properties":{"formattedCitation":"(Farmer et al., 2007)","plainCitation":"(Farmer et al., 2007)","dontUpdate":true,"noteIndex":0},"citationItems":[{"id":538,"uris":["http://zotero.org/users/8275165/items/WA2F3URH"],"itemData":{"id":538,"type":"article-journal","abstract":"Although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C50EBB" w:rsidRPr="00C50EBB">
        <w:rPr>
          <w:rFonts w:ascii="Times New Roman" w:hAnsi="Times New Roman" w:cs="Times New Roman"/>
        </w:rPr>
        <w:t>(</w:t>
      </w:r>
      <w:r w:rsidR="00D92A4F">
        <w:rPr>
          <w:rFonts w:ascii="Times New Roman" w:hAnsi="Times New Roman" w:cs="Times New Roman"/>
        </w:rPr>
        <w:t xml:space="preserve">e.g., </w:t>
      </w:r>
      <w:r w:rsidR="00C50EBB" w:rsidRPr="00C50EBB">
        <w:rPr>
          <w:rFonts w:ascii="Times New Roman" w:hAnsi="Times New Roman" w:cs="Times New Roman"/>
        </w:rPr>
        <w:t>Farmer et al., 2007</w:t>
      </w:r>
      <w:r w:rsidR="00D92A4F">
        <w:rPr>
          <w:rFonts w:ascii="Times New Roman" w:hAnsi="Times New Roman" w:cs="Times New Roman"/>
        </w:rPr>
        <w:t xml:space="preserve">; </w:t>
      </w:r>
      <w:del w:id="24" w:author="zeev" w:date="2023-07-25T12:18:00Z">
        <w:r w:rsidR="00C50EBB" w:rsidRPr="00C50EBB" w:rsidDel="00871791">
          <w:rPr>
            <w:rFonts w:ascii="Times New Roman" w:hAnsi="Times New Roman" w:cs="Times New Roman"/>
          </w:rPr>
          <w:delText>)</w:delText>
        </w:r>
      </w:del>
      <w:r w:rsidR="00E13B48">
        <w:fldChar w:fldCharType="end"/>
      </w:r>
      <w:r w:rsidR="00EB56BD">
        <w:fldChar w:fldCharType="begin"/>
      </w:r>
      <w:r w:rsidR="00F03EAA">
        <w:instrText xml:space="preserve"> ADDIN ZOTERO_ITEM CSL_CITATION {"citationID":"EP1hTI4t","properties":{"formattedCitation":"(Freeman et al., 2008)","plainCitation":"(Freeman et al., 2008)","dontUpdate":true,"noteIndex":0},"citationItems":[{"id":746,"uris":["http://zotero.org/users/8275165/items/G85RI4SC"],"itemData":{"id":746,"type":"article-journal","abstract":"People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C50EBB" w:rsidRPr="00C50EBB">
        <w:rPr>
          <w:rFonts w:ascii="Times New Roman" w:hAnsi="Times New Roman" w:cs="Times New Roman"/>
        </w:rPr>
        <w:t>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 xml:space="preserve">that are not available when using non-continuous </w:t>
      </w:r>
      <w:proofErr w:type="gramStart"/>
      <w:r w:rsidR="00817016">
        <w:t>measures</w:t>
      </w:r>
      <w:r w:rsidR="00621AE6">
        <w:t>, and</w:t>
      </w:r>
      <w:proofErr w:type="gramEnd"/>
      <w:r w:rsidR="00621AE6">
        <w:t xml:space="preserve"> might reveal </w:t>
      </w:r>
      <w:r w:rsidR="00D92A4F">
        <w:t xml:space="preserve">hidden </w:t>
      </w:r>
      <w:r w:rsidR="00621AE6">
        <w:t>effect</w:t>
      </w:r>
      <w:r w:rsidR="00D92A4F">
        <w:t>s</w:t>
      </w:r>
      <w:r w:rsidR="00817016">
        <w:t>. One such parameter is velocity</w:t>
      </w:r>
      <w:r w:rsidR="007B5A36">
        <w:t>,</w:t>
      </w:r>
      <w:r w:rsidR="00817016">
        <w:t xml:space="preserve"> which </w:t>
      </w:r>
      <w:r w:rsidR="00D5319F">
        <w:t xml:space="preserve">was </w:t>
      </w:r>
      <w:r w:rsidR="00817016">
        <w:t>used</w:t>
      </w:r>
      <w:r w:rsidR="007B5A36">
        <w:t>, for example,</w:t>
      </w:r>
      <w:r w:rsidR="00817016">
        <w:t xml:space="preserve">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w:t>
      </w:r>
      <w:r w:rsidR="00BC60C1" w:rsidRPr="00536C25">
        <w:rPr>
          <w:rFonts w:ascii="Times New Roman" w:hAnsi="Times New Roman" w:cs="Times New Roman"/>
        </w:rPr>
        <w:t>Dotan et al., 2018</w:t>
      </w:r>
      <w:r w:rsidR="00BC60C1" w:rsidRPr="00BC60C1">
        <w:rPr>
          <w:rFonts w:ascii="Times New Roman" w:hAnsi="Times New Roman" w:cs="Times New Roman"/>
        </w:rPr>
        <w:t>)</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7B5A36">
        <w:t xml:space="preserve">which </w:t>
      </w:r>
      <w:r w:rsidR="00485A14">
        <w:t>are not</w:t>
      </w:r>
      <w:r w:rsidR="00032C67">
        <w:t xml:space="preserve"> possible</w:t>
      </w:r>
      <w:r w:rsidR="00D16D80">
        <w:t xml:space="preserve"> </w:t>
      </w:r>
      <w:r w:rsidR="00B45C8C">
        <w:t xml:space="preserve">to detect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59673D">
        <w:instrText xml:space="preserve"> ADDIN ZOTERO_ITEM CSL_CITATION {"citationID":"kbSaAJRu","properties":{"formattedCitation":"(Resulaj et al., 2009)","plainCitation":"(Resulaj et al., 2009)","dontUpdate":true,"noteIndex":0},"citationItems":[{"id":757,"uris":["http://zotero.org/users/8275165/items/YDVCK6EM"],"itemData":{"id":757,"type":"article-journal","abstract":"How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N."}],"issued":{"date-parts":[["2009",9]]}}}],"schema":"https://github.com/citation-style-language/schema/raw/master/csl-citation.json"} </w:instrText>
      </w:r>
      <w:r w:rsidR="00B65CB3">
        <w:fldChar w:fldCharType="separate"/>
      </w:r>
      <w:r w:rsidR="008A297A" w:rsidRPr="008A297A">
        <w:rPr>
          <w:rFonts w:ascii="Times New Roman" w:hAnsi="Times New Roman" w:cs="Times New Roman"/>
        </w:rPr>
        <w:t>(</w:t>
      </w:r>
      <w:r w:rsidR="00B45C8C">
        <w:rPr>
          <w:rFonts w:ascii="Times New Roman" w:hAnsi="Times New Roman" w:cs="Times New Roman"/>
        </w:rPr>
        <w:t xml:space="preserve">e.g., </w:t>
      </w:r>
      <w:r w:rsidR="008A297A" w:rsidRPr="008A297A">
        <w:rPr>
          <w:rFonts w:ascii="Times New Roman" w:hAnsi="Times New Roman" w:cs="Times New Roman"/>
        </w:rPr>
        <w:t>Resulaj et al., 2009)</w:t>
      </w:r>
      <w:r w:rsidR="00B65CB3">
        <w:fldChar w:fldCharType="end"/>
      </w:r>
      <w:r w:rsidR="00485A14">
        <w:t>.</w:t>
      </w:r>
    </w:p>
    <w:p w14:paraId="74FFDFA6" w14:textId="3C326563" w:rsidR="00252575" w:rsidRDefault="00FD1495" w:rsidP="00524228">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w:t>
      </w:r>
      <w:del w:id="25" w:author="Chen Heller" w:date="2023-08-02T11:27:00Z">
        <w:r w:rsidR="0035360E" w:rsidDel="00A03E09">
          <w:delText xml:space="preserve">evoke </w:delText>
        </w:r>
      </w:del>
      <w:ins w:id="26" w:author="Chen Heller" w:date="2023-08-02T11:27:00Z">
        <w:r w:rsidR="00A03E09">
          <w:t>elicit</w:t>
        </w:r>
        <w:r w:rsidR="00A03E09">
          <w:t xml:space="preserve"> </w:t>
        </w:r>
      </w:ins>
      <w:r w:rsidR="0035360E">
        <w:t xml:space="preserve">conflicts between </w:t>
      </w:r>
      <w:r w:rsidR="00EF72DE">
        <w:t>the</w:t>
      </w:r>
      <w:r w:rsidR="00EF3B5E">
        <w:t xml:space="preserve"> prime and target</w:t>
      </w:r>
      <w:r w:rsidR="003C716D">
        <w:t>.</w:t>
      </w:r>
      <w:r w:rsidR="00EF3B5E">
        <w:t xml:space="preserve"> </w:t>
      </w:r>
      <w:r w:rsidR="003C716D">
        <w:t xml:space="preserve">This </w:t>
      </w:r>
      <w:del w:id="27" w:author="Chen Heller" w:date="2023-08-02T11:28:00Z">
        <w:r w:rsidR="003C716D" w:rsidDel="00A03E09">
          <w:delText xml:space="preserve">was done </w:delText>
        </w:r>
      </w:del>
      <w:ins w:id="28" w:author="Chen Heller" w:date="2023-08-02T11:28:00Z">
        <w:r w:rsidR="00A03E09">
          <w:t xml:space="preserve">aspect </w:t>
        </w:r>
      </w:ins>
      <w:ins w:id="29" w:author="Chen Heller" w:date="2023-08-02T11:29:00Z">
        <w:r w:rsidR="00136CCD">
          <w:t xml:space="preserve">has been explored </w:t>
        </w:r>
      </w:ins>
      <w:r w:rsidR="003C716D">
        <w:t>in a handful of studies</w:t>
      </w:r>
      <w:del w:id="30" w:author="Chen Heller" w:date="2023-08-02T11:29:00Z">
        <w:r w:rsidR="003C716D" w:rsidDel="00136CCD">
          <w:delText xml:space="preserve">: </w:delText>
        </w:r>
      </w:del>
      <w:ins w:id="31" w:author="Chen Heller" w:date="2023-08-02T11:29:00Z">
        <w:r w:rsidR="00136CCD">
          <w:t>.</w:t>
        </w:r>
        <w:r w:rsidR="00136CCD">
          <w:t xml:space="preserve"> </w:t>
        </w:r>
      </w:ins>
      <w:del w:id="32" w:author="Chen Heller" w:date="2023-08-02T11:29:00Z">
        <w:r w:rsidR="00E8074E" w:rsidDel="00136CCD">
          <w:delText xml:space="preserve">two </w:delText>
        </w:r>
      </w:del>
      <w:commentRangeStart w:id="33"/>
      <w:ins w:id="34" w:author="Chen Heller" w:date="2023-08-02T11:29:00Z">
        <w:r w:rsidR="00136CCD">
          <w:t>T</w:t>
        </w:r>
        <w:r w:rsidR="00136CCD">
          <w:t xml:space="preserve">wo </w:t>
        </w:r>
        <w:r w:rsidR="00136CCD">
          <w:t xml:space="preserve">such </w:t>
        </w:r>
      </w:ins>
      <w:r w:rsidR="00E8074E">
        <w:t>studies probed</w:t>
      </w:r>
      <w:r w:rsidR="004E0C6C">
        <w:t xml:space="preserve"> </w:t>
      </w:r>
      <w:r w:rsidR="00952AF8">
        <w:lastRenderedPageBreak/>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preceded by an invisible prime</w:t>
      </w:r>
      <w:del w:id="35" w:author="Chen Heller" w:date="2023-08-02T11:31:00Z">
        <w:r w:rsidR="00C02C68" w:rsidDel="00BE1C96">
          <w:delText xml:space="preserve"> </w:delText>
        </w:r>
        <w:r w:rsidR="00BC1FF9" w:rsidDel="00BE1C96">
          <w:delText xml:space="preserve">of </w:delText>
        </w:r>
        <w:r w:rsidR="004E0C6C" w:rsidDel="00BE1C96">
          <w:delText>a person/animal</w:delText>
        </w:r>
      </w:del>
      <w:r w:rsidR="004E0C6C">
        <w:t xml:space="preserve"> </w:t>
      </w:r>
      <w:r w:rsidR="004879A6">
        <w:t xml:space="preserve">using </w:t>
      </w:r>
      <w:r w:rsidR="00C02C68">
        <w:t>a reaching response</w:t>
      </w:r>
      <w:del w:id="36" w:author="Chen Heller" w:date="2023-08-02T11:32:00Z">
        <w:r w:rsidR="00C02C68" w:rsidDel="00BE1C96">
          <w:delText xml:space="preserve">, </w:delText>
        </w:r>
        <w:r w:rsidR="004D6C22" w:rsidDel="00BE1C96">
          <w:delText xml:space="preserve">while </w:delText>
        </w:r>
        <w:r w:rsidR="00C02C68" w:rsidDel="00BE1C96">
          <w:delText>movement was tracked</w:delText>
        </w:r>
      </w:del>
      <w:commentRangeEnd w:id="33"/>
      <w:r w:rsidR="00BE1C96">
        <w:rPr>
          <w:rStyle w:val="CommentReference"/>
        </w:rPr>
        <w:commentReference w:id="33"/>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del w:id="37" w:author="Chen Heller" w:date="2023-08-02T11:37:00Z">
        <w:r w:rsidR="00F6282F" w:rsidDel="00FD0007">
          <w:delText xml:space="preserve"> </w:delText>
        </w:r>
        <w:r w:rsidR="00C25B06" w:rsidDel="00FD0007">
          <w:fldChar w:fldCharType="begin"/>
        </w:r>
        <w:r w:rsidR="008D13A3" w:rsidDel="00FD0007">
          <w:del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delInstrText>
        </w:r>
        <w:r w:rsidR="00C25B06" w:rsidDel="00FD0007">
          <w:fldChar w:fldCharType="separate"/>
        </w:r>
        <w:r w:rsidR="00C25B06" w:rsidRPr="00C25B06" w:rsidDel="00FD0007">
          <w:rPr>
            <w:rFonts w:ascii="Times New Roman" w:hAnsi="Times New Roman" w:cs="Times New Roman"/>
          </w:rPr>
          <w:delText>(</w:delText>
        </w:r>
        <w:r w:rsidR="00E75527" w:rsidDel="00FD0007">
          <w:rPr>
            <w:rFonts w:ascii="Times New Roman" w:hAnsi="Times New Roman" w:cs="Times New Roman"/>
          </w:rPr>
          <w:delText xml:space="preserve">Experiment 1 in </w:delText>
        </w:r>
        <w:r w:rsidR="00C25B06" w:rsidRPr="00C25B06" w:rsidDel="00FD0007">
          <w:rPr>
            <w:rFonts w:ascii="Times New Roman" w:hAnsi="Times New Roman" w:cs="Times New Roman"/>
          </w:rPr>
          <w:delText>Finkbeiner &amp; Friedman, 2011)</w:delText>
        </w:r>
        <w:r w:rsidR="00C25B06" w:rsidDel="00FD0007">
          <w:fldChar w:fldCharType="end"/>
        </w:r>
      </w:del>
      <w:r w:rsidR="00F6282F">
        <w:t>,</w:t>
      </w:r>
      <w:r w:rsidR="004E0C6C">
        <w:t xml:space="preserve"> </w:t>
      </w:r>
      <w:r w:rsidR="007A3A61">
        <w:t>there</w:t>
      </w:r>
      <w:r w:rsidR="00621D4B">
        <w:t>by</w:t>
      </w:r>
      <w:r w:rsidR="007A3A61">
        <w:t xml:space="preserve"> </w:t>
      </w:r>
      <w:r w:rsidR="00E07041">
        <w:t>indicating</w:t>
      </w:r>
      <w:r w:rsidR="007A3A61">
        <w:t xml:space="preserve"> </w:t>
      </w:r>
      <w:r w:rsidR="004E0C6C">
        <w:t>that the semantic meaning of prime</w:t>
      </w:r>
      <w:r w:rsidR="00E371B2">
        <w:t>s</w:t>
      </w:r>
      <w:r w:rsidR="004E0C6C">
        <w:t xml:space="preserve"> </w:t>
      </w:r>
      <w:r w:rsidR="00E371B2">
        <w:t xml:space="preserve">can be </w:t>
      </w:r>
      <w:r w:rsidR="003C57F0">
        <w:t xml:space="preserve">processed </w:t>
      </w:r>
      <w:r w:rsidR="005B3FFA">
        <w:t>unconscious</w:t>
      </w:r>
      <w:r w:rsidR="0032453F">
        <w:t>ly</w:t>
      </w:r>
      <w:r w:rsidR="008E0CE3">
        <w:t xml:space="preserve"> </w:t>
      </w:r>
      <w:r w:rsidR="00420C79">
        <w:fldChar w:fldCharType="begin"/>
      </w:r>
      <w:r w:rsidR="00524228">
        <w:instrText xml:space="preserve"> ADDIN ZOTERO_ITEM CSL_CITATION {"citationID":"dRLT4L3j","properties":{"formattedCitation":"(Finkbeiner &amp; Friedman, 2011; Friedman &amp; Finkbeiner, 2010)","plainCitation":"(Finkbeiner &amp; Friedman, 2011; Friedman &amp; Finkbeiner, 2010)","noteIndex":0},"citationItems":[{"id":323,"uris":["http://zotero.org/users/8275165/items/D5LP77YK"],"itemData":{"id":323,"type":"article-journal","abstract":"Background: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524228" w:rsidRPr="00524228">
        <w:rPr>
          <w:rFonts w:ascii="Times New Roman" w:hAnsi="Times New Roman" w:cs="Times New Roman"/>
        </w:rPr>
        <w:t>(Finkbeiner &amp; Friedman, 2011; Friedman &amp; Finkbeiner, 2010)</w:t>
      </w:r>
      <w:r w:rsidR="00420C79">
        <w:fldChar w:fldCharType="end"/>
      </w:r>
      <w:r w:rsidR="003C57F0">
        <w:t>.</w:t>
      </w:r>
      <w:r w:rsidR="00471A10">
        <w:t xml:space="preserve"> </w:t>
      </w:r>
      <w:r w:rsidR="000805E5">
        <w:t xml:space="preserve">A similar result was found for </w:t>
      </w:r>
      <w:r w:rsidR="00861428">
        <w:t xml:space="preserve">digits </w:t>
      </w:r>
      <w:r w:rsidR="000805E5">
        <w:t xml:space="preserve">and </w:t>
      </w:r>
      <w:r w:rsidR="00861428">
        <w:t xml:space="preserve">letters </w:t>
      </w:r>
      <w:r w:rsidR="000805E5">
        <w:t>classification</w:t>
      </w:r>
      <w:r w:rsidR="008E0CE3">
        <w:t xml:space="preserve"> </w:t>
      </w:r>
      <w:r w:rsidR="00660F7A" w:rsidRPr="00FF08AE">
        <w:fldChar w:fldCharType="begin"/>
      </w:r>
      <w:r w:rsidR="008D13A3" w:rsidRPr="00FF08AE">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rsidRPr="00FF08AE">
        <w:fldChar w:fldCharType="separate"/>
      </w:r>
      <w:r w:rsidR="00660F7A" w:rsidRPr="00FF08AE">
        <w:rPr>
          <w:rFonts w:ascii="Times New Roman" w:hAnsi="Times New Roman" w:cs="Times New Roman"/>
        </w:rPr>
        <w:t>(</w:t>
      </w:r>
      <w:r w:rsidR="00E75527" w:rsidRPr="00FF08AE">
        <w:rPr>
          <w:rFonts w:ascii="Times New Roman" w:hAnsi="Times New Roman" w:cs="Times New Roman"/>
        </w:rPr>
        <w:t xml:space="preserve">Experiment 2 in </w:t>
      </w:r>
      <w:r w:rsidR="00660F7A" w:rsidRPr="00FF08AE">
        <w:rPr>
          <w:rFonts w:ascii="Times New Roman" w:hAnsi="Times New Roman" w:cs="Times New Roman"/>
        </w:rPr>
        <w:t>Finkbeiner &amp; Friedman, 2011)</w:t>
      </w:r>
      <w:r w:rsidR="00660F7A" w:rsidRPr="00FF08AE">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prime (compared to a congruent 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22B9E7AB" w:rsidR="0007249B" w:rsidRDefault="00794090" w:rsidP="000F3303">
      <w:pPr>
        <w:rPr>
          <w:rtl/>
        </w:rPr>
      </w:pPr>
      <w:r>
        <w:t>Thus, motion tracking can be used to unravel unconscious processing as it unfolds</w:t>
      </w:r>
      <w:r w:rsidR="004A7F8B">
        <w:t>,</w:t>
      </w:r>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 RTs, yet without directly comparing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t>
      </w:r>
      <w:r w:rsidR="0014572D">
        <w:t xml:space="preserve">the mask </w:t>
      </w:r>
      <w:r w:rsidR="006C164D">
        <w:t xml:space="preserve">was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 the center, forcing </w:t>
      </w:r>
      <w:r w:rsidR="00045011">
        <w:t xml:space="preserve">them </w:t>
      </w:r>
      <w:r w:rsidR="006C164D">
        <w:t xml:space="preserve">to correct their movement </w:t>
      </w:r>
      <w:proofErr w:type="gramStart"/>
      <w:r w:rsidR="006C164D">
        <w:t>mid-</w:t>
      </w:r>
      <w:r w:rsidR="00B6032F">
        <w:t>way</w:t>
      </w:r>
      <w:proofErr w:type="gramEnd"/>
      <w:r w:rsidR="006C164D">
        <w:t>. The correcting movement's onset, length and velocity were influenced by the prime-target congruency</w:t>
      </w:r>
      <w:r w:rsidR="0014572D">
        <w:t>,</w:t>
      </w:r>
      <w:r w:rsidR="006C164D">
        <w:t xml:space="preserve"> </w:t>
      </w:r>
      <w:r w:rsidR="00696384">
        <w:t>supporting</w:t>
      </w:r>
      <w:r w:rsidR="006C164D">
        <w:t xml:space="preserve">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 xml:space="preserve">the effect of unconscious dorsal – as opposed to ventral – processing on decisions was examined using a subliminal priming paradigm. Primes and targets were images of </w:t>
      </w:r>
      <w:r w:rsidR="006C164D">
        <w:lastRenderedPageBreak/>
        <w:t>animals/tools that belonged to the same/different semantic category and had a similar/different shape (i.e., elongated/round) and therefor</w:t>
      </w:r>
      <w:r w:rsidR="001151CF">
        <w:t>e</w:t>
      </w:r>
      <w:r w:rsidR="006C164D">
        <w:t xml:space="preserve"> similar/different affordances. </w:t>
      </w:r>
      <w:bookmarkStart w:id="38" w:name="_Hlk110934244"/>
      <w:r w:rsidR="006C164D">
        <w:t xml:space="preserve">When responses were given via a keyboard, </w:t>
      </w:r>
      <w:bookmarkEnd w:id="38"/>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w:t>
      </w:r>
      <w:r w:rsidR="00C50459">
        <w:t>rounded</w:t>
      </w:r>
      <w:r w:rsidR="006C164D">
        <w:t xml:space="preserv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 xml:space="preserve">concluded that dorsal-stream processing contributes </w:t>
      </w:r>
      <w:r w:rsidR="0087554C">
        <w:t>grasp-</w:t>
      </w:r>
      <w:r w:rsidR="006C164D">
        <w:t xml:space="preserve">related information to </w:t>
      </w:r>
      <w:r w:rsidR="0087554C">
        <w:t>decision-</w:t>
      </w:r>
      <w:r w:rsidR="006C164D">
        <w:t>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62933302" w:rsidR="00DF649A" w:rsidRDefault="00347120" w:rsidP="009B2959">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 xml:space="preserve">(Malejka et al., </w:t>
      </w:r>
      <w:r w:rsidR="008E682F" w:rsidRPr="008E682F">
        <w:rPr>
          <w:rFonts w:ascii="Times New Roman" w:hAnsi="Times New Roman" w:cs="Times New Roman"/>
        </w:rPr>
        <w:lastRenderedPageBreak/>
        <w:t>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del w:id="39" w:author="Chen Heller" w:date="2023-07-31T19:37:00Z">
        <w:r w:rsidR="00696384" w:rsidDel="009B2959">
          <w:delText>(</w:delText>
        </w:r>
      </w:del>
      <w:r w:rsidR="009B2959">
        <w:fldChar w:fldCharType="begin"/>
      </w:r>
      <w:r w:rsidR="009B2959">
        <w:instrText xml:space="preserve"> ADDIN ZOTERO_ITEM CSL_CITATION {"citationID":"7qlSJnlA","properties":{"formattedCitation":"(Yaron et al., 2022)","plainCitation":"(Yaron et al., 2022)","noteIndex":0},"citationItems":[{"id":972,"uris":["http://zotero.org/users/8275165/items/R7KWXAAV"],"itemData":{"id":972,"type":"report","abstract":"How convincing is current evidence for unconscious processing? Recently, a major criticism suggested that this evidence might be fully explained by a mere statistical phenomenon: regression to the mean (RttM). Since excluding participants based on an awareness assessment is a common practice in such studies, this post-hoc data selection might evoke RttM and lead to false effects that are driven by aware participants wrongfully classified as unaware. Here, we examined this criticism using both simulations and data from 15 studies probing unconscious processing (43 effects overall). In line with the original criticism, we confirmed that the reliability of awareness measures in the field is concerningly low. Yet using simulations we showed that reliability measures might be unsuitable for estimating error in awareness measures. Furthermore, we examined three proposed ways to assess whether an effect is genuine or reflects RttM; all suffered from substantial limitations, such as a lack of power or an unjustified linearity assumption. Accordingly, we suggest a new nonparametric solution, which enjoys high sensitivity and relatively high power. Together, this work emphasizes the need to account for the contribution of measurement error to effects of unconscious processing. It further suggests a way to meet the important challenge posed by RttM, in an attempt to establish a reliable and robust corpus of knowledge in studying unconscious processing.","genre":"preprint","language":"en","note":"DOI: 10.31234/osf.io/wmucy","publisher":"PsyArXiv","source":"DOI.org (Crossref)","title":"Progressing, not regressing: a possible solution to the problem of regression to the mean in unconscious processing studies","title-short":"Progressing, not regressing","URL":"https://osf.io/wmucy","author":[{"family":"Yaron","given":"Itay"},{"family":"Zeevi","given":"Yoav"},{"family":"Korisky","given":"Uri"},{"family":"Marshall","given":"William"},{"family":"Mudrik","given":"Liad"}],"accessed":{"date-parts":[["2023",7,31]]},"issued":{"date-parts":[["2022",5,10]]}}}],"schema":"https://github.com/citation-style-language/schema/raw/master/csl-citation.json"} </w:instrText>
      </w:r>
      <w:r w:rsidR="009B2959">
        <w:fldChar w:fldCharType="separate"/>
      </w:r>
      <w:r w:rsidR="009B2959" w:rsidRPr="009B2959">
        <w:rPr>
          <w:rFonts w:ascii="Times New Roman" w:hAnsi="Times New Roman" w:cs="Times New Roman"/>
        </w:rPr>
        <w:t>(Yaron et al., 2022)</w:t>
      </w:r>
      <w:r w:rsidR="009B2959">
        <w:fldChar w:fldCharType="end"/>
      </w:r>
      <w:del w:id="40" w:author="Chen Heller" w:date="2023-07-31T19:37:00Z">
        <w:r w:rsidR="00696384" w:rsidDel="009B2959">
          <w:delText>Yaron et al., in press)</w:delText>
        </w:r>
      </w:del>
      <w:r w:rsidR="00F42D58">
        <w:t>.</w:t>
      </w:r>
    </w:p>
    <w:p w14:paraId="017CF663" w14:textId="17BBAB8D" w:rsidR="008673AD" w:rsidRDefault="00F5189C" w:rsidP="0037729E">
      <w:r>
        <w:t>Furthermore</w:t>
      </w:r>
      <w:r w:rsidR="00D06351">
        <w:t>,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 xml:space="preserve">to </w:t>
      </w:r>
      <w:proofErr w:type="gramStart"/>
      <w:r w:rsidR="00007C6C">
        <w:t>remap</w:t>
      </w:r>
      <w:proofErr w:type="gramEnd"/>
      <w:r w:rsidR="00007C6C">
        <w:t xml:space="preserve"> the real</w:t>
      </w:r>
      <w:r w:rsidR="0007259E">
        <w:t>-</w:t>
      </w:r>
      <w:r w:rsidR="00007C6C">
        <w:t xml:space="preserve">world representation into 2D. </w:t>
      </w:r>
      <w:r w:rsidR="00D06351">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E7111D">
        <w:t>,</w:t>
      </w:r>
      <w:r w:rsidR="000152A6">
        <w:t xml:space="preserve"> </w:t>
      </w:r>
      <w:r w:rsidR="003C63AA">
        <w:t xml:space="preserve">consequently </w:t>
      </w:r>
      <w:r w:rsidR="0066759C">
        <w:t>suppress</w:t>
      </w:r>
      <w:r w:rsidR="003C63AA">
        <w:t>ing</w:t>
      </w:r>
      <w:r w:rsidR="0066759C">
        <w:t xml:space="preserve">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r w:rsidR="00977059">
        <w:t>reaching</w:t>
      </w:r>
      <w:r w:rsidR="00977059" w:rsidRPr="00CA4C70">
        <w:t xml:space="preserve"> </w:t>
      </w:r>
      <w:r w:rsidR="00837DDA">
        <w:t>durations</w:t>
      </w:r>
      <w:r w:rsidR="002C1CE0">
        <w:t>, larger curvatures, faster velocities and 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Reaching movements are also more intuitive than using a mouse, making them less effortful and possibl</w:t>
      </w:r>
      <w:r w:rsidR="000475DF">
        <w:t>y</w:t>
      </w:r>
      <w:r w:rsidR="003C7FCB">
        <w:t xml:space="preserve"> more likely to express fluctuations in the decision </w:t>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w:t>
      </w:r>
      <w:bookmarkStart w:id="41" w:name="_Hlk130133941"/>
      <w:r w:rsidR="00901B3D" w:rsidRPr="00901B3D">
        <w:rPr>
          <w:rFonts w:ascii="Times New Roman" w:hAnsi="Times New Roman" w:cs="Times New Roman"/>
        </w:rPr>
        <w:t>Burk et al., 2014; Moher &amp; Song, 2014</w:t>
      </w:r>
      <w:bookmarkEnd w:id="41"/>
      <w:r w:rsidR="00901B3D" w:rsidRPr="00901B3D">
        <w:rPr>
          <w:rFonts w:ascii="Times New Roman" w:hAnsi="Times New Roman" w:cs="Times New Roman"/>
        </w:rPr>
        <w:t>)</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EF350F">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3D3FAF54" w14:textId="57F709F0" w:rsidR="00D826D9" w:rsidRDefault="00B0131F" w:rsidP="00A25F82">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w:t>
      </w:r>
      <w:r w:rsidR="00E27C91">
        <w:t xml:space="preserve">the </w:t>
      </w:r>
      <w:r w:rsidR="008662C9">
        <w:t>effects of unconscious processing</w:t>
      </w:r>
      <w:r w:rsidR="00104F28">
        <w:t>.</w:t>
      </w:r>
      <w:r w:rsidR="00A00143">
        <w:t xml:space="preserve"> </w:t>
      </w:r>
      <w:r w:rsidR="00C17EFC">
        <w:t xml:space="preserve">To do so, both measures were compared </w:t>
      </w:r>
      <w:r w:rsidR="00C3464D">
        <w:t>o</w:t>
      </w:r>
      <w:r w:rsidR="00C17EFC">
        <w:t>n an</w:t>
      </w:r>
      <w:r w:rsidR="00412D3A">
        <w:t xml:space="preserve"> </w:t>
      </w:r>
      <w:r w:rsidR="00C17EFC">
        <w:t xml:space="preserve">identical priming task. This approach followed the one by </w:t>
      </w:r>
      <w:r w:rsidR="00C17EFC">
        <w:fldChar w:fldCharType="begin"/>
      </w:r>
      <w:r w:rsidR="00C17EFC">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285237">
        <w:rPr>
          <w:rFonts w:ascii="Times New Roman" w:hAnsi="Times New Roman" w:cs="Times New Roman"/>
        </w:rPr>
        <w:t xml:space="preserve">Xiao et al. </w:t>
      </w:r>
      <w:r w:rsidR="00C17EFC">
        <w:rPr>
          <w:rFonts w:ascii="Times New Roman" w:hAnsi="Times New Roman" w:cs="Times New Roman"/>
        </w:rPr>
        <w:t>(</w:t>
      </w:r>
      <w:r w:rsidR="00C17EFC" w:rsidRPr="00285237">
        <w:rPr>
          <w:rFonts w:ascii="Times New Roman" w:hAnsi="Times New Roman" w:cs="Times New Roman"/>
        </w:rPr>
        <w:t>2015)</w:t>
      </w:r>
      <w:r w:rsidR="00C17EFC">
        <w:fldChar w:fldCharType="end"/>
      </w:r>
      <w:r w:rsidR="00C17EFC">
        <w:t xml:space="preserve"> but replaced the mouse response with a more intuitive and less effortful reaching response </w:t>
      </w:r>
      <w:r w:rsidR="00C3463A">
        <w:t>that</w:t>
      </w:r>
      <w:r w:rsidR="00C17EFC">
        <w:t xml:space="preserve"> does not constrain free movement </w:t>
      </w:r>
      <w:r w:rsidR="00C17EFC">
        <w:fldChar w:fldCharType="begin"/>
      </w:r>
      <w:r w:rsidR="00C17EFC">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17EFC">
        <w:fldChar w:fldCharType="separate"/>
      </w:r>
      <w:r w:rsidR="00C17EFC" w:rsidRPr="006911C5">
        <w:rPr>
          <w:rFonts w:ascii="Times New Roman" w:hAnsi="Times New Roman" w:cs="Times New Roman"/>
        </w:rPr>
        <w:t>(Desmurget et al., 1997; Palluel-Germain et al., 2004)</w:t>
      </w:r>
      <w:r w:rsidR="00C17EFC">
        <w:fldChar w:fldCharType="end"/>
      </w:r>
      <w:r w:rsidR="00C17EFC">
        <w:t>. Additionally, it improved the validity of the unconscious results by applying a rigorous awareness detection procedure that included both an objective awareness measure (</w:t>
      </w:r>
      <w:r w:rsidR="002B61D0">
        <w:t xml:space="preserve">a </w:t>
      </w:r>
      <w:r w:rsidR="00C17EFC">
        <w:t>2-forced-choice recognition</w:t>
      </w:r>
      <w:r w:rsidR="002B61D0">
        <w:t xml:space="preserve"> task conducted on the prime; </w:t>
      </w:r>
      <w:commentRangeStart w:id="42"/>
      <w:commentRangeStart w:id="43"/>
      <w:r w:rsidR="002B61D0">
        <w:t xml:space="preserve">Reingold &amp; </w:t>
      </w:r>
      <w:proofErr w:type="spellStart"/>
      <w:r w:rsidR="002B61D0">
        <w:t>Merikle</w:t>
      </w:r>
      <w:proofErr w:type="spellEnd"/>
      <w:r w:rsidR="002B61D0">
        <w:t>, 1988</w:t>
      </w:r>
      <w:commentRangeEnd w:id="42"/>
      <w:r w:rsidR="002B61D0">
        <w:rPr>
          <w:rStyle w:val="CommentReference"/>
        </w:rPr>
        <w:commentReference w:id="42"/>
      </w:r>
      <w:commentRangeEnd w:id="43"/>
      <w:r w:rsidR="00A25F82">
        <w:rPr>
          <w:rStyle w:val="CommentReference"/>
        </w:rPr>
        <w:commentReference w:id="43"/>
      </w:r>
      <w:r w:rsidR="00C17EFC">
        <w:t>) and a subjective trial</w:t>
      </w:r>
      <w:r w:rsidR="00C3463A">
        <w:t>-</w:t>
      </w:r>
      <w:r w:rsidR="00C17EFC">
        <w:t>by</w:t>
      </w:r>
      <w:r w:rsidR="00C3463A">
        <w:t>-</w:t>
      </w:r>
      <w:r w:rsidR="00C17EFC">
        <w:t>trial awareness measure (</w:t>
      </w:r>
      <w:r w:rsidR="002B61D0">
        <w:t xml:space="preserve">Perceptual </w:t>
      </w:r>
      <w:r w:rsidR="00C17EFC">
        <w:t>A</w:t>
      </w:r>
      <w:r w:rsidR="002B61D0">
        <w:t xml:space="preserve">wareness </w:t>
      </w:r>
      <w:r w:rsidR="00C17EFC">
        <w:t>S</w:t>
      </w:r>
      <w:r w:rsidR="002B61D0">
        <w:t>cale;</w:t>
      </w:r>
      <w:commentRangeStart w:id="44"/>
      <w:r w:rsidR="002B61D0">
        <w:t xml:space="preserve"> </w:t>
      </w:r>
      <w:proofErr w:type="spellStart"/>
      <w:r w:rsidR="002B61D0">
        <w:t>Ramsoy</w:t>
      </w:r>
      <w:proofErr w:type="spellEnd"/>
      <w:r w:rsidR="002B61D0">
        <w:t xml:space="preserve"> &amp; Overgaard, 2004</w:t>
      </w:r>
      <w:commentRangeEnd w:id="44"/>
      <w:r w:rsidR="002B61D0">
        <w:rPr>
          <w:rStyle w:val="CommentReference"/>
        </w:rPr>
        <w:commentReference w:id="44"/>
      </w:r>
      <w:r w:rsidR="00C17EFC">
        <w:t>). As opposed to Xiao et al. (</w:t>
      </w:r>
      <w:r w:rsidR="00C17EFC">
        <w:fldChar w:fldCharType="begin"/>
      </w:r>
      <w:r w:rsidR="00C17EFC">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111021">
        <w:rPr>
          <w:rFonts w:ascii="Times New Roman" w:hAnsi="Times New Roman" w:cs="Times New Roman"/>
        </w:rPr>
        <w:t>2015)</w:t>
      </w:r>
      <w:r w:rsidR="00C17EFC">
        <w:fldChar w:fldCharType="end"/>
      </w:r>
      <w:r w:rsidR="00C3463A">
        <w:t>,</w:t>
      </w:r>
      <w:r w:rsidR="00C17EFC">
        <w:t xml:space="preserve"> which used an awareness measure on a </w:t>
      </w:r>
      <w:r w:rsidR="00C17EFC">
        <w:lastRenderedPageBreak/>
        <w:t xml:space="preserve">separate block, </w:t>
      </w:r>
      <w:r w:rsidR="002F2B31">
        <w:t xml:space="preserve">here </w:t>
      </w:r>
      <w:r w:rsidR="00C17EFC">
        <w:t xml:space="preserve">awareness was estimated in the trials of the main task. </w:t>
      </w:r>
      <w:r w:rsidR="007A7706">
        <w:t>The</w:t>
      </w:r>
      <w:r w:rsidR="00203FB3">
        <w:t xml:space="preserve"> </w:t>
      </w:r>
      <w:r w:rsidR="00AA2BC2">
        <w:t xml:space="preserve">priming paradigm </w:t>
      </w:r>
      <w:r w:rsidR="00412D3A">
        <w:t>emulated</w:t>
      </w:r>
      <w:r w:rsidR="007A7706">
        <w:t xml:space="preserve"> </w:t>
      </w:r>
      <w:r w:rsidR="00D21058">
        <w:t xml:space="preserve">a </w:t>
      </w:r>
      <w:r w:rsidR="00231216">
        <w:t xml:space="preserve">classical </w:t>
      </w:r>
      <w:r w:rsidR="00D21058">
        <w:t xml:space="preserve">study by </w:t>
      </w:r>
      <w:r w:rsidR="00AA2BC2">
        <w:t>Deha</w:t>
      </w:r>
      <w:r w:rsidR="001F29A9">
        <w:t>e</w:t>
      </w:r>
      <w:r w:rsidR="00AA2BC2">
        <w:t>ne</w:t>
      </w:r>
      <w:r w:rsidR="00D21058">
        <w:t xml:space="preserve"> and colleagues</w:t>
      </w:r>
      <w:r w:rsidR="00AA2BC2">
        <w:t xml:space="preserve"> </w:t>
      </w:r>
      <w:r w:rsidR="000D1105">
        <w:fldChar w:fldCharType="begin"/>
      </w:r>
      <w:r w:rsidR="00723368">
        <w:instrText xml:space="preserve"> ADDIN ZOTERO_ITEM CSL_CITATION {"citationID":"Z29IGkoq","properties":{"formattedCitation":"(Dehaene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it was supposed to evoke strong effects in a fairly simple design </w:t>
      </w:r>
      <w:r w:rsidR="00D0004A">
        <w:t xml:space="preserve">that </w:t>
      </w:r>
      <w:r w:rsidR="00235843">
        <w:t xml:space="preserve">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r w:rsidR="00837D48">
        <w:t xml:space="preserve">The </w:t>
      </w:r>
      <w:r w:rsidR="002105CC">
        <w:t xml:space="preserve">reaching task was expected to </w:t>
      </w:r>
      <w:r w:rsidR="00205A79">
        <w:t>express</w:t>
      </w:r>
      <w:r w:rsidR="002105CC">
        <w:t xml:space="preserve"> the </w:t>
      </w:r>
      <w:r w:rsidR="00620379">
        <w:t>congruency effect so that</w:t>
      </w:r>
      <w:r w:rsidR="00E3108A">
        <w:t xml:space="preserve"> the average</w:t>
      </w:r>
      <w:r w:rsidR="00620379">
        <w:t xml:space="preserve"> reaching trajectories</w:t>
      </w:r>
      <w:r w:rsidR="00E3108A" w:rsidRPr="00E3108A">
        <w:t xml:space="preserve"> </w:t>
      </w:r>
      <w:r w:rsidR="00E3108A">
        <w:t>of the incongruent trials would deviate toward the incorrect answer further than would the trajectories of the congruent trials</w:t>
      </w:r>
      <w:r w:rsidR="00620379">
        <w:t>.</w:t>
      </w:r>
      <w:r w:rsidR="000427BA">
        <w:t xml:space="preserve"> </w:t>
      </w:r>
      <w:r w:rsidR="006A7346">
        <w:t xml:space="preserve">In addition, </w:t>
      </w:r>
      <w:r w:rsidR="001464FF">
        <w:t xml:space="preserve">processing the </w:t>
      </w:r>
      <w:r w:rsidR="006A7346">
        <w:t xml:space="preserve">contradictory information provided </w:t>
      </w:r>
      <w:r w:rsidR="001464FF">
        <w:t>by the prime i</w:t>
      </w:r>
      <w:r w:rsidR="006A7346">
        <w:t xml:space="preserve">n incongruent trials </w:t>
      </w:r>
      <w:r w:rsidR="001464FF">
        <w:t xml:space="preserve">should result in </w:t>
      </w:r>
      <w:r w:rsidR="006A7346">
        <w:t xml:space="preserve">more </w:t>
      </w:r>
      <w:r w:rsidR="001464FF">
        <w:t xml:space="preserve">frequent </w:t>
      </w:r>
      <w:r w:rsidR="006A7346">
        <w:t>changes of mind</w:t>
      </w:r>
      <w:r w:rsidR="00C038D3">
        <w:t xml:space="preserve"> than </w:t>
      </w:r>
      <w:r w:rsidR="006A7346">
        <w:t>in congruent trials.</w:t>
      </w:r>
      <w:r w:rsidR="00620379">
        <w:t xml:space="preserve"> </w:t>
      </w:r>
      <w:r w:rsidR="00A465F4">
        <w:t>In the keyboard task, the incongruent trials were expected t</w:t>
      </w:r>
      <w:r w:rsidR="002118DE">
        <w:t>o</w:t>
      </w:r>
      <w:r w:rsidR="00A465F4">
        <w:t xml:space="preserve"> exhibit longer </w:t>
      </w:r>
      <w:r w:rsidR="002118DE">
        <w:t>response time</w:t>
      </w:r>
      <w:r w:rsidR="00205A79">
        <w:t>s</w:t>
      </w:r>
      <w:r w:rsidR="002118DE">
        <w:t xml:space="preserve"> (</w:t>
      </w:r>
      <w:r w:rsidR="00A465F4">
        <w:t>RT</w:t>
      </w:r>
      <w:r w:rsidR="00205A79">
        <w:t>s</w:t>
      </w:r>
      <w:r w:rsidR="002118DE">
        <w:t>)</w:t>
      </w:r>
      <w:r w:rsidR="00A465F4">
        <w:t>.</w:t>
      </w:r>
      <w:r w:rsidR="00740084" w:rsidRPr="00740084">
        <w:t xml:space="preserve"> </w:t>
      </w:r>
      <w:r w:rsidR="00740084">
        <w:t xml:space="preserve">In accordance with previous findings </w:t>
      </w:r>
      <w:r w:rsidR="00740084">
        <w:fldChar w:fldCharType="begin"/>
      </w:r>
      <w:r w:rsidR="0074008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40084">
        <w:fldChar w:fldCharType="separate"/>
      </w:r>
      <w:r w:rsidR="00740084" w:rsidRPr="009A3064">
        <w:rPr>
          <w:rFonts w:ascii="Times New Roman" w:hAnsi="Times New Roman" w:cs="Times New Roman"/>
        </w:rPr>
        <w:t>(Xiao et al., 2015</w:t>
      </w:r>
      <w:r w:rsidR="00740084">
        <w:fldChar w:fldCharType="end"/>
      </w:r>
      <w:r w:rsidR="00740084">
        <w:t xml:space="preserve">; but see </w:t>
      </w:r>
      <w:r w:rsidR="00740084">
        <w:fldChar w:fldCharType="begin"/>
      </w:r>
      <w:r w:rsidR="0074008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740084">
        <w:fldChar w:fldCharType="separate"/>
      </w:r>
      <w:r w:rsidR="00740084" w:rsidRPr="0018350F">
        <w:rPr>
          <w:rFonts w:ascii="Times New Roman" w:hAnsi="Times New Roman" w:cs="Times New Roman"/>
        </w:rPr>
        <w:t>Dehaene et al., 2001</w:t>
      </w:r>
      <w:r w:rsidR="00740084">
        <w:rPr>
          <w:rFonts w:ascii="Times New Roman" w:hAnsi="Times New Roman" w:cs="Times New Roman"/>
        </w:rPr>
        <w:t>,</w:t>
      </w:r>
      <w:r w:rsidR="00740084">
        <w:fldChar w:fldCharType="end"/>
      </w:r>
      <w:r w:rsidR="00740084">
        <w:t xml:space="preserve"> w</w:t>
      </w:r>
      <w:r w:rsidR="00733A7A">
        <w:t>h</w:t>
      </w:r>
      <w:r w:rsidR="00740084">
        <w:t>ere a large effect was found using a keyboard)</w:t>
      </w:r>
      <w:r w:rsidR="00733A7A">
        <w:t>,</w:t>
      </w:r>
      <w:r w:rsidR="00740084">
        <w:t xml:space="preserve"> the </w:t>
      </w:r>
      <w:r w:rsidR="00CC1D88">
        <w:t xml:space="preserve">effect found in the </w:t>
      </w:r>
      <w:r w:rsidR="00740084">
        <w:t xml:space="preserve">motion tracking session (namely, the reach area variable) </w:t>
      </w:r>
      <w:r w:rsidR="00A465F4">
        <w:t xml:space="preserve">was expected to </w:t>
      </w:r>
      <w:r w:rsidR="001733CB">
        <w:t xml:space="preserve">be </w:t>
      </w:r>
      <w:r w:rsidR="00740084">
        <w:t xml:space="preserve">larger than the </w:t>
      </w:r>
      <w:r w:rsidR="00881651">
        <w:t xml:space="preserve">effect in the </w:t>
      </w:r>
      <w:r w:rsidR="00740084">
        <w:t>keyboard session (RT variable).</w:t>
      </w:r>
    </w:p>
    <w:p w14:paraId="4F35F08C" w14:textId="1E5D7171" w:rsidR="00D826D9" w:rsidRDefault="00D826D9" w:rsidP="006238E0">
      <w:pPr>
        <w:pStyle w:val="Heading3"/>
      </w:pPr>
      <w:bookmarkStart w:id="45" w:name="_Toc114485389"/>
      <w:r>
        <w:t>Methods</w:t>
      </w:r>
      <w:bookmarkEnd w:id="45"/>
    </w:p>
    <w:p w14:paraId="635A0C30" w14:textId="77777777" w:rsidR="00D826D9" w:rsidRPr="00194409" w:rsidRDefault="00D826D9" w:rsidP="006327F5">
      <w:pPr>
        <w:pStyle w:val="Heading4"/>
      </w:pPr>
      <w:bookmarkStart w:id="46" w:name="_Toc114485390"/>
      <w:commentRangeStart w:id="47"/>
      <w:r w:rsidRPr="006327F5">
        <w:t>Participants</w:t>
      </w:r>
      <w:bookmarkEnd w:id="46"/>
      <w:commentRangeEnd w:id="47"/>
      <w:r w:rsidR="006327F5" w:rsidRPr="006327F5">
        <w:rPr>
          <w:rStyle w:val="CommentReference"/>
          <w:sz w:val="24"/>
          <w:szCs w:val="24"/>
          <w:rPrChange w:id="48" w:author="Chen Heller" w:date="2023-08-02T14:50:00Z">
            <w:rPr>
              <w:rStyle w:val="CommentReference"/>
              <w:rFonts w:eastAsiaTheme="minorEastAsia"/>
              <w:b w:val="0"/>
              <w:bCs w:val="0"/>
              <w:i w:val="0"/>
              <w:iCs w:val="0"/>
            </w:rPr>
          </w:rPrChange>
        </w:rPr>
        <w:commentReference w:id="47"/>
      </w:r>
    </w:p>
    <w:p w14:paraId="45B2D852" w14:textId="09A3E0C1" w:rsidR="00955DDC" w:rsidRDefault="00E432DA" w:rsidP="00F21647">
      <w:pPr>
        <w:pPrChange w:id="49" w:author="Chen Heller" w:date="2023-08-02T14:54:00Z">
          <w:pPr>
            <w:ind w:firstLine="0"/>
          </w:pPr>
        </w:pPrChange>
      </w:pPr>
      <w:r>
        <w:t xml:space="preserve">Thirty </w:t>
      </w:r>
      <w:r w:rsidR="004543AF">
        <w:t>participants</w:t>
      </w:r>
      <w:r w:rsidR="00EB6DE4">
        <w:t xml:space="preserve"> </w:t>
      </w:r>
      <w:r w:rsidR="004543AF">
        <w:t xml:space="preserve">were </w:t>
      </w:r>
      <w:r w:rsidR="001F524C">
        <w:t xml:space="preserve">included in the experiment </w:t>
      </w:r>
      <w:r w:rsidR="004543AF">
        <w:t>(</w:t>
      </w:r>
      <w:r w:rsidR="001F524C">
        <w:t xml:space="preserve">17 females; </w:t>
      </w:r>
      <w:r w:rsidR="004543AF">
        <w:t xml:space="preserve">age: M = </w:t>
      </w:r>
      <w:r w:rsidR="00EB6DE4">
        <w:t>26.9</w:t>
      </w:r>
      <w:r w:rsidR="004543AF">
        <w:t xml:space="preserve">, SD = </w:t>
      </w:r>
      <w:r w:rsidR="00EB6DE4">
        <w:t>3.66</w:t>
      </w:r>
      <w:r w:rsidR="00E9545C">
        <w:t xml:space="preserve">, </w:t>
      </w:r>
      <w:r w:rsidR="002D543B">
        <w:t>all</w:t>
      </w:r>
      <w:r w:rsidR="00E9545C">
        <w:t xml:space="preserve"> </w:t>
      </w:r>
      <w:proofErr w:type="gramStart"/>
      <w:r w:rsidR="00E9545C">
        <w:t>right handed</w:t>
      </w:r>
      <w:proofErr w:type="gramEnd"/>
      <w:r w:rsidR="004543AF">
        <w:t>)</w:t>
      </w:r>
      <w:r w:rsidR="00EE5989">
        <w:t>. A</w:t>
      </w:r>
      <w:r w:rsidR="004543AF">
        <w:t>dditional 1</w:t>
      </w:r>
      <w:r w:rsidR="000E32D8">
        <w:t>5</w:t>
      </w:r>
      <w:r w:rsidR="004543AF">
        <w:t xml:space="preserve"> participants were excluded</w:t>
      </w:r>
      <w:r w:rsidR="00EE5989">
        <w:t xml:space="preserve"> for the following reasons:</w:t>
      </w:r>
      <w:r w:rsidR="004543AF">
        <w:t xml:space="preserve"> </w:t>
      </w:r>
      <w:r w:rsidR="00EE5989">
        <w:t>f</w:t>
      </w:r>
      <w:r w:rsidR="004543AF">
        <w:t>ive because they had less than 70% correct answers in the target classification task according to a binomial test</w:t>
      </w:r>
      <w:r w:rsidR="0058377F">
        <w:t>;</w:t>
      </w:r>
      <w:r w:rsidR="004543AF">
        <w:t xml:space="preserve"> </w:t>
      </w:r>
      <w:r w:rsidR="0058377F">
        <w:t>s</w:t>
      </w:r>
      <w:r w:rsidR="00460A6A">
        <w:t>even</w:t>
      </w:r>
      <w:r w:rsidR="004543AF">
        <w:t xml:space="preserve"> since they had less </w:t>
      </w:r>
      <w:r w:rsidR="004F066D">
        <w:t>than</w:t>
      </w:r>
      <w:r w:rsidR="004543AF">
        <w:t xml:space="preserve"> 25 valid trials in each condition</w:t>
      </w:r>
      <w:r w:rsidR="0058377F">
        <w:t xml:space="preserve">; </w:t>
      </w:r>
      <w:r w:rsidR="00142385">
        <w:t xml:space="preserve">and </w:t>
      </w:r>
      <w:r w:rsidR="0058377F">
        <w:t>t</w:t>
      </w:r>
      <w:r w:rsidR="00934069">
        <w:t>hree</w:t>
      </w:r>
      <w:r w:rsidR="004543AF">
        <w:t xml:space="preserve"> due to technical issues: one </w:t>
      </w:r>
      <w:r w:rsidR="00CE40AB">
        <w:t xml:space="preserve">wore </w:t>
      </w:r>
      <w:r w:rsidR="004543AF">
        <w:t xml:space="preserve">a reflective object </w:t>
      </w:r>
      <w:r w:rsidR="00CE40AB">
        <w:t>that</w:t>
      </w:r>
      <w:r w:rsidR="004543AF">
        <w:t xml:space="preserve"> interfered with the motion tracking system's recordings, another </w:t>
      </w:r>
      <w:r w:rsidR="00CE40AB">
        <w:t>for which</w:t>
      </w:r>
      <w:r w:rsidR="004543AF">
        <w:t xml:space="preserve"> the program crashed in the middle of </w:t>
      </w:r>
      <w:r w:rsidR="00CE40AB">
        <w:t xml:space="preserve">the </w:t>
      </w:r>
      <w:r w:rsidR="004543AF">
        <w:t xml:space="preserve">experiment, and </w:t>
      </w:r>
      <w:r w:rsidR="00C66BC3">
        <w:t>one</w:t>
      </w:r>
      <w:r w:rsidR="004543AF">
        <w:t xml:space="preserve"> more </w:t>
      </w:r>
      <w:r w:rsidR="00CE40AB">
        <w:t>wh</w:t>
      </w:r>
      <w:r w:rsidR="00E25C34">
        <w:t xml:space="preserve">o </w:t>
      </w:r>
      <w:r w:rsidR="002D543B">
        <w:t xml:space="preserve">did not complete </w:t>
      </w:r>
      <w:r w:rsidR="004543AF">
        <w:t>the experiment.</w:t>
      </w:r>
      <w:r w:rsidR="007A6274" w:rsidRPr="007A6274">
        <w:t xml:space="preserve"> </w:t>
      </w:r>
      <w:r w:rsidR="007A6274" w:rsidRPr="00422E34">
        <w:t xml:space="preserve">All participants </w:t>
      </w:r>
      <w:r w:rsidR="007A6274">
        <w:t xml:space="preserve">were </w:t>
      </w:r>
      <w:r w:rsidR="007A6274" w:rsidRPr="00422E34">
        <w:t>native Hebrew speakers</w:t>
      </w:r>
      <w:r w:rsidR="00CA2CB2">
        <w:t>, with</w:t>
      </w:r>
      <w:r w:rsidR="007A6274" w:rsidRPr="00422E34">
        <w:t xml:space="preserve"> normal or corrected-</w:t>
      </w:r>
      <w:r w:rsidR="007A6274" w:rsidRPr="00422E34">
        <w:lastRenderedPageBreak/>
        <w:t>to-normal vision</w:t>
      </w:r>
      <w:r w:rsidR="00CA2CB2">
        <w:t xml:space="preserve">, </w:t>
      </w:r>
      <w:r w:rsidR="005821EF">
        <w:t xml:space="preserve">who </w:t>
      </w:r>
      <w:r w:rsidR="00CA2CB2">
        <w:t>declar</w:t>
      </w:r>
      <w:r w:rsidR="005821EF">
        <w:t>ed</w:t>
      </w:r>
      <w:r w:rsidR="00CA2CB2">
        <w:t xml:space="preserve"> </w:t>
      </w:r>
      <w:del w:id="50" w:author="zeev" w:date="2023-07-25T12:24:00Z">
        <w:r w:rsidR="007A6274" w:rsidRPr="00422E34" w:rsidDel="00A25F82">
          <w:delText xml:space="preserve">y </w:delText>
        </w:r>
      </w:del>
      <w:r w:rsidR="007A6274" w:rsidRPr="00422E34">
        <w:t>hav</w:t>
      </w:r>
      <w:r w:rsidR="00CA2CB2">
        <w:t>ing</w:t>
      </w:r>
      <w:r w:rsidR="007A6274" w:rsidRPr="00422E34">
        <w:t xml:space="preserve"> no neurological, attentional, or mental disorders. </w:t>
      </w:r>
      <w:r w:rsidR="007A6274">
        <w:t>All p</w:t>
      </w:r>
      <w:r w:rsidR="007A6274" w:rsidRPr="00422E34">
        <w:t>articipants</w:t>
      </w:r>
      <w:r w:rsidR="007A6274">
        <w:t xml:space="preserve"> signed a consent form and were explained that they could stop the experiment at any point if they wished to do so. They were </w:t>
      </w:r>
      <w:r w:rsidR="007A6274" w:rsidRPr="00422E34">
        <w:t>reimbursed with course credit or cash payment.</w:t>
      </w:r>
      <w:r w:rsidR="007A6274">
        <w:t xml:space="preserve"> Th</w:t>
      </w:r>
      <w:r w:rsidR="003B662F">
        <w:t>e</w:t>
      </w:r>
      <w:r w:rsidR="007A6274">
        <w:t xml:space="preserve"> experiment was approved by the Tel Aviv University ethics committee.</w:t>
      </w:r>
      <w:r w:rsidR="004543AF">
        <w:t xml:space="preserve"> </w:t>
      </w:r>
    </w:p>
    <w:p w14:paraId="10928BC5" w14:textId="46615764" w:rsidR="00D826D9" w:rsidRDefault="00C859DE" w:rsidP="006327F5">
      <w:pPr>
        <w:pPrChange w:id="51" w:author="Chen Heller" w:date="2023-08-02T14:50:00Z">
          <w:pPr>
            <w:ind w:firstLine="340"/>
          </w:pPr>
        </w:pPrChange>
      </w:pPr>
      <w:r>
        <w:t xml:space="preserve">The </w:t>
      </w:r>
      <w:r w:rsidR="00EA0563">
        <w:t xml:space="preserve">sample size was determined following a power analysis </w:t>
      </w:r>
      <w:r w:rsidR="00646D84">
        <w:t xml:space="preserve">based </w:t>
      </w:r>
      <w:r w:rsidR="00EA0563">
        <w:t xml:space="preserve">on </w:t>
      </w:r>
      <w:r w:rsidR="00D826D9">
        <w:t xml:space="preserve">the average effect </w:t>
      </w:r>
      <w:r w:rsidR="008B70CA">
        <w:t>of two pilot experiments</w:t>
      </w:r>
      <w:r w:rsidR="00654998">
        <w:t xml:space="preserve"> that are not reported in this paper.</w:t>
      </w:r>
      <w:r w:rsidR="00646D84">
        <w:t xml:space="preserve"> </w:t>
      </w:r>
      <w:r w:rsidR="00D826D9" w:rsidRPr="006852A2">
        <w:t xml:space="preserve">The average effect size </w:t>
      </w:r>
      <w:r w:rsidR="00955DDC">
        <w:t xml:space="preserve">in those pilots </w:t>
      </w:r>
      <w:r w:rsidR="00D826D9" w:rsidRPr="006852A2">
        <w:t xml:space="preserve">was 0.88 (Cohen's d). </w:t>
      </w:r>
      <w:r w:rsidR="008345CC">
        <w:t>T</w:t>
      </w:r>
      <w:r w:rsidR="00D826D9" w:rsidRPr="006852A2">
        <w:t xml:space="preserve">he keyboard task's effect size </w:t>
      </w:r>
      <w:r w:rsidR="008345CC">
        <w:t xml:space="preserve">was estimated </w:t>
      </w:r>
      <w:r w:rsidR="00D826D9" w:rsidRPr="006852A2">
        <w:t>to be around 30% smaller (</w:t>
      </w:r>
      <w:r w:rsidR="00626236" w:rsidRPr="006852A2">
        <w:t>Cohen's d</w:t>
      </w:r>
      <w:r w:rsidR="00D826D9" w:rsidRPr="006852A2">
        <w:t xml:space="preserve"> = 0.61), in line with </w:t>
      </w:r>
      <w:r w:rsidR="008345CC">
        <w:t xml:space="preserve">the </w:t>
      </w:r>
      <w:r w:rsidR="00D826D9" w:rsidRPr="006852A2">
        <w:t xml:space="preserve">hypothesis for a smaller RT effect, and in accordance with a previous study (Xiao et al., 2015, d=0.65, though see Dehaene et al., 2001, where the effect size was 0.8). To find such </w:t>
      </w:r>
      <w:r w:rsidR="00833610">
        <w:t xml:space="preserve">an </w:t>
      </w:r>
      <w:r w:rsidR="00D826D9" w:rsidRPr="006852A2">
        <w:t>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12276C0E" w14:textId="77777777" w:rsidR="00B65869" w:rsidRDefault="00B65869" w:rsidP="006327F5">
      <w:pPr>
        <w:pStyle w:val="Heading4"/>
      </w:pPr>
      <w:bookmarkStart w:id="52" w:name="_Toc114485391"/>
      <w:r>
        <w:t>Stimuli</w:t>
      </w:r>
    </w:p>
    <w:p w14:paraId="0D6912FB" w14:textId="796BC3D7" w:rsidR="00B65869" w:rsidDel="006327F5" w:rsidRDefault="00B65869" w:rsidP="00F21647">
      <w:pPr>
        <w:rPr>
          <w:del w:id="53" w:author="Chen Heller" w:date="2023-08-02T14:51:00Z"/>
        </w:rPr>
        <w:pPrChange w:id="54" w:author="Chen Heller" w:date="2023-08-02T14:54:00Z">
          <w:pPr>
            <w:ind w:firstLine="340"/>
          </w:pPr>
        </w:pPrChange>
      </w:pPr>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Pr="004570E3">
        <w:rPr>
          <w:rFonts w:ascii="Times New Roman" w:hAnsi="Times New Roman" w:cs="Times New Roman"/>
        </w:rPr>
        <w:t>(Frost &amp; Plaut, 2005)</w:t>
      </w:r>
      <w:r w:rsidRPr="00C3440C">
        <w:fldChar w:fldCharType="end"/>
      </w:r>
      <w:r w:rsidRPr="00C3440C">
        <w:t>. One half describe</w:t>
      </w:r>
      <w:r>
        <w:t>d</w:t>
      </w:r>
      <w:r w:rsidRPr="00C3440C">
        <w:t xml:space="preserve"> artificial products (e.g., radio, train) and the other natural items (e.g., fruit). Target words </w:t>
      </w:r>
      <w:r>
        <w:t xml:space="preserve">were </w:t>
      </w:r>
      <w:r w:rsidRPr="00C3440C">
        <w:t>written in typescript</w:t>
      </w:r>
      <w:r w:rsidR="00833610">
        <w:rPr>
          <w:lang w:bidi="ar-SA"/>
        </w:rPr>
        <w:t xml:space="preserve">, </w:t>
      </w:r>
      <w:r w:rsidRPr="00C3440C">
        <w:t xml:space="preserve">while prime words </w:t>
      </w:r>
      <w:r>
        <w:t xml:space="preserve">were </w:t>
      </w:r>
      <w:r w:rsidRPr="00C3440C">
        <w:t>written in</w:t>
      </w:r>
      <w:r w:rsidR="002D5078">
        <w:t xml:space="preserve"> a</w:t>
      </w:r>
      <w:r w:rsidRPr="00C3440C">
        <w:t xml:space="preserve"> handwriting font</w:t>
      </w:r>
      <w:ins w:id="55" w:author="Chen Heller" w:date="2023-08-02T14:51:00Z">
        <w:r w:rsidR="000C1A49">
          <w:t xml:space="preserve">. </w:t>
        </w:r>
      </w:ins>
    </w:p>
    <w:p w14:paraId="3CE9451E" w14:textId="6930851D" w:rsidR="004C0942" w:rsidRDefault="004C0942" w:rsidP="00F21647">
      <w:r w:rsidRPr="00400416">
        <w:t xml:space="preserve">Stimuli order </w:t>
      </w:r>
      <w:r>
        <w:t xml:space="preserve">was </w:t>
      </w:r>
      <w:r w:rsidRPr="00400416">
        <w:t xml:space="preserve">dictated by </w:t>
      </w:r>
      <w:r>
        <w:t xml:space="preserve">a </w:t>
      </w:r>
      <w:r w:rsidRPr="00400416">
        <w:t xml:space="preserve">list that </w:t>
      </w:r>
      <w:r>
        <w:t xml:space="preserve">was </w:t>
      </w:r>
      <w:r w:rsidRPr="00400416">
        <w:t xml:space="preserve">randomly sampled (without replacement) out of </w:t>
      </w:r>
      <w:r>
        <w:t xml:space="preserve">twenty </w:t>
      </w:r>
      <w:r w:rsidRPr="00400416">
        <w:t>pre-composed lists of trial condition and stimul</w:t>
      </w:r>
      <w:r>
        <w:t>i in the experimental blocks and ten precomposed lists in the practice blocks</w:t>
      </w:r>
      <w:r w:rsidRPr="00400416">
        <w:t xml:space="preserve">. In each list, the order of words </w:t>
      </w:r>
      <w:r>
        <w:t>wa</w:t>
      </w:r>
      <w:r w:rsidRPr="00400416">
        <w:t xml:space="preserve">s pseudorandom, with the following constraints: (a) In the congruent condition the prime </w:t>
      </w:r>
      <w:r>
        <w:t xml:space="preserve">was </w:t>
      </w:r>
      <w:r w:rsidRPr="00400416">
        <w:t xml:space="preserve">identical to the target word; (b) In the incongruent condition, a prime which doesn't share letters in common locations with the target </w:t>
      </w:r>
      <w:r>
        <w:t xml:space="preserve">was </w:t>
      </w:r>
      <w:r w:rsidRPr="00400416">
        <w:t>selected from the alternative category (artificial/natural)</w:t>
      </w:r>
      <w:r>
        <w:t xml:space="preserve">. </w:t>
      </w:r>
      <w:r w:rsidRPr="00400416">
        <w:t>For example, in the congruent condition</w:t>
      </w:r>
      <w:r>
        <w:t>, the word</w:t>
      </w:r>
      <w:r w:rsidRPr="00400416">
        <w:t xml:space="preserve"> "phone" </w:t>
      </w:r>
      <w:r>
        <w:t xml:space="preserve">would </w:t>
      </w:r>
      <w:r w:rsidRPr="00400416">
        <w:t xml:space="preserve">be preceded by "PHONE", while in the incongruent condition it </w:t>
      </w:r>
      <w:r>
        <w:t xml:space="preserve">could </w:t>
      </w:r>
      <w:r w:rsidRPr="00400416">
        <w:t xml:space="preserve">be preceded by </w:t>
      </w:r>
      <w:r w:rsidRPr="00400416">
        <w:lastRenderedPageBreak/>
        <w:t>"GRASS"</w:t>
      </w:r>
      <w:r>
        <w:t>;</w:t>
      </w:r>
      <w:r w:rsidRPr="00400416">
        <w:t xml:space="preserve"> (c) </w:t>
      </w:r>
      <w:r>
        <w:t xml:space="preserve">Half </w:t>
      </w:r>
      <w:r w:rsidRPr="00400416">
        <w:t xml:space="preserve">the trials </w:t>
      </w:r>
      <w:r>
        <w:t xml:space="preserve">were </w:t>
      </w:r>
      <w:r w:rsidRPr="00400416">
        <w:t>congruent</w:t>
      </w:r>
      <w:r>
        <w:t xml:space="preserve"> </w:t>
      </w:r>
      <w:r w:rsidRPr="00400416">
        <w:t>and half incongruent</w:t>
      </w:r>
      <w:r>
        <w:t xml:space="preserve">; </w:t>
      </w:r>
      <w:r w:rsidRPr="00400416">
        <w:t xml:space="preserve">(d) Each word </w:t>
      </w:r>
      <w:r>
        <w:t>was</w:t>
      </w:r>
      <w:r w:rsidRPr="00400416">
        <w:t xml:space="preserve"> equally frequent as a target at the congruent and incongruent conditions; (e) All words </w:t>
      </w:r>
      <w:r>
        <w:t xml:space="preserve">were </w:t>
      </w:r>
      <w:r w:rsidRPr="00400416">
        <w:t>used as targets the same number of times;</w:t>
      </w:r>
      <w:r>
        <w:t xml:space="preserve"> (f) </w:t>
      </w:r>
      <w:r w:rsidRPr="00400416">
        <w:t>A target never repeat</w:t>
      </w:r>
      <w:r>
        <w:t>ed</w:t>
      </w:r>
      <w:r w:rsidRPr="00400416">
        <w:t xml:space="preserve"> in the same block</w:t>
      </w:r>
      <w:r>
        <w:t xml:space="preserve">. </w:t>
      </w:r>
      <w:r w:rsidRPr="00400416">
        <w:t xml:space="preserve">Each prime </w:t>
      </w:r>
      <w:r>
        <w:t xml:space="preserve">was </w:t>
      </w:r>
      <w:r w:rsidRPr="00400416">
        <w:t>further paired with a random distractor from the same category (artificial/natural) to be used in the prime recognition task. The distractor share</w:t>
      </w:r>
      <w:r>
        <w:t xml:space="preserve">d </w:t>
      </w:r>
      <w:r w:rsidRPr="00400416">
        <w:t>no letters in common locations with the prime, so seeing one letter only suffice</w:t>
      </w:r>
      <w:r>
        <w:t>d</w:t>
      </w:r>
      <w:r w:rsidRPr="00400416">
        <w:t xml:space="preserve"> for correct discrimination.</w:t>
      </w:r>
    </w:p>
    <w:p w14:paraId="57730004" w14:textId="47B407AB" w:rsidR="004C0942" w:rsidDel="00296B06" w:rsidRDefault="004C0942" w:rsidP="004C0942">
      <w:pPr>
        <w:ind w:firstLine="340"/>
        <w:rPr>
          <w:del w:id="56" w:author="Chen Heller" w:date="2023-07-31T12:43:00Z"/>
        </w:rPr>
      </w:pPr>
      <w:r>
        <w:tab/>
      </w:r>
      <w:r w:rsidRPr="00C3440C">
        <w:t xml:space="preserve">Masks </w:t>
      </w:r>
      <w:r>
        <w:t xml:space="preserve">were </w:t>
      </w:r>
      <w:r w:rsidRPr="00C3440C">
        <w:t xml:space="preserve">composed of a semi-random combination of squares and diamonds whose line thickness </w:t>
      </w:r>
      <w:r>
        <w:t>was</w:t>
      </w:r>
      <w:r w:rsidRPr="00C3440C">
        <w:t xml:space="preserve"> equal to the word's font size</w:t>
      </w:r>
      <w:r>
        <w:t>,</w:t>
      </w:r>
      <w:r w:rsidRPr="00C3440C">
        <w:t xml:space="preserve"> cover</w:t>
      </w:r>
      <w:r>
        <w:t>ing</w:t>
      </w:r>
      <w:r w:rsidRPr="00C3440C">
        <w:t xml:space="preserve"> the central area of the screen where words can appear (approximately </w:t>
      </w:r>
      <m:oMath>
        <m:r>
          <w:rPr>
            <w:rFonts w:ascii="Cambria Math" w:hAnsi="Cambria Math"/>
          </w:rPr>
          <m:t>2.5°× 1°</m:t>
        </m:r>
      </m:oMath>
      <w:r w:rsidRPr="00C3440C">
        <w:t xml:space="preserve">). Forty words </w:t>
      </w:r>
      <w:r>
        <w:t xml:space="preserve">were </w:t>
      </w:r>
      <w:r w:rsidRPr="00C3440C">
        <w:t>used for the practice block</w:t>
      </w:r>
      <w:r>
        <w:t>,</w:t>
      </w:r>
      <w:r w:rsidRPr="00C3440C">
        <w:t xml:space="preserve"> and the remaining sixty </w:t>
      </w:r>
      <w:r>
        <w:t xml:space="preserve">were </w:t>
      </w:r>
      <w:r w:rsidRPr="00C3440C">
        <w:t>used in the test blocks.</w:t>
      </w:r>
    </w:p>
    <w:p w14:paraId="476ECEAD" w14:textId="71D48D11" w:rsidR="004C0942" w:rsidRDefault="004C0942">
      <w:pPr>
        <w:ind w:firstLine="340"/>
        <w:pPrChange w:id="57" w:author="Chen Heller" w:date="2023-07-31T12:43:00Z">
          <w:pPr>
            <w:ind w:firstLine="0"/>
          </w:pPr>
        </w:pPrChange>
      </w:pPr>
    </w:p>
    <w:p w14:paraId="1309E783" w14:textId="77777777" w:rsidR="00B65869" w:rsidRDefault="00B65869" w:rsidP="006327F5">
      <w:pPr>
        <w:pStyle w:val="Heading4"/>
      </w:pPr>
      <w:r>
        <w:t>Apparatus</w:t>
      </w:r>
    </w:p>
    <w:p w14:paraId="05A8EE64" w14:textId="6E03BAC0" w:rsidR="00B65869" w:rsidDel="000C1A49" w:rsidRDefault="00D5069E" w:rsidP="00F21647">
      <w:pPr>
        <w:rPr>
          <w:del w:id="58" w:author="Chen Heller" w:date="2023-08-02T14:51:00Z"/>
        </w:rPr>
        <w:pPrChange w:id="59" w:author="Chen Heller" w:date="2023-08-02T14:54:00Z">
          <w:pPr>
            <w:ind w:firstLine="0"/>
          </w:pPr>
        </w:pPrChange>
      </w:pPr>
      <w:r>
        <w:t>S</w:t>
      </w:r>
      <w:r w:rsidR="00B65869" w:rsidRPr="007846C7">
        <w:t>timul</w:t>
      </w:r>
      <w:r w:rsidR="00CC48C1">
        <w:t>i</w:t>
      </w:r>
      <w:r w:rsidR="00B65869" w:rsidRPr="007846C7">
        <w:t xml:space="preserve"> </w:t>
      </w:r>
      <w:r w:rsidR="00CC48C1">
        <w:t>were</w:t>
      </w:r>
      <w:r w:rsidR="00CC48C1" w:rsidRPr="007846C7">
        <w:t xml:space="preserve"> </w:t>
      </w:r>
      <w:r w:rsidR="00B65869" w:rsidRPr="007846C7">
        <w:t>displayed on a VPIXX monitor (</w:t>
      </w:r>
      <w:proofErr w:type="spellStart"/>
      <w:r w:rsidR="00B65869" w:rsidRPr="007846C7">
        <w:t>VIEWPixx</w:t>
      </w:r>
      <w:proofErr w:type="spellEnd"/>
      <w:r w:rsidR="00B65869" w:rsidRPr="007846C7">
        <w:t xml:space="preserve"> /3D Lite LCD display and data acquisition system, version 3.7.6287) using </w:t>
      </w:r>
      <w:proofErr w:type="spellStart"/>
      <w:r w:rsidR="00B65869" w:rsidRPr="007846C7">
        <w:t>Matlab</w:t>
      </w:r>
      <w:proofErr w:type="spellEnd"/>
      <w:r w:rsidR="00B65869" w:rsidRPr="007846C7">
        <w:t xml:space="preserve"> R2020b </w:t>
      </w:r>
      <w:r w:rsidR="00B65869">
        <w:fldChar w:fldCharType="begin"/>
      </w:r>
      <w:r w:rsidR="00B65869">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B65869">
        <w:fldChar w:fldCharType="separate"/>
      </w:r>
      <w:r w:rsidR="00B65869" w:rsidRPr="00962917">
        <w:rPr>
          <w:rFonts w:ascii="Times New Roman" w:hAnsi="Times New Roman" w:cs="Times New Roman"/>
        </w:rPr>
        <w:t>(</w:t>
      </w:r>
      <w:r w:rsidR="00B65869" w:rsidRPr="00962917">
        <w:rPr>
          <w:rFonts w:ascii="Times New Roman" w:hAnsi="Times New Roman" w:cs="Times New Roman"/>
          <w:i/>
          <w:iCs/>
        </w:rPr>
        <w:t>MATLAB</w:t>
      </w:r>
      <w:r w:rsidR="00B65869" w:rsidRPr="00962917">
        <w:rPr>
          <w:rFonts w:ascii="Times New Roman" w:hAnsi="Times New Roman" w:cs="Times New Roman"/>
        </w:rPr>
        <w:t>, 2020)</w:t>
      </w:r>
      <w:r w:rsidR="00B65869">
        <w:fldChar w:fldCharType="end"/>
      </w:r>
      <w:r w:rsidR="00B65869">
        <w:t xml:space="preserve"> </w:t>
      </w:r>
      <w:r w:rsidR="00B65869" w:rsidRPr="007846C7">
        <w:t xml:space="preserve">and </w:t>
      </w:r>
      <w:proofErr w:type="spellStart"/>
      <w:r w:rsidR="00B65869" w:rsidRPr="007846C7">
        <w:t>Psychtoolbox</w:t>
      </w:r>
      <w:proofErr w:type="spellEnd"/>
      <w:r w:rsidR="00B65869" w:rsidRPr="007846C7">
        <w:t xml:space="preserve"> 3.0.18</w:t>
      </w:r>
      <w:r w:rsidR="00B65869">
        <w:t xml:space="preserve"> </w:t>
      </w:r>
      <w:r w:rsidR="00B65869">
        <w:fldChar w:fldCharType="begin"/>
      </w:r>
      <w:r w:rsidR="00B65869">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B65869">
        <w:fldChar w:fldCharType="separate"/>
      </w:r>
      <w:r w:rsidR="00B65869" w:rsidRPr="00533630">
        <w:rPr>
          <w:rFonts w:ascii="Times New Roman" w:hAnsi="Times New Roman" w:cs="Times New Roman"/>
        </w:rPr>
        <w:t>(Brainard, 1997)</w:t>
      </w:r>
      <w:r w:rsidR="00B65869">
        <w:fldChar w:fldCharType="end"/>
      </w:r>
      <w:r w:rsidR="00B65869" w:rsidRPr="007846C7">
        <w:t xml:space="preserve">. The monitor </w:t>
      </w:r>
      <w:r w:rsidR="00B65869">
        <w:t xml:space="preserve">was </w:t>
      </w:r>
      <w:r w:rsidR="00B65869" w:rsidRPr="007846C7">
        <w:t xml:space="preserve">set to full brightness at a resolution of 1920 x 1080 and </w:t>
      </w:r>
      <w:r w:rsidR="00F0759A">
        <w:t xml:space="preserve">a </w:t>
      </w:r>
      <w:r w:rsidR="00B65869" w:rsidRPr="007846C7">
        <w:t xml:space="preserve">refresh rate of 100Hz with VPIXX's "Scanning backlight" feature turned on, </w:t>
      </w:r>
      <w:r w:rsidR="00D430DC">
        <w:t>to</w:t>
      </w:r>
      <w:r w:rsidR="00D430DC" w:rsidRPr="007846C7">
        <w:t xml:space="preserve"> </w:t>
      </w:r>
      <w:r w:rsidR="00B65869" w:rsidRPr="007846C7">
        <w:t xml:space="preserve">synchronize the stimulus display to the screen's refresh rate. A Perspex cover </w:t>
      </w:r>
      <w:r w:rsidR="00B65869">
        <w:t>was</w:t>
      </w:r>
      <w:r w:rsidR="00B65869" w:rsidRPr="007846C7">
        <w:t xml:space="preserve"> placed over the screen to protect it. The cover </w:t>
      </w:r>
      <w:r w:rsidR="00B65869">
        <w:t xml:space="preserve">was </w:t>
      </w:r>
      <w:r w:rsidR="00B65869" w:rsidRPr="007846C7">
        <w:t xml:space="preserve">spray painted with a light layer of transparent matte lacquer to avoid reflections. The participants </w:t>
      </w:r>
      <w:r w:rsidR="00B65869">
        <w:t xml:space="preserve">sat </w:t>
      </w:r>
      <w:r w:rsidR="00B65869" w:rsidRPr="007846C7">
        <w:t>approximately 60cm away from the screen and place</w:t>
      </w:r>
      <w:r w:rsidR="00B65869">
        <w:t>d</w:t>
      </w:r>
      <w:r w:rsidR="00B65869" w:rsidRPr="007846C7">
        <w:t xml:space="preserve"> their index finger on a marked starting point located on the table </w:t>
      </w:r>
      <w:r w:rsidR="00F770D9">
        <w:t>35</w:t>
      </w:r>
      <w:r w:rsidR="00B65869" w:rsidRPr="007846C7">
        <w:t xml:space="preserve">cm away from the screen, in line with its center. </w:t>
      </w:r>
      <w:r>
        <w:t>S</w:t>
      </w:r>
      <w:r w:rsidR="00B65869" w:rsidRPr="007846C7">
        <w:t>timul</w:t>
      </w:r>
      <w:r>
        <w:t>i</w:t>
      </w:r>
      <w:r w:rsidR="00B65869" w:rsidRPr="007846C7">
        <w:t xml:space="preserve"> </w:t>
      </w:r>
      <w:r>
        <w:t xml:space="preserve">were </w:t>
      </w:r>
      <w:r w:rsidR="00B65869" w:rsidRPr="007846C7">
        <w:t xml:space="preserve">displayed 24cm above the table and the classification answers </w:t>
      </w:r>
      <w:r w:rsidR="00B65869">
        <w:t xml:space="preserve">were </w:t>
      </w:r>
      <w:r w:rsidR="00B65869" w:rsidRPr="007846C7">
        <w:t>displayed on each side of it, 20</w:t>
      </w:r>
      <w:r w:rsidR="00F43DE5">
        <w:t xml:space="preserve"> </w:t>
      </w:r>
      <w:r w:rsidR="00B65869" w:rsidRPr="007846C7">
        <w:t>cm apart (</w:t>
      </w:r>
      <w:r w:rsidR="009E311A" w:rsidRPr="009E311A">
        <w:fldChar w:fldCharType="begin"/>
      </w:r>
      <w:r w:rsidR="009E311A" w:rsidRPr="009E311A">
        <w:instrText xml:space="preserve"> REF _Ref134430239 \h </w:instrText>
      </w:r>
      <w:r w:rsidR="009E311A">
        <w:instrText xml:space="preserve"> \* MERGEFORMAT </w:instrText>
      </w:r>
      <w:r w:rsidR="009E311A" w:rsidRPr="009E311A">
        <w:fldChar w:fldCharType="separate"/>
      </w:r>
      <w:r w:rsidR="009E311A" w:rsidRPr="009E311A">
        <w:t xml:space="preserve">Figure </w:t>
      </w:r>
      <w:r w:rsidR="009E311A" w:rsidRPr="00DB1FF3">
        <w:t>1</w:t>
      </w:r>
      <w:r w:rsidR="009E311A" w:rsidRPr="009E311A">
        <w:fldChar w:fldCharType="end"/>
      </w:r>
      <w:r w:rsidR="00B65869" w:rsidRPr="007846C7">
        <w:t>). Participants w</w:t>
      </w:r>
      <w:r w:rsidR="00B65869">
        <w:t>ore</w:t>
      </w:r>
      <w:r w:rsidR="00B65869" w:rsidRPr="007846C7">
        <w:t xml:space="preserve"> a Velcro ring with a marker at the tip of their index finger. A touch </w:t>
      </w:r>
      <w:r w:rsidR="00B65869">
        <w:t xml:space="preserve">was </w:t>
      </w:r>
      <w:r w:rsidR="00B65869" w:rsidRPr="007846C7">
        <w:t xml:space="preserve">registered when the marker </w:t>
      </w:r>
      <w:r w:rsidR="00B65869">
        <w:t xml:space="preserve">was </w:t>
      </w:r>
      <w:r w:rsidR="0054169C">
        <w:t>0.7</w:t>
      </w:r>
      <w:r w:rsidR="00B65869" w:rsidRPr="007846C7">
        <w:t>cm</w:t>
      </w:r>
      <w:r w:rsidR="00B65869">
        <w:t xml:space="preserve"> </w:t>
      </w:r>
      <w:r w:rsidR="00B65869" w:rsidRPr="007846C7">
        <w:t xml:space="preserve">away from the screen or closer. A system of 6 </w:t>
      </w:r>
      <w:proofErr w:type="spellStart"/>
      <w:r w:rsidR="00B65869" w:rsidRPr="007846C7">
        <w:t>OptiTrack</w:t>
      </w:r>
      <w:proofErr w:type="spellEnd"/>
      <w:r w:rsidR="00B65869" w:rsidRPr="007846C7">
        <w:t xml:space="preserve"> Flex 13 cameras by </w:t>
      </w:r>
      <w:proofErr w:type="spellStart"/>
      <w:r w:rsidR="00B65869" w:rsidRPr="007846C7">
        <w:t>NaturalPoint</w:t>
      </w:r>
      <w:proofErr w:type="spellEnd"/>
      <w:r w:rsidR="00B65869" w:rsidRPr="007846C7">
        <w:t>, Inc. track</w:t>
      </w:r>
      <w:r w:rsidR="00B65869">
        <w:t>ed</w:t>
      </w:r>
      <w:r w:rsidR="00B65869" w:rsidRPr="007846C7">
        <w:t xml:space="preserve"> the marker's </w:t>
      </w:r>
      <w:r w:rsidR="00B65869" w:rsidRPr="007846C7">
        <w:lastRenderedPageBreak/>
        <w:t>location using Motive 2.3.0 software</w:t>
      </w:r>
      <w:r w:rsidR="00B65869">
        <w:t xml:space="preserve"> </w:t>
      </w:r>
      <w:r w:rsidR="00B65869">
        <w:fldChar w:fldCharType="begin"/>
      </w:r>
      <w:r w:rsidR="00B65869">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B65869">
        <w:fldChar w:fldCharType="separate"/>
      </w:r>
      <w:r w:rsidR="00B65869" w:rsidRPr="00533630">
        <w:rPr>
          <w:rFonts w:ascii="Times New Roman" w:hAnsi="Times New Roman" w:cs="Times New Roman"/>
        </w:rPr>
        <w:t>(</w:t>
      </w:r>
      <w:r w:rsidR="00B65869" w:rsidRPr="00533630">
        <w:rPr>
          <w:rFonts w:ascii="Times New Roman" w:hAnsi="Times New Roman" w:cs="Times New Roman"/>
          <w:i/>
          <w:iCs/>
        </w:rPr>
        <w:t>Motive</w:t>
      </w:r>
      <w:r w:rsidR="00B65869" w:rsidRPr="00533630">
        <w:rPr>
          <w:rFonts w:ascii="Times New Roman" w:hAnsi="Times New Roman" w:cs="Times New Roman"/>
        </w:rPr>
        <w:t>, 2021)</w:t>
      </w:r>
      <w:r w:rsidR="00B65869">
        <w:fldChar w:fldCharType="end"/>
      </w:r>
      <w:r w:rsidR="00B65869" w:rsidRPr="007846C7">
        <w:t xml:space="preserve"> at a sampling rate of 120Hz. The coordinates </w:t>
      </w:r>
      <w:r w:rsidR="00B65869">
        <w:t xml:space="preserve">were </w:t>
      </w:r>
      <w:r w:rsidR="00B65869" w:rsidRPr="007846C7">
        <w:t xml:space="preserve">broadcasted online to a </w:t>
      </w:r>
      <w:proofErr w:type="spellStart"/>
      <w:r w:rsidR="00B65869" w:rsidRPr="007846C7">
        <w:t>NatNet</w:t>
      </w:r>
      <w:proofErr w:type="spellEnd"/>
      <w:r w:rsidR="00B65869" w:rsidRPr="007846C7">
        <w:t xml:space="preserve"> client </w:t>
      </w:r>
      <w:r w:rsidR="00B65869">
        <w:fldChar w:fldCharType="begin"/>
      </w:r>
      <w:r w:rsidR="00B65869">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B65869">
        <w:fldChar w:fldCharType="separate"/>
      </w:r>
      <w:r w:rsidR="00B65869" w:rsidRPr="006D3EC2">
        <w:rPr>
          <w:rFonts w:ascii="Times New Roman" w:hAnsi="Times New Roman" w:cs="Times New Roman"/>
        </w:rPr>
        <w:t>(</w:t>
      </w:r>
      <w:r w:rsidR="00B65869" w:rsidRPr="006D3EC2">
        <w:rPr>
          <w:rFonts w:ascii="Times New Roman" w:hAnsi="Times New Roman" w:cs="Times New Roman"/>
          <w:i/>
          <w:iCs/>
        </w:rPr>
        <w:t>NatNet SDK</w:t>
      </w:r>
      <w:r w:rsidR="00B65869" w:rsidRPr="006D3EC2">
        <w:rPr>
          <w:rFonts w:ascii="Times New Roman" w:hAnsi="Times New Roman" w:cs="Times New Roman"/>
        </w:rPr>
        <w:t>, 2021)</w:t>
      </w:r>
      <w:r w:rsidR="00B65869">
        <w:fldChar w:fldCharType="end"/>
      </w:r>
      <w:r w:rsidR="00B65869">
        <w:t xml:space="preserve"> </w:t>
      </w:r>
      <w:r w:rsidR="00B65869" w:rsidRPr="007846C7">
        <w:t xml:space="preserve">and recorded with </w:t>
      </w:r>
      <w:proofErr w:type="spellStart"/>
      <w:r w:rsidR="00B65869" w:rsidRPr="007846C7">
        <w:t>Matlab</w:t>
      </w:r>
      <w:proofErr w:type="spellEnd"/>
      <w:r w:rsidR="00B65869" w:rsidRPr="007846C7">
        <w:t>.</w:t>
      </w:r>
    </w:p>
    <w:p w14:paraId="6766FECF" w14:textId="4C6EC9CB" w:rsidR="00CA2A96" w:rsidRPr="00DB1FF3" w:rsidDel="00F43DE5" w:rsidRDefault="00CA2A96" w:rsidP="00F21647">
      <w:pPr>
        <w:pStyle w:val="Caption"/>
        <w:keepNext/>
        <w:spacing w:line="480" w:lineRule="auto"/>
        <w:ind w:firstLine="720"/>
        <w:jc w:val="left"/>
        <w:rPr>
          <w:moveFrom w:id="60" w:author="Liad Mudrik" w:date="2023-06-28T20:59:00Z"/>
          <w:b/>
          <w:bCs/>
          <w:i/>
          <w:iCs/>
          <w:sz w:val="24"/>
          <w:szCs w:val="20"/>
        </w:rPr>
        <w:pPrChange w:id="61" w:author="Chen Heller" w:date="2023-08-02T14:54:00Z">
          <w:pPr>
            <w:pStyle w:val="Caption"/>
            <w:keepNext/>
            <w:spacing w:line="480" w:lineRule="auto"/>
          </w:pPr>
        </w:pPrChange>
      </w:pPr>
      <w:moveFromRangeStart w:id="62" w:author="Liad Mudrik" w:date="2023-06-28T20:59:00Z" w:name="move138878359"/>
      <w:moveFrom w:id="63" w:author="Liad Mudrik" w:date="2023-06-28T20:59:00Z">
        <w:r w:rsidRPr="00DB1FF3" w:rsidDel="00F43DE5">
          <w:rPr>
            <w:b/>
            <w:bCs/>
            <w:sz w:val="24"/>
            <w:szCs w:val="20"/>
          </w:rPr>
          <w:t xml:space="preserve">Figure </w:t>
        </w:r>
        <w:r w:rsidRPr="00DB1FF3" w:rsidDel="00F43DE5">
          <w:rPr>
            <w:b/>
            <w:bCs/>
            <w:color w:val="44546A" w:themeColor="text2"/>
            <w:szCs w:val="20"/>
          </w:rPr>
          <w:fldChar w:fldCharType="begin"/>
        </w:r>
        <w:r w:rsidRPr="00DB1FF3" w:rsidDel="00F43DE5">
          <w:rPr>
            <w:b/>
            <w:bCs/>
            <w:sz w:val="24"/>
            <w:szCs w:val="20"/>
          </w:rPr>
          <w:instrText xml:space="preserve"> SEQ Figure \* ARABIC </w:instrText>
        </w:r>
        <w:r w:rsidRPr="00DB1FF3" w:rsidDel="00F43DE5">
          <w:rPr>
            <w:b/>
            <w:bCs/>
            <w:color w:val="44546A" w:themeColor="text2"/>
            <w:szCs w:val="20"/>
          </w:rPr>
          <w:fldChar w:fldCharType="separate"/>
        </w:r>
        <w:r w:rsidRPr="00DB1FF3" w:rsidDel="00F43DE5">
          <w:rPr>
            <w:b/>
            <w:bCs/>
            <w:noProof/>
            <w:sz w:val="24"/>
            <w:szCs w:val="20"/>
          </w:rPr>
          <w:t>1</w:t>
        </w:r>
        <w:r w:rsidRPr="00DB1FF3" w:rsidDel="00F43DE5">
          <w:rPr>
            <w:b/>
            <w:bCs/>
            <w:color w:val="44546A" w:themeColor="text2"/>
            <w:szCs w:val="20"/>
          </w:rPr>
          <w:fldChar w:fldCharType="end"/>
        </w:r>
      </w:moveFrom>
    </w:p>
    <w:p w14:paraId="5DA0067E" w14:textId="2C461979" w:rsidR="00CA2A96" w:rsidRPr="008C3EB8" w:rsidDel="00F43DE5" w:rsidRDefault="009159A8" w:rsidP="00F21647">
      <w:pPr>
        <w:jc w:val="left"/>
        <w:rPr>
          <w:moveFrom w:id="64" w:author="Liad Mudrik" w:date="2023-06-28T20:59:00Z"/>
        </w:rPr>
        <w:pPrChange w:id="65" w:author="Chen Heller" w:date="2023-08-02T14:54:00Z">
          <w:pPr>
            <w:ind w:firstLine="0"/>
          </w:pPr>
        </w:pPrChange>
      </w:pPr>
      <w:moveFrom w:id="66" w:author="Liad Mudrik" w:date="2023-06-28T20:59:00Z">
        <w:r w:rsidRPr="00DB1FF3" w:rsidDel="00F43DE5">
          <w:rPr>
            <w:i/>
            <w:iCs/>
          </w:rPr>
          <w:t>Experimental Setup</w:t>
        </w:r>
      </w:moveFrom>
    </w:p>
    <w:moveFromRangeEnd w:id="62"/>
    <w:p w14:paraId="142171C9" w14:textId="57FD686D" w:rsidR="00854D68" w:rsidRDefault="009A6E21" w:rsidP="00F21647">
      <w:pPr>
        <w:pPrChange w:id="67" w:author="Chen Heller" w:date="2023-08-02T14:54:00Z">
          <w:pPr>
            <w:pStyle w:val="NoSpacing"/>
            <w:keepNext/>
            <w:bidi w:val="0"/>
            <w:jc w:val="center"/>
          </w:pPr>
        </w:pPrChange>
      </w:pPr>
      <w:del w:id="68" w:author="zeev" w:date="2023-07-25T17:27:00Z">
        <w:r w:rsidRPr="009A6E21" w:rsidDel="00860226">
          <w:rPr>
            <w:noProof/>
          </w:rPr>
          <w:drawing>
            <wp:inline distT="0" distB="0" distL="0" distR="0" wp14:anchorId="7C29D55F" wp14:editId="2F9BF557">
              <wp:extent cx="3440169" cy="2982582"/>
              <wp:effectExtent l="0" t="0" r="8255" b="889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2"/>
                      <a:stretch>
                        <a:fillRect/>
                      </a:stretch>
                    </pic:blipFill>
                    <pic:spPr>
                      <a:xfrm>
                        <a:off x="0" y="0"/>
                        <a:ext cx="3456941" cy="2997123"/>
                      </a:xfrm>
                      <a:prstGeom prst="rect">
                        <a:avLst/>
                      </a:prstGeom>
                    </pic:spPr>
                  </pic:pic>
                </a:graphicData>
              </a:graphic>
            </wp:inline>
          </w:drawing>
        </w:r>
      </w:del>
    </w:p>
    <w:p w14:paraId="01EAE951" w14:textId="1BE5F59B" w:rsidR="00F43DE5" w:rsidRPr="00F43DE5" w:rsidDel="00860226" w:rsidRDefault="00F43DE5">
      <w:pPr>
        <w:pStyle w:val="Caption"/>
        <w:keepNext/>
        <w:ind w:left="567" w:right="713"/>
        <w:rPr>
          <w:del w:id="69" w:author="zeev" w:date="2023-07-25T17:27:00Z"/>
          <w:moveTo w:id="70" w:author="Liad Mudrik" w:date="2023-06-28T20:59:00Z"/>
          <w:b/>
          <w:bCs/>
          <w:i/>
          <w:iCs/>
          <w:szCs w:val="22"/>
          <w:rPrChange w:id="71" w:author="Liad Mudrik" w:date="2023-06-28T20:59:00Z">
            <w:rPr>
              <w:del w:id="72" w:author="zeev" w:date="2023-07-25T17:27:00Z"/>
              <w:moveTo w:id="73" w:author="Liad Mudrik" w:date="2023-06-28T20:59:00Z"/>
              <w:b/>
              <w:bCs/>
              <w:i w:val="0"/>
              <w:iCs w:val="0"/>
              <w:sz w:val="24"/>
              <w:szCs w:val="20"/>
            </w:rPr>
          </w:rPrChange>
        </w:rPr>
        <w:pPrChange w:id="74" w:author="Liad Mudrik" w:date="2023-06-28T20:59:00Z">
          <w:pPr>
            <w:pStyle w:val="Caption"/>
            <w:keepNext/>
            <w:spacing w:line="480" w:lineRule="auto"/>
          </w:pPr>
        </w:pPrChange>
      </w:pPr>
      <w:bookmarkStart w:id="75" w:name="_Ref134430239"/>
      <w:moveToRangeStart w:id="76" w:author="Liad Mudrik" w:date="2023-06-28T20:59:00Z" w:name="move138878359"/>
      <w:commentRangeStart w:id="77"/>
      <w:commentRangeStart w:id="78"/>
      <w:moveTo w:id="79" w:author="Liad Mudrik" w:date="2023-06-28T20:59:00Z">
        <w:del w:id="80" w:author="zeev" w:date="2023-07-25T17:27:00Z">
          <w:r w:rsidRPr="00F43DE5" w:rsidDel="00860226">
            <w:rPr>
              <w:b/>
              <w:bCs/>
              <w:color w:val="44546A" w:themeColor="text2"/>
              <w:szCs w:val="22"/>
              <w:rPrChange w:id="81" w:author="Liad Mudrik" w:date="2023-06-28T20:59:00Z">
                <w:rPr>
                  <w:b/>
                  <w:bCs/>
                  <w:szCs w:val="20"/>
                </w:rPr>
              </w:rPrChange>
            </w:rPr>
            <w:delText xml:space="preserve">Figure </w:delText>
          </w:r>
          <w:r w:rsidRPr="00F43DE5" w:rsidDel="00860226">
            <w:rPr>
              <w:b/>
              <w:bCs/>
              <w:color w:val="44546A" w:themeColor="text2"/>
              <w:szCs w:val="22"/>
              <w:rPrChange w:id="82" w:author="Liad Mudrik" w:date="2023-06-28T20:59:00Z">
                <w:rPr>
                  <w:b/>
                  <w:bCs/>
                  <w:szCs w:val="20"/>
                </w:rPr>
              </w:rPrChange>
            </w:rPr>
            <w:fldChar w:fldCharType="begin"/>
          </w:r>
          <w:r w:rsidRPr="00F43DE5" w:rsidDel="00860226">
            <w:rPr>
              <w:b/>
              <w:bCs/>
              <w:color w:val="44546A" w:themeColor="text2"/>
              <w:szCs w:val="22"/>
              <w:rPrChange w:id="83" w:author="Liad Mudrik" w:date="2023-06-28T20:59:00Z">
                <w:rPr>
                  <w:b/>
                  <w:bCs/>
                  <w:szCs w:val="20"/>
                </w:rPr>
              </w:rPrChange>
            </w:rPr>
            <w:delInstrText xml:space="preserve"> SEQ Figure \* ARABIC </w:delInstrText>
          </w:r>
          <w:r w:rsidRPr="00F43DE5" w:rsidDel="00860226">
            <w:rPr>
              <w:b/>
              <w:bCs/>
              <w:color w:val="44546A" w:themeColor="text2"/>
              <w:szCs w:val="22"/>
              <w:rPrChange w:id="84" w:author="Liad Mudrik" w:date="2023-06-28T20:59:00Z">
                <w:rPr>
                  <w:b/>
                  <w:bCs/>
                  <w:szCs w:val="20"/>
                </w:rPr>
              </w:rPrChange>
            </w:rPr>
            <w:fldChar w:fldCharType="separate"/>
          </w:r>
          <w:r w:rsidRPr="00F43DE5" w:rsidDel="00860226">
            <w:rPr>
              <w:b/>
              <w:bCs/>
              <w:noProof/>
              <w:color w:val="44546A" w:themeColor="text2"/>
              <w:szCs w:val="22"/>
              <w:rPrChange w:id="85" w:author="Liad Mudrik" w:date="2023-06-28T20:59:00Z">
                <w:rPr>
                  <w:b/>
                  <w:bCs/>
                  <w:noProof/>
                  <w:szCs w:val="20"/>
                </w:rPr>
              </w:rPrChange>
            </w:rPr>
            <w:delText>1</w:delText>
          </w:r>
          <w:r w:rsidRPr="00F43DE5" w:rsidDel="00860226">
            <w:rPr>
              <w:b/>
              <w:bCs/>
              <w:color w:val="44546A" w:themeColor="text2"/>
              <w:szCs w:val="22"/>
              <w:rPrChange w:id="86" w:author="Liad Mudrik" w:date="2023-06-28T20:59:00Z">
                <w:rPr>
                  <w:b/>
                  <w:bCs/>
                  <w:szCs w:val="20"/>
                </w:rPr>
              </w:rPrChange>
            </w:rPr>
            <w:fldChar w:fldCharType="end"/>
          </w:r>
        </w:del>
      </w:moveTo>
      <w:bookmarkEnd w:id="75"/>
      <w:ins w:id="87" w:author="Liad Mudrik" w:date="2023-06-28T20:59:00Z">
        <w:del w:id="88" w:author="zeev" w:date="2023-07-25T17:27:00Z">
          <w:r w:rsidRPr="00F43DE5" w:rsidDel="00860226">
            <w:rPr>
              <w:b/>
              <w:bCs/>
              <w:color w:val="44546A" w:themeColor="text2"/>
              <w:szCs w:val="22"/>
              <w:rPrChange w:id="89" w:author="Liad Mudrik" w:date="2023-06-28T20:59:00Z">
                <w:rPr>
                  <w:b/>
                  <w:bCs/>
                  <w:szCs w:val="20"/>
                </w:rPr>
              </w:rPrChange>
            </w:rPr>
            <w:delText xml:space="preserve">: </w:delText>
          </w:r>
          <w:r w:rsidRPr="00F43DE5" w:rsidDel="00860226">
            <w:rPr>
              <w:i/>
              <w:iCs/>
              <w:color w:val="44546A" w:themeColor="text2"/>
              <w:szCs w:val="22"/>
              <w:rPrChange w:id="90" w:author="Liad Mudrik" w:date="2023-06-28T20:59:00Z">
                <w:rPr>
                  <w:i w:val="0"/>
                  <w:iCs w:val="0"/>
                </w:rPr>
              </w:rPrChange>
            </w:rPr>
            <w:delText xml:space="preserve"> </w:delText>
          </w:r>
        </w:del>
      </w:ins>
      <w:commentRangeEnd w:id="77"/>
      <w:ins w:id="91" w:author="Liad Mudrik" w:date="2023-06-28T21:01:00Z">
        <w:del w:id="92" w:author="zeev" w:date="2023-07-25T17:27:00Z">
          <w:r w:rsidR="00420454" w:rsidDel="00860226">
            <w:rPr>
              <w:rStyle w:val="CommentReference"/>
              <w:color w:val="auto"/>
            </w:rPr>
            <w:commentReference w:id="77"/>
          </w:r>
        </w:del>
      </w:ins>
      <w:commentRangeEnd w:id="78"/>
      <w:r w:rsidR="00860226">
        <w:rPr>
          <w:rStyle w:val="CommentReference"/>
          <w:color w:val="auto"/>
        </w:rPr>
        <w:commentReference w:id="78"/>
      </w:r>
    </w:p>
    <w:p w14:paraId="2C058CE9" w14:textId="2631F143" w:rsidR="00F43DE5" w:rsidRPr="00F43DE5" w:rsidDel="00860226" w:rsidRDefault="00F43DE5">
      <w:pPr>
        <w:pStyle w:val="Caption"/>
        <w:keepNext/>
        <w:ind w:left="567" w:right="713"/>
        <w:rPr>
          <w:del w:id="93" w:author="zeev" w:date="2023-07-25T17:27:00Z"/>
          <w:moveTo w:id="94" w:author="Liad Mudrik" w:date="2023-06-28T20:59:00Z"/>
          <w:i/>
          <w:color w:val="44546A" w:themeColor="text2"/>
          <w:szCs w:val="22"/>
          <w:rPrChange w:id="95" w:author="Liad Mudrik" w:date="2023-06-28T20:59:00Z">
            <w:rPr>
              <w:del w:id="96" w:author="zeev" w:date="2023-07-25T17:27:00Z"/>
              <w:moveTo w:id="97" w:author="Liad Mudrik" w:date="2023-06-28T20:59:00Z"/>
              <w:iCs/>
            </w:rPr>
          </w:rPrChange>
        </w:rPr>
        <w:pPrChange w:id="98" w:author="Liad Mudrik" w:date="2023-06-28T20:59:00Z">
          <w:pPr>
            <w:ind w:firstLine="0"/>
          </w:pPr>
        </w:pPrChange>
      </w:pPr>
      <w:ins w:id="99" w:author="Liad Mudrik" w:date="2023-06-28T20:59:00Z">
        <w:del w:id="100" w:author="zeev" w:date="2023-07-25T17:27:00Z">
          <w:r w:rsidRPr="00F43DE5" w:rsidDel="00860226">
            <w:rPr>
              <w:i/>
              <w:color w:val="44546A" w:themeColor="text2"/>
              <w:szCs w:val="22"/>
              <w:rPrChange w:id="101" w:author="Liad Mudrik" w:date="2023-06-28T20:59:00Z">
                <w:rPr>
                  <w:iCs/>
                </w:rPr>
              </w:rPrChange>
            </w:rPr>
            <w:delText xml:space="preserve">An illustration of the </w:delText>
          </w:r>
        </w:del>
      </w:ins>
      <w:moveTo w:id="102" w:author="Liad Mudrik" w:date="2023-06-28T20:59:00Z">
        <w:del w:id="103" w:author="zeev" w:date="2023-07-25T17:27:00Z">
          <w:r w:rsidRPr="00F43DE5" w:rsidDel="00860226">
            <w:rPr>
              <w:i/>
              <w:color w:val="44546A" w:themeColor="text2"/>
              <w:szCs w:val="22"/>
              <w:rPrChange w:id="104" w:author="Liad Mudrik" w:date="2023-06-28T20:59:00Z">
                <w:rPr>
                  <w:iCs/>
                </w:rPr>
              </w:rPrChange>
            </w:rPr>
            <w:delText>E</w:delText>
          </w:r>
        </w:del>
      </w:moveTo>
      <w:ins w:id="105" w:author="Liad Mudrik" w:date="2023-06-28T20:59:00Z">
        <w:del w:id="106" w:author="zeev" w:date="2023-07-25T17:27:00Z">
          <w:r w:rsidRPr="00F43DE5" w:rsidDel="00860226">
            <w:rPr>
              <w:i/>
              <w:color w:val="44546A" w:themeColor="text2"/>
              <w:szCs w:val="22"/>
              <w:rPrChange w:id="107" w:author="Liad Mudrik" w:date="2023-06-28T20:59:00Z">
                <w:rPr>
                  <w:iCs/>
                </w:rPr>
              </w:rPrChange>
            </w:rPr>
            <w:delText>e</w:delText>
          </w:r>
        </w:del>
      </w:ins>
      <w:moveTo w:id="108" w:author="Liad Mudrik" w:date="2023-06-28T20:59:00Z">
        <w:del w:id="109" w:author="zeev" w:date="2023-07-25T17:27:00Z">
          <w:r w:rsidRPr="00F43DE5" w:rsidDel="00860226">
            <w:rPr>
              <w:i/>
              <w:color w:val="44546A" w:themeColor="text2"/>
              <w:szCs w:val="22"/>
              <w:rPrChange w:id="110" w:author="Liad Mudrik" w:date="2023-06-28T20:59:00Z">
                <w:rPr>
                  <w:iCs/>
                </w:rPr>
              </w:rPrChange>
            </w:rPr>
            <w:delText xml:space="preserve">xperimental </w:delText>
          </w:r>
        </w:del>
      </w:moveTo>
      <w:ins w:id="111" w:author="Liad Mudrik" w:date="2023-06-28T20:59:00Z">
        <w:del w:id="112" w:author="zeev" w:date="2023-07-25T17:27:00Z">
          <w:r w:rsidRPr="00F43DE5" w:rsidDel="00860226">
            <w:rPr>
              <w:i/>
              <w:color w:val="44546A" w:themeColor="text2"/>
              <w:szCs w:val="22"/>
              <w:rPrChange w:id="113" w:author="Liad Mudrik" w:date="2023-06-28T20:59:00Z">
                <w:rPr>
                  <w:iCs/>
                </w:rPr>
              </w:rPrChange>
            </w:rPr>
            <w:delText>S</w:delText>
          </w:r>
        </w:del>
      </w:ins>
      <w:moveTo w:id="114" w:author="Liad Mudrik" w:date="2023-06-28T20:59:00Z">
        <w:del w:id="115" w:author="zeev" w:date="2023-07-25T17:27:00Z">
          <w:r w:rsidRPr="00F43DE5" w:rsidDel="00860226">
            <w:rPr>
              <w:i/>
              <w:color w:val="44546A" w:themeColor="text2"/>
              <w:szCs w:val="22"/>
              <w:rPrChange w:id="116" w:author="Liad Mudrik" w:date="2023-06-28T20:59:00Z">
                <w:rPr>
                  <w:iCs/>
                </w:rPr>
              </w:rPrChange>
            </w:rPr>
            <w:delText>Setup</w:delText>
          </w:r>
        </w:del>
      </w:moveTo>
      <w:ins w:id="117" w:author="Liad Mudrik" w:date="2023-06-28T20:59:00Z">
        <w:del w:id="118" w:author="zeev" w:date="2023-07-25T17:27:00Z">
          <w:r w:rsidRPr="00F43DE5" w:rsidDel="00860226">
            <w:rPr>
              <w:i/>
              <w:color w:val="44546A" w:themeColor="text2"/>
              <w:szCs w:val="22"/>
              <w:rPrChange w:id="119" w:author="Liad Mudrik" w:date="2023-06-28T20:59:00Z">
                <w:rPr>
                  <w:iCs/>
                </w:rPr>
              </w:rPrChange>
            </w:rPr>
            <w:delText xml:space="preserve">. </w:delText>
          </w:r>
        </w:del>
      </w:ins>
    </w:p>
    <w:moveToRangeEnd w:id="76"/>
    <w:p w14:paraId="7A776834" w14:textId="57D652C8" w:rsidR="00F43DE5" w:rsidDel="000C1A49" w:rsidRDefault="00CA2A96" w:rsidP="00F9302D">
      <w:pPr>
        <w:pStyle w:val="Caption"/>
        <w:keepNext/>
        <w:ind w:left="567" w:right="713"/>
        <w:rPr>
          <w:del w:id="120" w:author="Chen Heller" w:date="2023-08-02T14:51:00Z"/>
        </w:rPr>
      </w:pPr>
      <w:del w:id="121" w:author="Chen Heller" w:date="2023-08-02T14:51:00Z">
        <w:r w:rsidRPr="00F43DE5" w:rsidDel="000C1A49">
          <w:rPr>
            <w:i/>
            <w:iCs/>
            <w:color w:val="auto"/>
            <w:szCs w:val="22"/>
            <w:rPrChange w:id="122" w:author="Liad Mudrik" w:date="2023-06-28T20:59:00Z">
              <w:rPr>
                <w:i w:val="0"/>
                <w:iCs w:val="0"/>
                <w:color w:val="auto"/>
                <w:sz w:val="24"/>
                <w:szCs w:val="24"/>
              </w:rPr>
            </w:rPrChange>
          </w:rPr>
          <w:delText>Note.</w:delText>
        </w:r>
        <w:r w:rsidR="00854D68" w:rsidRPr="00F43DE5" w:rsidDel="000C1A49">
          <w:rPr>
            <w:szCs w:val="22"/>
            <w:rPrChange w:id="123" w:author="Liad Mudrik" w:date="2023-06-28T20:59:00Z">
              <w:rPr/>
            </w:rPrChange>
          </w:rPr>
          <w:delText xml:space="preserve"> </w:delText>
        </w:r>
      </w:del>
      <w:ins w:id="124" w:author="Liad Mudrik" w:date="2023-06-28T20:59:00Z">
        <w:del w:id="125" w:author="Chen Heller" w:date="2023-08-02T14:51:00Z">
          <w:r w:rsidR="00F43DE5" w:rsidDel="000C1A49">
            <w:rPr>
              <w:szCs w:val="22"/>
            </w:rPr>
            <w:delText xml:space="preserve"> </w:delText>
          </w:r>
        </w:del>
      </w:ins>
      <w:del w:id="126" w:author="Chen Heller" w:date="2023-08-02T14:51:00Z">
        <w:r w:rsidR="00854D68" w:rsidRPr="00F43DE5" w:rsidDel="000C1A49">
          <w:rPr>
            <w:szCs w:val="22"/>
            <w:rPrChange w:id="127" w:author="Liad Mudrik" w:date="2023-06-28T20:59:00Z">
              <w:rPr/>
            </w:rPrChange>
          </w:rPr>
          <w:delText xml:space="preserve">A participant placing his finger on the starting point which is located </w:delText>
        </w:r>
        <w:r w:rsidR="004907D7" w:rsidRPr="00F43DE5" w:rsidDel="000C1A49">
          <w:rPr>
            <w:szCs w:val="22"/>
            <w:rPrChange w:id="128" w:author="Liad Mudrik" w:date="2023-06-28T20:59:00Z">
              <w:rPr/>
            </w:rPrChange>
          </w:rPr>
          <w:delText>35</w:delText>
        </w:r>
        <w:r w:rsidR="00854D68" w:rsidRPr="00F43DE5" w:rsidDel="000C1A49">
          <w:rPr>
            <w:szCs w:val="22"/>
            <w:rPrChange w:id="129" w:author="Liad Mudrik" w:date="2023-06-28T20:59:00Z">
              <w:rPr/>
            </w:rPrChange>
          </w:rPr>
          <w:delText>cm away from the screen. The target is positioned 24</w:delText>
        </w:r>
      </w:del>
      <w:ins w:id="130" w:author="Liad Mudrik" w:date="2023-06-28T20:59:00Z">
        <w:del w:id="131" w:author="Chen Heller" w:date="2023-08-02T14:51:00Z">
          <w:r w:rsidR="00F43DE5" w:rsidDel="000C1A49">
            <w:rPr>
              <w:szCs w:val="22"/>
            </w:rPr>
            <w:delText xml:space="preserve"> </w:delText>
          </w:r>
        </w:del>
      </w:ins>
      <w:del w:id="132" w:author="Chen Heller" w:date="2023-08-02T14:51:00Z">
        <w:r w:rsidR="00854D68" w:rsidRPr="00F43DE5" w:rsidDel="000C1A49">
          <w:rPr>
            <w:szCs w:val="22"/>
            <w:rPrChange w:id="133" w:author="Liad Mudrik" w:date="2023-06-28T20:59:00Z">
              <w:rPr/>
            </w:rPrChange>
          </w:rPr>
          <w:delText>cm above the starting point and the answers are placed on each of its sides, 20</w:delText>
        </w:r>
      </w:del>
      <w:ins w:id="134" w:author="Liad Mudrik" w:date="2023-06-28T21:00:00Z">
        <w:del w:id="135" w:author="Chen Heller" w:date="2023-08-02T14:51:00Z">
          <w:r w:rsidR="00F43DE5" w:rsidDel="000C1A49">
            <w:rPr>
              <w:szCs w:val="22"/>
            </w:rPr>
            <w:delText xml:space="preserve"> </w:delText>
          </w:r>
        </w:del>
      </w:ins>
      <w:del w:id="136" w:author="Chen Heller" w:date="2023-08-02T14:51:00Z">
        <w:r w:rsidR="00854D68" w:rsidRPr="00F43DE5" w:rsidDel="000C1A49">
          <w:rPr>
            <w:szCs w:val="22"/>
            <w:rPrChange w:id="137" w:author="Liad Mudrik" w:date="2023-06-28T20:59:00Z">
              <w:rPr/>
            </w:rPrChange>
          </w:rPr>
          <w:delText>cm apart. Z axis maps the path to and from the screen. X</w:delText>
        </w:r>
        <w:r w:rsidR="00F0759A" w:rsidRPr="00F43DE5" w:rsidDel="000C1A49">
          <w:rPr>
            <w:szCs w:val="22"/>
            <w:rPrChange w:id="138" w:author="Liad Mudrik" w:date="2023-06-28T20:59:00Z">
              <w:rPr/>
            </w:rPrChange>
          </w:rPr>
          <w:delText>-</w:delText>
        </w:r>
        <w:r w:rsidR="00854D68" w:rsidRPr="00F43DE5" w:rsidDel="000C1A49">
          <w:rPr>
            <w:szCs w:val="22"/>
            <w:rPrChange w:id="139" w:author="Liad Mudrik" w:date="2023-06-28T20:59:00Z">
              <w:rPr/>
            </w:rPrChange>
          </w:rPr>
          <w:delText>axis maps the left and right directions. Y axis maps the up and down directions</w:delText>
        </w:r>
        <w:r w:rsidR="00854D68" w:rsidRPr="009159A8" w:rsidDel="000C1A49">
          <w:delText>.</w:delText>
        </w:r>
      </w:del>
    </w:p>
    <w:p w14:paraId="1CB04382" w14:textId="3DC8F256" w:rsidR="00F9302D" w:rsidRPr="00F9302D" w:rsidDel="000C1A49" w:rsidRDefault="00F9302D" w:rsidP="00F9302D">
      <w:pPr>
        <w:ind w:firstLine="0"/>
        <w:rPr>
          <w:ins w:id="140" w:author="Liad Mudrik" w:date="2023-06-28T20:59:00Z"/>
          <w:del w:id="141" w:author="Chen Heller" w:date="2023-08-02T14:51:00Z"/>
        </w:rPr>
      </w:pPr>
    </w:p>
    <w:p w14:paraId="5FC1E55D" w14:textId="2EA491BA" w:rsidR="00D826D9" w:rsidRDefault="00D826D9" w:rsidP="006327F5">
      <w:pPr>
        <w:pStyle w:val="Heading4"/>
      </w:pPr>
      <w:r>
        <w:t>Procedure</w:t>
      </w:r>
      <w:bookmarkEnd w:id="52"/>
    </w:p>
    <w:p w14:paraId="4E8D7141" w14:textId="6D07F046" w:rsidR="005D3136" w:rsidRDefault="007156FD" w:rsidP="00F21647">
      <w:pPr>
        <w:pPrChange w:id="142" w:author="Chen Heller" w:date="2023-08-02T14:54:00Z">
          <w:pPr>
            <w:ind w:firstLine="0"/>
          </w:pPr>
        </w:pPrChange>
      </w:pPr>
      <w:r>
        <w:t xml:space="preserve">Two </w:t>
      </w:r>
      <w:r w:rsidR="00521037">
        <w:t>main</w:t>
      </w:r>
      <w:r w:rsidR="00D826D9">
        <w:t xml:space="preserve"> </w:t>
      </w:r>
      <w:r w:rsidR="00D826D9" w:rsidRPr="00400416">
        <w:t>session</w:t>
      </w:r>
      <w:r w:rsidR="00D826D9">
        <w:t>s</w:t>
      </w:r>
      <w:r w:rsidR="00560506">
        <w:t xml:space="preserve"> </w:t>
      </w:r>
      <w:r w:rsidR="000A4571">
        <w:t xml:space="preserve">were </w:t>
      </w:r>
      <w:r w:rsidR="00560506">
        <w:t>conducted on the same day</w:t>
      </w:r>
      <w:r w:rsidR="00E94313" w:rsidRPr="00E94313">
        <w:t xml:space="preserve"> </w:t>
      </w:r>
      <w:r w:rsidR="00E94313">
        <w:t>with their order counterbalanced between participants</w:t>
      </w:r>
      <w:r w:rsidR="00420454">
        <w:t>: o</w:t>
      </w:r>
      <w:r w:rsidR="00CD3FA4">
        <w:t xml:space="preserve">ne session </w:t>
      </w:r>
      <w:r w:rsidR="00521037">
        <w:t>for keyboard response and the other for motion tracking</w:t>
      </w:r>
      <w:r w:rsidR="00CD3FA4">
        <w:t>, e</w:t>
      </w:r>
      <w:r w:rsidR="00521037">
        <w:t xml:space="preserve">ach </w:t>
      </w:r>
      <w:r w:rsidR="00D826D9" w:rsidRPr="00400416">
        <w:t>include</w:t>
      </w:r>
      <w:r w:rsidR="00D826D9">
        <w:t>d</w:t>
      </w:r>
      <w:r w:rsidR="00D826D9" w:rsidRPr="00400416">
        <w:t xml:space="preserve"> a practice block and </w:t>
      </w:r>
      <w:r w:rsidR="00D826D9">
        <w:t xml:space="preserve">six </w:t>
      </w:r>
      <w:r w:rsidR="00D826D9" w:rsidRPr="00400416">
        <w:t>test blocks</w:t>
      </w:r>
      <w:r w:rsidR="00420454">
        <w:t xml:space="preserve"> of 40 trials each</w:t>
      </w:r>
      <w:r w:rsidR="00D826D9" w:rsidRPr="00400416">
        <w:t xml:space="preserve"> (i.e., 40 practice trials and </w:t>
      </w:r>
      <w:r w:rsidR="00D826D9">
        <w:t xml:space="preserve">240 </w:t>
      </w:r>
      <w:r w:rsidR="00D826D9" w:rsidRPr="00400416">
        <w:t>test trials)</w:t>
      </w:r>
      <w:r w:rsidR="00D442AA">
        <w:t xml:space="preserve">. </w:t>
      </w:r>
      <w:r w:rsidR="005D3136">
        <w:t>Half the trials were congruent and half incongruent (</w:t>
      </w:r>
      <w:proofErr w:type="spellStart"/>
      <w:r w:rsidR="005D3136">
        <w:t>pseudorandomly</w:t>
      </w:r>
      <w:proofErr w:type="spellEnd"/>
      <w:r w:rsidR="005D3136">
        <w:t xml:space="preserve"> intermixed, as explained in the Stimuli section above). </w:t>
      </w:r>
      <w:r w:rsidR="00612121" w:rsidRPr="00400416">
        <w:t xml:space="preserve">Breaks </w:t>
      </w:r>
      <w:r w:rsidR="00612121">
        <w:t>were given</w:t>
      </w:r>
      <w:r w:rsidR="00612121" w:rsidRPr="00400416">
        <w:t xml:space="preserve"> between blocks</w:t>
      </w:r>
      <w:r w:rsidR="00612121">
        <w:t>.</w:t>
      </w:r>
      <w:r w:rsidR="00612121" w:rsidRPr="00400416">
        <w:t xml:space="preserve"> </w:t>
      </w:r>
    </w:p>
    <w:p w14:paraId="331A6F64" w14:textId="5A2508CF" w:rsidR="001F3D88" w:rsidRDefault="00927E7D" w:rsidP="00A25F82">
      <w:r w:rsidRPr="00400416">
        <w:t>The procedure</w:t>
      </w:r>
      <w:r w:rsidR="00AF2593">
        <w:t xml:space="preserve"> within each block</w:t>
      </w:r>
      <w:r w:rsidRPr="00400416">
        <w:t xml:space="preserve"> closely follow</w:t>
      </w:r>
      <w:r>
        <w:t>ed</w:t>
      </w:r>
      <w:r w:rsidRPr="00400416">
        <w:t xml:space="preserve"> the one used </w:t>
      </w:r>
      <w:r w:rsidR="00B75831">
        <w:t>by</w:t>
      </w:r>
      <w:r>
        <w:t xml:space="preserve"> </w:t>
      </w:r>
      <w:r>
        <w:fldChar w:fldCharType="begin"/>
      </w:r>
      <w:r>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8D13A3">
        <w:rPr>
          <w:rFonts w:ascii="Times New Roman" w:hAnsi="Times New Roman" w:cs="Times New Roman"/>
        </w:rPr>
        <w:t xml:space="preserve">Dehaene et al. </w:t>
      </w:r>
      <w:r>
        <w:rPr>
          <w:rFonts w:ascii="Times New Roman" w:hAnsi="Times New Roman" w:cs="Times New Roman"/>
        </w:rPr>
        <w:t>(</w:t>
      </w:r>
      <w:r w:rsidRPr="008D13A3">
        <w:rPr>
          <w:rFonts w:ascii="Times New Roman" w:hAnsi="Times New Roman" w:cs="Times New Roman"/>
        </w:rPr>
        <w:t>2001)</w:t>
      </w:r>
      <w:r>
        <w:fldChar w:fldCharType="end"/>
      </w:r>
      <w:r>
        <w:t xml:space="preserve">. </w:t>
      </w:r>
      <w:r w:rsidRPr="00400416">
        <w:t>Every trial consist</w:t>
      </w:r>
      <w:r>
        <w:t>ed</w:t>
      </w:r>
      <w:r w:rsidRPr="00400416">
        <w:t xml:space="preserve"> of a fixation cross (1000ms), a first mask (270ms), a second mask (30ms), a prime word (30ms), a third mask (30ms) and a target (500ms). Once the target </w:t>
      </w:r>
      <w:r>
        <w:t xml:space="preserve">was </w:t>
      </w:r>
      <w:r w:rsidRPr="00400416">
        <w:t>displayed, participants classif</w:t>
      </w:r>
      <w:r>
        <w:t>ied</w:t>
      </w:r>
      <w:r w:rsidRPr="00400416">
        <w:t xml:space="preserve"> the target word as describing a natural/artificial item </w:t>
      </w:r>
      <w:r>
        <w:t>(</w:t>
      </w:r>
      <w:ins w:id="143" w:author="Chen Heller" w:date="2023-07-31T19:22:00Z">
        <w:r w:rsidR="007C1D18">
          <w:fldChar w:fldCharType="begin"/>
        </w:r>
        <w:r w:rsidR="007C1D18">
          <w:instrText xml:space="preserve"> REF _Ref141723775 \h </w:instrText>
        </w:r>
      </w:ins>
      <w:r w:rsidR="007C1D18">
        <w:instrText xml:space="preserve"> \* MERGEFORMAT </w:instrText>
      </w:r>
      <w:r w:rsidR="007C1D18">
        <w:fldChar w:fldCharType="separate"/>
      </w:r>
      <w:ins w:id="144" w:author="Liad Mudrik" w:date="2023-06-28T21:14:00Z">
        <w:r w:rsidR="007C1D18" w:rsidRPr="007C1D18">
          <w:rPr>
            <w:rPrChange w:id="145" w:author="Chen Heller" w:date="2023-07-31T19:22:00Z">
              <w:rPr>
                <w:b/>
                <w:bCs/>
                <w:szCs w:val="20"/>
              </w:rPr>
            </w:rPrChange>
          </w:rPr>
          <w:t xml:space="preserve">Figure </w:t>
        </w:r>
      </w:ins>
      <w:ins w:id="146" w:author="Chen Heller" w:date="2023-07-31T19:22:00Z">
        <w:r w:rsidR="007C1D18" w:rsidRPr="007C1D18">
          <w:rPr>
            <w:rPrChange w:id="147" w:author="Chen Heller" w:date="2023-07-31T19:22:00Z">
              <w:rPr>
                <w:b/>
                <w:bCs/>
                <w:i/>
                <w:iCs/>
                <w:noProof/>
                <w:szCs w:val="20"/>
              </w:rPr>
            </w:rPrChange>
          </w:rPr>
          <w:t>1</w:t>
        </w:r>
        <w:r w:rsidR="007C1D18">
          <w:fldChar w:fldCharType="end"/>
        </w:r>
      </w:ins>
      <w:del w:id="148" w:author="Chen Heller" w:date="2023-07-31T19:22:00Z">
        <w:r w:rsidR="0053605B" w:rsidRPr="0053605B" w:rsidDel="007C1D18">
          <w:fldChar w:fldCharType="begin"/>
        </w:r>
        <w:r w:rsidR="0053605B" w:rsidRPr="0053605B" w:rsidDel="007C1D18">
          <w:delInstrText xml:space="preserve"> REF _Ref134430361 \h </w:delInstrText>
        </w:r>
        <w:r w:rsidR="0053605B" w:rsidDel="007C1D18">
          <w:delInstrText xml:space="preserve"> \* MERGEFORMAT </w:delInstrText>
        </w:r>
        <w:r w:rsidR="0053605B" w:rsidRPr="0053605B" w:rsidDel="007C1D18">
          <w:fldChar w:fldCharType="separate"/>
        </w:r>
        <w:r w:rsidR="0053605B" w:rsidRPr="0053605B" w:rsidDel="007C1D18">
          <w:delText xml:space="preserve">Figure </w:delText>
        </w:r>
        <w:r w:rsidR="0053605B" w:rsidRPr="00DB1FF3" w:rsidDel="007C1D18">
          <w:delText>2</w:delText>
        </w:r>
        <w:r w:rsidR="0053605B" w:rsidRPr="0053605B" w:rsidDel="007C1D18">
          <w:fldChar w:fldCharType="end"/>
        </w:r>
      </w:del>
      <w:r w:rsidRPr="00400416">
        <w:t>).</w:t>
      </w:r>
    </w:p>
    <w:p w14:paraId="328AA6D0" w14:textId="77777777" w:rsidR="003A6723" w:rsidRDefault="003A6723">
      <w:pPr>
        <w:jc w:val="left"/>
        <w:rPr>
          <w:ins w:id="149" w:author="Chen Heller" w:date="2023-08-02T15:17:00Z"/>
          <w:rFonts w:ascii="Times New Roman" w:hAnsi="Times New Roman" w:cs="Times New Roman"/>
          <w:b/>
          <w:bCs/>
          <w:color w:val="000000" w:themeColor="text1"/>
        </w:rPr>
      </w:pPr>
      <w:ins w:id="150" w:author="Chen Heller" w:date="2023-08-02T15:17:00Z">
        <w:r>
          <w:br w:type="page"/>
        </w:r>
      </w:ins>
    </w:p>
    <w:p w14:paraId="10AF58D9" w14:textId="2E55F452" w:rsidR="009D05E8" w:rsidRPr="0024237F" w:rsidDel="00B60696" w:rsidRDefault="009D05E8" w:rsidP="003A6723">
      <w:pPr>
        <w:pStyle w:val="FigureNumber"/>
        <w:rPr>
          <w:del w:id="151" w:author="Liad Mudrik" w:date="2023-06-28T21:14:00Z"/>
        </w:rPr>
        <w:pPrChange w:id="152" w:author="Chen Heller" w:date="2023-08-02T15:16:00Z">
          <w:pPr>
            <w:pStyle w:val="NoSpacing"/>
            <w:keepNext/>
            <w:tabs>
              <w:tab w:val="left" w:pos="270"/>
            </w:tabs>
            <w:bidi w:val="0"/>
          </w:pPr>
        </w:pPrChange>
      </w:pPr>
      <w:r w:rsidRPr="003A6723">
        <w:lastRenderedPageBreak/>
        <w:t>Figure</w:t>
      </w:r>
      <w:r w:rsidRPr="0024237F">
        <w:t xml:space="preserve"> </w:t>
      </w:r>
      <w:r w:rsidRPr="0024237F">
        <w:fldChar w:fldCharType="begin"/>
      </w:r>
      <w:r w:rsidRPr="0024237F">
        <w:instrText xml:space="preserve"> SEQ Figure \* ARABIC </w:instrText>
      </w:r>
      <w:r w:rsidRPr="0024237F">
        <w:fldChar w:fldCharType="separate"/>
      </w:r>
      <w:r w:rsidRPr="0024237F">
        <w:rPr>
          <w:rPrChange w:id="153" w:author="Chen Heller" w:date="2023-08-02T15:12:00Z">
            <w:rPr>
              <w:b/>
              <w:bCs/>
              <w:noProof/>
            </w:rPr>
          </w:rPrChange>
        </w:rPr>
        <w:t>1</w:t>
      </w:r>
      <w:r w:rsidRPr="0024237F">
        <w:fldChar w:fldCharType="end"/>
      </w:r>
    </w:p>
    <w:p w14:paraId="7DF10802" w14:textId="77777777" w:rsidR="00B60696" w:rsidRPr="004E1EB8" w:rsidRDefault="00B60696" w:rsidP="003A6723">
      <w:pPr>
        <w:pStyle w:val="FigureNumber"/>
        <w:rPr>
          <w:ins w:id="154" w:author="Chen Heller" w:date="2023-08-02T15:08:00Z"/>
        </w:rPr>
        <w:pPrChange w:id="155" w:author="Chen Heller" w:date="2023-08-02T15:16:00Z">
          <w:pPr>
            <w:pStyle w:val="Caption"/>
            <w:keepNext/>
            <w:spacing w:line="480" w:lineRule="auto"/>
          </w:pPr>
        </w:pPrChange>
      </w:pPr>
    </w:p>
    <w:p w14:paraId="61B02F79" w14:textId="7EBB0348" w:rsidR="00F9302D" w:rsidRDefault="009D05E8" w:rsidP="00860226">
      <w:pPr>
        <w:pStyle w:val="NoSpacing"/>
        <w:keepNext/>
        <w:tabs>
          <w:tab w:val="left" w:pos="270"/>
        </w:tabs>
        <w:bidi w:val="0"/>
      </w:pPr>
      <w:r w:rsidRPr="003A6723">
        <w:rPr>
          <w:rStyle w:val="FigureHeaderChar"/>
          <w:color w:val="auto"/>
          <w:rPrChange w:id="156" w:author="Chen Heller" w:date="2023-08-02T15:14:00Z">
            <w:rPr>
              <w:iCs/>
            </w:rPr>
          </w:rPrChange>
        </w:rPr>
        <w:t>Stimuli Presentation Order</w:t>
      </w:r>
      <w:ins w:id="157" w:author="zeev" w:date="2023-07-25T17:24:00Z">
        <w:r w:rsidRPr="003A6723">
          <w:rPr>
            <w:rStyle w:val="FigureHeaderChar"/>
            <w:color w:val="auto"/>
            <w:rPrChange w:id="158" w:author="Chen Heller" w:date="2023-08-02T15:14:00Z">
              <w:rPr/>
            </w:rPrChange>
          </w:rPr>
          <w:t xml:space="preserve"> and</w:t>
        </w:r>
      </w:ins>
      <w:ins w:id="159" w:author="zeev" w:date="2023-07-25T17:26:00Z">
        <w:r w:rsidRPr="003A6723">
          <w:rPr>
            <w:rStyle w:val="FigureHeaderChar"/>
            <w:color w:val="auto"/>
            <w:rPrChange w:id="160" w:author="Chen Heller" w:date="2023-08-02T15:14:00Z">
              <w:rPr/>
            </w:rPrChange>
          </w:rPr>
          <w:t xml:space="preserve"> an</w:t>
        </w:r>
      </w:ins>
      <w:ins w:id="161" w:author="zeev" w:date="2023-07-25T17:24:00Z">
        <w:r w:rsidRPr="003A6723">
          <w:rPr>
            <w:rStyle w:val="FigureHeaderChar"/>
            <w:color w:val="auto"/>
            <w:rPrChange w:id="162" w:author="Chen Heller" w:date="2023-08-02T15:14:00Z">
              <w:rPr/>
            </w:rPrChange>
          </w:rPr>
          <w:t xml:space="preserve"> </w:t>
        </w:r>
        <w:del w:id="163" w:author="Chen Heller" w:date="2023-08-02T15:09:00Z">
          <w:r w:rsidRPr="003A6723" w:rsidDel="00B60696">
            <w:rPr>
              <w:rStyle w:val="FigureHeaderChar"/>
              <w:color w:val="auto"/>
              <w:rPrChange w:id="164" w:author="Chen Heller" w:date="2023-08-02T15:14:00Z">
                <w:rPr/>
              </w:rPrChange>
            </w:rPr>
            <w:delText>I</w:delText>
          </w:r>
        </w:del>
      </w:ins>
      <w:ins w:id="165" w:author="Chen Heller" w:date="2023-08-02T15:09:00Z">
        <w:r w:rsidR="00B60696" w:rsidRPr="003A6723">
          <w:rPr>
            <w:rStyle w:val="FigureHeaderChar"/>
            <w:color w:val="auto"/>
            <w:rPrChange w:id="166" w:author="Chen Heller" w:date="2023-08-02T15:14:00Z">
              <w:rPr/>
            </w:rPrChange>
          </w:rPr>
          <w:t>I</w:t>
        </w:r>
      </w:ins>
      <w:ins w:id="167" w:author="zeev" w:date="2023-07-25T17:24:00Z">
        <w:r w:rsidRPr="003A6723">
          <w:rPr>
            <w:rStyle w:val="FigureHeaderChar"/>
            <w:color w:val="auto"/>
            <w:rPrChange w:id="168" w:author="Chen Heller" w:date="2023-08-02T15:14:00Z">
              <w:rPr/>
            </w:rPrChange>
          </w:rPr>
          <w:t xml:space="preserve">llustration of </w:t>
        </w:r>
      </w:ins>
      <w:ins w:id="169" w:author="zeev" w:date="2023-07-25T17:26:00Z">
        <w:r w:rsidRPr="003A6723">
          <w:rPr>
            <w:rStyle w:val="FigureHeaderChar"/>
            <w:color w:val="auto"/>
            <w:rPrChange w:id="170" w:author="Chen Heller" w:date="2023-08-02T15:14:00Z">
              <w:rPr/>
            </w:rPrChange>
          </w:rPr>
          <w:t xml:space="preserve">the </w:t>
        </w:r>
      </w:ins>
      <w:ins w:id="171" w:author="zeev" w:date="2023-07-25T17:24:00Z">
        <w:r w:rsidRPr="003A6723">
          <w:rPr>
            <w:rStyle w:val="FigureHeaderChar"/>
            <w:color w:val="auto"/>
            <w:rPrChange w:id="172" w:author="Chen Heller" w:date="2023-08-02T15:14:00Z">
              <w:rPr/>
            </w:rPrChange>
          </w:rPr>
          <w:t>Experimental Setup</w:t>
        </w:r>
      </w:ins>
      <w:commentRangeStart w:id="173"/>
      <w:r w:rsidR="00860226" w:rsidRPr="00860226">
        <w:rPr>
          <w:noProof/>
        </w:rPr>
        <w:drawing>
          <wp:inline distT="0" distB="0" distL="0" distR="0" wp14:anchorId="3F8F3896" wp14:editId="0BC867BB">
            <wp:extent cx="6107723" cy="3874750"/>
            <wp:effectExtent l="0" t="0" r="7620" b="0"/>
            <wp:docPr id="129" name="תמונה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תמונה 128"/>
                    <pic:cNvPicPr>
                      <a:picLocks noChangeAspect="1"/>
                    </pic:cNvPicPr>
                  </pic:nvPicPr>
                  <pic:blipFill>
                    <a:blip r:embed="rId13"/>
                    <a:stretch>
                      <a:fillRect/>
                    </a:stretch>
                  </pic:blipFill>
                  <pic:spPr>
                    <a:xfrm>
                      <a:off x="0" y="0"/>
                      <a:ext cx="6112554" cy="3877814"/>
                    </a:xfrm>
                    <a:prstGeom prst="rect">
                      <a:avLst/>
                    </a:prstGeom>
                  </pic:spPr>
                </pic:pic>
              </a:graphicData>
            </a:graphic>
          </wp:inline>
        </w:drawing>
      </w:r>
      <w:commentRangeEnd w:id="173"/>
      <w:r>
        <w:rPr>
          <w:rStyle w:val="CommentReference"/>
          <w:rFonts w:asciiTheme="majorBidi" w:hAnsiTheme="majorBidi" w:cstheme="majorBidi"/>
        </w:rPr>
        <w:commentReference w:id="173"/>
      </w:r>
    </w:p>
    <w:p w14:paraId="769B5AC2" w14:textId="23BFBD96" w:rsidR="00F9302D" w:rsidRPr="000103C9" w:rsidRDefault="00F9302D" w:rsidP="000103C9">
      <w:pPr>
        <w:pStyle w:val="Caption"/>
        <w:rPr>
          <w:color w:val="44546A" w:themeColor="text2"/>
          <w:rPrChange w:id="174" w:author="Chen Heller" w:date="2023-08-02T15:21:00Z">
            <w:rPr/>
          </w:rPrChange>
        </w:rPr>
        <w:pPrChange w:id="175" w:author="Chen Heller" w:date="2023-08-02T15:20:00Z">
          <w:pPr>
            <w:pStyle w:val="Caption"/>
            <w:keepNext/>
            <w:ind w:right="4"/>
          </w:pPr>
        </w:pPrChange>
      </w:pPr>
      <w:r w:rsidRPr="000103C9">
        <w:rPr>
          <w:i/>
          <w:iCs/>
        </w:rPr>
        <w:t>Note.</w:t>
      </w:r>
      <w:r w:rsidRPr="000103C9">
        <w:t xml:space="preserve"> Each trial was composed of a fixation cross (1000 </w:t>
      </w:r>
      <w:proofErr w:type="spellStart"/>
      <w:r w:rsidRPr="000103C9">
        <w:t>ms</w:t>
      </w:r>
      <w:proofErr w:type="spellEnd"/>
      <w:r w:rsidRPr="000103C9">
        <w:t xml:space="preserve">), a first mask (270 </w:t>
      </w:r>
      <w:proofErr w:type="spellStart"/>
      <w:r w:rsidRPr="000103C9">
        <w:t>ms</w:t>
      </w:r>
      <w:proofErr w:type="spellEnd"/>
      <w:r w:rsidRPr="000103C9">
        <w:t xml:space="preserve">), a second mask (30 </w:t>
      </w:r>
      <w:proofErr w:type="spellStart"/>
      <w:r w:rsidRPr="000103C9">
        <w:t>ms</w:t>
      </w:r>
      <w:proofErr w:type="spellEnd"/>
      <w:r w:rsidRPr="000103C9">
        <w:t xml:space="preserve">), a prime word (30 </w:t>
      </w:r>
      <w:proofErr w:type="spellStart"/>
      <w:r w:rsidRPr="000103C9">
        <w:t>ms</w:t>
      </w:r>
      <w:proofErr w:type="spellEnd"/>
      <w:r w:rsidRPr="000103C9">
        <w:t xml:space="preserve">), a third mask (30 </w:t>
      </w:r>
      <w:proofErr w:type="spellStart"/>
      <w:r w:rsidRPr="000103C9">
        <w:t>ms</w:t>
      </w:r>
      <w:proofErr w:type="spellEnd"/>
      <w:r w:rsidRPr="000103C9">
        <w:t xml:space="preserve">), a classification task (100-740 </w:t>
      </w:r>
      <w:proofErr w:type="spellStart"/>
      <w:r w:rsidRPr="000103C9">
        <w:t>ms</w:t>
      </w:r>
      <w:proofErr w:type="spellEnd"/>
      <w:r w:rsidRPr="000103C9">
        <w:t xml:space="preserve">, out of which the target was displayed for 500 </w:t>
      </w:r>
      <w:proofErr w:type="spellStart"/>
      <w:r w:rsidRPr="000103C9">
        <w:t>ms</w:t>
      </w:r>
      <w:proofErr w:type="spellEnd"/>
      <w:r w:rsidRPr="000103C9">
        <w:t xml:space="preserve">), a recognition task (0-7000 </w:t>
      </w:r>
      <w:proofErr w:type="spellStart"/>
      <w:r w:rsidRPr="000103C9">
        <w:t>ms</w:t>
      </w:r>
      <w:proofErr w:type="spellEnd"/>
      <w:r w:rsidRPr="000103C9">
        <w:t xml:space="preserve">) and a PAS task (no time limit). The blue circles appearing on the screen were presented as markers for the participants to know where they should touch </w:t>
      </w:r>
      <w:proofErr w:type="gramStart"/>
      <w:r w:rsidRPr="000103C9">
        <w:t>in order to</w:t>
      </w:r>
      <w:proofErr w:type="gramEnd"/>
      <w:r w:rsidRPr="000103C9">
        <w:t xml:space="preserve"> make their response. </w:t>
      </w:r>
      <w:del w:id="176" w:author="zeev" w:date="2023-07-25T12:36:00Z">
        <w:r w:rsidRPr="000103C9" w:rsidDel="00B0450F">
          <w:delText>In practice, the blue</w:delText>
        </w:r>
      </w:del>
      <w:ins w:id="177" w:author="zeev" w:date="2023-07-25T12:36:00Z">
        <w:r w:rsidRPr="000103C9">
          <w:t>The</w:t>
        </w:r>
      </w:ins>
      <w:r w:rsidRPr="000103C9">
        <w:rPr>
          <w:rPrChange w:id="178" w:author="Chen Heller" w:date="2023-08-02T15:21:00Z">
            <w:rPr>
              <w:i w:val="0"/>
              <w:color w:val="auto"/>
              <w:sz w:val="24"/>
              <w:szCs w:val="24"/>
            </w:rPr>
          </w:rPrChange>
        </w:rPr>
        <w:t xml:space="preserve"> circle</w:t>
      </w:r>
      <w:ins w:id="179" w:author="zeev" w:date="2023-07-25T12:36:00Z">
        <w:r w:rsidRPr="000103C9">
          <w:t>s</w:t>
        </w:r>
      </w:ins>
      <w:r w:rsidRPr="000103C9">
        <w:rPr>
          <w:rPrChange w:id="180" w:author="Chen Heller" w:date="2023-08-02T15:21:00Z">
            <w:rPr>
              <w:i w:val="0"/>
              <w:color w:val="auto"/>
              <w:sz w:val="24"/>
              <w:szCs w:val="24"/>
            </w:rPr>
          </w:rPrChange>
        </w:rPr>
        <w:t xml:space="preserve"> and the Artificial/Natural category names were presented on the screen from the beginning of the trial, but for clarity purposes are presented here only after the last mask.</w:t>
      </w:r>
      <w:ins w:id="181" w:author="zeev" w:date="2023-07-25T17:25:00Z">
        <w:r w:rsidR="00860226" w:rsidRPr="000103C9">
          <w:t xml:space="preserve"> </w:t>
        </w:r>
      </w:ins>
      <w:ins w:id="182" w:author="zeev" w:date="2023-07-25T17:26:00Z">
        <w:r w:rsidR="00860226" w:rsidRPr="000103C9">
          <w:t>The inset on the top right corner depicts a</w:t>
        </w:r>
      </w:ins>
      <w:ins w:id="183" w:author="zeev" w:date="2023-07-25T17:25:00Z">
        <w:r w:rsidR="00860226" w:rsidRPr="000103C9">
          <w:rPr>
            <w:szCs w:val="22"/>
          </w:rPr>
          <w:t xml:space="preserve"> participant placing his finger on the starting </w:t>
        </w:r>
      </w:ins>
      <w:ins w:id="184" w:author="zeev" w:date="2023-07-25T17:26:00Z">
        <w:r w:rsidR="00860226" w:rsidRPr="000103C9">
          <w:rPr>
            <w:szCs w:val="22"/>
          </w:rPr>
          <w:t>point, which</w:t>
        </w:r>
      </w:ins>
      <w:ins w:id="185" w:author="zeev" w:date="2023-07-25T17:25:00Z">
        <w:r w:rsidR="00860226" w:rsidRPr="000103C9">
          <w:rPr>
            <w:szCs w:val="22"/>
          </w:rPr>
          <w:t xml:space="preserve"> is located 35cm away from the screen. The target is positioned 24 cm above the starting point and the answers are placed on each of its sides, 20 cm apart. Z axis maps the path to and from the screen. X-axis maps the left and right directions. </w:t>
        </w:r>
        <w:proofErr w:type="gramStart"/>
        <w:r w:rsidR="00860226" w:rsidRPr="000103C9">
          <w:rPr>
            <w:szCs w:val="22"/>
          </w:rPr>
          <w:t>Y axis</w:t>
        </w:r>
        <w:proofErr w:type="gramEnd"/>
        <w:r w:rsidR="00860226" w:rsidRPr="000103C9">
          <w:rPr>
            <w:szCs w:val="22"/>
          </w:rPr>
          <w:t xml:space="preserve"> maps the up and down directions</w:t>
        </w:r>
        <w:r w:rsidR="00860226" w:rsidRPr="000103C9">
          <w:t>.</w:t>
        </w:r>
      </w:ins>
      <w:ins w:id="186" w:author="zeev" w:date="2023-07-25T17:24:00Z">
        <w:r w:rsidR="00860226" w:rsidRPr="000103C9">
          <w:t xml:space="preserve"> </w:t>
        </w:r>
      </w:ins>
    </w:p>
    <w:p w14:paraId="450E6B5A" w14:textId="446DFDBE" w:rsidR="00F9302D" w:rsidDel="00BA2DC6" w:rsidRDefault="00F9302D" w:rsidP="00F9302D">
      <w:pPr>
        <w:ind w:firstLine="0"/>
        <w:rPr>
          <w:del w:id="187" w:author="Chen Heller" w:date="2023-08-02T15:17:00Z"/>
        </w:rPr>
      </w:pPr>
    </w:p>
    <w:p w14:paraId="1055632D" w14:textId="3933B2F6" w:rsidR="003872EE" w:rsidRDefault="003872EE" w:rsidP="001F3D88">
      <w:r>
        <w:t xml:space="preserve">In the reaching session, this was done by selecting the </w:t>
      </w:r>
      <w:r w:rsidRPr="00400416">
        <w:t>side of the screen that contain</w:t>
      </w:r>
      <w:r>
        <w:t>ed</w:t>
      </w:r>
      <w:r w:rsidRPr="00400416">
        <w:t xml:space="preserve"> the appropriate category</w:t>
      </w:r>
      <w:r>
        <w:t xml:space="preserve">. </w:t>
      </w:r>
      <w:r w:rsidR="001946E1">
        <w:t xml:space="preserve">Following  </w:t>
      </w:r>
      <w:r w:rsidR="00621802" w:rsidRPr="00C65950">
        <w:t>Gallivan &amp; Chapman</w:t>
      </w:r>
      <w:r w:rsidR="00621802">
        <w:t xml:space="preserve"> </w:t>
      </w:r>
      <w:r w:rsidR="00621802">
        <w:fldChar w:fldCharType="begin"/>
      </w:r>
      <w:r w:rsidR="00723368">
        <w:instrText xml:space="preserve"> ADDIN ZOTERO_ITEM CSL_CITATION {"citationID":"V41mvUQG","properties":{"formattedCitation":"(Gallivan &amp; Chapman, 2014)","plainCitation":"(Gallivan &amp; Chapman, 2014)","dontUpdate":true,"noteIndex":0},"citationItems":[{"id":274,"uris":["http://zotero.org/users/8275165/items/GELBMWCV"],"itemData":{"id":274,"type":"article-journal","abstract":"Though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621802">
        <w:fldChar w:fldCharType="separate"/>
      </w:r>
      <w:r w:rsidR="00621802" w:rsidRPr="001E0D76">
        <w:rPr>
          <w:rFonts w:ascii="Times New Roman" w:hAnsi="Times New Roman" w:cs="Times New Roman"/>
        </w:rPr>
        <w:t>(2014)</w:t>
      </w:r>
      <w:r w:rsidR="00621802">
        <w:fldChar w:fldCharType="end"/>
      </w:r>
      <w:r w:rsidR="00FE196C">
        <w:t>,</w:t>
      </w:r>
      <w:r w:rsidR="00621802">
        <w:t xml:space="preserve"> </w:t>
      </w:r>
      <w:r w:rsidR="001F3D88">
        <w:t>for the response to be valid</w:t>
      </w:r>
      <w:r w:rsidR="008639DB">
        <w:t>,</w:t>
      </w:r>
      <w:r w:rsidR="00620B0A">
        <w:t xml:space="preserve"> </w:t>
      </w:r>
      <w:r w:rsidR="00E23537">
        <w:t xml:space="preserve">the finger had to leave the starting point </w:t>
      </w:r>
      <w:r w:rsidR="0053116D">
        <w:t>within</w:t>
      </w:r>
      <w:r w:rsidR="00F032C8">
        <w:t xml:space="preserve"> </w:t>
      </w:r>
      <w:r w:rsidR="00E23537">
        <w:t>100</w:t>
      </w:r>
      <w:r w:rsidR="001F3D88">
        <w:t xml:space="preserve"> </w:t>
      </w:r>
      <w:r w:rsidR="00E23537">
        <w:t>ms</w:t>
      </w:r>
      <w:r w:rsidR="0053116D">
        <w:t>-</w:t>
      </w:r>
      <w:r w:rsidR="00E23537">
        <w:t>320</w:t>
      </w:r>
      <w:r w:rsidR="001F3D88">
        <w:t xml:space="preserve"> </w:t>
      </w:r>
      <w:proofErr w:type="spellStart"/>
      <w:r w:rsidR="00E23537">
        <w:t>ms</w:t>
      </w:r>
      <w:proofErr w:type="spellEnd"/>
      <w:r w:rsidR="00E23537">
        <w:t xml:space="preserve"> </w:t>
      </w:r>
      <w:r w:rsidR="00576271">
        <w:t>post</w:t>
      </w:r>
      <w:r w:rsidR="0053116D">
        <w:t xml:space="preserve"> target presentation</w:t>
      </w:r>
      <w:r w:rsidR="00472EEB">
        <w:t xml:space="preserve"> and then reach the screen within 420</w:t>
      </w:r>
      <w:r w:rsidR="001F3D88">
        <w:t xml:space="preserve"> </w:t>
      </w:r>
      <w:proofErr w:type="spellStart"/>
      <w:r w:rsidR="00472EEB">
        <w:t>ms</w:t>
      </w:r>
      <w:r w:rsidR="00067907">
        <w:t>.</w:t>
      </w:r>
      <w:proofErr w:type="spellEnd"/>
      <w:r w:rsidR="00067907">
        <w:t xml:space="preserve"> </w:t>
      </w:r>
      <w:r w:rsidR="00472EEB">
        <w:t xml:space="preserve">The finger </w:t>
      </w:r>
      <w:r w:rsidR="008639DB">
        <w:t xml:space="preserve">was defined as leaving </w:t>
      </w:r>
      <w:r w:rsidR="00472EEB">
        <w:t>the starting point when it</w:t>
      </w:r>
      <w:r w:rsidR="00067907">
        <w:t xml:space="preserve"> was </w:t>
      </w:r>
      <w:r w:rsidR="00343602">
        <w:t>1</w:t>
      </w:r>
      <w:r w:rsidR="00067907">
        <w:t xml:space="preserve">cm away from </w:t>
      </w:r>
      <w:r w:rsidR="00472EEB">
        <w:t xml:space="preserve">it </w:t>
      </w:r>
      <w:r w:rsidR="00067907">
        <w:t>(Euclidean distance)</w:t>
      </w:r>
      <w:r w:rsidR="008639DB">
        <w:t>,</w:t>
      </w:r>
      <w:r w:rsidR="00067907">
        <w:t xml:space="preserve"> and </w:t>
      </w:r>
      <w:r w:rsidR="008639DB">
        <w:t xml:space="preserve">as reaching </w:t>
      </w:r>
      <w:r w:rsidR="003338F6">
        <w:t xml:space="preserve">the screen </w:t>
      </w:r>
      <w:r w:rsidR="00067907">
        <w:t xml:space="preserve">when it was </w:t>
      </w:r>
      <w:r w:rsidR="008C05C0">
        <w:t>0.7</w:t>
      </w:r>
      <w:r w:rsidR="00067907">
        <w:t xml:space="preserve">cm from </w:t>
      </w:r>
      <w:r w:rsidR="004802F2">
        <w:t>the screen</w:t>
      </w:r>
      <w:r w:rsidR="00067907">
        <w:t xml:space="preserve"> </w:t>
      </w:r>
      <w:r w:rsidR="00067907">
        <w:lastRenderedPageBreak/>
        <w:t xml:space="preserve">(on the Z axis). </w:t>
      </w:r>
      <w:r w:rsidR="007546C5">
        <w:t>Early or l</w:t>
      </w:r>
      <w:r w:rsidR="00067907">
        <w:t>ate initiations</w:t>
      </w:r>
      <w:r w:rsidR="00F560F9">
        <w:t>,</w:t>
      </w:r>
      <w:r w:rsidR="00067907">
        <w:t xml:space="preserve"> </w:t>
      </w:r>
      <w:r w:rsidR="007546C5">
        <w:t>as well as</w:t>
      </w:r>
      <w:r w:rsidR="00067907">
        <w:t xml:space="preserve"> long durations</w:t>
      </w:r>
      <w:r w:rsidR="00F560F9">
        <w:t>,</w:t>
      </w:r>
      <w:r w:rsidR="00067907">
        <w:t xml:space="preserve"> were followed by </w:t>
      </w:r>
      <w:proofErr w:type="gramStart"/>
      <w:r w:rsidR="00067907">
        <w:t xml:space="preserve">a </w:t>
      </w:r>
      <w:r w:rsidR="007546C5">
        <w:t>"</w:t>
      </w:r>
      <w:proofErr w:type="gramEnd"/>
      <w:r w:rsidR="007546C5">
        <w:t xml:space="preserve">Too Early", </w:t>
      </w:r>
      <w:r w:rsidR="00067907">
        <w:t>"Too late" and "Too slow" feedback, respectively.</w:t>
      </w:r>
      <w:r w:rsidR="00A03C3E">
        <w:t xml:space="preserve"> </w:t>
      </w:r>
      <w:r w:rsidR="007546C5">
        <w:t xml:space="preserve">The purpose of the "Too early" feedback was to prevent predictive responses, which are planned before the stimulus is displayed and are therefore less affected by it. </w:t>
      </w:r>
      <w:r w:rsidR="004C41F7">
        <w:t xml:space="preserve">To </w:t>
      </w:r>
      <w:r w:rsidR="00450658">
        <w:t>avoid interrupting the participant's movement</w:t>
      </w:r>
      <w:r w:rsidR="00497833">
        <w:t>,</w:t>
      </w:r>
      <w:r w:rsidR="00450658">
        <w:t xml:space="preserve"> </w:t>
      </w:r>
      <w:r w:rsidR="00D826D9">
        <w:t xml:space="preserve">the "Too slow" feedback was given after </w:t>
      </w:r>
      <w:r w:rsidR="00450658">
        <w:t xml:space="preserve">the </w:t>
      </w:r>
      <w:r w:rsidR="00D826D9">
        <w:t xml:space="preserve">movement was completed. </w:t>
      </w:r>
    </w:p>
    <w:p w14:paraId="665E37AF" w14:textId="685EC634" w:rsidR="00CE2F1D" w:rsidRDefault="00D826D9" w:rsidP="001F3D88">
      <w:r>
        <w:t>In the k</w:t>
      </w:r>
      <w:r w:rsidRPr="007C1188">
        <w:t xml:space="preserve">eyboard </w:t>
      </w:r>
      <w:r>
        <w:t>task</w:t>
      </w:r>
      <w:r w:rsidR="007D1787">
        <w:t>,</w:t>
      </w:r>
      <w:r>
        <w:t xml:space="preserve"> </w:t>
      </w:r>
      <w:r w:rsidR="00E745EC">
        <w:t xml:space="preserve">the response to the target was given by </w:t>
      </w:r>
      <w:r>
        <w:t>press</w:t>
      </w:r>
      <w:r w:rsidR="00E745EC">
        <w:t>ing</w:t>
      </w:r>
      <w:r>
        <w:t xml:space="preserve"> </w:t>
      </w:r>
      <w:r w:rsidR="000265A6">
        <w:t xml:space="preserve">the </w:t>
      </w:r>
      <w:r w:rsidRPr="007C1188">
        <w:t>"</w:t>
      </w:r>
      <w:r>
        <w:t>E</w:t>
      </w:r>
      <w:r w:rsidRPr="007C1188">
        <w:t>"/"</w:t>
      </w:r>
      <w:r>
        <w:t>Y</w:t>
      </w:r>
      <w:r w:rsidRPr="007C1188">
        <w:t>" keys</w:t>
      </w:r>
      <w:r>
        <w:t xml:space="preserve"> with the left/right hand to select the left/right side. </w:t>
      </w:r>
      <w:r w:rsidR="007D1787">
        <w:t xml:space="preserve">The response </w:t>
      </w:r>
      <w:r>
        <w:t>had to be given within a time window of 100-740</w:t>
      </w:r>
      <w:r w:rsidR="00CE2F1D">
        <w:t xml:space="preserve"> </w:t>
      </w:r>
      <w:proofErr w:type="spellStart"/>
      <w:r>
        <w:t>ms</w:t>
      </w:r>
      <w:proofErr w:type="spellEnd"/>
      <w:r>
        <w:t xml:space="preserve"> from </w:t>
      </w:r>
      <w:r w:rsidR="00074E7D">
        <w:t xml:space="preserve">the </w:t>
      </w:r>
      <w:r>
        <w:t xml:space="preserve">target display, otherwise </w:t>
      </w:r>
      <w:r w:rsidR="00CE2F1D">
        <w:t xml:space="preserve">a </w:t>
      </w:r>
      <w:r>
        <w:t>"Too Early"/ "Too Late" feedback was given.</w:t>
      </w:r>
      <w:r w:rsidR="007B4B60" w:rsidDel="00A6338E">
        <w:t xml:space="preserve"> </w:t>
      </w:r>
    </w:p>
    <w:p w14:paraId="50606ED1" w14:textId="2762C57D" w:rsidR="0018190B" w:rsidRDefault="009A7DF2" w:rsidP="00B0450F">
      <w:r w:rsidRPr="00400416">
        <w:t xml:space="preserve">After </w:t>
      </w:r>
      <w:r w:rsidR="0081292B">
        <w:t>c</w:t>
      </w:r>
      <w:r w:rsidRPr="00400416">
        <w:t>lassifying the targets, the participant</w:t>
      </w:r>
      <w:r>
        <w:t xml:space="preserve">s were </w:t>
      </w:r>
      <w:r w:rsidRPr="00400416">
        <w:t xml:space="preserve">asked to recognize the prime </w:t>
      </w:r>
      <w:r w:rsidR="00CE2F1D">
        <w:t>(i.</w:t>
      </w:r>
      <w:del w:id="188" w:author="zeev" w:date="2023-07-25T12:30:00Z">
        <w:r w:rsidR="00CE2F1D" w:rsidDel="00B0450F">
          <w:delText>t</w:delText>
        </w:r>
      </w:del>
      <w:ins w:id="189" w:author="zeev" w:date="2023-07-25T12:30:00Z">
        <w:r w:rsidR="00B0450F">
          <w:t>e</w:t>
        </w:r>
      </w:ins>
      <w:r w:rsidR="00CE2F1D">
        <w:t xml:space="preserve">., </w:t>
      </w:r>
      <w:r w:rsidRPr="00400416">
        <w:t>an objective measure of prime awareness</w:t>
      </w:r>
      <w:r w:rsidR="00CE2F1D">
        <w:t>)</w:t>
      </w:r>
      <w:r w:rsidRPr="00400416">
        <w:t xml:space="preserve">. Participants </w:t>
      </w:r>
      <w:r>
        <w:t xml:space="preserve">were </w:t>
      </w:r>
      <w:r w:rsidRPr="00400416">
        <w:t xml:space="preserve">presented with two words – the prime and </w:t>
      </w:r>
      <w:r w:rsidR="004C0942">
        <w:t>a distractor</w:t>
      </w:r>
      <w:r w:rsidR="004C0942" w:rsidRPr="00400416">
        <w:t xml:space="preserve"> </w:t>
      </w:r>
      <w:r w:rsidRPr="00400416">
        <w:t>word from the same category</w:t>
      </w:r>
      <w:r w:rsidR="004C0942">
        <w:t xml:space="preserve">. Since the distractor word </w:t>
      </w:r>
      <w:r w:rsidR="00CE2F1D">
        <w:t>did not include any overlapping letters with the prime</w:t>
      </w:r>
      <w:r w:rsidR="004C0942">
        <w:t xml:space="preserve">, </w:t>
      </w:r>
      <w:r w:rsidR="00CE2F1D">
        <w:t xml:space="preserve">consciously perceiving even one letter </w:t>
      </w:r>
      <w:r w:rsidR="00974BAA">
        <w:t>of</w:t>
      </w:r>
      <w:r w:rsidR="00CE2F1D">
        <w:t xml:space="preserve"> the prime word should have sufficed for correctly identifying it</w:t>
      </w:r>
      <w:r w:rsidR="005D3136">
        <w:t>, rendering the test sensitive</w:t>
      </w:r>
      <w:r w:rsidR="00CE2F1D">
        <w:t xml:space="preserve">. </w:t>
      </w:r>
      <w:r w:rsidR="004F0152">
        <w:t>The r</w:t>
      </w:r>
      <w:r w:rsidRPr="00400416">
        <w:t xml:space="preserve">esponse </w:t>
      </w:r>
      <w:r>
        <w:t xml:space="preserve">was </w:t>
      </w:r>
      <w:r w:rsidRPr="00400416">
        <w:t xml:space="preserve">given in an identical fashion to the target classification task, within a </w:t>
      </w:r>
      <w:r>
        <w:t xml:space="preserve">7 </w:t>
      </w:r>
      <w:proofErr w:type="gramStart"/>
      <w:r w:rsidRPr="00400416">
        <w:t>seconds</w:t>
      </w:r>
      <w:proofErr w:type="gramEnd"/>
      <w:r w:rsidRPr="00400416">
        <w:t xml:space="preserve"> response window. </w:t>
      </w:r>
      <w:r>
        <w:t>Then</w:t>
      </w:r>
      <w:r w:rsidRPr="00400416">
        <w:t xml:space="preserve">, a subjective measure of prime awareness </w:t>
      </w:r>
      <w:r>
        <w:t xml:space="preserve">was </w:t>
      </w:r>
      <w:r w:rsidRPr="00400416">
        <w:t xml:space="preserve">taken using the </w:t>
      </w:r>
      <w:del w:id="190" w:author="zeev" w:date="2023-07-25T12:32:00Z">
        <w:r w:rsidRPr="00400416" w:rsidDel="00B0450F">
          <w:delText>(</w:delText>
        </w:r>
      </w:del>
      <w:r w:rsidRPr="00400416">
        <w:t>PAS. Participants use</w:t>
      </w:r>
      <w:r>
        <w:t>d</w:t>
      </w:r>
      <w:r w:rsidRPr="00400416">
        <w:t xml:space="preserve"> the</w:t>
      </w:r>
      <w:r>
        <w:t xml:space="preserve"> </w:t>
      </w:r>
      <w:r w:rsidRPr="00400416">
        <w:t>keyboard numbers</w:t>
      </w:r>
      <w:r>
        <w:t xml:space="preserve"> </w:t>
      </w:r>
      <w:r w:rsidRPr="00400416">
        <w:t xml:space="preserve">1-4 to rate how well they </w:t>
      </w:r>
      <w:r w:rsidR="00205F86" w:rsidRPr="00400416">
        <w:t>s</w:t>
      </w:r>
      <w:r w:rsidR="00205F86">
        <w:t>aw</w:t>
      </w:r>
      <w:r w:rsidR="00205F86" w:rsidRPr="00400416">
        <w:t xml:space="preserve"> </w:t>
      </w:r>
      <w:r w:rsidRPr="00400416">
        <w:t xml:space="preserve">the prime (1 – "Didn't see anything", 2 – "Saw something vaguely, but can't say what it is", 3 – "Saw part of the prime clearly", 4 – "Saw the </w:t>
      </w:r>
      <w:r w:rsidR="006718EA">
        <w:t>entire</w:t>
      </w:r>
      <w:r w:rsidR="006718EA" w:rsidRPr="00400416">
        <w:t xml:space="preserve"> </w:t>
      </w:r>
      <w:r w:rsidRPr="00400416">
        <w:t xml:space="preserve">prime clearly"). Finally, </w:t>
      </w:r>
      <w:ins w:id="191" w:author="zeev" w:date="2023-07-25T12:32:00Z">
        <w:r w:rsidR="00B0450F">
          <w:t xml:space="preserve">in the reaching session, </w:t>
        </w:r>
      </w:ins>
      <w:r w:rsidRPr="00400416">
        <w:t xml:space="preserve">participants </w:t>
      </w:r>
      <w:r>
        <w:t xml:space="preserve">were asked </w:t>
      </w:r>
      <w:r w:rsidRPr="00400416">
        <w:t>to return their finger to the starting point.</w:t>
      </w:r>
      <w:r w:rsidR="0081292B">
        <w:t xml:space="preserve"> </w:t>
      </w:r>
    </w:p>
    <w:p w14:paraId="61394F61" w14:textId="7B53A5B7" w:rsidR="0018190B" w:rsidRDefault="0018190B" w:rsidP="00DB1FF3">
      <w:r>
        <w:t>Trials in which either a technical malfunction occurred, or a problematic response was given, as well as trials that had a visibility rating that is higher than one, were excluded from the analysis. A technical malfunction alludes to trajectories that had less than 100</w:t>
      </w:r>
      <w:r w:rsidR="003926E3">
        <w:t xml:space="preserve"> </w:t>
      </w:r>
      <w:proofErr w:type="spellStart"/>
      <w:r>
        <w:t>ms</w:t>
      </w:r>
      <w:proofErr w:type="spellEnd"/>
      <w:r>
        <w:t xml:space="preserve"> of existing data </w:t>
      </w:r>
      <w:r>
        <w:lastRenderedPageBreak/>
        <w:t>or more than 100</w:t>
      </w:r>
      <w:r w:rsidR="003926E3">
        <w:t xml:space="preserve"> </w:t>
      </w:r>
      <w:proofErr w:type="spellStart"/>
      <w:r>
        <w:t>ms</w:t>
      </w:r>
      <w:proofErr w:type="spellEnd"/>
      <w:r>
        <w:t xml:space="preserve"> of missing data, or trials in which the stimuli duration was incorrect. Problematic responses include incorrect answers and trajectories that missed the target by more than 12</w:t>
      </w:r>
      <w:r w:rsidR="003926E3">
        <w:t xml:space="preserve"> </w:t>
      </w:r>
      <w:r>
        <w:t xml:space="preserve">cm, as well as reaching movements that were shorter – when measured along the </w:t>
      </w:r>
      <w:r w:rsidR="00091DE6">
        <w:t>Z-</w:t>
      </w:r>
      <w:r>
        <w:t xml:space="preserve">axis – than the distance between the starting point and the screen, minus a three-centimeter allowance that accounts for small variations in reaching onset. </w:t>
      </w:r>
      <w:r w:rsidR="002B1CCD">
        <w:t xml:space="preserve">In both sessions, </w:t>
      </w:r>
      <w:r>
        <w:t>"Too Early" and "Too Late" trials</w:t>
      </w:r>
      <w:r w:rsidR="002B1CCD">
        <w:t xml:space="preserve"> were also defined as problematic trials</w:t>
      </w:r>
      <w:r>
        <w:t>. "Too Slow" trials</w:t>
      </w:r>
      <w:r w:rsidR="002B1CCD">
        <w:t>,</w:t>
      </w:r>
      <w:r>
        <w:t xml:space="preserve"> on the other hand, were excluded only if they were located more than 3 SD from the participant's average reaching duration among correct trials that were not too short, had no missing data and were completed in time (i.e., started between 100</w:t>
      </w:r>
      <w:r w:rsidR="002B1CCD">
        <w:t xml:space="preserve"> </w:t>
      </w:r>
      <w:proofErr w:type="spellStart"/>
      <w:r>
        <w:t>ms</w:t>
      </w:r>
      <w:proofErr w:type="spellEnd"/>
      <w:r>
        <w:t xml:space="preserve"> and 320</w:t>
      </w:r>
      <w:r w:rsidR="002B1CCD">
        <w:t xml:space="preserve"> </w:t>
      </w:r>
      <w:proofErr w:type="spellStart"/>
      <w:r>
        <w:t>ms</w:t>
      </w:r>
      <w:proofErr w:type="spellEnd"/>
      <w:r>
        <w:t xml:space="preserve"> after target display and lasted no longer than 420</w:t>
      </w:r>
      <w:r w:rsidR="002B1CCD">
        <w:t xml:space="preserve"> </w:t>
      </w:r>
      <w:proofErr w:type="spellStart"/>
      <w:r>
        <w:t>ms</w:t>
      </w:r>
      <w:proofErr w:type="spellEnd"/>
      <w:r>
        <w:t xml:space="preserve">). </w:t>
      </w:r>
      <w:r>
        <w:rPr>
          <w:i/>
          <w:iCs/>
        </w:rPr>
        <w:t>Valid trials</w:t>
      </w:r>
      <w:r>
        <w:t xml:space="preserve"> were those that were not excluded due to any exclusion criteria.</w:t>
      </w:r>
    </w:p>
    <w:p w14:paraId="4375C930" w14:textId="77777777" w:rsidR="001F1330" w:rsidRDefault="001F1330" w:rsidP="006327F5">
      <w:pPr>
        <w:pStyle w:val="Heading4"/>
      </w:pPr>
      <w:r>
        <w:t>Trajectory preprocessing</w:t>
      </w:r>
    </w:p>
    <w:p w14:paraId="55CA2ADE" w14:textId="7E7C0E55" w:rsidR="00B22825" w:rsidRDefault="001F1330" w:rsidP="00F21647">
      <w:r>
        <w:t>The p</w:t>
      </w:r>
      <w:r w:rsidRPr="002B6CA5">
        <w:t xml:space="preserve">reprocessing </w:t>
      </w:r>
      <w:r>
        <w:t xml:space="preserve">procedures followed those described in </w:t>
      </w:r>
      <w:r w:rsidRPr="00C65950">
        <w:t xml:space="preserve">Gallivan &amp; Chapman </w:t>
      </w:r>
      <w:r>
        <w:fldChar w:fldCharType="begin"/>
      </w:r>
      <w:r w:rsidR="00723368">
        <w:instrText xml:space="preserve"> ADDIN ZOTERO_ITEM CSL_CITATION {"citationID":"r1y5a6m5","properties":{"formattedCitation":"(Gallivan &amp; Chapman, 2014)","plainCitation":"(Gallivan &amp; Chapman, 2014)","dontUpdate":true,"noteIndex":0},"citationItems":[{"id":274,"uris":["http://zotero.org/users/8275165/items/GELBMWCV"],"itemData":{"id":274,"type":"article-journal","abstract":"Though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fldChar w:fldCharType="separate"/>
      </w:r>
      <w:r w:rsidRPr="00E46E50">
        <w:rPr>
          <w:rFonts w:ascii="Times New Roman" w:hAnsi="Times New Roman" w:cs="Times New Roman"/>
        </w:rPr>
        <w:t>(2014)</w:t>
      </w:r>
      <w:r>
        <w:fldChar w:fldCharType="end"/>
      </w:r>
      <w:r w:rsidRPr="00C65950">
        <w:t xml:space="preserve">. </w:t>
      </w:r>
      <w:r>
        <w:t xml:space="preserve">Missing values were interpolated </w:t>
      </w:r>
      <w:r w:rsidR="00042C7D">
        <w:t xml:space="preserve">using </w:t>
      </w:r>
      <w:r>
        <w:t xml:space="preserve">the </w:t>
      </w:r>
      <w:proofErr w:type="spellStart"/>
      <w:r>
        <w:t>inpaint_nans</w:t>
      </w:r>
      <w:proofErr w:type="spellEnd"/>
      <w:r>
        <w:t xml:space="preserve"> function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was then filtered with a </w:t>
      </w:r>
      <w:r w:rsidRPr="002B6CA5">
        <w:t xml:space="preserve">low pass </w:t>
      </w:r>
      <w:r w:rsidR="00511E42">
        <w:t>B</w:t>
      </w:r>
      <w:r w:rsidRPr="002B6CA5">
        <w:t xml:space="preserve">utterworth filter </w:t>
      </w:r>
      <w:r>
        <w:t>(</w:t>
      </w:r>
      <w:r w:rsidRPr="002B6CA5">
        <w:t>2</w:t>
      </w:r>
      <w:r w:rsidRPr="002B6CA5">
        <w:rPr>
          <w:vertAlign w:val="superscript"/>
        </w:rPr>
        <w:t>nd</w:t>
      </w:r>
      <w:r w:rsidRPr="002B6CA5">
        <w:t xml:space="preserve"> order with cutoff at 8Hz</w:t>
      </w:r>
      <w:r>
        <w:t xml:space="preserve">) to reduce noise. The axis' origin was set at the first sample of each trial. To locate reaching </w:t>
      </w:r>
      <w:r w:rsidRPr="00E7320D">
        <w:t>onset</w:t>
      </w:r>
      <w:r>
        <w:t xml:space="preserve">, a </w:t>
      </w:r>
      <w:proofErr w:type="gramStart"/>
      <w:r>
        <w:t>low</w:t>
      </w:r>
      <w:r w:rsidR="00E338EB">
        <w:t>-</w:t>
      </w:r>
      <w:r>
        <w:t>pass</w:t>
      </w:r>
      <w:proofErr w:type="gramEnd"/>
      <w:r>
        <w:t xml:space="preserve"> </w:t>
      </w:r>
      <w:proofErr w:type="spellStart"/>
      <w:r>
        <w:t>butterworth</w:t>
      </w:r>
      <w:proofErr w:type="spellEnd"/>
      <w:r>
        <w:t xml:space="preserve"> filter (2</w:t>
      </w:r>
      <w:r w:rsidRPr="00BD4213">
        <w:rPr>
          <w:vertAlign w:val="superscript"/>
        </w:rPr>
        <w:t>nd</w:t>
      </w:r>
      <w:r>
        <w:t xml:space="preserve"> order with a 10Hz cutoff) </w:t>
      </w:r>
      <w:r w:rsidRPr="00C95261">
        <w:t>was</w:t>
      </w:r>
      <w:r>
        <w:rPr>
          <w:u w:val="words"/>
        </w:rPr>
        <w:t xml:space="preserve"> </w:t>
      </w:r>
      <w:r>
        <w:t xml:space="preserve">applied to the 3D velocity. </w:t>
      </w:r>
      <w:r>
        <w:rPr>
          <w:i/>
          <w:iCs/>
        </w:rPr>
        <w:t>Reaching</w:t>
      </w:r>
      <w:r w:rsidRPr="008C0FF6">
        <w:rPr>
          <w:i/>
          <w:iCs/>
        </w:rPr>
        <w:t xml:space="preserve"> onset</w:t>
      </w:r>
      <w:r>
        <w:t xml:space="preserve"> was </w:t>
      </w:r>
      <w:r w:rsidR="00E338EB">
        <w:t>defined as</w:t>
      </w:r>
      <w:r>
        <w:t xml:space="preserve"> four consecutive samples having a velocity greater than 20mm/s and a total acceleration of at least 20mm/s</w:t>
      </w:r>
      <w:r w:rsidR="001B0F21">
        <w:rPr>
          <w:vertAlign w:val="superscript"/>
        </w:rPr>
        <w:t>2</w:t>
      </w:r>
      <w:r>
        <w:t xml:space="preserve">. </w:t>
      </w:r>
      <w:r w:rsidRPr="008C0FF6">
        <w:rPr>
          <w:i/>
          <w:iCs/>
        </w:rPr>
        <w:t>Reaching offset</w:t>
      </w:r>
      <w:r>
        <w:t xml:space="preserve"> was </w:t>
      </w:r>
      <w:r w:rsidR="00E338EB">
        <w:t xml:space="preserve">defined </w:t>
      </w:r>
      <w:r>
        <w:t>as the point along the trajectory that is closest to the screen. The trajectories were normalized to the distance traveled 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r>
        <w:t xml:space="preserve"> on the 4</w:t>
      </w:r>
      <w:proofErr w:type="spellStart"/>
      <w:r w:rsidRPr="00C83062">
        <w:rPr>
          <w:vertAlign w:val="superscript"/>
        </w:rPr>
        <w:t>th</w:t>
      </w:r>
      <w:proofErr w:type="spellEnd"/>
      <w:r>
        <w:t xml:space="preserve"> derivative was fitted to each axis with a spline at every data point. The fitted function was used to produce a high-resolution representation of the trajectory (1000 samples) from which 200 points equally spaced along the traveled distance on the </w:t>
      </w:r>
      <w:r>
        <w:lastRenderedPageBreak/>
        <w:t>Z axis were extracted (e.g., if the participant moved 2cm forward and 1cm backward, the distance that was traveled was 3cm). These points represented the proportion of path traveled until each point.</w:t>
      </w:r>
      <w:r w:rsidR="00B22825">
        <w:t xml:space="preserve"> Finally, a </w:t>
      </w:r>
      <w:r w:rsidR="00B22825" w:rsidRPr="00B0450F">
        <w:rPr>
          <w:i/>
          <w:iCs/>
        </w:rPr>
        <w:t>change of mind</w:t>
      </w:r>
      <w:r w:rsidR="00B22825">
        <w:t xml:space="preserve"> was registered every time the implied endpoint crossed from one side of the screen to the other.</w:t>
      </w:r>
    </w:p>
    <w:p w14:paraId="38AFA958" w14:textId="47DB75C4" w:rsidR="001C0104" w:rsidRPr="00892F96" w:rsidRDefault="001C0104" w:rsidP="001F1330"/>
    <w:p w14:paraId="4482F18E" w14:textId="77777777" w:rsidR="00D60972" w:rsidRDefault="00D60972">
      <w:pPr>
        <w:jc w:val="left"/>
        <w:rPr>
          <w:rFonts w:ascii="Times New Roman" w:eastAsia="SimSun" w:hAnsi="Times New Roman" w:cs="Times New Roman"/>
          <w:b/>
          <w:bCs/>
          <w:kern w:val="24"/>
          <w:lang w:eastAsia="ja-JP" w:bidi="ar-SA"/>
        </w:rPr>
      </w:pPr>
      <w:r>
        <w:br w:type="page"/>
      </w:r>
    </w:p>
    <w:p w14:paraId="73317D39" w14:textId="5C40ABE3" w:rsidR="00904C49" w:rsidRDefault="00904C49" w:rsidP="006327F5">
      <w:pPr>
        <w:pStyle w:val="Heading4"/>
      </w:pPr>
      <w:r>
        <w:lastRenderedPageBreak/>
        <w:t>Analysis</w:t>
      </w:r>
    </w:p>
    <w:p w14:paraId="672F29D2" w14:textId="3BFADEB0" w:rsidR="008F4EDF" w:rsidRDefault="00CA397F" w:rsidP="00904C49">
      <w:r>
        <w:t>All the comparisons between the congruent and incongruent conditions</w:t>
      </w:r>
      <w:r w:rsidR="00BA5DE9">
        <w:t>, throughout the entire manuscript,</w:t>
      </w:r>
      <w:r>
        <w:t xml:space="preserve"> were corrected for multiple comparisons using the Tree-BH method </w:t>
      </w:r>
      <w:r w:rsidR="00F5543D">
        <w:t>(</w:t>
      </w:r>
      <w:r w:rsidR="00A82BE9" w:rsidRPr="00A82BE9">
        <w:fldChar w:fldCharType="begin"/>
      </w:r>
      <w:r w:rsidR="00A82BE9" w:rsidRPr="00A82BE9">
        <w:instrText xml:space="preserve"> REF _Ref134430697 \h </w:instrText>
      </w:r>
      <w:r w:rsidR="00A82BE9">
        <w:instrText xml:space="preserve"> \* MERGEFORMAT </w:instrText>
      </w:r>
      <w:r w:rsidR="00A82BE9" w:rsidRPr="00A82BE9">
        <w:fldChar w:fldCharType="separate"/>
      </w:r>
      <w:r w:rsidR="00A82BE9" w:rsidRPr="00A82BE9">
        <w:t xml:space="preserve">Supplementary Figure </w:t>
      </w:r>
      <w:r w:rsidR="00A82BE9" w:rsidRPr="00DB1FF3">
        <w:t>1</w:t>
      </w:r>
      <w:r w:rsidR="00A82BE9" w:rsidRPr="00A82BE9">
        <w:fldChar w:fldCharType="end"/>
      </w:r>
      <w:r w:rsidR="00F5543D">
        <w:t xml:space="preserve">) </w:t>
      </w:r>
      <w:r>
        <w:t xml:space="preserve">suggested in </w:t>
      </w:r>
      <w:r>
        <w:fldChar w:fldCharType="begin"/>
      </w:r>
      <w:r>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fldChar w:fldCharType="separate"/>
      </w:r>
      <w:r w:rsidRPr="00283780">
        <w:rPr>
          <w:rFonts w:ascii="Times New Roman" w:hAnsi="Times New Roman" w:cs="Times New Roman"/>
        </w:rPr>
        <w:t xml:space="preserve">Bogomolov et al. </w:t>
      </w:r>
      <w:r>
        <w:rPr>
          <w:rFonts w:ascii="Times New Roman" w:hAnsi="Times New Roman" w:cs="Times New Roman"/>
        </w:rPr>
        <w:t>(</w:t>
      </w:r>
      <w:r w:rsidRPr="00283780">
        <w:rPr>
          <w:rFonts w:ascii="Times New Roman" w:hAnsi="Times New Roman" w:cs="Times New Roman"/>
        </w:rPr>
        <w:t>2021</w:t>
      </w:r>
      <w:r>
        <w:fldChar w:fldCharType="end"/>
      </w:r>
      <w:r>
        <w:t xml:space="preserve">). </w:t>
      </w:r>
      <w:r w:rsidR="00BA5DE9">
        <w:t xml:space="preserve">All reported p-values are the corrected ones. </w:t>
      </w:r>
      <w:r w:rsidR="00E61A7B">
        <w:t>The n</w:t>
      </w:r>
      <w:r>
        <w:t>ormality of the residuals was tested with a QQ-plot, and a permutation test (</w:t>
      </w:r>
      <w:r>
        <w:fldChar w:fldCharType="begin"/>
      </w:r>
      <w:r>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fldChar w:fldCharType="separate"/>
      </w:r>
      <w:r w:rsidRPr="0046480E">
        <w:rPr>
          <w:rFonts w:ascii="Times New Roman" w:hAnsi="Times New Roman" w:cs="Times New Roman"/>
        </w:rPr>
        <w:t>Kohl, 2019</w:t>
      </w:r>
      <w:r>
        <w:fldChar w:fldCharType="end"/>
      </w:r>
      <w:r>
        <w:t xml:space="preserve">) was used to assess differences in variables that did not pass the normality test (for a list of such variables </w:t>
      </w:r>
      <w:r w:rsidRPr="001313AE">
        <w:t>see</w:t>
      </w:r>
      <w:r w:rsidR="003A5915" w:rsidRPr="001313AE">
        <w:t xml:space="preserve"> </w:t>
      </w:r>
      <w:r w:rsidR="001313AE" w:rsidRPr="001313AE">
        <w:fldChar w:fldCharType="begin"/>
      </w:r>
      <w:r w:rsidR="001313AE" w:rsidRPr="001313AE">
        <w:instrText xml:space="preserve"> REF _Ref134430937 \h </w:instrText>
      </w:r>
      <w:r w:rsidR="001313AE">
        <w:instrText xml:space="preserve"> \* MERGEFORMAT </w:instrText>
      </w:r>
      <w:r w:rsidR="001313AE" w:rsidRPr="001313AE">
        <w:fldChar w:fldCharType="separate"/>
      </w:r>
      <w:r w:rsidR="001313AE" w:rsidRPr="00DB1FF3">
        <w:t>Supplementary Figure 2</w:t>
      </w:r>
      <w:r w:rsidR="001313AE" w:rsidRPr="001313AE">
        <w:fldChar w:fldCharType="end"/>
      </w:r>
      <w:r>
        <w:t>).</w:t>
      </w:r>
    </w:p>
    <w:p w14:paraId="0B2AF24F" w14:textId="19197728" w:rsidR="00CA397F" w:rsidRPr="00B7042B" w:rsidRDefault="00A64751" w:rsidP="00EA3DB9">
      <w:r>
        <w:t>Three c</w:t>
      </w:r>
      <w:r w:rsidR="001D24FE">
        <w:t>omments received from colleagues a</w:t>
      </w:r>
      <w:r w:rsidR="00CA397F">
        <w:t xml:space="preserve">fter </w:t>
      </w:r>
      <w:r w:rsidR="001D24FE">
        <w:t xml:space="preserve">the </w:t>
      </w:r>
      <w:r w:rsidR="00CA397F">
        <w:t>submission of the pre-registration document</w:t>
      </w:r>
      <w:r w:rsidR="001D24FE">
        <w:t xml:space="preserve"> </w:t>
      </w:r>
      <w:r w:rsidR="003E480D">
        <w:t xml:space="preserve">prompted </w:t>
      </w:r>
      <w:r w:rsidR="00527E95">
        <w:t xml:space="preserve">additional </w:t>
      </w:r>
      <w:r w:rsidR="00564F37">
        <w:t xml:space="preserve">exploratory </w:t>
      </w:r>
      <w:r w:rsidR="003E480D">
        <w:t>analyses.</w:t>
      </w:r>
      <w:r w:rsidR="004C0A6C">
        <w:t xml:space="preserve"> </w:t>
      </w:r>
      <w:r w:rsidR="003E480D">
        <w:t xml:space="preserve">The first </w:t>
      </w:r>
      <w:r w:rsidR="00E543B7">
        <w:t>addresse</w:t>
      </w:r>
      <w:r w:rsidR="00564F37">
        <w:t>d</w:t>
      </w:r>
      <w:r w:rsidR="00E543B7">
        <w:t xml:space="preserve"> the high variability between participants</w:t>
      </w:r>
      <w:r w:rsidR="005345F0">
        <w:t xml:space="preserve"> </w:t>
      </w:r>
      <w:r w:rsidR="00781772">
        <w:t>which</w:t>
      </w:r>
      <w:r w:rsidR="005345F0">
        <w:t xml:space="preserve"> can obscure smaller but highly consistent effects. To </w:t>
      </w:r>
      <w:r w:rsidR="00C6487E">
        <w:t>tackle this issue</w:t>
      </w:r>
      <w:r w:rsidR="0001355D">
        <w:t>,</w:t>
      </w:r>
      <w:r w:rsidR="005345F0">
        <w:t xml:space="preserve"> </w:t>
      </w:r>
      <w:r w:rsidR="0001355D">
        <w:t xml:space="preserve">the </w:t>
      </w:r>
      <w:commentRangeStart w:id="192"/>
      <w:commentRangeStart w:id="193"/>
      <w:del w:id="194" w:author="zeev" w:date="2023-07-25T12:43:00Z">
        <w:r w:rsidR="005345F0" w:rsidDel="0039366E">
          <w:delText>non-timeseries</w:delText>
        </w:r>
      </w:del>
      <w:ins w:id="195" w:author="zeev" w:date="2023-07-25T12:49:00Z">
        <w:r w:rsidR="007B67C5">
          <w:t xml:space="preserve"> </w:t>
        </w:r>
        <w:del w:id="196" w:author="Chen Heller" w:date="2023-07-31T12:45:00Z">
          <w:r w:rsidR="007B67C5" w:rsidDel="00EF0DEB">
            <w:delText>descrete</w:delText>
          </w:r>
        </w:del>
      </w:ins>
      <w:ins w:id="197" w:author="Chen Heller" w:date="2023-07-31T12:45:00Z">
        <w:r w:rsidR="00EF0DEB">
          <w:t>discrete</w:t>
        </w:r>
      </w:ins>
      <w:r w:rsidR="005345F0">
        <w:t xml:space="preserve"> variables </w:t>
      </w:r>
      <w:commentRangeEnd w:id="192"/>
      <w:r w:rsidR="00564F37">
        <w:rPr>
          <w:rStyle w:val="CommentReference"/>
        </w:rPr>
        <w:commentReference w:id="192"/>
      </w:r>
      <w:commentRangeEnd w:id="193"/>
      <w:r w:rsidR="0039366E">
        <w:rPr>
          <w:rStyle w:val="CommentReference"/>
        </w:rPr>
        <w:commentReference w:id="193"/>
      </w:r>
      <w:r w:rsidR="005345F0">
        <w:t>were normalized within participant.</w:t>
      </w:r>
      <w:del w:id="198" w:author="zeev" w:date="2023-07-25T17:33:00Z">
        <w:r w:rsidR="00807DAB" w:rsidDel="00EA3DB9">
          <w:delText xml:space="preserve"> </w:delText>
        </w:r>
        <w:r w:rsidR="00C27322" w:rsidDel="00EA3DB9">
          <w:delText>T</w:delText>
        </w:r>
        <w:r w:rsidR="00807DAB" w:rsidDel="00EA3DB9">
          <w:delText xml:space="preserve">he original and the </w:delText>
        </w:r>
        <w:r w:rsidR="0046755E" w:rsidDel="00EA3DB9">
          <w:delText>normalized</w:delText>
        </w:r>
        <w:r w:rsidR="00807DAB" w:rsidDel="00EA3DB9">
          <w:delText xml:space="preserve"> analys</w:delText>
        </w:r>
        <w:r w:rsidR="00DB2938" w:rsidDel="00EA3DB9">
          <w:delText>i</w:delText>
        </w:r>
        <w:r w:rsidR="00807DAB" w:rsidDel="00EA3DB9">
          <w:delText xml:space="preserve">s </w:delText>
        </w:r>
        <w:r w:rsidR="00807DAB" w:rsidRPr="00E26F00" w:rsidDel="00EA3DB9">
          <w:delText xml:space="preserve">results are provided </w:delText>
        </w:r>
        <w:r w:rsidR="00CF4EE8" w:rsidRPr="00E26F00" w:rsidDel="00EA3DB9">
          <w:delText xml:space="preserve">in </w:delText>
        </w:r>
        <w:r w:rsidR="00E26F00" w:rsidRPr="00E26F00" w:rsidDel="00EA3DB9">
          <w:fldChar w:fldCharType="begin"/>
        </w:r>
        <w:r w:rsidR="00E26F00" w:rsidRPr="00E26F00" w:rsidDel="00EA3DB9">
          <w:delInstrText xml:space="preserve"> REF _Ref134436578 \h </w:delInstrText>
        </w:r>
        <w:r w:rsidR="00E26F00" w:rsidDel="00EA3DB9">
          <w:delInstrText xml:space="preserve"> \* MERGEFORMAT </w:delInstrText>
        </w:r>
        <w:r w:rsidR="00E26F00" w:rsidRPr="00E26F00" w:rsidDel="00EA3DB9">
          <w:fldChar w:fldCharType="separate"/>
        </w:r>
        <w:r w:rsidR="00E26F00" w:rsidRPr="00E26F00" w:rsidDel="00EA3DB9">
          <w:delText xml:space="preserve">Table </w:delText>
        </w:r>
        <w:r w:rsidR="00E26F00" w:rsidRPr="00DB1FF3" w:rsidDel="00EA3DB9">
          <w:delText>1</w:delText>
        </w:r>
        <w:r w:rsidR="00E26F00" w:rsidRPr="00E26F00" w:rsidDel="00EA3DB9">
          <w:fldChar w:fldCharType="end"/>
        </w:r>
        <w:r w:rsidR="00E26F00" w:rsidRPr="00E26F00" w:rsidDel="00EA3DB9">
          <w:delText xml:space="preserve"> and </w:delText>
        </w:r>
        <w:r w:rsidR="00E26F00" w:rsidRPr="00E26F00" w:rsidDel="00EA3DB9">
          <w:fldChar w:fldCharType="begin"/>
        </w:r>
        <w:r w:rsidR="00E26F00" w:rsidRPr="00E26F00" w:rsidDel="00EA3DB9">
          <w:delInstrText xml:space="preserve"> REF _Ref134436585 \h  \* MERGEFORMAT </w:delInstrText>
        </w:r>
        <w:r w:rsidR="00E26F00" w:rsidRPr="00E26F00" w:rsidDel="00EA3DB9">
          <w:fldChar w:fldCharType="separate"/>
        </w:r>
        <w:r w:rsidR="00E26F00" w:rsidRPr="00E26F00" w:rsidDel="00EA3DB9">
          <w:delText xml:space="preserve">Table </w:delText>
        </w:r>
        <w:r w:rsidR="00E26F00" w:rsidRPr="00DB1FF3" w:rsidDel="00EA3DB9">
          <w:delText>2</w:delText>
        </w:r>
        <w:r w:rsidR="00E26F00" w:rsidRPr="00E26F00" w:rsidDel="00EA3DB9">
          <w:fldChar w:fldCharType="end"/>
        </w:r>
        <w:r w:rsidR="00E26F00" w:rsidRPr="00E26F00" w:rsidDel="00EA3DB9">
          <w:delText>, respectively</w:delText>
        </w:r>
        <w:r w:rsidR="00807DAB" w:rsidRPr="00E26F00" w:rsidDel="00EA3DB9">
          <w:delText>.</w:delText>
        </w:r>
      </w:del>
      <w:r w:rsidR="00B7042B" w:rsidRPr="00E26F00">
        <w:t xml:space="preserve"> The second </w:t>
      </w:r>
      <w:r w:rsidR="00564F37">
        <w:t>involved an analysis of the averaged</w:t>
      </w:r>
      <w:r w:rsidR="00CA397F">
        <w:t xml:space="preserve"> </w:t>
      </w:r>
      <w:r w:rsidR="00751A94">
        <w:t xml:space="preserve">non-normalized </w:t>
      </w:r>
      <w:r w:rsidR="00CA397F">
        <w:t xml:space="preserve">trajectories, </w:t>
      </w:r>
      <w:r w:rsidR="00564F37">
        <w:t xml:space="preserve">with </w:t>
      </w:r>
      <w:r w:rsidR="00CA397F">
        <w:t xml:space="preserve">all trials </w:t>
      </w:r>
      <w:r w:rsidR="00D0099E">
        <w:t>trimmed to an identical length</w:t>
      </w:r>
      <w:r w:rsidR="00AA45CA">
        <w:t xml:space="preserve"> of 340ms</w:t>
      </w:r>
      <w:r w:rsidR="00D0099E">
        <w:t xml:space="preserve">. </w:t>
      </w:r>
      <w:r w:rsidR="00AA45CA">
        <w:t>Ninety percent o</w:t>
      </w:r>
      <w:r w:rsidR="004067E4">
        <w:t xml:space="preserve">f the trials </w:t>
      </w:r>
      <w:r w:rsidR="00876B5F">
        <w:t xml:space="preserve">were </w:t>
      </w:r>
      <w:r w:rsidR="004067E4">
        <w:t>340ms long</w:t>
      </w:r>
      <w:r w:rsidR="00AA45CA">
        <w:t xml:space="preserve"> or longer</w:t>
      </w:r>
      <w:r w:rsidR="004067E4">
        <w:t xml:space="preserve">, </w:t>
      </w:r>
      <w:r w:rsidR="00AA45CA">
        <w:t xml:space="preserve">and </w:t>
      </w:r>
      <w:r w:rsidR="00381EBD">
        <w:t>t</w:t>
      </w:r>
      <w:r w:rsidR="001719E9">
        <w:t xml:space="preserve">he </w:t>
      </w:r>
      <w:r w:rsidR="00CA397F">
        <w:t xml:space="preserve">other 10% </w:t>
      </w:r>
      <w:r w:rsidR="00AA45CA">
        <w:t xml:space="preserve">were </w:t>
      </w:r>
      <w:r w:rsidR="00CA397F">
        <w:t xml:space="preserve">excluded. </w:t>
      </w:r>
      <w:r w:rsidR="00FA5D8E">
        <w:t>To approximate the onset and offset of the congruency effect</w:t>
      </w:r>
      <w:r w:rsidR="00564F37">
        <w:t>,</w:t>
      </w:r>
      <w:r w:rsidR="00FA5D8E">
        <w:t xml:space="preserve"> the deviation from the center</w:t>
      </w:r>
      <w:r w:rsidR="00D46738">
        <w:t xml:space="preserve"> was estimated for each point in time. </w:t>
      </w:r>
      <w:r w:rsidR="00126BF0">
        <w:t xml:space="preserve">The third </w:t>
      </w:r>
      <w:r w:rsidR="00A67C16">
        <w:t>focused on the</w:t>
      </w:r>
      <w:r w:rsidR="00E83AFB">
        <w:t xml:space="preserve"> </w:t>
      </w:r>
      <w:r w:rsidR="00126BF0">
        <w:t>implied endpoint</w:t>
      </w:r>
      <w:r w:rsidR="00A67C16">
        <w:t xml:space="preserve">, which is held to be </w:t>
      </w:r>
      <w:r w:rsidR="006D15E5">
        <w:t>sensitive to changes in direction and should therefor</w:t>
      </w:r>
      <w:r w:rsidR="000E6EFE">
        <w:t>e</w:t>
      </w:r>
      <w:r w:rsidR="006D15E5">
        <w:t xml:space="preserve"> reflect the participant's intentions earlier than the </w:t>
      </w:r>
      <w:r w:rsidR="00C01C94">
        <w:t xml:space="preserve">raw </w:t>
      </w:r>
      <w:r w:rsidR="006D15E5">
        <w:t xml:space="preserve">trajectory </w:t>
      </w:r>
      <w:r w:rsidR="00576907">
        <w:fldChar w:fldCharType="begin"/>
      </w:r>
      <w:r w:rsidR="00576907">
        <w:instrText xml:space="preserve"> ADDIN ZOTERO_ITEM CSL_CITATION {"citationID":"HO3ImwIq","properties":{"formattedCitation":"(Dotan &amp; Dehaene, 2013)","plainCitation":"(Dotan &amp; Dehaene, 2013)","noteIndex":0},"citationItems":[{"id":286,"uris":["http://zotero.org/users/8275165/items/WLAMNP56"],"itemData":{"id":286,"type":"article-journal","abstract":"How do we understand two-digit numbers such as 42? Models of multi-digit number comprehension differ widely. Some postulate that the decades and units digits are processed separately and possibly serially. Others hypothesize a holistic process which maps the entire 2-digit string onto a magnitude, represented as a position on a number line. In educated adults, the number line is thought to be linear, but the ‘‘number sense’’ hypothesis proposes that a logarithmic scale underlies our intuitions of number size, and that this compressive representation may still be dormant in the adult brain. We investigated these issues by asking adults to point to the location of two-digit numbers on a number line while their ﬁnger location was continuously monitored. Finger trajectories revealed a linear scale, yet with a transient logarithmic effect suggesting the activation of a compressive and holistic quantity representation. Units and decades digits were processed in parallel, without any difference in left-to-right vs. right-to-left readers. The late part of the trajectory was inﬂuenced by spatial reference points placed at the left end, middle, and right end of the line. Altogether, ﬁnger trajectory analysis provides a precise cognitive decomposition of the sequence of stages used in converting a number to a quantity and then a position.","container-title":"Cognition","DOI":"10.1016/j.cognition.2013.07.007","ISSN":"00100277","issue":"3","journalAbbreviation":"Cognition","language":"en","page":"512-529","source":"DOI.org (Crossref)","title":"How do we convert a number into a finger trajectory?","volume":"129","author":[{"family":"Dotan","given":"Dror"},{"family":"Dehaene","given":"Stanislas"}],"issued":{"date-parts":[["2013",12]]}}}],"schema":"https://github.com/citation-style-language/schema/raw/master/csl-citation.json"} </w:instrText>
      </w:r>
      <w:r w:rsidR="00576907">
        <w:fldChar w:fldCharType="separate"/>
      </w:r>
      <w:r w:rsidR="00576907" w:rsidRPr="00576907">
        <w:rPr>
          <w:rFonts w:ascii="Times New Roman" w:hAnsi="Times New Roman" w:cs="Times New Roman"/>
        </w:rPr>
        <w:t>(Dotan &amp; Dehaene, 2013)</w:t>
      </w:r>
      <w:r w:rsidR="00576907">
        <w:fldChar w:fldCharType="end"/>
      </w:r>
      <w:r w:rsidR="006D15E5">
        <w:t>.</w:t>
      </w:r>
      <w:r w:rsidR="004A6AC6">
        <w:t xml:space="preserve"> </w:t>
      </w:r>
      <w:r w:rsidR="00E2344B">
        <w:t>I</w:t>
      </w:r>
      <w:r w:rsidR="00677835">
        <w:t xml:space="preserve">mplied endpoint was indicated by the intersection between the </w:t>
      </w:r>
      <w:r w:rsidR="00885A46">
        <w:t xml:space="preserve">present </w:t>
      </w:r>
      <w:r w:rsidR="00677835">
        <w:t>tangent to the trajectory and the screen</w:t>
      </w:r>
      <w:r w:rsidR="004A6AC6">
        <w:t>.</w:t>
      </w:r>
      <w:r w:rsidR="003F1160">
        <w:t xml:space="preserve"> The </w:t>
      </w:r>
      <w:r w:rsidR="00CF5AA9">
        <w:t xml:space="preserve">onset and offset </w:t>
      </w:r>
      <w:r w:rsidR="00A67C16">
        <w:t xml:space="preserve">of the congruency effect </w:t>
      </w:r>
      <w:r w:rsidR="00CF5AA9">
        <w:t>were</w:t>
      </w:r>
      <w:r w:rsidR="003F1160">
        <w:t xml:space="preserve"> estimated </w:t>
      </w:r>
      <w:r w:rsidR="00F10B87">
        <w:t>by conducting a</w:t>
      </w:r>
      <w:r w:rsidR="00CA397F">
        <w:t xml:space="preserve"> t-test at every time</w:t>
      </w:r>
      <w:r w:rsidR="00E966E6">
        <w:t xml:space="preserve"> </w:t>
      </w:r>
      <w:r w:rsidR="00CA397F">
        <w:t xml:space="preserve">point, and </w:t>
      </w:r>
      <w:r w:rsidR="00B9255F">
        <w:t xml:space="preserve">clustering together </w:t>
      </w:r>
      <w:r w:rsidR="00CA397F">
        <w:t>adjacent significant values</w:t>
      </w:r>
      <w:r w:rsidR="00B176EA">
        <w:t xml:space="preserve"> of </w:t>
      </w:r>
      <w:r w:rsidR="00FC6AAB">
        <w:t>a</w:t>
      </w:r>
      <w:r w:rsidR="00DA5861">
        <w:t xml:space="preserve"> </w:t>
      </w:r>
      <w:r w:rsidR="00B176EA">
        <w:t>similar sign</w:t>
      </w:r>
      <w:r w:rsidR="00CA397F">
        <w:t>. Then</w:t>
      </w:r>
      <w:r w:rsidR="00D02409">
        <w:t>,</w:t>
      </w:r>
      <w:r w:rsidR="00CA397F">
        <w:t xml:space="preserve"> a permutation and clustering procedure </w:t>
      </w:r>
      <w:r w:rsidR="00504E33">
        <w:fldChar w:fldCharType="begin"/>
      </w:r>
      <w:r w:rsidR="00504E33">
        <w:instrText xml:space="preserve"> ADDIN ZOTERO_ITEM CSL_CITATION {"citationID":"ezNKOF4W","properties":{"formattedCitation":"(Maris &amp; Oostenveld, 2007)","plainCitation":"(Maris &amp; Oostenveld, 2007)","noteIndex":0},"citationItems":[{"id":844,"uris":["http://zotero.org/users/8275165/items/FEXHEG5W"],"itemData":{"id":844,"type":"article-journal","abstract":"In this paper, we show how ElectroEncephaloGraphic (EEG) and MagnetoEncephaloGraphic (MEG) data can be analyzed statistically using nonparametric techniques. Nonparametric statistical tests offer complete freedom to the user with respect to the test statistic by means of which the experimental conditions are compared. This freedom provides a straightforward way to solve the multiple comparisons problem (MCP) and it allows to incorporate biophysically motivated constraints in the test statistic, which may drastically increase the sensitivity of the statistical test. The paper is written for two audiences: (1) empirical neuroscientists looking for the most appropriate data analysis method, and (2) methodologists interested in the theoretical concepts behind nonparametric statistical tests. For the empirical neuroscientist, a large part of the paper is written in a tutorial-like fashion, enabling neuroscientists to construct their own statistical test, maximizing the sensitivity to the expected effect. And for the methodologist, it is explained why the nonparametric test is formally correct. This means that we formulate a null hypothesis (identical probability distribution in the different experimental conditions) and show that the nonparametric test controls the false alarm rate under this null hypothesis.","container-title":"Journal of Neuroscience Methods","DOI":"10.1016/j.jneumeth.2007.03.024","ISSN":"0165-0270","issue":"1","journalAbbreviation":"Journal of Neuroscience Methods","language":"en","page":"177-190","source":"ScienceDirect","title":"Nonparametric statistical testing of EEG- and MEG-data","volume":"164","author":[{"family":"Maris","given":"Eric"},{"family":"Oostenveld","given":"Robert"}],"issued":{"date-parts":[["2007",8,15]]}}}],"schema":"https://github.com/citation-style-language/schema/raw/master/csl-citation.json"} </w:instrText>
      </w:r>
      <w:r w:rsidR="00504E33">
        <w:fldChar w:fldCharType="separate"/>
      </w:r>
      <w:r w:rsidR="00504E33" w:rsidRPr="00504E33">
        <w:rPr>
          <w:rFonts w:ascii="Times New Roman" w:hAnsi="Times New Roman" w:cs="Times New Roman"/>
        </w:rPr>
        <w:t>(Maris &amp; Oostenveld, 2007)</w:t>
      </w:r>
      <w:r w:rsidR="00504E33">
        <w:fldChar w:fldCharType="end"/>
      </w:r>
      <w:r w:rsidR="00CA397F">
        <w:t xml:space="preserve"> was conducted to evaluate the significance </w:t>
      </w:r>
      <w:r w:rsidR="00D02409">
        <w:t xml:space="preserve">of the clusters </w:t>
      </w:r>
      <w:r w:rsidR="00CA397F">
        <w:t xml:space="preserve">and correct for multiple comparisons. Finally, </w:t>
      </w:r>
      <w:r w:rsidR="00B176EA">
        <w:t xml:space="preserve">the </w:t>
      </w:r>
      <m:oMath>
        <m:r>
          <w:rPr>
            <w:rFonts w:ascii="Cambria Math" w:hAnsi="Cambria Math"/>
          </w:rPr>
          <m:t>α</m:t>
        </m:r>
      </m:oMath>
      <w:r w:rsidR="00B176EA">
        <w:t xml:space="preserve"> value was divided by </w:t>
      </w:r>
      <w:r w:rsidR="00846B82">
        <w:t>two</w:t>
      </w:r>
      <w:r w:rsidR="00B176EA">
        <w:t xml:space="preserve"> to correct for the permutation and clustering procedures performed (</w:t>
      </w:r>
      <w:r w:rsidR="00CC290A">
        <w:t xml:space="preserve">i.e., </w:t>
      </w:r>
      <w:r w:rsidR="000E3FEB">
        <w:t>deviation from center and</w:t>
      </w:r>
      <w:r w:rsidR="00B176EA">
        <w:t xml:space="preserve"> implied endpoint).</w:t>
      </w:r>
    </w:p>
    <w:p w14:paraId="34D002C4" w14:textId="43FB1883" w:rsidR="008E7395" w:rsidRPr="00296B06" w:rsidDel="00CA552C" w:rsidRDefault="008E7395" w:rsidP="00296B06">
      <w:pPr>
        <w:ind w:left="720" w:firstLine="0"/>
        <w:rPr>
          <w:del w:id="199" w:author="Chen Heller" w:date="2023-08-02T15:27:00Z"/>
        </w:rPr>
      </w:pPr>
      <w:bookmarkStart w:id="200" w:name="_Toc114485393"/>
    </w:p>
    <w:p w14:paraId="3AA9C79F" w14:textId="598A9702" w:rsidR="00D826D9" w:rsidRDefault="00D826D9" w:rsidP="006238E0">
      <w:pPr>
        <w:pStyle w:val="Heading3"/>
      </w:pPr>
      <w:r>
        <w:t>Results</w:t>
      </w:r>
      <w:bookmarkEnd w:id="200"/>
    </w:p>
    <w:p w14:paraId="4475D219" w14:textId="3AADC18E" w:rsidR="008C57E4" w:rsidRPr="00E412ED" w:rsidRDefault="008C57E4" w:rsidP="00F21647">
      <w:pPr>
        <w:pStyle w:val="Heading4"/>
        <w:pPrChange w:id="201" w:author="Chen Heller" w:date="2023-08-02T14:55:00Z">
          <w:pPr>
            <w:ind w:firstLine="0"/>
          </w:pPr>
        </w:pPrChange>
      </w:pPr>
      <w:r w:rsidRPr="00E412ED">
        <w:t>Trial exclusion</w:t>
      </w:r>
    </w:p>
    <w:p w14:paraId="7495EE97" w14:textId="7A884D2C" w:rsidR="008C57E4" w:rsidRDefault="008C57E4" w:rsidP="008B6FEA">
      <w:pPr>
        <w:pPrChange w:id="202" w:author="Chen Heller" w:date="2023-08-02T14:55:00Z">
          <w:pPr>
            <w:ind w:firstLine="0"/>
          </w:pPr>
        </w:pPrChange>
      </w:pPr>
      <w:r>
        <w:t>The number of excluded trials in the reaching task was high</w:t>
      </w:r>
      <w:r w:rsidR="000E47B6">
        <w:t>er</w:t>
      </w:r>
      <w:r>
        <w:t xml:space="preserve"> </w:t>
      </w:r>
      <w:r w:rsidR="000E47B6">
        <w:t>than in</w:t>
      </w:r>
      <w:r>
        <w:t xml:space="preserve"> the keyboard task </w:t>
      </w:r>
      <w:commentRangeStart w:id="203"/>
      <w:commentRangeStart w:id="204"/>
      <w:r>
        <w:t>(</w:t>
      </w:r>
      <w:proofErr w:type="spellStart"/>
      <w:r>
        <w:t>M</w:t>
      </w:r>
      <w:r>
        <w:rPr>
          <w:vertAlign w:val="subscript"/>
        </w:rPr>
        <w:t>reach</w:t>
      </w:r>
      <w:proofErr w:type="spellEnd"/>
      <w:r>
        <w:t xml:space="preserve"> = </w:t>
      </w:r>
      <w:del w:id="205" w:author="Chen Heller" w:date="2023-07-31T13:57:00Z">
        <w:r w:rsidDel="00C702AD">
          <w:delText>128.76</w:delText>
        </w:r>
        <w:commentRangeEnd w:id="203"/>
        <w:r w:rsidR="003A3339" w:rsidDel="00C702AD">
          <w:rPr>
            <w:rStyle w:val="CommentReference"/>
          </w:rPr>
          <w:commentReference w:id="203"/>
        </w:r>
        <w:commentRangeEnd w:id="204"/>
        <w:r w:rsidR="00234A2F" w:rsidDel="00C702AD">
          <w:rPr>
            <w:rStyle w:val="CommentReference"/>
          </w:rPr>
          <w:commentReference w:id="204"/>
        </w:r>
      </w:del>
      <w:ins w:id="206" w:author="Chen Heller" w:date="2023-07-31T13:57:00Z">
        <w:r w:rsidR="00C702AD">
          <w:t>106.23</w:t>
        </w:r>
      </w:ins>
      <w:r>
        <w:t xml:space="preserve">, </w:t>
      </w:r>
      <w:proofErr w:type="spellStart"/>
      <w:r>
        <w:t>SD</w:t>
      </w:r>
      <w:r>
        <w:rPr>
          <w:vertAlign w:val="subscript"/>
        </w:rPr>
        <w:t>reach</w:t>
      </w:r>
      <w:proofErr w:type="spellEnd"/>
      <w:r>
        <w:t xml:space="preserve"> = </w:t>
      </w:r>
      <w:del w:id="207" w:author="Chen Heller" w:date="2023-07-31T13:57:00Z">
        <w:r w:rsidDel="00C702AD">
          <w:delText>35</w:delText>
        </w:r>
      </w:del>
      <w:ins w:id="208" w:author="Chen Heller" w:date="2023-07-31T13:57:00Z">
        <w:r w:rsidR="00C702AD">
          <w:t>32</w:t>
        </w:r>
      </w:ins>
      <w:r>
        <w:t>.</w:t>
      </w:r>
      <w:del w:id="209" w:author="Chen Heller" w:date="2023-07-31T13:57:00Z">
        <w:r w:rsidDel="00C702AD">
          <w:delText>52</w:delText>
        </w:r>
      </w:del>
      <w:ins w:id="210" w:author="Chen Heller" w:date="2023-07-31T13:57:00Z">
        <w:r w:rsidR="00C702AD">
          <w:t>59</w:t>
        </w:r>
      </w:ins>
      <w:r>
        <w:t xml:space="preserve">, </w:t>
      </w:r>
      <w:proofErr w:type="spellStart"/>
      <w:r>
        <w:t>M</w:t>
      </w:r>
      <w:r>
        <w:rPr>
          <w:vertAlign w:val="subscript"/>
        </w:rPr>
        <w:t>keyboard</w:t>
      </w:r>
      <w:proofErr w:type="spellEnd"/>
      <w:r>
        <w:t xml:space="preserve"> = 50.2, </w:t>
      </w:r>
      <w:proofErr w:type="spellStart"/>
      <w:r>
        <w:t>SD</w:t>
      </w:r>
      <w:r>
        <w:rPr>
          <w:vertAlign w:val="subscript"/>
        </w:rPr>
        <w:t>keyboard</w:t>
      </w:r>
      <w:proofErr w:type="spellEnd"/>
      <w:r>
        <w:t xml:space="preserve"> = 14.47, </w:t>
      </w:r>
      <w:proofErr w:type="gramStart"/>
      <w:r>
        <w:t>t</w:t>
      </w:r>
      <w:r w:rsidRPr="005436B9">
        <w:t>(</w:t>
      </w:r>
      <w:proofErr w:type="gramEnd"/>
      <w:r>
        <w:t>29</w:t>
      </w:r>
      <w:r w:rsidRPr="005436B9">
        <w:t>)</w:t>
      </w:r>
      <w:r>
        <w:t xml:space="preserve"> = </w:t>
      </w:r>
      <w:del w:id="211" w:author="Chen Heller" w:date="2023-07-31T13:58:00Z">
        <w:r w:rsidDel="00C702AD">
          <w:delText>12.70</w:delText>
        </w:r>
      </w:del>
      <w:ins w:id="212" w:author="Chen Heller" w:date="2023-07-31T13:58:00Z">
        <w:r w:rsidR="00C702AD">
          <w:t>9.78</w:t>
        </w:r>
      </w:ins>
      <w:r>
        <w:t>, p &lt; 0.001, 95% CI [</w:t>
      </w:r>
      <w:del w:id="213" w:author="Chen Heller" w:date="2023-07-31T13:58:00Z">
        <w:r w:rsidDel="00C702AD">
          <w:delText>65.91</w:delText>
        </w:r>
      </w:del>
      <w:ins w:id="214" w:author="Chen Heller" w:date="2023-07-31T13:58:00Z">
        <w:r w:rsidR="00C702AD">
          <w:t>44.31</w:t>
        </w:r>
      </w:ins>
      <w:r>
        <w:t xml:space="preserve">, </w:t>
      </w:r>
      <w:del w:id="215" w:author="Chen Heller" w:date="2023-07-31T13:58:00Z">
        <w:r w:rsidDel="00C702AD">
          <w:delText>91.21</w:delText>
        </w:r>
      </w:del>
      <w:ins w:id="216" w:author="Chen Heller" w:date="2023-07-31T13:58:00Z">
        <w:r w:rsidR="00C702AD">
          <w:t>67.75</w:t>
        </w:r>
      </w:ins>
      <w:r>
        <w:t xml:space="preserve">], Cohen's d = </w:t>
      </w:r>
      <w:del w:id="217" w:author="Chen Heller" w:date="2023-07-31T13:58:00Z">
        <w:r w:rsidDel="003D75FA">
          <w:delText>2.31</w:delText>
        </w:r>
      </w:del>
      <w:ins w:id="218" w:author="Chen Heller" w:date="2023-07-31T13:58:00Z">
        <w:r w:rsidR="003D75FA">
          <w:t>1.78</w:t>
        </w:r>
      </w:ins>
      <w:r>
        <w:t xml:space="preserve">). </w:t>
      </w:r>
      <w:r w:rsidR="006C1222">
        <w:t>T</w:t>
      </w:r>
      <w:r>
        <w:t xml:space="preserve">his </w:t>
      </w:r>
      <w:r w:rsidR="006C1222">
        <w:t xml:space="preserve">difference stemmed from the </w:t>
      </w:r>
      <w:proofErr w:type="gramStart"/>
      <w:r>
        <w:t>late  and</w:t>
      </w:r>
      <w:proofErr w:type="gramEnd"/>
      <w:r>
        <w:t xml:space="preserve"> early responses</w:t>
      </w:r>
      <w:r w:rsidR="006C1222">
        <w:t>,</w:t>
      </w:r>
      <w:r>
        <w:t xml:space="preserve"> but not </w:t>
      </w:r>
      <w:r w:rsidR="006C1222">
        <w:t>from</w:t>
      </w:r>
      <w:r>
        <w:t xml:space="preserve"> incorrect answers, which were </w:t>
      </w:r>
      <w:r w:rsidR="003A3339">
        <w:t xml:space="preserve">significantly </w:t>
      </w:r>
      <w:r>
        <w:t>less common in the reaching task (</w:t>
      </w:r>
      <w:r w:rsidRPr="00E04DE0">
        <w:fldChar w:fldCharType="begin"/>
      </w:r>
      <w:r w:rsidRPr="00E04DE0">
        <w:instrText xml:space="preserve"> REF _Ref134436820 \h </w:instrText>
      </w:r>
      <w:r>
        <w:instrText xml:space="preserve"> \* MERGEFORMAT </w:instrText>
      </w:r>
      <w:r w:rsidRPr="00E04DE0">
        <w:fldChar w:fldCharType="separate"/>
      </w:r>
      <w:r w:rsidRPr="00E04DE0">
        <w:t xml:space="preserve">Table </w:t>
      </w:r>
      <w:r w:rsidR="00964AD3">
        <w:t>1</w:t>
      </w:r>
      <w:r w:rsidRPr="00E04DE0">
        <w:fldChar w:fldCharType="end"/>
      </w:r>
      <w:r>
        <w:t>).</w:t>
      </w:r>
    </w:p>
    <w:p w14:paraId="1A9605F3" w14:textId="09D0C748" w:rsidR="00964AD3" w:rsidRPr="008E7395" w:rsidRDefault="00964AD3" w:rsidP="00F34753">
      <w:pPr>
        <w:pStyle w:val="FigureNumber"/>
        <w:rPr>
          <w:i/>
          <w:iCs/>
        </w:rPr>
        <w:pPrChange w:id="219" w:author="Chen Heller" w:date="2023-08-02T15:25:00Z">
          <w:pPr>
            <w:pStyle w:val="TableFigure"/>
          </w:pPr>
        </w:pPrChange>
      </w:pPr>
      <w:bookmarkStart w:id="220" w:name="_Ref134436820"/>
      <w:r w:rsidRPr="00E04DE0">
        <w:t xml:space="preserve">Table </w:t>
      </w:r>
      <w:bookmarkEnd w:id="220"/>
      <w:r w:rsidR="003A3339">
        <w:t>1</w:t>
      </w:r>
    </w:p>
    <w:p w14:paraId="086F07A2" w14:textId="4CE4822F" w:rsidR="00964AD3" w:rsidRPr="008E7395" w:rsidRDefault="00964AD3" w:rsidP="00CA552C">
      <w:pPr>
        <w:pStyle w:val="FigureHeader"/>
        <w:pPrChange w:id="221" w:author="Chen Heller" w:date="2023-08-02T15:28:00Z">
          <w:pPr>
            <w:pStyle w:val="Caption"/>
            <w:keepNext/>
            <w:spacing w:line="480" w:lineRule="auto"/>
          </w:pPr>
        </w:pPrChange>
      </w:pPr>
      <w:r w:rsidRPr="00CA552C">
        <w:t>Comparison</w:t>
      </w:r>
      <w:r w:rsidRPr="008E7395">
        <w:t xml:space="preserve"> of the Number of Excluded Trials Between the Reaching </w:t>
      </w:r>
      <w:del w:id="222" w:author="Chen Heller" w:date="2023-08-02T15:26:00Z">
        <w:r w:rsidRPr="008E7395" w:rsidDel="00CE3A6E">
          <w:delText xml:space="preserve">Session </w:delText>
        </w:r>
      </w:del>
      <w:r w:rsidRPr="008E7395">
        <w:t>and the Keyboard Session</w:t>
      </w:r>
      <w:ins w:id="223" w:author="Chen Heller" w:date="2023-08-02T15:26:00Z">
        <w:r w:rsidR="00CE3A6E">
          <w:t>s</w:t>
        </w:r>
      </w:ins>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964AD3" w14:paraId="688B94B5" w14:textId="77777777" w:rsidTr="00760205">
        <w:trPr>
          <w:trHeight w:val="510"/>
        </w:trPr>
        <w:tc>
          <w:tcPr>
            <w:tcW w:w="2126" w:type="dxa"/>
            <w:tcBorders>
              <w:top w:val="single" w:sz="12" w:space="0" w:color="auto"/>
            </w:tcBorders>
          </w:tcPr>
          <w:p w14:paraId="268488DA" w14:textId="77777777" w:rsidR="00964AD3" w:rsidRDefault="00964AD3" w:rsidP="00760205">
            <w:pPr>
              <w:ind w:firstLine="0"/>
            </w:pPr>
          </w:p>
        </w:tc>
        <w:tc>
          <w:tcPr>
            <w:tcW w:w="1701" w:type="dxa"/>
            <w:tcBorders>
              <w:top w:val="single" w:sz="12" w:space="0" w:color="auto"/>
              <w:bottom w:val="single" w:sz="12" w:space="0" w:color="auto"/>
            </w:tcBorders>
          </w:tcPr>
          <w:p w14:paraId="4582D31C" w14:textId="77777777" w:rsidR="00964AD3" w:rsidRPr="00EA2CED" w:rsidRDefault="00964AD3" w:rsidP="00760205">
            <w:pPr>
              <w:ind w:firstLine="0"/>
              <w:jc w:val="center"/>
              <w:rPr>
                <w:b/>
                <w:bCs/>
              </w:rPr>
            </w:pPr>
            <w:r>
              <w:rPr>
                <w:b/>
                <w:bCs/>
              </w:rPr>
              <w:t>Reaching</w:t>
            </w:r>
          </w:p>
        </w:tc>
        <w:tc>
          <w:tcPr>
            <w:tcW w:w="1701" w:type="dxa"/>
            <w:tcBorders>
              <w:top w:val="single" w:sz="12" w:space="0" w:color="auto"/>
              <w:bottom w:val="single" w:sz="12" w:space="0" w:color="auto"/>
            </w:tcBorders>
          </w:tcPr>
          <w:p w14:paraId="46E9B0B0" w14:textId="77777777" w:rsidR="00964AD3" w:rsidRPr="00EA2CED" w:rsidRDefault="00964AD3" w:rsidP="00760205">
            <w:pPr>
              <w:ind w:firstLine="0"/>
              <w:jc w:val="center"/>
              <w:rPr>
                <w:b/>
                <w:bCs/>
              </w:rPr>
            </w:pPr>
            <w:r>
              <w:rPr>
                <w:b/>
                <w:bCs/>
              </w:rPr>
              <w:t>Keyboard</w:t>
            </w:r>
          </w:p>
        </w:tc>
        <w:tc>
          <w:tcPr>
            <w:tcW w:w="709" w:type="dxa"/>
            <w:tcBorders>
              <w:top w:val="single" w:sz="12" w:space="0" w:color="auto"/>
            </w:tcBorders>
          </w:tcPr>
          <w:p w14:paraId="0E2C2FC6" w14:textId="77777777" w:rsidR="00964AD3" w:rsidRPr="00EA2CED" w:rsidRDefault="00964AD3" w:rsidP="00760205">
            <w:pPr>
              <w:ind w:firstLine="0"/>
              <w:jc w:val="center"/>
              <w:rPr>
                <w:b/>
                <w:bCs/>
              </w:rPr>
            </w:pPr>
          </w:p>
        </w:tc>
        <w:tc>
          <w:tcPr>
            <w:tcW w:w="992" w:type="dxa"/>
            <w:tcBorders>
              <w:top w:val="single" w:sz="12" w:space="0" w:color="auto"/>
            </w:tcBorders>
          </w:tcPr>
          <w:p w14:paraId="50317E9E" w14:textId="77777777" w:rsidR="00964AD3" w:rsidRPr="00EA2CED" w:rsidRDefault="00964AD3" w:rsidP="00760205">
            <w:pPr>
              <w:ind w:firstLine="0"/>
              <w:jc w:val="center"/>
              <w:rPr>
                <w:b/>
                <w:bCs/>
              </w:rPr>
            </w:pPr>
          </w:p>
        </w:tc>
        <w:tc>
          <w:tcPr>
            <w:tcW w:w="1702" w:type="dxa"/>
            <w:tcBorders>
              <w:top w:val="single" w:sz="12" w:space="0" w:color="auto"/>
            </w:tcBorders>
          </w:tcPr>
          <w:p w14:paraId="15D35C60" w14:textId="77777777" w:rsidR="00964AD3" w:rsidRDefault="00964AD3" w:rsidP="00760205">
            <w:pPr>
              <w:ind w:firstLine="0"/>
            </w:pPr>
          </w:p>
        </w:tc>
      </w:tr>
      <w:tr w:rsidR="00964AD3" w14:paraId="6AE87326" w14:textId="77777777" w:rsidTr="00760205">
        <w:trPr>
          <w:trHeight w:val="254"/>
        </w:trPr>
        <w:tc>
          <w:tcPr>
            <w:tcW w:w="2126" w:type="dxa"/>
            <w:tcBorders>
              <w:bottom w:val="single" w:sz="12" w:space="0" w:color="auto"/>
            </w:tcBorders>
          </w:tcPr>
          <w:p w14:paraId="4DD4C8AF" w14:textId="77777777" w:rsidR="00964AD3" w:rsidRPr="00EA2CED" w:rsidRDefault="00964AD3" w:rsidP="00760205">
            <w:pPr>
              <w:ind w:firstLine="0"/>
              <w:rPr>
                <w:b/>
                <w:bCs/>
              </w:rPr>
            </w:pPr>
          </w:p>
        </w:tc>
        <w:tc>
          <w:tcPr>
            <w:tcW w:w="1701" w:type="dxa"/>
            <w:tcBorders>
              <w:top w:val="single" w:sz="12" w:space="0" w:color="auto"/>
              <w:bottom w:val="single" w:sz="12" w:space="0" w:color="auto"/>
            </w:tcBorders>
          </w:tcPr>
          <w:p w14:paraId="7723AEBF" w14:textId="77777777" w:rsidR="00964AD3" w:rsidRPr="00EA2CED" w:rsidRDefault="00964AD3" w:rsidP="00760205">
            <w:pPr>
              <w:ind w:firstLine="0"/>
              <w:rPr>
                <w:b/>
                <w:bCs/>
              </w:rPr>
            </w:pPr>
            <w:r>
              <w:rPr>
                <w:b/>
                <w:bCs/>
              </w:rPr>
              <w:t>M (SD)</w:t>
            </w:r>
          </w:p>
        </w:tc>
        <w:tc>
          <w:tcPr>
            <w:tcW w:w="1701" w:type="dxa"/>
            <w:tcBorders>
              <w:top w:val="single" w:sz="12" w:space="0" w:color="auto"/>
              <w:bottom w:val="single" w:sz="12" w:space="0" w:color="auto"/>
            </w:tcBorders>
          </w:tcPr>
          <w:p w14:paraId="2EF3D909" w14:textId="77777777" w:rsidR="00964AD3" w:rsidRPr="00EA2CED" w:rsidRDefault="00964AD3" w:rsidP="00760205">
            <w:pPr>
              <w:ind w:firstLine="0"/>
              <w:rPr>
                <w:b/>
                <w:bCs/>
              </w:rPr>
            </w:pPr>
            <w:r>
              <w:rPr>
                <w:b/>
                <w:bCs/>
              </w:rPr>
              <w:t>M (SD)</w:t>
            </w:r>
          </w:p>
        </w:tc>
        <w:tc>
          <w:tcPr>
            <w:tcW w:w="709" w:type="dxa"/>
            <w:tcBorders>
              <w:bottom w:val="single" w:sz="12" w:space="0" w:color="auto"/>
            </w:tcBorders>
          </w:tcPr>
          <w:p w14:paraId="5BDA0DA7" w14:textId="77777777" w:rsidR="00964AD3" w:rsidRPr="00EA2CED" w:rsidRDefault="00964AD3" w:rsidP="00760205">
            <w:pPr>
              <w:ind w:firstLine="0"/>
              <w:rPr>
                <w:b/>
                <w:bCs/>
              </w:rPr>
            </w:pPr>
            <w:proofErr w:type="gramStart"/>
            <w:r>
              <w:rPr>
                <w:b/>
                <w:bCs/>
              </w:rPr>
              <w:t>t(</w:t>
            </w:r>
            <w:proofErr w:type="gramEnd"/>
            <w:r>
              <w:rPr>
                <w:b/>
                <w:bCs/>
              </w:rPr>
              <w:t>29)</w:t>
            </w:r>
          </w:p>
        </w:tc>
        <w:tc>
          <w:tcPr>
            <w:tcW w:w="992" w:type="dxa"/>
            <w:tcBorders>
              <w:bottom w:val="single" w:sz="12" w:space="0" w:color="auto"/>
            </w:tcBorders>
          </w:tcPr>
          <w:p w14:paraId="574AA246" w14:textId="77777777" w:rsidR="00964AD3" w:rsidRPr="00EA2CED" w:rsidRDefault="00964AD3" w:rsidP="00760205">
            <w:pPr>
              <w:ind w:firstLine="0"/>
              <w:rPr>
                <w:b/>
                <w:bCs/>
              </w:rPr>
            </w:pPr>
            <w:r>
              <w:rPr>
                <w:b/>
                <w:bCs/>
              </w:rPr>
              <w:t>p</w:t>
            </w:r>
          </w:p>
        </w:tc>
        <w:tc>
          <w:tcPr>
            <w:tcW w:w="1702" w:type="dxa"/>
            <w:tcBorders>
              <w:bottom w:val="single" w:sz="12" w:space="0" w:color="auto"/>
            </w:tcBorders>
          </w:tcPr>
          <w:p w14:paraId="654032C4" w14:textId="77777777" w:rsidR="00964AD3" w:rsidRPr="00EA2CED" w:rsidRDefault="00964AD3" w:rsidP="00760205">
            <w:pPr>
              <w:ind w:firstLine="0"/>
              <w:rPr>
                <w:b/>
                <w:bCs/>
              </w:rPr>
            </w:pPr>
            <w:r>
              <w:rPr>
                <w:b/>
                <w:bCs/>
              </w:rPr>
              <w:t>CI</w:t>
            </w:r>
          </w:p>
        </w:tc>
      </w:tr>
      <w:tr w:rsidR="00964AD3" w14:paraId="7742070C" w14:textId="77777777" w:rsidTr="00760205">
        <w:trPr>
          <w:trHeight w:val="490"/>
        </w:trPr>
        <w:tc>
          <w:tcPr>
            <w:tcW w:w="2126" w:type="dxa"/>
          </w:tcPr>
          <w:p w14:paraId="729672DC" w14:textId="77777777" w:rsidR="00964AD3" w:rsidRPr="00EA2CED" w:rsidRDefault="00964AD3" w:rsidP="00760205">
            <w:pPr>
              <w:ind w:firstLine="0"/>
              <w:rPr>
                <w:b/>
                <w:bCs/>
              </w:rPr>
            </w:pPr>
            <w:r>
              <w:rPr>
                <w:b/>
                <w:bCs/>
              </w:rPr>
              <w:t>Early responses</w:t>
            </w:r>
          </w:p>
        </w:tc>
        <w:tc>
          <w:tcPr>
            <w:tcW w:w="1701" w:type="dxa"/>
          </w:tcPr>
          <w:p w14:paraId="10C15E15" w14:textId="77777777" w:rsidR="00964AD3" w:rsidRDefault="00964AD3" w:rsidP="00760205">
            <w:pPr>
              <w:ind w:firstLine="0"/>
            </w:pPr>
            <w:r>
              <w:t>23.26 (19.79)</w:t>
            </w:r>
          </w:p>
        </w:tc>
        <w:tc>
          <w:tcPr>
            <w:tcW w:w="1701" w:type="dxa"/>
          </w:tcPr>
          <w:p w14:paraId="6542FE5A" w14:textId="5C18A9B5" w:rsidR="00964AD3" w:rsidRDefault="00964AD3">
            <w:pPr>
              <w:ind w:firstLine="0"/>
              <w:jc w:val="center"/>
              <w:pPrChange w:id="224" w:author="Chen Heller" w:date="2023-07-31T12:50:00Z">
                <w:pPr>
                  <w:ind w:firstLine="0"/>
                </w:pPr>
              </w:pPrChange>
            </w:pPr>
            <w:del w:id="225" w:author="Chen Heller" w:date="2023-07-31T12:49:00Z">
              <w:r w:rsidDel="002C7426">
                <w:delText>0 (0)</w:delText>
              </w:r>
            </w:del>
          </w:p>
        </w:tc>
        <w:tc>
          <w:tcPr>
            <w:tcW w:w="709" w:type="dxa"/>
          </w:tcPr>
          <w:p w14:paraId="5624C1C6" w14:textId="30CDBAEE" w:rsidR="00964AD3" w:rsidRDefault="00964AD3" w:rsidP="00760205">
            <w:pPr>
              <w:ind w:firstLine="0"/>
            </w:pPr>
            <w:del w:id="226" w:author="Chen Heller" w:date="2023-07-31T12:53:00Z">
              <w:r w:rsidDel="002944C0">
                <w:delText>6.43</w:delText>
              </w:r>
            </w:del>
          </w:p>
        </w:tc>
        <w:tc>
          <w:tcPr>
            <w:tcW w:w="992" w:type="dxa"/>
          </w:tcPr>
          <w:p w14:paraId="5B2AA52A" w14:textId="15CC54B4" w:rsidR="00964AD3" w:rsidRDefault="00964AD3" w:rsidP="00760205">
            <w:pPr>
              <w:ind w:firstLine="0"/>
            </w:pPr>
            <w:del w:id="227" w:author="Chen Heller" w:date="2023-07-31T12:53:00Z">
              <w:r w:rsidDel="002944C0">
                <w:delText>&lt;0.001</w:delText>
              </w:r>
            </w:del>
          </w:p>
        </w:tc>
        <w:tc>
          <w:tcPr>
            <w:tcW w:w="1702" w:type="dxa"/>
          </w:tcPr>
          <w:p w14:paraId="0E0F2D1A" w14:textId="478D9F9C" w:rsidR="00964AD3" w:rsidRDefault="00964AD3" w:rsidP="00760205">
            <w:pPr>
              <w:ind w:firstLine="0"/>
            </w:pPr>
            <w:del w:id="228" w:author="Chen Heller" w:date="2023-07-31T12:53:00Z">
              <w:r w:rsidDel="002944C0">
                <w:delText>15.87, 30.65</w:delText>
              </w:r>
            </w:del>
          </w:p>
        </w:tc>
      </w:tr>
      <w:tr w:rsidR="00964AD3" w14:paraId="6D455614" w14:textId="77777777" w:rsidTr="00760205">
        <w:trPr>
          <w:trHeight w:val="490"/>
        </w:trPr>
        <w:tc>
          <w:tcPr>
            <w:tcW w:w="2126" w:type="dxa"/>
          </w:tcPr>
          <w:p w14:paraId="3B1557F0" w14:textId="77777777" w:rsidR="00964AD3" w:rsidRPr="00EA2CED" w:rsidRDefault="00964AD3" w:rsidP="00760205">
            <w:pPr>
              <w:ind w:firstLine="0"/>
              <w:rPr>
                <w:b/>
                <w:bCs/>
              </w:rPr>
            </w:pPr>
            <w:r>
              <w:rPr>
                <w:b/>
                <w:bCs/>
              </w:rPr>
              <w:t>Late responses</w:t>
            </w:r>
          </w:p>
        </w:tc>
        <w:tc>
          <w:tcPr>
            <w:tcW w:w="1701" w:type="dxa"/>
          </w:tcPr>
          <w:p w14:paraId="3CDB6057" w14:textId="77777777" w:rsidR="00964AD3" w:rsidRDefault="00964AD3" w:rsidP="00760205">
            <w:pPr>
              <w:ind w:firstLine="0"/>
            </w:pPr>
            <w:r>
              <w:t>32.06 (19.24)</w:t>
            </w:r>
          </w:p>
        </w:tc>
        <w:tc>
          <w:tcPr>
            <w:tcW w:w="1701" w:type="dxa"/>
          </w:tcPr>
          <w:p w14:paraId="470BAE64" w14:textId="77777777" w:rsidR="00964AD3" w:rsidRDefault="00964AD3" w:rsidP="00760205">
            <w:pPr>
              <w:ind w:firstLine="0"/>
            </w:pPr>
            <w:r>
              <w:t>14.06 (10.33)</w:t>
            </w:r>
          </w:p>
        </w:tc>
        <w:tc>
          <w:tcPr>
            <w:tcW w:w="709" w:type="dxa"/>
          </w:tcPr>
          <w:p w14:paraId="262E026E" w14:textId="77777777" w:rsidR="00964AD3" w:rsidRDefault="00964AD3" w:rsidP="00760205">
            <w:pPr>
              <w:ind w:firstLine="0"/>
            </w:pPr>
            <w:r>
              <w:t>4.71</w:t>
            </w:r>
          </w:p>
        </w:tc>
        <w:tc>
          <w:tcPr>
            <w:tcW w:w="992" w:type="dxa"/>
          </w:tcPr>
          <w:p w14:paraId="4E1FF01B" w14:textId="77777777" w:rsidR="00964AD3" w:rsidRDefault="00964AD3" w:rsidP="00760205">
            <w:pPr>
              <w:ind w:firstLine="0"/>
            </w:pPr>
            <w:r>
              <w:t>&lt;0.001</w:t>
            </w:r>
          </w:p>
        </w:tc>
        <w:tc>
          <w:tcPr>
            <w:tcW w:w="1702" w:type="dxa"/>
          </w:tcPr>
          <w:p w14:paraId="3A4B13DA" w14:textId="77777777" w:rsidR="00964AD3" w:rsidRDefault="00964AD3" w:rsidP="00760205">
            <w:pPr>
              <w:ind w:firstLine="0"/>
            </w:pPr>
            <w:r>
              <w:t>10.19, 25.80</w:t>
            </w:r>
          </w:p>
        </w:tc>
      </w:tr>
      <w:tr w:rsidR="00AF3D16" w14:paraId="2DE14A05" w14:textId="77777777" w:rsidTr="00E85D4D">
        <w:trPr>
          <w:trHeight w:val="490"/>
          <w:ins w:id="229" w:author="Chen Heller" w:date="2023-07-31T13:15:00Z"/>
        </w:trPr>
        <w:tc>
          <w:tcPr>
            <w:tcW w:w="2126" w:type="dxa"/>
            <w:tcBorders>
              <w:bottom w:val="single" w:sz="4" w:space="0" w:color="000000"/>
            </w:tcBorders>
          </w:tcPr>
          <w:p w14:paraId="2062B6EF" w14:textId="6CC925CB" w:rsidR="00AF3D16" w:rsidRDefault="00AF3D16" w:rsidP="00AF3D16">
            <w:pPr>
              <w:ind w:firstLine="0"/>
              <w:rPr>
                <w:ins w:id="230" w:author="Chen Heller" w:date="2023-07-31T13:15:00Z"/>
                <w:b/>
                <w:bCs/>
              </w:rPr>
            </w:pPr>
            <w:ins w:id="231" w:author="Chen Heller" w:date="2023-07-31T13:15:00Z">
              <w:r>
                <w:rPr>
                  <w:rFonts w:hint="cs"/>
                  <w:b/>
                  <w:bCs/>
                </w:rPr>
                <w:t>S</w:t>
              </w:r>
              <w:r>
                <w:rPr>
                  <w:b/>
                  <w:bCs/>
                </w:rPr>
                <w:t>low movement</w:t>
              </w:r>
            </w:ins>
          </w:p>
        </w:tc>
        <w:tc>
          <w:tcPr>
            <w:tcW w:w="1701" w:type="dxa"/>
            <w:tcBorders>
              <w:bottom w:val="single" w:sz="4" w:space="0" w:color="000000"/>
            </w:tcBorders>
          </w:tcPr>
          <w:p w14:paraId="0610BE8D" w14:textId="7BBBCD96" w:rsidR="00AF3D16" w:rsidRDefault="00AF3D16" w:rsidP="00AF3D16">
            <w:pPr>
              <w:ind w:firstLine="0"/>
              <w:rPr>
                <w:ins w:id="232" w:author="Chen Heller" w:date="2023-07-31T13:15:00Z"/>
              </w:rPr>
            </w:pPr>
            <w:ins w:id="233" w:author="Chen Heller" w:date="2023-07-31T13:15:00Z">
              <w:r>
                <w:t>31.16 (20.94)</w:t>
              </w:r>
            </w:ins>
          </w:p>
        </w:tc>
        <w:tc>
          <w:tcPr>
            <w:tcW w:w="1701" w:type="dxa"/>
            <w:tcBorders>
              <w:bottom w:val="single" w:sz="4" w:space="0" w:color="000000"/>
            </w:tcBorders>
          </w:tcPr>
          <w:p w14:paraId="4B6AE4E3" w14:textId="77777777" w:rsidR="00AF3D16" w:rsidRDefault="00AF3D16" w:rsidP="00AF3D16">
            <w:pPr>
              <w:ind w:firstLine="0"/>
              <w:rPr>
                <w:ins w:id="234" w:author="Chen Heller" w:date="2023-07-31T13:15:00Z"/>
              </w:rPr>
            </w:pPr>
          </w:p>
        </w:tc>
        <w:tc>
          <w:tcPr>
            <w:tcW w:w="709" w:type="dxa"/>
            <w:tcBorders>
              <w:bottom w:val="single" w:sz="4" w:space="0" w:color="000000"/>
            </w:tcBorders>
          </w:tcPr>
          <w:p w14:paraId="5EDBC51C" w14:textId="77777777" w:rsidR="00AF3D16" w:rsidRDefault="00AF3D16" w:rsidP="00AF3D16">
            <w:pPr>
              <w:ind w:firstLine="0"/>
              <w:rPr>
                <w:ins w:id="235" w:author="Chen Heller" w:date="2023-07-31T13:15:00Z"/>
              </w:rPr>
            </w:pPr>
          </w:p>
        </w:tc>
        <w:tc>
          <w:tcPr>
            <w:tcW w:w="992" w:type="dxa"/>
            <w:tcBorders>
              <w:bottom w:val="single" w:sz="4" w:space="0" w:color="000000"/>
            </w:tcBorders>
          </w:tcPr>
          <w:p w14:paraId="3025AB8C" w14:textId="77777777" w:rsidR="00AF3D16" w:rsidRDefault="00AF3D16" w:rsidP="00AF3D16">
            <w:pPr>
              <w:ind w:firstLine="0"/>
              <w:rPr>
                <w:ins w:id="236" w:author="Chen Heller" w:date="2023-07-31T13:15:00Z"/>
              </w:rPr>
            </w:pPr>
          </w:p>
        </w:tc>
        <w:tc>
          <w:tcPr>
            <w:tcW w:w="1702" w:type="dxa"/>
            <w:tcBorders>
              <w:bottom w:val="single" w:sz="4" w:space="0" w:color="000000"/>
            </w:tcBorders>
          </w:tcPr>
          <w:p w14:paraId="3032F4AC" w14:textId="77777777" w:rsidR="00AF3D16" w:rsidRDefault="00AF3D16" w:rsidP="00AF3D16">
            <w:pPr>
              <w:ind w:firstLine="0"/>
              <w:rPr>
                <w:ins w:id="237" w:author="Chen Heller" w:date="2023-07-31T13:15:00Z"/>
              </w:rPr>
            </w:pPr>
          </w:p>
        </w:tc>
      </w:tr>
      <w:tr w:rsidR="00AF3D16" w14:paraId="11F3E953" w14:textId="77777777" w:rsidTr="00E85D4D">
        <w:trPr>
          <w:trHeight w:val="490"/>
        </w:trPr>
        <w:tc>
          <w:tcPr>
            <w:tcW w:w="2126" w:type="dxa"/>
            <w:tcBorders>
              <w:top w:val="single" w:sz="4" w:space="0" w:color="000000"/>
              <w:bottom w:val="single" w:sz="12" w:space="0" w:color="auto"/>
            </w:tcBorders>
          </w:tcPr>
          <w:p w14:paraId="18042CD6" w14:textId="77777777" w:rsidR="00AF3D16" w:rsidRPr="00EA2CED" w:rsidRDefault="00AF3D16" w:rsidP="00AF3D16">
            <w:pPr>
              <w:ind w:firstLine="0"/>
              <w:rPr>
                <w:b/>
                <w:bCs/>
              </w:rPr>
            </w:pPr>
            <w:r>
              <w:rPr>
                <w:b/>
                <w:bCs/>
              </w:rPr>
              <w:t>Incorrect answers</w:t>
            </w:r>
          </w:p>
        </w:tc>
        <w:tc>
          <w:tcPr>
            <w:tcW w:w="1701" w:type="dxa"/>
            <w:tcBorders>
              <w:top w:val="single" w:sz="4" w:space="0" w:color="000000"/>
              <w:bottom w:val="single" w:sz="12" w:space="0" w:color="auto"/>
            </w:tcBorders>
          </w:tcPr>
          <w:p w14:paraId="7338D30C" w14:textId="77777777" w:rsidR="00AF3D16" w:rsidRDefault="00AF3D16" w:rsidP="00AF3D16">
            <w:pPr>
              <w:ind w:firstLine="0"/>
            </w:pPr>
            <w:r>
              <w:t>21.90 (12.33)</w:t>
            </w:r>
          </w:p>
        </w:tc>
        <w:tc>
          <w:tcPr>
            <w:tcW w:w="1701" w:type="dxa"/>
            <w:tcBorders>
              <w:top w:val="single" w:sz="4" w:space="0" w:color="000000"/>
              <w:bottom w:val="single" w:sz="12" w:space="0" w:color="auto"/>
            </w:tcBorders>
          </w:tcPr>
          <w:p w14:paraId="6605743C" w14:textId="77777777" w:rsidR="00AF3D16" w:rsidRDefault="00AF3D16" w:rsidP="00AF3D16">
            <w:pPr>
              <w:ind w:firstLine="0"/>
            </w:pPr>
            <w:r>
              <w:t>36.13 (15.29)</w:t>
            </w:r>
          </w:p>
        </w:tc>
        <w:tc>
          <w:tcPr>
            <w:tcW w:w="709" w:type="dxa"/>
            <w:tcBorders>
              <w:top w:val="single" w:sz="4" w:space="0" w:color="000000"/>
              <w:bottom w:val="single" w:sz="12" w:space="0" w:color="auto"/>
            </w:tcBorders>
          </w:tcPr>
          <w:p w14:paraId="7A490BD1" w14:textId="77777777" w:rsidR="00AF3D16" w:rsidRDefault="00AF3D16" w:rsidP="00AF3D16">
            <w:pPr>
              <w:ind w:firstLine="0"/>
            </w:pPr>
            <w:r>
              <w:t>6.31</w:t>
            </w:r>
          </w:p>
        </w:tc>
        <w:tc>
          <w:tcPr>
            <w:tcW w:w="992" w:type="dxa"/>
            <w:tcBorders>
              <w:top w:val="single" w:sz="4" w:space="0" w:color="000000"/>
              <w:bottom w:val="single" w:sz="12" w:space="0" w:color="auto"/>
            </w:tcBorders>
          </w:tcPr>
          <w:p w14:paraId="5F5751F3" w14:textId="77777777" w:rsidR="00AF3D16" w:rsidRDefault="00AF3D16" w:rsidP="00AF3D16">
            <w:pPr>
              <w:ind w:firstLine="0"/>
            </w:pPr>
            <w:r>
              <w:t>&lt;0.001</w:t>
            </w:r>
          </w:p>
        </w:tc>
        <w:tc>
          <w:tcPr>
            <w:tcW w:w="1702" w:type="dxa"/>
            <w:tcBorders>
              <w:top w:val="single" w:sz="4" w:space="0" w:color="000000"/>
              <w:bottom w:val="single" w:sz="12" w:space="0" w:color="auto"/>
            </w:tcBorders>
          </w:tcPr>
          <w:p w14:paraId="33EFCF63" w14:textId="77777777" w:rsidR="00AF3D16" w:rsidRDefault="00AF3D16" w:rsidP="00AF3D16">
            <w:pPr>
              <w:ind w:firstLine="0"/>
            </w:pPr>
            <w:r>
              <w:t>-18.84, -9.62</w:t>
            </w:r>
          </w:p>
        </w:tc>
      </w:tr>
      <w:tr w:rsidR="00AF3D16" w14:paraId="3463B31B" w14:textId="77777777" w:rsidTr="00760205">
        <w:trPr>
          <w:trHeight w:val="490"/>
        </w:trPr>
        <w:tc>
          <w:tcPr>
            <w:tcW w:w="8931" w:type="dxa"/>
            <w:gridSpan w:val="6"/>
            <w:tcBorders>
              <w:top w:val="single" w:sz="12" w:space="0" w:color="auto"/>
            </w:tcBorders>
          </w:tcPr>
          <w:p w14:paraId="554ADF41" w14:textId="77777777" w:rsidR="00AF3D16" w:rsidRDefault="00AF3D16" w:rsidP="00F34753">
            <w:pPr>
              <w:pStyle w:val="Caption"/>
              <w:pPrChange w:id="238" w:author="Chen Heller" w:date="2023-08-02T15:25:00Z">
                <w:pPr>
                  <w:ind w:firstLine="0"/>
                </w:pPr>
              </w:pPrChange>
            </w:pPr>
            <w:r w:rsidRPr="00F64F57">
              <w:rPr>
                <w:i/>
                <w:iCs/>
              </w:rPr>
              <w:t xml:space="preserve">Note. </w:t>
            </w:r>
            <w:r w:rsidRPr="00F64F57">
              <w:t>t</w:t>
            </w:r>
            <w:r>
              <w:t>(</w:t>
            </w:r>
            <w:proofErr w:type="spellStart"/>
            <w:r>
              <w:t>df</w:t>
            </w:r>
            <w:proofErr w:type="spellEnd"/>
            <w:r>
              <w:t>)</w:t>
            </w:r>
            <w:r w:rsidRPr="00F64F57">
              <w:t xml:space="preserve"> = t-test score, degrees of freedom are in parenthesis; p = </w:t>
            </w:r>
            <w:r>
              <w:t xml:space="preserve">p-value; </w:t>
            </w:r>
            <w:r w:rsidRPr="00F64F57">
              <w:t>CI = 95% confidence interval</w:t>
            </w:r>
            <w:r>
              <w:t>s.</w:t>
            </w:r>
          </w:p>
        </w:tc>
      </w:tr>
    </w:tbl>
    <w:p w14:paraId="6FDADB43" w14:textId="474C0EDD" w:rsidR="00964AD3" w:rsidDel="00CA552C" w:rsidRDefault="00964AD3" w:rsidP="00964AD3">
      <w:pPr>
        <w:ind w:firstLine="0"/>
        <w:rPr>
          <w:del w:id="239" w:author="Chen Heller" w:date="2023-08-02T15:27:00Z"/>
        </w:rPr>
      </w:pPr>
    </w:p>
    <w:p w14:paraId="016CD883" w14:textId="49A0F4CC" w:rsidR="00887DD3" w:rsidRPr="00234A2F" w:rsidRDefault="00BA4221" w:rsidP="008B6FEA">
      <w:pPr>
        <w:pStyle w:val="Heading4"/>
        <w:pPrChange w:id="240" w:author="Chen Heller" w:date="2023-08-02T14:55:00Z">
          <w:pPr>
            <w:ind w:firstLine="0"/>
          </w:pPr>
        </w:pPrChange>
      </w:pPr>
      <w:r w:rsidRPr="00234A2F">
        <w:t>Prime visibility</w:t>
      </w:r>
      <w:r w:rsidR="00012635" w:rsidRPr="00234A2F">
        <w:t xml:space="preserve"> </w:t>
      </w:r>
    </w:p>
    <w:p w14:paraId="438C6938" w14:textId="6C1BC87A" w:rsidR="00DB7DD5" w:rsidRDefault="004731EE" w:rsidP="00234A2F">
      <w:pPr>
        <w:rPr>
          <w:ins w:id="241" w:author="Chen Heller" w:date="2023-07-31T17:45:00Z"/>
        </w:rPr>
      </w:pPr>
      <w:r>
        <w:t>I</w:t>
      </w:r>
      <w:r w:rsidR="004F1986">
        <w:t>n the reaching session,</w:t>
      </w:r>
      <w:r w:rsidR="00BF4777">
        <w:t xml:space="preserve"> </w:t>
      </w:r>
      <w:r w:rsidR="001F6E52">
        <w:t>9</w:t>
      </w:r>
      <w:r w:rsidR="004E2179">
        <w:t>4</w:t>
      </w:r>
      <w:r w:rsidR="001F6E52">
        <w:t>.</w:t>
      </w:r>
      <w:r w:rsidR="004E2179">
        <w:t>41</w:t>
      </w:r>
      <w:r w:rsidR="00BA4221">
        <w:t xml:space="preserve">% of the trials </w:t>
      </w:r>
      <w:r w:rsidR="004F1986">
        <w:t xml:space="preserve">were given a </w:t>
      </w:r>
      <w:r w:rsidR="00BA4221">
        <w:t xml:space="preserve">visibility </w:t>
      </w:r>
      <w:r w:rsidR="004F1986">
        <w:t xml:space="preserve">rating of </w:t>
      </w:r>
      <w:r w:rsidR="00BA4221">
        <w:t xml:space="preserve">1, </w:t>
      </w:r>
      <w:r w:rsidR="004E2179">
        <w:t>4.</w:t>
      </w:r>
      <w:del w:id="242" w:author="Chen Heller" w:date="2023-07-31T14:34:00Z">
        <w:r w:rsidR="004E2179" w:rsidDel="00586F4F">
          <w:delText>79</w:delText>
        </w:r>
      </w:del>
      <w:ins w:id="243" w:author="Chen Heller" w:date="2023-07-31T14:34:00Z">
        <w:r w:rsidR="00586F4F">
          <w:t>80</w:t>
        </w:r>
      </w:ins>
      <w:r w:rsidR="00BA4221">
        <w:t xml:space="preserve">% a visibility </w:t>
      </w:r>
      <w:r>
        <w:t xml:space="preserve">rating of </w:t>
      </w:r>
      <w:r w:rsidR="00BA4221">
        <w:t xml:space="preserve">2, </w:t>
      </w:r>
      <w:r w:rsidR="001F6E52">
        <w:t>0.</w:t>
      </w:r>
      <w:del w:id="244" w:author="Chen Heller" w:date="2023-07-31T14:34:00Z">
        <w:r w:rsidR="004E2179" w:rsidDel="00586F4F">
          <w:delText>63</w:delText>
        </w:r>
      </w:del>
      <w:ins w:id="245" w:author="Chen Heller" w:date="2023-07-31T14:34:00Z">
        <w:r w:rsidR="00586F4F">
          <w:t>64</w:t>
        </w:r>
      </w:ins>
      <w:r w:rsidR="00BA4221">
        <w:t xml:space="preserve">% a visibility </w:t>
      </w:r>
      <w:r>
        <w:t xml:space="preserve">rating of </w:t>
      </w:r>
      <w:r w:rsidR="00BA4221">
        <w:t xml:space="preserve">3 and </w:t>
      </w:r>
      <w:r w:rsidR="001F6E52">
        <w:t>0.1</w:t>
      </w:r>
      <w:r w:rsidR="004E2179">
        <w:t>5</w:t>
      </w:r>
      <w:r w:rsidR="00BA4221">
        <w:t xml:space="preserve">% a visibility </w:t>
      </w:r>
      <w:r>
        <w:t xml:space="preserve">rating of </w:t>
      </w:r>
      <w:r w:rsidR="00BA4221">
        <w:t>4</w:t>
      </w:r>
      <w:r w:rsidR="00012635">
        <w:t>, while in the keyboard session</w:t>
      </w:r>
      <w:r w:rsidR="00823AC0">
        <w:t>,</w:t>
      </w:r>
      <w:r w:rsidR="00012635">
        <w:t xml:space="preserve"> </w:t>
      </w:r>
      <w:r w:rsidR="004E2179">
        <w:t>92.</w:t>
      </w:r>
      <w:del w:id="246" w:author="Chen Heller" w:date="2023-07-31T14:36:00Z">
        <w:r w:rsidR="004E2179" w:rsidDel="00C63F6D">
          <w:delText>12</w:delText>
        </w:r>
      </w:del>
      <w:ins w:id="247" w:author="Chen Heller" w:date="2023-07-31T14:36:00Z">
        <w:r w:rsidR="00C63F6D">
          <w:t>13</w:t>
        </w:r>
      </w:ins>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del w:id="248" w:author="Chen Heller" w:date="2023-07-31T14:36:00Z">
        <w:r w:rsidR="004733D7" w:rsidDel="00C63F6D">
          <w:delText>70</w:delText>
        </w:r>
      </w:del>
      <w:ins w:id="249" w:author="Chen Heller" w:date="2023-07-31T14:36:00Z">
        <w:r w:rsidR="00C63F6D">
          <w:t>71</w:t>
        </w:r>
      </w:ins>
      <w:r w:rsidR="00012635">
        <w:t xml:space="preserve">% a visibility </w:t>
      </w:r>
      <w:r w:rsidR="00835861">
        <w:t xml:space="preserve">rating of </w:t>
      </w:r>
      <w:r w:rsidR="00012635">
        <w:t xml:space="preserve">3 and 0.12% a visibility </w:t>
      </w:r>
      <w:r w:rsidR="00835861">
        <w:t xml:space="preserve">rating of </w:t>
      </w:r>
      <w:r w:rsidR="00012635">
        <w:t>4.</w:t>
      </w:r>
      <w:r w:rsidR="00BA4221">
        <w:t xml:space="preserve"> </w:t>
      </w:r>
      <w:r w:rsidR="00462D23">
        <w:t xml:space="preserve">Because using identical prime and target words in the congruent condition biases the responses towards the target, only </w:t>
      </w:r>
      <w:r w:rsidR="009C328A">
        <w:t xml:space="preserve">the incongruent trials were used to </w:t>
      </w:r>
      <w:r w:rsidR="00462D23">
        <w:t xml:space="preserve">estimate prime visibility. </w:t>
      </w:r>
      <w:r w:rsidR="00FD5D3D">
        <w:t xml:space="preserve">Objective recognition performance for the subjectively invisible stimuli was </w:t>
      </w:r>
      <w:r w:rsidR="00412DCE">
        <w:t xml:space="preserve">not better than </w:t>
      </w:r>
      <w:r w:rsidR="00FD5D3D">
        <w:t>chance,</w:t>
      </w:r>
      <w:r w:rsidR="00E4208B">
        <w:t xml:space="preserve"> both in the reaching session (</w:t>
      </w:r>
      <w:r w:rsidR="00F01249">
        <w:t xml:space="preserve">M = </w:t>
      </w:r>
      <w:r w:rsidR="00F01249">
        <w:lastRenderedPageBreak/>
        <w:t>50.</w:t>
      </w:r>
      <w:r w:rsidR="00830FF6">
        <w:t>82</w:t>
      </w:r>
      <w:r w:rsidR="00F01249">
        <w:t>%, SD = 4.3</w:t>
      </w:r>
      <w:r w:rsidR="00830FF6">
        <w:t>2</w:t>
      </w:r>
      <w:r w:rsidR="00F01249">
        <w:t xml:space="preserve">, </w:t>
      </w:r>
      <w:proofErr w:type="gramStart"/>
      <w:r w:rsidR="00F01249">
        <w:t>t</w:t>
      </w:r>
      <w:r w:rsidR="00F01249" w:rsidRPr="005436B9">
        <w:t>(</w:t>
      </w:r>
      <w:proofErr w:type="gramEnd"/>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the subjectively invisible stimuli w</w:t>
      </w:r>
      <w:r w:rsidR="00A50171">
        <w:t>ere</w:t>
      </w:r>
      <w:r w:rsidR="00467225">
        <w:t xml:space="preserve"> not consciously </w:t>
      </w:r>
      <w:r w:rsidR="00635792">
        <w:t>p</w:t>
      </w:r>
      <w:r w:rsidR="00E47313">
        <w:t>erceived</w:t>
      </w:r>
      <w:ins w:id="250" w:author="Chen Heller" w:date="2023-07-31T19:18:00Z">
        <w:r w:rsidR="00403C5D">
          <w:t xml:space="preserve"> (</w:t>
        </w:r>
        <w:r w:rsidR="00403C5D" w:rsidRPr="00403C5D">
          <w:fldChar w:fldCharType="begin"/>
        </w:r>
        <w:r w:rsidR="00403C5D" w:rsidRPr="00403C5D">
          <w:instrText xml:space="preserve"> REF _Ref141723514 \h </w:instrText>
        </w:r>
      </w:ins>
      <w:r w:rsidR="00403C5D" w:rsidRPr="00403C5D">
        <w:rPr>
          <w:rPrChange w:id="251" w:author="Chen Heller" w:date="2023-07-31T19:18:00Z">
            <w:rPr>
              <w:b/>
              <w:bCs/>
            </w:rPr>
          </w:rPrChange>
        </w:rPr>
        <w:instrText xml:space="preserve"> \* MERGEFORMAT </w:instrText>
      </w:r>
      <w:r w:rsidR="00403C5D" w:rsidRPr="00403C5D">
        <w:fldChar w:fldCharType="separate"/>
      </w:r>
      <w:ins w:id="252" w:author="Chen Heller" w:date="2023-07-31T19:18:00Z">
        <w:r w:rsidR="00403C5D" w:rsidRPr="00403C5D">
          <w:rPr>
            <w:rPrChange w:id="253" w:author="Chen Heller" w:date="2023-07-31T19:18:00Z">
              <w:rPr>
                <w:b/>
                <w:bCs/>
              </w:rPr>
            </w:rPrChange>
          </w:rPr>
          <w:t xml:space="preserve">Figure </w:t>
        </w:r>
        <w:r w:rsidR="00403C5D" w:rsidRPr="00403C5D">
          <w:rPr>
            <w:noProof/>
            <w:rPrChange w:id="254" w:author="Chen Heller" w:date="2023-07-31T19:18:00Z">
              <w:rPr>
                <w:b/>
                <w:bCs/>
                <w:noProof/>
              </w:rPr>
            </w:rPrChange>
          </w:rPr>
          <w:t>2</w:t>
        </w:r>
        <w:r w:rsidR="00403C5D" w:rsidRPr="00403C5D">
          <w:fldChar w:fldCharType="end"/>
        </w:r>
        <w:r w:rsidR="00403C5D">
          <w:t>)</w:t>
        </w:r>
      </w:ins>
      <w:r w:rsidR="008116EA">
        <w:t>.</w:t>
      </w:r>
    </w:p>
    <w:p w14:paraId="2A622787" w14:textId="5B0AB2D9" w:rsidR="008A15B1" w:rsidRDefault="008A15B1" w:rsidP="008A007F">
      <w:pPr>
        <w:pStyle w:val="FigureNumber"/>
        <w:rPr>
          <w:ins w:id="255" w:author="Chen Heller" w:date="2023-07-31T17:47:00Z"/>
        </w:rPr>
        <w:pPrChange w:id="256" w:author="Chen Heller" w:date="2023-08-02T15:18:00Z">
          <w:pPr>
            <w:pStyle w:val="TableFigure"/>
          </w:pPr>
        </w:pPrChange>
      </w:pPr>
      <w:bookmarkStart w:id="257" w:name="_Ref141723514"/>
      <w:ins w:id="258" w:author="Chen Heller" w:date="2023-07-31T17:46:00Z">
        <w:r w:rsidRPr="008A15B1">
          <w:t xml:space="preserve">Figure </w:t>
        </w:r>
        <w:r w:rsidRPr="008A15B1">
          <w:fldChar w:fldCharType="begin"/>
        </w:r>
        <w:r w:rsidRPr="008A15B1">
          <w:instrText xml:space="preserve"> SEQ Figure \* ARABIC </w:instrText>
        </w:r>
      </w:ins>
      <w:r w:rsidRPr="008A15B1">
        <w:fldChar w:fldCharType="separate"/>
      </w:r>
      <w:ins w:id="259" w:author="Chen Heller" w:date="2023-07-31T17:46:00Z">
        <w:r w:rsidRPr="008A15B1">
          <w:rPr>
            <w:noProof/>
          </w:rPr>
          <w:t>2</w:t>
        </w:r>
        <w:r w:rsidRPr="008A15B1">
          <w:fldChar w:fldCharType="end"/>
        </w:r>
      </w:ins>
      <w:bookmarkEnd w:id="257"/>
    </w:p>
    <w:p w14:paraId="2308B196" w14:textId="0C17DFD3" w:rsidR="008A15B1" w:rsidRPr="008A15B1" w:rsidRDefault="002307CA" w:rsidP="008A007F">
      <w:pPr>
        <w:pStyle w:val="FigureHeader"/>
        <w:rPr>
          <w:ins w:id="260" w:author="Chen Heller" w:date="2023-07-31T17:46:00Z"/>
          <w:color w:val="auto"/>
          <w:szCs w:val="24"/>
          <w:rPrChange w:id="261" w:author="Chen Heller" w:date="2023-07-31T17:47:00Z">
            <w:rPr>
              <w:ins w:id="262" w:author="Chen Heller" w:date="2023-07-31T17:46:00Z"/>
              <w:b/>
              <w:bCs/>
            </w:rPr>
          </w:rPrChange>
        </w:rPr>
        <w:pPrChange w:id="263" w:author="Chen Heller" w:date="2023-08-02T15:18:00Z">
          <w:pPr>
            <w:pStyle w:val="Caption"/>
          </w:pPr>
        </w:pPrChange>
      </w:pPr>
      <w:ins w:id="264" w:author="Chen Heller" w:date="2023-07-31T17:47:00Z">
        <w:r>
          <w:t>Objective Task Performance</w:t>
        </w:r>
      </w:ins>
    </w:p>
    <w:p w14:paraId="5A4D8372" w14:textId="06C424DC" w:rsidR="00385B43" w:rsidRDefault="00A0502C" w:rsidP="00385B43">
      <w:pPr>
        <w:ind w:firstLine="0"/>
        <w:rPr>
          <w:ins w:id="265" w:author="Chen Heller" w:date="2023-07-31T17:45:00Z"/>
        </w:rPr>
      </w:pPr>
      <w:ins w:id="266" w:author="Chen Heller" w:date="2023-08-02T16:38:00Z">
        <w:r w:rsidRPr="00A0502C">
          <w:drawing>
            <wp:inline distT="0" distB="0" distL="0" distR="0" wp14:anchorId="2DC6D128" wp14:editId="6BDC9A00">
              <wp:extent cx="5715000" cy="2034205"/>
              <wp:effectExtent l="0" t="0" r="0" b="4445"/>
              <wp:docPr id="161967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73362" name=""/>
                      <pic:cNvPicPr/>
                    </pic:nvPicPr>
                    <pic:blipFill rotWithShape="1">
                      <a:blip r:embed="rId14"/>
                      <a:srcRect l="907" t="1615" r="641" b="2083"/>
                      <a:stretch/>
                    </pic:blipFill>
                    <pic:spPr bwMode="auto">
                      <a:xfrm>
                        <a:off x="0" y="0"/>
                        <a:ext cx="5733421" cy="2040762"/>
                      </a:xfrm>
                      <a:prstGeom prst="rect">
                        <a:avLst/>
                      </a:prstGeom>
                      <a:ln>
                        <a:noFill/>
                      </a:ln>
                      <a:extLst>
                        <a:ext uri="{53640926-AAD7-44D8-BBD7-CCE9431645EC}">
                          <a14:shadowObscured xmlns:a14="http://schemas.microsoft.com/office/drawing/2010/main"/>
                        </a:ext>
                      </a:extLst>
                    </pic:spPr>
                  </pic:pic>
                </a:graphicData>
              </a:graphic>
            </wp:inline>
          </w:drawing>
        </w:r>
      </w:ins>
    </w:p>
    <w:p w14:paraId="54758D0D" w14:textId="1475BDA8" w:rsidR="00385B43" w:rsidRPr="000103C9" w:rsidRDefault="00385B43" w:rsidP="00AC2919">
      <w:pPr>
        <w:pStyle w:val="Caption"/>
        <w:rPr>
          <w:ins w:id="267" w:author="Chen Heller" w:date="2023-07-31T17:58:00Z"/>
        </w:rPr>
        <w:pPrChange w:id="268" w:author="Chen Heller" w:date="2023-08-02T15:18:00Z">
          <w:pPr>
            <w:ind w:firstLine="0"/>
          </w:pPr>
        </w:pPrChange>
      </w:pPr>
      <w:ins w:id="269" w:author="Chen Heller" w:date="2023-07-31T17:45:00Z">
        <w:r w:rsidRPr="00974A4E">
          <w:rPr>
            <w:i/>
            <w:iCs/>
          </w:rPr>
          <w:t>Note.</w:t>
        </w:r>
        <w:r>
          <w:t xml:space="preserve"> </w:t>
        </w:r>
      </w:ins>
      <w:ins w:id="270" w:author="Chen Heller" w:date="2023-07-31T17:59:00Z">
        <w:r w:rsidR="00927FBB" w:rsidRPr="000103C9">
          <w:t>Performance in the o</w:t>
        </w:r>
        <w:r w:rsidR="003414CC" w:rsidRPr="000103C9">
          <w:t>bjective awareness task</w:t>
        </w:r>
        <w:r w:rsidR="00927FBB" w:rsidRPr="000103C9">
          <w:t xml:space="preserve">. Dots </w:t>
        </w:r>
      </w:ins>
      <w:ins w:id="271" w:author="Chen Heller" w:date="2023-07-31T18:00:00Z">
        <w:r w:rsidR="00927FBB" w:rsidRPr="000103C9">
          <w:t xml:space="preserve">mark </w:t>
        </w:r>
        <w:r w:rsidR="00BD293D" w:rsidRPr="000103C9">
          <w:t xml:space="preserve">each </w:t>
        </w:r>
      </w:ins>
      <w:ins w:id="272" w:author="Chen Heller" w:date="2023-07-31T17:59:00Z">
        <w:r w:rsidR="00927FBB" w:rsidRPr="000103C9">
          <w:t>participant</w:t>
        </w:r>
      </w:ins>
      <w:ins w:id="273" w:author="Chen Heller" w:date="2023-07-31T18:00:00Z">
        <w:r w:rsidR="00BD293D" w:rsidRPr="000103C9">
          <w:t>'s</w:t>
        </w:r>
      </w:ins>
      <w:ins w:id="274" w:author="Chen Heller" w:date="2023-07-31T17:59:00Z">
        <w:r w:rsidR="00927FBB" w:rsidRPr="000103C9">
          <w:t xml:space="preserve"> </w:t>
        </w:r>
      </w:ins>
      <w:proofErr w:type="gramStart"/>
      <w:ins w:id="275" w:author="Chen Heller" w:date="2023-07-31T18:08:00Z">
        <w:r w:rsidR="00C274A8" w:rsidRPr="000103C9">
          <w:t>performance</w:t>
        </w:r>
      </w:ins>
      <w:proofErr w:type="gramEnd"/>
      <w:ins w:id="276" w:author="Chen Heller" w:date="2023-07-31T18:09:00Z">
        <w:r w:rsidR="00C274A8" w:rsidRPr="000103C9">
          <w:t xml:space="preserve"> </w:t>
        </w:r>
      </w:ins>
      <w:ins w:id="277" w:author="Chen Heller" w:date="2023-07-31T18:00:00Z">
        <w:r w:rsidR="00927FBB" w:rsidRPr="000103C9">
          <w:t xml:space="preserve">and </w:t>
        </w:r>
      </w:ins>
      <w:ins w:id="278" w:author="Chen Heller" w:date="2023-07-31T17:59:00Z">
        <w:r w:rsidR="00927FBB" w:rsidRPr="000103C9">
          <w:t xml:space="preserve">the red/blue horizontal lines </w:t>
        </w:r>
      </w:ins>
      <w:ins w:id="279" w:author="Chen Heller" w:date="2023-07-31T18:00:00Z">
        <w:r w:rsidR="00BD293D" w:rsidRPr="000103C9">
          <w:t xml:space="preserve">represent </w:t>
        </w:r>
      </w:ins>
      <w:ins w:id="280" w:author="Chen Heller" w:date="2023-07-31T17:59:00Z">
        <w:r w:rsidR="00927FBB" w:rsidRPr="000103C9">
          <w:t xml:space="preserve">the average. Black error bars </w:t>
        </w:r>
      </w:ins>
      <w:ins w:id="281" w:author="Chen Heller" w:date="2023-07-31T18:01:00Z">
        <w:r w:rsidR="00BD293D" w:rsidRPr="000103C9">
          <w:t xml:space="preserve">depict </w:t>
        </w:r>
      </w:ins>
      <w:ins w:id="282" w:author="Chen Heller" w:date="2023-07-31T17:59:00Z">
        <w:r w:rsidR="00927FBB" w:rsidRPr="000103C9">
          <w:t xml:space="preserve">the </w:t>
        </w:r>
      </w:ins>
      <w:ins w:id="283" w:author="Chen Heller" w:date="2023-07-31T18:01:00Z">
        <w:r w:rsidR="00BD293D" w:rsidRPr="000103C9">
          <w:t>CI</w:t>
        </w:r>
      </w:ins>
      <w:ins w:id="284" w:author="Chen Heller" w:date="2023-07-31T18:09:00Z">
        <w:r w:rsidR="002437C4" w:rsidRPr="000103C9">
          <w:t>s</w:t>
        </w:r>
      </w:ins>
      <w:ins w:id="285" w:author="Chen Heller" w:date="2023-07-31T17:45:00Z">
        <w:r w:rsidRPr="000103C9">
          <w:t>.</w:t>
        </w:r>
      </w:ins>
    </w:p>
    <w:p w14:paraId="28FDC28E" w14:textId="090B73F6" w:rsidR="003414CC" w:rsidDel="008B6FEA" w:rsidRDefault="003414CC" w:rsidP="008B6FEA">
      <w:pPr>
        <w:pStyle w:val="Heading4"/>
        <w:rPr>
          <w:del w:id="286" w:author="Chen Heller" w:date="2023-08-02T14:55:00Z"/>
          <w:rtl/>
        </w:rPr>
        <w:pPrChange w:id="287" w:author="Chen Heller" w:date="2023-08-02T14:55:00Z">
          <w:pPr/>
        </w:pPrChange>
      </w:pPr>
    </w:p>
    <w:p w14:paraId="77D7A6B8" w14:textId="2AF59DD6" w:rsidR="005844E0" w:rsidRDefault="004C4126" w:rsidP="008B6FEA">
      <w:pPr>
        <w:pStyle w:val="Heading4"/>
        <w:pPrChange w:id="288" w:author="Chen Heller" w:date="2023-08-02T14:55:00Z">
          <w:pPr>
            <w:ind w:firstLine="0"/>
          </w:pPr>
        </w:pPrChange>
      </w:pPr>
      <w:ins w:id="289" w:author="zeev" w:date="2023-07-25T14:37:00Z">
        <w:r>
          <w:t xml:space="preserve">Preregistered </w:t>
        </w:r>
      </w:ins>
      <w:commentRangeStart w:id="290"/>
      <w:commentRangeStart w:id="291"/>
      <w:del w:id="292" w:author="zeev" w:date="2023-07-25T14:37:00Z">
        <w:r w:rsidR="00652B7D" w:rsidRPr="00E412ED" w:rsidDel="004C4126">
          <w:delText>C</w:delText>
        </w:r>
      </w:del>
      <w:ins w:id="293" w:author="zeev" w:date="2023-07-25T14:37:00Z">
        <w:r>
          <w:t>c</w:t>
        </w:r>
      </w:ins>
      <w:r w:rsidR="00652B7D" w:rsidRPr="00E412ED">
        <w:t>ongruency effect</w:t>
      </w:r>
      <w:del w:id="294" w:author="Chen Heller" w:date="2023-08-02T14:55:00Z">
        <w:r w:rsidR="00652B7D" w:rsidDel="008B6FEA">
          <w:delText>:</w:delText>
        </w:r>
      </w:del>
      <w:r w:rsidR="00652B7D">
        <w:t xml:space="preserve"> </w:t>
      </w:r>
      <w:commentRangeEnd w:id="290"/>
      <w:r w:rsidR="003A3339">
        <w:rPr>
          <w:rStyle w:val="CommentReference"/>
        </w:rPr>
        <w:commentReference w:id="290"/>
      </w:r>
      <w:commentRangeEnd w:id="291"/>
      <w:r w:rsidR="00D71297">
        <w:rPr>
          <w:rStyle w:val="CommentReference"/>
        </w:rPr>
        <w:commentReference w:id="291"/>
      </w:r>
    </w:p>
    <w:p w14:paraId="11D57144" w14:textId="7F7089E3" w:rsidR="007B776C" w:rsidRDefault="00F01249" w:rsidP="00AC2B66">
      <w:pPr>
        <w:rPr>
          <w:ins w:id="295" w:author="Chen Heller" w:date="2023-07-31T18:55:00Z"/>
        </w:rPr>
      </w:pPr>
      <w:r>
        <w:t xml:space="preserve">A congruency effect was found </w:t>
      </w:r>
      <w:r w:rsidR="00C75C58">
        <w:t xml:space="preserve">with </w:t>
      </w:r>
      <w:r>
        <w:t>both measures</w:t>
      </w:r>
      <w:r w:rsidR="00CB2CC7">
        <w:t xml:space="preserve">. In the reaching task, </w:t>
      </w:r>
      <w:r>
        <w:t>the reach area</w:t>
      </w:r>
      <w:r w:rsidR="007B2D69">
        <w:t xml:space="preserve">, which is </w:t>
      </w:r>
      <w:r w:rsidR="007B2D69" w:rsidRPr="007B2D69">
        <w:t>the area confined between the average trajectory to the left side when the correct answer is on the left and the average trajectory to the right when the correct answer is on the right</w:t>
      </w:r>
      <w:r w:rsidR="007B2D69">
        <w:t>, was smaller in the incongru</w:t>
      </w:r>
      <w:r w:rsidR="007B2D69" w:rsidRPr="0077049F">
        <w:t>ent condition.</w:t>
      </w:r>
      <w:r w:rsidR="00464331" w:rsidRPr="0077049F">
        <w:t xml:space="preserve"> Since the average trajectories </w:t>
      </w:r>
      <w:r w:rsidR="0085053A" w:rsidRPr="0077049F">
        <w:t>depict</w:t>
      </w:r>
      <w:r w:rsidR="00464331" w:rsidRPr="0077049F">
        <w:t xml:space="preserve"> the bias but not the actual </w:t>
      </w:r>
      <w:r w:rsidR="00171DE5" w:rsidRPr="0077049F">
        <w:t>paths</w:t>
      </w:r>
      <w:r w:rsidR="00464331" w:rsidRPr="0077049F">
        <w:t>,</w:t>
      </w:r>
      <w:ins w:id="296" w:author="Chen Heller" w:date="2023-07-31T19:19:00Z">
        <w:r w:rsidR="00720BE1">
          <w:t xml:space="preserve"> panels (h-k) of</w:t>
        </w:r>
      </w:ins>
      <w:r w:rsidR="00464331" w:rsidRPr="0077049F">
        <w:t xml:space="preserve"> </w:t>
      </w:r>
      <w:r w:rsidR="0077049F" w:rsidRPr="0077049F">
        <w:fldChar w:fldCharType="begin"/>
      </w:r>
      <w:r w:rsidR="0077049F" w:rsidRPr="0077049F">
        <w:instrText xml:space="preserve"> REF _Ref129683805 \h </w:instrText>
      </w:r>
      <w:r w:rsidR="0077049F">
        <w:instrText xml:space="preserve"> \* MERGEFORMAT </w:instrText>
      </w:r>
      <w:r w:rsidR="0077049F" w:rsidRPr="0077049F">
        <w:fldChar w:fldCharType="separate"/>
      </w:r>
      <w:r w:rsidR="0077049F" w:rsidRPr="0077049F">
        <w:t xml:space="preserve">Figure </w:t>
      </w:r>
      <w:r w:rsidR="0077049F" w:rsidRPr="008E7395">
        <w:t>3</w:t>
      </w:r>
      <w:r w:rsidR="0077049F" w:rsidRPr="0077049F">
        <w:fldChar w:fldCharType="end"/>
      </w:r>
      <w:r w:rsidR="0077049F">
        <w:t xml:space="preserve"> </w:t>
      </w:r>
      <w:r w:rsidR="008347CC">
        <w:t>describe</w:t>
      </w:r>
      <w:ins w:id="297" w:author="zeev" w:date="2023-07-25T13:04:00Z">
        <w:del w:id="298" w:author="Chen Heller" w:date="2023-07-31T19:19:00Z">
          <w:r w:rsidR="00234A2F" w:rsidDel="00720BE1">
            <w:delText>s</w:delText>
          </w:r>
        </w:del>
      </w:ins>
      <w:r w:rsidR="000D1F09">
        <w:t xml:space="preserve"> the </w:t>
      </w:r>
      <w:r w:rsidR="008347CC">
        <w:t xml:space="preserve">entire </w:t>
      </w:r>
      <w:r w:rsidR="000D1F09">
        <w:t xml:space="preserve">trajectories </w:t>
      </w:r>
      <w:r w:rsidR="008347CC">
        <w:t xml:space="preserve">for </w:t>
      </w:r>
      <w:r w:rsidR="000D1F09">
        <w:t xml:space="preserve">two </w:t>
      </w:r>
      <w:r w:rsidR="0085053A">
        <w:t xml:space="preserve">randomly selected </w:t>
      </w:r>
      <w:r w:rsidR="000D1F09">
        <w:t xml:space="preserve">participants. </w:t>
      </w:r>
      <w:r w:rsidR="007B2D69">
        <w:t>In the keyboard task,</w:t>
      </w:r>
      <w:r>
        <w:t xml:space="preserve"> slower RT</w:t>
      </w:r>
      <w:r w:rsidR="00415264">
        <w:t>s</w:t>
      </w:r>
      <w:r>
        <w:t xml:space="preserve"> </w:t>
      </w:r>
      <w:r w:rsidR="00415264">
        <w:t xml:space="preserve">were </w:t>
      </w:r>
      <w:r w:rsidR="0082689E">
        <w:t xml:space="preserve">observed </w:t>
      </w:r>
      <w:r>
        <w:t>in the incongruent condition.</w:t>
      </w:r>
      <w:r w:rsidR="000C177A">
        <w:t xml:space="preserve"> </w:t>
      </w:r>
      <w:r w:rsidR="008B18FB">
        <w:t xml:space="preserve">A comparison </w:t>
      </w:r>
      <w:r w:rsidR="00CB5A32">
        <w:t xml:space="preserve">of the effect sizes </w:t>
      </w:r>
      <w:r w:rsidR="00BA7C88">
        <w:t xml:space="preserve">surprisingly </w:t>
      </w:r>
      <w:r w:rsidR="00CB5A32">
        <w:t>revealed t</w:t>
      </w:r>
      <w:r w:rsidR="00E74CD9">
        <w:t>hat t</w:t>
      </w:r>
      <w:r w:rsidR="00CB5A32">
        <w:t>he keyboard-RT effect (Cohen's d</w:t>
      </w:r>
      <w:del w:id="299" w:author="zeev" w:date="2023-07-25T16:32:00Z">
        <w:r w:rsidR="00CB5A32" w:rsidDel="00801CF1">
          <w:delText xml:space="preserve"> </w:delText>
        </w:r>
      </w:del>
      <w:r w:rsidR="00CB5A32">
        <w:t>=</w:t>
      </w:r>
      <w:del w:id="300" w:author="zeev" w:date="2023-07-25T16:32:00Z">
        <w:r w:rsidR="00CB5A32" w:rsidDel="00801CF1">
          <w:delText xml:space="preserve"> </w:delText>
        </w:r>
      </w:del>
      <w:r w:rsidR="00E74CD9">
        <w:t>1.17</w:t>
      </w:r>
      <w:r w:rsidR="00A70B91">
        <w:t xml:space="preserve">; </w:t>
      </w:r>
      <w:proofErr w:type="spellStart"/>
      <w:r w:rsidR="00A70B91">
        <w:t>M</w:t>
      </w:r>
      <w:r w:rsidR="00A70B91" w:rsidRPr="00EC5BE4">
        <w:rPr>
          <w:vertAlign w:val="subscript"/>
        </w:rPr>
        <w:t>inc</w:t>
      </w:r>
      <w:proofErr w:type="spellEnd"/>
      <w:del w:id="301" w:author="zeev" w:date="2023-07-25T16:32:00Z">
        <w:r w:rsidR="00A70B91" w:rsidDel="00801CF1">
          <w:delText xml:space="preserve"> </w:delText>
        </w:r>
      </w:del>
      <w:r w:rsidR="00A70B91">
        <w:t>=</w:t>
      </w:r>
      <w:del w:id="302" w:author="zeev" w:date="2023-07-25T16:32:00Z">
        <w:r w:rsidR="00A70B91" w:rsidDel="00801CF1">
          <w:delText xml:space="preserve"> </w:delText>
        </w:r>
      </w:del>
      <w:del w:id="303" w:author="zeev" w:date="2023-07-25T15:55:00Z">
        <w:r w:rsidR="00A70B91" w:rsidDel="00A95B39">
          <w:delText>XX</w:delText>
        </w:r>
      </w:del>
      <w:ins w:id="304" w:author="zeev" w:date="2023-07-25T15:55:00Z">
        <w:r w:rsidR="00A95B39">
          <w:t>545.46</w:t>
        </w:r>
      </w:ins>
      <w:r w:rsidR="00A70B91">
        <w:t>, SD=</w:t>
      </w:r>
      <w:del w:id="305" w:author="zeev" w:date="2023-07-25T15:55:00Z">
        <w:r w:rsidR="00A70B91" w:rsidDel="00A95B39">
          <w:delText>XX</w:delText>
        </w:r>
      </w:del>
      <w:ins w:id="306" w:author="zeev" w:date="2023-07-25T15:55:00Z">
        <w:r w:rsidR="00A95B39">
          <w:t>32.87</w:t>
        </w:r>
      </w:ins>
      <w:r w:rsidR="00A70B91">
        <w:t xml:space="preserve">, </w:t>
      </w:r>
      <w:proofErr w:type="spellStart"/>
      <w:r w:rsidR="00A70B91">
        <w:t>M</w:t>
      </w:r>
      <w:r w:rsidR="00A70B91" w:rsidRPr="00EC5BE4">
        <w:rPr>
          <w:vertAlign w:val="subscript"/>
        </w:rPr>
        <w:t>con</w:t>
      </w:r>
      <w:proofErr w:type="spellEnd"/>
      <w:r w:rsidR="00A70B91">
        <w:t>=</w:t>
      </w:r>
      <w:del w:id="307" w:author="zeev" w:date="2023-07-25T15:55:00Z">
        <w:r w:rsidR="00A70B91" w:rsidDel="00A95B39">
          <w:delText>XX</w:delText>
        </w:r>
      </w:del>
      <w:ins w:id="308" w:author="zeev" w:date="2023-07-25T15:55:00Z">
        <w:r w:rsidR="00A95B39">
          <w:t>525.53</w:t>
        </w:r>
      </w:ins>
      <w:r w:rsidR="00A70B91">
        <w:t>, SD=</w:t>
      </w:r>
      <w:del w:id="309" w:author="zeev" w:date="2023-07-25T15:55:00Z">
        <w:r w:rsidR="00A70B91" w:rsidDel="00A95B39">
          <w:delText>XX</w:delText>
        </w:r>
      </w:del>
      <w:ins w:id="310" w:author="zeev" w:date="2023-07-25T15:55:00Z">
        <w:r w:rsidR="00A95B39">
          <w:t>35.76</w:t>
        </w:r>
      </w:ins>
      <w:r w:rsidR="00A70B91">
        <w:t>, t(29</w:t>
      </w:r>
      <w:del w:id="311" w:author="zeev" w:date="2023-07-25T15:55:00Z">
        <w:r w:rsidR="00A70B91" w:rsidDel="00A95B39">
          <w:delText xml:space="preserve">)=??, </w:delText>
        </w:r>
      </w:del>
      <w:ins w:id="312" w:author="zeev" w:date="2023-07-25T15:55:00Z">
        <w:r w:rsidR="00A95B39">
          <w:t xml:space="preserve">)=6.42, </w:t>
        </w:r>
      </w:ins>
      <w:r w:rsidR="00A70B91">
        <w:t>p</w:t>
      </w:r>
      <w:del w:id="313" w:author="zeev" w:date="2023-07-25T15:56:00Z">
        <w:r w:rsidR="00A70B91" w:rsidDel="00A95B39">
          <w:delText xml:space="preserve">=??, </w:delText>
        </w:r>
      </w:del>
      <w:ins w:id="314" w:author="zeev" w:date="2023-07-25T15:56:00Z">
        <w:r w:rsidR="00A95B39">
          <w:t xml:space="preserve">&lt;0.001, </w:t>
        </w:r>
      </w:ins>
      <w:r w:rsidR="00A70B91">
        <w:t>CIs</w:t>
      </w:r>
      <w:del w:id="315" w:author="zeev" w:date="2023-07-25T15:56:00Z">
        <w:r w:rsidR="00A70B91" w:rsidDel="00A95B39">
          <w:delText>=??</w:delText>
        </w:r>
        <w:r w:rsidR="00CB5A32" w:rsidDel="00A95B39">
          <w:delText xml:space="preserve">) </w:delText>
        </w:r>
      </w:del>
      <w:ins w:id="316" w:author="zeev" w:date="2023-07-25T15:56:00Z">
        <w:r w:rsidR="00A95B39">
          <w:t>=</w:t>
        </w:r>
      </w:ins>
      <w:ins w:id="317" w:author="zeev" w:date="2023-07-25T16:00:00Z">
        <w:r w:rsidR="00A95B39">
          <w:t>-</w:t>
        </w:r>
      </w:ins>
      <w:ins w:id="318" w:author="zeev" w:date="2023-07-25T15:56:00Z">
        <w:r w:rsidR="00A95B39">
          <w:t xml:space="preserve">26.27, </w:t>
        </w:r>
      </w:ins>
      <w:ins w:id="319" w:author="zeev" w:date="2023-07-25T16:00:00Z">
        <w:r w:rsidR="00A95B39">
          <w:t>-</w:t>
        </w:r>
      </w:ins>
      <w:ins w:id="320" w:author="zeev" w:date="2023-07-25T15:56:00Z">
        <w:r w:rsidR="00A95B39">
          <w:t xml:space="preserve">13.58) </w:t>
        </w:r>
      </w:ins>
      <w:r w:rsidR="00346BB1">
        <w:t>was</w:t>
      </w:r>
      <w:r w:rsidR="00E74CD9">
        <w:t xml:space="preserve"> </w:t>
      </w:r>
      <w:r w:rsidR="00CB5A32">
        <w:t>larger than the reach area effect (Cohen's d</w:t>
      </w:r>
      <w:del w:id="321" w:author="zeev" w:date="2023-07-25T16:32:00Z">
        <w:r w:rsidR="00CB5A32" w:rsidDel="00801CF1">
          <w:delText xml:space="preserve"> </w:delText>
        </w:r>
      </w:del>
      <w:r w:rsidR="00CB5A32">
        <w:t>=</w:t>
      </w:r>
      <w:del w:id="322" w:author="zeev" w:date="2023-07-25T16:32:00Z">
        <w:r w:rsidR="00CB5A32" w:rsidDel="00801CF1">
          <w:delText xml:space="preserve"> </w:delText>
        </w:r>
      </w:del>
      <w:r w:rsidR="00E74CD9">
        <w:t>0.</w:t>
      </w:r>
      <w:r w:rsidR="00E075E9">
        <w:t>68</w:t>
      </w:r>
      <w:r w:rsidR="00A70B91">
        <w:t xml:space="preserve">; </w:t>
      </w:r>
      <w:proofErr w:type="spellStart"/>
      <w:r w:rsidR="00A70B91">
        <w:t>M</w:t>
      </w:r>
      <w:r w:rsidR="00A70B91" w:rsidRPr="00EC5BE4">
        <w:rPr>
          <w:vertAlign w:val="subscript"/>
        </w:rPr>
        <w:t>inc</w:t>
      </w:r>
      <w:proofErr w:type="spellEnd"/>
      <w:del w:id="323" w:author="zeev" w:date="2023-07-25T16:32:00Z">
        <w:r w:rsidR="00A70B91" w:rsidDel="00801CF1">
          <w:delText xml:space="preserve"> </w:delText>
        </w:r>
      </w:del>
      <w:r w:rsidR="00A70B91">
        <w:t>=</w:t>
      </w:r>
      <w:del w:id="324" w:author="zeev" w:date="2023-07-25T16:32:00Z">
        <w:r w:rsidR="00A70B91" w:rsidDel="00801CF1">
          <w:delText xml:space="preserve"> </w:delText>
        </w:r>
      </w:del>
      <w:del w:id="325" w:author="zeev" w:date="2023-07-25T15:56:00Z">
        <w:r w:rsidR="00A70B91" w:rsidDel="00A95B39">
          <w:delText>XX</w:delText>
        </w:r>
      </w:del>
      <w:ins w:id="326" w:author="zeev" w:date="2023-07-25T15:56:00Z">
        <w:r w:rsidR="00A95B39">
          <w:t>1.74</w:t>
        </w:r>
      </w:ins>
      <w:r w:rsidR="00A70B91">
        <w:t>, SD=</w:t>
      </w:r>
      <w:del w:id="327" w:author="zeev" w:date="2023-07-25T15:56:00Z">
        <w:r w:rsidR="00A70B91" w:rsidDel="00A95B39">
          <w:delText>XX</w:delText>
        </w:r>
      </w:del>
      <w:ins w:id="328" w:author="zeev" w:date="2023-07-25T15:56:00Z">
        <w:r w:rsidR="00A95B39">
          <w:t>0.</w:t>
        </w:r>
      </w:ins>
      <w:ins w:id="329" w:author="zeev" w:date="2023-07-25T15:57:00Z">
        <w:r w:rsidR="00A95B39">
          <w:t>49</w:t>
        </w:r>
      </w:ins>
      <w:r w:rsidR="00A70B91">
        <w:t xml:space="preserve">, </w:t>
      </w:r>
      <w:proofErr w:type="spellStart"/>
      <w:r w:rsidR="00A70B91">
        <w:t>M</w:t>
      </w:r>
      <w:r w:rsidR="00A70B91" w:rsidRPr="00EC5BE4">
        <w:rPr>
          <w:vertAlign w:val="subscript"/>
        </w:rPr>
        <w:t>con</w:t>
      </w:r>
      <w:proofErr w:type="spellEnd"/>
      <w:r w:rsidR="00A70B91">
        <w:t>=</w:t>
      </w:r>
      <w:del w:id="330" w:author="zeev" w:date="2023-07-25T15:57:00Z">
        <w:r w:rsidR="00A70B91" w:rsidDel="00A95B39">
          <w:delText>XX</w:delText>
        </w:r>
      </w:del>
      <w:ins w:id="331" w:author="zeev" w:date="2023-07-25T15:57:00Z">
        <w:r w:rsidR="00A95B39">
          <w:t>2.09</w:t>
        </w:r>
      </w:ins>
      <w:r w:rsidR="00A70B91">
        <w:t>, SD=</w:t>
      </w:r>
      <w:del w:id="332" w:author="zeev" w:date="2023-07-25T15:57:00Z">
        <w:r w:rsidR="00A70B91" w:rsidDel="00A95B39">
          <w:delText>XX</w:delText>
        </w:r>
      </w:del>
      <w:ins w:id="333" w:author="zeev" w:date="2023-07-25T15:57:00Z">
        <w:r w:rsidR="00A95B39">
          <w:t>0.51</w:t>
        </w:r>
      </w:ins>
      <w:r w:rsidR="00A70B91">
        <w:t xml:space="preserve">, </w:t>
      </w:r>
      <w:r w:rsidR="00A70B91">
        <w:lastRenderedPageBreak/>
        <w:t>t(29</w:t>
      </w:r>
      <w:del w:id="334" w:author="zeev" w:date="2023-07-25T15:57:00Z">
        <w:r w:rsidR="00A70B91" w:rsidDel="00A95B39">
          <w:delText xml:space="preserve">)=??, </w:delText>
        </w:r>
      </w:del>
      <w:ins w:id="335" w:author="zeev" w:date="2023-07-25T15:57:00Z">
        <w:r w:rsidR="00A95B39">
          <w:t xml:space="preserve">)=3.75, </w:t>
        </w:r>
      </w:ins>
      <w:r w:rsidR="00A70B91">
        <w:t>p</w:t>
      </w:r>
      <w:del w:id="336" w:author="zeev" w:date="2023-07-25T15:57:00Z">
        <w:r w:rsidR="00A70B91" w:rsidDel="00A95B39">
          <w:delText xml:space="preserve">=??, </w:delText>
        </w:r>
      </w:del>
      <w:ins w:id="337" w:author="zeev" w:date="2023-07-25T15:57:00Z">
        <w:r w:rsidR="00A95B39">
          <w:t xml:space="preserve">&lt;0.001, </w:t>
        </w:r>
      </w:ins>
      <w:r w:rsidR="00A70B91">
        <w:t>CIs</w:t>
      </w:r>
      <w:del w:id="338" w:author="zeev" w:date="2023-07-25T15:57:00Z">
        <w:r w:rsidR="00A70B91" w:rsidDel="00A95B39">
          <w:delText>=??</w:delText>
        </w:r>
        <w:r w:rsidR="00CB5A32" w:rsidDel="00A95B39">
          <w:delText>)</w:delText>
        </w:r>
        <w:r w:rsidR="008B18FB" w:rsidDel="00A95B39">
          <w:delText xml:space="preserve">. </w:delText>
        </w:r>
      </w:del>
      <w:ins w:id="339" w:author="zeev" w:date="2023-07-25T15:57:00Z">
        <w:r w:rsidR="00A95B39">
          <w:t xml:space="preserve">=0.15, 0.53). </w:t>
        </w:r>
      </w:ins>
      <w:r w:rsidR="008B18FB">
        <w:t>H</w:t>
      </w:r>
      <w:r w:rsidR="008347B1">
        <w:t xml:space="preserve">owever, </w:t>
      </w:r>
      <w:r w:rsidR="00833521">
        <w:t xml:space="preserve">when normalizing the results within participants, </w:t>
      </w:r>
      <w:r w:rsidR="008347B1">
        <w:t>reaching duration</w:t>
      </w:r>
      <w:r w:rsidR="005F50A1">
        <w:t>,</w:t>
      </w:r>
      <w:r w:rsidR="008347B1">
        <w:t xml:space="preserve"> which was longer for incongruent trials</w:t>
      </w:r>
      <w:r w:rsidR="005C74A8">
        <w:t>,</w:t>
      </w:r>
      <w:r w:rsidR="008347B1">
        <w:t xml:space="preserve"> produced </w:t>
      </w:r>
      <w:r w:rsidR="005B17B6">
        <w:t xml:space="preserve">a </w:t>
      </w:r>
      <w:r w:rsidR="008347B1">
        <w:t>large</w:t>
      </w:r>
      <w:r w:rsidR="005B17B6">
        <w:t>r</w:t>
      </w:r>
      <w:r w:rsidR="008347B1">
        <w:t xml:space="preserve"> effect </w:t>
      </w:r>
      <w:r w:rsidR="007156D0">
        <w:t xml:space="preserve">(Cohen's </w:t>
      </w:r>
      <w:proofErr w:type="spellStart"/>
      <w:r w:rsidR="007156D0">
        <w:t>d</w:t>
      </w:r>
      <w:ins w:id="340" w:author="zeev" w:date="2023-07-25T16:29:00Z">
        <w:r w:rsidR="008B3F10">
          <w:rPr>
            <w:vertAlign w:val="subscript"/>
          </w:rPr>
          <w:t>normalized</w:t>
        </w:r>
        <w:proofErr w:type="spellEnd"/>
        <w:r w:rsidR="008B3F10">
          <w:rPr>
            <w:vertAlign w:val="subscript"/>
          </w:rPr>
          <w:t xml:space="preserve"> reaching duration</w:t>
        </w:r>
      </w:ins>
      <w:del w:id="341" w:author="zeev" w:date="2023-07-25T16:33:00Z">
        <w:r w:rsidR="007156D0" w:rsidDel="00801CF1">
          <w:delText xml:space="preserve"> </w:delText>
        </w:r>
      </w:del>
      <w:r w:rsidR="007156D0">
        <w:t>=</w:t>
      </w:r>
      <w:del w:id="342" w:author="zeev" w:date="2023-07-25T16:33:00Z">
        <w:r w:rsidR="007156D0" w:rsidDel="00801CF1">
          <w:delText xml:space="preserve"> </w:delText>
        </w:r>
      </w:del>
      <w:r w:rsidR="002E0DD6">
        <w:t>1.25</w:t>
      </w:r>
      <w:r w:rsidR="00A70B91">
        <w:t>;</w:t>
      </w:r>
      <w:ins w:id="343" w:author="zeev" w:date="2023-07-25T16:24:00Z">
        <w:r w:rsidR="008A4A29">
          <w:t xml:space="preserve"> Cohen’s d</w:t>
        </w:r>
      </w:ins>
      <w:del w:id="344" w:author="zeev" w:date="2023-07-25T16:33:00Z">
        <w:r w:rsidR="00A70B91" w:rsidDel="00801CF1">
          <w:delText xml:space="preserve"> </w:delText>
        </w:r>
      </w:del>
      <w:ins w:id="345" w:author="zeev" w:date="2023-07-25T16:24:00Z">
        <w:r w:rsidR="008A4A29">
          <w:t>=</w:t>
        </w:r>
      </w:ins>
      <w:ins w:id="346" w:author="zeev" w:date="2023-07-25T16:25:00Z">
        <w:r w:rsidR="008A4A29">
          <w:t>1</w:t>
        </w:r>
      </w:ins>
      <w:ins w:id="347" w:author="zeev" w:date="2023-07-25T16:27:00Z">
        <w:r w:rsidR="008B3F10">
          <w:t>.17</w:t>
        </w:r>
      </w:ins>
      <w:ins w:id="348" w:author="zeev" w:date="2023-07-25T16:25:00Z">
        <w:r w:rsidR="008A4A29">
          <w:t xml:space="preserve">; </w:t>
        </w:r>
      </w:ins>
      <w:proofErr w:type="spellStart"/>
      <w:r w:rsidR="00A70B91">
        <w:t>M</w:t>
      </w:r>
      <w:r w:rsidR="00A70B91" w:rsidRPr="00234A2F">
        <w:rPr>
          <w:vertAlign w:val="subscript"/>
        </w:rPr>
        <w:t>inc</w:t>
      </w:r>
      <w:proofErr w:type="spellEnd"/>
      <w:del w:id="349" w:author="zeev" w:date="2023-07-25T16:33:00Z">
        <w:r w:rsidR="00A70B91" w:rsidDel="00801CF1">
          <w:delText xml:space="preserve"> </w:delText>
        </w:r>
      </w:del>
      <w:r w:rsidR="00A70B91">
        <w:t>=</w:t>
      </w:r>
      <w:del w:id="350" w:author="zeev" w:date="2023-07-25T16:33:00Z">
        <w:r w:rsidR="00A70B91" w:rsidDel="00801CF1">
          <w:delText xml:space="preserve"> </w:delText>
        </w:r>
      </w:del>
      <w:ins w:id="351" w:author="zeev" w:date="2023-07-25T16:25:00Z">
        <w:r w:rsidR="008B3F10">
          <w:t>429</w:t>
        </w:r>
      </w:ins>
      <w:del w:id="352" w:author="zeev" w:date="2023-07-25T15:58:00Z">
        <w:r w:rsidR="00A70B91" w:rsidDel="00A95B39">
          <w:delText>XX</w:delText>
        </w:r>
      </w:del>
      <w:r w:rsidR="00A70B91">
        <w:t>, SD=</w:t>
      </w:r>
      <w:del w:id="353" w:author="zeev" w:date="2023-07-25T15:58:00Z">
        <w:r w:rsidR="00A70B91" w:rsidDel="00A95B39">
          <w:delText>XX</w:delText>
        </w:r>
      </w:del>
      <w:ins w:id="354" w:author="zeev" w:date="2023-07-25T16:25:00Z">
        <w:r w:rsidR="008B3F10">
          <w:t>28.32</w:t>
        </w:r>
      </w:ins>
      <w:r w:rsidR="00A70B91">
        <w:t xml:space="preserve">, </w:t>
      </w:r>
      <w:proofErr w:type="spellStart"/>
      <w:r w:rsidR="00A70B91">
        <w:t>M</w:t>
      </w:r>
      <w:r w:rsidR="00A70B91" w:rsidRPr="00234A2F">
        <w:rPr>
          <w:vertAlign w:val="subscript"/>
        </w:rPr>
        <w:t>con</w:t>
      </w:r>
      <w:proofErr w:type="spellEnd"/>
      <w:r w:rsidR="00A70B91">
        <w:t>=</w:t>
      </w:r>
      <w:del w:id="355" w:author="zeev" w:date="2023-07-25T15:58:00Z">
        <w:r w:rsidR="00A70B91" w:rsidDel="00A95B39">
          <w:delText>XX</w:delText>
        </w:r>
      </w:del>
      <w:ins w:id="356" w:author="zeev" w:date="2023-07-25T16:25:00Z">
        <w:r w:rsidR="008B3F10">
          <w:t>415.88</w:t>
        </w:r>
      </w:ins>
      <w:r w:rsidR="00A70B91">
        <w:t>, SD=</w:t>
      </w:r>
      <w:del w:id="357" w:author="zeev" w:date="2023-07-25T15:58:00Z">
        <w:r w:rsidR="00A70B91" w:rsidDel="00A95B39">
          <w:delText>XX</w:delText>
        </w:r>
      </w:del>
      <w:ins w:id="358" w:author="zeev" w:date="2023-07-25T16:26:00Z">
        <w:r w:rsidR="008B3F10">
          <w:t>29.76</w:t>
        </w:r>
      </w:ins>
      <w:del w:id="359" w:author="zeev" w:date="2023-07-25T15:59:00Z">
        <w:r w:rsidR="00A70B91" w:rsidRPr="00A70B91" w:rsidDel="00A95B39">
          <w:delText xml:space="preserve"> </w:delText>
        </w:r>
      </w:del>
      <w:r w:rsidR="00A70B91">
        <w:t xml:space="preserve">, </w:t>
      </w:r>
      <w:del w:id="360" w:author="zeev" w:date="2023-07-25T15:59:00Z">
        <w:r w:rsidR="00A70B91" w:rsidDel="00A95B39">
          <w:delText xml:space="preserve">t(29)=??, </w:delText>
        </w:r>
      </w:del>
      <w:r w:rsidR="00A70B91">
        <w:t>p</w:t>
      </w:r>
      <w:del w:id="361" w:author="zeev" w:date="2023-07-25T15:59:00Z">
        <w:r w:rsidR="00A70B91" w:rsidDel="00A95B39">
          <w:delText xml:space="preserve">=??, </w:delText>
        </w:r>
      </w:del>
      <w:ins w:id="362" w:author="zeev" w:date="2023-07-25T15:59:00Z">
        <w:r w:rsidR="00A95B39">
          <w:t xml:space="preserve">&lt;0.001, </w:t>
        </w:r>
      </w:ins>
      <w:r w:rsidR="00A70B91">
        <w:t>CIs</w:t>
      </w:r>
      <w:del w:id="363" w:author="zeev" w:date="2023-07-25T16:01:00Z">
        <w:r w:rsidR="00A70B91" w:rsidDel="00A95B39">
          <w:delText>=??</w:delText>
        </w:r>
        <w:r w:rsidR="002E0DD6" w:rsidDel="00A95B39">
          <w:delText>)</w:delText>
        </w:r>
        <w:r w:rsidR="005B17B6" w:rsidDel="00A95B39">
          <w:delText xml:space="preserve"> </w:delText>
        </w:r>
      </w:del>
      <w:ins w:id="364" w:author="zeev" w:date="2023-07-25T16:01:00Z">
        <w:r w:rsidR="00A95B39">
          <w:t>=-</w:t>
        </w:r>
      </w:ins>
      <w:ins w:id="365" w:author="zeev" w:date="2023-07-25T16:26:00Z">
        <w:r w:rsidR="008B3F10">
          <w:t>17.08</w:t>
        </w:r>
      </w:ins>
      <w:ins w:id="366" w:author="zeev" w:date="2023-07-25T16:01:00Z">
        <w:r w:rsidR="00A95B39">
          <w:t xml:space="preserve">, </w:t>
        </w:r>
      </w:ins>
      <w:ins w:id="367" w:author="zeev" w:date="2023-07-25T16:26:00Z">
        <w:r w:rsidR="008B3F10">
          <w:t>-9.17</w:t>
        </w:r>
      </w:ins>
      <w:ins w:id="368" w:author="zeev" w:date="2023-07-25T16:01:00Z">
        <w:r w:rsidR="00A95B39">
          <w:t xml:space="preserve">) </w:t>
        </w:r>
      </w:ins>
      <w:r w:rsidR="005B17B6">
        <w:t xml:space="preserve">than the normalized keyboard-RT (Cohen's </w:t>
      </w:r>
      <w:proofErr w:type="spellStart"/>
      <w:r w:rsidR="005B17B6">
        <w:t>d</w:t>
      </w:r>
      <w:ins w:id="369" w:author="zeev" w:date="2023-07-25T16:29:00Z">
        <w:r w:rsidR="008B3F10">
          <w:rPr>
            <w:vertAlign w:val="subscript"/>
          </w:rPr>
          <w:t>normalized</w:t>
        </w:r>
        <w:proofErr w:type="spellEnd"/>
        <w:r w:rsidR="008B3F10">
          <w:rPr>
            <w:vertAlign w:val="subscript"/>
          </w:rPr>
          <w:t xml:space="preserve"> keyboard RT</w:t>
        </w:r>
      </w:ins>
      <w:del w:id="370" w:author="zeev" w:date="2023-07-25T16:33:00Z">
        <w:r w:rsidR="005B17B6" w:rsidDel="00801CF1">
          <w:delText xml:space="preserve"> </w:delText>
        </w:r>
      </w:del>
      <w:r w:rsidR="005B17B6">
        <w:t>=</w:t>
      </w:r>
      <w:del w:id="371" w:author="zeev" w:date="2023-07-25T16:33:00Z">
        <w:r w:rsidR="005B17B6" w:rsidDel="00801CF1">
          <w:delText xml:space="preserve"> </w:delText>
        </w:r>
      </w:del>
      <w:r w:rsidR="005B17B6">
        <w:t>1.18</w:t>
      </w:r>
      <w:del w:id="372" w:author="zeev" w:date="2023-07-25T16:30:00Z">
        <w:r w:rsidR="00A70B91" w:rsidDel="008B3F10">
          <w:delText>; M</w:delText>
        </w:r>
        <w:r w:rsidR="00A70B91" w:rsidRPr="00EC5BE4" w:rsidDel="008B3F10">
          <w:rPr>
            <w:vertAlign w:val="subscript"/>
          </w:rPr>
          <w:delText>inc</w:delText>
        </w:r>
        <w:r w:rsidR="00A70B91" w:rsidDel="008B3F10">
          <w:delText xml:space="preserve"> = </w:delText>
        </w:r>
      </w:del>
      <w:del w:id="373" w:author="zeev" w:date="2023-07-25T16:07:00Z">
        <w:r w:rsidR="00A70B91" w:rsidDel="0041650C">
          <w:delText>XX</w:delText>
        </w:r>
      </w:del>
      <w:del w:id="374" w:author="zeev" w:date="2023-07-25T16:30:00Z">
        <w:r w:rsidR="00A70B91" w:rsidDel="008B3F10">
          <w:delText>, SD=</w:delText>
        </w:r>
      </w:del>
      <w:del w:id="375" w:author="zeev" w:date="2023-07-25T16:07:00Z">
        <w:r w:rsidR="00A70B91" w:rsidDel="0041650C">
          <w:delText>XX</w:delText>
        </w:r>
      </w:del>
      <w:del w:id="376" w:author="zeev" w:date="2023-07-25T16:30:00Z">
        <w:r w:rsidR="00A70B91" w:rsidDel="008B3F10">
          <w:delText>, M</w:delText>
        </w:r>
        <w:r w:rsidR="00A70B91" w:rsidRPr="00EC5BE4" w:rsidDel="008B3F10">
          <w:rPr>
            <w:vertAlign w:val="subscript"/>
          </w:rPr>
          <w:delText>con</w:delText>
        </w:r>
        <w:r w:rsidR="00A70B91" w:rsidDel="008B3F10">
          <w:delText>=</w:delText>
        </w:r>
      </w:del>
      <w:del w:id="377" w:author="zeev" w:date="2023-07-25T16:07:00Z">
        <w:r w:rsidR="00A70B91" w:rsidDel="0041650C">
          <w:delText>XX</w:delText>
        </w:r>
      </w:del>
      <w:del w:id="378" w:author="zeev" w:date="2023-07-25T16:30:00Z">
        <w:r w:rsidR="00A70B91" w:rsidDel="008B3F10">
          <w:delText>, SD=</w:delText>
        </w:r>
      </w:del>
      <w:del w:id="379" w:author="zeev" w:date="2023-07-25T16:07:00Z">
        <w:r w:rsidR="00A70B91" w:rsidDel="0041650C">
          <w:delText>XX</w:delText>
        </w:r>
      </w:del>
      <w:del w:id="380" w:author="zeev" w:date="2023-07-25T16:30:00Z">
        <w:r w:rsidR="00A70B91" w:rsidDel="008B3F10">
          <w:delText>, t(29</w:delText>
        </w:r>
      </w:del>
      <w:del w:id="381" w:author="zeev" w:date="2023-07-25T16:07:00Z">
        <w:r w:rsidR="00A70B91" w:rsidDel="0041650C">
          <w:delText xml:space="preserve">)=??, </w:delText>
        </w:r>
      </w:del>
      <w:del w:id="382" w:author="zeev" w:date="2023-07-25T16:30:00Z">
        <w:r w:rsidR="00A70B91" w:rsidDel="008B3F10">
          <w:delText>p</w:delText>
        </w:r>
      </w:del>
      <w:del w:id="383" w:author="zeev" w:date="2023-07-25T16:07:00Z">
        <w:r w:rsidR="00A70B91" w:rsidDel="0041650C">
          <w:delText xml:space="preserve">=??, </w:delText>
        </w:r>
      </w:del>
      <w:del w:id="384" w:author="zeev" w:date="2023-07-25T16:30:00Z">
        <w:r w:rsidR="00A70B91" w:rsidDel="008B3F10">
          <w:delText>CIs</w:delText>
        </w:r>
      </w:del>
      <w:del w:id="385" w:author="zeev" w:date="2023-07-25T16:07:00Z">
        <w:r w:rsidR="00A70B91" w:rsidDel="0041650C">
          <w:delText>=??</w:delText>
        </w:r>
        <w:r w:rsidR="005B17B6" w:rsidDel="0041650C">
          <w:delText>)</w:delText>
        </w:r>
        <w:r w:rsidR="007156D0" w:rsidDel="0041650C">
          <w:delText xml:space="preserve">. </w:delText>
        </w:r>
      </w:del>
      <w:ins w:id="386" w:author="zeev" w:date="2023-07-25T16:07:00Z">
        <w:r w:rsidR="0041650C">
          <w:t xml:space="preserve">). </w:t>
        </w:r>
      </w:ins>
      <w:r w:rsidR="000E28EE" w:rsidRPr="000E28EE">
        <w:t>Furthermore, incongruent trials exhibited a greater traveled distance</w:t>
      </w:r>
      <w:r w:rsidR="00A70B91">
        <w:t xml:space="preserve"> </w:t>
      </w:r>
      <w:r w:rsidR="00B22825">
        <w:t>(</w:t>
      </w:r>
      <w:proofErr w:type="spellStart"/>
      <w:r w:rsidR="00A70B91">
        <w:t>M</w:t>
      </w:r>
      <w:r w:rsidR="00A70B91" w:rsidRPr="00EC5BE4">
        <w:rPr>
          <w:vertAlign w:val="subscript"/>
        </w:rPr>
        <w:t>inc</w:t>
      </w:r>
      <w:proofErr w:type="spellEnd"/>
      <w:del w:id="387" w:author="zeev" w:date="2023-07-25T16:31:00Z">
        <w:r w:rsidR="00A70B91" w:rsidDel="00801CF1">
          <w:delText xml:space="preserve"> </w:delText>
        </w:r>
      </w:del>
      <w:r w:rsidR="00A70B91">
        <w:t>=</w:t>
      </w:r>
      <w:del w:id="388" w:author="zeev" w:date="2023-07-25T16:31:00Z">
        <w:r w:rsidR="00A70B91" w:rsidDel="00801CF1">
          <w:delText xml:space="preserve"> XX</w:delText>
        </w:r>
      </w:del>
      <w:ins w:id="389" w:author="zeev" w:date="2023-07-25T16:31:00Z">
        <w:r w:rsidR="00801CF1">
          <w:t>39.09</w:t>
        </w:r>
      </w:ins>
      <w:r w:rsidR="00A70B91">
        <w:t>, SD=</w:t>
      </w:r>
      <w:del w:id="390" w:author="zeev" w:date="2023-07-25T16:31:00Z">
        <w:r w:rsidR="00A70B91" w:rsidDel="00801CF1">
          <w:delText>XX</w:delText>
        </w:r>
      </w:del>
      <w:ins w:id="391" w:author="zeev" w:date="2023-07-25T16:31:00Z">
        <w:r w:rsidR="00801CF1">
          <w:t>1.67</w:t>
        </w:r>
      </w:ins>
      <w:r w:rsidR="00A70B91">
        <w:t>) than congruent ones (</w:t>
      </w:r>
      <w:proofErr w:type="spellStart"/>
      <w:r w:rsidR="00A70B91">
        <w:t>M</w:t>
      </w:r>
      <w:r w:rsidR="00A70B91" w:rsidRPr="00EC5BE4">
        <w:rPr>
          <w:vertAlign w:val="subscript"/>
        </w:rPr>
        <w:t>con</w:t>
      </w:r>
      <w:proofErr w:type="spellEnd"/>
      <w:r w:rsidR="00A70B91">
        <w:t>=</w:t>
      </w:r>
      <w:del w:id="392" w:author="zeev" w:date="2023-07-25T16:31:00Z">
        <w:r w:rsidR="00A70B91" w:rsidDel="00801CF1">
          <w:delText>XX</w:delText>
        </w:r>
      </w:del>
      <w:ins w:id="393" w:author="zeev" w:date="2023-07-25T16:31:00Z">
        <w:r w:rsidR="00801CF1">
          <w:t>38.20</w:t>
        </w:r>
      </w:ins>
      <w:r w:rsidR="00A70B91">
        <w:t>, SD=</w:t>
      </w:r>
      <w:del w:id="394" w:author="zeev" w:date="2023-07-25T16:31:00Z">
        <w:r w:rsidR="00A70B91" w:rsidDel="00801CF1">
          <w:delText>XX</w:delText>
        </w:r>
        <w:r w:rsidR="00C347DC" w:rsidRPr="00C347DC" w:rsidDel="00801CF1">
          <w:delText xml:space="preserve"> </w:delText>
        </w:r>
      </w:del>
      <w:ins w:id="395" w:author="zeev" w:date="2023-07-25T16:31:00Z">
        <w:r w:rsidR="00801CF1">
          <w:t>1.44</w:t>
        </w:r>
        <w:r w:rsidR="00801CF1" w:rsidRPr="00C347DC">
          <w:t xml:space="preserve"> </w:t>
        </w:r>
      </w:ins>
      <w:r w:rsidR="00C347DC">
        <w:t>t(29</w:t>
      </w:r>
      <w:del w:id="396" w:author="zeev" w:date="2023-07-25T16:31:00Z">
        <w:r w:rsidR="00C347DC" w:rsidDel="00801CF1">
          <w:delText xml:space="preserve">)=??, </w:delText>
        </w:r>
      </w:del>
      <w:ins w:id="397" w:author="zeev" w:date="2023-07-25T16:31:00Z">
        <w:r w:rsidR="00801CF1">
          <w:t xml:space="preserve">)=5.19, </w:t>
        </w:r>
      </w:ins>
      <w:r w:rsidR="00C347DC">
        <w:t>p</w:t>
      </w:r>
      <w:del w:id="398" w:author="zeev" w:date="2023-07-25T16:31:00Z">
        <w:r w:rsidR="00C347DC" w:rsidDel="00801CF1">
          <w:delText xml:space="preserve">=??, </w:delText>
        </w:r>
      </w:del>
      <w:ins w:id="399" w:author="zeev" w:date="2023-07-25T16:31:00Z">
        <w:r w:rsidR="00801CF1">
          <w:t xml:space="preserve">&lt;0.001, </w:t>
        </w:r>
      </w:ins>
      <w:r w:rsidR="00C347DC">
        <w:t>CIs</w:t>
      </w:r>
      <w:del w:id="400" w:author="zeev" w:date="2023-07-25T16:31:00Z">
        <w:r w:rsidR="00C347DC" w:rsidDel="00801CF1">
          <w:delText xml:space="preserve">=??; </w:delText>
        </w:r>
      </w:del>
      <w:ins w:id="401" w:author="zeev" w:date="2023-07-25T16:31:00Z">
        <w:r w:rsidR="00801CF1">
          <w:t xml:space="preserve">=-1.25, </w:t>
        </w:r>
      </w:ins>
      <w:ins w:id="402" w:author="zeev" w:date="2023-07-25T16:32:00Z">
        <w:r w:rsidR="00801CF1">
          <w:t>-0.54</w:t>
        </w:r>
      </w:ins>
      <w:ins w:id="403" w:author="zeev" w:date="2023-07-25T16:31:00Z">
        <w:r w:rsidR="00801CF1">
          <w:t xml:space="preserve">; </w:t>
        </w:r>
      </w:ins>
      <w:r w:rsidR="00C347DC">
        <w:t xml:space="preserve">Cohen's d </w:t>
      </w:r>
      <w:del w:id="404" w:author="zeev" w:date="2023-07-25T16:32:00Z">
        <w:r w:rsidR="00C347DC" w:rsidDel="00801CF1">
          <w:delText>=</w:delText>
        </w:r>
        <w:r w:rsidR="00B22825" w:rsidDel="00801CF1">
          <w:delText>??</w:delText>
        </w:r>
        <w:r w:rsidR="00C347DC" w:rsidDel="00801CF1">
          <w:delText>)</w:delText>
        </w:r>
        <w:r w:rsidR="000E28EE" w:rsidRPr="000E28EE" w:rsidDel="00801CF1">
          <w:delText xml:space="preserve">, </w:delText>
        </w:r>
      </w:del>
      <w:ins w:id="405" w:author="zeev" w:date="2023-07-25T16:32:00Z">
        <w:r w:rsidR="00801CF1">
          <w:t>=0.94)</w:t>
        </w:r>
        <w:r w:rsidR="00801CF1" w:rsidRPr="000E28EE">
          <w:t xml:space="preserve">, </w:t>
        </w:r>
      </w:ins>
      <w:r w:rsidR="000E28EE" w:rsidRPr="000E28EE">
        <w:t>determined by adding up the Euclidean distances between all adjacent samples within a single trial.</w:t>
      </w:r>
      <w:r>
        <w:t xml:space="preserve"> </w:t>
      </w:r>
      <w:r w:rsidR="0087650F">
        <w:t>On the other hand</w:t>
      </w:r>
      <w:r w:rsidR="00836D3F">
        <w:t xml:space="preserve">, </w:t>
      </w:r>
      <w:r w:rsidR="00606C93">
        <w:t>reaching onset</w:t>
      </w:r>
      <w:r w:rsidR="00836D3F">
        <w:t xml:space="preserve">, </w:t>
      </w:r>
      <w:r w:rsidR="000452AB" w:rsidRPr="000452AB">
        <w:t>defined as the time from stimulus presentation up to movement onset</w:t>
      </w:r>
      <w:r w:rsidR="00A40EA5">
        <w:t>,</w:t>
      </w:r>
      <w:r w:rsidR="000452AB" w:rsidRPr="000452AB">
        <w:t xml:space="preserve"> </w:t>
      </w:r>
      <w:r w:rsidR="00055809">
        <w:t>did not differ between the conditions</w:t>
      </w:r>
      <w:r w:rsidR="004C77BE">
        <w:t xml:space="preserve"> (Cohen's d</w:t>
      </w:r>
      <w:del w:id="406" w:author="zeev" w:date="2023-07-25T16:33:00Z">
        <w:r w:rsidR="004C77BE" w:rsidDel="0007305D">
          <w:delText xml:space="preserve"> </w:delText>
        </w:r>
      </w:del>
      <w:r w:rsidR="004C77BE">
        <w:t>=</w:t>
      </w:r>
      <w:del w:id="407" w:author="zeev" w:date="2023-07-25T16:33:00Z">
        <w:r w:rsidR="004C77BE" w:rsidDel="0007305D">
          <w:delText xml:space="preserve"> </w:delText>
        </w:r>
      </w:del>
      <w:del w:id="408" w:author="zeev" w:date="2023-07-25T16:34:00Z">
        <w:r w:rsidR="004C77BE" w:rsidDel="0007305D">
          <w:delText>1.18</w:delText>
        </w:r>
      </w:del>
      <w:ins w:id="409" w:author="zeev" w:date="2023-07-25T16:34:00Z">
        <w:r w:rsidR="0007305D">
          <w:t>0.19</w:t>
        </w:r>
      </w:ins>
      <w:r w:rsidR="004C77BE">
        <w:t xml:space="preserve">; </w:t>
      </w:r>
      <w:proofErr w:type="spellStart"/>
      <w:r w:rsidR="004C77BE">
        <w:t>M</w:t>
      </w:r>
      <w:r w:rsidR="004C77BE" w:rsidRPr="00EC5BE4">
        <w:rPr>
          <w:vertAlign w:val="subscript"/>
        </w:rPr>
        <w:t>inc</w:t>
      </w:r>
      <w:proofErr w:type="spellEnd"/>
      <w:del w:id="410" w:author="zeev" w:date="2023-07-25T16:34:00Z">
        <w:r w:rsidR="004C77BE" w:rsidDel="0007305D">
          <w:delText xml:space="preserve"> </w:delText>
        </w:r>
      </w:del>
      <w:r w:rsidR="004C77BE">
        <w:t>=</w:t>
      </w:r>
      <w:del w:id="411" w:author="zeev" w:date="2023-07-25T16:34:00Z">
        <w:r w:rsidR="004C77BE" w:rsidDel="0007305D">
          <w:delText xml:space="preserve"> XX</w:delText>
        </w:r>
      </w:del>
      <w:ins w:id="412" w:author="zeev" w:date="2023-07-25T16:34:00Z">
        <w:r w:rsidR="0007305D">
          <w:t>173.06</w:t>
        </w:r>
      </w:ins>
      <w:r w:rsidR="004C77BE">
        <w:t>, SD=</w:t>
      </w:r>
      <w:del w:id="413" w:author="zeev" w:date="2023-07-25T16:34:00Z">
        <w:r w:rsidR="004C77BE" w:rsidDel="0007305D">
          <w:delText>XX</w:delText>
        </w:r>
      </w:del>
      <w:ins w:id="414" w:author="zeev" w:date="2023-07-25T16:34:00Z">
        <w:r w:rsidR="0007305D">
          <w:t>23.95</w:t>
        </w:r>
      </w:ins>
      <w:r w:rsidR="004C77BE">
        <w:t xml:space="preserve">, </w:t>
      </w:r>
      <w:proofErr w:type="spellStart"/>
      <w:r w:rsidR="004C77BE">
        <w:t>M</w:t>
      </w:r>
      <w:r w:rsidR="004C77BE" w:rsidRPr="00EC5BE4">
        <w:rPr>
          <w:vertAlign w:val="subscript"/>
        </w:rPr>
        <w:t>con</w:t>
      </w:r>
      <w:proofErr w:type="spellEnd"/>
      <w:r w:rsidR="004C77BE">
        <w:t>=</w:t>
      </w:r>
      <w:del w:id="415" w:author="zeev" w:date="2023-07-25T16:34:00Z">
        <w:r w:rsidR="004C77BE" w:rsidDel="0007305D">
          <w:delText>XX</w:delText>
        </w:r>
      </w:del>
      <w:ins w:id="416" w:author="zeev" w:date="2023-07-25T16:34:00Z">
        <w:r w:rsidR="0007305D">
          <w:t>171.29</w:t>
        </w:r>
      </w:ins>
      <w:r w:rsidR="004C77BE">
        <w:t>, SD=</w:t>
      </w:r>
      <w:del w:id="417" w:author="zeev" w:date="2023-07-25T16:34:00Z">
        <w:r w:rsidR="004C77BE" w:rsidDel="0007305D">
          <w:delText>XX</w:delText>
        </w:r>
      </w:del>
      <w:ins w:id="418" w:author="zeev" w:date="2023-07-25T16:34:00Z">
        <w:r w:rsidR="0007305D">
          <w:rPr>
            <w:rFonts w:hint="cs"/>
            <w:rtl/>
          </w:rPr>
          <w:t>22.42</w:t>
        </w:r>
      </w:ins>
      <w:r w:rsidR="004C77BE">
        <w:t xml:space="preserve">, </w:t>
      </w:r>
      <w:del w:id="419" w:author="zeev" w:date="2023-07-25T16:34:00Z">
        <w:r w:rsidR="004C77BE" w:rsidDel="0007305D">
          <w:delText xml:space="preserve">t(29)=??, </w:delText>
        </w:r>
      </w:del>
      <w:r w:rsidR="004C77BE">
        <w:t>p</w:t>
      </w:r>
      <w:del w:id="420" w:author="zeev" w:date="2023-07-25T16:34:00Z">
        <w:r w:rsidR="004C77BE" w:rsidDel="0007305D">
          <w:delText xml:space="preserve">=??, </w:delText>
        </w:r>
      </w:del>
      <w:ins w:id="421" w:author="zeev" w:date="2023-07-25T16:34:00Z">
        <w:r w:rsidR="0007305D">
          <w:t xml:space="preserve">=0.318, </w:t>
        </w:r>
      </w:ins>
      <w:r w:rsidR="004C77BE">
        <w:t>CIs</w:t>
      </w:r>
      <w:del w:id="422" w:author="zeev" w:date="2023-07-25T16:35:00Z">
        <w:r w:rsidR="004C77BE" w:rsidDel="0007305D">
          <w:delText>=??)</w:delText>
        </w:r>
        <w:r w:rsidR="00055809" w:rsidDel="0007305D">
          <w:delText xml:space="preserve">. </w:delText>
        </w:r>
      </w:del>
      <w:ins w:id="423" w:author="zeev" w:date="2023-07-25T16:35:00Z">
        <w:r w:rsidR="0007305D">
          <w:t xml:space="preserve">=-5.12, 1.58). </w:t>
        </w:r>
      </w:ins>
      <w:r w:rsidR="00B636F0">
        <w:t>Examination</w:t>
      </w:r>
      <w:r w:rsidR="00453F6C">
        <w:t xml:space="preserve"> of the implied endpoint</w:t>
      </w:r>
      <w:r w:rsidR="00B636F0">
        <w:t xml:space="preserve"> </w:t>
      </w:r>
      <w:r w:rsidR="00507C86">
        <w:t>reveal</w:t>
      </w:r>
      <w:r w:rsidR="0010101F">
        <w:t>ed</w:t>
      </w:r>
      <w:r w:rsidR="00453F6C">
        <w:t xml:space="preserve"> </w:t>
      </w:r>
      <w:r w:rsidR="0010101F">
        <w:t xml:space="preserve">that </w:t>
      </w:r>
      <w:r w:rsidR="00914B1D">
        <w:t xml:space="preserve">changes of mind </w:t>
      </w:r>
      <w:r w:rsidR="00573C77">
        <w:t xml:space="preserve">occurred slightly more often </w:t>
      </w:r>
      <w:r w:rsidR="0010101F">
        <w:t>in the incongruent condition</w:t>
      </w:r>
      <w:r w:rsidR="00B22825">
        <w:t xml:space="preserve"> (</w:t>
      </w:r>
      <w:proofErr w:type="spellStart"/>
      <w:r w:rsidR="00B22825">
        <w:t>M</w:t>
      </w:r>
      <w:r w:rsidR="00B22825" w:rsidRPr="00EC5BE4">
        <w:rPr>
          <w:vertAlign w:val="subscript"/>
        </w:rPr>
        <w:t>inc</w:t>
      </w:r>
      <w:proofErr w:type="spellEnd"/>
      <w:del w:id="424" w:author="zeev" w:date="2023-07-25T16:35:00Z">
        <w:r w:rsidR="00B22825" w:rsidDel="008C100B">
          <w:delText xml:space="preserve"> </w:delText>
        </w:r>
      </w:del>
      <w:r w:rsidR="00B22825">
        <w:t>=</w:t>
      </w:r>
      <w:del w:id="425" w:author="zeev" w:date="2023-07-25T16:35:00Z">
        <w:r w:rsidR="00B22825" w:rsidDel="008C100B">
          <w:delText xml:space="preserve"> </w:delText>
        </w:r>
        <w:r w:rsidR="00B22825" w:rsidDel="00AC2B66">
          <w:delText>XX</w:delText>
        </w:r>
      </w:del>
      <w:ins w:id="426" w:author="zeev" w:date="2023-07-25T16:35:00Z">
        <w:r w:rsidR="00AC2B66">
          <w:t>1.99</w:t>
        </w:r>
      </w:ins>
      <w:r w:rsidR="00B22825">
        <w:t>, SD=</w:t>
      </w:r>
      <w:del w:id="427" w:author="zeev" w:date="2023-07-25T16:35:00Z">
        <w:r w:rsidR="00B22825" w:rsidDel="00AC2B66">
          <w:delText>XX</w:delText>
        </w:r>
      </w:del>
      <w:ins w:id="428" w:author="zeev" w:date="2023-07-25T16:35:00Z">
        <w:r w:rsidR="00AC2B66">
          <w:t>0.48</w:t>
        </w:r>
      </w:ins>
      <w:r w:rsidR="00B22825">
        <w:t>) than in the congruent one (</w:t>
      </w:r>
      <w:proofErr w:type="spellStart"/>
      <w:r w:rsidR="00B22825">
        <w:t>M</w:t>
      </w:r>
      <w:r w:rsidR="00B22825" w:rsidRPr="00EC5BE4">
        <w:rPr>
          <w:vertAlign w:val="subscript"/>
        </w:rPr>
        <w:t>con</w:t>
      </w:r>
      <w:proofErr w:type="spellEnd"/>
      <w:r w:rsidR="00B22825">
        <w:t>=</w:t>
      </w:r>
      <w:del w:id="429" w:author="zeev" w:date="2023-07-25T16:35:00Z">
        <w:r w:rsidR="00B22825" w:rsidDel="00AC2B66">
          <w:delText>XX</w:delText>
        </w:r>
      </w:del>
      <w:ins w:id="430" w:author="zeev" w:date="2023-07-25T16:35:00Z">
        <w:r w:rsidR="00AC2B66">
          <w:t>1.77</w:t>
        </w:r>
      </w:ins>
      <w:r w:rsidR="00B22825">
        <w:t>, SD=</w:t>
      </w:r>
      <w:del w:id="431" w:author="zeev" w:date="2023-07-25T16:35:00Z">
        <w:r w:rsidR="00B22825" w:rsidDel="00AC2B66">
          <w:delText>XX</w:delText>
        </w:r>
        <w:r w:rsidR="00B22825" w:rsidRPr="00C347DC" w:rsidDel="00AC2B66">
          <w:delText xml:space="preserve"> </w:delText>
        </w:r>
      </w:del>
      <w:ins w:id="432" w:author="zeev" w:date="2023-07-25T16:35:00Z">
        <w:r w:rsidR="00AC2B66">
          <w:t>0.40,</w:t>
        </w:r>
      </w:ins>
      <w:del w:id="433" w:author="zeev" w:date="2023-07-25T16:36:00Z">
        <w:r w:rsidR="00B22825" w:rsidDel="00AC2B66">
          <w:delText>t(29)=??,</w:delText>
        </w:r>
      </w:del>
      <w:r w:rsidR="00B22825">
        <w:t xml:space="preserve"> p</w:t>
      </w:r>
      <w:del w:id="434" w:author="zeev" w:date="2023-07-25T16:36:00Z">
        <w:r w:rsidR="00B22825" w:rsidDel="00AC2B66">
          <w:delText xml:space="preserve">=??, </w:delText>
        </w:r>
      </w:del>
      <w:ins w:id="435" w:author="zeev" w:date="2023-07-25T16:36:00Z">
        <w:r w:rsidR="00AC2B66">
          <w:t xml:space="preserve">=0.02, </w:t>
        </w:r>
      </w:ins>
      <w:r w:rsidR="00B22825">
        <w:t>CIs</w:t>
      </w:r>
      <w:del w:id="436" w:author="zeev" w:date="2023-07-25T16:36:00Z">
        <w:r w:rsidR="00B22825" w:rsidDel="00AC2B66">
          <w:delText xml:space="preserve">=??; </w:delText>
        </w:r>
      </w:del>
      <w:ins w:id="437" w:author="zeev" w:date="2023-07-25T16:36:00Z">
        <w:r w:rsidR="00AC2B66">
          <w:t xml:space="preserve">=-0.39, -0.05; </w:t>
        </w:r>
      </w:ins>
      <w:r w:rsidR="00B22825">
        <w:t>Cohen's d</w:t>
      </w:r>
      <w:del w:id="438" w:author="zeev" w:date="2023-07-25T16:36:00Z">
        <w:r w:rsidR="00B22825" w:rsidDel="00AC2B66">
          <w:delText xml:space="preserve"> =??)</w:delText>
        </w:r>
        <w:r w:rsidR="00453F6C" w:rsidDel="00AC2B66">
          <w:delText xml:space="preserve">. </w:delText>
        </w:r>
      </w:del>
      <w:ins w:id="439" w:author="zeev" w:date="2023-07-25T16:36:00Z">
        <w:r w:rsidR="00AC2B66">
          <w:t xml:space="preserve">=0.46). </w:t>
        </w:r>
      </w:ins>
    </w:p>
    <w:p w14:paraId="3181F0B8" w14:textId="4EEFE083" w:rsidR="00044A71" w:rsidRDefault="00044A71" w:rsidP="000103C9">
      <w:pPr>
        <w:pStyle w:val="FigureNumber"/>
        <w:rPr>
          <w:ins w:id="440" w:author="Chen Heller" w:date="2023-07-31T18:55:00Z"/>
          <w:i/>
          <w:iCs/>
        </w:rPr>
        <w:pPrChange w:id="441" w:author="Chen Heller" w:date="2023-08-02T15:22:00Z">
          <w:pPr>
            <w:ind w:firstLine="0"/>
          </w:pPr>
        </w:pPrChange>
      </w:pPr>
      <w:bookmarkStart w:id="442" w:name="_Ref141723623"/>
      <w:ins w:id="443" w:author="Chen Heller" w:date="2023-07-31T18:55:00Z">
        <w:r>
          <w:lastRenderedPageBreak/>
          <w:t xml:space="preserve">Figure </w:t>
        </w:r>
        <w:r>
          <w:fldChar w:fldCharType="begin"/>
        </w:r>
        <w:r>
          <w:instrText xml:space="preserve"> SEQ Figure \* ARABIC </w:instrText>
        </w:r>
      </w:ins>
      <w:r>
        <w:fldChar w:fldCharType="separate"/>
      </w:r>
      <w:ins w:id="444" w:author="Chen Heller" w:date="2023-07-31T18:55:00Z">
        <w:r>
          <w:rPr>
            <w:noProof/>
          </w:rPr>
          <w:t>3</w:t>
        </w:r>
        <w:r>
          <w:fldChar w:fldCharType="end"/>
        </w:r>
        <w:bookmarkEnd w:id="442"/>
      </w:ins>
    </w:p>
    <w:p w14:paraId="7F450BD0" w14:textId="51A7E827" w:rsidR="00044A71" w:rsidRPr="00FE453D" w:rsidRDefault="00044A71" w:rsidP="000103C9">
      <w:pPr>
        <w:pStyle w:val="FigureHeader"/>
        <w:rPr>
          <w:ins w:id="445" w:author="Chen Heller" w:date="2023-07-31T18:55:00Z"/>
        </w:rPr>
        <w:pPrChange w:id="446" w:author="Chen Heller" w:date="2023-08-02T15:22:00Z">
          <w:pPr>
            <w:ind w:firstLine="0"/>
          </w:pPr>
        </w:pPrChange>
      </w:pPr>
      <w:ins w:id="447" w:author="Chen Heller" w:date="2023-07-31T18:55:00Z">
        <w:r w:rsidRPr="008E7395">
          <w:t xml:space="preserve">Results </w:t>
        </w:r>
        <w:r>
          <w:t>of</w:t>
        </w:r>
        <w:r w:rsidRPr="008E7395">
          <w:t xml:space="preserve"> the </w:t>
        </w:r>
        <w:r>
          <w:t>Pre-registered Analysis</w:t>
        </w:r>
      </w:ins>
    </w:p>
    <w:p w14:paraId="16E318A3" w14:textId="06F0B6A9" w:rsidR="00044A71" w:rsidRDefault="00EA493A" w:rsidP="004068EE">
      <w:pPr>
        <w:pStyle w:val="Caption"/>
        <w:rPr>
          <w:ins w:id="448" w:author="Chen Heller" w:date="2023-07-31T18:55:00Z"/>
          <w:i/>
          <w:iCs/>
          <w:noProof/>
        </w:rPr>
      </w:pPr>
      <w:ins w:id="449" w:author="Chen Heller" w:date="2023-08-02T16:34:00Z">
        <w:r w:rsidRPr="00EA493A">
          <w:rPr>
            <w:i/>
            <w:iCs/>
            <w:noProof/>
          </w:rPr>
          <w:lastRenderedPageBreak/>
          <w:drawing>
            <wp:inline distT="0" distB="0" distL="0" distR="0" wp14:anchorId="5B9C180E" wp14:editId="0B99012C">
              <wp:extent cx="5953125" cy="8321018"/>
              <wp:effectExtent l="0" t="0" r="0" b="4445"/>
              <wp:docPr id="1586140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40449" name=""/>
                      <pic:cNvPicPr/>
                    </pic:nvPicPr>
                    <pic:blipFill>
                      <a:blip r:embed="rId15"/>
                      <a:stretch>
                        <a:fillRect/>
                      </a:stretch>
                    </pic:blipFill>
                    <pic:spPr>
                      <a:xfrm>
                        <a:off x="0" y="0"/>
                        <a:ext cx="5960917" cy="8331909"/>
                      </a:xfrm>
                      <a:prstGeom prst="rect">
                        <a:avLst/>
                      </a:prstGeom>
                    </pic:spPr>
                  </pic:pic>
                </a:graphicData>
              </a:graphic>
            </wp:inline>
          </w:drawing>
        </w:r>
      </w:ins>
    </w:p>
    <w:p w14:paraId="6A74368D" w14:textId="6BB09A6E" w:rsidR="00044A71" w:rsidRDefault="00044A71" w:rsidP="00D42973">
      <w:pPr>
        <w:pStyle w:val="Caption"/>
        <w:pPrChange w:id="450" w:author="Chen Heller" w:date="2023-08-02T15:24:00Z">
          <w:pPr/>
        </w:pPrChange>
      </w:pPr>
      <w:ins w:id="451" w:author="Chen Heller" w:date="2023-07-31T18:55:00Z">
        <w:r w:rsidRPr="008E7395">
          <w:rPr>
            <w:i/>
            <w:iCs/>
          </w:rPr>
          <w:lastRenderedPageBreak/>
          <w:t>Note.</w:t>
        </w:r>
        <w:r>
          <w:t xml:space="preserve"> </w:t>
        </w:r>
      </w:ins>
      <w:ins w:id="452" w:author="Chen Heller" w:date="2023-08-02T15:36:00Z">
        <w:r w:rsidR="001B4C70">
          <w:t>(</w:t>
        </w:r>
      </w:ins>
      <w:ins w:id="453" w:author="Chen Heller" w:date="2023-07-31T18:55:00Z">
        <w:r>
          <w:t xml:space="preserve">a) Reaching trajectories in valid trials, averaged across participants. Shaded areas are the </w:t>
        </w:r>
      </w:ins>
      <w:ins w:id="454" w:author="Chen Heller" w:date="2023-08-02T15:45:00Z">
        <w:r w:rsidR="00A25894">
          <w:t>CI</w:t>
        </w:r>
      </w:ins>
      <w:commentRangeStart w:id="455"/>
      <w:commentRangeStart w:id="456"/>
      <w:ins w:id="457" w:author="Chen Heller" w:date="2023-07-31T18:55:00Z">
        <w:r>
          <w:t xml:space="preserve">. </w:t>
        </w:r>
        <w:commentRangeEnd w:id="455"/>
        <w:r>
          <w:rPr>
            <w:rStyle w:val="CommentReference"/>
          </w:rPr>
          <w:commentReference w:id="455"/>
        </w:r>
        <w:commentRangeEnd w:id="456"/>
        <w:r>
          <w:rPr>
            <w:rStyle w:val="CommentReference"/>
          </w:rPr>
          <w:commentReference w:id="456"/>
        </w:r>
        <w:r>
          <w:t xml:space="preserve">(b-f) Results of the different measures taken in the experiments. Dots represent single-participant averages across valid trials, while the red/blue horizontal lines depict the </w:t>
        </w:r>
      </w:ins>
      <w:ins w:id="458" w:author="Chen Heller" w:date="2023-08-02T15:36:00Z">
        <w:r w:rsidR="001B4C70">
          <w:t xml:space="preserve">grand </w:t>
        </w:r>
      </w:ins>
      <w:ins w:id="459" w:author="Chen Heller" w:date="2023-07-31T18:55:00Z">
        <w:r>
          <w:t>average. Black error bars symbolize the SE (used here instead of CI since some of the variables did not distribute normally). Full/dashed grey lines represent a numerical incline/decline (respectively) between the congruent and incongruent conditions and asterisks indicate a significant difference</w:t>
        </w:r>
        <w:r w:rsidRPr="00F3771A">
          <w:t>.</w:t>
        </w:r>
        <w:r>
          <w:t xml:space="preserve"> (h-k) Reaching trajectories of valid trials from two examples participants. Thin lines signify single trials while thick lines are the averages. Measures in the figure were not normalized within participant.</w:t>
        </w:r>
      </w:ins>
    </w:p>
    <w:p w14:paraId="3631853B" w14:textId="4C3F7706" w:rsidR="00AA4A0E" w:rsidRDefault="00AA4A0E" w:rsidP="008B6FEA">
      <w:pPr>
        <w:pStyle w:val="Heading4"/>
        <w:rPr>
          <w:ins w:id="460" w:author="zeev" w:date="2023-07-25T15:37:00Z"/>
        </w:rPr>
        <w:pPrChange w:id="461" w:author="Chen Heller" w:date="2023-08-02T14:56:00Z">
          <w:pPr/>
        </w:pPrChange>
      </w:pPr>
      <w:commentRangeStart w:id="462"/>
      <w:ins w:id="463" w:author="zeev" w:date="2023-07-25T15:37:00Z">
        <w:r w:rsidRPr="006E04F7">
          <w:t>Exploratory</w:t>
        </w:r>
      </w:ins>
      <w:commentRangeEnd w:id="462"/>
      <w:ins w:id="464" w:author="zeev" w:date="2023-07-25T15:38:00Z">
        <w:r>
          <w:rPr>
            <w:rStyle w:val="CommentReference"/>
          </w:rPr>
          <w:commentReference w:id="462"/>
        </w:r>
      </w:ins>
      <w:ins w:id="465" w:author="zeev" w:date="2023-07-25T15:37:00Z">
        <w:r w:rsidRPr="006E04F7">
          <w:t xml:space="preserve"> congruency effect</w:t>
        </w:r>
        <w:del w:id="466" w:author="Chen Heller" w:date="2023-08-02T14:56:00Z">
          <w:r w:rsidRPr="006E04F7" w:rsidDel="008B6FEA">
            <w:delText>:</w:delText>
          </w:r>
        </w:del>
      </w:ins>
    </w:p>
    <w:p w14:paraId="234C1000" w14:textId="5AAF0981" w:rsidR="004C4126" w:rsidRPr="00061554" w:rsidDel="00061554" w:rsidRDefault="00095A91" w:rsidP="009D05E8">
      <w:pPr>
        <w:rPr>
          <w:ins w:id="467" w:author="zeev" w:date="2023-07-25T14:38:00Z"/>
          <w:del w:id="468" w:author="Chen Heller" w:date="2023-07-31T18:09:00Z"/>
        </w:rPr>
      </w:pPr>
      <w:r>
        <w:t xml:space="preserve">Although the </w:t>
      </w:r>
      <w:r w:rsidR="00A9349F">
        <w:t>average time</w:t>
      </w:r>
      <w:r w:rsidR="00760A98">
        <w:t>-</w:t>
      </w:r>
      <w:r w:rsidR="00A9349F">
        <w:t>dependent trajectories</w:t>
      </w:r>
      <w:r w:rsidR="008B0C5F">
        <w:t xml:space="preserve"> </w:t>
      </w:r>
      <w:r w:rsidR="009337F6">
        <w:t>deviate</w:t>
      </w:r>
      <w:r w:rsidR="00ED770C">
        <w:t>d</w:t>
      </w:r>
      <w:r w:rsidR="009337F6">
        <w:t xml:space="preserve"> </w:t>
      </w:r>
      <w:r w:rsidR="00A9349F">
        <w:t>towards the incorrect answer in incongruent trials</w:t>
      </w:r>
      <w:r w:rsidR="009337F6">
        <w:t xml:space="preserve">, the </w:t>
      </w:r>
      <w:r w:rsidR="00CC6144">
        <w:t xml:space="preserve">permutation-based cluster analysis determined that this </w:t>
      </w:r>
      <w:r w:rsidR="009337F6">
        <w:t xml:space="preserve">bias was </w:t>
      </w:r>
      <w:r w:rsidR="00864965">
        <w:t>not statistically significant</w:t>
      </w:r>
      <w:r w:rsidR="009337F6">
        <w:t xml:space="preserve">. </w:t>
      </w:r>
      <w:r w:rsidR="00FF0723">
        <w:t xml:space="preserve">The implied endpoint </w:t>
      </w:r>
      <w:r>
        <w:t xml:space="preserve">did </w:t>
      </w:r>
      <w:r w:rsidR="008B0C5F">
        <w:t xml:space="preserve">reveal </w:t>
      </w:r>
      <w:r>
        <w:t xml:space="preserve">a </w:t>
      </w:r>
      <w:r w:rsidR="009337F6">
        <w:t xml:space="preserve">significant </w:t>
      </w:r>
      <w:r>
        <w:t>congruency effect</w:t>
      </w:r>
      <w:r w:rsidR="00D10059">
        <w:t xml:space="preserve"> between 150-340</w:t>
      </w:r>
      <w:ins w:id="469" w:author="zeev" w:date="2023-07-25T15:31:00Z">
        <w:r w:rsidR="00CD2DF0">
          <w:t xml:space="preserve"> </w:t>
        </w:r>
      </w:ins>
      <w:proofErr w:type="spellStart"/>
      <w:r w:rsidR="00D10059">
        <w:t>ms</w:t>
      </w:r>
      <w:proofErr w:type="spellEnd"/>
      <w:r w:rsidR="00D10059">
        <w:t xml:space="preserve"> after movement onset </w:t>
      </w:r>
      <w:r w:rsidR="00DF2A31">
        <w:t>(</w:t>
      </w:r>
      <w:r w:rsidR="0077049F" w:rsidRPr="0077049F">
        <w:fldChar w:fldCharType="begin"/>
      </w:r>
      <w:r w:rsidR="0077049F" w:rsidRPr="0077049F">
        <w:instrText xml:space="preserve"> REF _Ref134432250 \h </w:instrText>
      </w:r>
      <w:r w:rsidR="0077049F">
        <w:instrText xml:space="preserve"> \* MERGEFORMAT </w:instrText>
      </w:r>
      <w:r w:rsidR="0077049F" w:rsidRPr="0077049F">
        <w:fldChar w:fldCharType="separate"/>
      </w:r>
      <w:r w:rsidR="0077049F" w:rsidRPr="008E7395">
        <w:t>Figure 4</w:t>
      </w:r>
      <w:r w:rsidR="0077049F" w:rsidRPr="0077049F">
        <w:fldChar w:fldCharType="end"/>
      </w:r>
      <w:r w:rsidR="00213969">
        <w:t>)</w:t>
      </w:r>
      <w:r w:rsidR="00410711">
        <w:t xml:space="preserve">, </w:t>
      </w:r>
      <w:r w:rsidR="00FF0723">
        <w:t xml:space="preserve">where </w:t>
      </w:r>
      <w:r w:rsidR="00193826">
        <w:t xml:space="preserve">congruent trials </w:t>
      </w:r>
      <w:r w:rsidR="00FF0723">
        <w:t>we</w:t>
      </w:r>
      <w:r w:rsidR="00D10059">
        <w:t>re</w:t>
      </w:r>
      <w:r w:rsidR="00FF0723">
        <w:t xml:space="preserve"> more </w:t>
      </w:r>
      <w:r w:rsidR="00D10059">
        <w:t>laterally</w:t>
      </w:r>
      <w:r w:rsidR="00FF0723">
        <w:t xml:space="preserve"> oriented</w:t>
      </w:r>
      <w:r w:rsidR="00D10059">
        <w:t xml:space="preserve"> than incongruent trials </w:t>
      </w:r>
      <w:r w:rsidR="00333FFD">
        <w:t>(</w:t>
      </w:r>
      <w:r w:rsidR="0048124F">
        <w:t xml:space="preserve">p = 0.001, </w:t>
      </w:r>
      <w:r w:rsidR="00333FFD">
        <w:t>Cohen's d = 0.7</w:t>
      </w:r>
      <w:r w:rsidR="004A3C46">
        <w:t>1</w:t>
      </w:r>
      <w:r w:rsidR="00333FFD">
        <w:t>)</w:t>
      </w:r>
      <w:r w:rsidR="00A74725">
        <w:t>.</w:t>
      </w:r>
    </w:p>
    <w:p w14:paraId="625F885E" w14:textId="1E0B51D2" w:rsidR="00D71297" w:rsidRPr="00061554" w:rsidDel="00061554" w:rsidRDefault="00D71297" w:rsidP="009D05E8">
      <w:pPr>
        <w:rPr>
          <w:del w:id="470" w:author="Chen Heller" w:date="2023-07-31T18:09:00Z"/>
          <w:i/>
          <w:iCs/>
        </w:rPr>
      </w:pPr>
    </w:p>
    <w:p w14:paraId="4CE0605F" w14:textId="4ED8B84B" w:rsidR="00774E47" w:rsidDel="00061554" w:rsidRDefault="00D60972" w:rsidP="008B6FEA">
      <w:pPr>
        <w:rPr>
          <w:del w:id="471" w:author="Chen Heller" w:date="2023-07-31T18:09:00Z"/>
        </w:rPr>
        <w:pPrChange w:id="472" w:author="Chen Heller" w:date="2023-08-02T14:56:00Z">
          <w:pPr>
            <w:jc w:val="left"/>
          </w:pPr>
        </w:pPrChange>
      </w:pPr>
      <w:del w:id="473" w:author="Chen Heller" w:date="2023-07-31T18:09:00Z">
        <w:r w:rsidDel="00061554">
          <w:br w:type="page"/>
        </w:r>
      </w:del>
    </w:p>
    <w:p w14:paraId="31C457C0" w14:textId="6C9F73E3" w:rsidR="003D0BDD" w:rsidDel="00061554" w:rsidRDefault="003D0BDD" w:rsidP="008B6FEA">
      <w:pPr>
        <w:rPr>
          <w:del w:id="474" w:author="Chen Heller" w:date="2023-07-31T18:10:00Z"/>
        </w:rPr>
        <w:pPrChange w:id="475" w:author="Chen Heller" w:date="2023-08-02T14:56:00Z">
          <w:pPr>
            <w:ind w:firstLine="0"/>
          </w:pPr>
        </w:pPrChange>
      </w:pPr>
    </w:p>
    <w:p w14:paraId="10D770A1" w14:textId="07551F08" w:rsidR="003D0BDD" w:rsidDel="00061554" w:rsidRDefault="003D0BDD" w:rsidP="008B6FEA">
      <w:pPr>
        <w:rPr>
          <w:del w:id="476" w:author="Chen Heller" w:date="2023-07-31T18:10:00Z"/>
        </w:rPr>
        <w:pPrChange w:id="477" w:author="Chen Heller" w:date="2023-08-02T14:56:00Z">
          <w:pPr>
            <w:ind w:firstLine="0"/>
          </w:pPr>
        </w:pPrChange>
      </w:pPr>
    </w:p>
    <w:p w14:paraId="50FA1A6B" w14:textId="76BF93A9" w:rsidR="00AB541D" w:rsidRDefault="00AB541D" w:rsidP="008B6FEA">
      <w:pPr>
        <w:pPrChange w:id="478" w:author="Chen Heller" w:date="2023-08-02T14:56:00Z">
          <w:pPr>
            <w:ind w:firstLine="0"/>
          </w:pPr>
        </w:pPrChange>
      </w:pPr>
    </w:p>
    <w:p w14:paraId="74245F29" w14:textId="3127940D" w:rsidR="00AB541D" w:rsidDel="00061554" w:rsidRDefault="00AB541D" w:rsidP="00AB541D">
      <w:pPr>
        <w:pStyle w:val="Caption"/>
        <w:keepNext/>
        <w:rPr>
          <w:del w:id="479" w:author="Chen Heller" w:date="2023-07-31T18:10:00Z"/>
        </w:rPr>
      </w:pPr>
    </w:p>
    <w:p w14:paraId="698FF9E6" w14:textId="593B604F" w:rsidR="004251C4" w:rsidDel="00061554" w:rsidRDefault="004251C4" w:rsidP="004251C4">
      <w:pPr>
        <w:keepNext/>
        <w:ind w:firstLine="0"/>
        <w:rPr>
          <w:del w:id="480" w:author="Chen Heller" w:date="2023-07-31T18:10:00Z"/>
        </w:rPr>
      </w:pPr>
    </w:p>
    <w:p w14:paraId="3AEEF847" w14:textId="4409C5E2" w:rsidR="0032528D" w:rsidRPr="00F204EE" w:rsidDel="00844E99" w:rsidRDefault="0032528D" w:rsidP="008E7395">
      <w:pPr>
        <w:pStyle w:val="TableFigure"/>
        <w:rPr>
          <w:del w:id="481" w:author="Chen Heller" w:date="2023-07-31T18:43:00Z"/>
        </w:rPr>
      </w:pPr>
      <w:bookmarkStart w:id="482" w:name="_Ref129683805"/>
      <w:bookmarkStart w:id="483" w:name="_Ref113906821"/>
      <w:del w:id="484" w:author="Chen Heller" w:date="2023-07-31T18:43:00Z">
        <w:r w:rsidRPr="00F204EE" w:rsidDel="00844E99">
          <w:delText xml:space="preserve">Figure </w:delText>
        </w:r>
      </w:del>
      <w:del w:id="485" w:author="Chen Heller" w:date="2023-07-31T17:46:00Z">
        <w:r w:rsidR="00760205" w:rsidDel="008A15B1">
          <w:rPr>
            <w:b w:val="0"/>
            <w:bCs w:val="0"/>
            <w:noProof/>
          </w:rPr>
          <w:fldChar w:fldCharType="begin"/>
        </w:r>
        <w:r w:rsidR="00760205" w:rsidDel="008A15B1">
          <w:rPr>
            <w:noProof/>
          </w:rPr>
          <w:delInstrText xml:space="preserve"> SEQ Figure \* ARABIC </w:delInstrText>
        </w:r>
        <w:r w:rsidR="00760205" w:rsidDel="008A15B1">
          <w:rPr>
            <w:b w:val="0"/>
            <w:bCs w:val="0"/>
            <w:noProof/>
          </w:rPr>
          <w:fldChar w:fldCharType="separate"/>
        </w:r>
        <w:r w:rsidR="00CA2A96" w:rsidRPr="00F204EE" w:rsidDel="008A15B1">
          <w:rPr>
            <w:noProof/>
          </w:rPr>
          <w:delText>3</w:delText>
        </w:r>
        <w:r w:rsidR="00760205" w:rsidDel="008A15B1">
          <w:rPr>
            <w:b w:val="0"/>
            <w:bCs w:val="0"/>
            <w:noProof/>
          </w:rPr>
          <w:fldChar w:fldCharType="end"/>
        </w:r>
      </w:del>
      <w:bookmarkEnd w:id="482"/>
    </w:p>
    <w:p w14:paraId="16C69F89" w14:textId="7DBF7BCB" w:rsidR="001E7631" w:rsidRPr="00DC2E73" w:rsidDel="00844E99" w:rsidRDefault="00B61217" w:rsidP="001E7631">
      <w:pPr>
        <w:ind w:firstLine="0"/>
        <w:rPr>
          <w:del w:id="486" w:author="Chen Heller" w:date="2023-07-31T18:43:00Z"/>
        </w:rPr>
      </w:pPr>
      <w:del w:id="487" w:author="Chen Heller" w:date="2023-07-31T18:43:00Z">
        <w:r w:rsidDel="00844E99">
          <w:rPr>
            <w:i/>
            <w:iCs/>
          </w:rPr>
          <w:delText xml:space="preserve">Reaching </w:delText>
        </w:r>
        <w:r w:rsidR="001E7631" w:rsidDel="00844E99">
          <w:rPr>
            <w:i/>
            <w:iCs/>
          </w:rPr>
          <w:delText xml:space="preserve">Trajectories </w:delText>
        </w:r>
        <w:r w:rsidDel="00844E99">
          <w:rPr>
            <w:i/>
            <w:iCs/>
          </w:rPr>
          <w:delText xml:space="preserve">from </w:delText>
        </w:r>
        <w:r w:rsidR="001E7631" w:rsidDel="00844E99">
          <w:rPr>
            <w:i/>
            <w:iCs/>
          </w:rPr>
          <w:delText xml:space="preserve">Two </w:delText>
        </w:r>
        <w:r w:rsidR="003A3339" w:rsidDel="00844E99">
          <w:rPr>
            <w:i/>
            <w:iCs/>
          </w:rPr>
          <w:delText xml:space="preserve">Example </w:delText>
        </w:r>
        <w:r w:rsidR="001E7631" w:rsidDel="00844E99">
          <w:rPr>
            <w:i/>
            <w:iCs/>
          </w:rPr>
          <w:delText>Participants</w:delText>
        </w:r>
      </w:del>
    </w:p>
    <w:p w14:paraId="5CE30BCE" w14:textId="4CBF9022" w:rsidR="001E7631" w:rsidDel="003F1CBA" w:rsidRDefault="001E7631" w:rsidP="00FA2C9B">
      <w:pPr>
        <w:ind w:firstLine="0"/>
        <w:rPr>
          <w:del w:id="488" w:author="Chen Heller" w:date="2023-07-31T18:43:00Z"/>
        </w:rPr>
      </w:pPr>
      <w:del w:id="489" w:author="Chen Heller" w:date="2023-07-31T15:08:00Z">
        <w:r w:rsidRPr="009B002C" w:rsidDel="00FA2C9B">
          <w:rPr>
            <w:i/>
            <w:iCs/>
            <w:noProof/>
          </w:rPr>
          <mc:AlternateContent>
            <mc:Choice Requires="wps">
              <w:drawing>
                <wp:anchor distT="45720" distB="45720" distL="114300" distR="114300" simplePos="0" relativeHeight="251660288" behindDoc="0" locked="0" layoutInCell="1" allowOverlap="1" wp14:anchorId="3D8C8D8D" wp14:editId="1745DA54">
                  <wp:simplePos x="0" y="0"/>
                  <wp:positionH relativeFrom="column">
                    <wp:posOffset>3770986</wp:posOffset>
                  </wp:positionH>
                  <wp:positionV relativeFrom="paragraph">
                    <wp:posOffset>47549</wp:posOffset>
                  </wp:positionV>
                  <wp:extent cx="1191895" cy="270510"/>
                  <wp:effectExtent l="0" t="0" r="8255"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70510"/>
                          </a:xfrm>
                          <a:prstGeom prst="rect">
                            <a:avLst/>
                          </a:prstGeom>
                          <a:solidFill>
                            <a:srgbClr val="FFFFFF"/>
                          </a:solidFill>
                          <a:ln w="9525">
                            <a:noFill/>
                            <a:miter lim="800000"/>
                            <a:headEnd/>
                            <a:tailEnd/>
                          </a:ln>
                        </wps:spPr>
                        <wps:txbx>
                          <w:txbxContent>
                            <w:p w14:paraId="5B575C97" w14:textId="77777777" w:rsidR="005D4A99" w:rsidRPr="005120C7" w:rsidRDefault="005D4A99" w:rsidP="001E7631">
                              <w:pPr>
                                <w:ind w:firstLine="0"/>
                                <w:jc w:val="center"/>
                                <w:rPr>
                                  <w:rFonts w:asciiTheme="minorHAnsi" w:hAnsiTheme="minorHAnsi" w:cstheme="minorHAnsi"/>
                                  <w:b/>
                                  <w:bCs/>
                                </w:rPr>
                              </w:pPr>
                              <w:r w:rsidRPr="005120C7">
                                <w:rPr>
                                  <w:rFonts w:asciiTheme="minorHAnsi" w:hAnsiTheme="minorHAnsi" w:cstheme="minorHAnsi"/>
                                  <w:b/>
                                  <w:bCs/>
                                </w:rPr>
                                <w:t xml:space="preserve">Participant </w:t>
                              </w:r>
                              <w:r>
                                <w:rPr>
                                  <w:rFonts w:asciiTheme="minorHAnsi" w:hAnsiTheme="minorHAnsi" w:cstheme="minorHAnsi"/>
                                  <w:b/>
                                  <w:bC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8C8D8D" id="_x0000_t202" coordsize="21600,21600" o:spt="202" path="m,l,21600r21600,l21600,xe">
                  <v:stroke joinstyle="miter"/>
                  <v:path gradientshapeok="t" o:connecttype="rect"/>
                </v:shapetype>
                <v:shape id="Text Box 2" o:spid="_x0000_s1026" type="#_x0000_t202" style="position:absolute;left:0;text-align:left;margin-left:296.95pt;margin-top:3.75pt;width:93.85pt;height:21.3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" stroked="f">
                  <v:textbox>
                    <w:txbxContent>
                      <w:p w14:paraId="5B575C97" w14:textId="77777777" w:rsidR="005D4A99" w:rsidRPr="005120C7" w:rsidRDefault="005D4A99" w:rsidP="001E7631">
                        <w:pPr>
                          <w:ind w:firstLine="0"/>
                          <w:jc w:val="center"/>
                          <w:rPr>
                            <w:rFonts w:asciiTheme="minorHAnsi" w:hAnsiTheme="minorHAnsi" w:cstheme="minorHAnsi"/>
                            <w:b/>
                            <w:bCs/>
                          </w:rPr>
                        </w:pPr>
                        <w:r w:rsidRPr="005120C7">
                          <w:rPr>
                            <w:rFonts w:asciiTheme="minorHAnsi" w:hAnsiTheme="minorHAnsi" w:cstheme="minorHAnsi"/>
                            <w:b/>
                            <w:bCs/>
                          </w:rPr>
                          <w:t xml:space="preserve">Participant </w:t>
                        </w:r>
                        <w:r>
                          <w:rPr>
                            <w:rFonts w:asciiTheme="minorHAnsi" w:hAnsiTheme="minorHAnsi" w:cstheme="minorHAnsi"/>
                            <w:b/>
                            <w:bCs/>
                          </w:rPr>
                          <w:t>2</w:t>
                        </w:r>
                      </w:p>
                    </w:txbxContent>
                  </v:textbox>
                </v:shape>
              </w:pict>
            </mc:Fallback>
          </mc:AlternateContent>
        </w:r>
        <w:r w:rsidRPr="009B002C" w:rsidDel="00FA2C9B">
          <w:rPr>
            <w:i/>
            <w:iCs/>
            <w:noProof/>
          </w:rPr>
          <mc:AlternateContent>
            <mc:Choice Requires="wps">
              <w:drawing>
                <wp:anchor distT="45720" distB="45720" distL="114300" distR="114300" simplePos="0" relativeHeight="251659264" behindDoc="0" locked="0" layoutInCell="1" allowOverlap="1" wp14:anchorId="49097EEB" wp14:editId="5EAAD51B">
                  <wp:simplePos x="0" y="0"/>
                  <wp:positionH relativeFrom="column">
                    <wp:posOffset>918058</wp:posOffset>
                  </wp:positionH>
                  <wp:positionV relativeFrom="paragraph">
                    <wp:posOffset>47549</wp:posOffset>
                  </wp:positionV>
                  <wp:extent cx="1191895" cy="270510"/>
                  <wp:effectExtent l="0" t="0" r="825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70510"/>
                          </a:xfrm>
                          <a:prstGeom prst="rect">
                            <a:avLst/>
                          </a:prstGeom>
                          <a:solidFill>
                            <a:srgbClr val="FFFFFF"/>
                          </a:solidFill>
                          <a:ln w="9525">
                            <a:noFill/>
                            <a:miter lim="800000"/>
                            <a:headEnd/>
                            <a:tailEnd/>
                          </a:ln>
                        </wps:spPr>
                        <wps:txbx>
                          <w:txbxContent>
                            <w:p w14:paraId="4187EE1D" w14:textId="77777777" w:rsidR="005D4A99" w:rsidRPr="005120C7" w:rsidRDefault="005D4A99" w:rsidP="001E7631">
                              <w:pPr>
                                <w:ind w:firstLine="0"/>
                                <w:jc w:val="center"/>
                                <w:rPr>
                                  <w:rFonts w:asciiTheme="minorHAnsi" w:hAnsiTheme="minorHAnsi" w:cstheme="minorHAnsi"/>
                                  <w:b/>
                                  <w:bCs/>
                                </w:rPr>
                              </w:pPr>
                              <w:r w:rsidRPr="005120C7">
                                <w:rPr>
                                  <w:rFonts w:asciiTheme="minorHAnsi" w:hAnsiTheme="minorHAnsi" w:cstheme="minorHAnsi"/>
                                  <w:b/>
                                  <w:bCs/>
                                </w:rPr>
                                <w:t>Participant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97EEB" id="_x0000_s1027" type="#_x0000_t202" style="position:absolute;left:0;text-align:left;margin-left:72.3pt;margin-top:3.75pt;width:93.85pt;height:21.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" stroked="f">
                  <v:textbox>
                    <w:txbxContent>
                      <w:p w14:paraId="4187EE1D" w14:textId="77777777" w:rsidR="005D4A99" w:rsidRPr="005120C7" w:rsidRDefault="005D4A99" w:rsidP="001E7631">
                        <w:pPr>
                          <w:ind w:firstLine="0"/>
                          <w:jc w:val="center"/>
                          <w:rPr>
                            <w:rFonts w:asciiTheme="minorHAnsi" w:hAnsiTheme="minorHAnsi" w:cstheme="minorHAnsi"/>
                            <w:b/>
                            <w:bCs/>
                          </w:rPr>
                        </w:pPr>
                        <w:r w:rsidRPr="005120C7">
                          <w:rPr>
                            <w:rFonts w:asciiTheme="minorHAnsi" w:hAnsiTheme="minorHAnsi" w:cstheme="minorHAnsi"/>
                            <w:b/>
                            <w:bCs/>
                          </w:rPr>
                          <w:t>Participant 1</w:t>
                        </w:r>
                      </w:p>
                    </w:txbxContent>
                  </v:textbox>
                </v:shape>
              </w:pict>
            </mc:Fallback>
          </mc:AlternateContent>
        </w:r>
        <w:r w:rsidRPr="000C2C03" w:rsidDel="00FA2C9B">
          <w:rPr>
            <w:noProof/>
          </w:rPr>
          <w:drawing>
            <wp:inline distT="0" distB="0" distL="0" distR="0" wp14:anchorId="7CF7E85A" wp14:editId="3DF038EA">
              <wp:extent cx="5880714" cy="47022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293" t="792" r="33480" b="7034"/>
                      <a:stretch/>
                    </pic:blipFill>
                    <pic:spPr bwMode="auto">
                      <a:xfrm>
                        <a:off x="0" y="0"/>
                        <a:ext cx="5886709" cy="4707054"/>
                      </a:xfrm>
                      <a:prstGeom prst="rect">
                        <a:avLst/>
                      </a:prstGeom>
                      <a:noFill/>
                      <a:ln>
                        <a:noFill/>
                      </a:ln>
                      <a:extLst>
                        <a:ext uri="{53640926-AAD7-44D8-BBD7-CCE9431645EC}">
                          <a14:shadowObscured xmlns:a14="http://schemas.microsoft.com/office/drawing/2010/main"/>
                        </a:ext>
                      </a:extLst>
                    </pic:spPr>
                  </pic:pic>
                </a:graphicData>
              </a:graphic>
            </wp:inline>
          </w:drawing>
        </w:r>
      </w:del>
    </w:p>
    <w:p w14:paraId="5E18CEEC" w14:textId="6754339B" w:rsidR="001E7631" w:rsidDel="003F1CBA" w:rsidRDefault="001E7631" w:rsidP="001E7631">
      <w:pPr>
        <w:ind w:firstLine="0"/>
        <w:rPr>
          <w:del w:id="490" w:author="Chen Heller" w:date="2023-07-31T18:43:00Z"/>
          <w:i/>
          <w:iCs/>
        </w:rPr>
      </w:pPr>
      <w:del w:id="491" w:author="Chen Heller" w:date="2023-07-31T18:43:00Z">
        <w:r w:rsidRPr="00974A4E" w:rsidDel="003F1CBA">
          <w:rPr>
            <w:i/>
            <w:iCs/>
          </w:rPr>
          <w:delText>Note.</w:delText>
        </w:r>
        <w:r w:rsidDel="003F1CBA">
          <w:delText xml:space="preserve"> Reaching trajectories of valid trials. The trajectories here are not normalized within participant</w:delText>
        </w:r>
        <w:r w:rsidR="003A3339" w:rsidDel="003F1CBA">
          <w:delText>. T</w:delText>
        </w:r>
        <w:r w:rsidDel="003F1CBA">
          <w:delText>hin lines represent single trials while thick lines are the averages</w:delText>
        </w:r>
      </w:del>
      <w:del w:id="492" w:author="Chen Heller" w:date="2023-07-31T15:09:00Z">
        <w:r w:rsidDel="001D7F78">
          <w:delText>. (a,c) Belong to participant 53 while (b, d) belong to participant 59.</w:delText>
        </w:r>
      </w:del>
    </w:p>
    <w:p w14:paraId="4D6F6DBF" w14:textId="04A5F4A9" w:rsidR="001E7631" w:rsidRDefault="001E7631" w:rsidP="00D42973">
      <w:pPr>
        <w:pStyle w:val="FigureNumber"/>
        <w:pPrChange w:id="493" w:author="Chen Heller" w:date="2023-08-02T15:24:00Z">
          <w:pPr>
            <w:pStyle w:val="TableFigure"/>
          </w:pPr>
        </w:pPrChange>
      </w:pPr>
      <w:bookmarkStart w:id="494" w:name="_Ref141723683"/>
      <w:bookmarkStart w:id="495" w:name="_Ref134432967"/>
      <w:r w:rsidRPr="007C71AC">
        <w:t>Figure</w:t>
      </w:r>
      <w:r w:rsidRPr="002C7A24">
        <w:t xml:space="preserve"> </w:t>
      </w:r>
      <w:bookmarkStart w:id="496" w:name="_Ref134432250"/>
      <w:ins w:id="497" w:author="Chen Heller" w:date="2023-07-31T17:46:00Z">
        <w:r w:rsidR="008A15B1">
          <w:fldChar w:fldCharType="begin"/>
        </w:r>
        <w:r w:rsidR="008A15B1">
          <w:instrText xml:space="preserve"> SEQ Figure \* ARABIC </w:instrText>
        </w:r>
      </w:ins>
      <w:r w:rsidR="008A15B1">
        <w:fldChar w:fldCharType="separate"/>
      </w:r>
      <w:ins w:id="498" w:author="Chen Heller" w:date="2023-07-31T17:46:00Z">
        <w:r w:rsidR="008A15B1">
          <w:rPr>
            <w:noProof/>
          </w:rPr>
          <w:t>4</w:t>
        </w:r>
        <w:r w:rsidR="008A15B1">
          <w:fldChar w:fldCharType="end"/>
        </w:r>
      </w:ins>
      <w:bookmarkEnd w:id="494"/>
      <w:del w:id="499" w:author="Chen Heller" w:date="2023-07-31T17:46:00Z">
        <w:r w:rsidRPr="002C7A24" w:rsidDel="008A15B1">
          <w:fldChar w:fldCharType="begin"/>
        </w:r>
        <w:r w:rsidRPr="002C7A24" w:rsidDel="008A15B1">
          <w:delInstrText xml:space="preserve"> SEQ Figure \* ARABIC </w:delInstrText>
        </w:r>
        <w:r w:rsidRPr="002C7A24" w:rsidDel="008A15B1">
          <w:fldChar w:fldCharType="separate"/>
        </w:r>
        <w:r w:rsidRPr="002C7A24" w:rsidDel="008A15B1">
          <w:rPr>
            <w:noProof/>
          </w:rPr>
          <w:delText>4</w:delText>
        </w:r>
        <w:r w:rsidRPr="002C7A24" w:rsidDel="008A15B1">
          <w:fldChar w:fldCharType="end"/>
        </w:r>
      </w:del>
      <w:bookmarkEnd w:id="495"/>
      <w:bookmarkEnd w:id="496"/>
    </w:p>
    <w:p w14:paraId="505F5538" w14:textId="73F873EA" w:rsidR="007C71AC" w:rsidRPr="00FE453D" w:rsidRDefault="007C71AC" w:rsidP="00D42973">
      <w:pPr>
        <w:pStyle w:val="FigureHeader"/>
        <w:pPrChange w:id="500" w:author="Chen Heller" w:date="2023-08-02T15:24:00Z">
          <w:pPr>
            <w:pStyle w:val="Caption"/>
            <w:spacing w:line="480" w:lineRule="auto"/>
          </w:pPr>
        </w:pPrChange>
      </w:pPr>
      <w:del w:id="501" w:author="Chen Heller" w:date="2023-07-31T16:47:00Z">
        <w:r w:rsidRPr="008E7395" w:rsidDel="005D0FA8">
          <w:delText>Time-Dependent Results</w:delText>
        </w:r>
      </w:del>
      <w:ins w:id="502" w:author="Chen Heller" w:date="2023-07-31T16:47:00Z">
        <w:r w:rsidR="005D0FA8">
          <w:t>Results of the Exploratory Analysis</w:t>
        </w:r>
      </w:ins>
    </w:p>
    <w:p w14:paraId="74551909" w14:textId="6672F103" w:rsidR="007C71AC" w:rsidRDefault="00C41AFA" w:rsidP="00C41AFA">
      <w:pPr>
        <w:ind w:firstLine="0"/>
      </w:pPr>
      <w:ins w:id="503" w:author="Chen Heller" w:date="2023-07-31T19:17:00Z">
        <w:r w:rsidRPr="00C41AFA">
          <w:rPr>
            <w:noProof/>
          </w:rPr>
          <w:drawing>
            <wp:inline distT="0" distB="0" distL="0" distR="0" wp14:anchorId="621BA7FB" wp14:editId="1CAF6D92">
              <wp:extent cx="5578475" cy="2412571"/>
              <wp:effectExtent l="0" t="0" r="0" b="6985"/>
              <wp:docPr id="5" name="Picture 4">
                <a:extLst xmlns:a="http://schemas.openxmlformats.org/drawingml/2006/main">
                  <a:ext uri="{FF2B5EF4-FFF2-40B4-BE49-F238E27FC236}">
                    <a16:creationId xmlns:a16="http://schemas.microsoft.com/office/drawing/2014/main" id="{DE16C117-B819-C7A4-69DF-143F037992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E16C117-B819-C7A4-69DF-143F037992D1}"/>
                          </a:ext>
                        </a:extLst>
                      </pic:cNvPr>
                      <pic:cNvPicPr>
                        <a:picLocks noChangeAspect="1"/>
                      </pic:cNvPicPr>
                    </pic:nvPicPr>
                    <pic:blipFill rotWithShape="1">
                      <a:blip r:embed="rId17"/>
                      <a:srcRect l="8106" t="2324" r="36997" b="50000"/>
                      <a:stretch/>
                    </pic:blipFill>
                    <pic:spPr>
                      <a:xfrm>
                        <a:off x="0" y="0"/>
                        <a:ext cx="5589429" cy="2417308"/>
                      </a:xfrm>
                      <a:prstGeom prst="rect">
                        <a:avLst/>
                      </a:prstGeom>
                    </pic:spPr>
                  </pic:pic>
                </a:graphicData>
              </a:graphic>
            </wp:inline>
          </w:drawing>
        </w:r>
      </w:ins>
      <w:del w:id="504" w:author="Chen Heller" w:date="2023-07-31T19:17:00Z">
        <w:r w:rsidR="006B5CE3" w:rsidRPr="006B5CE3" w:rsidDel="00C41AFA">
          <w:rPr>
            <w:noProof/>
          </w:rPr>
          <w:drawing>
            <wp:inline distT="0" distB="0" distL="0" distR="0" wp14:anchorId="1D7D1E2B" wp14:editId="6294EC82">
              <wp:extent cx="5928303" cy="2378997"/>
              <wp:effectExtent l="0" t="0" r="0" b="2540"/>
              <wp:docPr id="93146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179" t="3397" r="37089" b="53122"/>
                      <a:stretch/>
                    </pic:blipFill>
                    <pic:spPr bwMode="auto">
                      <a:xfrm>
                        <a:off x="0" y="0"/>
                        <a:ext cx="5944822" cy="2385626"/>
                      </a:xfrm>
                      <a:prstGeom prst="rect">
                        <a:avLst/>
                      </a:prstGeom>
                      <a:noFill/>
                      <a:ln>
                        <a:noFill/>
                      </a:ln>
                      <a:extLst>
                        <a:ext uri="{53640926-AAD7-44D8-BBD7-CCE9431645EC}">
                          <a14:shadowObscured xmlns:a14="http://schemas.microsoft.com/office/drawing/2010/main"/>
                        </a:ext>
                      </a:extLst>
                    </pic:spPr>
                  </pic:pic>
                </a:graphicData>
              </a:graphic>
            </wp:inline>
          </w:drawing>
        </w:r>
      </w:del>
    </w:p>
    <w:p w14:paraId="04D356A0" w14:textId="6688C272" w:rsidR="007C71AC" w:rsidRPr="002C7A24" w:rsidRDefault="007C71AC" w:rsidP="00F34753">
      <w:pPr>
        <w:pStyle w:val="Caption"/>
        <w:rPr>
          <w:b/>
          <w:bCs/>
          <w:i/>
          <w:iCs/>
        </w:rPr>
        <w:pPrChange w:id="505" w:author="Chen Heller" w:date="2023-08-02T15:25:00Z">
          <w:pPr>
            <w:ind w:firstLine="0"/>
          </w:pPr>
        </w:pPrChange>
      </w:pPr>
      <w:r w:rsidRPr="008E7395">
        <w:rPr>
          <w:i/>
          <w:iCs/>
        </w:rPr>
        <w:t>Note.</w:t>
      </w:r>
      <w:r w:rsidRPr="005C2BDD">
        <w:t xml:space="preserve"> </w:t>
      </w:r>
      <w:r>
        <w:t xml:space="preserve">Time-dependent </w:t>
      </w:r>
      <w:r w:rsidR="0007391E">
        <w:t xml:space="preserve">x-coordinates </w:t>
      </w:r>
      <w:r>
        <w:t>and implied endpoint. Instead of normalizing the trajectories to the Z-axis, valid trials were trimmed to 340</w:t>
      </w:r>
      <w:r w:rsidR="003A3339">
        <w:t xml:space="preserve"> </w:t>
      </w:r>
      <w:proofErr w:type="spellStart"/>
      <w:r>
        <w:t>ms</w:t>
      </w:r>
      <w:proofErr w:type="spellEnd"/>
      <w:r>
        <w:t xml:space="preserve"> and then averaged across participants. The shaded areas mark the </w:t>
      </w:r>
      <w:r w:rsidR="006B5CE3">
        <w:t>CI</w:t>
      </w:r>
      <w:r>
        <w:t xml:space="preserve"> while grey rectangles highlight the time range where a significant difference between the conditions was detected using the permutation and clustering procedure.</w:t>
      </w:r>
      <w:del w:id="506" w:author="zeev" w:date="2023-07-25T17:39:00Z">
        <w:r w:rsidDel="00EA3DB9">
          <w:delText>*</w:delText>
        </w:r>
      </w:del>
      <w:r>
        <w:t xml:space="preserve"> The first 100</w:t>
      </w:r>
      <w:r w:rsidR="003A3339">
        <w:t xml:space="preserve"> </w:t>
      </w:r>
      <w:proofErr w:type="spellStart"/>
      <w:r>
        <w:t>ms</w:t>
      </w:r>
      <w:proofErr w:type="spellEnd"/>
      <w:r>
        <w:t xml:space="preserve"> of the implied endpoint figure indicate participants tended to initiate their movement towards the left. This outcome may be attributed to a motor artifact caused by positioning the right reaching arm near the center of the body.</w:t>
      </w:r>
    </w:p>
    <w:p w14:paraId="55FBFF55" w14:textId="4AA0B1F7" w:rsidR="002C7A24" w:rsidRPr="002C7A24" w:rsidDel="00044A71" w:rsidRDefault="002C7A24" w:rsidP="008E7395">
      <w:pPr>
        <w:pStyle w:val="TableFigure"/>
        <w:rPr>
          <w:del w:id="507" w:author="Chen Heller" w:date="2023-07-31T18:54:00Z"/>
        </w:rPr>
      </w:pPr>
      <w:bookmarkStart w:id="508" w:name="_Ref134432975"/>
      <w:bookmarkEnd w:id="483"/>
      <w:commentRangeStart w:id="509"/>
      <w:commentRangeStart w:id="510"/>
      <w:del w:id="511" w:author="Chen Heller" w:date="2023-07-31T18:54:00Z">
        <w:r w:rsidRPr="00E46BEB" w:rsidDel="00044A71">
          <w:lastRenderedPageBreak/>
          <w:delText>Figure</w:delText>
        </w:r>
        <w:r w:rsidRPr="002C7A24" w:rsidDel="00044A71">
          <w:delText xml:space="preserve"> </w:delText>
        </w:r>
      </w:del>
      <w:del w:id="512" w:author="Chen Heller" w:date="2023-07-31T17:46:00Z">
        <w:r w:rsidR="00760205" w:rsidDel="008A15B1">
          <w:rPr>
            <w:b w:val="0"/>
            <w:bCs w:val="0"/>
          </w:rPr>
          <w:fldChar w:fldCharType="begin"/>
        </w:r>
        <w:r w:rsidR="00760205" w:rsidDel="008A15B1">
          <w:delInstrText xml:space="preserve"> SEQ Figure \* ARABIC </w:delInstrText>
        </w:r>
        <w:r w:rsidR="00760205" w:rsidDel="008A15B1">
          <w:rPr>
            <w:b w:val="0"/>
            <w:bCs w:val="0"/>
          </w:rPr>
          <w:fldChar w:fldCharType="separate"/>
        </w:r>
        <w:r w:rsidRPr="008E7395" w:rsidDel="008A15B1">
          <w:delText>5</w:delText>
        </w:r>
        <w:r w:rsidR="00760205" w:rsidDel="008A15B1">
          <w:rPr>
            <w:b w:val="0"/>
            <w:bCs w:val="0"/>
          </w:rPr>
          <w:fldChar w:fldCharType="end"/>
        </w:r>
      </w:del>
      <w:bookmarkEnd w:id="508"/>
    </w:p>
    <w:p w14:paraId="45F82470" w14:textId="6C6D7FF2" w:rsidR="007C71AC" w:rsidRPr="00FE453D" w:rsidDel="00044A71" w:rsidRDefault="007C71AC" w:rsidP="008E7395">
      <w:pPr>
        <w:ind w:firstLine="0"/>
        <w:rPr>
          <w:del w:id="513" w:author="Chen Heller" w:date="2023-07-31T18:54:00Z"/>
        </w:rPr>
      </w:pPr>
      <w:del w:id="514" w:author="Chen Heller" w:date="2023-07-31T18:54:00Z">
        <w:r w:rsidRPr="008E7395" w:rsidDel="00044A71">
          <w:rPr>
            <w:i/>
            <w:iCs/>
          </w:rPr>
          <w:delText xml:space="preserve">Results </w:delText>
        </w:r>
      </w:del>
      <w:del w:id="515" w:author="Chen Heller" w:date="2023-07-31T16:48:00Z">
        <w:r w:rsidRPr="008E7395" w:rsidDel="00C269F2">
          <w:rPr>
            <w:i/>
            <w:iCs/>
          </w:rPr>
          <w:delText xml:space="preserve">for </w:delText>
        </w:r>
      </w:del>
      <w:del w:id="516" w:author="Chen Heller" w:date="2023-07-31T18:54:00Z">
        <w:r w:rsidRPr="008E7395" w:rsidDel="00044A71">
          <w:rPr>
            <w:i/>
            <w:iCs/>
          </w:rPr>
          <w:delText xml:space="preserve">the </w:delText>
        </w:r>
      </w:del>
      <w:del w:id="517" w:author="Chen Heller" w:date="2023-07-31T16:48:00Z">
        <w:r w:rsidRPr="008E7395" w:rsidDel="00C269F2">
          <w:rPr>
            <w:i/>
            <w:iCs/>
          </w:rPr>
          <w:delText>Space-Normalized Trajectories</w:delText>
        </w:r>
        <w:commentRangeEnd w:id="509"/>
        <w:r w:rsidR="003A3339" w:rsidDel="00C269F2">
          <w:rPr>
            <w:rStyle w:val="CommentReference"/>
          </w:rPr>
          <w:commentReference w:id="509"/>
        </w:r>
      </w:del>
      <w:commentRangeEnd w:id="510"/>
      <w:r w:rsidR="00BF33B1">
        <w:rPr>
          <w:rStyle w:val="CommentReference"/>
        </w:rPr>
        <w:commentReference w:id="510"/>
      </w:r>
    </w:p>
    <w:p w14:paraId="5B9AB780" w14:textId="689DF60D" w:rsidR="007C71AC" w:rsidDel="007C65B8" w:rsidRDefault="007C71AC" w:rsidP="007C71AC">
      <w:pPr>
        <w:pStyle w:val="Caption"/>
        <w:rPr>
          <w:del w:id="518" w:author="Chen Heller" w:date="2023-07-31T16:46:00Z"/>
        </w:rPr>
      </w:pPr>
      <w:del w:id="519" w:author="Chen Heller" w:date="2023-07-31T16:46:00Z">
        <w:r w:rsidRPr="00821BDB" w:rsidDel="007C65B8">
          <w:rPr>
            <w:noProof/>
          </w:rPr>
          <w:delText xml:space="preserve"> </w:delText>
        </w:r>
        <w:r w:rsidRPr="006E380F" w:rsidDel="007C65B8">
          <w:rPr>
            <w:noProof/>
            <w:color w:val="44546A" w:themeColor="text2"/>
          </w:rPr>
          <w:drawing>
            <wp:inline distT="0" distB="0" distL="0" distR="0" wp14:anchorId="665BE872" wp14:editId="3B4FEF1E">
              <wp:extent cx="5885078" cy="397052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616" t="1218" r="24794" b="9840"/>
                      <a:stretch/>
                    </pic:blipFill>
                    <pic:spPr bwMode="auto">
                      <a:xfrm>
                        <a:off x="0" y="0"/>
                        <a:ext cx="5896755" cy="3978403"/>
                      </a:xfrm>
                      <a:prstGeom prst="rect">
                        <a:avLst/>
                      </a:prstGeom>
                      <a:noFill/>
                      <a:ln>
                        <a:noFill/>
                      </a:ln>
                      <a:extLst>
                        <a:ext uri="{53640926-AAD7-44D8-BBD7-CCE9431645EC}">
                          <a14:shadowObscured xmlns:a14="http://schemas.microsoft.com/office/drawing/2010/main"/>
                        </a:ext>
                      </a:extLst>
                    </pic:spPr>
                  </pic:pic>
                </a:graphicData>
              </a:graphic>
            </wp:inline>
          </w:drawing>
        </w:r>
      </w:del>
    </w:p>
    <w:p w14:paraId="1C135DF6" w14:textId="68DC24DC" w:rsidR="00B14F9D" w:rsidRPr="001C0104" w:rsidDel="00044A71" w:rsidRDefault="007C71AC" w:rsidP="008E7395">
      <w:pPr>
        <w:ind w:firstLine="0"/>
        <w:rPr>
          <w:del w:id="520" w:author="Chen Heller" w:date="2023-07-31T18:55:00Z"/>
        </w:rPr>
      </w:pPr>
      <w:del w:id="521" w:author="Chen Heller" w:date="2023-07-31T18:54:00Z">
        <w:r w:rsidRPr="008E7395" w:rsidDel="00044A71">
          <w:rPr>
            <w:i/>
            <w:iCs/>
          </w:rPr>
          <w:delText>Note.</w:delText>
        </w:r>
        <w:r w:rsidDel="00044A71">
          <w:delText xml:space="preserve"> a) Reaching trajectories in valid trials</w:delText>
        </w:r>
      </w:del>
      <w:del w:id="522" w:author="Chen Heller" w:date="2023-07-31T18:06:00Z">
        <w:r w:rsidDel="00783424">
          <w:delText xml:space="preserve"> </w:delText>
        </w:r>
      </w:del>
      <w:del w:id="523" w:author="Chen Heller" w:date="2023-07-31T18:54:00Z">
        <w:r w:rsidDel="00044A71">
          <w:delText xml:space="preserve">, averaged across participants. Shaded areas are the standard error (SE). (b-f) </w:delText>
        </w:r>
        <w:r w:rsidR="00770D38" w:rsidDel="00044A71">
          <w:delText xml:space="preserve">Results of the different measures taken in the experiments. </w:delText>
        </w:r>
        <w:r w:rsidDel="00044A71">
          <w:delText xml:space="preserve">Dots </w:delText>
        </w:r>
        <w:r w:rsidR="00770D38" w:rsidDel="00044A71">
          <w:delText xml:space="preserve">represent </w:delText>
        </w:r>
        <w:r w:rsidDel="00044A71">
          <w:delText xml:space="preserve">single-participant averages across valid trials, while the red/blue horizontal lines </w:delText>
        </w:r>
        <w:r w:rsidR="00770D38" w:rsidDel="00044A71">
          <w:delText xml:space="preserve">depict </w:delText>
        </w:r>
        <w:r w:rsidDel="00044A71">
          <w:delText>the average of all participants. Black error bars symbolize the SE</w:delText>
        </w:r>
        <w:r w:rsidR="00BA4C40" w:rsidDel="00044A71">
          <w:delText xml:space="preserve"> (used here instead of CI since some of the variables did not distribute normally)</w:delText>
        </w:r>
        <w:r w:rsidDel="00044A71">
          <w:delText>. Full/dashed grey lines represent a numerical incline/decline (respectively) between the congruent and incongruent conditions</w:delText>
        </w:r>
        <w:r w:rsidRPr="00F3771A" w:rsidDel="00044A71">
          <w:delText>.</w:delText>
        </w:r>
        <w:r w:rsidR="003A3339" w:rsidDel="00044A71">
          <w:delText xml:space="preserve"> Measures in the figure were not normalized within participant.</w:delText>
        </w:r>
      </w:del>
    </w:p>
    <w:p w14:paraId="0B7BE30B" w14:textId="390D9ADC" w:rsidR="00BA6169" w:rsidDel="00044A71" w:rsidRDefault="00BA6169" w:rsidP="00044A71">
      <w:pPr>
        <w:ind w:firstLine="0"/>
        <w:rPr>
          <w:del w:id="524" w:author="Chen Heller" w:date="2023-07-31T18:55:00Z"/>
        </w:rPr>
      </w:pPr>
    </w:p>
    <w:p w14:paraId="0950B412" w14:textId="0DBE75FB" w:rsidR="00E668B7" w:rsidRDefault="00E668B7" w:rsidP="006238E0">
      <w:pPr>
        <w:pStyle w:val="Heading2"/>
      </w:pPr>
      <w:bookmarkStart w:id="525" w:name="_Toc114485395"/>
      <w:r>
        <w:t>Discussion</w:t>
      </w:r>
      <w:bookmarkEnd w:id="525"/>
    </w:p>
    <w:p w14:paraId="60F8E191" w14:textId="737A80C8" w:rsidR="00463A29" w:rsidRDefault="00776072" w:rsidP="008B6FEA">
      <w:pPr>
        <w:pPrChange w:id="526" w:author="Chen Heller" w:date="2023-08-02T14:56:00Z">
          <w:pPr>
            <w:ind w:firstLine="0"/>
          </w:pPr>
        </w:pPrChange>
      </w:pPr>
      <w:r>
        <w:t>One of the key driving forces behind t</w:t>
      </w:r>
      <w:r w:rsidR="00595024">
        <w:t xml:space="preserve">he long-lasting debate about the extent of unconscious processing </w:t>
      </w:r>
      <w:r w:rsidR="009706FD">
        <w:fldChar w:fldCharType="begin"/>
      </w:r>
      <w:r w:rsidR="009E3917">
        <w:instrText xml:space="preserve"> ADDIN ZOTERO_ITEM CSL_CITATION {"citationID":"UQTtgVTC","properties":{"formattedCitation":"(Hassin, 2013; Hesselmann &amp; Moors, 2015; Michel, 2019; Mudrik &amp; Deouell, 2022; Peters et al., 2017)","plainCitation":"(Hassin, 2013; Hesselmann &amp; Moors, 2015; Michel, 2019; Mudrik &amp; Deouell, 2022;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969,"uris":["http://zotero.org/users/8275165/items/9FU2HF2V"],"itemData":{"id":969,"type":"article-journal","abstract":"The extent to which we are affected by perceptual input of which we are unaware is widely debated. By measuring neural responses to sensory stimulation, neuroscientific data could complement behavioral results with valuable evidence. Here we review neuroscientific findings of processing of high-level information, as well as interactions with attention and memory. Although the results are mixed, we find initial support for processing object categories and words, possibly to the semantic level, as well as emotional expressions. Robust neural evidence for face individuation and integration of sentences or scenes is lacking. Attention affects the processing of stimuli that are not consciously perceived, and such stimuli may exogenously but not endogenously capture attention when relevant, and be maintained in memory over time. Sources of inconsistency in the literature include variability in control for awareness as well as individual differences, calling for future studies that adopt stricter measures of awareness and probe multiple processes within subjects.","container-title":"Annual Review of Neuroscience","DOI":"10.1146/annurev-neuro-110920-033151","issue":"1","note":"_eprint: https://doi.org/10.1146/annurev-neuro-110920-033151\nPMID: 35803585","page":"403-423","source":"Annual Reviews","title":"Neuroscientific Evidence for Processing Without Awareness","volume":"45","author":[{"family":"Mudrik","given":"Liad"},{"family":"Deouell","given":"Leon Y."}],"issued":{"date-parts":[["2022"]]}}},{"id":365,"uris":["http://zotero.org/users/8275165/items/MMT5HLI9"],"itemData":{"id":365,"type":"article-journal","container-title":"Neuroscience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9E3917" w:rsidRPr="009E3917">
        <w:rPr>
          <w:rFonts w:ascii="Times New Roman" w:hAnsi="Times New Roman" w:cs="Times New Roman"/>
        </w:rPr>
        <w:t>(Hassin, 2013; Hesselmann &amp; Moors, 2015; Michel, 2019; Mudrik &amp; Deouell, 2022; Peters et al., 2017)</w:t>
      </w:r>
      <w:r w:rsidR="009706FD">
        <w:fldChar w:fldCharType="end"/>
      </w:r>
      <w:r>
        <w:t xml:space="preserve"> </w:t>
      </w:r>
      <w:r w:rsidR="007D0270">
        <w:t>pertains to the weak</w:t>
      </w:r>
      <w:r w:rsidR="00FF06FA">
        <w:t xml:space="preserve">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r w:rsidR="008922B7">
        <w:t>T</w:t>
      </w:r>
      <w:r w:rsidR="00A34CE5">
        <w:t>h</w:t>
      </w:r>
      <w:r w:rsidR="00CF0A6F">
        <w:t>e current</w:t>
      </w:r>
      <w:r w:rsidR="00883733">
        <w:t xml:space="preserve"> </w:t>
      </w:r>
      <w:r w:rsidR="002627AD">
        <w:t xml:space="preserve">study </w:t>
      </w:r>
      <w:r w:rsidR="00883733">
        <w:t xml:space="preserve">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r w:rsidR="0028261D">
        <w:t>motion t</w:t>
      </w:r>
      <w:r w:rsidR="00031717">
        <w:t>r</w:t>
      </w:r>
      <w:r w:rsidR="0028261D">
        <w:t>acking was introduced to a</w:t>
      </w:r>
      <w:r w:rsidR="006F7BC9">
        <w:t xml:space="preserve">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r w:rsidR="0028261D">
        <w:t xml:space="preserve">. This allowed </w:t>
      </w:r>
      <w:r w:rsidR="00031717">
        <w:t>tracking</w:t>
      </w:r>
      <w:r w:rsidR="0028261D">
        <w:t xml:space="preserve"> participants' reaching responses as they </w:t>
      </w:r>
      <w:r w:rsidR="00D12EAE">
        <w:t>perform</w:t>
      </w:r>
      <w:r w:rsidR="0028261D">
        <w:t>ed</w:t>
      </w:r>
      <w:r w:rsidR="00D12EAE">
        <w:t xml:space="preserve"> a semantic judgment (i.e., determine whether the word described a natural item or a man-made artifact) on a visible target word that </w:t>
      </w:r>
      <w:r w:rsidR="002A70C0">
        <w:t>was</w:t>
      </w:r>
      <w:r w:rsidR="00D12EAE">
        <w:t xml:space="preserve"> preceded by an invisible prime. </w:t>
      </w:r>
      <w:r w:rsidR="00297149">
        <w:t xml:space="preserve">To </w:t>
      </w:r>
      <w:r w:rsidR="00EB6DDD">
        <w:t xml:space="preserve">compare </w:t>
      </w:r>
      <w:r w:rsidR="002F0C9A">
        <w:t>reaching</w:t>
      </w:r>
      <w:r w:rsidR="00EB6DDD">
        <w:t>'s sensitivity to more prominent measures,</w:t>
      </w:r>
      <w:r w:rsidR="002F0C9A">
        <w:t xml:space="preserve"> </w:t>
      </w:r>
      <w:r w:rsidR="00753D28">
        <w:t xml:space="preserve">each participant completed </w:t>
      </w:r>
      <w:r w:rsidR="00EA11B7">
        <w:t>an addit</w:t>
      </w:r>
      <w:r w:rsidR="007F2D8B">
        <w:t>i</w:t>
      </w:r>
      <w:r w:rsidR="00EA11B7">
        <w:t xml:space="preserve">onal session </w:t>
      </w:r>
      <w:r w:rsidR="00753D28">
        <w:t xml:space="preserve">using </w:t>
      </w:r>
      <w:r w:rsidR="002B7D01">
        <w:t>keyboard</w:t>
      </w:r>
      <w:r w:rsidR="002F0C9A">
        <w:t xml:space="preserve"> responses</w:t>
      </w:r>
      <w:r w:rsidR="00ED6635">
        <w:t xml:space="preserve"> (session order counterbalanced)</w:t>
      </w:r>
      <w:r w:rsidR="00E3118B">
        <w:t>.</w:t>
      </w:r>
    </w:p>
    <w:p w14:paraId="4C2B4096" w14:textId="6E7DC44B" w:rsidR="00B00AED" w:rsidRDefault="00ED6635" w:rsidP="00982338">
      <w:r>
        <w:t>Irrespective of the measure used</w:t>
      </w:r>
      <w:r w:rsidR="00367808">
        <w:t>,</w:t>
      </w:r>
      <w:r w:rsidR="000434D9">
        <w:t xml:space="preserve"> a large congruency effect was found.</w:t>
      </w:r>
      <w:r w:rsidR="00956589">
        <w:t xml:space="preserve"> In the reaching session, presenting an incongruent prime biased the participant's response</w:t>
      </w:r>
      <w:r w:rsidR="004D1478">
        <w:t>s</w:t>
      </w:r>
      <w:r w:rsidR="00956589">
        <w:t xml:space="preserve"> towards the incorrect answer</w:t>
      </w:r>
      <w:r w:rsidR="00EC597B">
        <w:t xml:space="preserve">, resulting in </w:t>
      </w:r>
      <w:r w:rsidR="008F6F85">
        <w:t>average trajectories that curve towards the center of the screen.</w:t>
      </w:r>
      <w:r w:rsidR="00EC597B">
        <w:t xml:space="preserve"> </w:t>
      </w:r>
      <w:r w:rsidR="0000314A">
        <w:t xml:space="preserve">The area between these trajectories was smaller than </w:t>
      </w:r>
      <w:r w:rsidR="004D1478">
        <w:t xml:space="preserve">between the </w:t>
      </w:r>
      <w:r w:rsidR="00BE5A40">
        <w:t>congruent one</w:t>
      </w:r>
      <w:r w:rsidR="004D1478">
        <w:t>s</w:t>
      </w:r>
      <w:r w:rsidR="00BE5A40">
        <w:t xml:space="preserve">, </w:t>
      </w:r>
      <w:r w:rsidR="004D1478">
        <w:t>providing quantifiable evidence for the invisible prime's effect on movement.</w:t>
      </w:r>
      <w:r w:rsidR="00B7402F">
        <w:t xml:space="preserve"> </w:t>
      </w:r>
      <w:r w:rsidR="00793BE0">
        <w:t xml:space="preserve">Temporally, this effect can be placed approximately between </w:t>
      </w:r>
      <w:r w:rsidR="001A7C70">
        <w:t>150-340</w:t>
      </w:r>
      <w:r>
        <w:t xml:space="preserve"> </w:t>
      </w:r>
      <w:proofErr w:type="spellStart"/>
      <w:r w:rsidR="00793BE0">
        <w:t>ms</w:t>
      </w:r>
      <w:proofErr w:type="spellEnd"/>
      <w:r w:rsidR="00793BE0">
        <w:t xml:space="preserve"> post target presentation, as </w:t>
      </w:r>
      <w:r w:rsidR="00760775">
        <w:t xml:space="preserve">depicted </w:t>
      </w:r>
      <w:r w:rsidR="007E296B">
        <w:t>by</w:t>
      </w:r>
      <w:r w:rsidR="00793BE0">
        <w:t xml:space="preserve"> the implied endpoint </w:t>
      </w:r>
      <w:r w:rsidR="00760775">
        <w:t>measurements</w:t>
      </w:r>
      <w:r w:rsidR="00793BE0">
        <w:t xml:space="preserve"> (note however that this analysis should not be taken as evidence for the exact latency/offset of the effect; see </w:t>
      </w:r>
      <w:r w:rsidR="00793BE0">
        <w:fldChar w:fldCharType="begin"/>
      </w:r>
      <w:r w:rsidR="00793BE0">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793BE0">
        <w:fldChar w:fldCharType="separate"/>
      </w:r>
      <w:r w:rsidR="00793BE0" w:rsidRPr="005856CE">
        <w:rPr>
          <w:rFonts w:ascii="Times New Roman" w:hAnsi="Times New Roman" w:cs="Times New Roman"/>
        </w:rPr>
        <w:t>Sassenhagen &amp; Draschkow</w:t>
      </w:r>
      <w:r w:rsidR="00793BE0">
        <w:rPr>
          <w:rFonts w:ascii="Times New Roman" w:hAnsi="Times New Roman" w:cs="Times New Roman"/>
        </w:rPr>
        <w:t>,</w:t>
      </w:r>
      <w:r w:rsidR="00793BE0" w:rsidRPr="005856CE">
        <w:rPr>
          <w:rFonts w:ascii="Times New Roman" w:hAnsi="Times New Roman" w:cs="Times New Roman"/>
        </w:rPr>
        <w:t xml:space="preserve"> 2019</w:t>
      </w:r>
      <w:r w:rsidR="00793BE0">
        <w:fldChar w:fldCharType="end"/>
      </w:r>
      <w:r w:rsidR="00793BE0">
        <w:t xml:space="preserve">). </w:t>
      </w:r>
      <w:r w:rsidR="002F56E3">
        <w:t xml:space="preserve">The curved trajectories of the incongruent trials were longer than the congruent </w:t>
      </w:r>
      <w:r w:rsidR="00D50724">
        <w:t xml:space="preserve">trajectories and took longer to complete, </w:t>
      </w:r>
      <w:r w:rsidR="00BA028F">
        <w:t>reflecting the prime's interference with the participant's decision</w:t>
      </w:r>
      <w:r w:rsidR="00367808">
        <w:t>-</w:t>
      </w:r>
      <w:r w:rsidR="00BA028F">
        <w:t>making.</w:t>
      </w:r>
      <w:r w:rsidR="00B14D1C">
        <w:t xml:space="preserve"> </w:t>
      </w:r>
      <w:r w:rsidR="00A00E18">
        <w:t xml:space="preserve">The </w:t>
      </w:r>
      <w:r w:rsidR="00F17027">
        <w:t>result</w:t>
      </w:r>
      <w:r w:rsidR="00A00E18">
        <w:t>s</w:t>
      </w:r>
      <w:r w:rsidR="00F17027">
        <w:t xml:space="preserve"> go beyond </w:t>
      </w:r>
      <w:r w:rsidR="00F17027">
        <w:lastRenderedPageBreak/>
        <w:t xml:space="preserve">previous studies, as the current design included stringent awareness </w:t>
      </w:r>
      <w:r>
        <w:t>testing</w:t>
      </w:r>
      <w:r w:rsidR="00F17027">
        <w:t>, with trial</w:t>
      </w:r>
      <w:r w:rsidR="00367808">
        <w:t>-</w:t>
      </w:r>
      <w:r w:rsidR="00F17027">
        <w:t>by</w:t>
      </w:r>
      <w:r w:rsidR="00367808">
        <w:t>-</w:t>
      </w:r>
      <w:r w:rsidR="00F17027">
        <w:t>trial subjective and objective measures</w:t>
      </w:r>
      <w:r w:rsidR="0058425C">
        <w:t>, there</w:t>
      </w:r>
      <w:r>
        <w:t>by</w:t>
      </w:r>
      <w:r w:rsidR="0058425C">
        <w:t xml:space="preserve"> </w:t>
      </w:r>
      <w:r w:rsidR="00145D62">
        <w:t>addressing</w:t>
      </w:r>
      <w:r w:rsidR="00F17027">
        <w:t xml:space="preserve"> previous criticisms that attribute unconscious effects to residual undetected </w:t>
      </w:r>
      <w:r w:rsidR="00F17027" w:rsidRPr="00C57DC5">
        <w:t>awareness</w:t>
      </w:r>
      <w:r w:rsidR="002E516B" w:rsidRPr="00770D38">
        <w:t xml:space="preserve"> </w:t>
      </w:r>
      <w:commentRangeStart w:id="527"/>
      <w:commentRangeStart w:id="528"/>
      <w:r w:rsidR="00F17027" w:rsidRPr="00C57DC5">
        <w:fldChar w:fldCharType="begin"/>
      </w:r>
      <w:r w:rsidR="00982338">
        <w:instrText xml:space="preserve"> ADDIN ZOTERO_ITEM CSL_CITATION {"citationID":"2AXhBVeM","properties":{"formattedCitation":"(Merikle, 1992)","plainCitation":"(Merikle, 1992)","noteIndex":0},"citationItems":[{"id":725,"uris":["http://zotero.org/users/8275165/items/D25ESJHX"],"itemData":{"id":725,"type":"article-journal","abstract":"Discusses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M."}],"issued":{"date-parts":[["1992"]]}}}],"schema":"https://github.com/citation-style-language/schema/raw/master/csl-citation.json"} </w:instrText>
      </w:r>
      <w:r w:rsidR="00F17027" w:rsidRPr="00C57DC5">
        <w:fldChar w:fldCharType="separate"/>
      </w:r>
      <w:r w:rsidR="00982338" w:rsidRPr="00982338">
        <w:rPr>
          <w:rFonts w:ascii="Times New Roman" w:hAnsi="Times New Roman" w:cs="Times New Roman"/>
        </w:rPr>
        <w:t>(</w:t>
      </w:r>
      <w:proofErr w:type="spellStart"/>
      <w:r w:rsidR="00982338" w:rsidRPr="00982338">
        <w:rPr>
          <w:rFonts w:ascii="Times New Roman" w:hAnsi="Times New Roman" w:cs="Times New Roman"/>
        </w:rPr>
        <w:t>Merikle</w:t>
      </w:r>
      <w:proofErr w:type="spellEnd"/>
      <w:r w:rsidR="00982338" w:rsidRPr="00982338">
        <w:rPr>
          <w:rFonts w:ascii="Times New Roman" w:hAnsi="Times New Roman" w:cs="Times New Roman"/>
        </w:rPr>
        <w:t>, 1992)</w:t>
      </w:r>
      <w:r w:rsidR="00F17027" w:rsidRPr="00C57DC5">
        <w:fldChar w:fldCharType="end"/>
      </w:r>
      <w:commentRangeEnd w:id="527"/>
      <w:r w:rsidR="00AC1C73">
        <w:rPr>
          <w:rStyle w:val="CommentReference"/>
        </w:rPr>
        <w:commentReference w:id="527"/>
      </w:r>
      <w:commentRangeEnd w:id="528"/>
      <w:r w:rsidR="009F5448">
        <w:rPr>
          <w:rStyle w:val="CommentReference"/>
        </w:rPr>
        <w:commentReference w:id="528"/>
      </w:r>
      <w:r w:rsidR="00F17027" w:rsidRPr="00C57DC5">
        <w:t xml:space="preserve">. </w:t>
      </w:r>
      <w:r w:rsidR="00ED0CD8" w:rsidRPr="00C57DC5">
        <w:t>Additionally</w:t>
      </w:r>
      <w:r w:rsidR="00F17027" w:rsidRPr="00C57DC5">
        <w:t>, the</w:t>
      </w:r>
      <w:r w:rsidR="00F17027">
        <w:t xml:space="preserve"> unconscious effect could not result from regression to the mean of the </w:t>
      </w:r>
      <w:r w:rsidR="00F17027" w:rsidRPr="0083707E">
        <w:t>awareness measurement</w:t>
      </w:r>
      <w:r w:rsidR="00F17027">
        <w:t xml:space="preserve"> </w:t>
      </w:r>
      <w:r w:rsidR="00F17027">
        <w:fldChar w:fldCharType="begin"/>
      </w:r>
      <w:r w:rsidR="00F17027">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F17027">
        <w:fldChar w:fldCharType="separate"/>
      </w:r>
      <w:r w:rsidR="00F17027" w:rsidRPr="00504374">
        <w:rPr>
          <w:rFonts w:ascii="Times New Roman" w:hAnsi="Times New Roman" w:cs="Times New Roman"/>
        </w:rPr>
        <w:t>(Shanks, 2017)</w:t>
      </w:r>
      <w:r w:rsidR="00F17027">
        <w:fldChar w:fldCharType="end"/>
      </w:r>
      <w:r w:rsidR="00F17027">
        <w:t xml:space="preserve"> since no participants were excluded for seeing the prime. To conclude, this experiment provides strong evidence for an unconscious word repetition effect, in line with previous studies reporting </w:t>
      </w:r>
      <w:r w:rsidR="00F17027" w:rsidRPr="00B448BB">
        <w:t>similar</w:t>
      </w:r>
      <w:r w:rsidR="00F17027">
        <w:t xml:space="preserve"> effects (yet with somewhat less strict awareness measures; </w:t>
      </w:r>
      <w:r w:rsidR="00F17027">
        <w:fldChar w:fldCharType="begin"/>
      </w:r>
      <w:r w:rsidR="00EC5F3F">
        <w:instrText xml:space="preserve"> ADDIN ZOTERO_ITEM CSL_CITATION {"citationID":"5nprJGHm","properties":{"formattedCitation":"(Bodner &amp; Masson, 1997, 2003; Dehaene et al., 2001; Forster &amp; Davis, 1984)","plainCitation":"(Bodner &amp; Masson, 1997, 2003; Dehaene et al., 2001; Forster &amp; Davis, 1984)","dontUpdate":true,"noteIndex":0},"citationItems":[{"id":912,"uris":["http://zotero.org/users/8275165/items/XKTHHDLW"],"itemData":{"id":912,"type":"article-journal","abstract":"Lexical decisions for low- and high-frequency words are equally facilitated by masked repetition priming, whereas nonwords typically show no effect of such priming. This pattern of results has been used to argue against an episodic account of masked priming and in favor of a lexical account in which the prime opens the lexical entry of the upcoming target. We propose that an episodic account can be compatible with additive effects of masked priming and word frequency. We also demonstrate that masked priming of nonwords can be reliably produced, indicating that primes operate at a nonlexical level, primarily to facilitate orthographic encoding. The processing fluency created by a masked prime can work against correct classification of nonwords in a lexical decision task, leading either to no effect of priming or to an interference effect when subjects depend heavily on familiarity as a basis for lexical decisions.","container-title":"Journal of Memory and Language","DOI":"10.1006/jmla.1996.2507","ISSN":"0749-596X","issue":"2","journalAbbreviation":"Journal of Memory and Language","language":"en","page":"268-293","source":"ScienceDirect","title":"Masked Repetition Priming of Words and Nonwords: Evidence for a Nonlexical Basis for Priming","title-short":"Masked Repetition Priming of Words and Nonwords","volume":"37","author":[{"family":"Bodner","given":"Glen E."},{"family":"Masson","given":"Michael E. J."}],"issued":{"date-parts":[["1997",8,1]]}}},{"id":923,"uris":["http://zotero.org/users/8275165/items/AAGS4KW9"],"itemData":{"id":923,"type":"article-journal","abstract":"Semantic priming in the lexical decision task has been shown to increase when the proportion of related-prime trials is increased. This finding typically is taken as evidence for a conscious, strategic use of primes. Three experiments are reported in which masked semantic primes displayed for only 45 msec were tested in high- versus low-relatedness proportion conditions. Relatedness proportion was increased either by using a high proportion of semantically related primes or a large set of repetitionprimed filler trials. Semantic priming was consistently enhanced relative to a low-relatedness proportion condition. These relatedness proportion effects were not due to conscious, strategic use of primes: Exclusion of prime-aware subjects did not attenuate the effects, and better performance in a prime classification task was not associated with larger semantic priming effects. These results are interpreted within a retrospective account of semantic priming in which recruitment of a prime event is modulated by prime validity.","container-title":"Psychonomic Bulletin &amp; Review","DOI":"10.3758/BF03196527","ISSN":"1531-5320","issue":"3","journalAbbreviation":"Psychonomic Bulletin &amp; Review","language":"en","page":"645-652","source":"Springer Link","title":"Beyond spreading activation: An influence of relatedness proportion on masked semantic priming","title-short":"Beyond spreading activation","volume":"10","author":[{"family":"Bodner","given":"Glen E."},{"family":"Masson","given":"Michael E. J."}],"issued":{"date-parts":[["2003",9,1]]}}},{"id":284,"uris":["http://zotero.org/users/8275165/items/MT9DRVPW"],"itemData":{"id":284,"type":"article-journal","container-title":"Nature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920,"uris":["http://zotero.org/users/8275165/items/MXBQI9PP"],"itemData":{"id":920,"type":"article-journal","abstract":"Six experiments investigated repetition priming and frequency attenuation in lexical access with 164 college students. Repetition priming effects in lexical decision tasks are stronger for low-frequency words than for high-frequency words. This frequency attenuation effect creates problems for frequency-ordered search models that assume a relatively stable frequency effect. It was posited that frequency attenuation is a product of the involvement of the episodic memory system in the lexical decision process. This hypothesis was supported by the demonstration of constant repetition effects for high- and low-frequency words when the priming stimulus was masked; the masking was assumed to minimize the influence of any possible episodic trace of the prime. It was further shown that long-term repetition effects were much less reliable when the S was not required to make a lexical decision response to the prime. When a response was required, the expected frequency attenuation effect was restored. It is concluded that normal repetition effects consist of 2 components: a very brief lexical effect that is independent of frequency and a long-term episodic effect that is sensitive to frequency. (32 ref) (PsycINFO Database Record (c) 2016 APA, all rights reserved)","container-title":"Journal of Experimental Psychology: Learning, Memory, and Cognition","DOI":"10.1037/0278-7393.10.4.680","ISSN":"1939-1285","note":"publisher-place: US\npublisher: American Psychological Association","page":"680-698","source":"APA PsycNet","title":"Repetition priming and frequency attenuation in lexical access","volume":"10","author":[{"family":"Forster","given":"Kenneth I."},{"family":"Davis","given":"Chris"}],"issued":{"date-parts":[["1984"]]}}}],"schema":"https://github.com/citation-style-language/schema/raw/master/csl-citation.json"} </w:instrText>
      </w:r>
      <w:r w:rsidR="00F17027">
        <w:fldChar w:fldCharType="separate"/>
      </w:r>
      <w:r w:rsidR="005D6A2B" w:rsidRPr="005D6A2B">
        <w:rPr>
          <w:rFonts w:ascii="Times New Roman" w:hAnsi="Times New Roman" w:cs="Times New Roman"/>
        </w:rPr>
        <w:t>Bodner &amp; Masson, 1997, 2003; Dehaene et al., 2001; Forster &amp; Davis, 1984</w:t>
      </w:r>
      <w:r w:rsidR="00F17027">
        <w:fldChar w:fldCharType="end"/>
      </w:r>
      <w:r w:rsidR="00E2612D">
        <w:t>).</w:t>
      </w:r>
      <w:r w:rsidR="00F17027">
        <w:t xml:space="preserve"> </w:t>
      </w:r>
      <w:r w:rsidR="00463A29">
        <w:t xml:space="preserve"> </w:t>
      </w:r>
    </w:p>
    <w:p w14:paraId="451352B2" w14:textId="4936D2EB" w:rsidR="005F0446" w:rsidRDefault="00973F2D" w:rsidP="00C31504">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 xml:space="preserve">are </w:t>
      </w:r>
      <w:r w:rsidR="0037558E">
        <w:t>one-</w:t>
      </w:r>
      <w:r w:rsidR="00BF6789">
        <w:t>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r w:rsidR="00D4446F">
        <w:fldChar w:fldCharType="begin"/>
      </w:r>
      <w:r w:rsidR="00D4446F">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D4446F">
        <w:fldChar w:fldCharType="separate"/>
      </w:r>
      <w:r w:rsidR="00D4446F" w:rsidRPr="000447E3">
        <w:rPr>
          <w:rFonts w:ascii="Times New Roman" w:hAnsi="Times New Roman" w:cs="Times New Roman"/>
        </w:rPr>
        <w:t>(Dotan et al., 2019; Freeman et al., 2011)</w:t>
      </w:r>
      <w:r w:rsidR="00D4446F">
        <w:fldChar w:fldCharType="end"/>
      </w:r>
      <w:r w:rsidR="00D4446F">
        <w:t xml:space="preserve">. </w:t>
      </w:r>
      <w:r w:rsidR="00F654BF">
        <w:t xml:space="preserve">Evidence that the </w:t>
      </w:r>
      <w:r w:rsidR="00095F00">
        <w:t>de</w:t>
      </w:r>
      <w:r w:rsidR="00F654BF">
        <w:t xml:space="preserve">cision </w:t>
      </w:r>
      <w:r w:rsidR="009B084A">
        <w:t>occurs</w:t>
      </w:r>
      <w:r w:rsidR="009819A0">
        <w:t xml:space="preserve"> </w:t>
      </w:r>
      <w:r w:rsidR="00F654BF">
        <w:t xml:space="preserve">during the movement and not before is provided by the </w:t>
      </w:r>
      <w:r w:rsidR="00E45FC6">
        <w:t>reaching onset and reaching duration measurements.</w:t>
      </w:r>
      <w:r w:rsidR="00F654BF">
        <w:t xml:space="preserve"> </w:t>
      </w:r>
      <w:r w:rsidR="00432208">
        <w:t xml:space="preserve">Had the decision been made before the reaching was initiated, </w:t>
      </w:r>
      <w:r w:rsidR="00BE4BFF">
        <w:t xml:space="preserve">the prime-target congruency would have been expected to influence the </w:t>
      </w:r>
      <w:r w:rsidR="00432208">
        <w:t>onset</w:t>
      </w:r>
      <w:r w:rsidR="00BE4BFF">
        <w:t>s</w:t>
      </w:r>
      <w:r w:rsidR="005402EB">
        <w:t xml:space="preserve">, </w:t>
      </w:r>
      <w:r w:rsidR="007E1F1D">
        <w:t>which was</w:t>
      </w:r>
      <w:r w:rsidR="005402EB">
        <w:t xml:space="preserve"> not the case. Instead, </w:t>
      </w:r>
      <w:r w:rsidR="00BF5F9A">
        <w:t xml:space="preserve">a difference </w:t>
      </w:r>
      <w:r w:rsidR="007E1F1D">
        <w:t xml:space="preserve">was </w:t>
      </w:r>
      <w:r w:rsidR="00BF5F9A">
        <w:t xml:space="preserve">found between the </w:t>
      </w:r>
      <w:r w:rsidR="00DF4574">
        <w:t>durations</w:t>
      </w:r>
      <w:r w:rsidR="00927DF4">
        <w:t xml:space="preserve"> of the movements</w:t>
      </w:r>
      <w:r w:rsidR="00DF4574">
        <w:t xml:space="preserve">, </w:t>
      </w:r>
      <w:r w:rsidR="00C72379">
        <w:t>confirming</w:t>
      </w:r>
      <w:r w:rsidR="002A51A0">
        <w:t xml:space="preserve"> the </w:t>
      </w:r>
      <w:r w:rsidR="00C72379">
        <w:t xml:space="preserve">assumption that the </w:t>
      </w:r>
      <w:r w:rsidR="002A51A0">
        <w:t xml:space="preserve">decision </w:t>
      </w:r>
      <w:r w:rsidR="002B5497">
        <w:t>process</w:t>
      </w:r>
      <w:r w:rsidR="002A51A0">
        <w:t xml:space="preserve"> </w:t>
      </w:r>
      <w:r w:rsidR="00FF07DF">
        <w:t xml:space="preserve">coincides </w:t>
      </w:r>
      <w:r w:rsidR="00EF7C05">
        <w:t xml:space="preserve">with the </w:t>
      </w:r>
      <w:r w:rsidR="002A51A0">
        <w:t>movement</w:t>
      </w:r>
      <w:r w:rsidR="00EE4147">
        <w:t xml:space="preserve">. </w:t>
      </w:r>
      <w:r w:rsidR="00CF222D">
        <w:t xml:space="preserve">Indeed, </w:t>
      </w:r>
      <w:r w:rsidR="00AD29A9">
        <w:t>m</w:t>
      </w:r>
      <w:r w:rsidR="00E60A40">
        <w:t xml:space="preserve">onitoring the decision process </w:t>
      </w:r>
      <w:r w:rsidR="00314ED6">
        <w:t>allow</w:t>
      </w:r>
      <w:r w:rsidR="00CF222D">
        <w:t xml:space="preserve">s to </w:t>
      </w:r>
      <w:r w:rsidR="00EE4147">
        <w:t>captur</w:t>
      </w:r>
      <w:r w:rsidR="00CF222D">
        <w:t>e</w:t>
      </w:r>
      <w:r w:rsidR="00EE4147">
        <w:t xml:space="preserve"> </w:t>
      </w:r>
      <w:r w:rsidR="00B14A91">
        <w:t xml:space="preserve">interesting </w:t>
      </w:r>
      <w:r w:rsidR="001F5A3B">
        <w:t xml:space="preserve">events </w:t>
      </w:r>
      <w:r w:rsidR="00AD29A9">
        <w:t xml:space="preserve">such as </w:t>
      </w:r>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r w:rsidR="00AD29A9">
        <w:t xml:space="preserve">, </w:t>
      </w:r>
      <w:r w:rsidR="00DC290F">
        <w:t>which</w:t>
      </w:r>
      <w:r w:rsidR="00CF222D">
        <w:t xml:space="preserve"> </w:t>
      </w:r>
      <w:r w:rsidR="00AD29A9">
        <w:t xml:space="preserve">were not </w:t>
      </w:r>
      <w:r w:rsidR="00825236">
        <w:t xml:space="preserve">expressed </w:t>
      </w:r>
      <w:r w:rsidR="00F62ADA">
        <w:t>in the averaged trajectories</w:t>
      </w:r>
      <w:r w:rsidR="00B13A08">
        <w:t>.</w:t>
      </w:r>
      <w:r w:rsidR="00F62ADA">
        <w:t xml:space="preserve"> </w:t>
      </w:r>
      <w:r w:rsidR="003E7520">
        <w:t>A</w:t>
      </w:r>
      <w:r w:rsidR="00DC290F">
        <w:t>s expected, such</w:t>
      </w:r>
      <w:r w:rsidR="0023703C">
        <w:t xml:space="preserve"> </w:t>
      </w:r>
      <w:r w:rsidR="004B6A7E">
        <w:t xml:space="preserve">indecisive </w:t>
      </w:r>
      <w:r w:rsidR="004F4301">
        <w:t>behavior</w:t>
      </w:r>
      <w:r w:rsidR="00387D82">
        <w:t xml:space="preserve"> was </w:t>
      </w:r>
      <w:r w:rsidR="00BA484D">
        <w:t xml:space="preserve">more frequent in the incongruent condition </w:t>
      </w:r>
      <w:r w:rsidR="000904A6">
        <w:t>(though not to a high degree)</w:t>
      </w:r>
      <w:r w:rsidR="00BA484D">
        <w:t xml:space="preserve">. </w:t>
      </w:r>
      <w:r w:rsidR="009813B3">
        <w:t>Chane of mind</w:t>
      </w:r>
      <w:r w:rsidR="000C368B">
        <w:t xml:space="preserve"> behavior </w:t>
      </w:r>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27507D">
        <w:t xml:space="preserve">An additional advantage of this measure is that it unravels the otherwise hidden </w:t>
      </w:r>
      <w:r w:rsidR="005F0446">
        <w:t>regret</w:t>
      </w:r>
      <w:r w:rsidR="0027507D">
        <w:t>s</w:t>
      </w:r>
      <w:r w:rsidR="005F0446">
        <w:t xml:space="preserve"> and </w:t>
      </w:r>
      <w:r w:rsidR="00AF738E">
        <w:t>self-</w:t>
      </w:r>
      <w:r w:rsidR="005F0446">
        <w:t>correct</w:t>
      </w:r>
      <w:r w:rsidR="0027507D">
        <w:t>ions</w:t>
      </w:r>
      <w:r w:rsidR="005F0446">
        <w:t xml:space="preserve"> </w:t>
      </w:r>
      <w:r w:rsidR="00AF738E">
        <w:t xml:space="preserve">during the trial, </w:t>
      </w:r>
      <w:r w:rsidR="00987CF2">
        <w:t xml:space="preserve">leading to a lower </w:t>
      </w:r>
      <w:r w:rsidR="00AF738E">
        <w:t xml:space="preserve">number of </w:t>
      </w:r>
      <w:r w:rsidR="00AD4A30">
        <w:t xml:space="preserve">incorrect </w:t>
      </w:r>
      <w:r w:rsidR="00AF738E">
        <w:t xml:space="preserve">responses, </w:t>
      </w:r>
      <w:r w:rsidR="002A3AD3">
        <w:t xml:space="preserve">as was </w:t>
      </w:r>
      <w:r w:rsidR="00AF738E">
        <w:lastRenderedPageBreak/>
        <w:t xml:space="preserve">indeed </w:t>
      </w:r>
      <w:r w:rsidR="005263AB">
        <w:t>found in the reaching</w:t>
      </w:r>
      <w:r w:rsidR="00207923">
        <w:t xml:space="preserve"> </w:t>
      </w:r>
      <w:r w:rsidR="001B42C3">
        <w:t>sessio</w:t>
      </w:r>
      <w:r w:rsidR="005B0880">
        <w:t>n</w:t>
      </w:r>
      <w:r w:rsidR="00207923">
        <w:t xml:space="preserve"> compared with the keyboard </w:t>
      </w:r>
      <w:r w:rsidR="000C6BBE">
        <w:t xml:space="preserve">one </w:t>
      </w:r>
      <w:r w:rsidR="00691DE5">
        <w:t xml:space="preserve">(though notably, there more trials were excluded due to </w:t>
      </w:r>
      <w:r w:rsidR="003723A9">
        <w:t xml:space="preserve">early or late </w:t>
      </w:r>
      <w:r w:rsidR="00691DE5">
        <w:t>responses)</w:t>
      </w:r>
      <w:r w:rsidR="005F0446">
        <w:t>.</w:t>
      </w:r>
      <w:r w:rsidR="00D02C7F">
        <w:t xml:space="preserve"> </w:t>
      </w:r>
    </w:p>
    <w:p w14:paraId="26216D45" w14:textId="7AFD7D2A" w:rsidR="00C07D7A" w:rsidRDefault="00D20D3E" w:rsidP="000B25E8">
      <w:r>
        <w:t>In line with</w:t>
      </w:r>
      <w:r w:rsidR="007A6540">
        <w:t xml:space="preserve"> </w:t>
      </w:r>
      <w:r w:rsidR="00BD6EE9">
        <w:t xml:space="preserve">our </w:t>
      </w:r>
      <w:r w:rsidR="004D5FA1">
        <w:t>predictions</w:t>
      </w:r>
      <w:r w:rsidR="007A6540">
        <w:t xml:space="preserve">, the effect size in the keyboard condition </w:t>
      </w:r>
      <w:r w:rsidR="003B1BD0">
        <w:t xml:space="preserve">was </w:t>
      </w:r>
      <w:del w:id="529" w:author="zeev" w:date="2023-07-25T13:16:00Z">
        <w:r w:rsidR="00D825AF" w:rsidDel="007B254B">
          <w:delText xml:space="preserve">only </w:delText>
        </w:r>
      </w:del>
      <w:r w:rsidR="00D825AF">
        <w:t xml:space="preserve">smaller than </w:t>
      </w:r>
      <w:r w:rsidR="003B1BD0">
        <w:t xml:space="preserve">that </w:t>
      </w:r>
      <w:r w:rsidR="009245E5">
        <w:t xml:space="preserve">found </w:t>
      </w:r>
      <w:r w:rsidR="008857EF">
        <w:t xml:space="preserve">for </w:t>
      </w:r>
      <w:r w:rsidR="009245E5">
        <w:t xml:space="preserve">the </w:t>
      </w:r>
      <w:commentRangeStart w:id="530"/>
      <w:commentRangeStart w:id="531"/>
      <w:r w:rsidR="00977059">
        <w:t xml:space="preserve">reaching </w:t>
      </w:r>
      <w:del w:id="532" w:author="zeev" w:date="2023-07-25T16:44:00Z">
        <w:r w:rsidR="003B1BD0" w:rsidDel="005D4A99">
          <w:delText xml:space="preserve">duration </w:delText>
        </w:r>
        <w:r w:rsidR="009245E5" w:rsidDel="005D4A99">
          <w:delText>variable</w:delText>
        </w:r>
        <w:commentRangeEnd w:id="530"/>
        <w:r w:rsidR="00EA7482" w:rsidDel="005D4A99">
          <w:rPr>
            <w:rStyle w:val="CommentReference"/>
          </w:rPr>
          <w:commentReference w:id="530"/>
        </w:r>
        <w:commentRangeEnd w:id="531"/>
        <w:r w:rsidR="00A86DD6" w:rsidDel="005D4A99">
          <w:rPr>
            <w:rStyle w:val="CommentReference"/>
          </w:rPr>
          <w:commentReference w:id="531"/>
        </w:r>
      </w:del>
      <w:ins w:id="533" w:author="zeev" w:date="2023-07-25T16:44:00Z">
        <w:r w:rsidR="005D4A99">
          <w:t>condition</w:t>
        </w:r>
      </w:ins>
      <w:r w:rsidR="005D402D">
        <w:t xml:space="preserve">, </w:t>
      </w:r>
      <w:r w:rsidR="00791C35">
        <w:t>though to a lesser extent than we expected</w:t>
      </w:r>
      <w:ins w:id="534" w:author="zeev" w:date="2023-07-25T16:50:00Z">
        <w:r w:rsidR="00A41781">
          <w:t xml:space="preserve">. </w:t>
        </w:r>
      </w:ins>
      <w:ins w:id="535" w:author="zeev" w:date="2023-07-25T16:52:00Z">
        <w:r w:rsidR="00A41781">
          <w:t xml:space="preserve">Notably, </w:t>
        </w:r>
      </w:ins>
      <w:ins w:id="536" w:author="zeev" w:date="2023-07-25T16:53:00Z">
        <w:r w:rsidR="00A41781">
          <w:t xml:space="preserve">this advantage was </w:t>
        </w:r>
      </w:ins>
      <w:ins w:id="537" w:author="zeev" w:date="2023-07-25T16:57:00Z">
        <w:r w:rsidR="000B25E8">
          <w:t xml:space="preserve">evident in the </w:t>
        </w:r>
      </w:ins>
      <w:ins w:id="538" w:author="zeev" w:date="2023-07-25T16:53:00Z">
        <w:r w:rsidR="00A41781">
          <w:t>reaching dura</w:t>
        </w:r>
        <w:r w:rsidR="000B25E8">
          <w:t>tion</w:t>
        </w:r>
      </w:ins>
      <w:ins w:id="539" w:author="zeev" w:date="2023-07-25T16:57:00Z">
        <w:r w:rsidR="000B25E8">
          <w:t xml:space="preserve"> variable</w:t>
        </w:r>
      </w:ins>
      <w:ins w:id="540" w:author="zeev" w:date="2023-07-25T16:55:00Z">
        <w:r w:rsidR="000B25E8">
          <w:t xml:space="preserve">, </w:t>
        </w:r>
      </w:ins>
      <w:ins w:id="541" w:author="zeev" w:date="2023-07-25T16:57:00Z">
        <w:r w:rsidR="000B25E8">
          <w:t xml:space="preserve">rather than </w:t>
        </w:r>
      </w:ins>
      <w:ins w:id="542" w:author="zeev" w:date="2023-07-25T16:58:00Z">
        <w:r w:rsidR="009623DB">
          <w:t xml:space="preserve">the </w:t>
        </w:r>
      </w:ins>
      <w:ins w:id="543" w:author="zeev" w:date="2023-07-25T16:57:00Z">
        <w:r w:rsidR="000B25E8">
          <w:t xml:space="preserve">anticipated </w:t>
        </w:r>
      </w:ins>
      <w:ins w:id="544" w:author="zeev" w:date="2023-07-25T16:54:00Z">
        <w:r w:rsidR="00A41781">
          <w:t>reach area</w:t>
        </w:r>
      </w:ins>
      <w:ins w:id="545" w:author="zeev" w:date="2023-07-25T16:57:00Z">
        <w:r w:rsidR="000B25E8">
          <w:t xml:space="preserve"> variable</w:t>
        </w:r>
      </w:ins>
      <w:ins w:id="546" w:author="zeev" w:date="2023-07-25T16:54:00Z">
        <w:r w:rsidR="00A41781">
          <w:t xml:space="preserve">, and </w:t>
        </w:r>
      </w:ins>
      <w:ins w:id="547" w:author="zeev" w:date="2023-07-25T16:44:00Z">
        <w:r w:rsidR="005D4A99">
          <w:t xml:space="preserve">only when </w:t>
        </w:r>
      </w:ins>
      <w:ins w:id="548" w:author="zeev" w:date="2023-07-25T16:45:00Z">
        <w:r w:rsidR="005D4A99">
          <w:t>applying normalization</w:t>
        </w:r>
      </w:ins>
      <w:r w:rsidR="00791C35">
        <w:t xml:space="preserve">. In addition, no difference was found between the keyboard effect and </w:t>
      </w:r>
      <w:r w:rsidR="00115AEF">
        <w:t xml:space="preserve">the </w:t>
      </w:r>
      <w:r w:rsidR="00C0281E">
        <w:t>reach area measure</w:t>
      </w:r>
      <w:r w:rsidR="00C13750">
        <w:t xml:space="preserve">. </w:t>
      </w:r>
      <w:r w:rsidR="00C07D7A">
        <w:t xml:space="preserve">This result </w:t>
      </w:r>
      <w:r w:rsidR="00D825AF">
        <w:t xml:space="preserve">does not align </w:t>
      </w:r>
      <w:r w:rsidR="00C07D7A">
        <w:t xml:space="preserve">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w:t>
      </w:r>
      <w:r w:rsidR="00E76A1D">
        <w:t xml:space="preserve">a dramatic </w:t>
      </w:r>
      <w:r w:rsidR="00C07D7A">
        <w:t xml:space="preserve">advantage for mouse tracking over keyboard responses. </w:t>
      </w:r>
      <w:r w:rsidR="00522333">
        <w:t>This</w:t>
      </w:r>
      <w:r w:rsidR="001F5C20">
        <w:t xml:space="preserve"> discrepancy might stem from the different form</w:t>
      </w:r>
      <w:r w:rsidR="0037558E">
        <w:t>s</w:t>
      </w:r>
      <w:r w:rsidR="001F5C20">
        <w:t xml:space="preserve"> of movement tracking</w:t>
      </w:r>
      <w:r w:rsidR="009247E9">
        <w:t xml:space="preserve"> used in each study</w:t>
      </w:r>
      <w:r w:rsidR="001F5C20">
        <w:t xml:space="preserve">; while </w:t>
      </w:r>
      <w:r w:rsidR="00E6618F">
        <w:t xml:space="preserve">the current experiment </w:t>
      </w:r>
      <w:r w:rsidR="001F5C20">
        <w:t xml:space="preserve">used camera-based motion tracking for reaching movements, Xiao and colleagues have </w:t>
      </w:r>
      <w:r w:rsidR="00E31AD5">
        <w:t xml:space="preserve">used </w:t>
      </w:r>
      <w:r w:rsidR="00C07D7A">
        <w:t>mouse tracking</w:t>
      </w:r>
      <w:r w:rsidR="003F1817">
        <w:t xml:space="preserve">, which might </w:t>
      </w:r>
      <w:r w:rsidR="00B311EB">
        <w:t xml:space="preserve">turn out to </w:t>
      </w:r>
      <w:r w:rsidR="003F1817">
        <w:t>be</w:t>
      </w:r>
      <w:r w:rsidR="00C07D7A">
        <w:t xml:space="preserve"> more sensitive than reaching responses. </w:t>
      </w:r>
      <w:r w:rsidR="00B311EB">
        <w:t>This is surprising given that</w:t>
      </w:r>
      <w:r w:rsidR="00C07D7A">
        <w:t xml:space="preserve"> reaching </w:t>
      </w:r>
      <w:r w:rsidR="0003552A">
        <w:t>is held to be</w:t>
      </w:r>
      <w:r w:rsidR="00C07D7A">
        <w:t xml:space="preserve"> more intuitive than mouse pointing </w:t>
      </w:r>
      <w:r w:rsidR="00EE6BFF">
        <w:t xml:space="preserve">since </w:t>
      </w:r>
      <w:r w:rsidR="006C1CC8">
        <w:t>it</w:t>
      </w:r>
      <w:r w:rsidR="00EE6BFF">
        <w:t xml:space="preserve"> </w:t>
      </w:r>
      <w:r w:rsidR="00C07D7A">
        <w:t xml:space="preserve">places </w:t>
      </w:r>
      <w:r w:rsidR="009B06B1">
        <w:t xml:space="preserve">fewer </w:t>
      </w:r>
      <w:r w:rsidR="00C07D7A">
        <w:t>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 xml:space="preserve">to </w:t>
      </w:r>
      <w:r w:rsidR="00570C94">
        <w:t>express</w:t>
      </w:r>
      <w:r w:rsidR="00B85270">
        <w:t xml:space="preserve"> more </w:t>
      </w:r>
      <w:r w:rsidR="00160F42">
        <w:t>variability</w:t>
      </w:r>
      <w:r w:rsidR="00E55F0D">
        <w:t xml:space="preserve"> </w:t>
      </w:r>
      <w:r w:rsidR="00CD022A">
        <w:t>between conditions</w:t>
      </w:r>
      <w:r w:rsidR="00C07D7A">
        <w:t xml:space="preserve">. </w:t>
      </w:r>
      <w:r w:rsidR="00CD022A">
        <w:t>Additionally</w:t>
      </w:r>
      <w:r w:rsidR="00B63590">
        <w:t xml:space="preserve">,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6072F32A"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w:t>
      </w:r>
      <w:r w:rsidR="00A70478">
        <w:t xml:space="preserve">the current study </w:t>
      </w:r>
      <w:r w:rsidR="00C07D7A">
        <w:t xml:space="preserve">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w:t>
      </w:r>
      <w:r w:rsidR="00767BD2">
        <w:t>,</w:t>
      </w:r>
      <w:r w:rsidR="00C07D7A">
        <w:t xml:space="preserve"> which is computed separately for each trial. </w:t>
      </w:r>
      <w:r w:rsidR="00904BDE">
        <w:t>The latter accordingly includes more information on</w:t>
      </w:r>
      <w:r w:rsidR="00C07D7A">
        <w:t xml:space="preserve"> the variance that is lost when averaging trajectories over trials. However, a post hoc analysis </w:t>
      </w:r>
      <w:r w:rsidR="00FB377D">
        <w:t xml:space="preserve">that estimated </w:t>
      </w:r>
      <w:r w:rsidR="00C07D7A">
        <w:t xml:space="preserve">the AUC measure </w:t>
      </w:r>
      <w:r w:rsidR="00FB377D">
        <w:t xml:space="preserve">for </w:t>
      </w:r>
      <w:r w:rsidR="00A76FF7">
        <w:t xml:space="preserve">the current </w:t>
      </w:r>
      <w:r w:rsidR="00C07D7A">
        <w:t>data reve</w:t>
      </w:r>
      <w:r w:rsidR="0018530D">
        <w:t>a</w:t>
      </w:r>
      <w:r w:rsidR="00C07D7A">
        <w:t xml:space="preserve">led similar effect size to that produced by </w:t>
      </w:r>
      <w:r w:rsidR="00C07D7A">
        <w:lastRenderedPageBreak/>
        <w:t>the reach area measure</w:t>
      </w:r>
      <w:r w:rsidR="0018530D">
        <w:t xml:space="preserve"> (see</w:t>
      </w:r>
      <w:r w:rsidR="00A7285B">
        <w:t xml:space="preserve"> </w:t>
      </w:r>
      <w:r w:rsidR="00A7285B">
        <w:fldChar w:fldCharType="begin"/>
      </w:r>
      <w:r w:rsidR="00A7285B">
        <w:instrText xml:space="preserve"> REF _Ref134441131 \h </w:instrText>
      </w:r>
      <w:r w:rsidR="00A7285B">
        <w:fldChar w:fldCharType="separate"/>
      </w:r>
      <w:r w:rsidR="00A7285B">
        <w:t xml:space="preserve">Supplementary Table </w:t>
      </w:r>
      <w:r w:rsidR="00A7285B">
        <w:rPr>
          <w:noProof/>
        </w:rPr>
        <w:t>1</w:t>
      </w:r>
      <w:r w:rsidR="00A7285B">
        <w:fldChar w:fldCharType="end"/>
      </w:r>
      <w:r w:rsidR="0018530D">
        <w:t>)</w:t>
      </w:r>
      <w:r w:rsidR="00C07D7A">
        <w:t>.</w:t>
      </w:r>
      <w:r w:rsidR="006E765D">
        <w:t xml:space="preserve"> Thus, this difference </w:t>
      </w:r>
      <w:r w:rsidR="00950DF9">
        <w:t>in analysis approaches cannot explain the differential results.</w:t>
      </w:r>
    </w:p>
    <w:p w14:paraId="51969BEE" w14:textId="16EC6604" w:rsidR="00C07D7A" w:rsidRPr="002E61A9" w:rsidRDefault="005C2B8A" w:rsidP="00671861">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 xml:space="preserve">awareness by examining the correlation between the objective visibility of the prime and the size of the congruency effect. This type of analysis has been shown to inflate unconscious effects since the correlation measurement is limited by the reliability of either of the variables </w:t>
      </w:r>
      <w:r w:rsidR="00C07D7A">
        <w:fldChar w:fldCharType="begin"/>
      </w:r>
      <w:r w:rsidR="00671861">
        <w:instrText xml:space="preserve"> ADDIN ZOTERO_ITEM CSL_CITATION {"citationID":"W348Ra8G","properties":{"formattedCitation":"(Vadillo et al., 2022)","plainCitation":"(Vadillo et al., 2022)","noteIndex":0},"citationItems":[{"id":939,"uris":["http://zotero.org/users/8275165/items/QD2JJN4P"],"itemData":{"id":939,"type":"article-journal","abstract":"Experimental psychologists often neglect the poor psychometric properties of the dependent measures collected in their studies. In particular, a low reliability of measures can have dramatic consequences for the interpretation of key findings in some of the most popular experimental paradigms, especially when strong inferences are drawn from the absence of statistically significant correlations. In research on unconscious cognition, for instance, it is commonly argued that the lack of a correlation between task performance and measures of awareness or explicit recollection of the target stimuli provides strong support for the conclusion that the cognitive processes underlying performance must be unconscious. Using contextual cuing of visual search as a case study, we show that given the low reliability of the dependent measures collected in these studies, it is usually impossible to draw any firm conclusion about the unconscious character of this effect from correlational analyses. Furthermore, both a psychometric meta-analysis of the available evidence and a cognitive-modeling approach suggest that, in fact, we should expect to see very low correlations between performance and awareness at the empirical level, even if both constructs are perfectly related at the latent level. Convincing evidence for the unconscious character of contextual cuing and other effects will most likely demand richer and larger data sets, coupled with more powerful analytic approaches.","container-title":"Psychonomic Bulletin &amp; Review","DOI":"10.3758/s13423-021-01923-y","ISSN":"1531-5320","issue":"1","journalAbbreviation":"Psychon Bull Rev","language":"en","page":"21-43","source":"Springer Link","title":"Raising awareness about measurement error in research on unconscious mental processes","volume":"29","author":[{"family":"Vadillo","given":"Miguel A."},{"family":"Malejka","given":"Simone"},{"family":"Lee","given":"Daryl Y. H."},{"family":"Dienes","given":"Zoltan"},{"family":"Shanks","given":"David R."}],"issued":{"date-parts":[["2022",2,1]]}}}],"schema":"https://github.com/citation-style-language/schema/raw/master/csl-citation.json"} </w:instrText>
      </w:r>
      <w:r w:rsidR="00C07D7A">
        <w:fldChar w:fldCharType="separate"/>
      </w:r>
      <w:r w:rsidR="00671861" w:rsidRPr="00671861">
        <w:rPr>
          <w:rFonts w:ascii="Times New Roman" w:hAnsi="Times New Roman" w:cs="Times New Roman"/>
        </w:rPr>
        <w:t>(Vadillo et al., 2022)</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proofErr w:type="gramStart"/>
      <w:r w:rsidR="00223E68">
        <w:t>actually ineffective</w:t>
      </w:r>
      <w:proofErr w:type="gramEnd"/>
      <w:r w:rsidR="00223E68">
        <w:t xml:space="preserve"> in </w:t>
      </w:r>
      <w:r w:rsidR="00C07D7A">
        <w:t>render</w:t>
      </w:r>
      <w:r w:rsidR="00223E68">
        <w:t>ing</w:t>
      </w:r>
      <w:r w:rsidR="00C07D7A">
        <w:t xml:space="preserve"> the prime completely invisible</w:t>
      </w:r>
      <w:r w:rsidR="00223E68">
        <w:t xml:space="preserve"> (as for most participants, d’ was higher than </w:t>
      </w:r>
      <w:r w:rsidR="00903FAC">
        <w:t xml:space="preserve">0), </w:t>
      </w:r>
      <w:r w:rsidR="00C07D7A">
        <w:t xml:space="preserve">allowing it to be consciously </w:t>
      </w:r>
      <w:r w:rsidR="00D25DBC">
        <w:t>perceived</w:t>
      </w:r>
      <w:r w:rsidR="00C07D7A">
        <w:t xml:space="preserve">. </w:t>
      </w:r>
      <w:r w:rsidR="008B125E">
        <w:t>T</w:t>
      </w:r>
      <w:r w:rsidR="007D198C">
        <w:t>hus, i</w:t>
      </w:r>
      <w:r w:rsidR="00C07D7A">
        <w:t xml:space="preserve">t </w:t>
      </w:r>
      <w:r w:rsidR="007D198C">
        <w:t>seems</w:t>
      </w:r>
      <w:r w:rsidR="00C07D7A">
        <w:t xml:space="preserve"> plausible that </w:t>
      </w:r>
      <w:r w:rsidR="007D198C">
        <w:t xml:space="preserve">the reported effect is </w:t>
      </w:r>
      <w:r w:rsidR="00D25DBC">
        <w:t xml:space="preserve">mainly </w:t>
      </w:r>
      <w:r w:rsidR="007D198C">
        <w:t xml:space="preserve">driven by </w:t>
      </w:r>
      <w:r w:rsidR="00C07D7A">
        <w:t>consciously processed primes</w:t>
      </w:r>
      <w:r w:rsidR="007D198C">
        <w:t>, which might</w:t>
      </w:r>
      <w:r w:rsidR="00C07D7A">
        <w:t xml:space="preserve"> affect movements to a larger extent than unconscious ones </w:t>
      </w:r>
      <w:r w:rsidR="00877280">
        <w:t xml:space="preserve">and </w:t>
      </w:r>
      <w:r w:rsidR="00C07D7A">
        <w:t>could account for the large effect found by Xiao and colleagues.</w:t>
      </w:r>
    </w:p>
    <w:p w14:paraId="74E5FA86" w14:textId="7D7C7B16" w:rsidR="00C07D7A" w:rsidRDefault="00C07D7A" w:rsidP="00BF3E1B">
      <w:r>
        <w:t>Finally, the discrepancy</w:t>
      </w:r>
      <w:r w:rsidR="009D6C03">
        <w:t xml:space="preserve"> between the studies</w:t>
      </w:r>
      <w:r>
        <w:t xml:space="preserve"> could also </w:t>
      </w:r>
      <w:r w:rsidR="00533882">
        <w:t xml:space="preserve">be </w:t>
      </w:r>
      <w:r>
        <w:t xml:space="preserve">accidental. It is </w:t>
      </w:r>
      <w:r w:rsidR="009E072D">
        <w:t xml:space="preserve">plausible </w:t>
      </w:r>
      <w:r>
        <w:t xml:space="preserve">that </w:t>
      </w:r>
      <w:r w:rsidR="00E5732E">
        <w:t xml:space="preserve">one set of reported </w:t>
      </w:r>
      <w:r>
        <w:t xml:space="preserve">results </w:t>
      </w:r>
      <w:r w:rsidR="00EF4F7C">
        <w:t>is</w:t>
      </w:r>
      <w:r>
        <w:t xml:space="preserve"> erroneous, </w:t>
      </w:r>
      <w:r w:rsidR="009E072D">
        <w:t xml:space="preserve">thereby calling </w:t>
      </w:r>
      <w:r w:rsidR="00EF4F7C">
        <w:t xml:space="preserve">for </w:t>
      </w:r>
      <w:r>
        <w:t xml:space="preserve">further </w:t>
      </w:r>
      <w:r w:rsidR="002951B2">
        <w:t xml:space="preserve">investigations of </w:t>
      </w:r>
      <w:r>
        <w:t xml:space="preserve">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or late responses. This could potentially increase the signal</w:t>
      </w:r>
      <w:r w:rsidR="001A3FBE">
        <w:t>-</w:t>
      </w:r>
      <w:r>
        <w:t>to</w:t>
      </w:r>
      <w:r w:rsidR="001A3FBE">
        <w:t>-</w:t>
      </w:r>
      <w:r>
        <w:t>noise ratio in the reaching task and allow reaching to unravel a larger congruency effect.</w:t>
      </w:r>
    </w:p>
    <w:p w14:paraId="12FC8C8D" w14:textId="4844A762"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 xml:space="preserve">by Xiao et al. (2015) </w:t>
      </w:r>
      <w:r w:rsidR="00725A51">
        <w:t>and</w:t>
      </w:r>
      <w:r>
        <w:t xml:space="preserve"> ask </w:t>
      </w:r>
      <w:r w:rsidR="00725A51">
        <w:t xml:space="preserve">how </w:t>
      </w:r>
      <w:proofErr w:type="gramStart"/>
      <w:r w:rsidR="00725A51">
        <w:t xml:space="preserve">can </w:t>
      </w:r>
      <w:r w:rsidR="008152C5">
        <w:t>they</w:t>
      </w:r>
      <w:proofErr w:type="gramEnd"/>
      <w:r w:rsidR="008152C5">
        <w:t xml:space="preserve"> be </w:t>
      </w:r>
      <w:r w:rsidR="00725A51">
        <w:t>explain</w:t>
      </w:r>
      <w:r w:rsidR="008152C5">
        <w:t>ed</w:t>
      </w:r>
      <w:r w:rsidR="00725A51">
        <w:t xml:space="preserve">. That </w:t>
      </w:r>
      <w:r w:rsidR="00725A51">
        <w:lastRenderedPageBreak/>
        <w:t xml:space="preserve">is, why </w:t>
      </w:r>
      <w:r w:rsidR="00D0539B">
        <w:t>was</w:t>
      </w:r>
      <w:r w:rsidR="00854EA5">
        <w:t xml:space="preserve"> the</w:t>
      </w:r>
      <w:r w:rsidR="00D0539B">
        <w:t xml:space="preserve"> </w:t>
      </w:r>
      <w:r w:rsidR="00725A51">
        <w:t>movement tracking</w:t>
      </w:r>
      <w:r w:rsidR="00D338ED">
        <w:t>'s effect only slightly larger than that of the keyboard response</w:t>
      </w:r>
      <w:r w:rsidR="008152C5">
        <w:t>?</w:t>
      </w:r>
      <w:r>
        <w:t xml:space="preserve"> </w:t>
      </w:r>
      <w:r w:rsidR="00725A51">
        <w:t xml:space="preserve">One </w:t>
      </w:r>
      <w:r w:rsidR="00C13750">
        <w:t xml:space="preserve">possible explanation </w:t>
      </w:r>
      <w:r w:rsidR="00512CDD">
        <w:t>concerns</w:t>
      </w:r>
      <w:r w:rsidR="009144E2">
        <w:t xml:space="preserve">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reaching measure. </w:t>
      </w:r>
      <w:r w:rsidR="00C0281E">
        <w:t xml:space="preserve">Specifically, </w:t>
      </w:r>
      <w:r w:rsidR="007F0B60">
        <w:t xml:space="preserve">reaching </w:t>
      </w:r>
      <w:r w:rsidR="006D472D">
        <w:t xml:space="preserve">movements are </w:t>
      </w:r>
      <w:r w:rsidR="00B160A8">
        <w:t>more comple</w:t>
      </w:r>
      <w:r w:rsidR="00ED1528">
        <w:t>x</w:t>
      </w:r>
      <w:r w:rsidR="00181385">
        <w:t xml:space="preserve"> than a simple keypress</w:t>
      </w:r>
      <w:r w:rsidR="0093001E">
        <w:t xml:space="preserve"> as they </w:t>
      </w:r>
      <w:r w:rsidR="00672398">
        <w:t xml:space="preserve">could potentially be </w:t>
      </w:r>
      <w:r w:rsidR="0093001E">
        <w:t xml:space="preserve">affected by a multitude of parameters that </w:t>
      </w:r>
      <w:r w:rsidR="0006492A">
        <w:t>do not influence keypresses</w:t>
      </w:r>
      <w:r w:rsidR="0099179F">
        <w:t xml:space="preserve"> (e.g., </w:t>
      </w:r>
      <w:r w:rsidR="0093001E">
        <w:t xml:space="preserve">trajectory planning, </w:t>
      </w:r>
      <w:r w:rsidR="00DB4AFD">
        <w:t xml:space="preserve">muscle exhaustion, </w:t>
      </w:r>
      <w:r w:rsidR="0093001E">
        <w:t xml:space="preserve">arm length and posture, </w:t>
      </w:r>
      <w:r w:rsidR="00672398">
        <w:t xml:space="preserve">and </w:t>
      </w:r>
      <w:r w:rsidR="0093001E">
        <w:t>so forth</w:t>
      </w:r>
      <w:r w:rsidR="00DB4AFD">
        <w:t>)</w:t>
      </w:r>
      <w:r w:rsidR="00181385">
        <w:t>.</w:t>
      </w:r>
      <w:r w:rsidR="00B160A8">
        <w:t xml:space="preserve"> </w:t>
      </w:r>
      <w:r w:rsidR="00D53D6D">
        <w:t xml:space="preserve">A larger </w:t>
      </w:r>
      <w:proofErr w:type="gramStart"/>
      <w:r w:rsidR="00623686">
        <w:t>amount</w:t>
      </w:r>
      <w:proofErr w:type="gramEnd"/>
      <w:r w:rsidR="00623686">
        <w:t xml:space="preserve"> of free parameters </w:t>
      </w:r>
      <w:r w:rsidR="00745CB4">
        <w:t xml:space="preserve">leaves more </w:t>
      </w:r>
      <w:r w:rsidR="00EE0803">
        <w:t xml:space="preserve">room for variability when executing </w:t>
      </w:r>
      <w:r w:rsidR="00745CB4">
        <w:t xml:space="preserve">the </w:t>
      </w:r>
      <w:r w:rsidR="001F085D">
        <w:t>response</w:t>
      </w:r>
      <w:r w:rsidR="00A139BB">
        <w:t>,</w:t>
      </w:r>
      <w:r w:rsidR="008A65D3">
        <w:t xml:space="preserve"> </w:t>
      </w:r>
      <w:r w:rsidR="000A2C2C">
        <w:t>which</w:t>
      </w:r>
      <w:r w:rsidR="008535CC">
        <w:t>, in turn,</w:t>
      </w:r>
      <w:r w:rsidR="00F77750">
        <w:t xml:space="preserve"> </w:t>
      </w:r>
      <w:r w:rsidR="00115003">
        <w:t>might obscure</w:t>
      </w:r>
      <w:r w:rsidR="005541B0">
        <w:t xml:space="preserve"> the</w:t>
      </w:r>
      <w:r w:rsidR="00115003">
        <w:t xml:space="preserve"> </w:t>
      </w:r>
      <w:r w:rsidR="007B612C">
        <w:t>congruency effect</w:t>
      </w:r>
      <w:r w:rsidR="00F22DA9">
        <w:t xml:space="preserve">. 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197FF256" w14:textId="3FD1E89B" w:rsidR="00C42604" w:rsidRDefault="00BE4794" w:rsidP="005D6A2B">
      <w:r>
        <w:t xml:space="preserve">An </w:t>
      </w:r>
      <w:r w:rsidR="003F6AD7">
        <w:t xml:space="preserve">alternative explanation </w:t>
      </w:r>
      <w:r w:rsidR="00B47C3E">
        <w:t xml:space="preserve">for </w:t>
      </w:r>
      <w:r w:rsidR="003F6AD7">
        <w:t xml:space="preserve">the results </w:t>
      </w:r>
      <w:r w:rsidR="00E7205D">
        <w:t>proceeds from</w:t>
      </w:r>
      <w:r w:rsidR="00B47C3E">
        <w:t xml:space="preserve"> the short-lived nature of </w:t>
      </w:r>
      <w:r w:rsidR="00D81E44">
        <w:t>unconscious effects</w:t>
      </w:r>
      <w:r w:rsidR="003F6AD7">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rsidR="003F6AD7">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w:t>
      </w:r>
      <w:r w:rsidR="005C5A39">
        <w:t xml:space="preserve">approximately </w:t>
      </w:r>
      <w:r w:rsidR="0056778C">
        <w:t xml:space="preserve">until </w:t>
      </w:r>
      <w:r w:rsidR="00E558A1">
        <w:t>3</w:t>
      </w:r>
      <w:r w:rsidR="00A6242D">
        <w:t>4</w:t>
      </w:r>
      <w:r w:rsidR="00E558A1">
        <w:t>0</w:t>
      </w:r>
      <w:r w:rsidR="005C5A39">
        <w:t>ms</w:t>
      </w:r>
      <w:r w:rsidR="00B52F48">
        <w:t xml:space="preserve"> post reaching onset</w:t>
      </w:r>
      <w:r w:rsidR="0097325B">
        <w:t xml:space="preserve">, </w:t>
      </w:r>
      <w:r w:rsidR="00A86C1D">
        <w:t xml:space="preserve">extending </w:t>
      </w:r>
      <w:r w:rsidR="004A0C1A">
        <w:t xml:space="preserve">over </w:t>
      </w:r>
      <w:r w:rsidR="0056778C">
        <w:t>80</w:t>
      </w:r>
      <w:r w:rsidR="008A6365">
        <w:t>%</w:t>
      </w:r>
      <w:r w:rsidR="00C1270E">
        <w:t xml:space="preserve"> </w:t>
      </w:r>
      <w:r w:rsidR="0097325B">
        <w:t xml:space="preserve">of the </w:t>
      </w:r>
      <w:r w:rsidR="00C1270E">
        <w:t xml:space="preserve">average </w:t>
      </w:r>
      <w:r w:rsidR="00D07BF4">
        <w:t>reaching duration (</w:t>
      </w:r>
      <w:r w:rsidR="00C1270E">
        <w:t>422ms</w:t>
      </w:r>
      <w:r w:rsidR="00D07BF4">
        <w:t>)</w:t>
      </w:r>
      <w:r w:rsidR="00FC7606">
        <w:t>.</w:t>
      </w:r>
      <w:r w:rsidR="00294E55">
        <w:t xml:space="preserve"> On the contrary, the length of the response window used in the current experiment </w:t>
      </w:r>
      <w:r w:rsidR="005D209B">
        <w:t xml:space="preserve">was relatively short and </w:t>
      </w:r>
      <w:r w:rsidR="00294E55">
        <w:t>could potentially account for the outstanding effects that were found here.</w:t>
      </w:r>
      <w:r w:rsidR="00294E55" w:rsidRPr="00294E55">
        <w:t xml:space="preserve"> </w:t>
      </w:r>
      <w:r w:rsidR="00294E55">
        <w:t>Unconscious effects have been shown to diminish over time and therefore be largest for short RTs</w:t>
      </w:r>
      <w:r w:rsidR="00E70D5D">
        <w:t xml:space="preserve"> </w:t>
      </w:r>
      <w:r w:rsidR="00E70D5D">
        <w:fldChar w:fldCharType="begin"/>
      </w:r>
      <w:r w:rsidR="00E70D5D">
        <w:instrText xml:space="preserve"> ADDIN ZOTERO_ITEM CSL_CITATION {"citationID":"Jlxhcg6l","properties":{"formattedCitation":"(Avneon &amp; Lamy, 2019)","plainCitation":"(Avneon &amp; Lamy, 2019)","noteIndex":0},"citationItems":[{"id":552,"uris":["http://zotero.org/users/8275165/items/GMX2DHPY"],"itemData":{"id":552,"type":"article-journal","abstract":"What function does conscious perception serve in human behavior? Many studies relied on unconscious priming to demonstrate that unseen stimuli can be extensively processed. However, showing a small unconscious priming eﬀect falls short of showing that the process underlying such priming is independent of conscious perception. Here, we investigated to what extent the retrieval of learned stimulus-response associations and semantic priming depend on conscious perception by using a liminal-prime paradigm that allows comparing conscious and unconscious processing under the same stimulus conditions. The results revealed two striking dissociations. First, S-R priming was entirely independent of conscious perception, whereas semantic processing was strongly enhanced by it. Second, while priming emerged on fast trials for all conditions, only conscious semantic priming was observed on slow trials. The implications of these ﬁndings for the time course of response priming and for the contribution of unconscious processes to fast vs. slow responses are discussed.","container-title":"Consciousness and Cognition","DOI":"10.1016/j.concog.2019.01.010","ISSN":"10538100","journalAbbreviation":"Consciousness and Cognition","language":"en","page":"36-51","source":"DOI.org (Crossref)","title":"Do semantic priming and retrieval of stimulus-response associations depend on conscious perception?","volume":"69","author":[{"family":"Avneon","given":"Maayan"},{"family":"Lamy","given":"Dominique"}],"issued":{"date-parts":[["2019",3]]}}}],"schema":"https://github.com/citation-style-language/schema/raw/master/csl-citation.json"} </w:instrText>
      </w:r>
      <w:r w:rsidR="00E70D5D">
        <w:fldChar w:fldCharType="separate"/>
      </w:r>
      <w:r w:rsidR="00E70D5D" w:rsidRPr="00E70D5D">
        <w:rPr>
          <w:rFonts w:ascii="Times New Roman" w:hAnsi="Times New Roman" w:cs="Times New Roman"/>
        </w:rPr>
        <w:t>(Avneon &amp; Lamy, 2019)</w:t>
      </w:r>
      <w:r w:rsidR="00E70D5D">
        <w:fldChar w:fldCharType="end"/>
      </w:r>
      <w:r w:rsidR="00E70D5D">
        <w:t xml:space="preserve">. </w:t>
      </w:r>
      <w:r w:rsidR="00294E55">
        <w:t>Indeed, a comparison of the current study's keyboard session with the original study by Dehaene</w:t>
      </w:r>
      <w:r w:rsidR="00A13ABC">
        <w:t xml:space="preserve"> et al.</w:t>
      </w:r>
      <w:r w:rsidR="00294E55">
        <w:t xml:space="preserve"> </w:t>
      </w:r>
      <w:r w:rsidR="00A13ABC">
        <w:fldChar w:fldCharType="begin"/>
      </w:r>
      <w:r w:rsidR="00A13ABC">
        <w:instrText xml:space="preserve"> ADDIN ZOTERO_ITEM CSL_CITATION {"citationID":"TBp1pyIZ","properties":{"formattedCitation":"(Dehaene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A13ABC">
        <w:fldChar w:fldCharType="separate"/>
      </w:r>
      <w:r w:rsidR="005D6A2B" w:rsidRPr="005D6A2B">
        <w:rPr>
          <w:rFonts w:ascii="Times New Roman" w:hAnsi="Times New Roman" w:cs="Times New Roman"/>
        </w:rPr>
        <w:t>(Dehaene et al., 2001)</w:t>
      </w:r>
      <w:r w:rsidR="00A13ABC">
        <w:fldChar w:fldCharType="end"/>
      </w:r>
      <w:r w:rsidR="00294E55">
        <w:t xml:space="preserve"> reveals that although a similar experimental procedure was used, </w:t>
      </w:r>
      <w:r w:rsidR="001F54D6">
        <w:t xml:space="preserve">here </w:t>
      </w:r>
      <w:r w:rsidR="00294E55">
        <w:t xml:space="preserve">the </w:t>
      </w:r>
      <w:r w:rsidR="001F54D6">
        <w:t xml:space="preserve">observed </w:t>
      </w:r>
      <w:r w:rsidR="00294E55">
        <w:t xml:space="preserve">RT was approximately 80ms shorter and </w:t>
      </w:r>
      <w:r w:rsidR="001F54D6">
        <w:t xml:space="preserve">the </w:t>
      </w:r>
      <w:r w:rsidR="00294E55">
        <w:t>effect</w:t>
      </w:r>
      <w:r w:rsidR="001F54D6">
        <w:t xml:space="preserve"> size was larger</w:t>
      </w:r>
      <w:r w:rsidR="00294E55">
        <w:t xml:space="preserve">. Taken together, these results stress the </w:t>
      </w:r>
      <w:r w:rsidR="0084762D">
        <w:t xml:space="preserve">importance </w:t>
      </w:r>
      <w:r w:rsidR="00294E55">
        <w:t xml:space="preserve">of short response windows in experiments that probe unconscious processes. </w:t>
      </w:r>
    </w:p>
    <w:p w14:paraId="29CDF939" w14:textId="26337750" w:rsidR="005C5A39" w:rsidRDefault="0050667F" w:rsidP="001340FA">
      <w:r>
        <w:lastRenderedPageBreak/>
        <w:t>Large effect</w:t>
      </w:r>
      <w:r w:rsidR="00BC1F33">
        <w:t>s</w:t>
      </w:r>
      <w:r>
        <w:t xml:space="preserve"> such as those </w:t>
      </w:r>
      <w:r w:rsidR="006306AF">
        <w:t xml:space="preserve">exhibited </w:t>
      </w:r>
      <w:r>
        <w:t xml:space="preserve">here are uncommon to unconscious priming experiments </w:t>
      </w:r>
      <w:r w:rsidR="00EE4F17">
        <w:fldChar w:fldCharType="begin"/>
      </w:r>
      <w:r w:rsidR="00EE4F17">
        <w:instrText xml:space="preserve"> ADDIN ZOTERO_ITEM CSL_CITATION {"citationID":"efgwpOq7","properties":{"formattedCitation":"(Van den Bussche et al., 2009)","plainCitation":"(Van den Bussche et al., 2009)","noteIndex":0},"citationItems":[{"id":478,"uris":["http://zotero.org/users/8275165/items/SMVEHJB7"],"itemData":{"id":478,"type":"article-journal","abstract":"The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EE4F17">
        <w:fldChar w:fldCharType="separate"/>
      </w:r>
      <w:r w:rsidR="00EE4F17" w:rsidRPr="00EE4F17">
        <w:rPr>
          <w:rFonts w:ascii="Times New Roman" w:hAnsi="Times New Roman" w:cs="Times New Roman"/>
        </w:rPr>
        <w:t>(Van den Bussche et al., 2009)</w:t>
      </w:r>
      <w:r w:rsidR="00EE4F17">
        <w:fldChar w:fldCharType="end"/>
      </w:r>
      <w:r w:rsidR="00351DA0">
        <w:t xml:space="preserve">. </w:t>
      </w:r>
      <w:r w:rsidR="00B77D2C">
        <w:t xml:space="preserve">Implementing a more </w:t>
      </w:r>
      <w:r w:rsidR="00351DA0">
        <w:t>difficult</w:t>
      </w:r>
      <w:r>
        <w:t xml:space="preserve"> </w:t>
      </w:r>
      <w:r w:rsidR="00B77D2C">
        <w:t xml:space="preserve">task </w:t>
      </w:r>
      <w:r w:rsidR="00996DFF">
        <w:t>to the keyboard condition is expected to reduce the effect size</w:t>
      </w:r>
      <w:r w:rsidR="001340FA">
        <w:t xml:space="preserve"> </w:t>
      </w:r>
      <w:r w:rsidR="001340FA">
        <w:fldChar w:fldCharType="begin"/>
      </w:r>
      <w:r w:rsidR="001340FA">
        <w:instrText xml:space="preserve"> ADDIN ZOTERO_ITEM CSL_CITATION {"citationID":"b24hkiED","properties":{"formattedCitation":"(Pratte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1340FA">
        <w:fldChar w:fldCharType="separate"/>
      </w:r>
      <w:r w:rsidR="001340FA" w:rsidRPr="001340FA">
        <w:rPr>
          <w:rFonts w:ascii="Times New Roman" w:hAnsi="Times New Roman" w:cs="Times New Roman"/>
        </w:rPr>
        <w:t>(Pratte &amp; Rouder, 2009)</w:t>
      </w:r>
      <w:r w:rsidR="001340FA">
        <w:fldChar w:fldCharType="end"/>
      </w:r>
      <w:r w:rsidR="00996DFF">
        <w:t xml:space="preserve">, </w:t>
      </w:r>
      <w:r w:rsidR="00204E11">
        <w:t xml:space="preserve">though </w:t>
      </w:r>
      <w:r w:rsidR="00996DFF">
        <w:t xml:space="preserve">its effect on the </w:t>
      </w:r>
      <w:r w:rsidR="00823C00">
        <w:t xml:space="preserve">reaching condition is yet to be discovered. </w:t>
      </w:r>
      <w:r w:rsidR="00995283" w:rsidRPr="00995283">
        <w:t>If the reaching task proves to be less susceptible to the effect of task difficulty, it would provide further evidence of its superiority over the keyboard measure</w:t>
      </w:r>
      <w:r w:rsidR="000945BB">
        <w:t>.</w:t>
      </w:r>
    </w:p>
    <w:p w14:paraId="1ADC2992" w14:textId="1D8B2E5B" w:rsidR="00CD3847" w:rsidRPr="008B22C0" w:rsidRDefault="00CD3847" w:rsidP="00E118B7">
      <w:pPr>
        <w:rPr>
          <w:rtl/>
        </w:rPr>
      </w:pPr>
    </w:p>
    <w:p w14:paraId="0CADF9B0" w14:textId="07328A53" w:rsidR="00621E6D" w:rsidRDefault="00621E6D" w:rsidP="001617E7">
      <w:r>
        <w:t xml:space="preserve">To conclude, </w:t>
      </w:r>
      <w:r w:rsidR="00226148">
        <w:t xml:space="preserve">although </w:t>
      </w:r>
      <w:r w:rsidR="006D58BA">
        <w:t xml:space="preserve">only a small </w:t>
      </w:r>
      <w:r w:rsidR="00A5641A">
        <w:t>advantage</w:t>
      </w:r>
      <w:r w:rsidR="00226148">
        <w:t xml:space="preserve"> in effect size was found for </w:t>
      </w:r>
      <w:r>
        <w:t>motion tracking</w:t>
      </w:r>
      <w:r w:rsidR="00A5641A">
        <w:t>, this study does suggest that it might be a fruitful venue for future research. First, the effects are comparable</w:t>
      </w:r>
      <w:r w:rsidR="004B4C59">
        <w:t xml:space="preserve"> </w:t>
      </w:r>
      <w:r w:rsidR="00A5641A">
        <w:t xml:space="preserve">to </w:t>
      </w:r>
      <w:r w:rsidR="000C60E4">
        <w:t>–</w:t>
      </w:r>
      <w:r w:rsidR="004B4C59">
        <w:t xml:space="preserve"> and sometimes larger than</w:t>
      </w:r>
      <w:r w:rsidR="000C60E4">
        <w:t xml:space="preserve"> –</w:t>
      </w:r>
      <w:r w:rsidR="004B4C59">
        <w:t xml:space="preserve"> </w:t>
      </w:r>
      <w:r w:rsidR="00A5641A">
        <w:t>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w:t>
      </w:r>
      <w:r w:rsidR="00C418C2">
        <w:t xml:space="preserve">for </w:t>
      </w:r>
      <w:r w:rsidR="00DD538C">
        <w:t>delv</w:t>
      </w:r>
      <w:r w:rsidR="004D2932">
        <w:t>ing</w:t>
      </w:r>
      <w:r w:rsidR="00DD538C">
        <w:t xml:space="preserve"> into </w:t>
      </w:r>
      <w:r w:rsidR="006617C2">
        <w:t xml:space="preserve">the temporal aspects of unconscious effects on behavior. </w:t>
      </w:r>
      <w:r w:rsidR="003A3ABE">
        <w:t>W</w:t>
      </w:r>
      <w:r w:rsidR="006617C2">
        <w:t xml:space="preserve">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 xml:space="preserve">and potential </w:t>
      </w:r>
      <w:r w:rsidR="00C22586">
        <w:t xml:space="preserve">of </w:t>
      </w:r>
      <w:r w:rsidR="00957AE0">
        <w:t>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r w:rsidR="003A3ABE">
        <w:t xml:space="preserve">to </w:t>
      </w:r>
      <w:r w:rsidR="009B23A5">
        <w:t xml:space="preserve">potentially </w:t>
      </w:r>
      <w:r w:rsidR="00E2517D">
        <w:t>expand our knowledge of processes</w:t>
      </w:r>
      <w:r w:rsidR="00493A2B">
        <w:t xml:space="preserve"> taking place without consciousness</w:t>
      </w:r>
      <w:r w:rsidR="00E2517D">
        <w:t>.</w:t>
      </w:r>
    </w:p>
    <w:p w14:paraId="5D25F425" w14:textId="77777777" w:rsidR="00770D38" w:rsidRDefault="00770D38">
      <w:pPr>
        <w:jc w:val="left"/>
        <w:rPr>
          <w:rFonts w:ascii="Times New Roman" w:eastAsia="SimHei" w:hAnsi="Times New Roman" w:cs="Times New Roman"/>
          <w:b/>
          <w:bCs/>
          <w:lang w:eastAsia="ja-JP" w:bidi="ar-SA"/>
        </w:rPr>
      </w:pPr>
      <w:r>
        <w:br w:type="page"/>
      </w:r>
    </w:p>
    <w:p w14:paraId="436B7887" w14:textId="16BC9ED4" w:rsidR="00972A60" w:rsidRDefault="00972A60" w:rsidP="009D2F3B">
      <w:pPr>
        <w:pStyle w:val="Heading2"/>
      </w:pPr>
      <w:r>
        <w:lastRenderedPageBreak/>
        <w:t>Declarations</w:t>
      </w:r>
    </w:p>
    <w:p w14:paraId="7AD43A12" w14:textId="55CE338B" w:rsidR="00D0536B" w:rsidRDefault="00D0536B" w:rsidP="00D0536B">
      <w:pPr>
        <w:pStyle w:val="Heading3"/>
      </w:pPr>
      <w:r w:rsidRPr="00D0536B">
        <w:t>Funding</w:t>
      </w:r>
    </w:p>
    <w:p w14:paraId="56F2E564" w14:textId="2118D599" w:rsidR="00C737D1" w:rsidRPr="009D2F3B" w:rsidRDefault="002B75E7" w:rsidP="009D2F3B">
      <w:pPr>
        <w:ind w:firstLine="0"/>
        <w:rPr>
          <w:lang w:eastAsia="ja-JP"/>
        </w:rPr>
      </w:pPr>
      <w:r>
        <w:rPr>
          <w:lang w:eastAsia="ja-JP" w:bidi="ar-SA"/>
        </w:rPr>
        <w:t xml:space="preserve">This study was funded by the </w:t>
      </w:r>
      <w:r w:rsidRPr="002B75E7">
        <w:rPr>
          <w:lang w:eastAsia="ja-JP" w:bidi="ar-SA"/>
        </w:rPr>
        <w:t>CIFAR Brain, Mind, and Consciousness program</w:t>
      </w:r>
      <w:r w:rsidR="007C1758">
        <w:rPr>
          <w:lang w:eastAsia="ja-JP" w:bidi="ar-SA"/>
        </w:rPr>
        <w:t>.</w:t>
      </w:r>
    </w:p>
    <w:p w14:paraId="3AC4CD82" w14:textId="0716A101" w:rsidR="00D0536B" w:rsidRDefault="00D0536B">
      <w:pPr>
        <w:pStyle w:val="Heading3"/>
      </w:pPr>
      <w:r w:rsidRPr="00D0536B">
        <w:t>Conflicts of interest</w:t>
      </w:r>
    </w:p>
    <w:p w14:paraId="0A2B5D5D" w14:textId="2AA2DBD8" w:rsidR="008267F4" w:rsidRPr="009D2F3B" w:rsidRDefault="00894F0C" w:rsidP="009D2F3B">
      <w:pPr>
        <w:ind w:firstLine="0"/>
        <w:rPr>
          <w:lang w:eastAsia="ja-JP" w:bidi="ar-SA"/>
        </w:rPr>
      </w:pPr>
      <w:r>
        <w:rPr>
          <w:lang w:eastAsia="ja-JP" w:bidi="ar-SA"/>
        </w:rPr>
        <w:t>All authors declare that they have no conflicts of interest.</w:t>
      </w:r>
    </w:p>
    <w:p w14:paraId="2B0CCF91" w14:textId="213C58DF" w:rsidR="00D0536B" w:rsidRDefault="00D0536B">
      <w:pPr>
        <w:pStyle w:val="Heading3"/>
      </w:pPr>
      <w:r w:rsidRPr="00D0536B">
        <w:t>Ethics approval</w:t>
      </w:r>
    </w:p>
    <w:p w14:paraId="1FDAE914" w14:textId="0045F8D2" w:rsidR="00A00866" w:rsidRPr="009D2F3B" w:rsidRDefault="00D03020" w:rsidP="009D2F3B">
      <w:pPr>
        <w:ind w:firstLine="0"/>
        <w:rPr>
          <w:lang w:eastAsia="ja-JP" w:bidi="ar-SA"/>
        </w:rPr>
      </w:pPr>
      <w:del w:id="549" w:author="zeev" w:date="2023-07-25T17:01:00Z">
        <w:r w:rsidRPr="00D03020" w:rsidDel="00752D41">
          <w:rPr>
            <w:lang w:eastAsia="ja-JP" w:bidi="ar-SA"/>
          </w:rPr>
          <w:delText xml:space="preserve">This study was </w:delText>
        </w:r>
        <w:r w:rsidR="009D1872" w:rsidDel="00752D41">
          <w:rPr>
            <w:lang w:eastAsia="ja-JP" w:bidi="ar-SA"/>
          </w:rPr>
          <w:delText>conducted</w:delText>
        </w:r>
        <w:r w:rsidRPr="00D03020" w:rsidDel="00752D41">
          <w:rPr>
            <w:lang w:eastAsia="ja-JP" w:bidi="ar-SA"/>
          </w:rPr>
          <w:delText xml:space="preserve"> in </w:delText>
        </w:r>
        <w:r w:rsidDel="00752D41">
          <w:rPr>
            <w:lang w:eastAsia="ja-JP" w:bidi="ar-SA"/>
          </w:rPr>
          <w:delText xml:space="preserve">accordance </w:delText>
        </w:r>
        <w:r w:rsidRPr="00D03020" w:rsidDel="00752D41">
          <w:rPr>
            <w:lang w:eastAsia="ja-JP" w:bidi="ar-SA"/>
          </w:rPr>
          <w:delText xml:space="preserve">with the principles of the Declaration of Helsinki. </w:delText>
        </w:r>
      </w:del>
      <w:r w:rsidRPr="00D03020">
        <w:rPr>
          <w:lang w:eastAsia="ja-JP" w:bidi="ar-SA"/>
        </w:rPr>
        <w:t xml:space="preserve">Approval was granted by the Ethics Committee of </w:t>
      </w:r>
      <w:r>
        <w:rPr>
          <w:lang w:eastAsia="ja-JP" w:bidi="ar-SA"/>
        </w:rPr>
        <w:t>Tel Aviv University (</w:t>
      </w:r>
      <w:r w:rsidR="009D1872">
        <w:rPr>
          <w:lang w:eastAsia="ja-JP" w:bidi="ar-SA"/>
        </w:rPr>
        <w:t xml:space="preserve">02/01/2022, Ethics approval No. </w:t>
      </w:r>
      <w:r w:rsidR="009D1872" w:rsidRPr="009D1872">
        <w:rPr>
          <w:lang w:eastAsia="ja-JP" w:bidi="ar-SA"/>
        </w:rPr>
        <w:t>1-0004328</w:t>
      </w:r>
      <w:r w:rsidR="009D1872">
        <w:rPr>
          <w:lang w:eastAsia="ja-JP" w:bidi="ar-SA"/>
        </w:rPr>
        <w:t>).</w:t>
      </w:r>
    </w:p>
    <w:p w14:paraId="2583B143" w14:textId="0C9B90F5" w:rsidR="00D0536B" w:rsidRDefault="00D0536B">
      <w:pPr>
        <w:pStyle w:val="Heading3"/>
      </w:pPr>
      <w:r w:rsidRPr="00D0536B">
        <w:t xml:space="preserve">Consent to </w:t>
      </w:r>
      <w:proofErr w:type="gramStart"/>
      <w:r w:rsidRPr="00D0536B">
        <w:t>participate</w:t>
      </w:r>
      <w:proofErr w:type="gramEnd"/>
    </w:p>
    <w:p w14:paraId="58CB061D" w14:textId="4F69637F" w:rsidR="00D6696D" w:rsidRPr="009D2F3B" w:rsidRDefault="00455856" w:rsidP="009D2F3B">
      <w:pPr>
        <w:ind w:firstLine="0"/>
        <w:rPr>
          <w:lang w:eastAsia="ja-JP" w:bidi="ar-SA"/>
        </w:rPr>
      </w:pPr>
      <w:r>
        <w:rPr>
          <w:lang w:eastAsia="ja-JP" w:bidi="ar-SA"/>
        </w:rPr>
        <w:t>All participants signed an i</w:t>
      </w:r>
      <w:r w:rsidRPr="00455856">
        <w:rPr>
          <w:lang w:eastAsia="ja-JP" w:bidi="ar-SA"/>
        </w:rPr>
        <w:t xml:space="preserve">nformed consent </w:t>
      </w:r>
      <w:r>
        <w:rPr>
          <w:lang w:eastAsia="ja-JP" w:bidi="ar-SA"/>
        </w:rPr>
        <w:t>to participate in the study.</w:t>
      </w:r>
    </w:p>
    <w:p w14:paraId="48342B09" w14:textId="46899FFE" w:rsidR="00D0536B" w:rsidRDefault="00D0536B" w:rsidP="00455856">
      <w:pPr>
        <w:pStyle w:val="Heading3"/>
      </w:pPr>
      <w:r w:rsidRPr="00D0536B">
        <w:t>Consent for publication </w:t>
      </w:r>
    </w:p>
    <w:p w14:paraId="5FBA272B" w14:textId="58E7D28F" w:rsidR="00455856" w:rsidRPr="009D2F3B" w:rsidRDefault="006B1D99" w:rsidP="009D2F3B">
      <w:pPr>
        <w:ind w:firstLine="0"/>
        <w:rPr>
          <w:lang w:eastAsia="ja-JP" w:bidi="ar-SA"/>
        </w:rPr>
      </w:pPr>
      <w:r>
        <w:rPr>
          <w:lang w:eastAsia="ja-JP" w:bidi="ar-SA"/>
        </w:rPr>
        <w:t>Informed consent to publish their data was received from each of the participants.</w:t>
      </w:r>
    </w:p>
    <w:p w14:paraId="1463CDFE" w14:textId="1635ED7F" w:rsidR="00D0536B" w:rsidRDefault="00D0536B" w:rsidP="00D0536B">
      <w:pPr>
        <w:pStyle w:val="Heading3"/>
      </w:pPr>
      <w:r w:rsidRPr="00D0536B">
        <w:t>Availability of data and materials</w:t>
      </w:r>
    </w:p>
    <w:p w14:paraId="3E7D2198" w14:textId="68E00A75" w:rsidR="00C14F71" w:rsidRDefault="001D27FA" w:rsidP="00903A61">
      <w:pPr>
        <w:ind w:firstLine="0"/>
        <w:rPr>
          <w:lang w:eastAsia="ja-JP" w:bidi="ar-SA"/>
        </w:rPr>
      </w:pPr>
      <w:r>
        <w:rPr>
          <w:lang w:eastAsia="ja-JP" w:bidi="ar-SA"/>
        </w:rPr>
        <w:t>This study was preregistered</w:t>
      </w:r>
      <w:r w:rsidR="00903A61">
        <w:rPr>
          <w:lang w:eastAsia="ja-JP" w:bidi="ar-SA"/>
        </w:rPr>
        <w:t xml:space="preserve"> (</w:t>
      </w:r>
      <w:hyperlink r:id="rId20" w:history="1">
        <w:r w:rsidR="00903A61" w:rsidRPr="00E53F62">
          <w:rPr>
            <w:rStyle w:val="Hyperlink"/>
          </w:rPr>
          <w:t>https://osf.io/8dsvp</w:t>
        </w:r>
      </w:hyperlink>
      <w:r w:rsidR="00903A61">
        <w:rPr>
          <w:lang w:eastAsia="ja-JP" w:bidi="ar-SA"/>
        </w:rPr>
        <w:t xml:space="preserve">), its </w:t>
      </w:r>
      <w:r>
        <w:rPr>
          <w:lang w:eastAsia="ja-JP" w:bidi="ar-SA"/>
        </w:rPr>
        <w:t xml:space="preserve">materials </w:t>
      </w:r>
      <w:r w:rsidR="00903A61">
        <w:rPr>
          <w:lang w:eastAsia="ja-JP" w:bidi="ar-SA"/>
        </w:rPr>
        <w:t xml:space="preserve">and </w:t>
      </w:r>
      <w:r>
        <w:rPr>
          <w:lang w:eastAsia="ja-JP" w:bidi="ar-SA"/>
        </w:rPr>
        <w:t>data are available</w:t>
      </w:r>
      <w:r w:rsidR="003660D1">
        <w:rPr>
          <w:lang w:eastAsia="ja-JP" w:bidi="ar-SA"/>
        </w:rPr>
        <w:t xml:space="preserve"> in the </w:t>
      </w:r>
      <w:r w:rsidR="00FD5493">
        <w:rPr>
          <w:rFonts w:hint="cs"/>
          <w:lang w:eastAsia="ja-JP" w:bidi="ar-SA"/>
        </w:rPr>
        <w:t>G</w:t>
      </w:r>
      <w:r w:rsidR="00FD5493">
        <w:rPr>
          <w:lang w:eastAsia="ja-JP"/>
        </w:rPr>
        <w:t>itHub</w:t>
      </w:r>
      <w:r w:rsidR="003660D1">
        <w:rPr>
          <w:lang w:eastAsia="ja-JP" w:bidi="ar-SA"/>
        </w:rPr>
        <w:t xml:space="preserve"> repository, [</w:t>
      </w:r>
      <w:commentRangeStart w:id="550"/>
      <w:r w:rsidR="00386720">
        <w:rPr>
          <w:lang w:eastAsia="ja-JP" w:bidi="ar-SA"/>
        </w:rPr>
        <w:t>ref</w:t>
      </w:r>
      <w:commentRangeEnd w:id="550"/>
      <w:r w:rsidR="00386720">
        <w:rPr>
          <w:rStyle w:val="CommentReference"/>
        </w:rPr>
        <w:commentReference w:id="550"/>
      </w:r>
      <w:r w:rsidR="003660D1">
        <w:rPr>
          <w:lang w:eastAsia="ja-JP" w:bidi="ar-SA"/>
        </w:rPr>
        <w:t>]</w:t>
      </w:r>
      <w:r>
        <w:rPr>
          <w:lang w:eastAsia="ja-JP" w:bidi="ar-SA"/>
        </w:rPr>
        <w:t>.</w:t>
      </w:r>
    </w:p>
    <w:p w14:paraId="53E234F5" w14:textId="19E3346E" w:rsidR="00D0536B" w:rsidRDefault="00D0536B" w:rsidP="006E10C7">
      <w:pPr>
        <w:pStyle w:val="Heading3"/>
      </w:pPr>
      <w:r w:rsidRPr="00D0536B">
        <w:t>Code availability</w:t>
      </w:r>
    </w:p>
    <w:p w14:paraId="281670E0" w14:textId="445D88B1" w:rsidR="00D0536B" w:rsidRDefault="006E10C7" w:rsidP="009D2F3B">
      <w:pPr>
        <w:ind w:firstLine="0"/>
      </w:pPr>
      <w:r>
        <w:rPr>
          <w:lang w:eastAsia="ja-JP" w:bidi="ar-SA"/>
        </w:rPr>
        <w:t>All the scripts used to produce this experiment and analyze its results are available at [ref to GitHub].</w:t>
      </w:r>
    </w:p>
    <w:p w14:paraId="2F9BA0AA" w14:textId="342A8975" w:rsidR="001A0D6C" w:rsidRDefault="00CF07E0" w:rsidP="009D2F3B">
      <w:pPr>
        <w:pStyle w:val="Heading3"/>
      </w:pPr>
      <w:r w:rsidRPr="001A0D6C">
        <w:t>Acknowledgments</w:t>
      </w:r>
    </w:p>
    <w:p w14:paraId="7D6E2859" w14:textId="5D4357A6" w:rsidR="00D802FC" w:rsidRDefault="009D2F3B">
      <w:pPr>
        <w:ind w:firstLine="0"/>
      </w:pPr>
      <w:r>
        <w:lastRenderedPageBreak/>
        <w:t>W</w:t>
      </w:r>
      <w:r w:rsidR="00050B7D">
        <w:t>e would like to thank</w:t>
      </w:r>
      <w:r w:rsidR="00F81E80">
        <w:t xml:space="preserve"> Prof.</w:t>
      </w:r>
      <w:r w:rsidR="00050B7D">
        <w:t xml:space="preserve"> </w:t>
      </w:r>
      <w:r w:rsidR="00F81E80">
        <w:t xml:space="preserve">Jason Friedman and Dr. Dror Dotan for their </w:t>
      </w:r>
      <w:r w:rsidR="00707AB2">
        <w:t xml:space="preserve">valuable </w:t>
      </w:r>
      <w:r w:rsidR="005D2C62">
        <w:t xml:space="preserve">insights and professional </w:t>
      </w:r>
      <w:r w:rsidR="00C22586">
        <w:t>advice</w:t>
      </w:r>
      <w:r w:rsidR="005D2C62">
        <w:t xml:space="preserve"> </w:t>
      </w:r>
      <w:r w:rsidR="00707AB2">
        <w:t>in</w:t>
      </w:r>
      <w:r w:rsidR="00870E4E">
        <w:t xml:space="preserve"> analyzing the acquired data</w:t>
      </w:r>
      <w:r w:rsidR="006A4212">
        <w:t xml:space="preserve">. </w:t>
      </w:r>
      <w:r w:rsidR="007454AC">
        <w:t>W</w:t>
      </w:r>
      <w:r w:rsidR="00A10B90">
        <w:t xml:space="preserve">e </w:t>
      </w:r>
      <w:r w:rsidR="007454AC">
        <w:t xml:space="preserve">further </w:t>
      </w:r>
      <w:r w:rsidR="00A10B90">
        <w:t xml:space="preserve">express our </w:t>
      </w:r>
      <w:r>
        <w:t xml:space="preserve">gratitude </w:t>
      </w:r>
      <w:r w:rsidR="00A10B90">
        <w:t xml:space="preserve">to </w:t>
      </w:r>
      <w:r w:rsidR="005D2C62">
        <w:t xml:space="preserve">Uri </w:t>
      </w:r>
      <w:proofErr w:type="spellStart"/>
      <w:r w:rsidR="005D2C62">
        <w:t>Kor</w:t>
      </w:r>
      <w:r w:rsidR="00D63322">
        <w:t>isky</w:t>
      </w:r>
      <w:proofErr w:type="spellEnd"/>
      <w:r w:rsidR="00D63322">
        <w:t xml:space="preserve"> </w:t>
      </w:r>
      <w:r w:rsidR="00306C0B">
        <w:t>for</w:t>
      </w:r>
      <w:r w:rsidR="00D63322">
        <w:t xml:space="preserve"> guidance</w:t>
      </w:r>
      <w:r w:rsidR="00091DD4">
        <w:t xml:space="preserve"> and troubleshooting</w:t>
      </w:r>
      <w:r w:rsidR="00707007">
        <w:t xml:space="preserve"> when implementing</w:t>
      </w:r>
      <w:r w:rsidR="00306C0B">
        <w:t xml:space="preserve"> the </w:t>
      </w:r>
      <w:proofErr w:type="spellStart"/>
      <w:r w:rsidR="00306C0B" w:rsidRPr="007846C7">
        <w:t>OptiTrack</w:t>
      </w:r>
      <w:proofErr w:type="spellEnd"/>
      <w:r w:rsidR="00306C0B">
        <w:t xml:space="preserve"> </w:t>
      </w:r>
      <w:r w:rsidR="00D63322">
        <w:t>motion tracking system</w:t>
      </w:r>
      <w:r w:rsidR="002C4F93">
        <w:t>.</w:t>
      </w:r>
    </w:p>
    <w:p w14:paraId="3E00D6F3" w14:textId="35D99524" w:rsidR="00711CFE" w:rsidRDefault="007454AC" w:rsidP="009D2F3B">
      <w:pPr>
        <w:ind w:firstLine="0"/>
      </w:pPr>
      <w:r>
        <w:t>In addition</w:t>
      </w:r>
      <w:r w:rsidR="00CC0BF4">
        <w:t xml:space="preserve">, we would like to acknowledge the </w:t>
      </w:r>
      <w:r w:rsidR="0031542F">
        <w:t>codes we used to produce our graphs</w:t>
      </w:r>
      <w:r w:rsidR="00674981">
        <w:t xml:space="preserve"> and perform certain computations</w:t>
      </w:r>
      <w:r w:rsidR="0031542F">
        <w:t xml:space="preserve">; We </w:t>
      </w:r>
      <w:r w:rsidR="0061196C">
        <w:t>applied</w:t>
      </w:r>
      <w:r w:rsidR="0031542F">
        <w:t xml:space="preserve"> </w:t>
      </w:r>
      <w:r w:rsidR="002A3285">
        <w:t>"</w:t>
      </w:r>
      <w:proofErr w:type="spellStart"/>
      <w:r w:rsidR="0031542F">
        <w:t>stdshade</w:t>
      </w:r>
      <w:proofErr w:type="spellEnd"/>
      <w:r w:rsidR="002A3285">
        <w:t xml:space="preserve">" </w:t>
      </w:r>
      <w:r w:rsidR="00723368">
        <w:fldChar w:fldCharType="begin"/>
      </w:r>
      <w:r w:rsidR="00CF599D">
        <w:instrText xml:space="preserve"> ADDIN ZOTERO_ITEM CSL_CITATION {"citationID":"Cy3g23zH","properties":{"formattedCitation":"(Musall, 2022)","plainCitation":"(Musall, 2022)","noteIndex":0},"citationItems":[{"id":859,"uris":["http://zotero.org/users/8275165/items/YTJGDACT"],"itemData":{"id":859,"type":"software","medium":"Source code","title":"stdshade","URL":"https://www.mathworks.com/matlabcentral/fileexchange/29534-stdshade","version":"Version 1.40.0.1","author":[{"family":"Musall","given":"Simon"}],"accessed":{"date-parts":[["2022",9,7]]},"issued":{"date-parts":[["2022"]]}}}],"schema":"https://github.com/citation-style-language/schema/raw/master/csl-citation.json"} </w:instrText>
      </w:r>
      <w:r w:rsidR="00723368">
        <w:fldChar w:fldCharType="separate"/>
      </w:r>
      <w:r w:rsidR="00723368" w:rsidRPr="00723368">
        <w:rPr>
          <w:rFonts w:ascii="Times New Roman" w:hAnsi="Times New Roman" w:cs="Times New Roman"/>
        </w:rPr>
        <w:t>(Musall, 2022)</w:t>
      </w:r>
      <w:r w:rsidR="00723368">
        <w:fldChar w:fldCharType="end"/>
      </w:r>
      <w:r w:rsidR="00723368">
        <w:t xml:space="preserve"> </w:t>
      </w:r>
      <w:r w:rsidR="002E39FB">
        <w:t>to plot the SE around our trajectories in</w:t>
      </w:r>
      <w:r w:rsidR="00E7371F">
        <w:t xml:space="preserve"> </w:t>
      </w:r>
      <w:ins w:id="551" w:author="Chen Heller" w:date="2023-07-31T19:21:00Z">
        <w:r w:rsidR="00720BE1">
          <w:fldChar w:fldCharType="begin"/>
        </w:r>
        <w:r w:rsidR="00720BE1">
          <w:instrText xml:space="preserve"> REF _Ref141723623 \h </w:instrText>
        </w:r>
      </w:ins>
      <w:r w:rsidR="00720BE1">
        <w:fldChar w:fldCharType="separate"/>
      </w:r>
      <w:ins w:id="552" w:author="Chen Heller" w:date="2023-07-31T19:21:00Z">
        <w:r w:rsidR="00720BE1">
          <w:t xml:space="preserve">Figure </w:t>
        </w:r>
        <w:r w:rsidR="00720BE1">
          <w:rPr>
            <w:noProof/>
          </w:rPr>
          <w:t>3</w:t>
        </w:r>
        <w:r w:rsidR="00720BE1">
          <w:fldChar w:fldCharType="end"/>
        </w:r>
        <w:r w:rsidR="00720BE1">
          <w:t xml:space="preserve"> </w:t>
        </w:r>
      </w:ins>
      <w:del w:id="553" w:author="Chen Heller" w:date="2023-07-31T19:20:00Z">
        <w:r w:rsidR="00E7371F" w:rsidDel="00720BE1">
          <w:fldChar w:fldCharType="begin"/>
        </w:r>
        <w:r w:rsidR="00E7371F" w:rsidDel="00720BE1">
          <w:delInstrText xml:space="preserve"> REF _Ref134432967 \h </w:delInstrText>
        </w:r>
        <w:r w:rsidR="00E7371F" w:rsidDel="00720BE1">
          <w:fldChar w:fldCharType="separate"/>
        </w:r>
        <w:r w:rsidR="00E7371F" w:rsidRPr="007C71AC" w:rsidDel="00720BE1">
          <w:delText>Figure</w:delText>
        </w:r>
        <w:r w:rsidR="00E7371F" w:rsidRPr="002C7A24" w:rsidDel="00720BE1">
          <w:delText xml:space="preserve"> </w:delText>
        </w:r>
        <w:r w:rsidR="00E7371F" w:rsidRPr="002C7A24" w:rsidDel="00720BE1">
          <w:rPr>
            <w:noProof/>
          </w:rPr>
          <w:delText>4</w:delText>
        </w:r>
        <w:r w:rsidR="00E7371F" w:rsidDel="00720BE1">
          <w:fldChar w:fldCharType="end"/>
        </w:r>
        <w:r w:rsidR="002E39FB" w:rsidDel="00720BE1">
          <w:delText xml:space="preserve"> </w:delText>
        </w:r>
      </w:del>
      <w:r w:rsidR="002E39FB">
        <w:t>and</w:t>
      </w:r>
      <w:ins w:id="554" w:author="Chen Heller" w:date="2023-07-31T19:21:00Z">
        <w:r w:rsidR="00720BE1">
          <w:t xml:space="preserve"> </w:t>
        </w:r>
        <w:r w:rsidR="00720BE1">
          <w:fldChar w:fldCharType="begin"/>
        </w:r>
        <w:r w:rsidR="00720BE1">
          <w:instrText xml:space="preserve"> REF _Ref141723683 \h </w:instrText>
        </w:r>
      </w:ins>
      <w:r w:rsidR="00720BE1">
        <w:fldChar w:fldCharType="separate"/>
      </w:r>
      <w:ins w:id="555" w:author="Chen Heller" w:date="2023-07-31T19:21:00Z">
        <w:r w:rsidR="00720BE1" w:rsidRPr="007C71AC">
          <w:t>Figure</w:t>
        </w:r>
        <w:r w:rsidR="00720BE1" w:rsidRPr="002C7A24">
          <w:t xml:space="preserve"> </w:t>
        </w:r>
        <w:r w:rsidR="00720BE1">
          <w:rPr>
            <w:noProof/>
          </w:rPr>
          <w:t>4</w:t>
        </w:r>
        <w:r w:rsidR="00720BE1">
          <w:fldChar w:fldCharType="end"/>
        </w:r>
      </w:ins>
      <w:ins w:id="556" w:author="Chen Heller" w:date="2023-07-31T19:20:00Z">
        <w:r w:rsidR="00720BE1">
          <w:t xml:space="preserve"> </w:t>
        </w:r>
      </w:ins>
      <w:del w:id="557" w:author="Chen Heller" w:date="2023-07-31T19:20:00Z">
        <w:r w:rsidR="00E7371F" w:rsidDel="00720BE1">
          <w:delText xml:space="preserve"> </w:delText>
        </w:r>
        <w:r w:rsidR="00E7371F" w:rsidDel="00720BE1">
          <w:fldChar w:fldCharType="begin"/>
        </w:r>
        <w:r w:rsidR="00E7371F" w:rsidDel="00720BE1">
          <w:delInstrText xml:space="preserve"> REF _Ref134432975 \h </w:delInstrText>
        </w:r>
        <w:r w:rsidR="00E7371F" w:rsidDel="00720BE1">
          <w:fldChar w:fldCharType="separate"/>
        </w:r>
        <w:r w:rsidR="00E7371F" w:rsidRPr="00E46BEB" w:rsidDel="00720BE1">
          <w:delText>Figure</w:delText>
        </w:r>
        <w:r w:rsidR="00E7371F" w:rsidRPr="002C7A24" w:rsidDel="00720BE1">
          <w:delText xml:space="preserve"> </w:delText>
        </w:r>
        <w:r w:rsidR="00E7371F" w:rsidRPr="009D2F3B" w:rsidDel="00720BE1">
          <w:delText>5</w:delText>
        </w:r>
        <w:r w:rsidR="00E7371F" w:rsidDel="00720BE1">
          <w:fldChar w:fldCharType="end"/>
        </w:r>
        <w:r w:rsidR="002E39FB" w:rsidDel="00720BE1">
          <w:delText xml:space="preserve"> </w:delText>
        </w:r>
      </w:del>
      <w:r w:rsidR="002E39FB">
        <w:t xml:space="preserve">and </w:t>
      </w:r>
      <w:r w:rsidR="002A3285">
        <w:t>"</w:t>
      </w:r>
      <w:proofErr w:type="spellStart"/>
      <w:r w:rsidR="001123EE">
        <w:t>plotSpread</w:t>
      </w:r>
      <w:proofErr w:type="spellEnd"/>
      <w:r w:rsidR="002A3285">
        <w:t>"</w:t>
      </w:r>
      <w:r w:rsidR="00736523">
        <w:t xml:space="preserve"> </w:t>
      </w:r>
      <w:r w:rsidR="00736523">
        <w:fldChar w:fldCharType="begin"/>
      </w:r>
      <w:r w:rsidR="00736523">
        <w:instrText xml:space="preserve"> ADDIN ZOTERO_ITEM CSL_CITATION {"citationID":"ij3AtsgT","properties":{"formattedCitation":"(Jonas, 2020)","plainCitation":"(Jonas, 2020)","noteIndex":0},"citationItems":[{"id":865,"uris":["http://zotero.org/users/8275165/items/G5KDFCAK"],"itemData":{"id":865,"type":"software","medium":"Source code","title":"plotSpread","URL":"https://www.mathworks.com/matlabcentral/fileexchange/37105-plot-spread-points-beeswarm-plot","version":"Version 1.2.0.0","author":[{"family":"Jonas","given":""}],"issued":{"date-parts":[["2020"]]}}}],"schema":"https://github.com/citation-style-language/schema/raw/master/csl-citation.json"} </w:instrText>
      </w:r>
      <w:r w:rsidR="00736523">
        <w:fldChar w:fldCharType="separate"/>
      </w:r>
      <w:r w:rsidR="00736523" w:rsidRPr="00736523">
        <w:rPr>
          <w:rFonts w:ascii="Times New Roman" w:hAnsi="Times New Roman" w:cs="Times New Roman"/>
        </w:rPr>
        <w:t>(Jonas, 2020)</w:t>
      </w:r>
      <w:r w:rsidR="00736523">
        <w:fldChar w:fldCharType="end"/>
      </w:r>
      <w:r w:rsidR="001123EE">
        <w:t xml:space="preserve"> to produce </w:t>
      </w:r>
      <w:r w:rsidR="002E39FB">
        <w:t>the averages distribution in</w:t>
      </w:r>
      <w:ins w:id="558" w:author="Chen Heller" w:date="2023-07-31T19:20:00Z">
        <w:r w:rsidR="00720BE1">
          <w:t xml:space="preserve"> </w:t>
        </w:r>
      </w:ins>
      <w:ins w:id="559" w:author="Chen Heller" w:date="2023-07-31T19:21:00Z">
        <w:r w:rsidR="009713A8">
          <w:fldChar w:fldCharType="begin"/>
        </w:r>
        <w:r w:rsidR="009713A8">
          <w:instrText xml:space="preserve"> REF _Ref141723514 \h </w:instrText>
        </w:r>
      </w:ins>
      <w:r w:rsidR="009713A8">
        <w:instrText xml:space="preserve"> \* MERGEFORMAT </w:instrText>
      </w:r>
      <w:r w:rsidR="009713A8">
        <w:fldChar w:fldCharType="separate"/>
      </w:r>
      <w:ins w:id="560" w:author="Chen Heller" w:date="2023-07-31T19:21:00Z">
        <w:r w:rsidR="009713A8" w:rsidRPr="009713A8">
          <w:rPr>
            <w:rPrChange w:id="561" w:author="Chen Heller" w:date="2023-07-31T19:22:00Z">
              <w:rPr>
                <w:b/>
                <w:bCs/>
              </w:rPr>
            </w:rPrChange>
          </w:rPr>
          <w:t xml:space="preserve">Figure </w:t>
        </w:r>
        <w:r w:rsidR="009713A8" w:rsidRPr="009713A8">
          <w:rPr>
            <w:rPrChange w:id="562" w:author="Chen Heller" w:date="2023-07-31T19:22:00Z">
              <w:rPr>
                <w:b/>
                <w:bCs/>
                <w:noProof/>
              </w:rPr>
            </w:rPrChange>
          </w:rPr>
          <w:t>2</w:t>
        </w:r>
        <w:r w:rsidR="009713A8">
          <w:fldChar w:fldCharType="end"/>
        </w:r>
        <w:r w:rsidR="009713A8">
          <w:t xml:space="preserve"> and </w:t>
        </w:r>
      </w:ins>
      <w:ins w:id="563" w:author="Chen Heller" w:date="2023-07-31T19:20:00Z">
        <w:r w:rsidR="00720BE1">
          <w:fldChar w:fldCharType="begin"/>
        </w:r>
        <w:r w:rsidR="00720BE1">
          <w:instrText xml:space="preserve"> REF _Ref141723623 \h </w:instrText>
        </w:r>
      </w:ins>
      <w:r w:rsidR="00720BE1">
        <w:fldChar w:fldCharType="separate"/>
      </w:r>
      <w:ins w:id="564" w:author="Chen Heller" w:date="2023-07-31T19:20:00Z">
        <w:r w:rsidR="00720BE1">
          <w:t xml:space="preserve">Figure </w:t>
        </w:r>
        <w:r w:rsidR="00720BE1">
          <w:rPr>
            <w:noProof/>
          </w:rPr>
          <w:t>3</w:t>
        </w:r>
        <w:r w:rsidR="00720BE1">
          <w:fldChar w:fldCharType="end"/>
        </w:r>
      </w:ins>
      <w:del w:id="565" w:author="Chen Heller" w:date="2023-07-31T19:20:00Z">
        <w:r w:rsidR="00204ACA" w:rsidDel="00720BE1">
          <w:delText xml:space="preserve"> </w:delText>
        </w:r>
        <w:r w:rsidR="00204ACA" w:rsidDel="00720BE1">
          <w:fldChar w:fldCharType="begin"/>
        </w:r>
        <w:r w:rsidR="00204ACA" w:rsidDel="00720BE1">
          <w:delInstrText xml:space="preserve"> REF _Ref134432975 \h </w:delInstrText>
        </w:r>
        <w:r w:rsidR="00204ACA" w:rsidDel="00720BE1">
          <w:fldChar w:fldCharType="separate"/>
        </w:r>
        <w:r w:rsidR="00204ACA" w:rsidRPr="00E46BEB" w:rsidDel="00720BE1">
          <w:delText>Figure</w:delText>
        </w:r>
        <w:r w:rsidR="00204ACA" w:rsidRPr="002C7A24" w:rsidDel="00720BE1">
          <w:delText xml:space="preserve"> </w:delText>
        </w:r>
        <w:r w:rsidR="00204ACA" w:rsidRPr="009D2F3B" w:rsidDel="00720BE1">
          <w:delText>5</w:delText>
        </w:r>
        <w:r w:rsidR="00204ACA" w:rsidDel="00720BE1">
          <w:fldChar w:fldCharType="end"/>
        </w:r>
      </w:del>
      <w:r w:rsidR="0096520E" w:rsidRPr="00BA4EED">
        <w:t>.</w:t>
      </w:r>
      <w:r w:rsidR="00674981" w:rsidRPr="00BA4EED">
        <w:t xml:space="preserve"> </w:t>
      </w:r>
      <w:r w:rsidR="00C266D9" w:rsidRPr="00BA4EED">
        <w:t>"</w:t>
      </w:r>
      <w:proofErr w:type="spellStart"/>
      <w:r w:rsidR="00C266D9" w:rsidRPr="00BA4EED">
        <w:t>invprctile</w:t>
      </w:r>
      <w:proofErr w:type="spellEnd"/>
      <w:r w:rsidR="00C266D9" w:rsidRPr="00BA4EED">
        <w:t>"</w:t>
      </w:r>
      <w:r w:rsidR="0013653F" w:rsidRPr="00BA4EED">
        <w:t xml:space="preserve"> </w:t>
      </w:r>
      <w:r w:rsidR="0013653F" w:rsidRPr="00BA4EED">
        <w:fldChar w:fldCharType="begin"/>
      </w:r>
      <w:r w:rsidR="0013653F" w:rsidRPr="00BA4EED">
        <w:instrText xml:space="preserve"> ADDIN ZOTERO_ITEM CSL_CITATION {"citationID":"30TdHaZn","properties":{"formattedCitation":"(Shrestha, 2014)","plainCitation":"(Shrestha, 2014)","noteIndex":0},"citationItems":[{"id":866,"uris":["http://zotero.org/users/8275165/items/IA3UYSTX"],"itemData":{"id":866,"type":"software","medium":"Source code","title":"invprctile","URL":"https://www.mathworks.com/matlabcentral/fileexchange/41131-inverse-percentiles-of-a-sample","version":"Version 1.2.0.0","author":[{"family":"Shrestha","given":"Durga Lal"}],"issued":{"date-parts":[["2014"]]}}}],"schema":"https://github.com/citation-style-language/schema/raw/master/csl-citation.json"} </w:instrText>
      </w:r>
      <w:r w:rsidR="0013653F" w:rsidRPr="00BA4EED">
        <w:fldChar w:fldCharType="separate"/>
      </w:r>
      <w:r w:rsidR="0013653F" w:rsidRPr="00BA4EED">
        <w:rPr>
          <w:rFonts w:ascii="Times New Roman" w:hAnsi="Times New Roman" w:cs="Times New Roman"/>
        </w:rPr>
        <w:t>(Shrestha, 2014)</w:t>
      </w:r>
      <w:r w:rsidR="0013653F" w:rsidRPr="00BA4EED">
        <w:fldChar w:fldCharType="end"/>
      </w:r>
      <w:r w:rsidR="00674981" w:rsidRPr="00BA4EED">
        <w:t xml:space="preserve"> was used </w:t>
      </w:r>
      <w:r w:rsidR="00C266D9" w:rsidRPr="00BA4EED">
        <w:t>to estimate the clusters' p-value</w:t>
      </w:r>
      <w:r w:rsidR="00185620">
        <w:t>, while</w:t>
      </w:r>
      <w:r w:rsidR="00E9043E" w:rsidRPr="00BA4EED">
        <w:t xml:space="preserve"> "</w:t>
      </w:r>
      <w:proofErr w:type="spellStart"/>
      <w:r w:rsidR="00E9043E" w:rsidRPr="00BA4EED">
        <w:t>myBinomTest</w:t>
      </w:r>
      <w:proofErr w:type="spellEnd"/>
      <w:r w:rsidR="00E9043E" w:rsidRPr="00BA4EED">
        <w:t>"</w:t>
      </w:r>
      <w:r w:rsidR="003D1665" w:rsidRPr="00BA4EED">
        <w:t xml:space="preserve"> </w:t>
      </w:r>
      <w:r w:rsidR="003D1665">
        <w:fldChar w:fldCharType="begin"/>
      </w:r>
      <w:r w:rsidR="003D1665">
        <w:instrText xml:space="preserve"> ADDIN ZOTERO_ITEM CSL_CITATION {"citationID":"t2VTQcFZ","properties":{"formattedCitation":"(Nelson, 2015)","plainCitation":"(Nelson, 2015)","noteIndex":0},"citationItems":[{"id":864,"uris":["http://zotero.org/users/8275165/items/3W29EI2F"],"itemData":{"id":864,"type":"software","medium":"Source code","title":"myBinomTest","URL":"https://www.mathworks.com/matlabcentral/fileexchange/24813-mybinomtest-s-n-p-sided","version":"Version 2.0.0.0","author":[{"family":"Nelson","given":"Matthew"}],"issued":{"date-parts":[["2015"]]}}}],"schema":"https://github.com/citation-style-language/schema/raw/master/csl-citation.json"} </w:instrText>
      </w:r>
      <w:r w:rsidR="003D1665">
        <w:fldChar w:fldCharType="separate"/>
      </w:r>
      <w:r w:rsidR="003D1665" w:rsidRPr="003D1665">
        <w:rPr>
          <w:rFonts w:ascii="Times New Roman" w:hAnsi="Times New Roman" w:cs="Times New Roman"/>
        </w:rPr>
        <w:t>(Nelson, 2015)</w:t>
      </w:r>
      <w:r w:rsidR="003D1665">
        <w:fldChar w:fldCharType="end"/>
      </w:r>
      <w:r w:rsidR="00E9043E">
        <w:t xml:space="preserve"> was used to test participant's </w:t>
      </w:r>
      <w:r w:rsidR="00017FCA">
        <w:t xml:space="preserve">performance in the main task and the </w:t>
      </w:r>
      <w:r w:rsidR="00E9043E">
        <w:t xml:space="preserve">objective awareness </w:t>
      </w:r>
      <w:r w:rsidR="00017FCA">
        <w:t>task.</w:t>
      </w:r>
    </w:p>
    <w:p w14:paraId="1FAB0D00" w14:textId="305D3EA8" w:rsidR="009D2F3B" w:rsidRPr="006859A6" w:rsidRDefault="009D2F3B" w:rsidP="009D2F3B">
      <w:pPr>
        <w:ind w:firstLine="0"/>
      </w:pPr>
      <w:r w:rsidRPr="00050B7D">
        <w:t>L.M. is CIFAR Tanenbaum Fellow in the Brain, Mind, and Consciousness program</w:t>
      </w:r>
      <w:r>
        <w:t>.</w:t>
      </w:r>
    </w:p>
    <w:p w14:paraId="1DEEA6AC" w14:textId="77777777" w:rsidR="00B82B6C" w:rsidRDefault="00B82B6C" w:rsidP="001617E7"/>
    <w:p w14:paraId="47A82634" w14:textId="6AEF72D7" w:rsidR="004933F1" w:rsidRDefault="004933F1">
      <w:pPr>
        <w:jc w:val="left"/>
      </w:pPr>
      <w:r>
        <w:br w:type="page"/>
      </w:r>
    </w:p>
    <w:p w14:paraId="12DA2B37" w14:textId="3697BBD0" w:rsidR="00BB4D09" w:rsidRDefault="005B74BC" w:rsidP="005B74BC">
      <w:pPr>
        <w:pStyle w:val="Heading2"/>
      </w:pPr>
      <w:bookmarkStart w:id="566" w:name="_Toc114485396"/>
      <w:r>
        <w:lastRenderedPageBreak/>
        <w:t>Supplementary materials</w:t>
      </w:r>
      <w:bookmarkEnd w:id="566"/>
    </w:p>
    <w:p w14:paraId="760CDEBF" w14:textId="77777777" w:rsidR="00C95E59" w:rsidRPr="00C95E59" w:rsidRDefault="00C95E59" w:rsidP="00C95E59">
      <w:pPr>
        <w:rPr>
          <w:lang w:eastAsia="ja-JP" w:bidi="ar-SA"/>
        </w:rPr>
      </w:pPr>
    </w:p>
    <w:p w14:paraId="2164AC59" w14:textId="0FF559F1" w:rsidR="000E5FAD" w:rsidRPr="00A219C0" w:rsidRDefault="000E5FAD">
      <w:pPr>
        <w:pStyle w:val="TableFigure"/>
        <w:rPr>
          <w:b w:val="0"/>
          <w:bCs w:val="0"/>
          <w:i/>
          <w:iCs/>
          <w:rPrChange w:id="567" w:author="zeev" w:date="2023-07-25T17:42:00Z">
            <w:rPr>
              <w:b/>
              <w:bCs/>
              <w:i w:val="0"/>
              <w:iCs w:val="0"/>
              <w:sz w:val="24"/>
              <w:szCs w:val="20"/>
            </w:rPr>
          </w:rPrChange>
        </w:rPr>
        <w:pPrChange w:id="568" w:author="zeev" w:date="2023-07-25T17:42:00Z">
          <w:pPr>
            <w:pStyle w:val="Caption"/>
            <w:keepNext/>
            <w:spacing w:line="480" w:lineRule="auto"/>
          </w:pPr>
        </w:pPrChange>
      </w:pPr>
      <w:bookmarkStart w:id="569" w:name="_Ref134430697"/>
      <w:r w:rsidRPr="00A219C0">
        <w:rPr>
          <w:rPrChange w:id="570" w:author="zeev" w:date="2023-07-25T17:42:00Z">
            <w:rPr>
              <w:b/>
              <w:bCs/>
              <w:i w:val="0"/>
              <w:iCs w:val="0"/>
              <w:szCs w:val="20"/>
            </w:rPr>
          </w:rPrChange>
        </w:rPr>
        <w:t xml:space="preserve">Supplementary Figure </w:t>
      </w:r>
      <w:r w:rsidR="005A5815" w:rsidRPr="00A219C0">
        <w:rPr>
          <w:rPrChange w:id="571" w:author="zeev" w:date="2023-07-25T17:42:00Z">
            <w:rPr>
              <w:b/>
              <w:bCs/>
              <w:i w:val="0"/>
              <w:iCs w:val="0"/>
              <w:szCs w:val="20"/>
            </w:rPr>
          </w:rPrChange>
        </w:rPr>
        <w:fldChar w:fldCharType="begin"/>
      </w:r>
      <w:r w:rsidR="005A5815" w:rsidRPr="00A219C0">
        <w:rPr>
          <w:rPrChange w:id="572" w:author="zeev" w:date="2023-07-25T17:42:00Z">
            <w:rPr>
              <w:b/>
              <w:bCs/>
              <w:i w:val="0"/>
              <w:iCs w:val="0"/>
              <w:szCs w:val="20"/>
            </w:rPr>
          </w:rPrChange>
        </w:rPr>
        <w:instrText xml:space="preserve"> SEQ Supplementary_Figure \* ARABIC </w:instrText>
      </w:r>
      <w:r w:rsidR="005A5815" w:rsidRPr="00A219C0">
        <w:rPr>
          <w:rPrChange w:id="573" w:author="zeev" w:date="2023-07-25T17:42:00Z">
            <w:rPr>
              <w:b/>
              <w:bCs/>
              <w:i w:val="0"/>
              <w:iCs w:val="0"/>
              <w:szCs w:val="20"/>
            </w:rPr>
          </w:rPrChange>
        </w:rPr>
        <w:fldChar w:fldCharType="separate"/>
      </w:r>
      <w:r w:rsidR="005A5815" w:rsidRPr="00A219C0">
        <w:rPr>
          <w:rPrChange w:id="574" w:author="zeev" w:date="2023-07-25T17:42:00Z">
            <w:rPr>
              <w:b/>
              <w:bCs/>
              <w:i w:val="0"/>
              <w:iCs w:val="0"/>
              <w:noProof/>
              <w:szCs w:val="20"/>
            </w:rPr>
          </w:rPrChange>
        </w:rPr>
        <w:t>1</w:t>
      </w:r>
      <w:r w:rsidR="005A5815" w:rsidRPr="00A219C0">
        <w:rPr>
          <w:rPrChange w:id="575" w:author="zeev" w:date="2023-07-25T17:42:00Z">
            <w:rPr>
              <w:b/>
              <w:bCs/>
              <w:i w:val="0"/>
              <w:iCs w:val="0"/>
              <w:szCs w:val="20"/>
            </w:rPr>
          </w:rPrChange>
        </w:rPr>
        <w:fldChar w:fldCharType="end"/>
      </w:r>
      <w:bookmarkEnd w:id="569"/>
    </w:p>
    <w:p w14:paraId="33D413D9" w14:textId="37395579" w:rsidR="000E5FAD" w:rsidRPr="005A5815" w:rsidRDefault="00630B08" w:rsidP="00B907DD">
      <w:pPr>
        <w:ind w:firstLine="0"/>
      </w:pPr>
      <w:r w:rsidRPr="00B907DD">
        <w:rPr>
          <w:i/>
          <w:iCs/>
        </w:rPr>
        <w:t>Tree-BH Method's Tree Hierarchy, Used to Correct for Multiple Comparisons</w:t>
      </w:r>
    </w:p>
    <w:p w14:paraId="02F223B3" w14:textId="51445DF4" w:rsidR="00A34CE5" w:rsidRDefault="000E5FAD" w:rsidP="00422967">
      <w:pPr>
        <w:keepNext/>
        <w:ind w:firstLine="0"/>
      </w:pPr>
      <w:r w:rsidRPr="000E5FAD">
        <w:rPr>
          <w:noProof/>
        </w:rPr>
        <w:drawing>
          <wp:inline distT="0" distB="0" distL="0" distR="0" wp14:anchorId="46D5313B" wp14:editId="2A2375EB">
            <wp:extent cx="5943600" cy="4302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02125"/>
                    </a:xfrm>
                    <a:prstGeom prst="rect">
                      <a:avLst/>
                    </a:prstGeom>
                  </pic:spPr>
                </pic:pic>
              </a:graphicData>
            </a:graphic>
          </wp:inline>
        </w:drawing>
      </w:r>
    </w:p>
    <w:p w14:paraId="0F745B8B" w14:textId="44E0776B" w:rsidR="005B74BC" w:rsidRPr="00AC796C" w:rsidRDefault="005B74BC" w:rsidP="00B907DD">
      <w:pPr>
        <w:ind w:firstLine="0"/>
        <w:rPr>
          <w:lang w:eastAsia="ja-JP" w:bidi="ar-SA"/>
        </w:rPr>
      </w:pPr>
    </w:p>
    <w:p w14:paraId="55D06BDA" w14:textId="71E765E6" w:rsidR="005A5815" w:rsidRPr="00B907DD" w:rsidRDefault="005A5815" w:rsidP="00B907DD">
      <w:pPr>
        <w:ind w:firstLine="0"/>
        <w:rPr>
          <w:b/>
          <w:bCs/>
        </w:rPr>
      </w:pPr>
      <w:bookmarkStart w:id="576" w:name="_Ref134430937"/>
      <w:bookmarkStart w:id="577" w:name="_Ref114128122"/>
      <w:r w:rsidRPr="00B907DD">
        <w:rPr>
          <w:b/>
          <w:bCs/>
        </w:rPr>
        <w:t xml:space="preserve">Supplementary Figure </w:t>
      </w:r>
      <w:r w:rsidRPr="00B907DD">
        <w:rPr>
          <w:b/>
          <w:bCs/>
        </w:rPr>
        <w:fldChar w:fldCharType="begin"/>
      </w:r>
      <w:r w:rsidRPr="00B907DD">
        <w:rPr>
          <w:b/>
          <w:bCs/>
        </w:rPr>
        <w:instrText xml:space="preserve"> SEQ Supplementary_Figure \* ARABIC </w:instrText>
      </w:r>
      <w:r w:rsidRPr="00B907DD">
        <w:rPr>
          <w:b/>
          <w:bCs/>
        </w:rPr>
        <w:fldChar w:fldCharType="separate"/>
      </w:r>
      <w:r w:rsidRPr="00B907DD">
        <w:rPr>
          <w:b/>
          <w:bCs/>
          <w:noProof/>
        </w:rPr>
        <w:t>2</w:t>
      </w:r>
      <w:r w:rsidRPr="00B907DD">
        <w:rPr>
          <w:b/>
          <w:bCs/>
        </w:rPr>
        <w:fldChar w:fldCharType="end"/>
      </w:r>
      <w:bookmarkEnd w:id="576"/>
    </w:p>
    <w:p w14:paraId="553D21CA" w14:textId="5D0F4B88" w:rsidR="005A5815" w:rsidRPr="008C3EB8" w:rsidRDefault="0041788E" w:rsidP="00B907DD">
      <w:pPr>
        <w:ind w:firstLine="0"/>
      </w:pPr>
      <w:r w:rsidRPr="00B907DD">
        <w:rPr>
          <w:i/>
          <w:iCs/>
        </w:rPr>
        <w:t xml:space="preserve">QQ-plots for the </w:t>
      </w:r>
      <w:r w:rsidR="00F25F43">
        <w:rPr>
          <w:i/>
          <w:iCs/>
        </w:rPr>
        <w:t>D</w:t>
      </w:r>
      <w:r w:rsidRPr="00B907DD">
        <w:rPr>
          <w:i/>
          <w:iCs/>
        </w:rPr>
        <w:t xml:space="preserve">ependent </w:t>
      </w:r>
      <w:r w:rsidR="00F25F43">
        <w:rPr>
          <w:i/>
          <w:iCs/>
        </w:rPr>
        <w:t>V</w:t>
      </w:r>
      <w:r w:rsidRPr="00B907DD">
        <w:rPr>
          <w:i/>
          <w:iCs/>
        </w:rPr>
        <w:t xml:space="preserve">ariables that </w:t>
      </w:r>
      <w:r w:rsidR="00F25F43">
        <w:rPr>
          <w:i/>
          <w:iCs/>
        </w:rPr>
        <w:t>V</w:t>
      </w:r>
      <w:r w:rsidRPr="00B907DD">
        <w:rPr>
          <w:i/>
          <w:iCs/>
        </w:rPr>
        <w:t xml:space="preserve">iolated the </w:t>
      </w:r>
      <w:r w:rsidR="00F25F43">
        <w:rPr>
          <w:i/>
          <w:iCs/>
        </w:rPr>
        <w:t>N</w:t>
      </w:r>
      <w:r w:rsidRPr="00B907DD">
        <w:rPr>
          <w:i/>
          <w:iCs/>
        </w:rPr>
        <w:t xml:space="preserve">ormality </w:t>
      </w:r>
      <w:r w:rsidR="00F25F43">
        <w:rPr>
          <w:i/>
          <w:iCs/>
        </w:rPr>
        <w:t>A</w:t>
      </w:r>
      <w:r w:rsidRPr="00B907DD">
        <w:rPr>
          <w:i/>
          <w:iCs/>
        </w:rPr>
        <w:t>ssumption</w:t>
      </w:r>
    </w:p>
    <w:p w14:paraId="02810153" w14:textId="1A37B351" w:rsidR="00C419A3" w:rsidRDefault="005A5815" w:rsidP="00C50C22">
      <w:pPr>
        <w:pStyle w:val="Caption"/>
        <w:jc w:val="left"/>
      </w:pPr>
      <w:r>
        <w:rPr>
          <w:noProof/>
        </w:rPr>
        <w:lastRenderedPageBreak/>
        <w:drawing>
          <wp:inline distT="0" distB="0" distL="0" distR="0" wp14:anchorId="0D49599A" wp14:editId="4E98C2FC">
            <wp:extent cx="5838825" cy="4754412"/>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42502" cy="4757406"/>
                    </a:xfrm>
                    <a:prstGeom prst="rect">
                      <a:avLst/>
                    </a:prstGeom>
                    <a:noFill/>
                  </pic:spPr>
                </pic:pic>
              </a:graphicData>
            </a:graphic>
          </wp:inline>
        </w:drawing>
      </w:r>
    </w:p>
    <w:bookmarkEnd w:id="577"/>
    <w:p w14:paraId="067EA11B" w14:textId="77777777" w:rsidR="00A219C0" w:rsidRDefault="00A219C0" w:rsidP="00A219C0">
      <w:pPr>
        <w:ind w:firstLine="0"/>
        <w:rPr>
          <w:i/>
          <w:iCs/>
          <w:color w:val="44546A" w:themeColor="text2"/>
          <w:sz w:val="22"/>
          <w:szCs w:val="18"/>
        </w:rPr>
      </w:pPr>
    </w:p>
    <w:p w14:paraId="61412420" w14:textId="77777777" w:rsidR="00A219C0" w:rsidRDefault="00A219C0" w:rsidP="00A219C0">
      <w:pPr>
        <w:pStyle w:val="TableFigure"/>
      </w:pPr>
      <w:bookmarkStart w:id="578" w:name="_Ref134441131"/>
      <w:r>
        <w:t xml:space="preserve">Supplementary Table </w:t>
      </w:r>
      <w:r>
        <w:rPr>
          <w:noProof/>
        </w:rPr>
        <w:fldChar w:fldCharType="begin"/>
      </w:r>
      <w:r>
        <w:rPr>
          <w:noProof/>
        </w:rPr>
        <w:instrText xml:space="preserve"> SEQ Supplementary_Table \* ARABIC </w:instrText>
      </w:r>
      <w:r>
        <w:rPr>
          <w:noProof/>
        </w:rPr>
        <w:fldChar w:fldCharType="separate"/>
      </w:r>
      <w:r>
        <w:rPr>
          <w:noProof/>
        </w:rPr>
        <w:t>1</w:t>
      </w:r>
      <w:r>
        <w:rPr>
          <w:noProof/>
        </w:rPr>
        <w:fldChar w:fldCharType="end"/>
      </w:r>
      <w:bookmarkEnd w:id="578"/>
    </w:p>
    <w:p w14:paraId="1B13DAF6" w14:textId="77777777" w:rsidR="00A219C0" w:rsidRDefault="00A219C0" w:rsidP="00A219C0">
      <w:pPr>
        <w:ind w:firstLine="0"/>
        <w:rPr>
          <w:i/>
          <w:iCs/>
          <w:rtl/>
        </w:rPr>
      </w:pPr>
      <w:r>
        <w:rPr>
          <w:i/>
          <w:iCs/>
        </w:rPr>
        <w:t>Congruency Effect in the Reaching Session, Measured with AUC</w:t>
      </w:r>
    </w:p>
    <w:tbl>
      <w:tblPr>
        <w:tblStyle w:val="TableGrid"/>
        <w:tblW w:w="10207"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9"/>
        <w:gridCol w:w="1701"/>
        <w:gridCol w:w="1701"/>
        <w:gridCol w:w="708"/>
        <w:gridCol w:w="1134"/>
        <w:gridCol w:w="1701"/>
        <w:gridCol w:w="709"/>
        <w:gridCol w:w="284"/>
      </w:tblGrid>
      <w:tr w:rsidR="00A219C0" w14:paraId="0E1BB061" w14:textId="77777777" w:rsidTr="006E04F7">
        <w:trPr>
          <w:gridAfter w:val="1"/>
          <w:wAfter w:w="284" w:type="dxa"/>
          <w:trHeight w:val="510"/>
        </w:trPr>
        <w:tc>
          <w:tcPr>
            <w:tcW w:w="2269" w:type="dxa"/>
            <w:tcBorders>
              <w:top w:val="single" w:sz="12" w:space="0" w:color="auto"/>
            </w:tcBorders>
          </w:tcPr>
          <w:p w14:paraId="63C3C217" w14:textId="77777777" w:rsidR="00A219C0" w:rsidRDefault="00A219C0" w:rsidP="006E04F7">
            <w:pPr>
              <w:ind w:firstLine="0"/>
            </w:pPr>
          </w:p>
        </w:tc>
        <w:tc>
          <w:tcPr>
            <w:tcW w:w="1701" w:type="dxa"/>
            <w:tcBorders>
              <w:top w:val="single" w:sz="12" w:space="0" w:color="auto"/>
              <w:bottom w:val="single" w:sz="12" w:space="0" w:color="auto"/>
            </w:tcBorders>
          </w:tcPr>
          <w:p w14:paraId="67F9EB6F" w14:textId="77777777" w:rsidR="00A219C0" w:rsidRPr="00EA2CED" w:rsidRDefault="00A219C0" w:rsidP="006E04F7">
            <w:pPr>
              <w:ind w:firstLine="0"/>
              <w:jc w:val="center"/>
              <w:rPr>
                <w:b/>
                <w:bCs/>
              </w:rPr>
            </w:pPr>
            <w:r w:rsidRPr="00EA2CED">
              <w:rPr>
                <w:b/>
                <w:bCs/>
              </w:rPr>
              <w:t>Congruent</w:t>
            </w:r>
          </w:p>
        </w:tc>
        <w:tc>
          <w:tcPr>
            <w:tcW w:w="1701" w:type="dxa"/>
            <w:tcBorders>
              <w:top w:val="single" w:sz="12" w:space="0" w:color="auto"/>
              <w:bottom w:val="single" w:sz="12" w:space="0" w:color="auto"/>
            </w:tcBorders>
          </w:tcPr>
          <w:p w14:paraId="79C9DD8F" w14:textId="77777777" w:rsidR="00A219C0" w:rsidRPr="00EA2CED" w:rsidRDefault="00A219C0" w:rsidP="006E04F7">
            <w:pPr>
              <w:ind w:firstLine="0"/>
              <w:jc w:val="center"/>
              <w:rPr>
                <w:b/>
                <w:bCs/>
              </w:rPr>
            </w:pPr>
            <w:r w:rsidRPr="00EA2CED">
              <w:rPr>
                <w:b/>
                <w:bCs/>
              </w:rPr>
              <w:t>Incongruent</w:t>
            </w:r>
          </w:p>
        </w:tc>
        <w:tc>
          <w:tcPr>
            <w:tcW w:w="708" w:type="dxa"/>
            <w:tcBorders>
              <w:top w:val="single" w:sz="12" w:space="0" w:color="auto"/>
            </w:tcBorders>
          </w:tcPr>
          <w:p w14:paraId="5045A7CA" w14:textId="77777777" w:rsidR="00A219C0" w:rsidRPr="00EA2CED" w:rsidRDefault="00A219C0" w:rsidP="006E04F7">
            <w:pPr>
              <w:ind w:firstLine="0"/>
              <w:jc w:val="center"/>
              <w:rPr>
                <w:b/>
                <w:bCs/>
              </w:rPr>
            </w:pPr>
          </w:p>
        </w:tc>
        <w:tc>
          <w:tcPr>
            <w:tcW w:w="1134" w:type="dxa"/>
            <w:tcBorders>
              <w:top w:val="single" w:sz="12" w:space="0" w:color="auto"/>
            </w:tcBorders>
          </w:tcPr>
          <w:p w14:paraId="1B42DF81" w14:textId="77777777" w:rsidR="00A219C0" w:rsidRPr="00EA2CED" w:rsidRDefault="00A219C0" w:rsidP="006E04F7">
            <w:pPr>
              <w:ind w:firstLine="0"/>
              <w:jc w:val="center"/>
              <w:rPr>
                <w:b/>
                <w:bCs/>
              </w:rPr>
            </w:pPr>
          </w:p>
        </w:tc>
        <w:tc>
          <w:tcPr>
            <w:tcW w:w="1701" w:type="dxa"/>
            <w:tcBorders>
              <w:top w:val="single" w:sz="12" w:space="0" w:color="auto"/>
            </w:tcBorders>
          </w:tcPr>
          <w:p w14:paraId="6F8519A6" w14:textId="77777777" w:rsidR="00A219C0" w:rsidRDefault="00A219C0" w:rsidP="006E04F7">
            <w:pPr>
              <w:ind w:firstLine="0"/>
            </w:pPr>
          </w:p>
        </w:tc>
        <w:tc>
          <w:tcPr>
            <w:tcW w:w="709" w:type="dxa"/>
            <w:tcBorders>
              <w:top w:val="single" w:sz="12" w:space="0" w:color="auto"/>
            </w:tcBorders>
          </w:tcPr>
          <w:p w14:paraId="6035E193" w14:textId="77777777" w:rsidR="00A219C0" w:rsidRDefault="00A219C0" w:rsidP="006E04F7">
            <w:pPr>
              <w:ind w:firstLine="0"/>
            </w:pPr>
          </w:p>
        </w:tc>
      </w:tr>
      <w:tr w:rsidR="00A219C0" w14:paraId="284FB470" w14:textId="77777777" w:rsidTr="006E04F7">
        <w:trPr>
          <w:gridAfter w:val="1"/>
          <w:wAfter w:w="284" w:type="dxa"/>
          <w:trHeight w:val="254"/>
        </w:trPr>
        <w:tc>
          <w:tcPr>
            <w:tcW w:w="2269" w:type="dxa"/>
            <w:tcBorders>
              <w:bottom w:val="single" w:sz="12" w:space="0" w:color="auto"/>
            </w:tcBorders>
          </w:tcPr>
          <w:p w14:paraId="574A22E6" w14:textId="77777777" w:rsidR="00A219C0" w:rsidRPr="00EA2CED" w:rsidRDefault="00A219C0" w:rsidP="006E04F7">
            <w:pPr>
              <w:ind w:firstLine="0"/>
              <w:rPr>
                <w:b/>
                <w:bCs/>
              </w:rPr>
            </w:pPr>
          </w:p>
        </w:tc>
        <w:tc>
          <w:tcPr>
            <w:tcW w:w="1701" w:type="dxa"/>
            <w:tcBorders>
              <w:top w:val="single" w:sz="12" w:space="0" w:color="auto"/>
              <w:bottom w:val="single" w:sz="12" w:space="0" w:color="auto"/>
            </w:tcBorders>
          </w:tcPr>
          <w:p w14:paraId="5229AB18" w14:textId="77777777" w:rsidR="00A219C0" w:rsidRPr="00EA2CED" w:rsidRDefault="00A219C0" w:rsidP="006E04F7">
            <w:pPr>
              <w:ind w:firstLine="0"/>
              <w:rPr>
                <w:b/>
                <w:bCs/>
              </w:rPr>
            </w:pPr>
            <w:r>
              <w:rPr>
                <w:b/>
                <w:bCs/>
              </w:rPr>
              <w:t>M (SD)</w:t>
            </w:r>
          </w:p>
        </w:tc>
        <w:tc>
          <w:tcPr>
            <w:tcW w:w="1701" w:type="dxa"/>
            <w:tcBorders>
              <w:top w:val="single" w:sz="12" w:space="0" w:color="auto"/>
              <w:bottom w:val="single" w:sz="12" w:space="0" w:color="auto"/>
            </w:tcBorders>
          </w:tcPr>
          <w:p w14:paraId="239593E2" w14:textId="77777777" w:rsidR="00A219C0" w:rsidRPr="00EA2CED" w:rsidRDefault="00A219C0" w:rsidP="006E04F7">
            <w:pPr>
              <w:ind w:firstLine="0"/>
              <w:rPr>
                <w:b/>
                <w:bCs/>
              </w:rPr>
            </w:pPr>
            <w:r>
              <w:rPr>
                <w:b/>
                <w:bCs/>
              </w:rPr>
              <w:t>M (SD)</w:t>
            </w:r>
          </w:p>
        </w:tc>
        <w:tc>
          <w:tcPr>
            <w:tcW w:w="708" w:type="dxa"/>
            <w:tcBorders>
              <w:bottom w:val="single" w:sz="12" w:space="0" w:color="auto"/>
            </w:tcBorders>
          </w:tcPr>
          <w:p w14:paraId="3C57089D" w14:textId="77777777" w:rsidR="00A219C0" w:rsidRPr="00EA2CED" w:rsidRDefault="00A219C0" w:rsidP="006E04F7">
            <w:pPr>
              <w:ind w:firstLine="0"/>
              <w:rPr>
                <w:b/>
                <w:bCs/>
              </w:rPr>
            </w:pPr>
            <w:proofErr w:type="gramStart"/>
            <w:r>
              <w:rPr>
                <w:b/>
                <w:bCs/>
              </w:rPr>
              <w:t>t(</w:t>
            </w:r>
            <w:proofErr w:type="gramEnd"/>
            <w:r>
              <w:rPr>
                <w:b/>
                <w:bCs/>
              </w:rPr>
              <w:t>29)</w:t>
            </w:r>
          </w:p>
        </w:tc>
        <w:tc>
          <w:tcPr>
            <w:tcW w:w="1134" w:type="dxa"/>
            <w:tcBorders>
              <w:bottom w:val="single" w:sz="12" w:space="0" w:color="auto"/>
            </w:tcBorders>
          </w:tcPr>
          <w:p w14:paraId="71F23BC2" w14:textId="77777777" w:rsidR="00A219C0" w:rsidRPr="00EA2CED" w:rsidRDefault="00A219C0" w:rsidP="006E04F7">
            <w:pPr>
              <w:ind w:firstLine="0"/>
              <w:rPr>
                <w:b/>
                <w:bCs/>
              </w:rPr>
            </w:pPr>
            <w:r>
              <w:rPr>
                <w:b/>
                <w:bCs/>
              </w:rPr>
              <w:t>p-value</w:t>
            </w:r>
          </w:p>
        </w:tc>
        <w:tc>
          <w:tcPr>
            <w:tcW w:w="1701" w:type="dxa"/>
            <w:tcBorders>
              <w:bottom w:val="single" w:sz="12" w:space="0" w:color="auto"/>
            </w:tcBorders>
          </w:tcPr>
          <w:p w14:paraId="74EB81AD" w14:textId="77777777" w:rsidR="00A219C0" w:rsidRPr="00EA2CED" w:rsidRDefault="00A219C0" w:rsidP="006E04F7">
            <w:pPr>
              <w:ind w:firstLine="0"/>
              <w:rPr>
                <w:b/>
                <w:bCs/>
              </w:rPr>
            </w:pPr>
            <w:r>
              <w:rPr>
                <w:b/>
                <w:bCs/>
              </w:rPr>
              <w:t>CI</w:t>
            </w:r>
          </w:p>
        </w:tc>
        <w:tc>
          <w:tcPr>
            <w:tcW w:w="709" w:type="dxa"/>
            <w:tcBorders>
              <w:bottom w:val="single" w:sz="12" w:space="0" w:color="auto"/>
            </w:tcBorders>
          </w:tcPr>
          <w:p w14:paraId="09DAC1F6" w14:textId="77777777" w:rsidR="00A219C0" w:rsidRPr="00EA2CED" w:rsidRDefault="00A219C0" w:rsidP="006E04F7">
            <w:pPr>
              <w:ind w:firstLine="0"/>
              <w:rPr>
                <w:b/>
                <w:bCs/>
              </w:rPr>
            </w:pPr>
            <w:r>
              <w:rPr>
                <w:b/>
                <w:bCs/>
              </w:rPr>
              <w:t>d</w:t>
            </w:r>
          </w:p>
        </w:tc>
      </w:tr>
      <w:tr w:rsidR="00A219C0" w14:paraId="7E28A7AD" w14:textId="77777777" w:rsidTr="006E04F7">
        <w:trPr>
          <w:gridAfter w:val="1"/>
          <w:wAfter w:w="284" w:type="dxa"/>
          <w:trHeight w:val="490"/>
        </w:trPr>
        <w:tc>
          <w:tcPr>
            <w:tcW w:w="2269" w:type="dxa"/>
            <w:tcBorders>
              <w:bottom w:val="single" w:sz="12" w:space="0" w:color="auto"/>
            </w:tcBorders>
          </w:tcPr>
          <w:p w14:paraId="14C9FDC3" w14:textId="77777777" w:rsidR="00A219C0" w:rsidRPr="00EA2CED" w:rsidRDefault="00A219C0" w:rsidP="006E04F7">
            <w:pPr>
              <w:ind w:firstLine="0"/>
              <w:rPr>
                <w:b/>
                <w:bCs/>
              </w:rPr>
            </w:pPr>
            <w:r>
              <w:rPr>
                <w:b/>
                <w:bCs/>
              </w:rPr>
              <w:t>AUC</w:t>
            </w:r>
          </w:p>
        </w:tc>
        <w:tc>
          <w:tcPr>
            <w:tcW w:w="1701" w:type="dxa"/>
            <w:tcBorders>
              <w:bottom w:val="single" w:sz="12" w:space="0" w:color="auto"/>
            </w:tcBorders>
          </w:tcPr>
          <w:p w14:paraId="2418E9D9" w14:textId="77777777" w:rsidR="00A219C0" w:rsidRDefault="00A219C0" w:rsidP="006E04F7">
            <w:pPr>
              <w:ind w:firstLine="0"/>
            </w:pPr>
            <w:r>
              <w:t>0.75 (0.22)</w:t>
            </w:r>
          </w:p>
        </w:tc>
        <w:tc>
          <w:tcPr>
            <w:tcW w:w="1701" w:type="dxa"/>
            <w:tcBorders>
              <w:bottom w:val="single" w:sz="12" w:space="0" w:color="auto"/>
            </w:tcBorders>
          </w:tcPr>
          <w:p w14:paraId="6ACFF2A9" w14:textId="77777777" w:rsidR="00A219C0" w:rsidRDefault="00A219C0" w:rsidP="006E04F7">
            <w:pPr>
              <w:ind w:firstLine="0"/>
            </w:pPr>
            <w:r>
              <w:t>0.92 (0.26)</w:t>
            </w:r>
          </w:p>
        </w:tc>
        <w:tc>
          <w:tcPr>
            <w:tcW w:w="708" w:type="dxa"/>
            <w:tcBorders>
              <w:bottom w:val="single" w:sz="12" w:space="0" w:color="auto"/>
            </w:tcBorders>
          </w:tcPr>
          <w:p w14:paraId="469D2C83" w14:textId="77777777" w:rsidR="00A219C0" w:rsidRDefault="00A219C0" w:rsidP="006E04F7">
            <w:pPr>
              <w:ind w:firstLine="0"/>
            </w:pPr>
            <w:r>
              <w:t>3.91</w:t>
            </w:r>
          </w:p>
        </w:tc>
        <w:tc>
          <w:tcPr>
            <w:tcW w:w="1134" w:type="dxa"/>
            <w:tcBorders>
              <w:bottom w:val="single" w:sz="12" w:space="0" w:color="auto"/>
            </w:tcBorders>
          </w:tcPr>
          <w:p w14:paraId="16C185D1" w14:textId="77777777" w:rsidR="00A219C0" w:rsidRDefault="00A219C0" w:rsidP="006E04F7">
            <w:pPr>
              <w:ind w:firstLine="0"/>
            </w:pPr>
            <w:r>
              <w:t>&lt;0.001</w:t>
            </w:r>
          </w:p>
        </w:tc>
        <w:tc>
          <w:tcPr>
            <w:tcW w:w="1701" w:type="dxa"/>
            <w:tcBorders>
              <w:bottom w:val="single" w:sz="12" w:space="0" w:color="auto"/>
            </w:tcBorders>
          </w:tcPr>
          <w:p w14:paraId="19376FCE" w14:textId="77777777" w:rsidR="00A219C0" w:rsidRDefault="00A219C0" w:rsidP="006E04F7">
            <w:pPr>
              <w:ind w:firstLine="0"/>
            </w:pPr>
            <w:r>
              <w:t>-0.25, -0.08</w:t>
            </w:r>
          </w:p>
        </w:tc>
        <w:tc>
          <w:tcPr>
            <w:tcW w:w="709" w:type="dxa"/>
            <w:tcBorders>
              <w:bottom w:val="single" w:sz="12" w:space="0" w:color="auto"/>
            </w:tcBorders>
          </w:tcPr>
          <w:p w14:paraId="7EC8F33F" w14:textId="77777777" w:rsidR="00A219C0" w:rsidRDefault="00A219C0" w:rsidP="006E04F7">
            <w:pPr>
              <w:ind w:firstLine="0"/>
            </w:pPr>
            <w:r>
              <w:t>0.71</w:t>
            </w:r>
          </w:p>
        </w:tc>
      </w:tr>
      <w:tr w:rsidR="00A219C0" w14:paraId="69A27BF3" w14:textId="77777777" w:rsidTr="006E04F7">
        <w:trPr>
          <w:trHeight w:val="490"/>
        </w:trPr>
        <w:tc>
          <w:tcPr>
            <w:tcW w:w="10207" w:type="dxa"/>
            <w:gridSpan w:val="8"/>
            <w:tcBorders>
              <w:top w:val="single" w:sz="12" w:space="0" w:color="auto"/>
            </w:tcBorders>
          </w:tcPr>
          <w:p w14:paraId="78B59859" w14:textId="77777777" w:rsidR="00A219C0" w:rsidRDefault="00A219C0" w:rsidP="006E04F7">
            <w:pPr>
              <w:ind w:firstLine="0"/>
            </w:pPr>
            <w:r w:rsidRPr="00EA2CED">
              <w:rPr>
                <w:i/>
                <w:iCs/>
                <w:sz w:val="22"/>
                <w:szCs w:val="22"/>
              </w:rPr>
              <w:t xml:space="preserve">Note. </w:t>
            </w:r>
            <w:r>
              <w:rPr>
                <w:sz w:val="22"/>
                <w:szCs w:val="22"/>
              </w:rPr>
              <w:t>t(</w:t>
            </w:r>
            <w:proofErr w:type="spellStart"/>
            <w:r>
              <w:rPr>
                <w:sz w:val="22"/>
                <w:szCs w:val="22"/>
              </w:rPr>
              <w:t>df</w:t>
            </w:r>
            <w:proofErr w:type="spellEnd"/>
            <w:r>
              <w:rPr>
                <w:sz w:val="22"/>
                <w:szCs w:val="22"/>
              </w:rPr>
              <w:t>)</w:t>
            </w:r>
            <w:r w:rsidRPr="00EA2CED">
              <w:rPr>
                <w:sz w:val="22"/>
                <w:szCs w:val="22"/>
              </w:rPr>
              <w:t xml:space="preserve"> = t-test score</w:t>
            </w:r>
            <w:r>
              <w:rPr>
                <w:sz w:val="22"/>
                <w:szCs w:val="22"/>
              </w:rPr>
              <w:t>. D</w:t>
            </w:r>
            <w:r w:rsidRPr="00EA2CED">
              <w:rPr>
                <w:sz w:val="22"/>
                <w:szCs w:val="22"/>
              </w:rPr>
              <w:t>egrees of freedom are in parenthesis; CI = 95% confidence interval</w:t>
            </w:r>
            <w:r>
              <w:rPr>
                <w:sz w:val="22"/>
                <w:szCs w:val="22"/>
              </w:rPr>
              <w:t>s</w:t>
            </w:r>
            <w:r w:rsidRPr="00EA2CED">
              <w:rPr>
                <w:sz w:val="22"/>
                <w:szCs w:val="22"/>
              </w:rPr>
              <w:t>; d = Cohen's d.</w:t>
            </w:r>
          </w:p>
        </w:tc>
      </w:tr>
    </w:tbl>
    <w:p w14:paraId="4F2922A5" w14:textId="77777777" w:rsidR="00A219C0" w:rsidRPr="00A219C0" w:rsidRDefault="00A219C0" w:rsidP="00A219C0">
      <w:pPr>
        <w:ind w:firstLine="0"/>
      </w:pPr>
    </w:p>
    <w:p w14:paraId="7BE3C7B6" w14:textId="5A4465C1" w:rsidR="00A36939" w:rsidRPr="00A36939" w:rsidRDefault="00A36939" w:rsidP="00A36939">
      <w:pPr>
        <w:ind w:firstLine="0"/>
      </w:pPr>
    </w:p>
    <w:p w14:paraId="0BE09585" w14:textId="673C6BD4" w:rsidR="005F6361" w:rsidRDefault="00C95E59" w:rsidP="00E412ED">
      <w:pPr>
        <w:jc w:val="left"/>
      </w:pPr>
      <w:bookmarkStart w:id="579" w:name="_Ref114130120"/>
      <w:r>
        <w:br w:type="page"/>
      </w:r>
      <w:bookmarkEnd w:id="579"/>
    </w:p>
    <w:p w14:paraId="626C735D" w14:textId="77777777" w:rsidR="00AB541D" w:rsidRDefault="00AB541D" w:rsidP="005E08B6">
      <w:pPr>
        <w:ind w:firstLine="0"/>
        <w:jc w:val="left"/>
      </w:pPr>
    </w:p>
    <w:p w14:paraId="20D20597" w14:textId="5F7183C9" w:rsidR="00B00AED" w:rsidRDefault="00BB4D09" w:rsidP="005F6361">
      <w:pPr>
        <w:pStyle w:val="Heading2"/>
      </w:pPr>
      <w:bookmarkStart w:id="580" w:name="_Toc114485397"/>
      <w:commentRangeStart w:id="581"/>
      <w:r>
        <w:t>References</w:t>
      </w:r>
      <w:bookmarkEnd w:id="580"/>
      <w:commentRangeEnd w:id="581"/>
      <w:r w:rsidR="00356E51">
        <w:rPr>
          <w:rStyle w:val="CommentReference"/>
          <w:rFonts w:asciiTheme="majorBidi" w:eastAsiaTheme="minorEastAsia" w:hAnsiTheme="majorBidi" w:cstheme="majorBidi"/>
          <w:b w:val="0"/>
          <w:bCs w:val="0"/>
          <w:lang w:eastAsia="en-US" w:bidi="he-IL"/>
        </w:rPr>
        <w:commentReference w:id="581"/>
      </w:r>
    </w:p>
    <w:p w14:paraId="61978B05" w14:textId="77777777" w:rsidR="00982338" w:rsidRDefault="0003265E" w:rsidP="00982338">
      <w:pPr>
        <w:pStyle w:val="Bibliography"/>
      </w:pPr>
      <w:r>
        <w:rPr>
          <w:lang w:eastAsia="ja-JP" w:bidi="ar-SA"/>
        </w:rPr>
        <w:fldChar w:fldCharType="begin"/>
      </w:r>
      <w:r w:rsidR="00212ADD">
        <w:rPr>
          <w:lang w:eastAsia="ja-JP" w:bidi="ar-SA"/>
        </w:rPr>
        <w:instrText xml:space="preserve"> ADDIN ZOTERO_BIBL {"uncited":[],"omitted":[],"custom":[]} CSL_BIBLIOGRAPHY </w:instrText>
      </w:r>
      <w:r>
        <w:rPr>
          <w:lang w:eastAsia="ja-JP" w:bidi="ar-SA"/>
        </w:rPr>
        <w:fldChar w:fldCharType="separate"/>
      </w:r>
      <w:r w:rsidR="00982338">
        <w:t xml:space="preserve">Abrams, R. L., Klinger, M. R., &amp; Greenwald, A. G. (2002). Subliminal words activate semantic categories (not automated motor responses). </w:t>
      </w:r>
      <w:r w:rsidR="00982338">
        <w:rPr>
          <w:i/>
          <w:iCs/>
        </w:rPr>
        <w:t>Psychonomic Bulletin &amp; Review</w:t>
      </w:r>
      <w:r w:rsidR="00982338">
        <w:t xml:space="preserve">, </w:t>
      </w:r>
      <w:r w:rsidR="00982338">
        <w:rPr>
          <w:i/>
          <w:iCs/>
        </w:rPr>
        <w:t>9</w:t>
      </w:r>
      <w:r w:rsidR="00982338">
        <w:t>(1), 100–106. https://doi.org/10.3758/BF03196262</w:t>
      </w:r>
    </w:p>
    <w:p w14:paraId="0DBD241F" w14:textId="77777777" w:rsidR="00982338" w:rsidRDefault="00982338" w:rsidP="00982338">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2C1F82EB" w14:textId="77777777" w:rsidR="00982338" w:rsidRDefault="00982338" w:rsidP="00982338">
      <w:pPr>
        <w:pStyle w:val="Bibliography"/>
      </w:pPr>
      <w:r>
        <w:t xml:space="preserve">Almeida, J., Mahon, B. Z., </w:t>
      </w:r>
      <w:proofErr w:type="spellStart"/>
      <w:r>
        <w:t>Zapater-Raberov</w:t>
      </w:r>
      <w:proofErr w:type="spellEnd"/>
      <w:r>
        <w:t xml:space="preserve">, V., Dziuba, A., </w:t>
      </w:r>
      <w:proofErr w:type="spellStart"/>
      <w:r>
        <w:t>Cabaço</w:t>
      </w:r>
      <w:proofErr w:type="spellEnd"/>
      <w:r>
        <w:t xml:space="preserve">, T., Marques, J. F., &amp; </w:t>
      </w:r>
      <w:proofErr w:type="spellStart"/>
      <w:r>
        <w:t>Caramazza</w:t>
      </w:r>
      <w:proofErr w:type="spellEnd"/>
      <w:r>
        <w:t xml:space="preserve">,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4FEE3A0D" w14:textId="77777777" w:rsidR="00982338" w:rsidRDefault="00982338" w:rsidP="00982338">
      <w:pPr>
        <w:pStyle w:val="Bibliography"/>
      </w:pPr>
      <w:r>
        <w:t xml:space="preserve">Almeida, J., Pajtas, P. E., Mahon, B. Z., Nakayama, K., &amp; </w:t>
      </w:r>
      <w:proofErr w:type="spellStart"/>
      <w:r>
        <w:t>Caramazza</w:t>
      </w:r>
      <w:proofErr w:type="spellEnd"/>
      <w:r>
        <w:t xml:space="preserve">, A. (2013). </w:t>
      </w:r>
      <w:proofErr w:type="spellStart"/>
      <w:proofErr w:type="gramStart"/>
      <w:r>
        <w:t>Affect</w:t>
      </w:r>
      <w:proofErr w:type="spellEnd"/>
      <w:proofErr w:type="gramEnd"/>
      <w:r>
        <w:t xml:space="preserve">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0135E5E9" w14:textId="77777777" w:rsidR="00982338" w:rsidRDefault="00982338" w:rsidP="00982338">
      <w:pPr>
        <w:pStyle w:val="Bibliography"/>
      </w:pPr>
      <w:proofErr w:type="spellStart"/>
      <w:r>
        <w:t>Avneon</w:t>
      </w:r>
      <w:proofErr w:type="spellEnd"/>
      <w:r>
        <w:t xml:space="preserve">, M., &amp; Lamy, D. (2019). Do semantic priming and retrieval of stimulus-response associations depend on conscious perception? </w:t>
      </w:r>
      <w:r>
        <w:rPr>
          <w:i/>
          <w:iCs/>
        </w:rPr>
        <w:t>Consciousness and Cognition</w:t>
      </w:r>
      <w:r>
        <w:t xml:space="preserve">, </w:t>
      </w:r>
      <w:r>
        <w:rPr>
          <w:i/>
          <w:iCs/>
        </w:rPr>
        <w:t>69</w:t>
      </w:r>
      <w:r>
        <w:t>, 36–51. https://doi.org/10.1016/j.concog.2019.01.010</w:t>
      </w:r>
    </w:p>
    <w:p w14:paraId="0BC1BF50" w14:textId="77777777" w:rsidR="00982338" w:rsidRDefault="00982338" w:rsidP="00982338">
      <w:pPr>
        <w:pStyle w:val="Bibliography"/>
      </w:pPr>
      <w:r>
        <w:t xml:space="preserve">Biderman, N., &amp; </w:t>
      </w:r>
      <w:proofErr w:type="spellStart"/>
      <w:r>
        <w:t>Mudrik</w:t>
      </w:r>
      <w:proofErr w:type="spellEnd"/>
      <w:r>
        <w:t xml:space="preserve">, L. (2018). Evidence for Implicit—But Not Unconscious—Processing of Object-Scene Relations. </w:t>
      </w:r>
      <w:r>
        <w:rPr>
          <w:i/>
          <w:iCs/>
        </w:rPr>
        <w:t>Psychological Science</w:t>
      </w:r>
      <w:r>
        <w:t xml:space="preserve">, </w:t>
      </w:r>
      <w:r>
        <w:rPr>
          <w:i/>
          <w:iCs/>
        </w:rPr>
        <w:t>29</w:t>
      </w:r>
      <w:r>
        <w:t>(2), 266–277. https://doi.org/10.1177/0956797617735745</w:t>
      </w:r>
    </w:p>
    <w:p w14:paraId="22D52539" w14:textId="77777777" w:rsidR="00982338" w:rsidRDefault="00982338" w:rsidP="00982338">
      <w:pPr>
        <w:pStyle w:val="Bibliography"/>
      </w:pPr>
      <w:r>
        <w:t xml:space="preserve">Bodner, G. E., &amp; Masson, M. E. J. (1997). Masked Repetition Priming of Words and Nonwords: Evidence for a </w:t>
      </w:r>
      <w:proofErr w:type="spellStart"/>
      <w:r>
        <w:t>Nonlexical</w:t>
      </w:r>
      <w:proofErr w:type="spellEnd"/>
      <w:r>
        <w:t xml:space="preserve"> Basis for Priming. </w:t>
      </w:r>
      <w:r>
        <w:rPr>
          <w:i/>
          <w:iCs/>
        </w:rPr>
        <w:t>Journal of Memory and Language</w:t>
      </w:r>
      <w:r>
        <w:t xml:space="preserve">, </w:t>
      </w:r>
      <w:r>
        <w:rPr>
          <w:i/>
          <w:iCs/>
        </w:rPr>
        <w:t>37</w:t>
      </w:r>
      <w:r>
        <w:t>(2), 268–293. https://doi.org/10.1006/jmla.1996.2507</w:t>
      </w:r>
    </w:p>
    <w:p w14:paraId="6601D3C9" w14:textId="77777777" w:rsidR="00982338" w:rsidRDefault="00982338" w:rsidP="00982338">
      <w:pPr>
        <w:pStyle w:val="Bibliography"/>
      </w:pPr>
      <w:r>
        <w:lastRenderedPageBreak/>
        <w:t xml:space="preserve">Bodner, G. E., &amp; Masson, M. E. J. (2003). Beyond spreading activation: An influence of relatedness proportion on masked semantic priming. </w:t>
      </w:r>
      <w:r>
        <w:rPr>
          <w:i/>
          <w:iCs/>
        </w:rPr>
        <w:t>Psychonomic Bulletin &amp; Review</w:t>
      </w:r>
      <w:r>
        <w:t xml:space="preserve">, </w:t>
      </w:r>
      <w:r>
        <w:rPr>
          <w:i/>
          <w:iCs/>
        </w:rPr>
        <w:t>10</w:t>
      </w:r>
      <w:r>
        <w:t>(3), 645–652. https://doi.org/10.3758/BF03196527</w:t>
      </w:r>
    </w:p>
    <w:p w14:paraId="6F26A091" w14:textId="77777777" w:rsidR="00982338" w:rsidRDefault="00982338" w:rsidP="00982338">
      <w:pPr>
        <w:pStyle w:val="Bibliography"/>
      </w:pPr>
      <w:r>
        <w:t xml:space="preserve">Bogomolov, M., Peterson, C. B., Benjamini, Y., &amp; </w:t>
      </w:r>
      <w:proofErr w:type="spellStart"/>
      <w:r>
        <w:t>Sabatti</w:t>
      </w:r>
      <w:proofErr w:type="spellEnd"/>
      <w:r>
        <w:t xml:space="preserve">, C. (2021). Hypotheses on a tree: </w:t>
      </w:r>
      <w:proofErr w:type="gramStart"/>
      <w:r>
        <w:t>New</w:t>
      </w:r>
      <w:proofErr w:type="gramEnd"/>
      <w:r>
        <w:t xml:space="preserve"> error rates and testing strategies. </w:t>
      </w:r>
      <w:proofErr w:type="spellStart"/>
      <w:r>
        <w:rPr>
          <w:i/>
          <w:iCs/>
        </w:rPr>
        <w:t>Biometrika</w:t>
      </w:r>
      <w:proofErr w:type="spellEnd"/>
      <w:r>
        <w:t xml:space="preserve">, </w:t>
      </w:r>
      <w:r>
        <w:rPr>
          <w:i/>
          <w:iCs/>
        </w:rPr>
        <w:t>108</w:t>
      </w:r>
      <w:r>
        <w:t>(3), 575–590. https://doi.org/10.1093/biomet/asaa086</w:t>
      </w:r>
    </w:p>
    <w:p w14:paraId="37EADB67" w14:textId="77777777" w:rsidR="00982338" w:rsidRDefault="00982338" w:rsidP="00982338">
      <w:pPr>
        <w:pStyle w:val="Bibliography"/>
      </w:pPr>
      <w:r>
        <w:t xml:space="preserve">Brainard, D. H. (1997). The Psychophysics Toolbox. </w:t>
      </w:r>
      <w:r>
        <w:rPr>
          <w:i/>
          <w:iCs/>
        </w:rPr>
        <w:t>Spatial Vision</w:t>
      </w:r>
      <w:r>
        <w:t xml:space="preserve">, </w:t>
      </w:r>
      <w:r>
        <w:rPr>
          <w:i/>
          <w:iCs/>
        </w:rPr>
        <w:t>10</w:t>
      </w:r>
      <w:r>
        <w:t>(4), 433–436. https://doi.org/10.1163/156856897X00357</w:t>
      </w:r>
    </w:p>
    <w:p w14:paraId="47EFDAA8" w14:textId="77777777" w:rsidR="00982338" w:rsidRDefault="00982338" w:rsidP="00982338">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57A42982" w14:textId="77777777" w:rsidR="00982338" w:rsidRDefault="00982338" w:rsidP="00982338">
      <w:pPr>
        <w:pStyle w:val="Bibliography"/>
      </w:pPr>
      <w:r>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4FD94F32" w14:textId="77777777" w:rsidR="00982338" w:rsidRDefault="00982338" w:rsidP="00982338">
      <w:pPr>
        <w:pStyle w:val="Bibliography"/>
      </w:pPr>
      <w:r>
        <w:t xml:space="preserve">Burk, D., Ingram, J. N., Franklin, D. W., </w:t>
      </w:r>
      <w:proofErr w:type="spellStart"/>
      <w:r>
        <w:t>Shadlen</w:t>
      </w:r>
      <w:proofErr w:type="spellEnd"/>
      <w:r>
        <w:t xml:space="preserve">, M. N., &amp; Wolpert, D. M. (2014). Motor Effort Alters Changes of Mind in Sensorimotor Decision Making. </w:t>
      </w:r>
      <w:proofErr w:type="spellStart"/>
      <w:r>
        <w:rPr>
          <w:i/>
          <w:iCs/>
        </w:rPr>
        <w:t>PLoS</w:t>
      </w:r>
      <w:proofErr w:type="spellEnd"/>
      <w:r>
        <w:rPr>
          <w:i/>
          <w:iCs/>
        </w:rPr>
        <w:t xml:space="preserve"> ONE</w:t>
      </w:r>
      <w:r>
        <w:t xml:space="preserve">, </w:t>
      </w:r>
      <w:r>
        <w:rPr>
          <w:i/>
          <w:iCs/>
        </w:rPr>
        <w:t>9</w:t>
      </w:r>
      <w:r>
        <w:t>(3), e92681. https://doi.org/10.1371/journal.pone.0092681</w:t>
      </w:r>
    </w:p>
    <w:p w14:paraId="5EC00B60" w14:textId="77777777" w:rsidR="00982338" w:rsidRDefault="00982338" w:rsidP="00982338">
      <w:pPr>
        <w:pStyle w:val="Bibliography"/>
      </w:pPr>
      <w:r>
        <w:t xml:space="preserve">Cressman, E. K., Franks, I. M., Enns, J. T., &amp; Chua, R. (2007). On-line control of pointing is modiﬁed by unseen visual shapes. </w:t>
      </w:r>
      <w:r>
        <w:rPr>
          <w:i/>
          <w:iCs/>
        </w:rPr>
        <w:t>Consciousness and Cognition</w:t>
      </w:r>
      <w:r>
        <w:t>, 11.</w:t>
      </w:r>
    </w:p>
    <w:p w14:paraId="08815664" w14:textId="77777777" w:rsidR="00982338" w:rsidRDefault="00982338" w:rsidP="00982338">
      <w:pPr>
        <w:pStyle w:val="Bibliography"/>
      </w:pPr>
      <w:proofErr w:type="spellStart"/>
      <w:r>
        <w:t>Daltrozzo</w:t>
      </w:r>
      <w:proofErr w:type="spellEnd"/>
      <w:r>
        <w:t xml:space="preserve">, J., Signoret, C., Tillmann, B., &amp; Perrin, F. (2011). Subliminal Semantic Priming in Speech. </w:t>
      </w:r>
      <w:proofErr w:type="spellStart"/>
      <w:r>
        <w:rPr>
          <w:i/>
          <w:iCs/>
        </w:rPr>
        <w:t>PLoS</w:t>
      </w:r>
      <w:proofErr w:type="spellEnd"/>
      <w:r>
        <w:rPr>
          <w:i/>
          <w:iCs/>
        </w:rPr>
        <w:t xml:space="preserve"> ONE</w:t>
      </w:r>
      <w:r>
        <w:t xml:space="preserve">, </w:t>
      </w:r>
      <w:r>
        <w:rPr>
          <w:i/>
          <w:iCs/>
        </w:rPr>
        <w:t>6</w:t>
      </w:r>
      <w:r>
        <w:t>(5), e20273. https://doi.org/10.1371/journal.pone.0020273</w:t>
      </w:r>
    </w:p>
    <w:p w14:paraId="64DBFF1C" w14:textId="77777777" w:rsidR="00982338" w:rsidRDefault="00982338" w:rsidP="00982338">
      <w:pPr>
        <w:pStyle w:val="Bibliography"/>
      </w:pPr>
      <w:r>
        <w:lastRenderedPageBreak/>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66D6CBA2" w14:textId="77777777" w:rsidR="00982338" w:rsidRDefault="00982338" w:rsidP="00982338">
      <w:pPr>
        <w:pStyle w:val="Bibliography"/>
      </w:pPr>
      <w:r>
        <w:t xml:space="preserve">Dehaene, S., Naccache, L., </w:t>
      </w:r>
      <w:proofErr w:type="spellStart"/>
      <w:r>
        <w:t>Clec’H</w:t>
      </w:r>
      <w:proofErr w:type="spellEnd"/>
      <w:r>
        <w:t xml:space="preserve">, G. L., Koechlin, E., Mueller, M., &amp; Dehaene-Lambertz, G. (1998). </w:t>
      </w:r>
      <w:r>
        <w:rPr>
          <w:i/>
          <w:iCs/>
        </w:rPr>
        <w:t>Imaging unconscious semantic priming</w:t>
      </w:r>
      <w:r>
        <w:t xml:space="preserve">. </w:t>
      </w:r>
      <w:r>
        <w:rPr>
          <w:i/>
          <w:iCs/>
        </w:rPr>
        <w:t>395</w:t>
      </w:r>
      <w:r>
        <w:t>, 4.</w:t>
      </w:r>
    </w:p>
    <w:p w14:paraId="594EE65C" w14:textId="77777777" w:rsidR="00982338" w:rsidRDefault="00982338" w:rsidP="00982338">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42E82F76" w14:textId="77777777" w:rsidR="00982338" w:rsidRDefault="00982338" w:rsidP="00982338">
      <w:pPr>
        <w:pStyle w:val="Bibliography"/>
      </w:pPr>
      <w:proofErr w:type="spellStart"/>
      <w:r>
        <w:t>Dell’Acqua</w:t>
      </w:r>
      <w:proofErr w:type="spellEnd"/>
      <w:r>
        <w:t xml:space="preserve">, R., &amp; Grainger, J. (1999). Unconscious semantic priming from pictures. </w:t>
      </w:r>
      <w:r>
        <w:rPr>
          <w:i/>
          <w:iCs/>
        </w:rPr>
        <w:t>Cognition</w:t>
      </w:r>
      <w:r>
        <w:t xml:space="preserve">, </w:t>
      </w:r>
      <w:r>
        <w:rPr>
          <w:i/>
          <w:iCs/>
        </w:rPr>
        <w:t>73</w:t>
      </w:r>
      <w:r>
        <w:t>(1), B1–B15. https://doi.org/10.1016/S0010-0277(99)00049-9</w:t>
      </w:r>
    </w:p>
    <w:p w14:paraId="6071AC1D" w14:textId="77777777" w:rsidR="00982338" w:rsidRDefault="00982338" w:rsidP="00982338">
      <w:pPr>
        <w:pStyle w:val="Bibliography"/>
      </w:pPr>
      <w:r>
        <w:t xml:space="preserve">D’Errico, J. (2022). </w:t>
      </w:r>
      <w:proofErr w:type="spellStart"/>
      <w:r>
        <w:rPr>
          <w:i/>
          <w:iCs/>
        </w:rPr>
        <w:t>Inpaint_nans</w:t>
      </w:r>
      <w:proofErr w:type="spellEnd"/>
      <w:r>
        <w:t>. MATLAB Central File Exchange. https://www.mathworks.com/matlabcentral/fileexchange/4551-inpaint_nans</w:t>
      </w:r>
    </w:p>
    <w:p w14:paraId="03E4C41B" w14:textId="77777777" w:rsidR="00982338" w:rsidRDefault="00982338" w:rsidP="00982338">
      <w:pPr>
        <w:pStyle w:val="Bibliography"/>
      </w:pPr>
      <w:proofErr w:type="spellStart"/>
      <w:r>
        <w:t>Desmurget</w:t>
      </w:r>
      <w:proofErr w:type="spellEnd"/>
      <w:r>
        <w:t xml:space="preserve">, M., Jordan, M., </w:t>
      </w:r>
      <w:proofErr w:type="spellStart"/>
      <w:r>
        <w:t>Prablanc</w:t>
      </w:r>
      <w:proofErr w:type="spellEnd"/>
      <w:r>
        <w:t xml:space="preserve">, C., &amp; </w:t>
      </w:r>
      <w:proofErr w:type="spellStart"/>
      <w:r>
        <w:t>Jeannerod</w:t>
      </w:r>
      <w:proofErr w:type="spellEnd"/>
      <w:r>
        <w:t xml:space="preserve">, M. (1997). Constrained and Unconstrained Movements Involve Different Control Strategies. </w:t>
      </w:r>
      <w:r>
        <w:rPr>
          <w:i/>
          <w:iCs/>
        </w:rPr>
        <w:t>Journal of Neurophysiology</w:t>
      </w:r>
      <w:r>
        <w:t xml:space="preserve">, </w:t>
      </w:r>
      <w:r>
        <w:rPr>
          <w:i/>
          <w:iCs/>
        </w:rPr>
        <w:t>77</w:t>
      </w:r>
      <w:r>
        <w:t>(3), 1644–1650. https://doi.org/10.1152/jn.1997.77.3.1644</w:t>
      </w:r>
    </w:p>
    <w:p w14:paraId="7A44050A" w14:textId="77777777" w:rsidR="00982338" w:rsidRDefault="00982338" w:rsidP="00982338">
      <w:pPr>
        <w:pStyle w:val="Bibliography"/>
      </w:pPr>
      <w:r>
        <w:t xml:space="preserve">Dotan, D., &amp; Dehaene, S. (2013). How do we convert a number into a finger trajectory? </w:t>
      </w:r>
      <w:r>
        <w:rPr>
          <w:i/>
          <w:iCs/>
        </w:rPr>
        <w:t>Cognition</w:t>
      </w:r>
      <w:r>
        <w:t xml:space="preserve">, </w:t>
      </w:r>
      <w:r>
        <w:rPr>
          <w:i/>
          <w:iCs/>
        </w:rPr>
        <w:t>129</w:t>
      </w:r>
      <w:r>
        <w:t>(3), 512–529. https://doi.org/10.1016/j.cognition.2013.07.007</w:t>
      </w:r>
    </w:p>
    <w:p w14:paraId="1E824A8B" w14:textId="77777777" w:rsidR="00982338" w:rsidRDefault="00982338" w:rsidP="00982338">
      <w:pPr>
        <w:pStyle w:val="Bibliography"/>
      </w:pPr>
      <w:r>
        <w:t xml:space="preserve">Dotan, D., </w:t>
      </w:r>
      <w:proofErr w:type="spellStart"/>
      <w:r>
        <w:t>Meyniel</w:t>
      </w:r>
      <w:proofErr w:type="spellEnd"/>
      <w:r>
        <w:t xml:space="preserve">, F., &amp; Dehaene, S. (2018). </w:t>
      </w:r>
      <w:proofErr w:type="gramStart"/>
      <w:r>
        <w:t>On-line</w:t>
      </w:r>
      <w:proofErr w:type="gramEnd"/>
      <w:r>
        <w:t xml:space="preserve"> confidence monitoring during decision making. </w:t>
      </w:r>
      <w:r>
        <w:rPr>
          <w:i/>
          <w:iCs/>
        </w:rPr>
        <w:t>Cognition</w:t>
      </w:r>
      <w:r>
        <w:t xml:space="preserve">, </w:t>
      </w:r>
      <w:r>
        <w:rPr>
          <w:i/>
          <w:iCs/>
        </w:rPr>
        <w:t>171</w:t>
      </w:r>
      <w:r>
        <w:t>, 112–121. https://doi.org/10.1016/j.cognition.2017.11.001</w:t>
      </w:r>
    </w:p>
    <w:p w14:paraId="07727E5B" w14:textId="77777777" w:rsidR="00982338" w:rsidRDefault="00982338" w:rsidP="00982338">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4E6623F4" w14:textId="77777777" w:rsidR="00982338" w:rsidRDefault="00982338" w:rsidP="00982338">
      <w:pPr>
        <w:pStyle w:val="Bibliography"/>
      </w:pPr>
      <w:r>
        <w:lastRenderedPageBreak/>
        <w:t xml:space="preserve">Everitt, B. S., &amp; </w:t>
      </w:r>
      <w:proofErr w:type="spellStart"/>
      <w:r>
        <w:t>Skrondal</w:t>
      </w:r>
      <w:proofErr w:type="spellEnd"/>
      <w:r>
        <w:t xml:space="preserve">, A. (2010). </w:t>
      </w:r>
      <w:r>
        <w:rPr>
          <w:i/>
          <w:iCs/>
        </w:rPr>
        <w:t>The Cambridge dictionary of statistics</w:t>
      </w:r>
      <w:r>
        <w:t>. http://196.43.179.6:8080/xmlui/handle/123456789/1213</w:t>
      </w:r>
    </w:p>
    <w:p w14:paraId="3F7E18A3" w14:textId="77777777" w:rsidR="00982338" w:rsidRDefault="00982338" w:rsidP="00982338">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63840C9D" w14:textId="77777777" w:rsidR="00982338" w:rsidRDefault="00982338" w:rsidP="00982338">
      <w:pPr>
        <w:pStyle w:val="Bibliography"/>
      </w:pPr>
      <w:r>
        <w:t xml:space="preserve">Faul, F., </w:t>
      </w:r>
      <w:proofErr w:type="spellStart"/>
      <w:r>
        <w:t>Erdfelder</w:t>
      </w:r>
      <w:proofErr w:type="spellEnd"/>
      <w:r>
        <w:t xml:space="preserve">,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5BE4D659" w14:textId="77777777" w:rsidR="00982338" w:rsidRDefault="00982338" w:rsidP="00982338">
      <w:pPr>
        <w:pStyle w:val="Bibliography"/>
      </w:pPr>
      <w:r>
        <w:t xml:space="preserve">Faul, F., </w:t>
      </w:r>
      <w:proofErr w:type="spellStart"/>
      <w:r>
        <w:t>Erdfelder</w:t>
      </w:r>
      <w:proofErr w:type="spellEnd"/>
      <w:r>
        <w:t xml:space="preserve">,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75000313" w14:textId="77777777" w:rsidR="00982338" w:rsidRDefault="00982338" w:rsidP="00982338">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1C82DB94" w14:textId="77777777" w:rsidR="00982338" w:rsidRDefault="00982338" w:rsidP="00982338">
      <w:pPr>
        <w:pStyle w:val="Bibliography"/>
      </w:pPr>
      <w:r>
        <w:t xml:space="preserve">Finkbeiner, M., &amp; Friedman, J. (2011). The Flexibility of </w:t>
      </w:r>
      <w:proofErr w:type="spellStart"/>
      <w:r>
        <w:t>Nonconsciously</w:t>
      </w:r>
      <w:proofErr w:type="spellEnd"/>
      <w:r>
        <w:t xml:space="preserve"> Deployed Cognitive Processes: Evidence from Masked Congruence Priming. </w:t>
      </w:r>
      <w:proofErr w:type="spellStart"/>
      <w:r>
        <w:rPr>
          <w:i/>
          <w:iCs/>
        </w:rPr>
        <w:t>PLoS</w:t>
      </w:r>
      <w:proofErr w:type="spellEnd"/>
      <w:r>
        <w:rPr>
          <w:i/>
          <w:iCs/>
        </w:rPr>
        <w:t xml:space="preserve"> ONE</w:t>
      </w:r>
      <w:r>
        <w:t xml:space="preserve">, </w:t>
      </w:r>
      <w:r>
        <w:rPr>
          <w:i/>
          <w:iCs/>
        </w:rPr>
        <w:t>6</w:t>
      </w:r>
      <w:r>
        <w:t>(2), e17095. https://doi.org/10.1371/journal.pone.0017095</w:t>
      </w:r>
    </w:p>
    <w:p w14:paraId="632E70FD" w14:textId="77777777" w:rsidR="00982338" w:rsidRDefault="00982338" w:rsidP="00982338">
      <w:pPr>
        <w:pStyle w:val="Bibliography"/>
      </w:pPr>
      <w:r>
        <w:t xml:space="preserve">Forster, K. I., &amp; Davis, C. (1984). Repetition priming and frequency attenuation in lexical access. </w:t>
      </w:r>
      <w:r>
        <w:rPr>
          <w:i/>
          <w:iCs/>
        </w:rPr>
        <w:t>Journal of Experimental Psychology: Learning, Memory, and Cognition</w:t>
      </w:r>
      <w:r>
        <w:t xml:space="preserve">, </w:t>
      </w:r>
      <w:r>
        <w:rPr>
          <w:i/>
          <w:iCs/>
        </w:rPr>
        <w:t>10</w:t>
      </w:r>
      <w:r>
        <w:t>, 680–698. https://doi.org/10.1037/0278-7393.10.4.680</w:t>
      </w:r>
    </w:p>
    <w:p w14:paraId="07B18AE8" w14:textId="77777777" w:rsidR="00982338" w:rsidRDefault="00982338" w:rsidP="00982338">
      <w:pPr>
        <w:pStyle w:val="Bibliography"/>
      </w:pPr>
      <w:r>
        <w:lastRenderedPageBreak/>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412A9676" w14:textId="77777777" w:rsidR="00982338" w:rsidRDefault="00982338" w:rsidP="00982338">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19DAFED7" w14:textId="77777777" w:rsidR="00982338" w:rsidRDefault="00982338" w:rsidP="00982338">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016F4D02" w14:textId="77777777" w:rsidR="00982338" w:rsidRDefault="00982338" w:rsidP="00982338">
      <w:pPr>
        <w:pStyle w:val="Bibliography"/>
      </w:pPr>
      <w:r>
        <w:t xml:space="preserve">Frost, R., &amp; Plaut, D. (2005). </w:t>
      </w:r>
      <w:r>
        <w:rPr>
          <w:i/>
          <w:iCs/>
        </w:rPr>
        <w:t>The word-frequency database for printed Hebrew</w:t>
      </w:r>
      <w:r>
        <w:t>. http://word-freq.huji.ac.il/index.html</w:t>
      </w:r>
    </w:p>
    <w:p w14:paraId="25EA0378" w14:textId="77777777" w:rsidR="00982338" w:rsidRDefault="00982338" w:rsidP="00982338">
      <w:pPr>
        <w:pStyle w:val="Bibliography"/>
      </w:pPr>
      <w:r>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1D93DFD9" w14:textId="77777777" w:rsidR="00982338" w:rsidRDefault="00982338" w:rsidP="00982338">
      <w:pPr>
        <w:pStyle w:val="Bibliography"/>
      </w:pPr>
      <w:r>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4CFF5139" w14:textId="77777777" w:rsidR="00982338" w:rsidRDefault="00982338" w:rsidP="00982338">
      <w:pPr>
        <w:pStyle w:val="Bibliography"/>
      </w:pPr>
      <w:r>
        <w:t xml:space="preserve">Hassin, R. R. (2013). </w:t>
      </w:r>
      <w:proofErr w:type="gramStart"/>
      <w:r>
        <w:t>Yes</w:t>
      </w:r>
      <w:proofErr w:type="gramEnd"/>
      <w:r>
        <w:t xml:space="preserve"> It Can: On the Functional Abilities of the Human Unconscious. </w:t>
      </w:r>
      <w:r>
        <w:rPr>
          <w:i/>
          <w:iCs/>
        </w:rPr>
        <w:t>Perspectives on Psychological Science</w:t>
      </w:r>
      <w:r>
        <w:t xml:space="preserve">, </w:t>
      </w:r>
      <w:r>
        <w:rPr>
          <w:i/>
          <w:iCs/>
        </w:rPr>
        <w:t>8</w:t>
      </w:r>
      <w:r>
        <w:t>(2), 195–207. https://doi.org/10.1177/1745691612460684</w:t>
      </w:r>
    </w:p>
    <w:p w14:paraId="79DBE18A" w14:textId="77777777" w:rsidR="00982338" w:rsidRDefault="00982338" w:rsidP="00982338">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03686DF6" w14:textId="77777777" w:rsidR="00982338" w:rsidRDefault="00982338" w:rsidP="00982338">
      <w:pPr>
        <w:pStyle w:val="Bibliography"/>
      </w:pPr>
      <w:r>
        <w:lastRenderedPageBreak/>
        <w:t xml:space="preserve">Hesselmann, G., &amp; Moors, P. (2015). </w:t>
      </w:r>
      <w:proofErr w:type="gramStart"/>
      <w:r>
        <w:t>Definitely maybe</w:t>
      </w:r>
      <w:proofErr w:type="gramEnd"/>
      <w:r>
        <w:t xml:space="preserve">: Can unconscious processes perform the same functions as conscious processes? </w:t>
      </w:r>
      <w:r>
        <w:rPr>
          <w:i/>
          <w:iCs/>
        </w:rPr>
        <w:t>Frontiers in Psychology</w:t>
      </w:r>
      <w:r>
        <w:t xml:space="preserve">, </w:t>
      </w:r>
      <w:r>
        <w:rPr>
          <w:i/>
          <w:iCs/>
        </w:rPr>
        <w:t>6</w:t>
      </w:r>
      <w:r>
        <w:t>. https://doi.org/10.3389/fpsyg.2015.00584</w:t>
      </w:r>
    </w:p>
    <w:p w14:paraId="584F2F89" w14:textId="77777777" w:rsidR="00982338" w:rsidRDefault="00982338" w:rsidP="00982338">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70DF8B4F" w14:textId="77777777" w:rsidR="00982338" w:rsidRDefault="00982338" w:rsidP="00982338">
      <w:pPr>
        <w:pStyle w:val="Bibliography"/>
      </w:pPr>
      <w:r>
        <w:t xml:space="preserve">Jonas. (2020). </w:t>
      </w:r>
      <w:proofErr w:type="spellStart"/>
      <w:r>
        <w:rPr>
          <w:i/>
          <w:iCs/>
        </w:rPr>
        <w:t>PlotSpread</w:t>
      </w:r>
      <w:proofErr w:type="spellEnd"/>
      <w:r>
        <w:t xml:space="preserve"> (Version 1.2.0.0) [Source code]. https://www.mathworks.com/matlabcentral/fileexchange/37105-plot-spread-points-beeswarm-plot</w:t>
      </w:r>
    </w:p>
    <w:p w14:paraId="4AF04F28" w14:textId="77777777" w:rsidR="00982338" w:rsidRDefault="00982338" w:rsidP="00982338">
      <w:pPr>
        <w:pStyle w:val="Bibliography"/>
      </w:pPr>
      <w:r>
        <w:t xml:space="preserve">Kappers, A. M. L., &amp; Bergmann </w:t>
      </w:r>
      <w:proofErr w:type="spellStart"/>
      <w:r>
        <w:t>Tiest</w:t>
      </w:r>
      <w:proofErr w:type="spellEnd"/>
      <w:r>
        <w:t xml:space="preserve">, W. M. (2013). Haptic perception. </w:t>
      </w:r>
      <w:r>
        <w:rPr>
          <w:i/>
          <w:iCs/>
        </w:rPr>
        <w:t>Wiley Interdisciplinary Reviews: Cognitive Science</w:t>
      </w:r>
      <w:r>
        <w:t xml:space="preserve">, </w:t>
      </w:r>
      <w:r>
        <w:rPr>
          <w:i/>
          <w:iCs/>
        </w:rPr>
        <w:t>4</w:t>
      </w:r>
      <w:r>
        <w:t>(4), 357–374. https://doi.org/10.1002/wcs.1238</w:t>
      </w:r>
    </w:p>
    <w:p w14:paraId="00199C4F" w14:textId="77777777" w:rsidR="00982338" w:rsidRDefault="00982338" w:rsidP="00982338">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718E2FF4" w14:textId="77777777" w:rsidR="00982338" w:rsidRDefault="00982338" w:rsidP="00982338">
      <w:pPr>
        <w:pStyle w:val="Bibliography"/>
      </w:pPr>
      <w:r>
        <w:t xml:space="preserve">Kohl, M. (2019). </w:t>
      </w:r>
      <w:proofErr w:type="spellStart"/>
      <w:r>
        <w:rPr>
          <w:i/>
          <w:iCs/>
        </w:rPr>
        <w:t>MKinfer</w:t>
      </w:r>
      <w:proofErr w:type="spellEnd"/>
      <w:r>
        <w:rPr>
          <w:i/>
          <w:iCs/>
        </w:rPr>
        <w:t>: Inferential Statistics</w:t>
      </w:r>
      <w:r>
        <w:t xml:space="preserve"> (0.7) [Computer software]. http://www.stamats.de</w:t>
      </w:r>
    </w:p>
    <w:p w14:paraId="76D298C0" w14:textId="77777777" w:rsidR="00982338" w:rsidRDefault="00982338" w:rsidP="00982338">
      <w:pPr>
        <w:pStyle w:val="Bibliography"/>
      </w:pPr>
      <w:proofErr w:type="spellStart"/>
      <w:r>
        <w:t>Kouider</w:t>
      </w:r>
      <w:proofErr w:type="spellEnd"/>
      <w:r>
        <w:t xml:space="preserve">,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083B07FF" w14:textId="77777777" w:rsidR="00982338" w:rsidRDefault="00982338" w:rsidP="00982338">
      <w:pPr>
        <w:pStyle w:val="Bibliography"/>
      </w:pPr>
      <w:r>
        <w:t xml:space="preserve">Lamme, V. A. F., &amp; </w:t>
      </w:r>
      <w:proofErr w:type="spellStart"/>
      <w:r>
        <w:t>Roelfsema</w:t>
      </w:r>
      <w:proofErr w:type="spellEnd"/>
      <w:r>
        <w:t xml:space="preserve">, P. R. (2000). The distinct modes of vision offered by feedforward and recurrent processing. </w:t>
      </w:r>
      <w:r>
        <w:rPr>
          <w:i/>
          <w:iCs/>
        </w:rPr>
        <w:t>Trends in Neurosciences</w:t>
      </w:r>
      <w:r>
        <w:t xml:space="preserve">, </w:t>
      </w:r>
      <w:r>
        <w:rPr>
          <w:i/>
          <w:iCs/>
        </w:rPr>
        <w:t>23</w:t>
      </w:r>
      <w:r>
        <w:t>(11), 571–579. https://doi.org/10.1016/S0166-2236(00)01657-X</w:t>
      </w:r>
    </w:p>
    <w:p w14:paraId="5BAE7A0E" w14:textId="77777777" w:rsidR="00982338" w:rsidRDefault="00982338" w:rsidP="00982338">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4F8D62AC" w14:textId="77777777" w:rsidR="00982338" w:rsidRDefault="00982338" w:rsidP="00982338">
      <w:pPr>
        <w:pStyle w:val="Bibliography"/>
      </w:pPr>
      <w:r>
        <w:lastRenderedPageBreak/>
        <w:t xml:space="preserve">Mack, A., &amp; Rock, I. (1998). Inattentional blindness: Perception without attention. In </w:t>
      </w:r>
      <w:r>
        <w:rPr>
          <w:i/>
          <w:iCs/>
        </w:rPr>
        <w:t>Visual attention</w:t>
      </w:r>
      <w:r>
        <w:t xml:space="preserve"> (pp. 55–76). Oxford University Press.</w:t>
      </w:r>
    </w:p>
    <w:p w14:paraId="7E0F366C" w14:textId="77777777" w:rsidR="00982338" w:rsidRDefault="00982338" w:rsidP="00982338">
      <w:pPr>
        <w:pStyle w:val="Bibliography"/>
      </w:pPr>
      <w:proofErr w:type="spellStart"/>
      <w:r>
        <w:t>Malejka</w:t>
      </w:r>
      <w:proofErr w:type="spellEnd"/>
      <w:r>
        <w:t xml:space="preserve">, S., Vadillo, M. A., Dienes, Z., &amp; Shanks, D. R. (2021). Correlation analysis to investigate unconscious mental processes: A critical appraisal and </w:t>
      </w:r>
      <w:proofErr w:type="gramStart"/>
      <w:r>
        <w:t>mini-tutorial</w:t>
      </w:r>
      <w:proofErr w:type="gramEnd"/>
      <w:r>
        <w:t xml:space="preserve">. </w:t>
      </w:r>
      <w:r>
        <w:rPr>
          <w:i/>
          <w:iCs/>
        </w:rPr>
        <w:t>Cognition</w:t>
      </w:r>
      <w:r>
        <w:t xml:space="preserve">, </w:t>
      </w:r>
      <w:r>
        <w:rPr>
          <w:i/>
          <w:iCs/>
        </w:rPr>
        <w:t>212</w:t>
      </w:r>
      <w:r>
        <w:t>, 104667. https://doi.org/10.1016/j.cognition.2021.104667</w:t>
      </w:r>
    </w:p>
    <w:p w14:paraId="28A7DA8D" w14:textId="77777777" w:rsidR="00982338" w:rsidRDefault="00982338" w:rsidP="00982338">
      <w:pPr>
        <w:pStyle w:val="Bibliography"/>
      </w:pPr>
      <w:r>
        <w:t xml:space="preserve">Maris, E., &amp; </w:t>
      </w:r>
      <w:proofErr w:type="spellStart"/>
      <w:r>
        <w:t>Oostenveld</w:t>
      </w:r>
      <w:proofErr w:type="spellEnd"/>
      <w:r>
        <w:t xml:space="preserve">, R. (2007). Nonparametric statistical testing of EEG- and MEG-data. </w:t>
      </w:r>
      <w:r>
        <w:rPr>
          <w:i/>
          <w:iCs/>
        </w:rPr>
        <w:t>Journal of Neuroscience Methods</w:t>
      </w:r>
      <w:r>
        <w:t xml:space="preserve">, </w:t>
      </w:r>
      <w:r>
        <w:rPr>
          <w:i/>
          <w:iCs/>
        </w:rPr>
        <w:t>164</w:t>
      </w:r>
      <w:r>
        <w:t>(1), 177–190. https://doi.org/10.1016/j.jneumeth.2007.03.024</w:t>
      </w:r>
    </w:p>
    <w:p w14:paraId="4A781CE0" w14:textId="77777777" w:rsidR="00982338" w:rsidRDefault="00982338" w:rsidP="00982338">
      <w:pPr>
        <w:pStyle w:val="Bibliography"/>
      </w:pPr>
      <w:proofErr w:type="spellStart"/>
      <w:r>
        <w:t>Mashour</w:t>
      </w:r>
      <w:proofErr w:type="spellEnd"/>
      <w:r>
        <w:t xml:space="preserve">, G. A., </w:t>
      </w:r>
      <w:proofErr w:type="spellStart"/>
      <w:r>
        <w:t>Roelfsema</w:t>
      </w:r>
      <w:proofErr w:type="spellEnd"/>
      <w:r>
        <w:t xml:space="preserve">, P., Changeux, J.-P., &amp; Dehaene, S. (2020). Conscious Processing and the Global Neuronal Workspace Hypothesis. </w:t>
      </w:r>
      <w:r>
        <w:rPr>
          <w:i/>
          <w:iCs/>
        </w:rPr>
        <w:t>Neuron</w:t>
      </w:r>
      <w:r>
        <w:t xml:space="preserve">, </w:t>
      </w:r>
      <w:r>
        <w:rPr>
          <w:i/>
          <w:iCs/>
        </w:rPr>
        <w:t>105</w:t>
      </w:r>
      <w:r>
        <w:t>(5), 776–798. https://doi.org/10.1016/j.neuron.2020.01.026</w:t>
      </w:r>
    </w:p>
    <w:p w14:paraId="7CF8AC6A" w14:textId="77777777" w:rsidR="00982338" w:rsidRDefault="00982338" w:rsidP="00982338">
      <w:pPr>
        <w:pStyle w:val="Bibliography"/>
      </w:pPr>
      <w:r>
        <w:rPr>
          <w:i/>
          <w:iCs/>
        </w:rPr>
        <w:t>MATLAB</w:t>
      </w:r>
      <w:r>
        <w:t xml:space="preserve"> (9.9.0.14677003 (R2020b)). (2020). [Computer software]. </w:t>
      </w:r>
      <w:proofErr w:type="gramStart"/>
      <w:r>
        <w:t>The MathWorks</w:t>
      </w:r>
      <w:proofErr w:type="gramEnd"/>
      <w:r>
        <w:t xml:space="preserve"> Inc.</w:t>
      </w:r>
    </w:p>
    <w:p w14:paraId="6AFB660D" w14:textId="77777777" w:rsidR="00982338" w:rsidRDefault="00982338" w:rsidP="00982338">
      <w:pPr>
        <w:pStyle w:val="Bibliography"/>
      </w:pPr>
      <w:proofErr w:type="spellStart"/>
      <w:r>
        <w:t>Merikle</w:t>
      </w:r>
      <w:proofErr w:type="spellEnd"/>
      <w:r>
        <w:t xml:space="preserve">, P. M. (1992). Perception without awareness: Critical issues. </w:t>
      </w:r>
      <w:r>
        <w:rPr>
          <w:i/>
          <w:iCs/>
        </w:rPr>
        <w:t>American Psychologist</w:t>
      </w:r>
      <w:r>
        <w:t xml:space="preserve">, </w:t>
      </w:r>
      <w:r>
        <w:rPr>
          <w:i/>
          <w:iCs/>
        </w:rPr>
        <w:t>47</w:t>
      </w:r>
      <w:r>
        <w:t>, 792–795. https://doi.org/10.1037/0003-066X.47.6.792</w:t>
      </w:r>
    </w:p>
    <w:p w14:paraId="4986F131" w14:textId="77777777" w:rsidR="00982338" w:rsidRDefault="00982338" w:rsidP="00982338">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58DFB100" w14:textId="77777777" w:rsidR="00982338" w:rsidRDefault="00982338" w:rsidP="00982338">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189642CA" w14:textId="77777777" w:rsidR="00982338" w:rsidRDefault="00982338" w:rsidP="00982338">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578D078A" w14:textId="77777777" w:rsidR="00982338" w:rsidRDefault="00982338" w:rsidP="00982338">
      <w:pPr>
        <w:pStyle w:val="Bibliography"/>
      </w:pPr>
      <w:r>
        <w:lastRenderedPageBreak/>
        <w:t xml:space="preserve">Moors, P., Boelens, D., van </w:t>
      </w:r>
      <w:proofErr w:type="spellStart"/>
      <w:r>
        <w:t>Overwalle</w:t>
      </w:r>
      <w:proofErr w:type="spellEnd"/>
      <w:r>
        <w:t xml:space="preserve">, J., &amp; </w:t>
      </w:r>
      <w:proofErr w:type="spellStart"/>
      <w:r>
        <w:t>Wagemans</w:t>
      </w:r>
      <w:proofErr w:type="spellEnd"/>
      <w:r>
        <w:t xml:space="preserve">,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58670FE6" w14:textId="77777777" w:rsidR="00982338" w:rsidRDefault="00982338" w:rsidP="00982338">
      <w:pPr>
        <w:pStyle w:val="Bibliography"/>
      </w:pPr>
      <w:r>
        <w:t xml:space="preserve">Moors, P., &amp; Hesselmann, G. (2018). A critical reexamination of doing arithmetic </w:t>
      </w:r>
      <w:proofErr w:type="spellStart"/>
      <w:r>
        <w:t>nonconsciously</w:t>
      </w:r>
      <w:proofErr w:type="spellEnd"/>
      <w:r>
        <w:t xml:space="preserve">. </w:t>
      </w:r>
      <w:r>
        <w:rPr>
          <w:i/>
          <w:iCs/>
        </w:rPr>
        <w:t>Psychonomic Bulletin &amp; Review</w:t>
      </w:r>
      <w:r>
        <w:t xml:space="preserve">, </w:t>
      </w:r>
      <w:r>
        <w:rPr>
          <w:i/>
          <w:iCs/>
        </w:rPr>
        <w:t>25</w:t>
      </w:r>
      <w:r>
        <w:t>(1), 472–481. https://doi.org/10.3758/s13423-017-1292-x</w:t>
      </w:r>
    </w:p>
    <w:p w14:paraId="04D9D16F" w14:textId="77777777" w:rsidR="00982338" w:rsidRDefault="00982338" w:rsidP="00982338">
      <w:pPr>
        <w:pStyle w:val="Bibliography"/>
      </w:pPr>
      <w:r>
        <w:rPr>
          <w:i/>
          <w:iCs/>
        </w:rPr>
        <w:t>Motive</w:t>
      </w:r>
      <w:r>
        <w:t xml:space="preserve"> (2.3.0). (2021). [Computer software]. </w:t>
      </w:r>
      <w:proofErr w:type="spellStart"/>
      <w:r>
        <w:t>NaturalPoint</w:t>
      </w:r>
      <w:proofErr w:type="spellEnd"/>
      <w:r>
        <w:t>, Inc. https://optitrack.com/software/motive/</w:t>
      </w:r>
    </w:p>
    <w:p w14:paraId="334451DD" w14:textId="77777777" w:rsidR="00982338" w:rsidRDefault="00982338" w:rsidP="00982338">
      <w:pPr>
        <w:pStyle w:val="Bibliography"/>
      </w:pPr>
      <w:proofErr w:type="spellStart"/>
      <w:r>
        <w:t>Mudrik</w:t>
      </w:r>
      <w:proofErr w:type="spellEnd"/>
      <w:r>
        <w:t xml:space="preserve">, L., &amp; </w:t>
      </w:r>
      <w:proofErr w:type="spellStart"/>
      <w:r>
        <w:t>Deouell</w:t>
      </w:r>
      <w:proofErr w:type="spellEnd"/>
      <w:r>
        <w:t xml:space="preserve">, L. Y. (2022). Neuroscientific Evidence for Processing Without Awareness. </w:t>
      </w:r>
      <w:r>
        <w:rPr>
          <w:i/>
          <w:iCs/>
        </w:rPr>
        <w:t>Annual Review of Neuroscience</w:t>
      </w:r>
      <w:r>
        <w:t xml:space="preserve">, </w:t>
      </w:r>
      <w:r>
        <w:rPr>
          <w:i/>
          <w:iCs/>
        </w:rPr>
        <w:t>45</w:t>
      </w:r>
      <w:r>
        <w:t>(1), 403–423. https://doi.org/10.1146/annurev-neuro-110920-033151</w:t>
      </w:r>
    </w:p>
    <w:p w14:paraId="5F054A26" w14:textId="77777777" w:rsidR="00982338" w:rsidRDefault="00982338" w:rsidP="00982338">
      <w:pPr>
        <w:pStyle w:val="Bibliography"/>
      </w:pPr>
      <w:proofErr w:type="spellStart"/>
      <w:r>
        <w:t>Mudrik</w:t>
      </w:r>
      <w:proofErr w:type="spellEnd"/>
      <w:r>
        <w:t xml:space="preserve">, L., Faivre, N., &amp; Koch, C. (2014). Information integration without awareness. </w:t>
      </w:r>
      <w:r>
        <w:rPr>
          <w:i/>
          <w:iCs/>
        </w:rPr>
        <w:t>Trends in Cognitive Sciences</w:t>
      </w:r>
      <w:r>
        <w:t xml:space="preserve">, </w:t>
      </w:r>
      <w:r>
        <w:rPr>
          <w:i/>
          <w:iCs/>
        </w:rPr>
        <w:t>18</w:t>
      </w:r>
      <w:r>
        <w:t>(9), 488–496. https://doi.org/10.1016/j.tics.2014.04.009</w:t>
      </w:r>
    </w:p>
    <w:p w14:paraId="68FA7CDA" w14:textId="77777777" w:rsidR="00982338" w:rsidRDefault="00982338" w:rsidP="00982338">
      <w:pPr>
        <w:pStyle w:val="Bibliography"/>
      </w:pPr>
      <w:r>
        <w:t xml:space="preserve">Musall, S. (2022). </w:t>
      </w:r>
      <w:proofErr w:type="spellStart"/>
      <w:r>
        <w:rPr>
          <w:i/>
          <w:iCs/>
        </w:rPr>
        <w:t>Stdshade</w:t>
      </w:r>
      <w:proofErr w:type="spellEnd"/>
      <w:r>
        <w:t xml:space="preserve"> (Version 1.40.0.1) [Source code]. https://www.mathworks.com/matlabcentral/fileexchange/29534-stdshade</w:t>
      </w:r>
    </w:p>
    <w:p w14:paraId="6C94AA5C" w14:textId="77777777" w:rsidR="00982338" w:rsidRDefault="00982338" w:rsidP="00982338">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1E586C3B" w14:textId="77777777" w:rsidR="00982338" w:rsidRDefault="00982338" w:rsidP="00982338">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413CE0FC" w14:textId="77777777" w:rsidR="00982338" w:rsidRDefault="00982338" w:rsidP="00982338">
      <w:pPr>
        <w:pStyle w:val="Bibliography"/>
      </w:pPr>
      <w:proofErr w:type="spellStart"/>
      <w:r>
        <w:rPr>
          <w:i/>
          <w:iCs/>
        </w:rPr>
        <w:t>NatNet</w:t>
      </w:r>
      <w:proofErr w:type="spellEnd"/>
      <w:r>
        <w:rPr>
          <w:i/>
          <w:iCs/>
        </w:rPr>
        <w:t xml:space="preserve"> SDK</w:t>
      </w:r>
      <w:r>
        <w:t xml:space="preserve"> (4.0.0). (2021). [Computer software]. </w:t>
      </w:r>
      <w:proofErr w:type="spellStart"/>
      <w:r>
        <w:t>NaturalPoint</w:t>
      </w:r>
      <w:proofErr w:type="spellEnd"/>
      <w:r>
        <w:t>, Inc. https://optitrack.com/software/motive/</w:t>
      </w:r>
    </w:p>
    <w:p w14:paraId="578FFD4F" w14:textId="77777777" w:rsidR="00982338" w:rsidRDefault="00982338" w:rsidP="00982338">
      <w:pPr>
        <w:pStyle w:val="Bibliography"/>
      </w:pPr>
      <w:r>
        <w:lastRenderedPageBreak/>
        <w:t xml:space="preserve">Nelson, M. (2015). </w:t>
      </w:r>
      <w:proofErr w:type="spellStart"/>
      <w:r>
        <w:rPr>
          <w:i/>
          <w:iCs/>
        </w:rPr>
        <w:t>MyBinomTest</w:t>
      </w:r>
      <w:proofErr w:type="spellEnd"/>
      <w:r>
        <w:t xml:space="preserve"> (Version 2.0.0.0) [Source code]. https://www.mathworks.com/matlabcentral/fileexchange/24813-mybinomtest-s-n-p-sided</w:t>
      </w:r>
    </w:p>
    <w:p w14:paraId="49F5B0C4" w14:textId="77777777" w:rsidR="00982338" w:rsidRDefault="00982338" w:rsidP="00982338">
      <w:pPr>
        <w:pStyle w:val="Bibliography"/>
      </w:pPr>
      <w:proofErr w:type="spellStart"/>
      <w:r>
        <w:t>Palluel</w:t>
      </w:r>
      <w:proofErr w:type="spellEnd"/>
      <w:r>
        <w:t xml:space="preserve">-Germain, R., Boy, F., </w:t>
      </w:r>
      <w:proofErr w:type="spellStart"/>
      <w:r>
        <w:t>Orliaguet</w:t>
      </w:r>
      <w:proofErr w:type="spellEnd"/>
      <w:r>
        <w:t xml:space="preserve">,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718B2CB6" w14:textId="77777777" w:rsidR="00982338" w:rsidRDefault="00982338" w:rsidP="00982338">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033F3656" w14:textId="77777777" w:rsidR="00982338" w:rsidRDefault="00982338" w:rsidP="00982338">
      <w:pPr>
        <w:pStyle w:val="Bibliography"/>
      </w:pPr>
      <w:r>
        <w:t xml:space="preserve">Peters, M. A. K., &amp; Lau, H. (2015). </w:t>
      </w:r>
      <w:r>
        <w:rPr>
          <w:i/>
          <w:iCs/>
        </w:rPr>
        <w:t>Human observers have optimal introspective access to perceptual processes even for visually masked stimuli</w:t>
      </w:r>
      <w:r>
        <w:t>. 30.</w:t>
      </w:r>
    </w:p>
    <w:p w14:paraId="2B142A3B" w14:textId="77777777" w:rsidR="00982338" w:rsidRDefault="00982338" w:rsidP="00982338">
      <w:pPr>
        <w:pStyle w:val="Bibliography"/>
      </w:pPr>
      <w:r>
        <w:t xml:space="preserve">Poirier, C., Collignon, O., DeVolder, A. G., Renier, L., </w:t>
      </w:r>
      <w:proofErr w:type="spellStart"/>
      <w:r>
        <w:t>Vanlierde</w:t>
      </w:r>
      <w:proofErr w:type="spellEnd"/>
      <w:r>
        <w:t xml:space="preserve">, A., </w:t>
      </w:r>
      <w:proofErr w:type="spellStart"/>
      <w:r>
        <w:t>Tranduy</w:t>
      </w:r>
      <w:proofErr w:type="spellEnd"/>
      <w:r>
        <w:t xml:space="preserve">,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3FA4DAA0" w14:textId="77777777" w:rsidR="00982338" w:rsidRDefault="00982338" w:rsidP="00982338">
      <w:pPr>
        <w:pStyle w:val="Bibliography"/>
      </w:pPr>
      <w:r>
        <w:t xml:space="preserve">Pratte, M. S., &amp; </w:t>
      </w:r>
      <w:proofErr w:type="spellStart"/>
      <w:r>
        <w:t>Rouder</w:t>
      </w:r>
      <w:proofErr w:type="spellEnd"/>
      <w:r>
        <w:t xml:space="preserve">, J. N. (2009). A task-difficulty artifact in subliminal priming. </w:t>
      </w:r>
      <w:r>
        <w:rPr>
          <w:i/>
          <w:iCs/>
        </w:rPr>
        <w:t>Attention, Perception, &amp; Psychophysics</w:t>
      </w:r>
      <w:r>
        <w:t xml:space="preserve">, </w:t>
      </w:r>
      <w:r>
        <w:rPr>
          <w:i/>
          <w:iCs/>
        </w:rPr>
        <w:t>71</w:t>
      </w:r>
      <w:r>
        <w:t>(6), 1276–1283. https://doi.org/10.3758/APP.71.6.1276</w:t>
      </w:r>
    </w:p>
    <w:p w14:paraId="3263F7A7" w14:textId="77777777" w:rsidR="00982338" w:rsidRDefault="00982338" w:rsidP="00982338">
      <w:pPr>
        <w:pStyle w:val="Bibliography"/>
      </w:pPr>
      <w:r>
        <w:t xml:space="preserve">Rabagliati, H., Robertson, A., &amp; Carmel, D. (2018). The importance of awareness for understanding language. </w:t>
      </w:r>
      <w:r>
        <w:rPr>
          <w:i/>
          <w:iCs/>
        </w:rPr>
        <w:t>Journal of Experimental Psychology: General</w:t>
      </w:r>
      <w:r>
        <w:t xml:space="preserve">, </w:t>
      </w:r>
      <w:r>
        <w:rPr>
          <w:i/>
          <w:iCs/>
        </w:rPr>
        <w:t>147</w:t>
      </w:r>
      <w:r>
        <w:t>(2), 190. https://doi.org/10.1037/xge0000348</w:t>
      </w:r>
    </w:p>
    <w:p w14:paraId="40209F1B" w14:textId="77777777" w:rsidR="00982338" w:rsidRDefault="00982338" w:rsidP="00982338">
      <w:pPr>
        <w:pStyle w:val="Bibliography"/>
      </w:pPr>
      <w:r>
        <w:t xml:space="preserve">Resulaj, A., Kiani, R., Wolpert, D. M., &amp; </w:t>
      </w:r>
      <w:proofErr w:type="spellStart"/>
      <w:r>
        <w:t>Shadlen</w:t>
      </w:r>
      <w:proofErr w:type="spellEnd"/>
      <w:r>
        <w:t xml:space="preserve">, M. N. (2009). Changes of mind in decision-making. </w:t>
      </w:r>
      <w:r>
        <w:rPr>
          <w:i/>
          <w:iCs/>
        </w:rPr>
        <w:t>Nature</w:t>
      </w:r>
      <w:r>
        <w:t xml:space="preserve">, </w:t>
      </w:r>
      <w:r>
        <w:rPr>
          <w:i/>
          <w:iCs/>
        </w:rPr>
        <w:t>461</w:t>
      </w:r>
      <w:r>
        <w:t>(7261), Article 7261. https://doi.org/10.1038/nature08275</w:t>
      </w:r>
    </w:p>
    <w:p w14:paraId="3E8495B1" w14:textId="77777777" w:rsidR="00982338" w:rsidRDefault="00982338" w:rsidP="00982338">
      <w:pPr>
        <w:pStyle w:val="Bibliography"/>
      </w:pPr>
      <w:r>
        <w:lastRenderedPageBreak/>
        <w:t xml:space="preserve">Ric, F., &amp; Muller, D. (2012). Unconscious addition: When we unconsciously initiate and follow arithmetic rules. </w:t>
      </w:r>
      <w:r>
        <w:rPr>
          <w:i/>
          <w:iCs/>
        </w:rPr>
        <w:t>Journal of Experimental Psychology: General</w:t>
      </w:r>
      <w:r>
        <w:t xml:space="preserve">, </w:t>
      </w:r>
      <w:r>
        <w:rPr>
          <w:i/>
          <w:iCs/>
        </w:rPr>
        <w:t>141</w:t>
      </w:r>
      <w:r>
        <w:t>, 222–226. https://doi.org/10.1037/a0024608</w:t>
      </w:r>
    </w:p>
    <w:p w14:paraId="7F6F7AB1" w14:textId="77777777" w:rsidR="00982338" w:rsidRDefault="00982338" w:rsidP="00982338">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72C2DEDF" w14:textId="77777777" w:rsidR="00982338" w:rsidRDefault="00982338" w:rsidP="00982338">
      <w:pPr>
        <w:pStyle w:val="Bibliography"/>
      </w:pPr>
      <w:proofErr w:type="spellStart"/>
      <w:r>
        <w:t>Sassenhagen</w:t>
      </w:r>
      <w:proofErr w:type="spellEnd"/>
      <w:r>
        <w:t xml:space="preserve">, J., &amp; </w:t>
      </w:r>
      <w:proofErr w:type="spellStart"/>
      <w:r>
        <w:t>Draschkow</w:t>
      </w:r>
      <w:proofErr w:type="spellEnd"/>
      <w:r>
        <w:t xml:space="preserve">,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38ECF38B" w14:textId="77777777" w:rsidR="00982338" w:rsidRDefault="00982338" w:rsidP="00982338">
      <w:pPr>
        <w:pStyle w:val="Bibliography"/>
      </w:pPr>
      <w:r>
        <w:t xml:space="preserve">Sawchuk, C. N., Lohr, J. M., Westendorf, D. H., Meunier, S. A., &amp; Tolin, D. F. (2002). Emotional responding to fearful and disgusting stimuli in specific </w:t>
      </w:r>
      <w:proofErr w:type="spellStart"/>
      <w:r>
        <w:t>phobics</w:t>
      </w:r>
      <w:proofErr w:type="spellEnd"/>
      <w:r>
        <w:t xml:space="preserve">. </w:t>
      </w:r>
      <w:proofErr w:type="spellStart"/>
      <w:r>
        <w:rPr>
          <w:i/>
          <w:iCs/>
        </w:rPr>
        <w:t>Behaviour</w:t>
      </w:r>
      <w:proofErr w:type="spellEnd"/>
      <w:r>
        <w:rPr>
          <w:i/>
          <w:iCs/>
        </w:rPr>
        <w:t xml:space="preserve"> Research and Therapy</w:t>
      </w:r>
      <w:r>
        <w:t xml:space="preserve">, </w:t>
      </w:r>
      <w:r>
        <w:rPr>
          <w:i/>
          <w:iCs/>
        </w:rPr>
        <w:t>40</w:t>
      </w:r>
      <w:r>
        <w:t>(9), 1031–1046. https://doi.org/10.1016/S0005-7967(01)00093-6</w:t>
      </w:r>
    </w:p>
    <w:p w14:paraId="7547EFF0" w14:textId="77777777" w:rsidR="00982338" w:rsidRDefault="00982338" w:rsidP="00982338">
      <w:pPr>
        <w:pStyle w:val="Bibliography"/>
      </w:pPr>
      <w:proofErr w:type="spellStart"/>
      <w:r>
        <w:t>Scherbaum</w:t>
      </w:r>
      <w:proofErr w:type="spellEnd"/>
      <w:r>
        <w:t xml:space="preserve">, S., </w:t>
      </w:r>
      <w:proofErr w:type="spellStart"/>
      <w:r>
        <w:t>Dshemuchadse</w:t>
      </w:r>
      <w:proofErr w:type="spellEnd"/>
      <w:r>
        <w:t xml:space="preserve">, M., Fischer, R., &amp; Goschke, T. (2010). How decisions evolve: The temporal dynamics of action selection. </w:t>
      </w:r>
      <w:r>
        <w:rPr>
          <w:i/>
          <w:iCs/>
        </w:rPr>
        <w:t>Cognition</w:t>
      </w:r>
      <w:r>
        <w:t xml:space="preserve">, </w:t>
      </w:r>
      <w:r>
        <w:rPr>
          <w:i/>
          <w:iCs/>
        </w:rPr>
        <w:t>115</w:t>
      </w:r>
      <w:r>
        <w:t>(3), 407–416. https://doi.org/10.1016/j.cognition.2010.02.004</w:t>
      </w:r>
    </w:p>
    <w:p w14:paraId="63CCBF39" w14:textId="77777777" w:rsidR="00982338" w:rsidRDefault="00982338" w:rsidP="00982338">
      <w:pPr>
        <w:pStyle w:val="Bibliography"/>
      </w:pPr>
      <w:proofErr w:type="spellStart"/>
      <w:r>
        <w:t>Scherbaum</w:t>
      </w:r>
      <w:proofErr w:type="spellEnd"/>
      <w:r>
        <w:t xml:space="preserve">,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40D0E36B" w14:textId="77777777" w:rsidR="00982338" w:rsidRDefault="00982338" w:rsidP="00982338">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28B1676C" w14:textId="77777777" w:rsidR="00982338" w:rsidRDefault="00982338" w:rsidP="00982338">
      <w:pPr>
        <w:pStyle w:val="Bibliography"/>
      </w:pPr>
      <w:r>
        <w:lastRenderedPageBreak/>
        <w:t xml:space="preserve">Shrestha, D. L. (2014). </w:t>
      </w:r>
      <w:proofErr w:type="spellStart"/>
      <w:r>
        <w:rPr>
          <w:i/>
          <w:iCs/>
        </w:rPr>
        <w:t>Invprctile</w:t>
      </w:r>
      <w:proofErr w:type="spellEnd"/>
      <w:r>
        <w:t xml:space="preserve"> (Version 1.2.0.0) [Source code]. https://www.mathworks.com/matlabcentral/fileexchange/41131-inverse-percentiles-of-a-sample</w:t>
      </w:r>
    </w:p>
    <w:p w14:paraId="38D97520" w14:textId="77777777" w:rsidR="00982338" w:rsidRDefault="00982338" w:rsidP="00982338">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096F0CC4" w14:textId="77777777" w:rsidR="00982338" w:rsidRDefault="00982338" w:rsidP="00982338">
      <w:pPr>
        <w:pStyle w:val="Bibliography"/>
      </w:pPr>
      <w:r>
        <w:t xml:space="preserve">Sklar, A. Y., Levy, N., Goldstein, A., Mandel, R., Maril, A., &amp; Hassin, R. R. (2012). Reading and doing arithmetic </w:t>
      </w:r>
      <w:proofErr w:type="spellStart"/>
      <w:r>
        <w:t>nonconsciously</w:t>
      </w:r>
      <w:proofErr w:type="spellEnd"/>
      <w:r>
        <w:t xml:space="preserve">. </w:t>
      </w:r>
      <w:r>
        <w:rPr>
          <w:i/>
          <w:iCs/>
        </w:rPr>
        <w:t>Proceedings of the National Academy of Sciences</w:t>
      </w:r>
      <w:r>
        <w:t xml:space="preserve">, </w:t>
      </w:r>
      <w:r>
        <w:rPr>
          <w:i/>
          <w:iCs/>
        </w:rPr>
        <w:t>109</w:t>
      </w:r>
      <w:r>
        <w:t>(48), 19614–19619. https://doi.org/10.1073/pnas.1211645109</w:t>
      </w:r>
    </w:p>
    <w:p w14:paraId="04498144" w14:textId="77777777" w:rsidR="00982338" w:rsidRDefault="00982338" w:rsidP="00982338">
      <w:pPr>
        <w:pStyle w:val="Bibliography"/>
      </w:pPr>
      <w:proofErr w:type="spellStart"/>
      <w:r>
        <w:t>Tononi</w:t>
      </w:r>
      <w:proofErr w:type="spellEnd"/>
      <w:r>
        <w:t xml:space="preserve">,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12F0BAD0" w14:textId="77777777" w:rsidR="00982338" w:rsidRDefault="00982338" w:rsidP="00982338">
      <w:pPr>
        <w:pStyle w:val="Bibliography"/>
      </w:pPr>
      <w:r>
        <w:t xml:space="preserve">Vadillo, M. A., </w:t>
      </w:r>
      <w:proofErr w:type="spellStart"/>
      <w:r>
        <w:t>Malejka</w:t>
      </w:r>
      <w:proofErr w:type="spellEnd"/>
      <w:r>
        <w:t xml:space="preserve">, S., Lee, D. Y. H., Dienes, Z., &amp; Shanks, D. R. (2022). Raising awareness about measurement error in research on unconscious mental processes. </w:t>
      </w:r>
      <w:r>
        <w:rPr>
          <w:i/>
          <w:iCs/>
        </w:rPr>
        <w:t>Psychonomic Bulletin &amp; Review</w:t>
      </w:r>
      <w:r>
        <w:t xml:space="preserve">, </w:t>
      </w:r>
      <w:r>
        <w:rPr>
          <w:i/>
          <w:iCs/>
        </w:rPr>
        <w:t>29</w:t>
      </w:r>
      <w:r>
        <w:t>(1), 21–43. https://doi.org/10.3758/s13423-021-01923-y</w:t>
      </w:r>
    </w:p>
    <w:p w14:paraId="383B7E60" w14:textId="77777777" w:rsidR="00982338" w:rsidRDefault="00982338" w:rsidP="00982338">
      <w:pPr>
        <w:pStyle w:val="Bibliography"/>
      </w:pPr>
      <w:r>
        <w:t xml:space="preserve">Van den </w:t>
      </w:r>
      <w:proofErr w:type="spellStart"/>
      <w:r>
        <w:t>Bussche</w:t>
      </w:r>
      <w:proofErr w:type="spellEnd"/>
      <w:r>
        <w:t xml:space="preserve">, E., Van den </w:t>
      </w:r>
      <w:proofErr w:type="spellStart"/>
      <w:r>
        <w:t>Noortgate</w:t>
      </w:r>
      <w:proofErr w:type="spellEnd"/>
      <w:r>
        <w:t xml:space="preserve">, W., &amp; </w:t>
      </w:r>
      <w:proofErr w:type="spellStart"/>
      <w:r>
        <w:t>Reynvoet</w:t>
      </w:r>
      <w:proofErr w:type="spellEnd"/>
      <w:r>
        <w:t xml:space="preserve">, B. (2009). Mechanisms of masked priming: A meta-analysis. </w:t>
      </w:r>
      <w:r>
        <w:rPr>
          <w:i/>
          <w:iCs/>
        </w:rPr>
        <w:t>Psychological Bulletin</w:t>
      </w:r>
      <w:r>
        <w:t xml:space="preserve">, </w:t>
      </w:r>
      <w:r>
        <w:rPr>
          <w:i/>
          <w:iCs/>
        </w:rPr>
        <w:t>135</w:t>
      </w:r>
      <w:r>
        <w:t>(3), 452–477. https://doi.org/10.1037/a0015329</w:t>
      </w:r>
    </w:p>
    <w:p w14:paraId="5D6C0748" w14:textId="77777777" w:rsidR="00982338" w:rsidRDefault="00982338" w:rsidP="00982338">
      <w:pPr>
        <w:pStyle w:val="Bibliography"/>
      </w:pPr>
      <w:r>
        <w:t xml:space="preserve">von </w:t>
      </w:r>
      <w:proofErr w:type="spellStart"/>
      <w:r>
        <w:t>Hofsten</w:t>
      </w:r>
      <w:proofErr w:type="spellEnd"/>
      <w:r>
        <w:t xml:space="preserve">,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14605044" w14:textId="77777777" w:rsidR="00982338" w:rsidRDefault="00982338" w:rsidP="00982338">
      <w:pPr>
        <w:pStyle w:val="Bibliography"/>
      </w:pPr>
      <w:r>
        <w:lastRenderedPageBreak/>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4DF404E3" w14:textId="77777777" w:rsidR="00982338" w:rsidRDefault="00982338" w:rsidP="00982338">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256C5D8C" w14:textId="77777777" w:rsidR="00982338" w:rsidRDefault="00982338" w:rsidP="00982338">
      <w:pPr>
        <w:pStyle w:val="Bibliography"/>
      </w:pPr>
      <w:r>
        <w:t xml:space="preserve">Xiao, K., Yamauchi, T., &amp; Bowman, C. (2015). </w:t>
      </w:r>
      <w:r>
        <w:rPr>
          <w:i/>
          <w:iCs/>
        </w:rPr>
        <w:t>Assessing Masked Semantic Priming: Cursor Trajectory versus Response Time Measures</w:t>
      </w:r>
      <w:r>
        <w:t>. 7.</w:t>
      </w:r>
    </w:p>
    <w:p w14:paraId="494D789C" w14:textId="77777777" w:rsidR="00982338" w:rsidRDefault="00982338" w:rsidP="00982338">
      <w:pPr>
        <w:pStyle w:val="Bibliography"/>
      </w:pPr>
      <w:r>
        <w:t xml:space="preserve">Yaron, I., Zeevi, Y., </w:t>
      </w:r>
      <w:proofErr w:type="spellStart"/>
      <w:r>
        <w:t>Korisky</w:t>
      </w:r>
      <w:proofErr w:type="spellEnd"/>
      <w:r>
        <w:t xml:space="preserve">, U., Marshall, W., &amp; </w:t>
      </w:r>
      <w:proofErr w:type="spellStart"/>
      <w:r>
        <w:t>Mudrik</w:t>
      </w:r>
      <w:proofErr w:type="spellEnd"/>
      <w:r>
        <w:t xml:space="preserve">, L. (2022). </w:t>
      </w:r>
      <w:r>
        <w:rPr>
          <w:i/>
          <w:iCs/>
        </w:rPr>
        <w:t>Progressing, not regressing: A possible solution to the problem of regression to the mean in unconscious processing studies</w:t>
      </w:r>
      <w:r>
        <w:t xml:space="preserve"> [Preprint]. </w:t>
      </w:r>
      <w:proofErr w:type="spellStart"/>
      <w:r>
        <w:t>PsyArXiv</w:t>
      </w:r>
      <w:proofErr w:type="spellEnd"/>
      <w:r>
        <w:t>. https://doi.org/10.31234/osf.io/wmucy</w:t>
      </w:r>
    </w:p>
    <w:p w14:paraId="3C18CDB7" w14:textId="77777777" w:rsidR="00982338" w:rsidRDefault="00982338" w:rsidP="00982338">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4A121B67" w14:textId="3A04A32F" w:rsidR="00CD20FA" w:rsidRDefault="0003265E" w:rsidP="00AA73D1">
      <w:pPr>
        <w:ind w:firstLine="0"/>
        <w:rPr>
          <w:lang w:eastAsia="ja-JP" w:bidi="ar-SA"/>
        </w:rPr>
      </w:pPr>
      <w:r>
        <w:rPr>
          <w:lang w:eastAsia="ja-JP" w:bidi="ar-SA"/>
        </w:rPr>
        <w:fldChar w:fldCharType="end"/>
      </w:r>
    </w:p>
    <w:sectPr w:rsidR="00CD20FA" w:rsidSect="00DC4DA6">
      <w:headerReference w:type="default" r:id="rId23"/>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3" w:author="Chen Heller" w:date="2023-08-02T11:32:00Z" w:initials="CH">
    <w:p w14:paraId="45550F08" w14:textId="77777777" w:rsidR="007A5437" w:rsidRDefault="00BE1C96" w:rsidP="00185B69">
      <w:pPr>
        <w:pStyle w:val="CommentText"/>
        <w:ind w:firstLine="0"/>
        <w:jc w:val="left"/>
      </w:pPr>
      <w:r>
        <w:rPr>
          <w:rStyle w:val="CommentReference"/>
        </w:rPr>
        <w:annotationRef/>
      </w:r>
      <w:r w:rsidR="007A5437">
        <w:t>This felt a bit too long to comprehend.</w:t>
      </w:r>
    </w:p>
  </w:comment>
  <w:comment w:id="42" w:author="Liad Mudrik" w:date="2023-06-28T19:56:00Z" w:initials="LM">
    <w:p w14:paraId="339DD232" w14:textId="1919D46F" w:rsidR="005D4A99" w:rsidRDefault="005D4A99" w:rsidP="00760205">
      <w:pPr>
        <w:jc w:val="left"/>
      </w:pPr>
      <w:r>
        <w:rPr>
          <w:rStyle w:val="CommentReference"/>
        </w:rPr>
        <w:annotationRef/>
      </w:r>
      <w:r>
        <w:rPr>
          <w:color w:val="000000"/>
          <w:sz w:val="20"/>
          <w:szCs w:val="20"/>
        </w:rPr>
        <w:t>please add</w:t>
      </w:r>
    </w:p>
  </w:comment>
  <w:comment w:id="43" w:author="zeev" w:date="2023-07-25T12:23:00Z" w:initials="z">
    <w:p w14:paraId="1A18D952" w14:textId="2874145A" w:rsidR="005D4A99" w:rsidRDefault="005D4A99">
      <w:pPr>
        <w:pStyle w:val="CommentText"/>
      </w:pPr>
      <w:r>
        <w:rPr>
          <w:rStyle w:val="CommentReference"/>
        </w:rPr>
        <w:annotationRef/>
      </w:r>
      <w:r>
        <w:t>Add more citations?</w:t>
      </w:r>
    </w:p>
  </w:comment>
  <w:comment w:id="44" w:author="Liad Mudrik" w:date="2023-06-28T19:57:00Z" w:initials="LM">
    <w:p w14:paraId="56AEBF86" w14:textId="77777777" w:rsidR="005D4A99" w:rsidRDefault="005D4A99" w:rsidP="00760205">
      <w:pPr>
        <w:jc w:val="left"/>
      </w:pPr>
      <w:r>
        <w:rPr>
          <w:rStyle w:val="CommentReference"/>
        </w:rPr>
        <w:annotationRef/>
      </w:r>
      <w:r>
        <w:rPr>
          <w:color w:val="000000"/>
          <w:sz w:val="20"/>
          <w:szCs w:val="20"/>
        </w:rPr>
        <w:t>here too</w:t>
      </w:r>
    </w:p>
  </w:comment>
  <w:comment w:id="47" w:author="Chen Heller" w:date="2023-08-02T14:50:00Z" w:initials="CH">
    <w:p w14:paraId="4F4EE5F0" w14:textId="77777777" w:rsidR="006327F5" w:rsidRDefault="006327F5">
      <w:pPr>
        <w:pStyle w:val="CommentText"/>
        <w:ind w:firstLine="0"/>
        <w:jc w:val="left"/>
      </w:pPr>
      <w:r>
        <w:rPr>
          <w:rStyle w:val="CommentReference"/>
        </w:rPr>
        <w:annotationRef/>
      </w:r>
      <w:r>
        <w:t>Formatted according to:</w:t>
      </w:r>
    </w:p>
    <w:p w14:paraId="3D816D6D" w14:textId="77777777" w:rsidR="006327F5" w:rsidRDefault="006327F5" w:rsidP="00382D26">
      <w:pPr>
        <w:pStyle w:val="CommentText"/>
        <w:ind w:firstLine="0"/>
        <w:jc w:val="left"/>
      </w:pPr>
      <w:hyperlink r:id="rId1" w:history="1">
        <w:r w:rsidRPr="00382D26">
          <w:rPr>
            <w:rStyle w:val="Hyperlink"/>
          </w:rPr>
          <w:t>https://apastyle.apa.org/style-grammar-guidelines/paper-format/headings</w:t>
        </w:r>
      </w:hyperlink>
    </w:p>
  </w:comment>
  <w:comment w:id="77" w:author="Liad Mudrik" w:date="2023-06-28T21:01:00Z" w:initials="LM">
    <w:p w14:paraId="60B5B229" w14:textId="1C61FABB" w:rsidR="005D4A99" w:rsidRDefault="005D4A99" w:rsidP="00760205">
      <w:pPr>
        <w:jc w:val="left"/>
      </w:pPr>
      <w:r>
        <w:rPr>
          <w:rStyle w:val="CommentReference"/>
        </w:rPr>
        <w:annotationRef/>
      </w:r>
      <w:r>
        <w:rPr>
          <w:color w:val="000000"/>
          <w:sz w:val="20"/>
          <w:szCs w:val="20"/>
        </w:rPr>
        <w:t>I suggest unifying Figure 1 and 2, and placing Figure 1 as an inset in the top right part of Figure 2 (which is empty now). I think it would work better</w:t>
      </w:r>
    </w:p>
  </w:comment>
  <w:comment w:id="78" w:author="zeev" w:date="2023-07-25T17:27:00Z" w:initials="z">
    <w:p w14:paraId="3EF19EE0" w14:textId="6E906BB9" w:rsidR="00860226" w:rsidRDefault="00860226">
      <w:pPr>
        <w:pStyle w:val="CommentText"/>
      </w:pPr>
      <w:r>
        <w:rPr>
          <w:rStyle w:val="CommentReference"/>
        </w:rPr>
        <w:annotationRef/>
      </w:r>
      <w:r>
        <w:t>Done, let me know if it looks good to you.</w:t>
      </w:r>
    </w:p>
  </w:comment>
  <w:comment w:id="173" w:author="Chen Heller" w:date="2023-08-02T14:59:00Z" w:initials="CH">
    <w:p w14:paraId="4C03925B" w14:textId="77777777" w:rsidR="009D05E8" w:rsidRDefault="009D05E8">
      <w:pPr>
        <w:pStyle w:val="CommentText"/>
        <w:ind w:firstLine="0"/>
        <w:jc w:val="left"/>
      </w:pPr>
      <w:r>
        <w:rPr>
          <w:rStyle w:val="CommentReference"/>
        </w:rPr>
        <w:annotationRef/>
      </w:r>
      <w:r>
        <w:t>Formatted figures according to:</w:t>
      </w:r>
    </w:p>
    <w:p w14:paraId="604197E0" w14:textId="77777777" w:rsidR="009D05E8" w:rsidRDefault="009D05E8" w:rsidP="00573ED3">
      <w:pPr>
        <w:pStyle w:val="CommentText"/>
        <w:ind w:firstLine="0"/>
        <w:jc w:val="left"/>
      </w:pPr>
      <w:hyperlink r:id="rId2" w:history="1">
        <w:r w:rsidRPr="00573ED3">
          <w:rPr>
            <w:rStyle w:val="Hyperlink"/>
          </w:rPr>
          <w:t>https://apastyle.apa.org/style-grammar-guidelines/tables-figures/figures</w:t>
        </w:r>
      </w:hyperlink>
    </w:p>
  </w:comment>
  <w:comment w:id="192" w:author="Liad Mudrik" w:date="2023-06-28T21:22:00Z" w:initials="LM">
    <w:p w14:paraId="0D02BC64" w14:textId="240FBD3C" w:rsidR="005D4A99" w:rsidRDefault="005D4A99" w:rsidP="00760205">
      <w:pPr>
        <w:jc w:val="left"/>
      </w:pPr>
      <w:r>
        <w:rPr>
          <w:rStyle w:val="CommentReference"/>
        </w:rPr>
        <w:annotationRef/>
      </w:r>
      <w:r>
        <w:rPr>
          <w:color w:val="000000"/>
          <w:sz w:val="20"/>
          <w:szCs w:val="20"/>
        </w:rPr>
        <w:t>what does that mean?</w:t>
      </w:r>
    </w:p>
  </w:comment>
  <w:comment w:id="193" w:author="zeev" w:date="2023-07-25T12:43:00Z" w:initials="z">
    <w:p w14:paraId="058361F2" w14:textId="77777777" w:rsidR="007A5437" w:rsidRDefault="007A5437">
      <w:pPr>
        <w:pStyle w:val="CommentText"/>
        <w:ind w:firstLine="0"/>
        <w:jc w:val="left"/>
      </w:pPr>
      <w:r>
        <w:t>Perhaps discrete is a better word?</w:t>
      </w:r>
    </w:p>
    <w:p w14:paraId="1C5138E3" w14:textId="77777777" w:rsidR="007A5437" w:rsidRDefault="007A5437">
      <w:pPr>
        <w:pStyle w:val="CommentText"/>
        <w:ind w:firstLine="0"/>
        <w:jc w:val="left"/>
      </w:pPr>
      <w:r>
        <w:t>I was referring to variables that have a single sample per trial (e.g. RT, distance traveled).</w:t>
      </w:r>
    </w:p>
    <w:p w14:paraId="66086D68" w14:textId="77777777" w:rsidR="007A5437" w:rsidRDefault="007A5437" w:rsidP="00BC7B17">
      <w:pPr>
        <w:pStyle w:val="CommentText"/>
        <w:ind w:firstLine="0"/>
        <w:jc w:val="left"/>
      </w:pPr>
      <w:r>
        <w:t>As opposed to trajectory.</w:t>
      </w:r>
    </w:p>
  </w:comment>
  <w:comment w:id="203" w:author="Liad Mudrik" w:date="2023-06-28T21:48:00Z" w:initials="LM">
    <w:p w14:paraId="5091474D" w14:textId="77777777" w:rsidR="005D4A99" w:rsidRDefault="005D4A99" w:rsidP="00760205">
      <w:pPr>
        <w:jc w:val="left"/>
      </w:pPr>
      <w:r>
        <w:rPr>
          <w:rStyle w:val="CommentReference"/>
        </w:rPr>
        <w:annotationRef/>
      </w:r>
      <w:r>
        <w:rPr>
          <w:color w:val="000000"/>
          <w:sz w:val="20"/>
          <w:szCs w:val="20"/>
        </w:rPr>
        <w:t>I’m not sure this question makes sense, but shouldn’t the means in table 3 (which is now table 1) be more or less similar to the grand mean reported here? This is far from being the case for the reaching condition, and is the case for the keyboard. So perhaps there is a mistake here?</w:t>
      </w:r>
    </w:p>
  </w:comment>
  <w:comment w:id="204" w:author="zeev" w:date="2023-07-25T13:01:00Z" w:initials="z">
    <w:p w14:paraId="12B9FB54" w14:textId="77777777" w:rsidR="001008CA" w:rsidRDefault="005D4A99" w:rsidP="00E312D3">
      <w:pPr>
        <w:pStyle w:val="CommentText"/>
        <w:ind w:firstLine="0"/>
        <w:jc w:val="left"/>
      </w:pPr>
      <w:r>
        <w:rPr>
          <w:rStyle w:val="CommentReference"/>
        </w:rPr>
        <w:annotationRef/>
      </w:r>
      <w:r w:rsidR="001008CA">
        <w:t>Thank you for that, I made adjustments in  the code to receive the correct number.</w:t>
      </w:r>
    </w:p>
  </w:comment>
  <w:comment w:id="290" w:author="Liad Mudrik" w:date="2023-06-28T21:50:00Z" w:initials="LM">
    <w:p w14:paraId="15A09FF3" w14:textId="77777777" w:rsidR="005D4A99" w:rsidRDefault="005D4A99" w:rsidP="00760205">
      <w:pPr>
        <w:jc w:val="left"/>
      </w:pPr>
      <w:r>
        <w:rPr>
          <w:rStyle w:val="CommentReference"/>
        </w:rPr>
        <w:annotationRef/>
      </w:r>
      <w:r>
        <w:rPr>
          <w:color w:val="000000"/>
          <w:sz w:val="20"/>
          <w:szCs w:val="20"/>
        </w:rPr>
        <w:t>Khen, let’s please differentiate here between preregositered analyses, which should be reported first, and exploratory analyses, which should be reported second, with a headline for each one to make sure the separation is clear</w:t>
      </w:r>
    </w:p>
  </w:comment>
  <w:comment w:id="291" w:author="zeev" w:date="2023-07-25T14:40:00Z" w:initials="z">
    <w:p w14:paraId="68ECFF69" w14:textId="77777777" w:rsidR="001B4C70" w:rsidRDefault="005D4A99">
      <w:pPr>
        <w:pStyle w:val="CommentText"/>
        <w:ind w:firstLine="0"/>
        <w:jc w:val="left"/>
      </w:pPr>
      <w:r>
        <w:rPr>
          <w:rStyle w:val="CommentReference"/>
        </w:rPr>
        <w:annotationRef/>
      </w:r>
      <w:r w:rsidR="001B4C70">
        <w:t>In the pre-reg we state that we will compare between keyboard RT and reach area, and that in the event that one of the following would produce a larger effect we would use it instead: reaching duration, traveled distance, reaching onset, COM.</w:t>
      </w:r>
    </w:p>
    <w:p w14:paraId="670F49C4" w14:textId="77777777" w:rsidR="001B4C70" w:rsidRDefault="001B4C70">
      <w:pPr>
        <w:pStyle w:val="CommentText"/>
        <w:ind w:firstLine="0"/>
        <w:jc w:val="left"/>
      </w:pPr>
    </w:p>
    <w:p w14:paraId="2B78D027" w14:textId="77777777" w:rsidR="001B4C70" w:rsidRDefault="001B4C70" w:rsidP="00080B8B">
      <w:pPr>
        <w:pStyle w:val="CommentText"/>
        <w:ind w:firstLine="0"/>
        <w:jc w:val="left"/>
      </w:pPr>
      <w:r>
        <w:t>So I am leaving these variables in this section.</w:t>
      </w:r>
    </w:p>
  </w:comment>
  <w:comment w:id="455" w:author="Liad Mudrik" w:date="2023-06-28T22:00:00Z" w:initials="LM">
    <w:p w14:paraId="0FBFCDA0" w14:textId="6B7AFE3D" w:rsidR="00044A71" w:rsidRDefault="00044A71" w:rsidP="00044A71">
      <w:pPr>
        <w:jc w:val="left"/>
      </w:pPr>
      <w:r>
        <w:rPr>
          <w:rStyle w:val="CommentReference"/>
        </w:rPr>
        <w:annotationRef/>
      </w:r>
      <w:r>
        <w:rPr>
          <w:color w:val="000000"/>
          <w:sz w:val="20"/>
          <w:szCs w:val="20"/>
        </w:rPr>
        <w:t>here you don’t mark significant clusters with the gray rectangle?</w:t>
      </w:r>
    </w:p>
  </w:comment>
  <w:comment w:id="456" w:author="zeev" w:date="2023-07-25T13:10:00Z" w:initials="z">
    <w:p w14:paraId="4C402B77" w14:textId="77777777" w:rsidR="00A25894" w:rsidRDefault="00044A71" w:rsidP="00D0153E">
      <w:pPr>
        <w:pStyle w:val="CommentText"/>
        <w:ind w:firstLine="0"/>
        <w:jc w:val="left"/>
      </w:pPr>
      <w:r>
        <w:rPr>
          <w:rStyle w:val="CommentReference"/>
        </w:rPr>
        <w:annotationRef/>
      </w:r>
      <w:r w:rsidR="00A25894">
        <w:t>There wasn't a significant cluster in the space-normalized results trajectories.</w:t>
      </w:r>
    </w:p>
  </w:comment>
  <w:comment w:id="462" w:author="zeev" w:date="2023-07-25T15:38:00Z" w:initials="z">
    <w:p w14:paraId="24A63BDB" w14:textId="359C4C76" w:rsidR="005D4A99" w:rsidRDefault="005D4A99" w:rsidP="00E514D3">
      <w:pPr>
        <w:pStyle w:val="CommentText"/>
        <w:rPr>
          <w:rStyle w:val="CommentReference"/>
        </w:rPr>
      </w:pPr>
      <w:r w:rsidRPr="00E514D3">
        <w:rPr>
          <w:rStyle w:val="CommentReference"/>
          <w:u w:val="single"/>
        </w:rPr>
        <w:t>Contrary to the pre-reg</w:t>
      </w:r>
      <w:r>
        <w:rPr>
          <w:rStyle w:val="CommentReference"/>
        </w:rPr>
        <w:t xml:space="preserve"> where we mention we should use implied end point (iEP) to count changes of mind,  here we also </w:t>
      </w:r>
      <w:r w:rsidRPr="00AA4A0E">
        <w:rPr>
          <w:rStyle w:val="CommentReference"/>
          <w:u w:val="single"/>
        </w:rPr>
        <w:t xml:space="preserve">examine </w:t>
      </w:r>
      <w:r>
        <w:rPr>
          <w:rStyle w:val="CommentReference"/>
          <w:u w:val="single"/>
        </w:rPr>
        <w:t>iEP</w:t>
      </w:r>
      <w:r w:rsidRPr="00AA4A0E">
        <w:rPr>
          <w:rStyle w:val="CommentReference"/>
          <w:u w:val="single"/>
        </w:rPr>
        <w:t xml:space="preserve"> as a function of time</w:t>
      </w:r>
      <w:r>
        <w:rPr>
          <w:rStyle w:val="CommentReference"/>
        </w:rPr>
        <w:t xml:space="preserve">. </w:t>
      </w:r>
    </w:p>
    <w:p w14:paraId="28163385" w14:textId="13F5798E" w:rsidR="005D4A99" w:rsidRPr="00AA4A0E" w:rsidRDefault="005D4A99" w:rsidP="00E514D3">
      <w:pPr>
        <w:pStyle w:val="CommentText"/>
      </w:pPr>
      <w:r>
        <w:rPr>
          <w:rStyle w:val="CommentReference"/>
        </w:rPr>
        <w:t xml:space="preserve">Additionally, we stated we would examine the space-normalized trajectories, but here we </w:t>
      </w:r>
      <w:r w:rsidRPr="00E514D3">
        <w:rPr>
          <w:rStyle w:val="CommentReference"/>
          <w:u w:val="single"/>
        </w:rPr>
        <w:t>examine trajectories without normalization</w:t>
      </w:r>
      <w:r>
        <w:rPr>
          <w:rStyle w:val="CommentReference"/>
        </w:rPr>
        <w:t xml:space="preserve"> (i.e. as a function of time). </w:t>
      </w:r>
    </w:p>
  </w:comment>
  <w:comment w:id="509" w:author="Liad Mudrik" w:date="2023-06-28T21:58:00Z" w:initials="LM">
    <w:p w14:paraId="0F7125DF" w14:textId="77777777" w:rsidR="005D4A99" w:rsidRDefault="005D4A99" w:rsidP="00760205">
      <w:pPr>
        <w:jc w:val="left"/>
      </w:pPr>
      <w:r>
        <w:rPr>
          <w:rStyle w:val="CommentReference"/>
        </w:rPr>
        <w:annotationRef/>
      </w:r>
      <w:r>
        <w:rPr>
          <w:color w:val="000000"/>
          <w:sz w:val="20"/>
          <w:szCs w:val="20"/>
        </w:rPr>
        <w:t>when you move the figure as I explained above, please also change the formatting based on what I’ve done for Figures 1 and 2</w:t>
      </w:r>
    </w:p>
  </w:comment>
  <w:comment w:id="510" w:author="Chen Heller" w:date="2023-08-02T15:39:00Z" w:initials="CH">
    <w:p w14:paraId="2D31E1D1" w14:textId="77777777" w:rsidR="00BF33B1" w:rsidRDefault="00BF33B1">
      <w:pPr>
        <w:pStyle w:val="CommentText"/>
        <w:ind w:firstLine="0"/>
        <w:jc w:val="left"/>
      </w:pPr>
      <w:r>
        <w:rPr>
          <w:rStyle w:val="CommentReference"/>
        </w:rPr>
        <w:annotationRef/>
      </w:r>
      <w:r>
        <w:t>The journal asks for APA formatting, so formatted according to:</w:t>
      </w:r>
    </w:p>
    <w:p w14:paraId="6DB0CE76" w14:textId="77777777" w:rsidR="00BF33B1" w:rsidRDefault="00BF33B1">
      <w:pPr>
        <w:pStyle w:val="CommentText"/>
        <w:ind w:firstLine="0"/>
        <w:jc w:val="left"/>
      </w:pPr>
      <w:hyperlink r:id="rId3" w:history="1">
        <w:r w:rsidRPr="00D730DC">
          <w:rPr>
            <w:rStyle w:val="Hyperlink"/>
          </w:rPr>
          <w:t>https://apastyle.apa.org/style-grammar-guidelines/tables-figures</w:t>
        </w:r>
      </w:hyperlink>
    </w:p>
    <w:p w14:paraId="16530737" w14:textId="77777777" w:rsidR="00BF33B1" w:rsidRDefault="00BF33B1" w:rsidP="00D730DC">
      <w:pPr>
        <w:pStyle w:val="CommentText"/>
        <w:ind w:firstLine="0"/>
        <w:jc w:val="left"/>
      </w:pPr>
      <w:r>
        <w:t>Should I change to the formatting you specified before?</w:t>
      </w:r>
    </w:p>
  </w:comment>
  <w:comment w:id="527" w:author="Liad Mudrik" w:date="2023-06-28T22:08:00Z" w:initials="LM">
    <w:p w14:paraId="3E4C53A5" w14:textId="5D44D337" w:rsidR="005D4A99" w:rsidRDefault="005D4A99" w:rsidP="00760205">
      <w:pPr>
        <w:jc w:val="left"/>
      </w:pPr>
      <w:r>
        <w:rPr>
          <w:rStyle w:val="CommentReference"/>
        </w:rPr>
        <w:annotationRef/>
      </w:r>
      <w:r>
        <w:rPr>
          <w:color w:val="000000"/>
          <w:sz w:val="20"/>
          <w:szCs w:val="20"/>
        </w:rPr>
        <w:t>I’m not sure about this one; do they discuss the fallacy of using continuous measures for the RT and non continuous ones for the objective (like the Meyen paper from the same group, I believe) ? If so, then our results don’t address that criticism?</w:t>
      </w:r>
    </w:p>
  </w:comment>
  <w:comment w:id="528" w:author="Chen Heller" w:date="2023-08-02T13:21:00Z" w:initials="CH">
    <w:p w14:paraId="10F8CF85" w14:textId="77777777" w:rsidR="00982338" w:rsidRDefault="009F5448">
      <w:pPr>
        <w:pStyle w:val="CommentText"/>
        <w:ind w:firstLine="0"/>
        <w:jc w:val="left"/>
      </w:pPr>
      <w:r>
        <w:rPr>
          <w:rStyle w:val="CommentReference"/>
        </w:rPr>
        <w:annotationRef/>
      </w:r>
      <w:r w:rsidR="00982338">
        <w:t>Lloyd et al 2013  - participants used high criterion on yes/no saw the prime. computing d' via confidence ratings for FC and for YN shows similar sensitivities for both.</w:t>
      </w:r>
    </w:p>
    <w:p w14:paraId="343DE248" w14:textId="77777777" w:rsidR="00982338" w:rsidRDefault="00982338">
      <w:pPr>
        <w:pStyle w:val="CommentText"/>
        <w:ind w:firstLine="0"/>
        <w:jc w:val="left"/>
      </w:pPr>
      <w:r>
        <w:t>We don't counter this since we don't do sensitivity analysis. Their Y/N is similar to our PAS.</w:t>
      </w:r>
    </w:p>
    <w:p w14:paraId="451EAA24" w14:textId="77777777" w:rsidR="00982338" w:rsidRDefault="00982338">
      <w:pPr>
        <w:pStyle w:val="CommentText"/>
        <w:ind w:firstLine="0"/>
        <w:jc w:val="left"/>
      </w:pPr>
    </w:p>
    <w:p w14:paraId="69BED064" w14:textId="77777777" w:rsidR="00982338" w:rsidRDefault="00982338" w:rsidP="00752541">
      <w:pPr>
        <w:pStyle w:val="CommentText"/>
        <w:ind w:firstLine="0"/>
        <w:jc w:val="left"/>
      </w:pPr>
      <w:r>
        <w:t>Zerweck et al 2021 - Shows no difference in sensetivity between direct and indirect task. We don't do this analysis, so we ca't counter this criticism.</w:t>
      </w:r>
    </w:p>
  </w:comment>
  <w:comment w:id="530" w:author="Liad Mudrik" w:date="2023-06-28T22:16:00Z" w:initials="LM">
    <w:p w14:paraId="23277676" w14:textId="629A6010" w:rsidR="005D4A99" w:rsidRDefault="005D4A99" w:rsidP="00760205">
      <w:pPr>
        <w:jc w:val="left"/>
      </w:pPr>
      <w:r>
        <w:rPr>
          <w:rStyle w:val="CommentReference"/>
        </w:rPr>
        <w:annotationRef/>
      </w:r>
      <w:r>
        <w:rPr>
          <w:color w:val="000000"/>
          <w:sz w:val="20"/>
          <w:szCs w:val="20"/>
        </w:rPr>
        <w:t>was this also preregistered? Or was it only the reach area that we preregistered? If it’s the latter case, we should write it differently (more like you did in the abstract)</w:t>
      </w:r>
    </w:p>
  </w:comment>
  <w:comment w:id="531" w:author="zeev" w:date="2023-07-25T16:40:00Z" w:initials="z">
    <w:p w14:paraId="33619871" w14:textId="77777777" w:rsidR="001B2F38" w:rsidRDefault="005D4A99">
      <w:pPr>
        <w:pStyle w:val="CommentText"/>
        <w:ind w:firstLine="0"/>
        <w:jc w:val="left"/>
      </w:pPr>
      <w:r>
        <w:rPr>
          <w:rStyle w:val="CommentReference"/>
        </w:rPr>
        <w:annotationRef/>
      </w:r>
      <w:r w:rsidR="001B2F38">
        <w:t>This is tricky, in the pre-reg we stated that if a variable would produce a larger effect than reach area, we would use it instead.</w:t>
      </w:r>
    </w:p>
    <w:p w14:paraId="1A8FC423" w14:textId="77777777" w:rsidR="001B2F38" w:rsidRDefault="001B2F38" w:rsidP="006263D3">
      <w:pPr>
        <w:pStyle w:val="CommentText"/>
        <w:ind w:firstLine="0"/>
        <w:jc w:val="left"/>
      </w:pPr>
      <w:r>
        <w:t>Reaching duration produces a larger effect but only when it is normalized within participant. This normalization was not included in the pre-reg.</w:t>
      </w:r>
    </w:p>
  </w:comment>
  <w:comment w:id="550" w:author="Chen Heller" w:date="2023-02-12T11:48:00Z" w:initials="CH">
    <w:p w14:paraId="1F0AF74D" w14:textId="2C5E09F4" w:rsidR="005D4A99" w:rsidRDefault="005D4A99">
      <w:pPr>
        <w:pStyle w:val="CommentText"/>
        <w:ind w:firstLine="0"/>
        <w:jc w:val="left"/>
      </w:pPr>
      <w:r>
        <w:rPr>
          <w:rStyle w:val="CommentReference"/>
        </w:rPr>
        <w:annotationRef/>
      </w:r>
      <w:r>
        <w:t>For Khen:</w:t>
      </w:r>
    </w:p>
    <w:p w14:paraId="5F5A3A31" w14:textId="77777777" w:rsidR="005D4A99" w:rsidRDefault="005D4A99" w:rsidP="00760205">
      <w:pPr>
        <w:pStyle w:val="CommentText"/>
        <w:ind w:firstLine="0"/>
        <w:jc w:val="left"/>
      </w:pPr>
      <w:r>
        <w:t>Go over codes, make sure they are clear, than put a link here. And also in the following section (code availability)</w:t>
      </w:r>
    </w:p>
  </w:comment>
  <w:comment w:id="581" w:author="zeev" w:date="2023-07-25T10:14:00Z" w:initials="z">
    <w:p w14:paraId="0450E39D" w14:textId="77777777" w:rsidR="005D4A99" w:rsidRDefault="005D4A99">
      <w:pPr>
        <w:pStyle w:val="CommentText"/>
        <w:rPr>
          <w:noProof/>
        </w:rPr>
      </w:pPr>
      <w:r>
        <w:rPr>
          <w:rStyle w:val="CommentReference"/>
        </w:rPr>
        <w:annotationRef/>
      </w:r>
      <w:r>
        <w:rPr>
          <w:noProof/>
        </w:rPr>
        <w:t>For Liad:</w:t>
      </w:r>
    </w:p>
    <w:p w14:paraId="76FA3CC3" w14:textId="1840D297" w:rsidR="005D4A99" w:rsidRDefault="005D4A99" w:rsidP="00C16207">
      <w:pPr>
        <w:pStyle w:val="CommentText"/>
      </w:pPr>
      <w:r>
        <w:rPr>
          <w:noProof/>
        </w:rPr>
        <w:t>C</w:t>
      </w:r>
      <w:r w:rsidR="00752D41">
        <w:rPr>
          <w:noProof/>
        </w:rPr>
        <w:t>h</w:t>
      </w:r>
      <w:r>
        <w:rPr>
          <w:noProof/>
        </w:rPr>
        <w:t xml:space="preserve">eck bibliography after </w:t>
      </w:r>
      <w:r w:rsidR="00C16207">
        <w:rPr>
          <w:noProof/>
        </w:rPr>
        <w:t>receiving feedback from</w:t>
      </w:r>
      <w:r>
        <w:rPr>
          <w:noProof/>
        </w:rPr>
        <w:t xml:space="preserve"> Craig.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550F08" w15:done="0"/>
  <w15:commentEx w15:paraId="339DD232" w15:done="0"/>
  <w15:commentEx w15:paraId="1A18D952" w15:paraIdParent="339DD232" w15:done="0"/>
  <w15:commentEx w15:paraId="56AEBF86" w15:done="0"/>
  <w15:commentEx w15:paraId="3D816D6D" w15:done="0"/>
  <w15:commentEx w15:paraId="60B5B229" w15:done="0"/>
  <w15:commentEx w15:paraId="3EF19EE0" w15:paraIdParent="60B5B229" w15:done="0"/>
  <w15:commentEx w15:paraId="604197E0" w15:done="0"/>
  <w15:commentEx w15:paraId="0D02BC64" w15:done="0"/>
  <w15:commentEx w15:paraId="66086D68" w15:paraIdParent="0D02BC64" w15:done="0"/>
  <w15:commentEx w15:paraId="5091474D" w15:done="0"/>
  <w15:commentEx w15:paraId="12B9FB54" w15:paraIdParent="5091474D" w15:done="0"/>
  <w15:commentEx w15:paraId="15A09FF3" w15:done="0"/>
  <w15:commentEx w15:paraId="2B78D027" w15:paraIdParent="15A09FF3" w15:done="0"/>
  <w15:commentEx w15:paraId="0FBFCDA0" w15:done="0"/>
  <w15:commentEx w15:paraId="4C402B77" w15:paraIdParent="0FBFCDA0" w15:done="0"/>
  <w15:commentEx w15:paraId="28163385" w15:done="0"/>
  <w15:commentEx w15:paraId="0F7125DF" w15:done="0"/>
  <w15:commentEx w15:paraId="16530737" w15:paraIdParent="0F7125DF" w15:done="0"/>
  <w15:commentEx w15:paraId="3E4C53A5" w15:done="0"/>
  <w15:commentEx w15:paraId="69BED064" w15:paraIdParent="3E4C53A5" w15:done="0"/>
  <w15:commentEx w15:paraId="23277676" w15:done="0"/>
  <w15:commentEx w15:paraId="1A8FC423" w15:paraIdParent="23277676" w15:done="0"/>
  <w15:commentEx w15:paraId="5F5A3A31" w15:done="0"/>
  <w15:commentEx w15:paraId="76FA3C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74BD51" w16cex:dateUtc="2023-08-02T08:32:00Z"/>
  <w16cex:commentExtensible w16cex:durableId="28470EF6" w16cex:dateUtc="2023-06-28T23:56:00Z"/>
  <w16cex:commentExtensible w16cex:durableId="28470F1C" w16cex:dateUtc="2023-06-28T23:57:00Z"/>
  <w16cex:commentExtensible w16cex:durableId="2874EBA6" w16cex:dateUtc="2023-08-02T11:50:00Z"/>
  <w16cex:commentExtensible w16cex:durableId="28471E39" w16cex:dateUtc="2023-06-29T01:01:00Z"/>
  <w16cex:commentExtensible w16cex:durableId="2874EDBA" w16cex:dateUtc="2023-08-02T11:59:00Z"/>
  <w16cex:commentExtensible w16cex:durableId="28472310" w16cex:dateUtc="2023-06-29T01:22:00Z"/>
  <w16cex:commentExtensible w16cex:durableId="28472933" w16cex:dateUtc="2023-06-29T01:48:00Z"/>
  <w16cex:commentExtensible w16cex:durableId="284729B5" w16cex:dateUtc="2023-06-29T01:50:00Z"/>
  <w16cex:commentExtensible w16cex:durableId="28728212" w16cex:dateUtc="2023-06-29T02:00:00Z"/>
  <w16cex:commentExtensible w16cex:durableId="28472B6E" w16cex:dateUtc="2023-06-29T01:58:00Z"/>
  <w16cex:commentExtensible w16cex:durableId="2874F741" w16cex:dateUtc="2023-08-02T12:39:00Z"/>
  <w16cex:commentExtensible w16cex:durableId="28472DFA" w16cex:dateUtc="2023-06-29T02:08:00Z"/>
  <w16cex:commentExtensible w16cex:durableId="2874D6D4" w16cex:dateUtc="2023-08-02T10:21:00Z"/>
  <w16cex:commentExtensible w16cex:durableId="28472FAC" w16cex:dateUtc="2023-06-29T02:16:00Z"/>
  <w16cex:commentExtensible w16cex:durableId="2793508B" w16cex:dateUtc="2023-02-12T09: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550F08" w16cid:durableId="2874BD51"/>
  <w16cid:commentId w16cid:paraId="339DD232" w16cid:durableId="28470EF6"/>
  <w16cid:commentId w16cid:paraId="1A18D952" w16cid:durableId="28722AC3"/>
  <w16cid:commentId w16cid:paraId="56AEBF86" w16cid:durableId="28470F1C"/>
  <w16cid:commentId w16cid:paraId="3D816D6D" w16cid:durableId="2874EBA6"/>
  <w16cid:commentId w16cid:paraId="60B5B229" w16cid:durableId="28471E39"/>
  <w16cid:commentId w16cid:paraId="3EF19EE0" w16cid:durableId="28722AC6"/>
  <w16cid:commentId w16cid:paraId="604197E0" w16cid:durableId="2874EDBA"/>
  <w16cid:commentId w16cid:paraId="0D02BC64" w16cid:durableId="28472310"/>
  <w16cid:commentId w16cid:paraId="66086D68" w16cid:durableId="28722AC9"/>
  <w16cid:commentId w16cid:paraId="5091474D" w16cid:durableId="28472933"/>
  <w16cid:commentId w16cid:paraId="12B9FB54" w16cid:durableId="28722ACB"/>
  <w16cid:commentId w16cid:paraId="15A09FF3" w16cid:durableId="284729B5"/>
  <w16cid:commentId w16cid:paraId="2B78D027" w16cid:durableId="28722AD0"/>
  <w16cid:commentId w16cid:paraId="0FBFCDA0" w16cid:durableId="28728212"/>
  <w16cid:commentId w16cid:paraId="4C402B77" w16cid:durableId="28728211"/>
  <w16cid:commentId w16cid:paraId="28163385" w16cid:durableId="28722AD1"/>
  <w16cid:commentId w16cid:paraId="0F7125DF" w16cid:durableId="28472B6E"/>
  <w16cid:commentId w16cid:paraId="16530737" w16cid:durableId="2874F741"/>
  <w16cid:commentId w16cid:paraId="3E4C53A5" w16cid:durableId="28472DFA"/>
  <w16cid:commentId w16cid:paraId="69BED064" w16cid:durableId="2874D6D4"/>
  <w16cid:commentId w16cid:paraId="23277676" w16cid:durableId="28472FAC"/>
  <w16cid:commentId w16cid:paraId="1A8FC423" w16cid:durableId="28722ADF"/>
  <w16cid:commentId w16cid:paraId="5F5A3A31" w16cid:durableId="2793508B"/>
  <w16cid:commentId w16cid:paraId="76FA3CC3" w16cid:durableId="28722A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85829" w14:textId="77777777" w:rsidR="00942BAD" w:rsidRDefault="00942BAD" w:rsidP="00E96D8E">
      <w:r>
        <w:separator/>
      </w:r>
    </w:p>
  </w:endnote>
  <w:endnote w:type="continuationSeparator" w:id="0">
    <w:p w14:paraId="719C2E71" w14:textId="77777777" w:rsidR="00942BAD" w:rsidRDefault="00942BAD"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292C8" w14:textId="77777777" w:rsidR="00942BAD" w:rsidRDefault="00942BAD" w:rsidP="00E96D8E">
      <w:r>
        <w:separator/>
      </w:r>
    </w:p>
  </w:footnote>
  <w:footnote w:type="continuationSeparator" w:id="0">
    <w:p w14:paraId="38D58AAB" w14:textId="77777777" w:rsidR="00942BAD" w:rsidRDefault="00942BAD"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3958908"/>
      <w:docPartObj>
        <w:docPartGallery w:val="Page Numbers (Top of Page)"/>
        <w:docPartUnique/>
      </w:docPartObj>
    </w:sdtPr>
    <w:sdtEndPr>
      <w:rPr>
        <w:noProof/>
      </w:rPr>
    </w:sdtEndPr>
    <w:sdtContent>
      <w:p w14:paraId="45A06099" w14:textId="54268E96" w:rsidR="005D4A99" w:rsidRDefault="005D4A99">
        <w:pPr>
          <w:pStyle w:val="Header"/>
          <w:jc w:val="right"/>
        </w:pPr>
        <w:r>
          <w:fldChar w:fldCharType="begin"/>
        </w:r>
        <w:r>
          <w:instrText xml:space="preserve"> PAGE   \* MERGEFORMAT </w:instrText>
        </w:r>
        <w:r>
          <w:fldChar w:fldCharType="separate"/>
        </w:r>
        <w:r w:rsidR="00A219C0">
          <w:rPr>
            <w:noProof/>
          </w:rPr>
          <w:t>40</w:t>
        </w:r>
        <w:r>
          <w:rPr>
            <w:noProof/>
          </w:rPr>
          <w:fldChar w:fldCharType="end"/>
        </w:r>
      </w:p>
    </w:sdtContent>
  </w:sdt>
  <w:p w14:paraId="6052914C" w14:textId="77777777" w:rsidR="005D4A99" w:rsidRDefault="005D4A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83E6A7C"/>
    <w:multiLevelType w:val="multilevel"/>
    <w:tmpl w:val="A58C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69155690">
    <w:abstractNumId w:val="5"/>
  </w:num>
  <w:num w:numId="2" w16cid:durableId="1283341021">
    <w:abstractNumId w:val="3"/>
  </w:num>
  <w:num w:numId="3" w16cid:durableId="1745370100">
    <w:abstractNumId w:val="17"/>
  </w:num>
  <w:num w:numId="4" w16cid:durableId="1943609028">
    <w:abstractNumId w:val="12"/>
  </w:num>
  <w:num w:numId="5" w16cid:durableId="1801191862">
    <w:abstractNumId w:val="11"/>
  </w:num>
  <w:num w:numId="6" w16cid:durableId="1378898580">
    <w:abstractNumId w:val="7"/>
  </w:num>
  <w:num w:numId="7" w16cid:durableId="1484810739">
    <w:abstractNumId w:val="14"/>
  </w:num>
  <w:num w:numId="8" w16cid:durableId="1929847732">
    <w:abstractNumId w:val="15"/>
  </w:num>
  <w:num w:numId="9" w16cid:durableId="1596936369">
    <w:abstractNumId w:val="13"/>
  </w:num>
  <w:num w:numId="10" w16cid:durableId="1952710985">
    <w:abstractNumId w:val="6"/>
  </w:num>
  <w:num w:numId="11" w16cid:durableId="1483424976">
    <w:abstractNumId w:val="16"/>
  </w:num>
  <w:num w:numId="12" w16cid:durableId="1321471331">
    <w:abstractNumId w:val="10"/>
  </w:num>
  <w:num w:numId="13" w16cid:durableId="1067651799">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233860228">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234433200">
    <w:abstractNumId w:val="1"/>
  </w:num>
  <w:num w:numId="16" w16cid:durableId="861288204">
    <w:abstractNumId w:val="1"/>
  </w:num>
  <w:num w:numId="17" w16cid:durableId="1584222028">
    <w:abstractNumId w:val="0"/>
  </w:num>
  <w:num w:numId="18" w16cid:durableId="524370770">
    <w:abstractNumId w:val="0"/>
  </w:num>
  <w:num w:numId="19" w16cid:durableId="1605916168">
    <w:abstractNumId w:val="8"/>
  </w:num>
  <w:num w:numId="20" w16cid:durableId="675769271">
    <w:abstractNumId w:val="9"/>
  </w:num>
  <w:num w:numId="21" w16cid:durableId="43602712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rson w15:author="zeev">
    <w15:presenceInfo w15:providerId="None" w15:userId="zeev"/>
  </w15:person>
  <w15:person w15:author="Liad Mudrik">
    <w15:presenceInfo w15:providerId="AD" w15:userId="S::mudrikli@tauex.tau.ac.il::75eea215-65b1-47fb-bdfe-0e506126cd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EB3"/>
    <w:rsid w:val="000004BC"/>
    <w:rsid w:val="0000070C"/>
    <w:rsid w:val="000007B3"/>
    <w:rsid w:val="00000F0F"/>
    <w:rsid w:val="00001652"/>
    <w:rsid w:val="0000199A"/>
    <w:rsid w:val="00001B57"/>
    <w:rsid w:val="000022AB"/>
    <w:rsid w:val="00002BCB"/>
    <w:rsid w:val="00002D6D"/>
    <w:rsid w:val="0000314A"/>
    <w:rsid w:val="00004211"/>
    <w:rsid w:val="0000469F"/>
    <w:rsid w:val="000047E6"/>
    <w:rsid w:val="00004F4C"/>
    <w:rsid w:val="00004F8C"/>
    <w:rsid w:val="00004FB0"/>
    <w:rsid w:val="00005EDB"/>
    <w:rsid w:val="000061CE"/>
    <w:rsid w:val="00006789"/>
    <w:rsid w:val="000068B4"/>
    <w:rsid w:val="00006F56"/>
    <w:rsid w:val="000070D0"/>
    <w:rsid w:val="0000776A"/>
    <w:rsid w:val="000077D6"/>
    <w:rsid w:val="00007C6C"/>
    <w:rsid w:val="000100DA"/>
    <w:rsid w:val="000103C9"/>
    <w:rsid w:val="0001046E"/>
    <w:rsid w:val="00010729"/>
    <w:rsid w:val="00010784"/>
    <w:rsid w:val="000113F6"/>
    <w:rsid w:val="00011C0B"/>
    <w:rsid w:val="00011E44"/>
    <w:rsid w:val="00011F8E"/>
    <w:rsid w:val="000122BA"/>
    <w:rsid w:val="00012635"/>
    <w:rsid w:val="00012647"/>
    <w:rsid w:val="000128A2"/>
    <w:rsid w:val="00012DA6"/>
    <w:rsid w:val="00012F4D"/>
    <w:rsid w:val="0001355D"/>
    <w:rsid w:val="000137AC"/>
    <w:rsid w:val="000137B2"/>
    <w:rsid w:val="00013CA4"/>
    <w:rsid w:val="000142E7"/>
    <w:rsid w:val="000150E7"/>
    <w:rsid w:val="000152A6"/>
    <w:rsid w:val="000153C5"/>
    <w:rsid w:val="000153D3"/>
    <w:rsid w:val="00015737"/>
    <w:rsid w:val="0001586F"/>
    <w:rsid w:val="00016541"/>
    <w:rsid w:val="00016678"/>
    <w:rsid w:val="00016D27"/>
    <w:rsid w:val="000174E8"/>
    <w:rsid w:val="0001784E"/>
    <w:rsid w:val="00017A5E"/>
    <w:rsid w:val="00017EEB"/>
    <w:rsid w:val="00017FCA"/>
    <w:rsid w:val="000203F3"/>
    <w:rsid w:val="00021E3D"/>
    <w:rsid w:val="000227A2"/>
    <w:rsid w:val="00023B72"/>
    <w:rsid w:val="00024E53"/>
    <w:rsid w:val="000259CC"/>
    <w:rsid w:val="00025A21"/>
    <w:rsid w:val="00026588"/>
    <w:rsid w:val="000265A6"/>
    <w:rsid w:val="00026CD9"/>
    <w:rsid w:val="00027B4F"/>
    <w:rsid w:val="000316E6"/>
    <w:rsid w:val="00031717"/>
    <w:rsid w:val="000318D8"/>
    <w:rsid w:val="00031A17"/>
    <w:rsid w:val="00031DF1"/>
    <w:rsid w:val="00031FDA"/>
    <w:rsid w:val="0003204C"/>
    <w:rsid w:val="00032165"/>
    <w:rsid w:val="0003233A"/>
    <w:rsid w:val="0003265E"/>
    <w:rsid w:val="000328DE"/>
    <w:rsid w:val="00032B9F"/>
    <w:rsid w:val="00032C67"/>
    <w:rsid w:val="000330D2"/>
    <w:rsid w:val="00033AD5"/>
    <w:rsid w:val="00034B98"/>
    <w:rsid w:val="00034D4B"/>
    <w:rsid w:val="000351A9"/>
    <w:rsid w:val="0003552A"/>
    <w:rsid w:val="000358A0"/>
    <w:rsid w:val="00035EB3"/>
    <w:rsid w:val="00035F19"/>
    <w:rsid w:val="00035FA8"/>
    <w:rsid w:val="000360C2"/>
    <w:rsid w:val="00036854"/>
    <w:rsid w:val="00036C87"/>
    <w:rsid w:val="00036E90"/>
    <w:rsid w:val="000374A6"/>
    <w:rsid w:val="000375C7"/>
    <w:rsid w:val="00037672"/>
    <w:rsid w:val="000377D0"/>
    <w:rsid w:val="00037E4F"/>
    <w:rsid w:val="000402D6"/>
    <w:rsid w:val="00040826"/>
    <w:rsid w:val="00040E5C"/>
    <w:rsid w:val="00041109"/>
    <w:rsid w:val="00041251"/>
    <w:rsid w:val="000418CC"/>
    <w:rsid w:val="00041A7E"/>
    <w:rsid w:val="00041D70"/>
    <w:rsid w:val="000426E5"/>
    <w:rsid w:val="000427BA"/>
    <w:rsid w:val="000427F1"/>
    <w:rsid w:val="000428C9"/>
    <w:rsid w:val="00042C7D"/>
    <w:rsid w:val="00042FBD"/>
    <w:rsid w:val="0004324F"/>
    <w:rsid w:val="000434D9"/>
    <w:rsid w:val="000438C2"/>
    <w:rsid w:val="000438FC"/>
    <w:rsid w:val="00043A11"/>
    <w:rsid w:val="00043A33"/>
    <w:rsid w:val="00043EEA"/>
    <w:rsid w:val="00044461"/>
    <w:rsid w:val="0004464E"/>
    <w:rsid w:val="000447DE"/>
    <w:rsid w:val="000447E3"/>
    <w:rsid w:val="00044A71"/>
    <w:rsid w:val="00045011"/>
    <w:rsid w:val="000452AB"/>
    <w:rsid w:val="00045339"/>
    <w:rsid w:val="00045865"/>
    <w:rsid w:val="00045AE5"/>
    <w:rsid w:val="00045F12"/>
    <w:rsid w:val="00045FE5"/>
    <w:rsid w:val="00046913"/>
    <w:rsid w:val="000470DB"/>
    <w:rsid w:val="000475DF"/>
    <w:rsid w:val="00050B7D"/>
    <w:rsid w:val="00050C27"/>
    <w:rsid w:val="00050F36"/>
    <w:rsid w:val="00051116"/>
    <w:rsid w:val="0005134D"/>
    <w:rsid w:val="000517AB"/>
    <w:rsid w:val="00052C82"/>
    <w:rsid w:val="00053279"/>
    <w:rsid w:val="000540D0"/>
    <w:rsid w:val="00054A13"/>
    <w:rsid w:val="000552C6"/>
    <w:rsid w:val="000556D1"/>
    <w:rsid w:val="00055809"/>
    <w:rsid w:val="000559E1"/>
    <w:rsid w:val="0005617C"/>
    <w:rsid w:val="000561B8"/>
    <w:rsid w:val="00056B2C"/>
    <w:rsid w:val="00056D64"/>
    <w:rsid w:val="00057206"/>
    <w:rsid w:val="00057528"/>
    <w:rsid w:val="000575A4"/>
    <w:rsid w:val="00057EE8"/>
    <w:rsid w:val="00060B5C"/>
    <w:rsid w:val="00060FE2"/>
    <w:rsid w:val="000610E2"/>
    <w:rsid w:val="000610E4"/>
    <w:rsid w:val="00061554"/>
    <w:rsid w:val="000618C8"/>
    <w:rsid w:val="000633D3"/>
    <w:rsid w:val="00063624"/>
    <w:rsid w:val="000639FA"/>
    <w:rsid w:val="00063B24"/>
    <w:rsid w:val="0006492A"/>
    <w:rsid w:val="00065032"/>
    <w:rsid w:val="00066C8F"/>
    <w:rsid w:val="000670D0"/>
    <w:rsid w:val="000672DE"/>
    <w:rsid w:val="00067907"/>
    <w:rsid w:val="00067A0C"/>
    <w:rsid w:val="000708C7"/>
    <w:rsid w:val="000708EB"/>
    <w:rsid w:val="00070B6C"/>
    <w:rsid w:val="00070C13"/>
    <w:rsid w:val="00070E32"/>
    <w:rsid w:val="00070F22"/>
    <w:rsid w:val="000715CA"/>
    <w:rsid w:val="00071E2F"/>
    <w:rsid w:val="0007249B"/>
    <w:rsid w:val="0007259E"/>
    <w:rsid w:val="0007305D"/>
    <w:rsid w:val="0007317A"/>
    <w:rsid w:val="000732BD"/>
    <w:rsid w:val="0007391E"/>
    <w:rsid w:val="00073924"/>
    <w:rsid w:val="00073BA8"/>
    <w:rsid w:val="00073C55"/>
    <w:rsid w:val="0007411E"/>
    <w:rsid w:val="000741C0"/>
    <w:rsid w:val="000744A2"/>
    <w:rsid w:val="00074548"/>
    <w:rsid w:val="00074E7D"/>
    <w:rsid w:val="00075363"/>
    <w:rsid w:val="000754DA"/>
    <w:rsid w:val="00075969"/>
    <w:rsid w:val="00076AB7"/>
    <w:rsid w:val="00076ABB"/>
    <w:rsid w:val="000771C7"/>
    <w:rsid w:val="00077925"/>
    <w:rsid w:val="000804AB"/>
    <w:rsid w:val="000805E5"/>
    <w:rsid w:val="0008090E"/>
    <w:rsid w:val="00080A06"/>
    <w:rsid w:val="000810A8"/>
    <w:rsid w:val="00081108"/>
    <w:rsid w:val="00081961"/>
    <w:rsid w:val="00081AB5"/>
    <w:rsid w:val="00081CDB"/>
    <w:rsid w:val="0008250B"/>
    <w:rsid w:val="00082F10"/>
    <w:rsid w:val="0008346F"/>
    <w:rsid w:val="000841CA"/>
    <w:rsid w:val="00085675"/>
    <w:rsid w:val="000857F8"/>
    <w:rsid w:val="000859F6"/>
    <w:rsid w:val="00085B46"/>
    <w:rsid w:val="00085C60"/>
    <w:rsid w:val="00086854"/>
    <w:rsid w:val="00086E17"/>
    <w:rsid w:val="0008758E"/>
    <w:rsid w:val="000901C4"/>
    <w:rsid w:val="00090482"/>
    <w:rsid w:val="000904A6"/>
    <w:rsid w:val="000904B3"/>
    <w:rsid w:val="00090F73"/>
    <w:rsid w:val="00090FA8"/>
    <w:rsid w:val="00091DD4"/>
    <w:rsid w:val="00091DE6"/>
    <w:rsid w:val="000920D5"/>
    <w:rsid w:val="000936FE"/>
    <w:rsid w:val="00093ED3"/>
    <w:rsid w:val="000945BB"/>
    <w:rsid w:val="00094743"/>
    <w:rsid w:val="00094981"/>
    <w:rsid w:val="00094C63"/>
    <w:rsid w:val="00094D37"/>
    <w:rsid w:val="00094E74"/>
    <w:rsid w:val="00095A91"/>
    <w:rsid w:val="00095F00"/>
    <w:rsid w:val="00097547"/>
    <w:rsid w:val="00097572"/>
    <w:rsid w:val="000979FB"/>
    <w:rsid w:val="00097AB5"/>
    <w:rsid w:val="00097ED6"/>
    <w:rsid w:val="00097F67"/>
    <w:rsid w:val="000A00A8"/>
    <w:rsid w:val="000A01BF"/>
    <w:rsid w:val="000A08DF"/>
    <w:rsid w:val="000A0A7C"/>
    <w:rsid w:val="000A1965"/>
    <w:rsid w:val="000A1CFE"/>
    <w:rsid w:val="000A1FFB"/>
    <w:rsid w:val="000A26D5"/>
    <w:rsid w:val="000A2938"/>
    <w:rsid w:val="000A2BD0"/>
    <w:rsid w:val="000A2C2C"/>
    <w:rsid w:val="000A2DFD"/>
    <w:rsid w:val="000A2ED0"/>
    <w:rsid w:val="000A35F7"/>
    <w:rsid w:val="000A4076"/>
    <w:rsid w:val="000A428B"/>
    <w:rsid w:val="000A4322"/>
    <w:rsid w:val="000A4571"/>
    <w:rsid w:val="000A461D"/>
    <w:rsid w:val="000A46FC"/>
    <w:rsid w:val="000A512E"/>
    <w:rsid w:val="000A57D4"/>
    <w:rsid w:val="000A5DD3"/>
    <w:rsid w:val="000A6A44"/>
    <w:rsid w:val="000A6D7D"/>
    <w:rsid w:val="000A70AF"/>
    <w:rsid w:val="000A7147"/>
    <w:rsid w:val="000A79AA"/>
    <w:rsid w:val="000B0581"/>
    <w:rsid w:val="000B0A4B"/>
    <w:rsid w:val="000B0F47"/>
    <w:rsid w:val="000B16DC"/>
    <w:rsid w:val="000B1947"/>
    <w:rsid w:val="000B21D6"/>
    <w:rsid w:val="000B23B1"/>
    <w:rsid w:val="000B25E8"/>
    <w:rsid w:val="000B2D7C"/>
    <w:rsid w:val="000B2F82"/>
    <w:rsid w:val="000B335A"/>
    <w:rsid w:val="000B3583"/>
    <w:rsid w:val="000B3669"/>
    <w:rsid w:val="000B3A24"/>
    <w:rsid w:val="000B3F6F"/>
    <w:rsid w:val="000B404A"/>
    <w:rsid w:val="000B4137"/>
    <w:rsid w:val="000B4215"/>
    <w:rsid w:val="000B4BF7"/>
    <w:rsid w:val="000B4D84"/>
    <w:rsid w:val="000B4F81"/>
    <w:rsid w:val="000B52A3"/>
    <w:rsid w:val="000B581A"/>
    <w:rsid w:val="000B5F56"/>
    <w:rsid w:val="000B62AF"/>
    <w:rsid w:val="000B6BF5"/>
    <w:rsid w:val="000B6DD8"/>
    <w:rsid w:val="000B700A"/>
    <w:rsid w:val="000C0103"/>
    <w:rsid w:val="000C08B9"/>
    <w:rsid w:val="000C12B0"/>
    <w:rsid w:val="000C177A"/>
    <w:rsid w:val="000C1A49"/>
    <w:rsid w:val="000C2171"/>
    <w:rsid w:val="000C234D"/>
    <w:rsid w:val="000C23B3"/>
    <w:rsid w:val="000C2464"/>
    <w:rsid w:val="000C25E6"/>
    <w:rsid w:val="000C2B5D"/>
    <w:rsid w:val="000C2C03"/>
    <w:rsid w:val="000C2D13"/>
    <w:rsid w:val="000C2E01"/>
    <w:rsid w:val="000C2F18"/>
    <w:rsid w:val="000C3552"/>
    <w:rsid w:val="000C368B"/>
    <w:rsid w:val="000C3BAF"/>
    <w:rsid w:val="000C3D63"/>
    <w:rsid w:val="000C4079"/>
    <w:rsid w:val="000C456B"/>
    <w:rsid w:val="000C45A3"/>
    <w:rsid w:val="000C5896"/>
    <w:rsid w:val="000C5C32"/>
    <w:rsid w:val="000C60E4"/>
    <w:rsid w:val="000C6B4A"/>
    <w:rsid w:val="000C6BBE"/>
    <w:rsid w:val="000C73C2"/>
    <w:rsid w:val="000C7667"/>
    <w:rsid w:val="000D064C"/>
    <w:rsid w:val="000D0EC0"/>
    <w:rsid w:val="000D1105"/>
    <w:rsid w:val="000D14BE"/>
    <w:rsid w:val="000D15DF"/>
    <w:rsid w:val="000D172B"/>
    <w:rsid w:val="000D1936"/>
    <w:rsid w:val="000D1C59"/>
    <w:rsid w:val="000D1CC0"/>
    <w:rsid w:val="000D1F09"/>
    <w:rsid w:val="000D21AC"/>
    <w:rsid w:val="000D2409"/>
    <w:rsid w:val="000D257C"/>
    <w:rsid w:val="000D297B"/>
    <w:rsid w:val="000D2A7B"/>
    <w:rsid w:val="000D3C02"/>
    <w:rsid w:val="000D413A"/>
    <w:rsid w:val="000D53BB"/>
    <w:rsid w:val="000D54E0"/>
    <w:rsid w:val="000D70CA"/>
    <w:rsid w:val="000D7B1C"/>
    <w:rsid w:val="000E033C"/>
    <w:rsid w:val="000E048C"/>
    <w:rsid w:val="000E06CC"/>
    <w:rsid w:val="000E0EDB"/>
    <w:rsid w:val="000E1037"/>
    <w:rsid w:val="000E1974"/>
    <w:rsid w:val="000E1C30"/>
    <w:rsid w:val="000E2014"/>
    <w:rsid w:val="000E251B"/>
    <w:rsid w:val="000E28EE"/>
    <w:rsid w:val="000E295D"/>
    <w:rsid w:val="000E2EBF"/>
    <w:rsid w:val="000E32D8"/>
    <w:rsid w:val="000E3633"/>
    <w:rsid w:val="000E3F14"/>
    <w:rsid w:val="000E3FEB"/>
    <w:rsid w:val="000E4192"/>
    <w:rsid w:val="000E47B6"/>
    <w:rsid w:val="000E4E41"/>
    <w:rsid w:val="000E4EAF"/>
    <w:rsid w:val="000E4EEC"/>
    <w:rsid w:val="000E53E2"/>
    <w:rsid w:val="000E54E1"/>
    <w:rsid w:val="000E579D"/>
    <w:rsid w:val="000E594F"/>
    <w:rsid w:val="000E599E"/>
    <w:rsid w:val="000E5A00"/>
    <w:rsid w:val="000E5FAD"/>
    <w:rsid w:val="000E6656"/>
    <w:rsid w:val="000E66D2"/>
    <w:rsid w:val="000E6B75"/>
    <w:rsid w:val="000E6BB5"/>
    <w:rsid w:val="000E6EFE"/>
    <w:rsid w:val="000E745B"/>
    <w:rsid w:val="000F04D8"/>
    <w:rsid w:val="000F181B"/>
    <w:rsid w:val="000F239A"/>
    <w:rsid w:val="000F24FF"/>
    <w:rsid w:val="000F2A9F"/>
    <w:rsid w:val="000F2B4F"/>
    <w:rsid w:val="000F2FC7"/>
    <w:rsid w:val="000F3303"/>
    <w:rsid w:val="000F3360"/>
    <w:rsid w:val="000F3788"/>
    <w:rsid w:val="000F3CE6"/>
    <w:rsid w:val="000F51E1"/>
    <w:rsid w:val="000F6069"/>
    <w:rsid w:val="000F625F"/>
    <w:rsid w:val="000F737A"/>
    <w:rsid w:val="000F7554"/>
    <w:rsid w:val="001008CA"/>
    <w:rsid w:val="00100C8A"/>
    <w:rsid w:val="00100CB9"/>
    <w:rsid w:val="00100DAE"/>
    <w:rsid w:val="00100DF5"/>
    <w:rsid w:val="0010101F"/>
    <w:rsid w:val="001016A8"/>
    <w:rsid w:val="00102041"/>
    <w:rsid w:val="00102600"/>
    <w:rsid w:val="001034FA"/>
    <w:rsid w:val="001036D3"/>
    <w:rsid w:val="00103CA0"/>
    <w:rsid w:val="00103FAC"/>
    <w:rsid w:val="00104A1A"/>
    <w:rsid w:val="00104F28"/>
    <w:rsid w:val="00105A3C"/>
    <w:rsid w:val="0010600A"/>
    <w:rsid w:val="00106015"/>
    <w:rsid w:val="00106379"/>
    <w:rsid w:val="001070A4"/>
    <w:rsid w:val="0010755C"/>
    <w:rsid w:val="00107E5D"/>
    <w:rsid w:val="00110288"/>
    <w:rsid w:val="00110E44"/>
    <w:rsid w:val="00110E7A"/>
    <w:rsid w:val="00111021"/>
    <w:rsid w:val="0011132A"/>
    <w:rsid w:val="00111697"/>
    <w:rsid w:val="00111A75"/>
    <w:rsid w:val="001123EE"/>
    <w:rsid w:val="0011288F"/>
    <w:rsid w:val="001130AF"/>
    <w:rsid w:val="00113336"/>
    <w:rsid w:val="00113B16"/>
    <w:rsid w:val="00113B55"/>
    <w:rsid w:val="00113BDC"/>
    <w:rsid w:val="00113E5D"/>
    <w:rsid w:val="00113F7D"/>
    <w:rsid w:val="00114D69"/>
    <w:rsid w:val="00115003"/>
    <w:rsid w:val="001151CF"/>
    <w:rsid w:val="001151D7"/>
    <w:rsid w:val="001157AF"/>
    <w:rsid w:val="00115AEF"/>
    <w:rsid w:val="0011641E"/>
    <w:rsid w:val="001169C6"/>
    <w:rsid w:val="00116C56"/>
    <w:rsid w:val="00116C5D"/>
    <w:rsid w:val="00116E0A"/>
    <w:rsid w:val="00116E2B"/>
    <w:rsid w:val="00116FA2"/>
    <w:rsid w:val="00117697"/>
    <w:rsid w:val="00120E97"/>
    <w:rsid w:val="001215E6"/>
    <w:rsid w:val="00121AD1"/>
    <w:rsid w:val="00121F45"/>
    <w:rsid w:val="00122755"/>
    <w:rsid w:val="00122F84"/>
    <w:rsid w:val="00122FDB"/>
    <w:rsid w:val="00123634"/>
    <w:rsid w:val="0012397A"/>
    <w:rsid w:val="00123D27"/>
    <w:rsid w:val="00123F6F"/>
    <w:rsid w:val="00124DBD"/>
    <w:rsid w:val="00125092"/>
    <w:rsid w:val="0012516F"/>
    <w:rsid w:val="001253A7"/>
    <w:rsid w:val="001257E5"/>
    <w:rsid w:val="0012649A"/>
    <w:rsid w:val="00126822"/>
    <w:rsid w:val="0012693A"/>
    <w:rsid w:val="00126BF0"/>
    <w:rsid w:val="00127577"/>
    <w:rsid w:val="00127736"/>
    <w:rsid w:val="0012779F"/>
    <w:rsid w:val="001278E5"/>
    <w:rsid w:val="001279E0"/>
    <w:rsid w:val="00127BFA"/>
    <w:rsid w:val="00127CC6"/>
    <w:rsid w:val="001300C2"/>
    <w:rsid w:val="0013029F"/>
    <w:rsid w:val="001306CF"/>
    <w:rsid w:val="00130C74"/>
    <w:rsid w:val="0013111A"/>
    <w:rsid w:val="00131334"/>
    <w:rsid w:val="001313AE"/>
    <w:rsid w:val="001318E5"/>
    <w:rsid w:val="00132E94"/>
    <w:rsid w:val="001330A3"/>
    <w:rsid w:val="001330B7"/>
    <w:rsid w:val="00133122"/>
    <w:rsid w:val="001340B5"/>
    <w:rsid w:val="001340FA"/>
    <w:rsid w:val="00134229"/>
    <w:rsid w:val="00134415"/>
    <w:rsid w:val="001349CD"/>
    <w:rsid w:val="001349F3"/>
    <w:rsid w:val="00135091"/>
    <w:rsid w:val="0013510A"/>
    <w:rsid w:val="0013520C"/>
    <w:rsid w:val="001353FA"/>
    <w:rsid w:val="0013594C"/>
    <w:rsid w:val="00135A50"/>
    <w:rsid w:val="00136091"/>
    <w:rsid w:val="00136373"/>
    <w:rsid w:val="0013653F"/>
    <w:rsid w:val="001368A8"/>
    <w:rsid w:val="00136CCD"/>
    <w:rsid w:val="00137135"/>
    <w:rsid w:val="0013777F"/>
    <w:rsid w:val="00137A32"/>
    <w:rsid w:val="00137C62"/>
    <w:rsid w:val="001406C6"/>
    <w:rsid w:val="00140CE6"/>
    <w:rsid w:val="00140DBB"/>
    <w:rsid w:val="00140F25"/>
    <w:rsid w:val="001413AA"/>
    <w:rsid w:val="00141410"/>
    <w:rsid w:val="001414F5"/>
    <w:rsid w:val="00141DDD"/>
    <w:rsid w:val="0014206C"/>
    <w:rsid w:val="00142385"/>
    <w:rsid w:val="001428B9"/>
    <w:rsid w:val="00142A1B"/>
    <w:rsid w:val="00142EA6"/>
    <w:rsid w:val="00143868"/>
    <w:rsid w:val="00144437"/>
    <w:rsid w:val="001448F8"/>
    <w:rsid w:val="00144F7E"/>
    <w:rsid w:val="001454A6"/>
    <w:rsid w:val="001455CB"/>
    <w:rsid w:val="00145718"/>
    <w:rsid w:val="0014572D"/>
    <w:rsid w:val="0014585C"/>
    <w:rsid w:val="00145BDF"/>
    <w:rsid w:val="00145C16"/>
    <w:rsid w:val="00145D62"/>
    <w:rsid w:val="001464FF"/>
    <w:rsid w:val="00146903"/>
    <w:rsid w:val="00146C1B"/>
    <w:rsid w:val="0014786A"/>
    <w:rsid w:val="001478E0"/>
    <w:rsid w:val="00147EB5"/>
    <w:rsid w:val="00147F56"/>
    <w:rsid w:val="001504AE"/>
    <w:rsid w:val="00150951"/>
    <w:rsid w:val="00151575"/>
    <w:rsid w:val="00151907"/>
    <w:rsid w:val="00151961"/>
    <w:rsid w:val="00152414"/>
    <w:rsid w:val="001537B9"/>
    <w:rsid w:val="00153F73"/>
    <w:rsid w:val="001545CD"/>
    <w:rsid w:val="001546D4"/>
    <w:rsid w:val="00154EA4"/>
    <w:rsid w:val="001559D9"/>
    <w:rsid w:val="00156308"/>
    <w:rsid w:val="00156B76"/>
    <w:rsid w:val="001577B8"/>
    <w:rsid w:val="001578CB"/>
    <w:rsid w:val="001601EF"/>
    <w:rsid w:val="0016027A"/>
    <w:rsid w:val="00160722"/>
    <w:rsid w:val="00160C1A"/>
    <w:rsid w:val="00160CCB"/>
    <w:rsid w:val="00160F42"/>
    <w:rsid w:val="001610B1"/>
    <w:rsid w:val="001617E7"/>
    <w:rsid w:val="001623ED"/>
    <w:rsid w:val="001624DE"/>
    <w:rsid w:val="001630E9"/>
    <w:rsid w:val="00163F52"/>
    <w:rsid w:val="001644D5"/>
    <w:rsid w:val="00164671"/>
    <w:rsid w:val="00164A7D"/>
    <w:rsid w:val="00164C29"/>
    <w:rsid w:val="00165C67"/>
    <w:rsid w:val="00166587"/>
    <w:rsid w:val="00166A9B"/>
    <w:rsid w:val="00166E5C"/>
    <w:rsid w:val="001675D8"/>
    <w:rsid w:val="00167E05"/>
    <w:rsid w:val="001700A8"/>
    <w:rsid w:val="00170C82"/>
    <w:rsid w:val="00170ED8"/>
    <w:rsid w:val="0017143F"/>
    <w:rsid w:val="001719E9"/>
    <w:rsid w:val="00171C1B"/>
    <w:rsid w:val="00171DE5"/>
    <w:rsid w:val="0017224B"/>
    <w:rsid w:val="0017255B"/>
    <w:rsid w:val="00172576"/>
    <w:rsid w:val="001726BC"/>
    <w:rsid w:val="001727BA"/>
    <w:rsid w:val="0017292F"/>
    <w:rsid w:val="00172FD0"/>
    <w:rsid w:val="00173326"/>
    <w:rsid w:val="001733CB"/>
    <w:rsid w:val="001739AD"/>
    <w:rsid w:val="00173A5A"/>
    <w:rsid w:val="00173B3A"/>
    <w:rsid w:val="00174088"/>
    <w:rsid w:val="00174143"/>
    <w:rsid w:val="001749B0"/>
    <w:rsid w:val="00174A11"/>
    <w:rsid w:val="00174F24"/>
    <w:rsid w:val="00175328"/>
    <w:rsid w:val="001754A3"/>
    <w:rsid w:val="00175865"/>
    <w:rsid w:val="00176085"/>
    <w:rsid w:val="0017688A"/>
    <w:rsid w:val="001771EB"/>
    <w:rsid w:val="00177876"/>
    <w:rsid w:val="00177DA9"/>
    <w:rsid w:val="00180101"/>
    <w:rsid w:val="0018094C"/>
    <w:rsid w:val="00180C5B"/>
    <w:rsid w:val="00180C5F"/>
    <w:rsid w:val="00180D13"/>
    <w:rsid w:val="00180F21"/>
    <w:rsid w:val="00180F23"/>
    <w:rsid w:val="00181385"/>
    <w:rsid w:val="001815E7"/>
    <w:rsid w:val="0018190B"/>
    <w:rsid w:val="001819A0"/>
    <w:rsid w:val="00181FAD"/>
    <w:rsid w:val="0018223D"/>
    <w:rsid w:val="0018258F"/>
    <w:rsid w:val="00182B4C"/>
    <w:rsid w:val="0018315F"/>
    <w:rsid w:val="001831E1"/>
    <w:rsid w:val="001834E1"/>
    <w:rsid w:val="0018350F"/>
    <w:rsid w:val="00183AC8"/>
    <w:rsid w:val="00183E05"/>
    <w:rsid w:val="00183E25"/>
    <w:rsid w:val="00183F4C"/>
    <w:rsid w:val="001841B2"/>
    <w:rsid w:val="001848FB"/>
    <w:rsid w:val="00184A78"/>
    <w:rsid w:val="00184E5C"/>
    <w:rsid w:val="00185114"/>
    <w:rsid w:val="0018530D"/>
    <w:rsid w:val="00185474"/>
    <w:rsid w:val="00185620"/>
    <w:rsid w:val="0018566B"/>
    <w:rsid w:val="00186696"/>
    <w:rsid w:val="00187036"/>
    <w:rsid w:val="001870BF"/>
    <w:rsid w:val="001878C6"/>
    <w:rsid w:val="00187EC9"/>
    <w:rsid w:val="0019002B"/>
    <w:rsid w:val="0019030C"/>
    <w:rsid w:val="001923A5"/>
    <w:rsid w:val="00192472"/>
    <w:rsid w:val="001924FD"/>
    <w:rsid w:val="00192588"/>
    <w:rsid w:val="001926CA"/>
    <w:rsid w:val="00193399"/>
    <w:rsid w:val="0019375F"/>
    <w:rsid w:val="00193826"/>
    <w:rsid w:val="001938E9"/>
    <w:rsid w:val="00193B42"/>
    <w:rsid w:val="00193E58"/>
    <w:rsid w:val="00194358"/>
    <w:rsid w:val="00194409"/>
    <w:rsid w:val="001946E1"/>
    <w:rsid w:val="00194F90"/>
    <w:rsid w:val="0019598D"/>
    <w:rsid w:val="00195ED2"/>
    <w:rsid w:val="001963FE"/>
    <w:rsid w:val="00196B2E"/>
    <w:rsid w:val="0019704E"/>
    <w:rsid w:val="001970E3"/>
    <w:rsid w:val="00197343"/>
    <w:rsid w:val="001973B1"/>
    <w:rsid w:val="001973D0"/>
    <w:rsid w:val="00197453"/>
    <w:rsid w:val="001979C8"/>
    <w:rsid w:val="001979E7"/>
    <w:rsid w:val="00197DF8"/>
    <w:rsid w:val="00197E55"/>
    <w:rsid w:val="001A054F"/>
    <w:rsid w:val="001A0B21"/>
    <w:rsid w:val="001A0D6C"/>
    <w:rsid w:val="001A1554"/>
    <w:rsid w:val="001A1770"/>
    <w:rsid w:val="001A1E55"/>
    <w:rsid w:val="001A1EA3"/>
    <w:rsid w:val="001A1ED9"/>
    <w:rsid w:val="001A2A7D"/>
    <w:rsid w:val="001A2B81"/>
    <w:rsid w:val="001A2F5A"/>
    <w:rsid w:val="001A3124"/>
    <w:rsid w:val="001A378A"/>
    <w:rsid w:val="001A3B6D"/>
    <w:rsid w:val="001A3D21"/>
    <w:rsid w:val="001A3FBE"/>
    <w:rsid w:val="001A4C28"/>
    <w:rsid w:val="001A5BCB"/>
    <w:rsid w:val="001A5E76"/>
    <w:rsid w:val="001A6034"/>
    <w:rsid w:val="001A63B3"/>
    <w:rsid w:val="001A649C"/>
    <w:rsid w:val="001A687C"/>
    <w:rsid w:val="001A6DEE"/>
    <w:rsid w:val="001A7210"/>
    <w:rsid w:val="001A789C"/>
    <w:rsid w:val="001A7B76"/>
    <w:rsid w:val="001A7C70"/>
    <w:rsid w:val="001A7D06"/>
    <w:rsid w:val="001B022C"/>
    <w:rsid w:val="001B09DD"/>
    <w:rsid w:val="001B0F21"/>
    <w:rsid w:val="001B1247"/>
    <w:rsid w:val="001B15B9"/>
    <w:rsid w:val="001B1644"/>
    <w:rsid w:val="001B16FC"/>
    <w:rsid w:val="001B187C"/>
    <w:rsid w:val="001B1B68"/>
    <w:rsid w:val="001B1E20"/>
    <w:rsid w:val="001B1EA8"/>
    <w:rsid w:val="001B2C33"/>
    <w:rsid w:val="001B2F38"/>
    <w:rsid w:val="001B34B0"/>
    <w:rsid w:val="001B37E5"/>
    <w:rsid w:val="001B3848"/>
    <w:rsid w:val="001B3B76"/>
    <w:rsid w:val="001B3E41"/>
    <w:rsid w:val="001B4029"/>
    <w:rsid w:val="001B4150"/>
    <w:rsid w:val="001B42C3"/>
    <w:rsid w:val="001B4591"/>
    <w:rsid w:val="001B4828"/>
    <w:rsid w:val="001B4C3F"/>
    <w:rsid w:val="001B4C51"/>
    <w:rsid w:val="001B4C70"/>
    <w:rsid w:val="001B5238"/>
    <w:rsid w:val="001B542B"/>
    <w:rsid w:val="001B59D0"/>
    <w:rsid w:val="001B5A5C"/>
    <w:rsid w:val="001B5AF6"/>
    <w:rsid w:val="001B6082"/>
    <w:rsid w:val="001B63C7"/>
    <w:rsid w:val="001B6994"/>
    <w:rsid w:val="001B6FD6"/>
    <w:rsid w:val="001B79B5"/>
    <w:rsid w:val="001B7A4E"/>
    <w:rsid w:val="001C003C"/>
    <w:rsid w:val="001C0104"/>
    <w:rsid w:val="001C015A"/>
    <w:rsid w:val="001C089C"/>
    <w:rsid w:val="001C0A44"/>
    <w:rsid w:val="001C105D"/>
    <w:rsid w:val="001C113F"/>
    <w:rsid w:val="001C2384"/>
    <w:rsid w:val="001C2970"/>
    <w:rsid w:val="001C33DD"/>
    <w:rsid w:val="001C3665"/>
    <w:rsid w:val="001C44B0"/>
    <w:rsid w:val="001C5CCB"/>
    <w:rsid w:val="001C60AE"/>
    <w:rsid w:val="001C6738"/>
    <w:rsid w:val="001C68DB"/>
    <w:rsid w:val="001C6E90"/>
    <w:rsid w:val="001C7112"/>
    <w:rsid w:val="001C733A"/>
    <w:rsid w:val="001C75C2"/>
    <w:rsid w:val="001C7715"/>
    <w:rsid w:val="001D013F"/>
    <w:rsid w:val="001D0489"/>
    <w:rsid w:val="001D0C5A"/>
    <w:rsid w:val="001D0E54"/>
    <w:rsid w:val="001D0F0B"/>
    <w:rsid w:val="001D1446"/>
    <w:rsid w:val="001D150D"/>
    <w:rsid w:val="001D15C6"/>
    <w:rsid w:val="001D1C87"/>
    <w:rsid w:val="001D2361"/>
    <w:rsid w:val="001D24FE"/>
    <w:rsid w:val="001D2508"/>
    <w:rsid w:val="001D27FA"/>
    <w:rsid w:val="001D2D68"/>
    <w:rsid w:val="001D39A8"/>
    <w:rsid w:val="001D3A88"/>
    <w:rsid w:val="001D3E89"/>
    <w:rsid w:val="001D40F8"/>
    <w:rsid w:val="001D4861"/>
    <w:rsid w:val="001D5177"/>
    <w:rsid w:val="001D5761"/>
    <w:rsid w:val="001D5AA6"/>
    <w:rsid w:val="001D5BF1"/>
    <w:rsid w:val="001D6067"/>
    <w:rsid w:val="001D6265"/>
    <w:rsid w:val="001D6512"/>
    <w:rsid w:val="001D684E"/>
    <w:rsid w:val="001D6F19"/>
    <w:rsid w:val="001D7F78"/>
    <w:rsid w:val="001E0400"/>
    <w:rsid w:val="001E06E0"/>
    <w:rsid w:val="001E0823"/>
    <w:rsid w:val="001E0906"/>
    <w:rsid w:val="001E0A80"/>
    <w:rsid w:val="001E0D76"/>
    <w:rsid w:val="001E1DCA"/>
    <w:rsid w:val="001E27A2"/>
    <w:rsid w:val="001E32AC"/>
    <w:rsid w:val="001E3689"/>
    <w:rsid w:val="001E3B21"/>
    <w:rsid w:val="001E3C72"/>
    <w:rsid w:val="001E4D2E"/>
    <w:rsid w:val="001E4DF2"/>
    <w:rsid w:val="001E53E4"/>
    <w:rsid w:val="001E631C"/>
    <w:rsid w:val="001E64D4"/>
    <w:rsid w:val="001E6C3F"/>
    <w:rsid w:val="001E6D35"/>
    <w:rsid w:val="001E73BA"/>
    <w:rsid w:val="001E74C0"/>
    <w:rsid w:val="001E74D8"/>
    <w:rsid w:val="001E75F1"/>
    <w:rsid w:val="001E7631"/>
    <w:rsid w:val="001E7E52"/>
    <w:rsid w:val="001F085D"/>
    <w:rsid w:val="001F0D4E"/>
    <w:rsid w:val="001F1330"/>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3D88"/>
    <w:rsid w:val="001F40FA"/>
    <w:rsid w:val="001F4284"/>
    <w:rsid w:val="001F4318"/>
    <w:rsid w:val="001F497B"/>
    <w:rsid w:val="001F4C86"/>
    <w:rsid w:val="001F524C"/>
    <w:rsid w:val="001F54D6"/>
    <w:rsid w:val="001F5A3B"/>
    <w:rsid w:val="001F5C20"/>
    <w:rsid w:val="001F68A9"/>
    <w:rsid w:val="001F6E52"/>
    <w:rsid w:val="001F712A"/>
    <w:rsid w:val="001F76F0"/>
    <w:rsid w:val="001F7E99"/>
    <w:rsid w:val="00200759"/>
    <w:rsid w:val="00200A9F"/>
    <w:rsid w:val="00200B54"/>
    <w:rsid w:val="00200E5D"/>
    <w:rsid w:val="002019E3"/>
    <w:rsid w:val="00201CB0"/>
    <w:rsid w:val="00202472"/>
    <w:rsid w:val="00202F84"/>
    <w:rsid w:val="0020308A"/>
    <w:rsid w:val="002032B0"/>
    <w:rsid w:val="00203345"/>
    <w:rsid w:val="00203FB3"/>
    <w:rsid w:val="002041CD"/>
    <w:rsid w:val="00204617"/>
    <w:rsid w:val="00204ACA"/>
    <w:rsid w:val="00204E11"/>
    <w:rsid w:val="00205077"/>
    <w:rsid w:val="0020511F"/>
    <w:rsid w:val="0020558E"/>
    <w:rsid w:val="0020575E"/>
    <w:rsid w:val="002057FC"/>
    <w:rsid w:val="00205A49"/>
    <w:rsid w:val="00205A79"/>
    <w:rsid w:val="00205DCC"/>
    <w:rsid w:val="00205F86"/>
    <w:rsid w:val="00206F1F"/>
    <w:rsid w:val="00207190"/>
    <w:rsid w:val="0020719F"/>
    <w:rsid w:val="002077DB"/>
    <w:rsid w:val="00207923"/>
    <w:rsid w:val="002105AC"/>
    <w:rsid w:val="002105CC"/>
    <w:rsid w:val="0021061A"/>
    <w:rsid w:val="00210665"/>
    <w:rsid w:val="00210691"/>
    <w:rsid w:val="0021076E"/>
    <w:rsid w:val="002108CA"/>
    <w:rsid w:val="00211090"/>
    <w:rsid w:val="00211536"/>
    <w:rsid w:val="00211609"/>
    <w:rsid w:val="002117CC"/>
    <w:rsid w:val="002118DE"/>
    <w:rsid w:val="002120B2"/>
    <w:rsid w:val="002124FE"/>
    <w:rsid w:val="00212789"/>
    <w:rsid w:val="00212ADD"/>
    <w:rsid w:val="00212D8D"/>
    <w:rsid w:val="00212E1E"/>
    <w:rsid w:val="00213028"/>
    <w:rsid w:val="0021349A"/>
    <w:rsid w:val="00213564"/>
    <w:rsid w:val="00213718"/>
    <w:rsid w:val="00213969"/>
    <w:rsid w:val="00213D82"/>
    <w:rsid w:val="00213EBA"/>
    <w:rsid w:val="00214256"/>
    <w:rsid w:val="002142E8"/>
    <w:rsid w:val="00214426"/>
    <w:rsid w:val="0021465D"/>
    <w:rsid w:val="00214847"/>
    <w:rsid w:val="00214B6F"/>
    <w:rsid w:val="00215318"/>
    <w:rsid w:val="002154B5"/>
    <w:rsid w:val="002154F5"/>
    <w:rsid w:val="002158EE"/>
    <w:rsid w:val="002159ED"/>
    <w:rsid w:val="00215D10"/>
    <w:rsid w:val="00215E02"/>
    <w:rsid w:val="00216137"/>
    <w:rsid w:val="0021642D"/>
    <w:rsid w:val="0021673E"/>
    <w:rsid w:val="00216E1D"/>
    <w:rsid w:val="002171F9"/>
    <w:rsid w:val="002176EE"/>
    <w:rsid w:val="002178E2"/>
    <w:rsid w:val="00217947"/>
    <w:rsid w:val="0021796E"/>
    <w:rsid w:val="00220703"/>
    <w:rsid w:val="00220BC2"/>
    <w:rsid w:val="0022111D"/>
    <w:rsid w:val="00221760"/>
    <w:rsid w:val="00221891"/>
    <w:rsid w:val="002219BE"/>
    <w:rsid w:val="00221A64"/>
    <w:rsid w:val="00222164"/>
    <w:rsid w:val="002223D0"/>
    <w:rsid w:val="0022264C"/>
    <w:rsid w:val="00222F98"/>
    <w:rsid w:val="00223E68"/>
    <w:rsid w:val="002243A0"/>
    <w:rsid w:val="002244FA"/>
    <w:rsid w:val="002249A5"/>
    <w:rsid w:val="00224A4F"/>
    <w:rsid w:val="00224F81"/>
    <w:rsid w:val="00225028"/>
    <w:rsid w:val="002251BA"/>
    <w:rsid w:val="00225E22"/>
    <w:rsid w:val="00226148"/>
    <w:rsid w:val="00226189"/>
    <w:rsid w:val="00226EAF"/>
    <w:rsid w:val="00226FFE"/>
    <w:rsid w:val="002277AE"/>
    <w:rsid w:val="002307CA"/>
    <w:rsid w:val="00231102"/>
    <w:rsid w:val="00231216"/>
    <w:rsid w:val="00231516"/>
    <w:rsid w:val="0023191C"/>
    <w:rsid w:val="00231BF7"/>
    <w:rsid w:val="002322CC"/>
    <w:rsid w:val="002326F0"/>
    <w:rsid w:val="00232D15"/>
    <w:rsid w:val="002337B5"/>
    <w:rsid w:val="002346CF"/>
    <w:rsid w:val="002347CB"/>
    <w:rsid w:val="0023485D"/>
    <w:rsid w:val="00234A2F"/>
    <w:rsid w:val="00234B6D"/>
    <w:rsid w:val="002351FC"/>
    <w:rsid w:val="002355CD"/>
    <w:rsid w:val="00235843"/>
    <w:rsid w:val="00235A05"/>
    <w:rsid w:val="00235E60"/>
    <w:rsid w:val="002361C2"/>
    <w:rsid w:val="00236E07"/>
    <w:rsid w:val="0023703C"/>
    <w:rsid w:val="0023775A"/>
    <w:rsid w:val="002377D2"/>
    <w:rsid w:val="00237BE6"/>
    <w:rsid w:val="00237C85"/>
    <w:rsid w:val="00240180"/>
    <w:rsid w:val="00240A36"/>
    <w:rsid w:val="00240D10"/>
    <w:rsid w:val="002411D5"/>
    <w:rsid w:val="002417C7"/>
    <w:rsid w:val="002417FA"/>
    <w:rsid w:val="00241BC0"/>
    <w:rsid w:val="0024215F"/>
    <w:rsid w:val="0024237F"/>
    <w:rsid w:val="002426A6"/>
    <w:rsid w:val="00242C6E"/>
    <w:rsid w:val="00242ECA"/>
    <w:rsid w:val="002435D8"/>
    <w:rsid w:val="002436A8"/>
    <w:rsid w:val="00243720"/>
    <w:rsid w:val="002437C4"/>
    <w:rsid w:val="00243C1F"/>
    <w:rsid w:val="00243F3B"/>
    <w:rsid w:val="002443DB"/>
    <w:rsid w:val="00244B03"/>
    <w:rsid w:val="00244D65"/>
    <w:rsid w:val="00244D8E"/>
    <w:rsid w:val="00244E58"/>
    <w:rsid w:val="00245008"/>
    <w:rsid w:val="002453A3"/>
    <w:rsid w:val="00245B58"/>
    <w:rsid w:val="00246539"/>
    <w:rsid w:val="0024685B"/>
    <w:rsid w:val="0024692C"/>
    <w:rsid w:val="00246D3C"/>
    <w:rsid w:val="002474E6"/>
    <w:rsid w:val="00247A2B"/>
    <w:rsid w:val="00247BE4"/>
    <w:rsid w:val="00250636"/>
    <w:rsid w:val="002506AD"/>
    <w:rsid w:val="00250ADD"/>
    <w:rsid w:val="00250CC1"/>
    <w:rsid w:val="002511B4"/>
    <w:rsid w:val="00251900"/>
    <w:rsid w:val="0025214C"/>
    <w:rsid w:val="00252575"/>
    <w:rsid w:val="00253320"/>
    <w:rsid w:val="00253BED"/>
    <w:rsid w:val="002543C4"/>
    <w:rsid w:val="00254B4E"/>
    <w:rsid w:val="00254CC7"/>
    <w:rsid w:val="00255051"/>
    <w:rsid w:val="00255122"/>
    <w:rsid w:val="0025568C"/>
    <w:rsid w:val="00256119"/>
    <w:rsid w:val="002565FA"/>
    <w:rsid w:val="002566AD"/>
    <w:rsid w:val="002566CA"/>
    <w:rsid w:val="0025690B"/>
    <w:rsid w:val="00256948"/>
    <w:rsid w:val="0025720C"/>
    <w:rsid w:val="00260B74"/>
    <w:rsid w:val="0026173E"/>
    <w:rsid w:val="00261B3E"/>
    <w:rsid w:val="00261D95"/>
    <w:rsid w:val="002621B5"/>
    <w:rsid w:val="00262570"/>
    <w:rsid w:val="002627AD"/>
    <w:rsid w:val="00262BBD"/>
    <w:rsid w:val="00262ED5"/>
    <w:rsid w:val="00263294"/>
    <w:rsid w:val="00264247"/>
    <w:rsid w:val="00264327"/>
    <w:rsid w:val="00264C7A"/>
    <w:rsid w:val="00264E7D"/>
    <w:rsid w:val="00266304"/>
    <w:rsid w:val="00266551"/>
    <w:rsid w:val="0026696C"/>
    <w:rsid w:val="00266A3E"/>
    <w:rsid w:val="00266F20"/>
    <w:rsid w:val="00267106"/>
    <w:rsid w:val="002674EC"/>
    <w:rsid w:val="00270BDA"/>
    <w:rsid w:val="00271F8F"/>
    <w:rsid w:val="002722EE"/>
    <w:rsid w:val="002723F7"/>
    <w:rsid w:val="00272765"/>
    <w:rsid w:val="00272960"/>
    <w:rsid w:val="00272E61"/>
    <w:rsid w:val="00273E95"/>
    <w:rsid w:val="002745C1"/>
    <w:rsid w:val="00274AAC"/>
    <w:rsid w:val="0027507D"/>
    <w:rsid w:val="0027524C"/>
    <w:rsid w:val="0027535D"/>
    <w:rsid w:val="00275555"/>
    <w:rsid w:val="00275C8E"/>
    <w:rsid w:val="00275D34"/>
    <w:rsid w:val="002761FE"/>
    <w:rsid w:val="00276370"/>
    <w:rsid w:val="002767E0"/>
    <w:rsid w:val="00276C9D"/>
    <w:rsid w:val="00276E2E"/>
    <w:rsid w:val="00276F6F"/>
    <w:rsid w:val="002777EE"/>
    <w:rsid w:val="00277889"/>
    <w:rsid w:val="00277DDF"/>
    <w:rsid w:val="00280401"/>
    <w:rsid w:val="002805E7"/>
    <w:rsid w:val="0028073A"/>
    <w:rsid w:val="00280F21"/>
    <w:rsid w:val="00281898"/>
    <w:rsid w:val="00282180"/>
    <w:rsid w:val="00282594"/>
    <w:rsid w:val="0028261D"/>
    <w:rsid w:val="00282B86"/>
    <w:rsid w:val="00282EBB"/>
    <w:rsid w:val="00283229"/>
    <w:rsid w:val="00283362"/>
    <w:rsid w:val="00283780"/>
    <w:rsid w:val="00283B67"/>
    <w:rsid w:val="00283CE4"/>
    <w:rsid w:val="00284FAB"/>
    <w:rsid w:val="00285237"/>
    <w:rsid w:val="00285D62"/>
    <w:rsid w:val="00285F78"/>
    <w:rsid w:val="00286482"/>
    <w:rsid w:val="00286559"/>
    <w:rsid w:val="002869C6"/>
    <w:rsid w:val="00286F95"/>
    <w:rsid w:val="00287246"/>
    <w:rsid w:val="002872BA"/>
    <w:rsid w:val="002872CF"/>
    <w:rsid w:val="00287469"/>
    <w:rsid w:val="002876D0"/>
    <w:rsid w:val="00287CDB"/>
    <w:rsid w:val="00287D4C"/>
    <w:rsid w:val="00290088"/>
    <w:rsid w:val="0029008D"/>
    <w:rsid w:val="002900CD"/>
    <w:rsid w:val="00290E67"/>
    <w:rsid w:val="002919AB"/>
    <w:rsid w:val="00291AF0"/>
    <w:rsid w:val="0029207C"/>
    <w:rsid w:val="0029247E"/>
    <w:rsid w:val="00292BAC"/>
    <w:rsid w:val="00292DC4"/>
    <w:rsid w:val="00293469"/>
    <w:rsid w:val="0029365B"/>
    <w:rsid w:val="00293C44"/>
    <w:rsid w:val="00293E0C"/>
    <w:rsid w:val="0029428F"/>
    <w:rsid w:val="002944C0"/>
    <w:rsid w:val="002945D9"/>
    <w:rsid w:val="002949E3"/>
    <w:rsid w:val="00294E41"/>
    <w:rsid w:val="00294E55"/>
    <w:rsid w:val="002951B2"/>
    <w:rsid w:val="002953E3"/>
    <w:rsid w:val="00296B06"/>
    <w:rsid w:val="00296BBA"/>
    <w:rsid w:val="00296BE4"/>
    <w:rsid w:val="00296D13"/>
    <w:rsid w:val="00296FEE"/>
    <w:rsid w:val="00297149"/>
    <w:rsid w:val="002971DB"/>
    <w:rsid w:val="002972E7"/>
    <w:rsid w:val="002973C7"/>
    <w:rsid w:val="00297D1A"/>
    <w:rsid w:val="002A02F2"/>
    <w:rsid w:val="002A05C3"/>
    <w:rsid w:val="002A0697"/>
    <w:rsid w:val="002A0C7F"/>
    <w:rsid w:val="002A2279"/>
    <w:rsid w:val="002A277B"/>
    <w:rsid w:val="002A2A03"/>
    <w:rsid w:val="002A2A32"/>
    <w:rsid w:val="002A2C5B"/>
    <w:rsid w:val="002A3044"/>
    <w:rsid w:val="002A3285"/>
    <w:rsid w:val="002A3507"/>
    <w:rsid w:val="002A3816"/>
    <w:rsid w:val="002A3AD3"/>
    <w:rsid w:val="002A3CB2"/>
    <w:rsid w:val="002A41F8"/>
    <w:rsid w:val="002A45A3"/>
    <w:rsid w:val="002A45A9"/>
    <w:rsid w:val="002A4B4D"/>
    <w:rsid w:val="002A5026"/>
    <w:rsid w:val="002A51A0"/>
    <w:rsid w:val="002A5658"/>
    <w:rsid w:val="002A5D3E"/>
    <w:rsid w:val="002A5DA4"/>
    <w:rsid w:val="002A611B"/>
    <w:rsid w:val="002A64E7"/>
    <w:rsid w:val="002A6577"/>
    <w:rsid w:val="002A67DA"/>
    <w:rsid w:val="002A6955"/>
    <w:rsid w:val="002A69C9"/>
    <w:rsid w:val="002A69D6"/>
    <w:rsid w:val="002A6FB1"/>
    <w:rsid w:val="002A70C0"/>
    <w:rsid w:val="002A714F"/>
    <w:rsid w:val="002A75DD"/>
    <w:rsid w:val="002A75E6"/>
    <w:rsid w:val="002B1CCD"/>
    <w:rsid w:val="002B2300"/>
    <w:rsid w:val="002B243A"/>
    <w:rsid w:val="002B2AC5"/>
    <w:rsid w:val="002B2C37"/>
    <w:rsid w:val="002B35F8"/>
    <w:rsid w:val="002B390A"/>
    <w:rsid w:val="002B39BD"/>
    <w:rsid w:val="002B3D75"/>
    <w:rsid w:val="002B3DD7"/>
    <w:rsid w:val="002B41E9"/>
    <w:rsid w:val="002B42FD"/>
    <w:rsid w:val="002B4328"/>
    <w:rsid w:val="002B5497"/>
    <w:rsid w:val="002B56AE"/>
    <w:rsid w:val="002B61D0"/>
    <w:rsid w:val="002B67DE"/>
    <w:rsid w:val="002B69FB"/>
    <w:rsid w:val="002B6B6F"/>
    <w:rsid w:val="002B6F94"/>
    <w:rsid w:val="002B70D4"/>
    <w:rsid w:val="002B73D8"/>
    <w:rsid w:val="002B75E7"/>
    <w:rsid w:val="002B76E2"/>
    <w:rsid w:val="002B7D01"/>
    <w:rsid w:val="002C0DC1"/>
    <w:rsid w:val="002C106B"/>
    <w:rsid w:val="002C1294"/>
    <w:rsid w:val="002C13AA"/>
    <w:rsid w:val="002C13C0"/>
    <w:rsid w:val="002C1431"/>
    <w:rsid w:val="002C1CE0"/>
    <w:rsid w:val="002C1D95"/>
    <w:rsid w:val="002C30C6"/>
    <w:rsid w:val="002C3E13"/>
    <w:rsid w:val="002C4159"/>
    <w:rsid w:val="002C4610"/>
    <w:rsid w:val="002C4795"/>
    <w:rsid w:val="002C4806"/>
    <w:rsid w:val="002C4D56"/>
    <w:rsid w:val="002C4E90"/>
    <w:rsid w:val="002C4F93"/>
    <w:rsid w:val="002C5295"/>
    <w:rsid w:val="002C534A"/>
    <w:rsid w:val="002C574D"/>
    <w:rsid w:val="002C6318"/>
    <w:rsid w:val="002C64BB"/>
    <w:rsid w:val="002C7426"/>
    <w:rsid w:val="002C7614"/>
    <w:rsid w:val="002C7A24"/>
    <w:rsid w:val="002C7D78"/>
    <w:rsid w:val="002D00F6"/>
    <w:rsid w:val="002D0222"/>
    <w:rsid w:val="002D16B3"/>
    <w:rsid w:val="002D19AA"/>
    <w:rsid w:val="002D19AE"/>
    <w:rsid w:val="002D1D26"/>
    <w:rsid w:val="002D20EE"/>
    <w:rsid w:val="002D23B9"/>
    <w:rsid w:val="002D3024"/>
    <w:rsid w:val="002D32A7"/>
    <w:rsid w:val="002D3762"/>
    <w:rsid w:val="002D3986"/>
    <w:rsid w:val="002D3E32"/>
    <w:rsid w:val="002D4085"/>
    <w:rsid w:val="002D40B7"/>
    <w:rsid w:val="002D4450"/>
    <w:rsid w:val="002D47E4"/>
    <w:rsid w:val="002D4AE1"/>
    <w:rsid w:val="002D4F84"/>
    <w:rsid w:val="002D5078"/>
    <w:rsid w:val="002D52B3"/>
    <w:rsid w:val="002D543B"/>
    <w:rsid w:val="002D5AD2"/>
    <w:rsid w:val="002D5B02"/>
    <w:rsid w:val="002D5D25"/>
    <w:rsid w:val="002D6956"/>
    <w:rsid w:val="002D7235"/>
    <w:rsid w:val="002D7DC8"/>
    <w:rsid w:val="002E00A5"/>
    <w:rsid w:val="002E0D06"/>
    <w:rsid w:val="002E0DD6"/>
    <w:rsid w:val="002E11F6"/>
    <w:rsid w:val="002E1234"/>
    <w:rsid w:val="002E1995"/>
    <w:rsid w:val="002E1B80"/>
    <w:rsid w:val="002E1C88"/>
    <w:rsid w:val="002E24A3"/>
    <w:rsid w:val="002E260E"/>
    <w:rsid w:val="002E2682"/>
    <w:rsid w:val="002E2D10"/>
    <w:rsid w:val="002E2DC1"/>
    <w:rsid w:val="002E2E57"/>
    <w:rsid w:val="002E2EC4"/>
    <w:rsid w:val="002E30D9"/>
    <w:rsid w:val="002E39FB"/>
    <w:rsid w:val="002E3A43"/>
    <w:rsid w:val="002E3A53"/>
    <w:rsid w:val="002E3B9E"/>
    <w:rsid w:val="002E3E1A"/>
    <w:rsid w:val="002E3F67"/>
    <w:rsid w:val="002E44A3"/>
    <w:rsid w:val="002E465F"/>
    <w:rsid w:val="002E516B"/>
    <w:rsid w:val="002E5556"/>
    <w:rsid w:val="002E6192"/>
    <w:rsid w:val="002E61A9"/>
    <w:rsid w:val="002E6EAB"/>
    <w:rsid w:val="002E757C"/>
    <w:rsid w:val="002E7619"/>
    <w:rsid w:val="002E78B8"/>
    <w:rsid w:val="002F0C9A"/>
    <w:rsid w:val="002F0E6B"/>
    <w:rsid w:val="002F1DD5"/>
    <w:rsid w:val="002F2B31"/>
    <w:rsid w:val="002F313C"/>
    <w:rsid w:val="002F325F"/>
    <w:rsid w:val="002F328C"/>
    <w:rsid w:val="002F33FF"/>
    <w:rsid w:val="002F350E"/>
    <w:rsid w:val="002F35F0"/>
    <w:rsid w:val="002F360B"/>
    <w:rsid w:val="002F3D86"/>
    <w:rsid w:val="002F4185"/>
    <w:rsid w:val="002F45DF"/>
    <w:rsid w:val="002F4892"/>
    <w:rsid w:val="002F494F"/>
    <w:rsid w:val="002F4EF9"/>
    <w:rsid w:val="002F522D"/>
    <w:rsid w:val="002F5415"/>
    <w:rsid w:val="002F56E3"/>
    <w:rsid w:val="002F5D2D"/>
    <w:rsid w:val="002F5D44"/>
    <w:rsid w:val="002F5E5D"/>
    <w:rsid w:val="002F5F3E"/>
    <w:rsid w:val="002F617B"/>
    <w:rsid w:val="002F61EB"/>
    <w:rsid w:val="002F6482"/>
    <w:rsid w:val="002F6C19"/>
    <w:rsid w:val="002F7031"/>
    <w:rsid w:val="002F71CB"/>
    <w:rsid w:val="002F7688"/>
    <w:rsid w:val="002F78EC"/>
    <w:rsid w:val="002F7EF9"/>
    <w:rsid w:val="00300D34"/>
    <w:rsid w:val="00300E88"/>
    <w:rsid w:val="00301257"/>
    <w:rsid w:val="00302100"/>
    <w:rsid w:val="00302874"/>
    <w:rsid w:val="00302CA0"/>
    <w:rsid w:val="00303325"/>
    <w:rsid w:val="0030357B"/>
    <w:rsid w:val="003037BC"/>
    <w:rsid w:val="00303A72"/>
    <w:rsid w:val="00303E44"/>
    <w:rsid w:val="0030440D"/>
    <w:rsid w:val="0030479F"/>
    <w:rsid w:val="003050A0"/>
    <w:rsid w:val="003050A1"/>
    <w:rsid w:val="003054A7"/>
    <w:rsid w:val="0030554A"/>
    <w:rsid w:val="00305977"/>
    <w:rsid w:val="003059D6"/>
    <w:rsid w:val="00305BB5"/>
    <w:rsid w:val="00305C68"/>
    <w:rsid w:val="00305CBB"/>
    <w:rsid w:val="003062D4"/>
    <w:rsid w:val="00306903"/>
    <w:rsid w:val="00306C0B"/>
    <w:rsid w:val="00306D63"/>
    <w:rsid w:val="00307160"/>
    <w:rsid w:val="003072A4"/>
    <w:rsid w:val="00307A39"/>
    <w:rsid w:val="00307E69"/>
    <w:rsid w:val="00310313"/>
    <w:rsid w:val="003103B7"/>
    <w:rsid w:val="00310641"/>
    <w:rsid w:val="00311D7B"/>
    <w:rsid w:val="00311E92"/>
    <w:rsid w:val="00311F71"/>
    <w:rsid w:val="0031210F"/>
    <w:rsid w:val="00312F4D"/>
    <w:rsid w:val="00314072"/>
    <w:rsid w:val="00314527"/>
    <w:rsid w:val="00314A1F"/>
    <w:rsid w:val="00314D89"/>
    <w:rsid w:val="00314ED6"/>
    <w:rsid w:val="00315007"/>
    <w:rsid w:val="0031542F"/>
    <w:rsid w:val="0031554F"/>
    <w:rsid w:val="00315B3A"/>
    <w:rsid w:val="00315F51"/>
    <w:rsid w:val="00316A29"/>
    <w:rsid w:val="003172D7"/>
    <w:rsid w:val="0031754F"/>
    <w:rsid w:val="00317B7F"/>
    <w:rsid w:val="00320113"/>
    <w:rsid w:val="00320172"/>
    <w:rsid w:val="003203D1"/>
    <w:rsid w:val="0032042D"/>
    <w:rsid w:val="00321DDE"/>
    <w:rsid w:val="00322107"/>
    <w:rsid w:val="003221FC"/>
    <w:rsid w:val="00322224"/>
    <w:rsid w:val="00322520"/>
    <w:rsid w:val="00322E2A"/>
    <w:rsid w:val="00323300"/>
    <w:rsid w:val="003235FE"/>
    <w:rsid w:val="00323BAB"/>
    <w:rsid w:val="00323DB7"/>
    <w:rsid w:val="003241D3"/>
    <w:rsid w:val="003242C6"/>
    <w:rsid w:val="0032453F"/>
    <w:rsid w:val="00324863"/>
    <w:rsid w:val="00324901"/>
    <w:rsid w:val="00324D6B"/>
    <w:rsid w:val="003251EA"/>
    <w:rsid w:val="0032528D"/>
    <w:rsid w:val="00325E84"/>
    <w:rsid w:val="00326122"/>
    <w:rsid w:val="00327055"/>
    <w:rsid w:val="003279D0"/>
    <w:rsid w:val="00327FC8"/>
    <w:rsid w:val="0033027F"/>
    <w:rsid w:val="003302AB"/>
    <w:rsid w:val="00330627"/>
    <w:rsid w:val="003307ED"/>
    <w:rsid w:val="0033114B"/>
    <w:rsid w:val="00331E67"/>
    <w:rsid w:val="00331EB1"/>
    <w:rsid w:val="00333028"/>
    <w:rsid w:val="003334B5"/>
    <w:rsid w:val="003338F6"/>
    <w:rsid w:val="00333A2A"/>
    <w:rsid w:val="00333DEB"/>
    <w:rsid w:val="00333FFD"/>
    <w:rsid w:val="003341DB"/>
    <w:rsid w:val="0033425C"/>
    <w:rsid w:val="0033432A"/>
    <w:rsid w:val="00334A70"/>
    <w:rsid w:val="00334D4C"/>
    <w:rsid w:val="00334D5D"/>
    <w:rsid w:val="00335088"/>
    <w:rsid w:val="003351BB"/>
    <w:rsid w:val="00335B1A"/>
    <w:rsid w:val="00335F1E"/>
    <w:rsid w:val="00335F32"/>
    <w:rsid w:val="00336757"/>
    <w:rsid w:val="00336D27"/>
    <w:rsid w:val="00336EE6"/>
    <w:rsid w:val="00337038"/>
    <w:rsid w:val="00337559"/>
    <w:rsid w:val="00337929"/>
    <w:rsid w:val="00337B80"/>
    <w:rsid w:val="00337C38"/>
    <w:rsid w:val="003410E4"/>
    <w:rsid w:val="003414CC"/>
    <w:rsid w:val="00341933"/>
    <w:rsid w:val="0034257B"/>
    <w:rsid w:val="00342DA7"/>
    <w:rsid w:val="00342ECB"/>
    <w:rsid w:val="00343602"/>
    <w:rsid w:val="00343DE9"/>
    <w:rsid w:val="00343DF4"/>
    <w:rsid w:val="00344016"/>
    <w:rsid w:val="00345F6E"/>
    <w:rsid w:val="0034613B"/>
    <w:rsid w:val="003461EF"/>
    <w:rsid w:val="00346A1C"/>
    <w:rsid w:val="00346BB1"/>
    <w:rsid w:val="00346DF9"/>
    <w:rsid w:val="00347120"/>
    <w:rsid w:val="00347162"/>
    <w:rsid w:val="0034783A"/>
    <w:rsid w:val="0035029B"/>
    <w:rsid w:val="00350A70"/>
    <w:rsid w:val="00350EBF"/>
    <w:rsid w:val="00351B74"/>
    <w:rsid w:val="00351DA0"/>
    <w:rsid w:val="00352773"/>
    <w:rsid w:val="003528A9"/>
    <w:rsid w:val="00352B3C"/>
    <w:rsid w:val="00352E6C"/>
    <w:rsid w:val="00353515"/>
    <w:rsid w:val="0035360E"/>
    <w:rsid w:val="00353725"/>
    <w:rsid w:val="003538C4"/>
    <w:rsid w:val="00353947"/>
    <w:rsid w:val="0035398F"/>
    <w:rsid w:val="00353B77"/>
    <w:rsid w:val="00353BE6"/>
    <w:rsid w:val="00353F1B"/>
    <w:rsid w:val="00354039"/>
    <w:rsid w:val="00354457"/>
    <w:rsid w:val="003547AD"/>
    <w:rsid w:val="003548EA"/>
    <w:rsid w:val="00354CFF"/>
    <w:rsid w:val="00354FA9"/>
    <w:rsid w:val="00355822"/>
    <w:rsid w:val="003558A3"/>
    <w:rsid w:val="00356394"/>
    <w:rsid w:val="00356812"/>
    <w:rsid w:val="00356E51"/>
    <w:rsid w:val="00357241"/>
    <w:rsid w:val="0035778A"/>
    <w:rsid w:val="00360AD4"/>
    <w:rsid w:val="00360B9A"/>
    <w:rsid w:val="00360D21"/>
    <w:rsid w:val="00360EDE"/>
    <w:rsid w:val="00360FF6"/>
    <w:rsid w:val="003616E4"/>
    <w:rsid w:val="00361F39"/>
    <w:rsid w:val="00362109"/>
    <w:rsid w:val="00362655"/>
    <w:rsid w:val="003626F6"/>
    <w:rsid w:val="00362826"/>
    <w:rsid w:val="00362E0D"/>
    <w:rsid w:val="0036328E"/>
    <w:rsid w:val="00364024"/>
    <w:rsid w:val="003642CD"/>
    <w:rsid w:val="00364D7F"/>
    <w:rsid w:val="00364E2B"/>
    <w:rsid w:val="00365322"/>
    <w:rsid w:val="003654A5"/>
    <w:rsid w:val="00365BE2"/>
    <w:rsid w:val="00365CAE"/>
    <w:rsid w:val="003660D1"/>
    <w:rsid w:val="003661BC"/>
    <w:rsid w:val="003666F9"/>
    <w:rsid w:val="00367316"/>
    <w:rsid w:val="0036771C"/>
    <w:rsid w:val="00367808"/>
    <w:rsid w:val="00367974"/>
    <w:rsid w:val="00367B60"/>
    <w:rsid w:val="00367CA5"/>
    <w:rsid w:val="00367D35"/>
    <w:rsid w:val="00367F4F"/>
    <w:rsid w:val="003703B4"/>
    <w:rsid w:val="003703EE"/>
    <w:rsid w:val="00370412"/>
    <w:rsid w:val="00370CA0"/>
    <w:rsid w:val="00371267"/>
    <w:rsid w:val="00371BE6"/>
    <w:rsid w:val="003723A9"/>
    <w:rsid w:val="00372631"/>
    <w:rsid w:val="00372F74"/>
    <w:rsid w:val="00373B48"/>
    <w:rsid w:val="003744B6"/>
    <w:rsid w:val="00374877"/>
    <w:rsid w:val="00374AED"/>
    <w:rsid w:val="00374BAF"/>
    <w:rsid w:val="00374F2B"/>
    <w:rsid w:val="00375180"/>
    <w:rsid w:val="003752BA"/>
    <w:rsid w:val="00375367"/>
    <w:rsid w:val="0037558E"/>
    <w:rsid w:val="00375982"/>
    <w:rsid w:val="00375A4E"/>
    <w:rsid w:val="00376F4C"/>
    <w:rsid w:val="00376FBE"/>
    <w:rsid w:val="0037721D"/>
    <w:rsid w:val="0037729E"/>
    <w:rsid w:val="00377429"/>
    <w:rsid w:val="003774E0"/>
    <w:rsid w:val="003806DB"/>
    <w:rsid w:val="00381020"/>
    <w:rsid w:val="00381259"/>
    <w:rsid w:val="0038136F"/>
    <w:rsid w:val="003817F2"/>
    <w:rsid w:val="00381DDB"/>
    <w:rsid w:val="00381DF1"/>
    <w:rsid w:val="00381EBD"/>
    <w:rsid w:val="003827AF"/>
    <w:rsid w:val="003827DA"/>
    <w:rsid w:val="00382918"/>
    <w:rsid w:val="00383B56"/>
    <w:rsid w:val="00383E69"/>
    <w:rsid w:val="003843E0"/>
    <w:rsid w:val="0038451B"/>
    <w:rsid w:val="00384887"/>
    <w:rsid w:val="003850CA"/>
    <w:rsid w:val="00385146"/>
    <w:rsid w:val="00385459"/>
    <w:rsid w:val="0038592D"/>
    <w:rsid w:val="0038594E"/>
    <w:rsid w:val="00385B43"/>
    <w:rsid w:val="00385C79"/>
    <w:rsid w:val="0038647F"/>
    <w:rsid w:val="00386720"/>
    <w:rsid w:val="00386824"/>
    <w:rsid w:val="00386AE5"/>
    <w:rsid w:val="00386D80"/>
    <w:rsid w:val="00386EB9"/>
    <w:rsid w:val="003872EE"/>
    <w:rsid w:val="00387645"/>
    <w:rsid w:val="00387714"/>
    <w:rsid w:val="00387A24"/>
    <w:rsid w:val="00387D82"/>
    <w:rsid w:val="00387E37"/>
    <w:rsid w:val="003900ED"/>
    <w:rsid w:val="003910F8"/>
    <w:rsid w:val="00391612"/>
    <w:rsid w:val="00391EDC"/>
    <w:rsid w:val="00392431"/>
    <w:rsid w:val="003926E3"/>
    <w:rsid w:val="0039299B"/>
    <w:rsid w:val="0039366E"/>
    <w:rsid w:val="00393921"/>
    <w:rsid w:val="00393DE0"/>
    <w:rsid w:val="003945DC"/>
    <w:rsid w:val="00394A04"/>
    <w:rsid w:val="00395046"/>
    <w:rsid w:val="0039629B"/>
    <w:rsid w:val="00396E66"/>
    <w:rsid w:val="003974BC"/>
    <w:rsid w:val="00397BE4"/>
    <w:rsid w:val="003A0213"/>
    <w:rsid w:val="003A0A81"/>
    <w:rsid w:val="003A101A"/>
    <w:rsid w:val="003A10AE"/>
    <w:rsid w:val="003A1311"/>
    <w:rsid w:val="003A1CDA"/>
    <w:rsid w:val="003A2B63"/>
    <w:rsid w:val="003A3339"/>
    <w:rsid w:val="003A3ABE"/>
    <w:rsid w:val="003A3BB7"/>
    <w:rsid w:val="003A401F"/>
    <w:rsid w:val="003A469D"/>
    <w:rsid w:val="003A4A50"/>
    <w:rsid w:val="003A4EEF"/>
    <w:rsid w:val="003A4F55"/>
    <w:rsid w:val="003A4FC0"/>
    <w:rsid w:val="003A558E"/>
    <w:rsid w:val="003A5915"/>
    <w:rsid w:val="003A5BBB"/>
    <w:rsid w:val="003A5F96"/>
    <w:rsid w:val="003A61EA"/>
    <w:rsid w:val="003A6723"/>
    <w:rsid w:val="003A7204"/>
    <w:rsid w:val="003A794C"/>
    <w:rsid w:val="003A7A70"/>
    <w:rsid w:val="003B100F"/>
    <w:rsid w:val="003B10E1"/>
    <w:rsid w:val="003B1809"/>
    <w:rsid w:val="003B1849"/>
    <w:rsid w:val="003B1BD0"/>
    <w:rsid w:val="003B1E16"/>
    <w:rsid w:val="003B21E7"/>
    <w:rsid w:val="003B25EF"/>
    <w:rsid w:val="003B295C"/>
    <w:rsid w:val="003B3AF4"/>
    <w:rsid w:val="003B4107"/>
    <w:rsid w:val="003B421C"/>
    <w:rsid w:val="003B4521"/>
    <w:rsid w:val="003B522E"/>
    <w:rsid w:val="003B5367"/>
    <w:rsid w:val="003B5D17"/>
    <w:rsid w:val="003B60CB"/>
    <w:rsid w:val="003B6230"/>
    <w:rsid w:val="003B662F"/>
    <w:rsid w:val="003B68E7"/>
    <w:rsid w:val="003B6AF2"/>
    <w:rsid w:val="003B6DD9"/>
    <w:rsid w:val="003B6E2B"/>
    <w:rsid w:val="003B76FA"/>
    <w:rsid w:val="003B7F7E"/>
    <w:rsid w:val="003C0A87"/>
    <w:rsid w:val="003C0BFC"/>
    <w:rsid w:val="003C2EBA"/>
    <w:rsid w:val="003C2F0B"/>
    <w:rsid w:val="003C3262"/>
    <w:rsid w:val="003C37F0"/>
    <w:rsid w:val="003C38CB"/>
    <w:rsid w:val="003C3BE7"/>
    <w:rsid w:val="003C49D4"/>
    <w:rsid w:val="003C4B28"/>
    <w:rsid w:val="003C57F0"/>
    <w:rsid w:val="003C63AA"/>
    <w:rsid w:val="003C63DF"/>
    <w:rsid w:val="003C6E90"/>
    <w:rsid w:val="003C716D"/>
    <w:rsid w:val="003C7461"/>
    <w:rsid w:val="003C746F"/>
    <w:rsid w:val="003C7529"/>
    <w:rsid w:val="003C7A66"/>
    <w:rsid w:val="003C7FCB"/>
    <w:rsid w:val="003D0A1B"/>
    <w:rsid w:val="003D0AC5"/>
    <w:rsid w:val="003D0BBC"/>
    <w:rsid w:val="003D0BDD"/>
    <w:rsid w:val="003D0D68"/>
    <w:rsid w:val="003D0F3C"/>
    <w:rsid w:val="003D11DB"/>
    <w:rsid w:val="003D164E"/>
    <w:rsid w:val="003D1665"/>
    <w:rsid w:val="003D16E2"/>
    <w:rsid w:val="003D177E"/>
    <w:rsid w:val="003D20C0"/>
    <w:rsid w:val="003D2C1C"/>
    <w:rsid w:val="003D35F4"/>
    <w:rsid w:val="003D3679"/>
    <w:rsid w:val="003D3B05"/>
    <w:rsid w:val="003D4656"/>
    <w:rsid w:val="003D465E"/>
    <w:rsid w:val="003D4E97"/>
    <w:rsid w:val="003D5244"/>
    <w:rsid w:val="003D53EE"/>
    <w:rsid w:val="003D6174"/>
    <w:rsid w:val="003D66DB"/>
    <w:rsid w:val="003D683E"/>
    <w:rsid w:val="003D73BC"/>
    <w:rsid w:val="003D7516"/>
    <w:rsid w:val="003D75FA"/>
    <w:rsid w:val="003D7A0F"/>
    <w:rsid w:val="003E0107"/>
    <w:rsid w:val="003E0A82"/>
    <w:rsid w:val="003E0AC5"/>
    <w:rsid w:val="003E0AD5"/>
    <w:rsid w:val="003E0CB9"/>
    <w:rsid w:val="003E15C1"/>
    <w:rsid w:val="003E19AC"/>
    <w:rsid w:val="003E2985"/>
    <w:rsid w:val="003E334F"/>
    <w:rsid w:val="003E342F"/>
    <w:rsid w:val="003E36B4"/>
    <w:rsid w:val="003E480D"/>
    <w:rsid w:val="003E4AEA"/>
    <w:rsid w:val="003E62D2"/>
    <w:rsid w:val="003E68C4"/>
    <w:rsid w:val="003E7520"/>
    <w:rsid w:val="003E7833"/>
    <w:rsid w:val="003F043B"/>
    <w:rsid w:val="003F0F31"/>
    <w:rsid w:val="003F1160"/>
    <w:rsid w:val="003F1639"/>
    <w:rsid w:val="003F17C8"/>
    <w:rsid w:val="003F1817"/>
    <w:rsid w:val="003F1865"/>
    <w:rsid w:val="003F1CBA"/>
    <w:rsid w:val="003F2516"/>
    <w:rsid w:val="003F2C2D"/>
    <w:rsid w:val="003F34C1"/>
    <w:rsid w:val="003F373A"/>
    <w:rsid w:val="003F3DFE"/>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0E15"/>
    <w:rsid w:val="00401917"/>
    <w:rsid w:val="00401F39"/>
    <w:rsid w:val="004020A6"/>
    <w:rsid w:val="004027A7"/>
    <w:rsid w:val="0040283D"/>
    <w:rsid w:val="00402BB2"/>
    <w:rsid w:val="00402E33"/>
    <w:rsid w:val="00402EB2"/>
    <w:rsid w:val="004034AA"/>
    <w:rsid w:val="00403C5D"/>
    <w:rsid w:val="00404370"/>
    <w:rsid w:val="004045DE"/>
    <w:rsid w:val="00404743"/>
    <w:rsid w:val="00405473"/>
    <w:rsid w:val="004058A7"/>
    <w:rsid w:val="00405902"/>
    <w:rsid w:val="0040665E"/>
    <w:rsid w:val="004067E4"/>
    <w:rsid w:val="004068EE"/>
    <w:rsid w:val="00406C31"/>
    <w:rsid w:val="00407745"/>
    <w:rsid w:val="00407760"/>
    <w:rsid w:val="00407779"/>
    <w:rsid w:val="00407A58"/>
    <w:rsid w:val="004102F8"/>
    <w:rsid w:val="00410711"/>
    <w:rsid w:val="00410831"/>
    <w:rsid w:val="00410B35"/>
    <w:rsid w:val="00410BEE"/>
    <w:rsid w:val="00411024"/>
    <w:rsid w:val="00411A03"/>
    <w:rsid w:val="00411F18"/>
    <w:rsid w:val="0041233D"/>
    <w:rsid w:val="004124F4"/>
    <w:rsid w:val="00412D3A"/>
    <w:rsid w:val="00412DCE"/>
    <w:rsid w:val="00412F43"/>
    <w:rsid w:val="004130C2"/>
    <w:rsid w:val="00413779"/>
    <w:rsid w:val="00413857"/>
    <w:rsid w:val="00413AD9"/>
    <w:rsid w:val="00413ECD"/>
    <w:rsid w:val="00414206"/>
    <w:rsid w:val="00414288"/>
    <w:rsid w:val="004149E5"/>
    <w:rsid w:val="00414D51"/>
    <w:rsid w:val="00414DA9"/>
    <w:rsid w:val="00415264"/>
    <w:rsid w:val="0041600A"/>
    <w:rsid w:val="00416040"/>
    <w:rsid w:val="00416240"/>
    <w:rsid w:val="004163F8"/>
    <w:rsid w:val="0041650C"/>
    <w:rsid w:val="00416697"/>
    <w:rsid w:val="00416F5A"/>
    <w:rsid w:val="00417618"/>
    <w:rsid w:val="004177D1"/>
    <w:rsid w:val="0041788E"/>
    <w:rsid w:val="00417AF2"/>
    <w:rsid w:val="00420205"/>
    <w:rsid w:val="00420327"/>
    <w:rsid w:val="00420454"/>
    <w:rsid w:val="00420625"/>
    <w:rsid w:val="00420C79"/>
    <w:rsid w:val="004214D7"/>
    <w:rsid w:val="004218E1"/>
    <w:rsid w:val="00421BD1"/>
    <w:rsid w:val="00421D19"/>
    <w:rsid w:val="00421D1F"/>
    <w:rsid w:val="004225D2"/>
    <w:rsid w:val="00422967"/>
    <w:rsid w:val="00422CDA"/>
    <w:rsid w:val="00422D1D"/>
    <w:rsid w:val="00422E34"/>
    <w:rsid w:val="0042315E"/>
    <w:rsid w:val="00423623"/>
    <w:rsid w:val="004243A5"/>
    <w:rsid w:val="00424D9F"/>
    <w:rsid w:val="004251C4"/>
    <w:rsid w:val="004256AB"/>
    <w:rsid w:val="00425B72"/>
    <w:rsid w:val="00425C33"/>
    <w:rsid w:val="0042632C"/>
    <w:rsid w:val="00426563"/>
    <w:rsid w:val="004269B7"/>
    <w:rsid w:val="00426DC6"/>
    <w:rsid w:val="004275F5"/>
    <w:rsid w:val="00427CFC"/>
    <w:rsid w:val="0043034C"/>
    <w:rsid w:val="0043075F"/>
    <w:rsid w:val="0043082D"/>
    <w:rsid w:val="004310F9"/>
    <w:rsid w:val="0043159B"/>
    <w:rsid w:val="00432208"/>
    <w:rsid w:val="004326D4"/>
    <w:rsid w:val="00432BF9"/>
    <w:rsid w:val="00433F9B"/>
    <w:rsid w:val="004348D2"/>
    <w:rsid w:val="00434A86"/>
    <w:rsid w:val="00435280"/>
    <w:rsid w:val="004359F8"/>
    <w:rsid w:val="00435BFC"/>
    <w:rsid w:val="004363EC"/>
    <w:rsid w:val="00437184"/>
    <w:rsid w:val="004373F7"/>
    <w:rsid w:val="0043758C"/>
    <w:rsid w:val="004377E7"/>
    <w:rsid w:val="0044006A"/>
    <w:rsid w:val="00440265"/>
    <w:rsid w:val="0044043A"/>
    <w:rsid w:val="00440750"/>
    <w:rsid w:val="00440DBF"/>
    <w:rsid w:val="00441E16"/>
    <w:rsid w:val="004427F9"/>
    <w:rsid w:val="00442A90"/>
    <w:rsid w:val="00442C53"/>
    <w:rsid w:val="0044325A"/>
    <w:rsid w:val="004434EC"/>
    <w:rsid w:val="00443673"/>
    <w:rsid w:val="004438B9"/>
    <w:rsid w:val="00444106"/>
    <w:rsid w:val="004449CE"/>
    <w:rsid w:val="00445238"/>
    <w:rsid w:val="00445400"/>
    <w:rsid w:val="004457F5"/>
    <w:rsid w:val="00445B17"/>
    <w:rsid w:val="00445CB5"/>
    <w:rsid w:val="00446437"/>
    <w:rsid w:val="004467E8"/>
    <w:rsid w:val="00446E75"/>
    <w:rsid w:val="00447042"/>
    <w:rsid w:val="004472AC"/>
    <w:rsid w:val="004474DA"/>
    <w:rsid w:val="0044794B"/>
    <w:rsid w:val="00447B4D"/>
    <w:rsid w:val="004504CF"/>
    <w:rsid w:val="00450658"/>
    <w:rsid w:val="004507C6"/>
    <w:rsid w:val="00451F3C"/>
    <w:rsid w:val="004523DF"/>
    <w:rsid w:val="0045341F"/>
    <w:rsid w:val="00453448"/>
    <w:rsid w:val="00453E2B"/>
    <w:rsid w:val="00453F6C"/>
    <w:rsid w:val="0045410E"/>
    <w:rsid w:val="004543AF"/>
    <w:rsid w:val="004545CA"/>
    <w:rsid w:val="0045492E"/>
    <w:rsid w:val="004549C9"/>
    <w:rsid w:val="00454F0E"/>
    <w:rsid w:val="00455856"/>
    <w:rsid w:val="00455AF8"/>
    <w:rsid w:val="00456125"/>
    <w:rsid w:val="004563AC"/>
    <w:rsid w:val="00456406"/>
    <w:rsid w:val="00456E29"/>
    <w:rsid w:val="00457043"/>
    <w:rsid w:val="004570E3"/>
    <w:rsid w:val="00457561"/>
    <w:rsid w:val="00457DEF"/>
    <w:rsid w:val="00457E54"/>
    <w:rsid w:val="004607BC"/>
    <w:rsid w:val="00460A6A"/>
    <w:rsid w:val="00460AC2"/>
    <w:rsid w:val="00460EF0"/>
    <w:rsid w:val="00461263"/>
    <w:rsid w:val="00461724"/>
    <w:rsid w:val="00461EEA"/>
    <w:rsid w:val="00462973"/>
    <w:rsid w:val="00462CF1"/>
    <w:rsid w:val="00462D23"/>
    <w:rsid w:val="00463368"/>
    <w:rsid w:val="00463475"/>
    <w:rsid w:val="00463786"/>
    <w:rsid w:val="00463A29"/>
    <w:rsid w:val="00463D23"/>
    <w:rsid w:val="00463F86"/>
    <w:rsid w:val="00464331"/>
    <w:rsid w:val="0046480E"/>
    <w:rsid w:val="00464970"/>
    <w:rsid w:val="00464ACE"/>
    <w:rsid w:val="004652F4"/>
    <w:rsid w:val="00465981"/>
    <w:rsid w:val="00465D87"/>
    <w:rsid w:val="0046624C"/>
    <w:rsid w:val="004665F2"/>
    <w:rsid w:val="00466CE8"/>
    <w:rsid w:val="00467225"/>
    <w:rsid w:val="0046755E"/>
    <w:rsid w:val="00467702"/>
    <w:rsid w:val="00467905"/>
    <w:rsid w:val="00467E11"/>
    <w:rsid w:val="00470181"/>
    <w:rsid w:val="00470337"/>
    <w:rsid w:val="00470746"/>
    <w:rsid w:val="004707BE"/>
    <w:rsid w:val="00470925"/>
    <w:rsid w:val="00470A7B"/>
    <w:rsid w:val="00470D96"/>
    <w:rsid w:val="00471003"/>
    <w:rsid w:val="00471A10"/>
    <w:rsid w:val="00472332"/>
    <w:rsid w:val="00472A5D"/>
    <w:rsid w:val="00472D1F"/>
    <w:rsid w:val="00472EEB"/>
    <w:rsid w:val="00472F8F"/>
    <w:rsid w:val="004731EE"/>
    <w:rsid w:val="004733D7"/>
    <w:rsid w:val="004737F1"/>
    <w:rsid w:val="00473B6D"/>
    <w:rsid w:val="00474E23"/>
    <w:rsid w:val="0047503A"/>
    <w:rsid w:val="0047509E"/>
    <w:rsid w:val="00475BD8"/>
    <w:rsid w:val="00475C0E"/>
    <w:rsid w:val="0047602F"/>
    <w:rsid w:val="00476106"/>
    <w:rsid w:val="0047625C"/>
    <w:rsid w:val="0047636D"/>
    <w:rsid w:val="004768D6"/>
    <w:rsid w:val="00476B35"/>
    <w:rsid w:val="004770B4"/>
    <w:rsid w:val="004773F2"/>
    <w:rsid w:val="0047776D"/>
    <w:rsid w:val="00477F28"/>
    <w:rsid w:val="004802F2"/>
    <w:rsid w:val="00480672"/>
    <w:rsid w:val="004809DE"/>
    <w:rsid w:val="00480CA7"/>
    <w:rsid w:val="00480D9B"/>
    <w:rsid w:val="0048124F"/>
    <w:rsid w:val="00481457"/>
    <w:rsid w:val="004818C9"/>
    <w:rsid w:val="00481C4D"/>
    <w:rsid w:val="0048213F"/>
    <w:rsid w:val="004824F3"/>
    <w:rsid w:val="00482690"/>
    <w:rsid w:val="00482E6D"/>
    <w:rsid w:val="004833F9"/>
    <w:rsid w:val="00484277"/>
    <w:rsid w:val="00484801"/>
    <w:rsid w:val="00485394"/>
    <w:rsid w:val="00485576"/>
    <w:rsid w:val="0048566C"/>
    <w:rsid w:val="00485A14"/>
    <w:rsid w:val="00485A5B"/>
    <w:rsid w:val="00485A6B"/>
    <w:rsid w:val="0048663B"/>
    <w:rsid w:val="00486DCD"/>
    <w:rsid w:val="00487224"/>
    <w:rsid w:val="0048761C"/>
    <w:rsid w:val="004879A6"/>
    <w:rsid w:val="004879E0"/>
    <w:rsid w:val="004900FA"/>
    <w:rsid w:val="004903FB"/>
    <w:rsid w:val="004904FD"/>
    <w:rsid w:val="00490510"/>
    <w:rsid w:val="004907D7"/>
    <w:rsid w:val="00490E46"/>
    <w:rsid w:val="00490F76"/>
    <w:rsid w:val="004917DF"/>
    <w:rsid w:val="00491BBA"/>
    <w:rsid w:val="00492414"/>
    <w:rsid w:val="00492654"/>
    <w:rsid w:val="0049323C"/>
    <w:rsid w:val="00493304"/>
    <w:rsid w:val="004933F1"/>
    <w:rsid w:val="00493627"/>
    <w:rsid w:val="00493916"/>
    <w:rsid w:val="00493A2B"/>
    <w:rsid w:val="00494307"/>
    <w:rsid w:val="004943BB"/>
    <w:rsid w:val="00494713"/>
    <w:rsid w:val="00495453"/>
    <w:rsid w:val="0049575E"/>
    <w:rsid w:val="004957C6"/>
    <w:rsid w:val="00495A13"/>
    <w:rsid w:val="00497833"/>
    <w:rsid w:val="004979D4"/>
    <w:rsid w:val="00497BB2"/>
    <w:rsid w:val="00497D57"/>
    <w:rsid w:val="004A063A"/>
    <w:rsid w:val="004A07AA"/>
    <w:rsid w:val="004A0C1A"/>
    <w:rsid w:val="004A0EC0"/>
    <w:rsid w:val="004A114B"/>
    <w:rsid w:val="004A15A9"/>
    <w:rsid w:val="004A16F9"/>
    <w:rsid w:val="004A1C91"/>
    <w:rsid w:val="004A1EA5"/>
    <w:rsid w:val="004A24BE"/>
    <w:rsid w:val="004A2A32"/>
    <w:rsid w:val="004A2D63"/>
    <w:rsid w:val="004A345A"/>
    <w:rsid w:val="004A35A9"/>
    <w:rsid w:val="004A3C46"/>
    <w:rsid w:val="004A3F95"/>
    <w:rsid w:val="004A45C9"/>
    <w:rsid w:val="004A4684"/>
    <w:rsid w:val="004A49C8"/>
    <w:rsid w:val="004A582D"/>
    <w:rsid w:val="004A638A"/>
    <w:rsid w:val="004A6AC6"/>
    <w:rsid w:val="004A6CE4"/>
    <w:rsid w:val="004A6D9A"/>
    <w:rsid w:val="004A6F04"/>
    <w:rsid w:val="004A6FC5"/>
    <w:rsid w:val="004A723A"/>
    <w:rsid w:val="004A7559"/>
    <w:rsid w:val="004A776C"/>
    <w:rsid w:val="004A7F8B"/>
    <w:rsid w:val="004B004B"/>
    <w:rsid w:val="004B0CC2"/>
    <w:rsid w:val="004B0FDC"/>
    <w:rsid w:val="004B12A3"/>
    <w:rsid w:val="004B1F54"/>
    <w:rsid w:val="004B2643"/>
    <w:rsid w:val="004B26B6"/>
    <w:rsid w:val="004B2904"/>
    <w:rsid w:val="004B2F30"/>
    <w:rsid w:val="004B3801"/>
    <w:rsid w:val="004B44FC"/>
    <w:rsid w:val="004B4974"/>
    <w:rsid w:val="004B4C59"/>
    <w:rsid w:val="004B5C41"/>
    <w:rsid w:val="004B6630"/>
    <w:rsid w:val="004B67F7"/>
    <w:rsid w:val="004B6A53"/>
    <w:rsid w:val="004B6A7E"/>
    <w:rsid w:val="004B7AA2"/>
    <w:rsid w:val="004B7C4C"/>
    <w:rsid w:val="004B7D48"/>
    <w:rsid w:val="004C0942"/>
    <w:rsid w:val="004C0A6C"/>
    <w:rsid w:val="004C0D8A"/>
    <w:rsid w:val="004C0E67"/>
    <w:rsid w:val="004C0E90"/>
    <w:rsid w:val="004C10B8"/>
    <w:rsid w:val="004C1160"/>
    <w:rsid w:val="004C19CF"/>
    <w:rsid w:val="004C1C62"/>
    <w:rsid w:val="004C1E66"/>
    <w:rsid w:val="004C2E97"/>
    <w:rsid w:val="004C34F8"/>
    <w:rsid w:val="004C3803"/>
    <w:rsid w:val="004C40B5"/>
    <w:rsid w:val="004C4126"/>
    <w:rsid w:val="004C41F7"/>
    <w:rsid w:val="004C4275"/>
    <w:rsid w:val="004C5A1F"/>
    <w:rsid w:val="004C6214"/>
    <w:rsid w:val="004C6464"/>
    <w:rsid w:val="004C64BF"/>
    <w:rsid w:val="004C6684"/>
    <w:rsid w:val="004C6B61"/>
    <w:rsid w:val="004C71BB"/>
    <w:rsid w:val="004C7623"/>
    <w:rsid w:val="004C77BE"/>
    <w:rsid w:val="004C7928"/>
    <w:rsid w:val="004D00B9"/>
    <w:rsid w:val="004D0352"/>
    <w:rsid w:val="004D0526"/>
    <w:rsid w:val="004D1478"/>
    <w:rsid w:val="004D1A49"/>
    <w:rsid w:val="004D2144"/>
    <w:rsid w:val="004D2319"/>
    <w:rsid w:val="004D25AA"/>
    <w:rsid w:val="004D2793"/>
    <w:rsid w:val="004D2906"/>
    <w:rsid w:val="004D2932"/>
    <w:rsid w:val="004D2D11"/>
    <w:rsid w:val="004D35B3"/>
    <w:rsid w:val="004D39BB"/>
    <w:rsid w:val="004D40BE"/>
    <w:rsid w:val="004D43D2"/>
    <w:rsid w:val="004D4528"/>
    <w:rsid w:val="004D5003"/>
    <w:rsid w:val="004D558B"/>
    <w:rsid w:val="004D5BF1"/>
    <w:rsid w:val="004D5FA1"/>
    <w:rsid w:val="004D6A76"/>
    <w:rsid w:val="004D6C22"/>
    <w:rsid w:val="004D796F"/>
    <w:rsid w:val="004D7C0F"/>
    <w:rsid w:val="004D7CE2"/>
    <w:rsid w:val="004E041F"/>
    <w:rsid w:val="004E0807"/>
    <w:rsid w:val="004E0A8B"/>
    <w:rsid w:val="004E0C6C"/>
    <w:rsid w:val="004E0F45"/>
    <w:rsid w:val="004E1421"/>
    <w:rsid w:val="004E14D4"/>
    <w:rsid w:val="004E1EB8"/>
    <w:rsid w:val="004E1F6A"/>
    <w:rsid w:val="004E2179"/>
    <w:rsid w:val="004E2185"/>
    <w:rsid w:val="004E23B1"/>
    <w:rsid w:val="004E2486"/>
    <w:rsid w:val="004E28B9"/>
    <w:rsid w:val="004E28D1"/>
    <w:rsid w:val="004E2A04"/>
    <w:rsid w:val="004E3729"/>
    <w:rsid w:val="004E3A92"/>
    <w:rsid w:val="004E40AB"/>
    <w:rsid w:val="004E56B3"/>
    <w:rsid w:val="004E674B"/>
    <w:rsid w:val="004E674D"/>
    <w:rsid w:val="004E6BC3"/>
    <w:rsid w:val="004E6D7B"/>
    <w:rsid w:val="004E7164"/>
    <w:rsid w:val="004E71B9"/>
    <w:rsid w:val="004E7A77"/>
    <w:rsid w:val="004F0152"/>
    <w:rsid w:val="004F0586"/>
    <w:rsid w:val="004F066D"/>
    <w:rsid w:val="004F076B"/>
    <w:rsid w:val="004F0CAD"/>
    <w:rsid w:val="004F16BC"/>
    <w:rsid w:val="004F16E8"/>
    <w:rsid w:val="004F1986"/>
    <w:rsid w:val="004F1C7D"/>
    <w:rsid w:val="004F2245"/>
    <w:rsid w:val="004F240A"/>
    <w:rsid w:val="004F2ED5"/>
    <w:rsid w:val="004F3106"/>
    <w:rsid w:val="004F3156"/>
    <w:rsid w:val="004F3354"/>
    <w:rsid w:val="004F38B2"/>
    <w:rsid w:val="004F3C0C"/>
    <w:rsid w:val="004F3FA5"/>
    <w:rsid w:val="004F40BF"/>
    <w:rsid w:val="004F4301"/>
    <w:rsid w:val="004F4941"/>
    <w:rsid w:val="004F4999"/>
    <w:rsid w:val="004F4E89"/>
    <w:rsid w:val="004F53CD"/>
    <w:rsid w:val="004F5838"/>
    <w:rsid w:val="004F5D4B"/>
    <w:rsid w:val="004F5F68"/>
    <w:rsid w:val="004F63D8"/>
    <w:rsid w:val="004F6689"/>
    <w:rsid w:val="004F736B"/>
    <w:rsid w:val="004F7654"/>
    <w:rsid w:val="0050028A"/>
    <w:rsid w:val="00500416"/>
    <w:rsid w:val="00500448"/>
    <w:rsid w:val="00502539"/>
    <w:rsid w:val="00502BED"/>
    <w:rsid w:val="00502C41"/>
    <w:rsid w:val="00502F15"/>
    <w:rsid w:val="0050397F"/>
    <w:rsid w:val="005041FE"/>
    <w:rsid w:val="00504374"/>
    <w:rsid w:val="00504D37"/>
    <w:rsid w:val="00504E33"/>
    <w:rsid w:val="0050518E"/>
    <w:rsid w:val="005056F4"/>
    <w:rsid w:val="00506163"/>
    <w:rsid w:val="005063ED"/>
    <w:rsid w:val="00506659"/>
    <w:rsid w:val="0050667F"/>
    <w:rsid w:val="0050725F"/>
    <w:rsid w:val="00507C86"/>
    <w:rsid w:val="00510708"/>
    <w:rsid w:val="00510AA9"/>
    <w:rsid w:val="00511E42"/>
    <w:rsid w:val="0051223B"/>
    <w:rsid w:val="005129FA"/>
    <w:rsid w:val="00512CDD"/>
    <w:rsid w:val="005134AB"/>
    <w:rsid w:val="00513526"/>
    <w:rsid w:val="005139BE"/>
    <w:rsid w:val="00513B7D"/>
    <w:rsid w:val="005144B7"/>
    <w:rsid w:val="00514D48"/>
    <w:rsid w:val="00514F93"/>
    <w:rsid w:val="00516EE2"/>
    <w:rsid w:val="005178DC"/>
    <w:rsid w:val="00520B5B"/>
    <w:rsid w:val="00520BB9"/>
    <w:rsid w:val="00520C6C"/>
    <w:rsid w:val="00520DBC"/>
    <w:rsid w:val="00521037"/>
    <w:rsid w:val="00521087"/>
    <w:rsid w:val="005210F3"/>
    <w:rsid w:val="005217F0"/>
    <w:rsid w:val="00521B41"/>
    <w:rsid w:val="00522333"/>
    <w:rsid w:val="0052293C"/>
    <w:rsid w:val="005231E8"/>
    <w:rsid w:val="0052374D"/>
    <w:rsid w:val="00523A1B"/>
    <w:rsid w:val="00523E01"/>
    <w:rsid w:val="00523ED0"/>
    <w:rsid w:val="005241D7"/>
    <w:rsid w:val="00524228"/>
    <w:rsid w:val="00524638"/>
    <w:rsid w:val="00525F62"/>
    <w:rsid w:val="005263AB"/>
    <w:rsid w:val="005263FE"/>
    <w:rsid w:val="00527920"/>
    <w:rsid w:val="00527E95"/>
    <w:rsid w:val="00530200"/>
    <w:rsid w:val="005304B6"/>
    <w:rsid w:val="00530D53"/>
    <w:rsid w:val="0053116D"/>
    <w:rsid w:val="0053128B"/>
    <w:rsid w:val="00531AAE"/>
    <w:rsid w:val="00531D8F"/>
    <w:rsid w:val="00532562"/>
    <w:rsid w:val="0053258F"/>
    <w:rsid w:val="00532E1D"/>
    <w:rsid w:val="005333D3"/>
    <w:rsid w:val="00533630"/>
    <w:rsid w:val="00533882"/>
    <w:rsid w:val="00533F9C"/>
    <w:rsid w:val="00533FB8"/>
    <w:rsid w:val="005341E0"/>
    <w:rsid w:val="005345F0"/>
    <w:rsid w:val="00534691"/>
    <w:rsid w:val="005348CC"/>
    <w:rsid w:val="0053517A"/>
    <w:rsid w:val="00535B09"/>
    <w:rsid w:val="00535D8D"/>
    <w:rsid w:val="0053605B"/>
    <w:rsid w:val="005362FF"/>
    <w:rsid w:val="00536C25"/>
    <w:rsid w:val="00536CFE"/>
    <w:rsid w:val="00537228"/>
    <w:rsid w:val="00537333"/>
    <w:rsid w:val="00537514"/>
    <w:rsid w:val="00537739"/>
    <w:rsid w:val="0053799F"/>
    <w:rsid w:val="00537ACB"/>
    <w:rsid w:val="00540076"/>
    <w:rsid w:val="00540286"/>
    <w:rsid w:val="005402EB"/>
    <w:rsid w:val="00540E91"/>
    <w:rsid w:val="00540EEF"/>
    <w:rsid w:val="0054107F"/>
    <w:rsid w:val="00541286"/>
    <w:rsid w:val="00541579"/>
    <w:rsid w:val="0054169C"/>
    <w:rsid w:val="005416B0"/>
    <w:rsid w:val="005417A6"/>
    <w:rsid w:val="00541949"/>
    <w:rsid w:val="00541CC5"/>
    <w:rsid w:val="0054201D"/>
    <w:rsid w:val="005424AB"/>
    <w:rsid w:val="00542777"/>
    <w:rsid w:val="00542950"/>
    <w:rsid w:val="00542968"/>
    <w:rsid w:val="00542C66"/>
    <w:rsid w:val="005436B9"/>
    <w:rsid w:val="00543738"/>
    <w:rsid w:val="00543E3D"/>
    <w:rsid w:val="00544770"/>
    <w:rsid w:val="00544D19"/>
    <w:rsid w:val="00545080"/>
    <w:rsid w:val="0054526A"/>
    <w:rsid w:val="0054561D"/>
    <w:rsid w:val="00545C06"/>
    <w:rsid w:val="00545E65"/>
    <w:rsid w:val="00546571"/>
    <w:rsid w:val="0054689E"/>
    <w:rsid w:val="0054710B"/>
    <w:rsid w:val="0054737E"/>
    <w:rsid w:val="00547992"/>
    <w:rsid w:val="00547A8C"/>
    <w:rsid w:val="005500AD"/>
    <w:rsid w:val="005500D0"/>
    <w:rsid w:val="00550318"/>
    <w:rsid w:val="00550EFC"/>
    <w:rsid w:val="0055129B"/>
    <w:rsid w:val="00551AEB"/>
    <w:rsid w:val="0055279C"/>
    <w:rsid w:val="0055300D"/>
    <w:rsid w:val="0055344F"/>
    <w:rsid w:val="005534BA"/>
    <w:rsid w:val="00553B76"/>
    <w:rsid w:val="00553BDF"/>
    <w:rsid w:val="00553D44"/>
    <w:rsid w:val="00553F6D"/>
    <w:rsid w:val="005541B0"/>
    <w:rsid w:val="005550AB"/>
    <w:rsid w:val="005551AF"/>
    <w:rsid w:val="00555379"/>
    <w:rsid w:val="00555BB9"/>
    <w:rsid w:val="00555C3D"/>
    <w:rsid w:val="005562ED"/>
    <w:rsid w:val="00556570"/>
    <w:rsid w:val="00556784"/>
    <w:rsid w:val="00556BF3"/>
    <w:rsid w:val="005572A8"/>
    <w:rsid w:val="00560489"/>
    <w:rsid w:val="00560506"/>
    <w:rsid w:val="0056056F"/>
    <w:rsid w:val="00560A4A"/>
    <w:rsid w:val="00560F66"/>
    <w:rsid w:val="005628A6"/>
    <w:rsid w:val="00562960"/>
    <w:rsid w:val="00562AD9"/>
    <w:rsid w:val="00563641"/>
    <w:rsid w:val="00563B4D"/>
    <w:rsid w:val="00563E64"/>
    <w:rsid w:val="00564706"/>
    <w:rsid w:val="0056477B"/>
    <w:rsid w:val="00564EAC"/>
    <w:rsid w:val="00564F37"/>
    <w:rsid w:val="005651AA"/>
    <w:rsid w:val="005653F2"/>
    <w:rsid w:val="005660FD"/>
    <w:rsid w:val="00566B31"/>
    <w:rsid w:val="00566B54"/>
    <w:rsid w:val="00566B9F"/>
    <w:rsid w:val="005670BB"/>
    <w:rsid w:val="00567538"/>
    <w:rsid w:val="0056773D"/>
    <w:rsid w:val="0056778C"/>
    <w:rsid w:val="00567EA3"/>
    <w:rsid w:val="00567FB3"/>
    <w:rsid w:val="005705E3"/>
    <w:rsid w:val="0057071E"/>
    <w:rsid w:val="00570789"/>
    <w:rsid w:val="00570C94"/>
    <w:rsid w:val="00570DC8"/>
    <w:rsid w:val="00570FF8"/>
    <w:rsid w:val="00570FFD"/>
    <w:rsid w:val="005716D3"/>
    <w:rsid w:val="0057172D"/>
    <w:rsid w:val="00571A19"/>
    <w:rsid w:val="0057216E"/>
    <w:rsid w:val="0057241D"/>
    <w:rsid w:val="00572879"/>
    <w:rsid w:val="00572C24"/>
    <w:rsid w:val="00572DFD"/>
    <w:rsid w:val="0057371E"/>
    <w:rsid w:val="00573C77"/>
    <w:rsid w:val="005750D0"/>
    <w:rsid w:val="005751BA"/>
    <w:rsid w:val="005756CF"/>
    <w:rsid w:val="00575A49"/>
    <w:rsid w:val="00575E64"/>
    <w:rsid w:val="00576271"/>
    <w:rsid w:val="005766DD"/>
    <w:rsid w:val="00576907"/>
    <w:rsid w:val="0057715F"/>
    <w:rsid w:val="00580FBC"/>
    <w:rsid w:val="00581168"/>
    <w:rsid w:val="005812BB"/>
    <w:rsid w:val="0058203C"/>
    <w:rsid w:val="005821EF"/>
    <w:rsid w:val="005824BE"/>
    <w:rsid w:val="00582EEC"/>
    <w:rsid w:val="005832C0"/>
    <w:rsid w:val="00583425"/>
    <w:rsid w:val="0058377F"/>
    <w:rsid w:val="005841D4"/>
    <w:rsid w:val="0058425C"/>
    <w:rsid w:val="00584360"/>
    <w:rsid w:val="005844E0"/>
    <w:rsid w:val="00584C0E"/>
    <w:rsid w:val="00584E64"/>
    <w:rsid w:val="005856CE"/>
    <w:rsid w:val="005859F9"/>
    <w:rsid w:val="005863EE"/>
    <w:rsid w:val="005869EC"/>
    <w:rsid w:val="00586A32"/>
    <w:rsid w:val="00586B59"/>
    <w:rsid w:val="00586D34"/>
    <w:rsid w:val="00586E85"/>
    <w:rsid w:val="00586E9E"/>
    <w:rsid w:val="00586F4F"/>
    <w:rsid w:val="0058739A"/>
    <w:rsid w:val="005873B9"/>
    <w:rsid w:val="005875E6"/>
    <w:rsid w:val="00587830"/>
    <w:rsid w:val="0058792A"/>
    <w:rsid w:val="00587B56"/>
    <w:rsid w:val="00587C11"/>
    <w:rsid w:val="00587CF1"/>
    <w:rsid w:val="00587EB6"/>
    <w:rsid w:val="00590081"/>
    <w:rsid w:val="00590E1B"/>
    <w:rsid w:val="005918CC"/>
    <w:rsid w:val="00591B0D"/>
    <w:rsid w:val="00591CFE"/>
    <w:rsid w:val="00591DE6"/>
    <w:rsid w:val="00592631"/>
    <w:rsid w:val="005948F8"/>
    <w:rsid w:val="00594DA5"/>
    <w:rsid w:val="00595024"/>
    <w:rsid w:val="005956B2"/>
    <w:rsid w:val="005957FE"/>
    <w:rsid w:val="0059582A"/>
    <w:rsid w:val="00595BAF"/>
    <w:rsid w:val="00595E26"/>
    <w:rsid w:val="00595EB5"/>
    <w:rsid w:val="005960B6"/>
    <w:rsid w:val="0059673D"/>
    <w:rsid w:val="0059682D"/>
    <w:rsid w:val="005968C3"/>
    <w:rsid w:val="00596AA0"/>
    <w:rsid w:val="00596EDB"/>
    <w:rsid w:val="00597E92"/>
    <w:rsid w:val="005A025D"/>
    <w:rsid w:val="005A0BA0"/>
    <w:rsid w:val="005A0BF6"/>
    <w:rsid w:val="005A1684"/>
    <w:rsid w:val="005A1882"/>
    <w:rsid w:val="005A196A"/>
    <w:rsid w:val="005A1B06"/>
    <w:rsid w:val="005A1B74"/>
    <w:rsid w:val="005A1D56"/>
    <w:rsid w:val="005A1DF1"/>
    <w:rsid w:val="005A2198"/>
    <w:rsid w:val="005A22F5"/>
    <w:rsid w:val="005A3910"/>
    <w:rsid w:val="005A3DC5"/>
    <w:rsid w:val="005A45EF"/>
    <w:rsid w:val="005A4B8A"/>
    <w:rsid w:val="005A4C44"/>
    <w:rsid w:val="005A4CE4"/>
    <w:rsid w:val="005A5398"/>
    <w:rsid w:val="005A5675"/>
    <w:rsid w:val="005A5815"/>
    <w:rsid w:val="005A597E"/>
    <w:rsid w:val="005A5E91"/>
    <w:rsid w:val="005A6806"/>
    <w:rsid w:val="005A6877"/>
    <w:rsid w:val="005A6878"/>
    <w:rsid w:val="005A6AFA"/>
    <w:rsid w:val="005A6F79"/>
    <w:rsid w:val="005A7125"/>
    <w:rsid w:val="005A7297"/>
    <w:rsid w:val="005A72C7"/>
    <w:rsid w:val="005A73D2"/>
    <w:rsid w:val="005A7C38"/>
    <w:rsid w:val="005B0295"/>
    <w:rsid w:val="005B038C"/>
    <w:rsid w:val="005B06C2"/>
    <w:rsid w:val="005B0880"/>
    <w:rsid w:val="005B08BB"/>
    <w:rsid w:val="005B1163"/>
    <w:rsid w:val="005B17B6"/>
    <w:rsid w:val="005B1A12"/>
    <w:rsid w:val="005B1B51"/>
    <w:rsid w:val="005B22B7"/>
    <w:rsid w:val="005B262C"/>
    <w:rsid w:val="005B29C8"/>
    <w:rsid w:val="005B2A6E"/>
    <w:rsid w:val="005B2E96"/>
    <w:rsid w:val="005B3247"/>
    <w:rsid w:val="005B3405"/>
    <w:rsid w:val="005B3B53"/>
    <w:rsid w:val="005B3FFA"/>
    <w:rsid w:val="005B45DE"/>
    <w:rsid w:val="005B4A5B"/>
    <w:rsid w:val="005B4C51"/>
    <w:rsid w:val="005B4D15"/>
    <w:rsid w:val="005B4DE8"/>
    <w:rsid w:val="005B4E48"/>
    <w:rsid w:val="005B4E49"/>
    <w:rsid w:val="005B509C"/>
    <w:rsid w:val="005B5892"/>
    <w:rsid w:val="005B5EA4"/>
    <w:rsid w:val="005B6EC9"/>
    <w:rsid w:val="005B74BC"/>
    <w:rsid w:val="005B755E"/>
    <w:rsid w:val="005B7C15"/>
    <w:rsid w:val="005B7DA6"/>
    <w:rsid w:val="005B7EDA"/>
    <w:rsid w:val="005C0148"/>
    <w:rsid w:val="005C0D84"/>
    <w:rsid w:val="005C1EB2"/>
    <w:rsid w:val="005C2B8A"/>
    <w:rsid w:val="005C2BDD"/>
    <w:rsid w:val="005C36E4"/>
    <w:rsid w:val="005C3C6A"/>
    <w:rsid w:val="005C5708"/>
    <w:rsid w:val="005C5A39"/>
    <w:rsid w:val="005C607F"/>
    <w:rsid w:val="005C621D"/>
    <w:rsid w:val="005C66F0"/>
    <w:rsid w:val="005C673F"/>
    <w:rsid w:val="005C6867"/>
    <w:rsid w:val="005C69C9"/>
    <w:rsid w:val="005C6DD0"/>
    <w:rsid w:val="005C74A8"/>
    <w:rsid w:val="005C754F"/>
    <w:rsid w:val="005C7FDA"/>
    <w:rsid w:val="005D07E0"/>
    <w:rsid w:val="005D094A"/>
    <w:rsid w:val="005D09A7"/>
    <w:rsid w:val="005D0A36"/>
    <w:rsid w:val="005D0AD8"/>
    <w:rsid w:val="005D0E4D"/>
    <w:rsid w:val="005D0FA8"/>
    <w:rsid w:val="005D11D3"/>
    <w:rsid w:val="005D1A39"/>
    <w:rsid w:val="005D209B"/>
    <w:rsid w:val="005D2204"/>
    <w:rsid w:val="005D27DF"/>
    <w:rsid w:val="005D282A"/>
    <w:rsid w:val="005D2BB7"/>
    <w:rsid w:val="005D2C62"/>
    <w:rsid w:val="005D2EFD"/>
    <w:rsid w:val="005D30C7"/>
    <w:rsid w:val="005D3136"/>
    <w:rsid w:val="005D3599"/>
    <w:rsid w:val="005D402D"/>
    <w:rsid w:val="005D420E"/>
    <w:rsid w:val="005D443D"/>
    <w:rsid w:val="005D449B"/>
    <w:rsid w:val="005D4A99"/>
    <w:rsid w:val="005D4AC1"/>
    <w:rsid w:val="005D4AE5"/>
    <w:rsid w:val="005D53E0"/>
    <w:rsid w:val="005D5722"/>
    <w:rsid w:val="005D59F2"/>
    <w:rsid w:val="005D66C8"/>
    <w:rsid w:val="005D6A2B"/>
    <w:rsid w:val="005D70D4"/>
    <w:rsid w:val="005D712D"/>
    <w:rsid w:val="005D7980"/>
    <w:rsid w:val="005D7C3E"/>
    <w:rsid w:val="005E04C4"/>
    <w:rsid w:val="005E08B6"/>
    <w:rsid w:val="005E0F70"/>
    <w:rsid w:val="005E1423"/>
    <w:rsid w:val="005E1514"/>
    <w:rsid w:val="005E1916"/>
    <w:rsid w:val="005E2A98"/>
    <w:rsid w:val="005E3892"/>
    <w:rsid w:val="005E3BE0"/>
    <w:rsid w:val="005E3E6F"/>
    <w:rsid w:val="005E4162"/>
    <w:rsid w:val="005E4F3B"/>
    <w:rsid w:val="005E5944"/>
    <w:rsid w:val="005E5C1C"/>
    <w:rsid w:val="005E658D"/>
    <w:rsid w:val="005E6629"/>
    <w:rsid w:val="005E6DD2"/>
    <w:rsid w:val="005E76CB"/>
    <w:rsid w:val="005F0446"/>
    <w:rsid w:val="005F073D"/>
    <w:rsid w:val="005F1215"/>
    <w:rsid w:val="005F1626"/>
    <w:rsid w:val="005F1F53"/>
    <w:rsid w:val="005F2363"/>
    <w:rsid w:val="005F2372"/>
    <w:rsid w:val="005F23DE"/>
    <w:rsid w:val="005F25E3"/>
    <w:rsid w:val="005F2BBE"/>
    <w:rsid w:val="005F33D3"/>
    <w:rsid w:val="005F374C"/>
    <w:rsid w:val="005F47C8"/>
    <w:rsid w:val="005F4B45"/>
    <w:rsid w:val="005F50A1"/>
    <w:rsid w:val="005F573D"/>
    <w:rsid w:val="005F5BB1"/>
    <w:rsid w:val="005F5DBF"/>
    <w:rsid w:val="005F6361"/>
    <w:rsid w:val="005F65EC"/>
    <w:rsid w:val="005F6E93"/>
    <w:rsid w:val="005F7169"/>
    <w:rsid w:val="005F7AAA"/>
    <w:rsid w:val="00601429"/>
    <w:rsid w:val="006017E0"/>
    <w:rsid w:val="00601D88"/>
    <w:rsid w:val="00601DB1"/>
    <w:rsid w:val="00601E34"/>
    <w:rsid w:val="00601EDA"/>
    <w:rsid w:val="00601F78"/>
    <w:rsid w:val="006021CC"/>
    <w:rsid w:val="006022E4"/>
    <w:rsid w:val="006024B6"/>
    <w:rsid w:val="00602F86"/>
    <w:rsid w:val="00603BC2"/>
    <w:rsid w:val="00603C71"/>
    <w:rsid w:val="00603CF2"/>
    <w:rsid w:val="00603D52"/>
    <w:rsid w:val="0060501C"/>
    <w:rsid w:val="006063A2"/>
    <w:rsid w:val="006069C6"/>
    <w:rsid w:val="00606B11"/>
    <w:rsid w:val="00606C93"/>
    <w:rsid w:val="00607438"/>
    <w:rsid w:val="00610239"/>
    <w:rsid w:val="00610D46"/>
    <w:rsid w:val="0061196C"/>
    <w:rsid w:val="006119BA"/>
    <w:rsid w:val="00611E32"/>
    <w:rsid w:val="00611FA1"/>
    <w:rsid w:val="006120F0"/>
    <w:rsid w:val="00612121"/>
    <w:rsid w:val="00612440"/>
    <w:rsid w:val="0061257B"/>
    <w:rsid w:val="0061280A"/>
    <w:rsid w:val="00613B97"/>
    <w:rsid w:val="0061430A"/>
    <w:rsid w:val="00614B8F"/>
    <w:rsid w:val="00615119"/>
    <w:rsid w:val="006157BA"/>
    <w:rsid w:val="006157D5"/>
    <w:rsid w:val="006158A6"/>
    <w:rsid w:val="00616020"/>
    <w:rsid w:val="00616793"/>
    <w:rsid w:val="0061699E"/>
    <w:rsid w:val="006171BD"/>
    <w:rsid w:val="006178F2"/>
    <w:rsid w:val="00617CD7"/>
    <w:rsid w:val="00620379"/>
    <w:rsid w:val="00620A7E"/>
    <w:rsid w:val="00620B0A"/>
    <w:rsid w:val="00620C85"/>
    <w:rsid w:val="006213C8"/>
    <w:rsid w:val="00621802"/>
    <w:rsid w:val="0062193E"/>
    <w:rsid w:val="00621AE6"/>
    <w:rsid w:val="00621D4B"/>
    <w:rsid w:val="00621E6D"/>
    <w:rsid w:val="006222C6"/>
    <w:rsid w:val="00622C8F"/>
    <w:rsid w:val="0062314C"/>
    <w:rsid w:val="00623686"/>
    <w:rsid w:val="006238E0"/>
    <w:rsid w:val="00623AE4"/>
    <w:rsid w:val="00623DF1"/>
    <w:rsid w:val="00623FAE"/>
    <w:rsid w:val="0062413F"/>
    <w:rsid w:val="0062503C"/>
    <w:rsid w:val="00625565"/>
    <w:rsid w:val="0062560D"/>
    <w:rsid w:val="00625F75"/>
    <w:rsid w:val="00626236"/>
    <w:rsid w:val="00626B44"/>
    <w:rsid w:val="0062765E"/>
    <w:rsid w:val="0062787D"/>
    <w:rsid w:val="00627B21"/>
    <w:rsid w:val="006300F3"/>
    <w:rsid w:val="00630528"/>
    <w:rsid w:val="006306AF"/>
    <w:rsid w:val="00630994"/>
    <w:rsid w:val="00630A0A"/>
    <w:rsid w:val="00630B08"/>
    <w:rsid w:val="00631277"/>
    <w:rsid w:val="006316CA"/>
    <w:rsid w:val="00631ADB"/>
    <w:rsid w:val="00632499"/>
    <w:rsid w:val="00632545"/>
    <w:rsid w:val="006327F5"/>
    <w:rsid w:val="006328FC"/>
    <w:rsid w:val="00632B17"/>
    <w:rsid w:val="00632EC3"/>
    <w:rsid w:val="00633642"/>
    <w:rsid w:val="00633C98"/>
    <w:rsid w:val="0063420E"/>
    <w:rsid w:val="00634423"/>
    <w:rsid w:val="0063460A"/>
    <w:rsid w:val="00634A10"/>
    <w:rsid w:val="00634A8C"/>
    <w:rsid w:val="00634E13"/>
    <w:rsid w:val="00634F9F"/>
    <w:rsid w:val="0063520D"/>
    <w:rsid w:val="00635792"/>
    <w:rsid w:val="00635807"/>
    <w:rsid w:val="00635BDD"/>
    <w:rsid w:val="00635FD0"/>
    <w:rsid w:val="00636D2F"/>
    <w:rsid w:val="00636FAD"/>
    <w:rsid w:val="006376A0"/>
    <w:rsid w:val="006378BF"/>
    <w:rsid w:val="00637975"/>
    <w:rsid w:val="00637A89"/>
    <w:rsid w:val="00637B87"/>
    <w:rsid w:val="00637CDC"/>
    <w:rsid w:val="00637E33"/>
    <w:rsid w:val="0064003A"/>
    <w:rsid w:val="006400A3"/>
    <w:rsid w:val="00640428"/>
    <w:rsid w:val="00640699"/>
    <w:rsid w:val="00640799"/>
    <w:rsid w:val="0064080A"/>
    <w:rsid w:val="00640A55"/>
    <w:rsid w:val="00640A7E"/>
    <w:rsid w:val="00640DA7"/>
    <w:rsid w:val="00642AA7"/>
    <w:rsid w:val="00642C0B"/>
    <w:rsid w:val="00642DBC"/>
    <w:rsid w:val="00643010"/>
    <w:rsid w:val="006432A1"/>
    <w:rsid w:val="00643FAC"/>
    <w:rsid w:val="00644C86"/>
    <w:rsid w:val="00645173"/>
    <w:rsid w:val="0064579B"/>
    <w:rsid w:val="00645A8E"/>
    <w:rsid w:val="00646143"/>
    <w:rsid w:val="00646D84"/>
    <w:rsid w:val="00647313"/>
    <w:rsid w:val="00647384"/>
    <w:rsid w:val="006478F0"/>
    <w:rsid w:val="00647F13"/>
    <w:rsid w:val="00650481"/>
    <w:rsid w:val="006507E8"/>
    <w:rsid w:val="00650981"/>
    <w:rsid w:val="006509AD"/>
    <w:rsid w:val="006509FC"/>
    <w:rsid w:val="00650AC9"/>
    <w:rsid w:val="00650AE3"/>
    <w:rsid w:val="006511C9"/>
    <w:rsid w:val="00651BB4"/>
    <w:rsid w:val="00652640"/>
    <w:rsid w:val="006528C3"/>
    <w:rsid w:val="00652983"/>
    <w:rsid w:val="00652B7D"/>
    <w:rsid w:val="0065307A"/>
    <w:rsid w:val="0065308E"/>
    <w:rsid w:val="00653B2C"/>
    <w:rsid w:val="00654083"/>
    <w:rsid w:val="006547CB"/>
    <w:rsid w:val="00654998"/>
    <w:rsid w:val="00654E48"/>
    <w:rsid w:val="00655104"/>
    <w:rsid w:val="00655124"/>
    <w:rsid w:val="006555BB"/>
    <w:rsid w:val="00655F9B"/>
    <w:rsid w:val="0065611C"/>
    <w:rsid w:val="006568FE"/>
    <w:rsid w:val="00656B04"/>
    <w:rsid w:val="00656F48"/>
    <w:rsid w:val="006573CF"/>
    <w:rsid w:val="00660F7A"/>
    <w:rsid w:val="006617C2"/>
    <w:rsid w:val="00661812"/>
    <w:rsid w:val="00661C36"/>
    <w:rsid w:val="00661C9D"/>
    <w:rsid w:val="00661DB5"/>
    <w:rsid w:val="00661E71"/>
    <w:rsid w:val="00661EE4"/>
    <w:rsid w:val="00662215"/>
    <w:rsid w:val="006627CF"/>
    <w:rsid w:val="00662855"/>
    <w:rsid w:val="0066358C"/>
    <w:rsid w:val="00663803"/>
    <w:rsid w:val="00663A13"/>
    <w:rsid w:val="00663BCB"/>
    <w:rsid w:val="0066436D"/>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036"/>
    <w:rsid w:val="006711BF"/>
    <w:rsid w:val="006716E0"/>
    <w:rsid w:val="00671861"/>
    <w:rsid w:val="006718EA"/>
    <w:rsid w:val="00672398"/>
    <w:rsid w:val="00672B0F"/>
    <w:rsid w:val="00672C13"/>
    <w:rsid w:val="0067304F"/>
    <w:rsid w:val="006730AD"/>
    <w:rsid w:val="006732EE"/>
    <w:rsid w:val="00673AEA"/>
    <w:rsid w:val="00674491"/>
    <w:rsid w:val="0067459B"/>
    <w:rsid w:val="006748D5"/>
    <w:rsid w:val="00674981"/>
    <w:rsid w:val="00674E9B"/>
    <w:rsid w:val="00675387"/>
    <w:rsid w:val="006755D0"/>
    <w:rsid w:val="00675AA3"/>
    <w:rsid w:val="00675C5D"/>
    <w:rsid w:val="00675FB4"/>
    <w:rsid w:val="00676400"/>
    <w:rsid w:val="00676419"/>
    <w:rsid w:val="006765CD"/>
    <w:rsid w:val="006766A3"/>
    <w:rsid w:val="006766D1"/>
    <w:rsid w:val="00676B11"/>
    <w:rsid w:val="00676ED5"/>
    <w:rsid w:val="006772E6"/>
    <w:rsid w:val="00677835"/>
    <w:rsid w:val="00677FB3"/>
    <w:rsid w:val="00680395"/>
    <w:rsid w:val="00680C2E"/>
    <w:rsid w:val="00681778"/>
    <w:rsid w:val="00681F03"/>
    <w:rsid w:val="00681FA4"/>
    <w:rsid w:val="006820C0"/>
    <w:rsid w:val="00682511"/>
    <w:rsid w:val="00683384"/>
    <w:rsid w:val="00683454"/>
    <w:rsid w:val="0068530F"/>
    <w:rsid w:val="006855E6"/>
    <w:rsid w:val="006856BE"/>
    <w:rsid w:val="006859A6"/>
    <w:rsid w:val="006859EB"/>
    <w:rsid w:val="00685ADB"/>
    <w:rsid w:val="00685F7A"/>
    <w:rsid w:val="0068641C"/>
    <w:rsid w:val="0068691D"/>
    <w:rsid w:val="00686CB0"/>
    <w:rsid w:val="00686DA5"/>
    <w:rsid w:val="00687C17"/>
    <w:rsid w:val="0069061A"/>
    <w:rsid w:val="00690952"/>
    <w:rsid w:val="00690FB8"/>
    <w:rsid w:val="006911C5"/>
    <w:rsid w:val="00691986"/>
    <w:rsid w:val="006919D4"/>
    <w:rsid w:val="00691ACE"/>
    <w:rsid w:val="00691C30"/>
    <w:rsid w:val="00691DE5"/>
    <w:rsid w:val="00692341"/>
    <w:rsid w:val="00692575"/>
    <w:rsid w:val="00693366"/>
    <w:rsid w:val="00693A06"/>
    <w:rsid w:val="006942C7"/>
    <w:rsid w:val="006943BC"/>
    <w:rsid w:val="00694406"/>
    <w:rsid w:val="00694848"/>
    <w:rsid w:val="006952B5"/>
    <w:rsid w:val="006958B5"/>
    <w:rsid w:val="00695A01"/>
    <w:rsid w:val="00695D3D"/>
    <w:rsid w:val="00696384"/>
    <w:rsid w:val="00697ADB"/>
    <w:rsid w:val="00697DA6"/>
    <w:rsid w:val="00697F40"/>
    <w:rsid w:val="00697FF7"/>
    <w:rsid w:val="006A11E7"/>
    <w:rsid w:val="006A13F2"/>
    <w:rsid w:val="006A1DF9"/>
    <w:rsid w:val="006A286A"/>
    <w:rsid w:val="006A2CCD"/>
    <w:rsid w:val="006A2DB9"/>
    <w:rsid w:val="006A418B"/>
    <w:rsid w:val="006A4212"/>
    <w:rsid w:val="006A4946"/>
    <w:rsid w:val="006A4E72"/>
    <w:rsid w:val="006A52EC"/>
    <w:rsid w:val="006A5854"/>
    <w:rsid w:val="006A6C48"/>
    <w:rsid w:val="006A6E41"/>
    <w:rsid w:val="006A7346"/>
    <w:rsid w:val="006A758F"/>
    <w:rsid w:val="006A7649"/>
    <w:rsid w:val="006A7738"/>
    <w:rsid w:val="006A7AFF"/>
    <w:rsid w:val="006A7B52"/>
    <w:rsid w:val="006A7C15"/>
    <w:rsid w:val="006B0120"/>
    <w:rsid w:val="006B03C2"/>
    <w:rsid w:val="006B03CC"/>
    <w:rsid w:val="006B0DA6"/>
    <w:rsid w:val="006B13AE"/>
    <w:rsid w:val="006B1A74"/>
    <w:rsid w:val="006B1AD7"/>
    <w:rsid w:val="006B1D99"/>
    <w:rsid w:val="006B1E3A"/>
    <w:rsid w:val="006B1EDE"/>
    <w:rsid w:val="006B1F6C"/>
    <w:rsid w:val="006B2126"/>
    <w:rsid w:val="006B2277"/>
    <w:rsid w:val="006B2340"/>
    <w:rsid w:val="006B2934"/>
    <w:rsid w:val="006B2942"/>
    <w:rsid w:val="006B2AFC"/>
    <w:rsid w:val="006B353A"/>
    <w:rsid w:val="006B3721"/>
    <w:rsid w:val="006B4F02"/>
    <w:rsid w:val="006B5CE3"/>
    <w:rsid w:val="006B5F78"/>
    <w:rsid w:val="006B61DC"/>
    <w:rsid w:val="006B6378"/>
    <w:rsid w:val="006B6975"/>
    <w:rsid w:val="006B6AC7"/>
    <w:rsid w:val="006B6B4D"/>
    <w:rsid w:val="006B6CE7"/>
    <w:rsid w:val="006B6FDC"/>
    <w:rsid w:val="006B7188"/>
    <w:rsid w:val="006B71BC"/>
    <w:rsid w:val="006B7357"/>
    <w:rsid w:val="006B77E7"/>
    <w:rsid w:val="006B7C6A"/>
    <w:rsid w:val="006B7E6A"/>
    <w:rsid w:val="006C00C1"/>
    <w:rsid w:val="006C027B"/>
    <w:rsid w:val="006C08C3"/>
    <w:rsid w:val="006C111E"/>
    <w:rsid w:val="006C1222"/>
    <w:rsid w:val="006C164D"/>
    <w:rsid w:val="006C1CC8"/>
    <w:rsid w:val="006C231A"/>
    <w:rsid w:val="006C26ED"/>
    <w:rsid w:val="006C2804"/>
    <w:rsid w:val="006C2C93"/>
    <w:rsid w:val="006C2FEA"/>
    <w:rsid w:val="006C3096"/>
    <w:rsid w:val="006C30C7"/>
    <w:rsid w:val="006C3BE6"/>
    <w:rsid w:val="006C3D2D"/>
    <w:rsid w:val="006C450F"/>
    <w:rsid w:val="006C45B5"/>
    <w:rsid w:val="006C46FC"/>
    <w:rsid w:val="006C4C61"/>
    <w:rsid w:val="006C4DF2"/>
    <w:rsid w:val="006C5426"/>
    <w:rsid w:val="006C7556"/>
    <w:rsid w:val="006C7DF8"/>
    <w:rsid w:val="006C7F90"/>
    <w:rsid w:val="006D019D"/>
    <w:rsid w:val="006D028A"/>
    <w:rsid w:val="006D07A6"/>
    <w:rsid w:val="006D0A97"/>
    <w:rsid w:val="006D15E5"/>
    <w:rsid w:val="006D17AA"/>
    <w:rsid w:val="006D17FD"/>
    <w:rsid w:val="006D22C4"/>
    <w:rsid w:val="006D230D"/>
    <w:rsid w:val="006D277D"/>
    <w:rsid w:val="006D284F"/>
    <w:rsid w:val="006D2FC7"/>
    <w:rsid w:val="006D3129"/>
    <w:rsid w:val="006D3540"/>
    <w:rsid w:val="006D3EC2"/>
    <w:rsid w:val="006D4106"/>
    <w:rsid w:val="006D471B"/>
    <w:rsid w:val="006D472D"/>
    <w:rsid w:val="006D52D7"/>
    <w:rsid w:val="006D5550"/>
    <w:rsid w:val="006D560D"/>
    <w:rsid w:val="006D58BA"/>
    <w:rsid w:val="006D6438"/>
    <w:rsid w:val="006D6BD1"/>
    <w:rsid w:val="006D6D70"/>
    <w:rsid w:val="006D707B"/>
    <w:rsid w:val="006D708F"/>
    <w:rsid w:val="006E10C7"/>
    <w:rsid w:val="006E1548"/>
    <w:rsid w:val="006E182A"/>
    <w:rsid w:val="006E1988"/>
    <w:rsid w:val="006E2077"/>
    <w:rsid w:val="006E219E"/>
    <w:rsid w:val="006E2379"/>
    <w:rsid w:val="006E2C0F"/>
    <w:rsid w:val="006E3515"/>
    <w:rsid w:val="006E380F"/>
    <w:rsid w:val="006E42B4"/>
    <w:rsid w:val="006E42FF"/>
    <w:rsid w:val="006E4902"/>
    <w:rsid w:val="006E4F8B"/>
    <w:rsid w:val="006E5AE5"/>
    <w:rsid w:val="006E625F"/>
    <w:rsid w:val="006E6D22"/>
    <w:rsid w:val="006E6F98"/>
    <w:rsid w:val="006E74E9"/>
    <w:rsid w:val="006E765D"/>
    <w:rsid w:val="006F00A4"/>
    <w:rsid w:val="006F03FE"/>
    <w:rsid w:val="006F0680"/>
    <w:rsid w:val="006F08A1"/>
    <w:rsid w:val="006F0D10"/>
    <w:rsid w:val="006F1192"/>
    <w:rsid w:val="006F1664"/>
    <w:rsid w:val="006F18CB"/>
    <w:rsid w:val="006F2914"/>
    <w:rsid w:val="006F35AA"/>
    <w:rsid w:val="006F3878"/>
    <w:rsid w:val="006F51CB"/>
    <w:rsid w:val="006F52DF"/>
    <w:rsid w:val="006F5721"/>
    <w:rsid w:val="006F5798"/>
    <w:rsid w:val="006F57B4"/>
    <w:rsid w:val="006F5B74"/>
    <w:rsid w:val="006F5E65"/>
    <w:rsid w:val="006F655C"/>
    <w:rsid w:val="006F660F"/>
    <w:rsid w:val="006F6C89"/>
    <w:rsid w:val="006F72A0"/>
    <w:rsid w:val="006F73D7"/>
    <w:rsid w:val="006F76E5"/>
    <w:rsid w:val="006F7B28"/>
    <w:rsid w:val="006F7BC9"/>
    <w:rsid w:val="006F7C4F"/>
    <w:rsid w:val="007006CC"/>
    <w:rsid w:val="007006DA"/>
    <w:rsid w:val="007006EC"/>
    <w:rsid w:val="007007E9"/>
    <w:rsid w:val="00700A3A"/>
    <w:rsid w:val="00700B3A"/>
    <w:rsid w:val="00701085"/>
    <w:rsid w:val="0070130A"/>
    <w:rsid w:val="007013EF"/>
    <w:rsid w:val="0070172D"/>
    <w:rsid w:val="0070195B"/>
    <w:rsid w:val="00702292"/>
    <w:rsid w:val="00702526"/>
    <w:rsid w:val="00702586"/>
    <w:rsid w:val="00702983"/>
    <w:rsid w:val="00702AE7"/>
    <w:rsid w:val="00702B77"/>
    <w:rsid w:val="00702DBE"/>
    <w:rsid w:val="0070391E"/>
    <w:rsid w:val="00703C81"/>
    <w:rsid w:val="00704C66"/>
    <w:rsid w:val="00704F09"/>
    <w:rsid w:val="00704F58"/>
    <w:rsid w:val="00706755"/>
    <w:rsid w:val="00706998"/>
    <w:rsid w:val="00707007"/>
    <w:rsid w:val="00707AB2"/>
    <w:rsid w:val="00707E16"/>
    <w:rsid w:val="007107F9"/>
    <w:rsid w:val="0071096F"/>
    <w:rsid w:val="007109DD"/>
    <w:rsid w:val="0071142B"/>
    <w:rsid w:val="007116EB"/>
    <w:rsid w:val="00711B02"/>
    <w:rsid w:val="00711CFE"/>
    <w:rsid w:val="007123F8"/>
    <w:rsid w:val="00712A7C"/>
    <w:rsid w:val="00712E40"/>
    <w:rsid w:val="007131CE"/>
    <w:rsid w:val="0071391D"/>
    <w:rsid w:val="00714A8A"/>
    <w:rsid w:val="00714C97"/>
    <w:rsid w:val="00714D63"/>
    <w:rsid w:val="00714EDB"/>
    <w:rsid w:val="00714F4F"/>
    <w:rsid w:val="007156D0"/>
    <w:rsid w:val="007156FD"/>
    <w:rsid w:val="00716570"/>
    <w:rsid w:val="00716647"/>
    <w:rsid w:val="0071689D"/>
    <w:rsid w:val="007169F4"/>
    <w:rsid w:val="0071701D"/>
    <w:rsid w:val="00717FF1"/>
    <w:rsid w:val="007205D7"/>
    <w:rsid w:val="00720BAF"/>
    <w:rsid w:val="00720BE1"/>
    <w:rsid w:val="0072187B"/>
    <w:rsid w:val="00722085"/>
    <w:rsid w:val="0072262F"/>
    <w:rsid w:val="007231AE"/>
    <w:rsid w:val="00723227"/>
    <w:rsid w:val="00723368"/>
    <w:rsid w:val="00723526"/>
    <w:rsid w:val="0072366B"/>
    <w:rsid w:val="00723BC7"/>
    <w:rsid w:val="00724744"/>
    <w:rsid w:val="00724996"/>
    <w:rsid w:val="00724C62"/>
    <w:rsid w:val="0072556F"/>
    <w:rsid w:val="007257A6"/>
    <w:rsid w:val="00725A51"/>
    <w:rsid w:val="0072673B"/>
    <w:rsid w:val="00726ACF"/>
    <w:rsid w:val="00726F04"/>
    <w:rsid w:val="00727A39"/>
    <w:rsid w:val="00727A8C"/>
    <w:rsid w:val="00727CA7"/>
    <w:rsid w:val="00727E11"/>
    <w:rsid w:val="00727E1E"/>
    <w:rsid w:val="007301DD"/>
    <w:rsid w:val="007305EA"/>
    <w:rsid w:val="0073091D"/>
    <w:rsid w:val="007309FB"/>
    <w:rsid w:val="00730ED4"/>
    <w:rsid w:val="00730EEB"/>
    <w:rsid w:val="0073277C"/>
    <w:rsid w:val="00732FBA"/>
    <w:rsid w:val="00733404"/>
    <w:rsid w:val="0073383F"/>
    <w:rsid w:val="00733A7A"/>
    <w:rsid w:val="00733D1A"/>
    <w:rsid w:val="00733EA1"/>
    <w:rsid w:val="007345ED"/>
    <w:rsid w:val="00734F8E"/>
    <w:rsid w:val="00735858"/>
    <w:rsid w:val="007358A0"/>
    <w:rsid w:val="00735979"/>
    <w:rsid w:val="00735AEF"/>
    <w:rsid w:val="0073604D"/>
    <w:rsid w:val="00736159"/>
    <w:rsid w:val="00736523"/>
    <w:rsid w:val="007369DB"/>
    <w:rsid w:val="00736E8F"/>
    <w:rsid w:val="0073711D"/>
    <w:rsid w:val="007379E3"/>
    <w:rsid w:val="00737C52"/>
    <w:rsid w:val="00740084"/>
    <w:rsid w:val="00740844"/>
    <w:rsid w:val="00741B5D"/>
    <w:rsid w:val="00741E1D"/>
    <w:rsid w:val="00741F3D"/>
    <w:rsid w:val="007421ED"/>
    <w:rsid w:val="007429C1"/>
    <w:rsid w:val="0074373F"/>
    <w:rsid w:val="00744529"/>
    <w:rsid w:val="00744735"/>
    <w:rsid w:val="00744990"/>
    <w:rsid w:val="007449E8"/>
    <w:rsid w:val="00744B47"/>
    <w:rsid w:val="00744B65"/>
    <w:rsid w:val="00744EE0"/>
    <w:rsid w:val="007454AC"/>
    <w:rsid w:val="0074561B"/>
    <w:rsid w:val="00745CB4"/>
    <w:rsid w:val="007464CD"/>
    <w:rsid w:val="00746BAC"/>
    <w:rsid w:val="007471EE"/>
    <w:rsid w:val="0074750F"/>
    <w:rsid w:val="00747526"/>
    <w:rsid w:val="00750710"/>
    <w:rsid w:val="00750A55"/>
    <w:rsid w:val="00751A94"/>
    <w:rsid w:val="00752142"/>
    <w:rsid w:val="00752645"/>
    <w:rsid w:val="00752664"/>
    <w:rsid w:val="00752959"/>
    <w:rsid w:val="00752C4E"/>
    <w:rsid w:val="00752D41"/>
    <w:rsid w:val="007531FE"/>
    <w:rsid w:val="007534FC"/>
    <w:rsid w:val="00753690"/>
    <w:rsid w:val="0075387D"/>
    <w:rsid w:val="00753D28"/>
    <w:rsid w:val="00753D9C"/>
    <w:rsid w:val="00753F0E"/>
    <w:rsid w:val="007541C8"/>
    <w:rsid w:val="007546C5"/>
    <w:rsid w:val="00754A46"/>
    <w:rsid w:val="00754C50"/>
    <w:rsid w:val="00754D78"/>
    <w:rsid w:val="0075582B"/>
    <w:rsid w:val="00756803"/>
    <w:rsid w:val="00756C42"/>
    <w:rsid w:val="00756E3F"/>
    <w:rsid w:val="0075723C"/>
    <w:rsid w:val="0075797D"/>
    <w:rsid w:val="00760089"/>
    <w:rsid w:val="00760205"/>
    <w:rsid w:val="00760254"/>
    <w:rsid w:val="00760775"/>
    <w:rsid w:val="007609F5"/>
    <w:rsid w:val="00760A98"/>
    <w:rsid w:val="00760ACE"/>
    <w:rsid w:val="00760C21"/>
    <w:rsid w:val="0076108B"/>
    <w:rsid w:val="007617C6"/>
    <w:rsid w:val="0076200C"/>
    <w:rsid w:val="007629C9"/>
    <w:rsid w:val="00762D69"/>
    <w:rsid w:val="00764059"/>
    <w:rsid w:val="007647F1"/>
    <w:rsid w:val="007652E8"/>
    <w:rsid w:val="007655DE"/>
    <w:rsid w:val="00765704"/>
    <w:rsid w:val="0076578A"/>
    <w:rsid w:val="00765A34"/>
    <w:rsid w:val="00765C15"/>
    <w:rsid w:val="00765F5C"/>
    <w:rsid w:val="00766A03"/>
    <w:rsid w:val="00766B95"/>
    <w:rsid w:val="0076787F"/>
    <w:rsid w:val="0076791C"/>
    <w:rsid w:val="00767BD2"/>
    <w:rsid w:val="00767F54"/>
    <w:rsid w:val="007700AC"/>
    <w:rsid w:val="0077049F"/>
    <w:rsid w:val="007704FA"/>
    <w:rsid w:val="00770BD0"/>
    <w:rsid w:val="00770C6A"/>
    <w:rsid w:val="00770D38"/>
    <w:rsid w:val="00770DDA"/>
    <w:rsid w:val="00770EA1"/>
    <w:rsid w:val="00770FEB"/>
    <w:rsid w:val="00771D2F"/>
    <w:rsid w:val="00771F8C"/>
    <w:rsid w:val="0077208C"/>
    <w:rsid w:val="00772DFE"/>
    <w:rsid w:val="007730FB"/>
    <w:rsid w:val="00773335"/>
    <w:rsid w:val="007733AC"/>
    <w:rsid w:val="00773A76"/>
    <w:rsid w:val="00773DB8"/>
    <w:rsid w:val="00773F6F"/>
    <w:rsid w:val="00774229"/>
    <w:rsid w:val="007742B1"/>
    <w:rsid w:val="00774745"/>
    <w:rsid w:val="00774E47"/>
    <w:rsid w:val="00775994"/>
    <w:rsid w:val="00776072"/>
    <w:rsid w:val="0077608B"/>
    <w:rsid w:val="00776128"/>
    <w:rsid w:val="00776191"/>
    <w:rsid w:val="007768A2"/>
    <w:rsid w:val="0077761B"/>
    <w:rsid w:val="0077789A"/>
    <w:rsid w:val="0078001D"/>
    <w:rsid w:val="00780806"/>
    <w:rsid w:val="00780B42"/>
    <w:rsid w:val="00780FFE"/>
    <w:rsid w:val="007810DC"/>
    <w:rsid w:val="007813E2"/>
    <w:rsid w:val="00781772"/>
    <w:rsid w:val="007818E3"/>
    <w:rsid w:val="0078194B"/>
    <w:rsid w:val="0078197A"/>
    <w:rsid w:val="007819EC"/>
    <w:rsid w:val="0078275B"/>
    <w:rsid w:val="007828CE"/>
    <w:rsid w:val="00783424"/>
    <w:rsid w:val="00783631"/>
    <w:rsid w:val="007839E1"/>
    <w:rsid w:val="00783C99"/>
    <w:rsid w:val="00783CC7"/>
    <w:rsid w:val="007846C7"/>
    <w:rsid w:val="007848FB"/>
    <w:rsid w:val="007851B9"/>
    <w:rsid w:val="007868F8"/>
    <w:rsid w:val="00786A9A"/>
    <w:rsid w:val="007874F0"/>
    <w:rsid w:val="00787CED"/>
    <w:rsid w:val="00790166"/>
    <w:rsid w:val="00790904"/>
    <w:rsid w:val="00790FB0"/>
    <w:rsid w:val="007912BB"/>
    <w:rsid w:val="0079143B"/>
    <w:rsid w:val="00791C35"/>
    <w:rsid w:val="00791D2B"/>
    <w:rsid w:val="00791DAD"/>
    <w:rsid w:val="00791E36"/>
    <w:rsid w:val="00791E6A"/>
    <w:rsid w:val="00793236"/>
    <w:rsid w:val="00793367"/>
    <w:rsid w:val="0079357F"/>
    <w:rsid w:val="007939AF"/>
    <w:rsid w:val="00793AAA"/>
    <w:rsid w:val="00793BE0"/>
    <w:rsid w:val="00793F0B"/>
    <w:rsid w:val="00794090"/>
    <w:rsid w:val="00794365"/>
    <w:rsid w:val="007943B2"/>
    <w:rsid w:val="007945F7"/>
    <w:rsid w:val="0079471B"/>
    <w:rsid w:val="007947A5"/>
    <w:rsid w:val="00794CBC"/>
    <w:rsid w:val="00794FB0"/>
    <w:rsid w:val="00795055"/>
    <w:rsid w:val="00795E0F"/>
    <w:rsid w:val="0079639D"/>
    <w:rsid w:val="00796416"/>
    <w:rsid w:val="007977FD"/>
    <w:rsid w:val="00797EE4"/>
    <w:rsid w:val="007A0222"/>
    <w:rsid w:val="007A0694"/>
    <w:rsid w:val="007A0FCA"/>
    <w:rsid w:val="007A1FC0"/>
    <w:rsid w:val="007A27D7"/>
    <w:rsid w:val="007A34B6"/>
    <w:rsid w:val="007A3A61"/>
    <w:rsid w:val="007A3BB7"/>
    <w:rsid w:val="007A3EB3"/>
    <w:rsid w:val="007A4A6D"/>
    <w:rsid w:val="007A4CEE"/>
    <w:rsid w:val="007A525D"/>
    <w:rsid w:val="007A5437"/>
    <w:rsid w:val="007A620B"/>
    <w:rsid w:val="007A6274"/>
    <w:rsid w:val="007A6540"/>
    <w:rsid w:val="007A6C7D"/>
    <w:rsid w:val="007A7706"/>
    <w:rsid w:val="007B00A0"/>
    <w:rsid w:val="007B0511"/>
    <w:rsid w:val="007B078A"/>
    <w:rsid w:val="007B0D8E"/>
    <w:rsid w:val="007B0F56"/>
    <w:rsid w:val="007B0FE4"/>
    <w:rsid w:val="007B1356"/>
    <w:rsid w:val="007B1390"/>
    <w:rsid w:val="007B1825"/>
    <w:rsid w:val="007B2023"/>
    <w:rsid w:val="007B2321"/>
    <w:rsid w:val="007B232B"/>
    <w:rsid w:val="007B254B"/>
    <w:rsid w:val="007B2A5F"/>
    <w:rsid w:val="007B2B84"/>
    <w:rsid w:val="007B2C7A"/>
    <w:rsid w:val="007B2D69"/>
    <w:rsid w:val="007B3138"/>
    <w:rsid w:val="007B33ED"/>
    <w:rsid w:val="007B3449"/>
    <w:rsid w:val="007B3667"/>
    <w:rsid w:val="007B4395"/>
    <w:rsid w:val="007B476D"/>
    <w:rsid w:val="007B4859"/>
    <w:rsid w:val="007B4A83"/>
    <w:rsid w:val="007B4B60"/>
    <w:rsid w:val="007B51A6"/>
    <w:rsid w:val="007B59BB"/>
    <w:rsid w:val="007B5A36"/>
    <w:rsid w:val="007B5F74"/>
    <w:rsid w:val="007B612C"/>
    <w:rsid w:val="007B61C5"/>
    <w:rsid w:val="007B623C"/>
    <w:rsid w:val="007B67C5"/>
    <w:rsid w:val="007B6A95"/>
    <w:rsid w:val="007B7156"/>
    <w:rsid w:val="007B76EC"/>
    <w:rsid w:val="007B776C"/>
    <w:rsid w:val="007B7FD0"/>
    <w:rsid w:val="007B7FF4"/>
    <w:rsid w:val="007C0E7F"/>
    <w:rsid w:val="007C0ED3"/>
    <w:rsid w:val="007C0EF1"/>
    <w:rsid w:val="007C1108"/>
    <w:rsid w:val="007C11A2"/>
    <w:rsid w:val="007C11E2"/>
    <w:rsid w:val="007C135E"/>
    <w:rsid w:val="007C13FD"/>
    <w:rsid w:val="007C1758"/>
    <w:rsid w:val="007C1881"/>
    <w:rsid w:val="007C192A"/>
    <w:rsid w:val="007C1BC4"/>
    <w:rsid w:val="007C1BF8"/>
    <w:rsid w:val="007C1D18"/>
    <w:rsid w:val="007C2211"/>
    <w:rsid w:val="007C2577"/>
    <w:rsid w:val="007C28D8"/>
    <w:rsid w:val="007C34C4"/>
    <w:rsid w:val="007C36AA"/>
    <w:rsid w:val="007C374B"/>
    <w:rsid w:val="007C40F4"/>
    <w:rsid w:val="007C4278"/>
    <w:rsid w:val="007C4A0A"/>
    <w:rsid w:val="007C4A8E"/>
    <w:rsid w:val="007C4C19"/>
    <w:rsid w:val="007C576F"/>
    <w:rsid w:val="007C5787"/>
    <w:rsid w:val="007C5932"/>
    <w:rsid w:val="007C5A7A"/>
    <w:rsid w:val="007C5E80"/>
    <w:rsid w:val="007C64DF"/>
    <w:rsid w:val="007C64F2"/>
    <w:rsid w:val="007C6561"/>
    <w:rsid w:val="007C65B8"/>
    <w:rsid w:val="007C6AF2"/>
    <w:rsid w:val="007C6CA9"/>
    <w:rsid w:val="007C6DE3"/>
    <w:rsid w:val="007C71AC"/>
    <w:rsid w:val="007C76BC"/>
    <w:rsid w:val="007C7A43"/>
    <w:rsid w:val="007C7C66"/>
    <w:rsid w:val="007C7DBF"/>
    <w:rsid w:val="007C7E06"/>
    <w:rsid w:val="007C7E8B"/>
    <w:rsid w:val="007D0199"/>
    <w:rsid w:val="007D0270"/>
    <w:rsid w:val="007D034A"/>
    <w:rsid w:val="007D0716"/>
    <w:rsid w:val="007D0FC4"/>
    <w:rsid w:val="007D134C"/>
    <w:rsid w:val="007D1608"/>
    <w:rsid w:val="007D164B"/>
    <w:rsid w:val="007D1787"/>
    <w:rsid w:val="007D180D"/>
    <w:rsid w:val="007D198C"/>
    <w:rsid w:val="007D1A08"/>
    <w:rsid w:val="007D27D9"/>
    <w:rsid w:val="007D2D12"/>
    <w:rsid w:val="007D3937"/>
    <w:rsid w:val="007D3BA7"/>
    <w:rsid w:val="007D4049"/>
    <w:rsid w:val="007D4471"/>
    <w:rsid w:val="007D4472"/>
    <w:rsid w:val="007D4484"/>
    <w:rsid w:val="007D4D98"/>
    <w:rsid w:val="007D4EDB"/>
    <w:rsid w:val="007D4FD0"/>
    <w:rsid w:val="007D52A6"/>
    <w:rsid w:val="007D5385"/>
    <w:rsid w:val="007D5E2C"/>
    <w:rsid w:val="007D5E42"/>
    <w:rsid w:val="007D6156"/>
    <w:rsid w:val="007D6CBE"/>
    <w:rsid w:val="007D6DB4"/>
    <w:rsid w:val="007D71AC"/>
    <w:rsid w:val="007D7457"/>
    <w:rsid w:val="007D77BB"/>
    <w:rsid w:val="007D7E80"/>
    <w:rsid w:val="007E00D4"/>
    <w:rsid w:val="007E07B9"/>
    <w:rsid w:val="007E08AD"/>
    <w:rsid w:val="007E0BDD"/>
    <w:rsid w:val="007E0DED"/>
    <w:rsid w:val="007E0DF8"/>
    <w:rsid w:val="007E1196"/>
    <w:rsid w:val="007E132F"/>
    <w:rsid w:val="007E171E"/>
    <w:rsid w:val="007E1993"/>
    <w:rsid w:val="007E1F1D"/>
    <w:rsid w:val="007E1F8D"/>
    <w:rsid w:val="007E1FF1"/>
    <w:rsid w:val="007E22AF"/>
    <w:rsid w:val="007E2512"/>
    <w:rsid w:val="007E2626"/>
    <w:rsid w:val="007E28FF"/>
    <w:rsid w:val="007E296B"/>
    <w:rsid w:val="007E3266"/>
    <w:rsid w:val="007E343D"/>
    <w:rsid w:val="007E4492"/>
    <w:rsid w:val="007E5360"/>
    <w:rsid w:val="007E5925"/>
    <w:rsid w:val="007E5E44"/>
    <w:rsid w:val="007E6A5B"/>
    <w:rsid w:val="007E6B66"/>
    <w:rsid w:val="007E7278"/>
    <w:rsid w:val="007E738E"/>
    <w:rsid w:val="007E7F99"/>
    <w:rsid w:val="007F0B60"/>
    <w:rsid w:val="007F0E1E"/>
    <w:rsid w:val="007F125C"/>
    <w:rsid w:val="007F1411"/>
    <w:rsid w:val="007F2417"/>
    <w:rsid w:val="007F2471"/>
    <w:rsid w:val="007F2518"/>
    <w:rsid w:val="007F2704"/>
    <w:rsid w:val="007F2853"/>
    <w:rsid w:val="007F291A"/>
    <w:rsid w:val="007F2998"/>
    <w:rsid w:val="007F2C99"/>
    <w:rsid w:val="007F2D8B"/>
    <w:rsid w:val="007F3413"/>
    <w:rsid w:val="007F35A6"/>
    <w:rsid w:val="007F3A22"/>
    <w:rsid w:val="007F4285"/>
    <w:rsid w:val="007F4931"/>
    <w:rsid w:val="007F4A76"/>
    <w:rsid w:val="007F56FA"/>
    <w:rsid w:val="007F5FC7"/>
    <w:rsid w:val="007F6306"/>
    <w:rsid w:val="007F6BCE"/>
    <w:rsid w:val="007F6CA0"/>
    <w:rsid w:val="007F6CBC"/>
    <w:rsid w:val="007F6E3E"/>
    <w:rsid w:val="007F6E99"/>
    <w:rsid w:val="007F7522"/>
    <w:rsid w:val="007F7B30"/>
    <w:rsid w:val="007F7BE3"/>
    <w:rsid w:val="00800447"/>
    <w:rsid w:val="0080087A"/>
    <w:rsid w:val="008008B1"/>
    <w:rsid w:val="008009E2"/>
    <w:rsid w:val="00800AFC"/>
    <w:rsid w:val="00800B3D"/>
    <w:rsid w:val="00800CE5"/>
    <w:rsid w:val="00800E91"/>
    <w:rsid w:val="00800ED2"/>
    <w:rsid w:val="00800ED7"/>
    <w:rsid w:val="00801B66"/>
    <w:rsid w:val="00801CF1"/>
    <w:rsid w:val="00802014"/>
    <w:rsid w:val="00802906"/>
    <w:rsid w:val="00802ACC"/>
    <w:rsid w:val="00802D1E"/>
    <w:rsid w:val="0080343A"/>
    <w:rsid w:val="008043D7"/>
    <w:rsid w:val="008059A0"/>
    <w:rsid w:val="008059C1"/>
    <w:rsid w:val="00806126"/>
    <w:rsid w:val="008067C9"/>
    <w:rsid w:val="00807338"/>
    <w:rsid w:val="00807480"/>
    <w:rsid w:val="00807563"/>
    <w:rsid w:val="008076A6"/>
    <w:rsid w:val="00807854"/>
    <w:rsid w:val="00807AED"/>
    <w:rsid w:val="00807DAB"/>
    <w:rsid w:val="008108F6"/>
    <w:rsid w:val="00810BEA"/>
    <w:rsid w:val="00810EB7"/>
    <w:rsid w:val="0081116E"/>
    <w:rsid w:val="0081144E"/>
    <w:rsid w:val="008116EA"/>
    <w:rsid w:val="008119A3"/>
    <w:rsid w:val="00812047"/>
    <w:rsid w:val="008124C7"/>
    <w:rsid w:val="008125D5"/>
    <w:rsid w:val="00812704"/>
    <w:rsid w:val="0081292B"/>
    <w:rsid w:val="00812AFA"/>
    <w:rsid w:val="00812DA2"/>
    <w:rsid w:val="008135C1"/>
    <w:rsid w:val="0081408E"/>
    <w:rsid w:val="008140F6"/>
    <w:rsid w:val="00814493"/>
    <w:rsid w:val="00814536"/>
    <w:rsid w:val="008149AA"/>
    <w:rsid w:val="008149FD"/>
    <w:rsid w:val="00814AA7"/>
    <w:rsid w:val="00814D48"/>
    <w:rsid w:val="0081501B"/>
    <w:rsid w:val="008152C5"/>
    <w:rsid w:val="0081537E"/>
    <w:rsid w:val="00815688"/>
    <w:rsid w:val="00816F47"/>
    <w:rsid w:val="00817016"/>
    <w:rsid w:val="008175A4"/>
    <w:rsid w:val="00817654"/>
    <w:rsid w:val="00817F50"/>
    <w:rsid w:val="00820346"/>
    <w:rsid w:val="00820475"/>
    <w:rsid w:val="00820789"/>
    <w:rsid w:val="00821038"/>
    <w:rsid w:val="00821217"/>
    <w:rsid w:val="00821BDB"/>
    <w:rsid w:val="00821C89"/>
    <w:rsid w:val="00822C3C"/>
    <w:rsid w:val="00822EF1"/>
    <w:rsid w:val="0082310B"/>
    <w:rsid w:val="0082355E"/>
    <w:rsid w:val="00823AC0"/>
    <w:rsid w:val="00823BDC"/>
    <w:rsid w:val="00823C00"/>
    <w:rsid w:val="00823CFE"/>
    <w:rsid w:val="008240F8"/>
    <w:rsid w:val="008244C8"/>
    <w:rsid w:val="008246E6"/>
    <w:rsid w:val="00824724"/>
    <w:rsid w:val="00824A3C"/>
    <w:rsid w:val="00824B02"/>
    <w:rsid w:val="00825236"/>
    <w:rsid w:val="008257B9"/>
    <w:rsid w:val="00825C5B"/>
    <w:rsid w:val="00826438"/>
    <w:rsid w:val="00826776"/>
    <w:rsid w:val="008267F4"/>
    <w:rsid w:val="0082689E"/>
    <w:rsid w:val="00827596"/>
    <w:rsid w:val="008277F5"/>
    <w:rsid w:val="00827A2B"/>
    <w:rsid w:val="00827E2E"/>
    <w:rsid w:val="008306CA"/>
    <w:rsid w:val="00830FF6"/>
    <w:rsid w:val="008318DE"/>
    <w:rsid w:val="00831906"/>
    <w:rsid w:val="00831E6C"/>
    <w:rsid w:val="008327E0"/>
    <w:rsid w:val="00832A5D"/>
    <w:rsid w:val="00832C42"/>
    <w:rsid w:val="00833521"/>
    <w:rsid w:val="00833535"/>
    <w:rsid w:val="0083353B"/>
    <w:rsid w:val="00833610"/>
    <w:rsid w:val="00833923"/>
    <w:rsid w:val="00834142"/>
    <w:rsid w:val="00834230"/>
    <w:rsid w:val="008345CC"/>
    <w:rsid w:val="008347B1"/>
    <w:rsid w:val="008347CC"/>
    <w:rsid w:val="00834981"/>
    <w:rsid w:val="00835178"/>
    <w:rsid w:val="008351C5"/>
    <w:rsid w:val="00835861"/>
    <w:rsid w:val="008359E0"/>
    <w:rsid w:val="00836147"/>
    <w:rsid w:val="0083668D"/>
    <w:rsid w:val="00836D3F"/>
    <w:rsid w:val="00836F75"/>
    <w:rsid w:val="0083707E"/>
    <w:rsid w:val="0083754F"/>
    <w:rsid w:val="0083771B"/>
    <w:rsid w:val="00837774"/>
    <w:rsid w:val="00837CD1"/>
    <w:rsid w:val="00837CD9"/>
    <w:rsid w:val="00837D48"/>
    <w:rsid w:val="00837DDA"/>
    <w:rsid w:val="0084046E"/>
    <w:rsid w:val="008405CF"/>
    <w:rsid w:val="00840D69"/>
    <w:rsid w:val="00840E09"/>
    <w:rsid w:val="00840E10"/>
    <w:rsid w:val="00840F26"/>
    <w:rsid w:val="008414CB"/>
    <w:rsid w:val="00841EA5"/>
    <w:rsid w:val="00842DE2"/>
    <w:rsid w:val="00843515"/>
    <w:rsid w:val="0084353A"/>
    <w:rsid w:val="0084367E"/>
    <w:rsid w:val="00844DD9"/>
    <w:rsid w:val="00844E99"/>
    <w:rsid w:val="008451AC"/>
    <w:rsid w:val="00845878"/>
    <w:rsid w:val="008459B0"/>
    <w:rsid w:val="00846864"/>
    <w:rsid w:val="00846B82"/>
    <w:rsid w:val="00846D1E"/>
    <w:rsid w:val="0084762D"/>
    <w:rsid w:val="008476D5"/>
    <w:rsid w:val="008477F1"/>
    <w:rsid w:val="00847BD3"/>
    <w:rsid w:val="0085053A"/>
    <w:rsid w:val="00850F27"/>
    <w:rsid w:val="0085100F"/>
    <w:rsid w:val="00851226"/>
    <w:rsid w:val="00851859"/>
    <w:rsid w:val="00851BE3"/>
    <w:rsid w:val="00852347"/>
    <w:rsid w:val="008525EC"/>
    <w:rsid w:val="00852EE2"/>
    <w:rsid w:val="00852F05"/>
    <w:rsid w:val="008535CC"/>
    <w:rsid w:val="00853621"/>
    <w:rsid w:val="00853A02"/>
    <w:rsid w:val="00853D98"/>
    <w:rsid w:val="00853F45"/>
    <w:rsid w:val="0085410A"/>
    <w:rsid w:val="00854C50"/>
    <w:rsid w:val="00854D68"/>
    <w:rsid w:val="00854E29"/>
    <w:rsid w:val="00854EA5"/>
    <w:rsid w:val="00854F2F"/>
    <w:rsid w:val="00855B09"/>
    <w:rsid w:val="00855B75"/>
    <w:rsid w:val="00855ED5"/>
    <w:rsid w:val="008561B0"/>
    <w:rsid w:val="008562BE"/>
    <w:rsid w:val="0085649F"/>
    <w:rsid w:val="00856683"/>
    <w:rsid w:val="008566E6"/>
    <w:rsid w:val="00856B23"/>
    <w:rsid w:val="00856D5D"/>
    <w:rsid w:val="00857636"/>
    <w:rsid w:val="00857C26"/>
    <w:rsid w:val="00857CFA"/>
    <w:rsid w:val="008601AF"/>
    <w:rsid w:val="00860226"/>
    <w:rsid w:val="00860CF5"/>
    <w:rsid w:val="00861172"/>
    <w:rsid w:val="008612C1"/>
    <w:rsid w:val="00861428"/>
    <w:rsid w:val="00861B41"/>
    <w:rsid w:val="00861C14"/>
    <w:rsid w:val="00861D29"/>
    <w:rsid w:val="0086269B"/>
    <w:rsid w:val="00862E46"/>
    <w:rsid w:val="0086307E"/>
    <w:rsid w:val="00863194"/>
    <w:rsid w:val="008639DB"/>
    <w:rsid w:val="00864163"/>
    <w:rsid w:val="00864858"/>
    <w:rsid w:val="00864965"/>
    <w:rsid w:val="00864A30"/>
    <w:rsid w:val="00865203"/>
    <w:rsid w:val="00865D5A"/>
    <w:rsid w:val="00865FB3"/>
    <w:rsid w:val="008662C9"/>
    <w:rsid w:val="008668F3"/>
    <w:rsid w:val="00867213"/>
    <w:rsid w:val="008673AD"/>
    <w:rsid w:val="008704D6"/>
    <w:rsid w:val="0087060B"/>
    <w:rsid w:val="00870B5D"/>
    <w:rsid w:val="00870E4E"/>
    <w:rsid w:val="00870FF0"/>
    <w:rsid w:val="00871168"/>
    <w:rsid w:val="00871611"/>
    <w:rsid w:val="00871791"/>
    <w:rsid w:val="00871F65"/>
    <w:rsid w:val="00872435"/>
    <w:rsid w:val="008725A0"/>
    <w:rsid w:val="008738F8"/>
    <w:rsid w:val="008738FA"/>
    <w:rsid w:val="00873955"/>
    <w:rsid w:val="00873FA3"/>
    <w:rsid w:val="00874762"/>
    <w:rsid w:val="008747F0"/>
    <w:rsid w:val="0087554C"/>
    <w:rsid w:val="00875B00"/>
    <w:rsid w:val="0087608F"/>
    <w:rsid w:val="0087650F"/>
    <w:rsid w:val="008766BD"/>
    <w:rsid w:val="00876B5F"/>
    <w:rsid w:val="00877280"/>
    <w:rsid w:val="008776A8"/>
    <w:rsid w:val="00877E08"/>
    <w:rsid w:val="00880407"/>
    <w:rsid w:val="00881651"/>
    <w:rsid w:val="00882FE3"/>
    <w:rsid w:val="00882FE9"/>
    <w:rsid w:val="00883667"/>
    <w:rsid w:val="00883733"/>
    <w:rsid w:val="008838A7"/>
    <w:rsid w:val="00883958"/>
    <w:rsid w:val="008843BB"/>
    <w:rsid w:val="008845DF"/>
    <w:rsid w:val="0088465F"/>
    <w:rsid w:val="008846F9"/>
    <w:rsid w:val="00884885"/>
    <w:rsid w:val="008854C1"/>
    <w:rsid w:val="008857EF"/>
    <w:rsid w:val="00885A46"/>
    <w:rsid w:val="00885AEB"/>
    <w:rsid w:val="0088646F"/>
    <w:rsid w:val="00886782"/>
    <w:rsid w:val="00886E62"/>
    <w:rsid w:val="00886EF1"/>
    <w:rsid w:val="0088708F"/>
    <w:rsid w:val="008872B1"/>
    <w:rsid w:val="008874AD"/>
    <w:rsid w:val="008877C7"/>
    <w:rsid w:val="008878ED"/>
    <w:rsid w:val="00887BC5"/>
    <w:rsid w:val="00887DD3"/>
    <w:rsid w:val="00890078"/>
    <w:rsid w:val="00890169"/>
    <w:rsid w:val="00890657"/>
    <w:rsid w:val="00890A62"/>
    <w:rsid w:val="00891372"/>
    <w:rsid w:val="008918D3"/>
    <w:rsid w:val="00891D80"/>
    <w:rsid w:val="008921B2"/>
    <w:rsid w:val="008922B7"/>
    <w:rsid w:val="008931D6"/>
    <w:rsid w:val="008932E9"/>
    <w:rsid w:val="00893C5D"/>
    <w:rsid w:val="00893CAA"/>
    <w:rsid w:val="00894851"/>
    <w:rsid w:val="00894AA8"/>
    <w:rsid w:val="00894F0C"/>
    <w:rsid w:val="0089502C"/>
    <w:rsid w:val="0089537D"/>
    <w:rsid w:val="008958F6"/>
    <w:rsid w:val="008966D2"/>
    <w:rsid w:val="0089705D"/>
    <w:rsid w:val="008976A8"/>
    <w:rsid w:val="00897733"/>
    <w:rsid w:val="008979D8"/>
    <w:rsid w:val="008A007F"/>
    <w:rsid w:val="008A01E3"/>
    <w:rsid w:val="008A048D"/>
    <w:rsid w:val="008A08B4"/>
    <w:rsid w:val="008A0F94"/>
    <w:rsid w:val="008A15B1"/>
    <w:rsid w:val="008A15B5"/>
    <w:rsid w:val="008A283B"/>
    <w:rsid w:val="008A297A"/>
    <w:rsid w:val="008A2C9F"/>
    <w:rsid w:val="008A34A3"/>
    <w:rsid w:val="008A35B1"/>
    <w:rsid w:val="008A3BB9"/>
    <w:rsid w:val="008A3F06"/>
    <w:rsid w:val="008A3F79"/>
    <w:rsid w:val="008A4A29"/>
    <w:rsid w:val="008A4B01"/>
    <w:rsid w:val="008A5982"/>
    <w:rsid w:val="008A62A7"/>
    <w:rsid w:val="008A6365"/>
    <w:rsid w:val="008A65D3"/>
    <w:rsid w:val="008A7406"/>
    <w:rsid w:val="008A7BE5"/>
    <w:rsid w:val="008A7E8F"/>
    <w:rsid w:val="008A7FBF"/>
    <w:rsid w:val="008B00C9"/>
    <w:rsid w:val="008B0370"/>
    <w:rsid w:val="008B0679"/>
    <w:rsid w:val="008B0C5F"/>
    <w:rsid w:val="008B125E"/>
    <w:rsid w:val="008B18FB"/>
    <w:rsid w:val="008B19C4"/>
    <w:rsid w:val="008B2159"/>
    <w:rsid w:val="008B22C0"/>
    <w:rsid w:val="008B293C"/>
    <w:rsid w:val="008B373E"/>
    <w:rsid w:val="008B3911"/>
    <w:rsid w:val="008B3DFE"/>
    <w:rsid w:val="008B3F10"/>
    <w:rsid w:val="008B4344"/>
    <w:rsid w:val="008B65A5"/>
    <w:rsid w:val="008B6F3C"/>
    <w:rsid w:val="008B6F9A"/>
    <w:rsid w:val="008B6FEA"/>
    <w:rsid w:val="008B70CA"/>
    <w:rsid w:val="008B71A6"/>
    <w:rsid w:val="008B77EC"/>
    <w:rsid w:val="008C05C0"/>
    <w:rsid w:val="008C0CC4"/>
    <w:rsid w:val="008C0D4C"/>
    <w:rsid w:val="008C0FF6"/>
    <w:rsid w:val="008C100B"/>
    <w:rsid w:val="008C1025"/>
    <w:rsid w:val="008C13FB"/>
    <w:rsid w:val="008C1915"/>
    <w:rsid w:val="008C1953"/>
    <w:rsid w:val="008C1B53"/>
    <w:rsid w:val="008C1C3A"/>
    <w:rsid w:val="008C2097"/>
    <w:rsid w:val="008C325B"/>
    <w:rsid w:val="008C33DB"/>
    <w:rsid w:val="008C3EB8"/>
    <w:rsid w:val="008C418F"/>
    <w:rsid w:val="008C423D"/>
    <w:rsid w:val="008C4312"/>
    <w:rsid w:val="008C5027"/>
    <w:rsid w:val="008C54D8"/>
    <w:rsid w:val="008C567E"/>
    <w:rsid w:val="008C57E4"/>
    <w:rsid w:val="008C58B4"/>
    <w:rsid w:val="008C60DA"/>
    <w:rsid w:val="008C6829"/>
    <w:rsid w:val="008C6A56"/>
    <w:rsid w:val="008C6CEA"/>
    <w:rsid w:val="008C7284"/>
    <w:rsid w:val="008C7759"/>
    <w:rsid w:val="008C7B87"/>
    <w:rsid w:val="008D07B1"/>
    <w:rsid w:val="008D07BB"/>
    <w:rsid w:val="008D0840"/>
    <w:rsid w:val="008D0C34"/>
    <w:rsid w:val="008D0FB9"/>
    <w:rsid w:val="008D1032"/>
    <w:rsid w:val="008D1378"/>
    <w:rsid w:val="008D13A3"/>
    <w:rsid w:val="008D15AE"/>
    <w:rsid w:val="008D1F56"/>
    <w:rsid w:val="008D23F0"/>
    <w:rsid w:val="008D2C73"/>
    <w:rsid w:val="008D2F3A"/>
    <w:rsid w:val="008D2F5D"/>
    <w:rsid w:val="008D33FF"/>
    <w:rsid w:val="008D35B7"/>
    <w:rsid w:val="008D41A6"/>
    <w:rsid w:val="008D52E2"/>
    <w:rsid w:val="008D5739"/>
    <w:rsid w:val="008D6E00"/>
    <w:rsid w:val="008E0243"/>
    <w:rsid w:val="008E036C"/>
    <w:rsid w:val="008E0743"/>
    <w:rsid w:val="008E09FA"/>
    <w:rsid w:val="008E0CE3"/>
    <w:rsid w:val="008E0DC9"/>
    <w:rsid w:val="008E0E05"/>
    <w:rsid w:val="008E1421"/>
    <w:rsid w:val="008E1816"/>
    <w:rsid w:val="008E193B"/>
    <w:rsid w:val="008E20C0"/>
    <w:rsid w:val="008E2686"/>
    <w:rsid w:val="008E273F"/>
    <w:rsid w:val="008E2BFA"/>
    <w:rsid w:val="008E3C0E"/>
    <w:rsid w:val="008E3D48"/>
    <w:rsid w:val="008E5F2A"/>
    <w:rsid w:val="008E603A"/>
    <w:rsid w:val="008E62C2"/>
    <w:rsid w:val="008E64B0"/>
    <w:rsid w:val="008E682E"/>
    <w:rsid w:val="008E682F"/>
    <w:rsid w:val="008E7395"/>
    <w:rsid w:val="008E73F0"/>
    <w:rsid w:val="008E7477"/>
    <w:rsid w:val="008E7A2D"/>
    <w:rsid w:val="008F0674"/>
    <w:rsid w:val="008F1AD1"/>
    <w:rsid w:val="008F1EBF"/>
    <w:rsid w:val="008F238B"/>
    <w:rsid w:val="008F25A1"/>
    <w:rsid w:val="008F276E"/>
    <w:rsid w:val="008F2801"/>
    <w:rsid w:val="008F3257"/>
    <w:rsid w:val="008F357D"/>
    <w:rsid w:val="008F37CB"/>
    <w:rsid w:val="008F3877"/>
    <w:rsid w:val="008F398C"/>
    <w:rsid w:val="008F3A54"/>
    <w:rsid w:val="008F3F2B"/>
    <w:rsid w:val="008F412E"/>
    <w:rsid w:val="008F440E"/>
    <w:rsid w:val="008F4511"/>
    <w:rsid w:val="008F48BC"/>
    <w:rsid w:val="008F4EDF"/>
    <w:rsid w:val="008F50CF"/>
    <w:rsid w:val="008F51BA"/>
    <w:rsid w:val="008F540B"/>
    <w:rsid w:val="008F5680"/>
    <w:rsid w:val="008F6040"/>
    <w:rsid w:val="008F6166"/>
    <w:rsid w:val="008F6C3F"/>
    <w:rsid w:val="008F6CE0"/>
    <w:rsid w:val="008F6E27"/>
    <w:rsid w:val="008F6F85"/>
    <w:rsid w:val="008F78FA"/>
    <w:rsid w:val="008F7E64"/>
    <w:rsid w:val="00900539"/>
    <w:rsid w:val="009018C7"/>
    <w:rsid w:val="00901A79"/>
    <w:rsid w:val="00901B3D"/>
    <w:rsid w:val="0090221B"/>
    <w:rsid w:val="00902DC4"/>
    <w:rsid w:val="009033FE"/>
    <w:rsid w:val="0090348A"/>
    <w:rsid w:val="00903502"/>
    <w:rsid w:val="00903A61"/>
    <w:rsid w:val="00903CA4"/>
    <w:rsid w:val="00903F69"/>
    <w:rsid w:val="00903FAC"/>
    <w:rsid w:val="0090476F"/>
    <w:rsid w:val="00904BDE"/>
    <w:rsid w:val="00904C49"/>
    <w:rsid w:val="00904C7B"/>
    <w:rsid w:val="00904EB9"/>
    <w:rsid w:val="00905424"/>
    <w:rsid w:val="00905DE5"/>
    <w:rsid w:val="00906246"/>
    <w:rsid w:val="009065EC"/>
    <w:rsid w:val="00907938"/>
    <w:rsid w:val="00907B19"/>
    <w:rsid w:val="00910EEC"/>
    <w:rsid w:val="009120F3"/>
    <w:rsid w:val="00912A84"/>
    <w:rsid w:val="00912D51"/>
    <w:rsid w:val="00912E5C"/>
    <w:rsid w:val="0091310E"/>
    <w:rsid w:val="009144E2"/>
    <w:rsid w:val="00914987"/>
    <w:rsid w:val="00914B1D"/>
    <w:rsid w:val="009159A8"/>
    <w:rsid w:val="00915CA3"/>
    <w:rsid w:val="00915F02"/>
    <w:rsid w:val="00915F5C"/>
    <w:rsid w:val="00917191"/>
    <w:rsid w:val="009171F0"/>
    <w:rsid w:val="009172C7"/>
    <w:rsid w:val="009202FE"/>
    <w:rsid w:val="00920E59"/>
    <w:rsid w:val="00921498"/>
    <w:rsid w:val="00921740"/>
    <w:rsid w:val="00921B64"/>
    <w:rsid w:val="0092202A"/>
    <w:rsid w:val="00922B3E"/>
    <w:rsid w:val="00922EEE"/>
    <w:rsid w:val="00923C88"/>
    <w:rsid w:val="00923E83"/>
    <w:rsid w:val="00923FA7"/>
    <w:rsid w:val="00924524"/>
    <w:rsid w:val="009245E5"/>
    <w:rsid w:val="00924755"/>
    <w:rsid w:val="0092475A"/>
    <w:rsid w:val="009247E9"/>
    <w:rsid w:val="00924D0C"/>
    <w:rsid w:val="00924F8B"/>
    <w:rsid w:val="00924FB7"/>
    <w:rsid w:val="00925126"/>
    <w:rsid w:val="0092550B"/>
    <w:rsid w:val="00925A27"/>
    <w:rsid w:val="00926796"/>
    <w:rsid w:val="009268E9"/>
    <w:rsid w:val="00927161"/>
    <w:rsid w:val="00927717"/>
    <w:rsid w:val="00927C86"/>
    <w:rsid w:val="00927DF4"/>
    <w:rsid w:val="00927E3C"/>
    <w:rsid w:val="00927E7D"/>
    <w:rsid w:val="00927FBB"/>
    <w:rsid w:val="0093001E"/>
    <w:rsid w:val="00931AFD"/>
    <w:rsid w:val="00932458"/>
    <w:rsid w:val="00932732"/>
    <w:rsid w:val="009327F0"/>
    <w:rsid w:val="00932A1C"/>
    <w:rsid w:val="00933530"/>
    <w:rsid w:val="009337F6"/>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2BAD"/>
    <w:rsid w:val="00943137"/>
    <w:rsid w:val="009438A7"/>
    <w:rsid w:val="00944AF4"/>
    <w:rsid w:val="00944FAF"/>
    <w:rsid w:val="0094565A"/>
    <w:rsid w:val="009458A5"/>
    <w:rsid w:val="00945E1B"/>
    <w:rsid w:val="00945E9B"/>
    <w:rsid w:val="0094652B"/>
    <w:rsid w:val="009466C3"/>
    <w:rsid w:val="009467C4"/>
    <w:rsid w:val="00946F58"/>
    <w:rsid w:val="00947740"/>
    <w:rsid w:val="00950873"/>
    <w:rsid w:val="00950DF9"/>
    <w:rsid w:val="00950F1D"/>
    <w:rsid w:val="00951A98"/>
    <w:rsid w:val="009526D2"/>
    <w:rsid w:val="0095287E"/>
    <w:rsid w:val="00952AF8"/>
    <w:rsid w:val="00952FF2"/>
    <w:rsid w:val="00953299"/>
    <w:rsid w:val="00953422"/>
    <w:rsid w:val="00953643"/>
    <w:rsid w:val="00953AA9"/>
    <w:rsid w:val="00953CB2"/>
    <w:rsid w:val="00953E48"/>
    <w:rsid w:val="0095479C"/>
    <w:rsid w:val="00954A46"/>
    <w:rsid w:val="009554CF"/>
    <w:rsid w:val="00955DDC"/>
    <w:rsid w:val="00955DE5"/>
    <w:rsid w:val="00956589"/>
    <w:rsid w:val="0095688E"/>
    <w:rsid w:val="00956CA8"/>
    <w:rsid w:val="00956ED9"/>
    <w:rsid w:val="00957AE0"/>
    <w:rsid w:val="00957AE3"/>
    <w:rsid w:val="00957F6B"/>
    <w:rsid w:val="00960A07"/>
    <w:rsid w:val="00960D0C"/>
    <w:rsid w:val="00960DD1"/>
    <w:rsid w:val="00960EDA"/>
    <w:rsid w:val="009617A9"/>
    <w:rsid w:val="00961F77"/>
    <w:rsid w:val="009623DB"/>
    <w:rsid w:val="00962549"/>
    <w:rsid w:val="009625FE"/>
    <w:rsid w:val="00962917"/>
    <w:rsid w:val="00962BAE"/>
    <w:rsid w:val="009630E8"/>
    <w:rsid w:val="00963416"/>
    <w:rsid w:val="00963730"/>
    <w:rsid w:val="00963C78"/>
    <w:rsid w:val="00963D50"/>
    <w:rsid w:val="009643C8"/>
    <w:rsid w:val="00964AD3"/>
    <w:rsid w:val="00964C67"/>
    <w:rsid w:val="00964D17"/>
    <w:rsid w:val="00964D34"/>
    <w:rsid w:val="00964D4A"/>
    <w:rsid w:val="00964FF9"/>
    <w:rsid w:val="0096520E"/>
    <w:rsid w:val="00965216"/>
    <w:rsid w:val="00965706"/>
    <w:rsid w:val="00965AF6"/>
    <w:rsid w:val="0096618E"/>
    <w:rsid w:val="0096653D"/>
    <w:rsid w:val="00966547"/>
    <w:rsid w:val="00966B33"/>
    <w:rsid w:val="009673B6"/>
    <w:rsid w:val="00967672"/>
    <w:rsid w:val="0097052D"/>
    <w:rsid w:val="009706FD"/>
    <w:rsid w:val="00970BF3"/>
    <w:rsid w:val="00970BFD"/>
    <w:rsid w:val="00970F61"/>
    <w:rsid w:val="009713A8"/>
    <w:rsid w:val="0097177F"/>
    <w:rsid w:val="00971976"/>
    <w:rsid w:val="00972A60"/>
    <w:rsid w:val="00972E22"/>
    <w:rsid w:val="0097325B"/>
    <w:rsid w:val="00973CA2"/>
    <w:rsid w:val="00973D76"/>
    <w:rsid w:val="00973F2D"/>
    <w:rsid w:val="00973F8F"/>
    <w:rsid w:val="0097421E"/>
    <w:rsid w:val="00974448"/>
    <w:rsid w:val="00974BAA"/>
    <w:rsid w:val="00975578"/>
    <w:rsid w:val="009758D8"/>
    <w:rsid w:val="009758DC"/>
    <w:rsid w:val="009759B7"/>
    <w:rsid w:val="00975FE3"/>
    <w:rsid w:val="00976673"/>
    <w:rsid w:val="00976C14"/>
    <w:rsid w:val="00977059"/>
    <w:rsid w:val="00977165"/>
    <w:rsid w:val="009778E3"/>
    <w:rsid w:val="00977BBF"/>
    <w:rsid w:val="0098038F"/>
    <w:rsid w:val="00980886"/>
    <w:rsid w:val="009813B3"/>
    <w:rsid w:val="009814CC"/>
    <w:rsid w:val="009818AF"/>
    <w:rsid w:val="009819A0"/>
    <w:rsid w:val="00981BF0"/>
    <w:rsid w:val="00982338"/>
    <w:rsid w:val="00983715"/>
    <w:rsid w:val="0098458E"/>
    <w:rsid w:val="00984883"/>
    <w:rsid w:val="009851C4"/>
    <w:rsid w:val="0098526A"/>
    <w:rsid w:val="00986A9C"/>
    <w:rsid w:val="009872FC"/>
    <w:rsid w:val="00987CF2"/>
    <w:rsid w:val="00987D0F"/>
    <w:rsid w:val="00987DD6"/>
    <w:rsid w:val="00990047"/>
    <w:rsid w:val="0099020A"/>
    <w:rsid w:val="009902EE"/>
    <w:rsid w:val="0099062F"/>
    <w:rsid w:val="009907A6"/>
    <w:rsid w:val="009908DA"/>
    <w:rsid w:val="00990A3A"/>
    <w:rsid w:val="0099110F"/>
    <w:rsid w:val="00991129"/>
    <w:rsid w:val="00991168"/>
    <w:rsid w:val="0099179F"/>
    <w:rsid w:val="00991859"/>
    <w:rsid w:val="00991B49"/>
    <w:rsid w:val="00992077"/>
    <w:rsid w:val="00992426"/>
    <w:rsid w:val="009924F0"/>
    <w:rsid w:val="009932E5"/>
    <w:rsid w:val="009944F5"/>
    <w:rsid w:val="0099451E"/>
    <w:rsid w:val="009951E1"/>
    <w:rsid w:val="00995283"/>
    <w:rsid w:val="0099617E"/>
    <w:rsid w:val="00996413"/>
    <w:rsid w:val="00996599"/>
    <w:rsid w:val="00996946"/>
    <w:rsid w:val="00996DFF"/>
    <w:rsid w:val="00996E18"/>
    <w:rsid w:val="009A0548"/>
    <w:rsid w:val="009A058D"/>
    <w:rsid w:val="009A130D"/>
    <w:rsid w:val="009A1BF7"/>
    <w:rsid w:val="009A1D38"/>
    <w:rsid w:val="009A2106"/>
    <w:rsid w:val="009A2EDE"/>
    <w:rsid w:val="009A3064"/>
    <w:rsid w:val="009A3E90"/>
    <w:rsid w:val="009A484B"/>
    <w:rsid w:val="009A4D8B"/>
    <w:rsid w:val="009A536B"/>
    <w:rsid w:val="009A53FF"/>
    <w:rsid w:val="009A594B"/>
    <w:rsid w:val="009A5D40"/>
    <w:rsid w:val="009A60C0"/>
    <w:rsid w:val="009A64EE"/>
    <w:rsid w:val="009A6E21"/>
    <w:rsid w:val="009A705F"/>
    <w:rsid w:val="009A7976"/>
    <w:rsid w:val="009A7DF2"/>
    <w:rsid w:val="009B002C"/>
    <w:rsid w:val="009B06B1"/>
    <w:rsid w:val="009B0704"/>
    <w:rsid w:val="009B084A"/>
    <w:rsid w:val="009B1356"/>
    <w:rsid w:val="009B200E"/>
    <w:rsid w:val="009B23A5"/>
    <w:rsid w:val="009B2959"/>
    <w:rsid w:val="009B2A1E"/>
    <w:rsid w:val="009B2B64"/>
    <w:rsid w:val="009B2D65"/>
    <w:rsid w:val="009B30B8"/>
    <w:rsid w:val="009B34BD"/>
    <w:rsid w:val="009B35DE"/>
    <w:rsid w:val="009B4E4E"/>
    <w:rsid w:val="009B586F"/>
    <w:rsid w:val="009B608A"/>
    <w:rsid w:val="009B62EE"/>
    <w:rsid w:val="009B63EB"/>
    <w:rsid w:val="009B6566"/>
    <w:rsid w:val="009B6A00"/>
    <w:rsid w:val="009C01DA"/>
    <w:rsid w:val="009C058F"/>
    <w:rsid w:val="009C0F94"/>
    <w:rsid w:val="009C0FF0"/>
    <w:rsid w:val="009C1386"/>
    <w:rsid w:val="009C1D55"/>
    <w:rsid w:val="009C243C"/>
    <w:rsid w:val="009C2847"/>
    <w:rsid w:val="009C3286"/>
    <w:rsid w:val="009C328A"/>
    <w:rsid w:val="009C3535"/>
    <w:rsid w:val="009C3923"/>
    <w:rsid w:val="009C3EAE"/>
    <w:rsid w:val="009C4003"/>
    <w:rsid w:val="009C40FD"/>
    <w:rsid w:val="009C4B49"/>
    <w:rsid w:val="009C4DD7"/>
    <w:rsid w:val="009C5143"/>
    <w:rsid w:val="009C570B"/>
    <w:rsid w:val="009C5AEA"/>
    <w:rsid w:val="009C5EBA"/>
    <w:rsid w:val="009C5F2E"/>
    <w:rsid w:val="009C6738"/>
    <w:rsid w:val="009C7915"/>
    <w:rsid w:val="009C7EF8"/>
    <w:rsid w:val="009D05E8"/>
    <w:rsid w:val="009D0958"/>
    <w:rsid w:val="009D0FA2"/>
    <w:rsid w:val="009D111A"/>
    <w:rsid w:val="009D12A3"/>
    <w:rsid w:val="009D1829"/>
    <w:rsid w:val="009D1872"/>
    <w:rsid w:val="009D19B1"/>
    <w:rsid w:val="009D1EE5"/>
    <w:rsid w:val="009D1EF5"/>
    <w:rsid w:val="009D23A2"/>
    <w:rsid w:val="009D268E"/>
    <w:rsid w:val="009D2718"/>
    <w:rsid w:val="009D2E02"/>
    <w:rsid w:val="009D2E33"/>
    <w:rsid w:val="009D2E7A"/>
    <w:rsid w:val="009D2F3B"/>
    <w:rsid w:val="009D2FEF"/>
    <w:rsid w:val="009D31B7"/>
    <w:rsid w:val="009D3368"/>
    <w:rsid w:val="009D3D84"/>
    <w:rsid w:val="009D443E"/>
    <w:rsid w:val="009D4FDB"/>
    <w:rsid w:val="009D64F9"/>
    <w:rsid w:val="009D6903"/>
    <w:rsid w:val="009D6C03"/>
    <w:rsid w:val="009D6D5D"/>
    <w:rsid w:val="009D7554"/>
    <w:rsid w:val="009D7B44"/>
    <w:rsid w:val="009D7B60"/>
    <w:rsid w:val="009E013B"/>
    <w:rsid w:val="009E0157"/>
    <w:rsid w:val="009E072D"/>
    <w:rsid w:val="009E0B5B"/>
    <w:rsid w:val="009E0DF6"/>
    <w:rsid w:val="009E1264"/>
    <w:rsid w:val="009E1520"/>
    <w:rsid w:val="009E2104"/>
    <w:rsid w:val="009E21B9"/>
    <w:rsid w:val="009E2A8F"/>
    <w:rsid w:val="009E300D"/>
    <w:rsid w:val="009E311A"/>
    <w:rsid w:val="009E325E"/>
    <w:rsid w:val="009E3917"/>
    <w:rsid w:val="009E3931"/>
    <w:rsid w:val="009E3F49"/>
    <w:rsid w:val="009E43B8"/>
    <w:rsid w:val="009E4444"/>
    <w:rsid w:val="009E495C"/>
    <w:rsid w:val="009E52C5"/>
    <w:rsid w:val="009E579C"/>
    <w:rsid w:val="009E5BB5"/>
    <w:rsid w:val="009E5DF4"/>
    <w:rsid w:val="009E620A"/>
    <w:rsid w:val="009E648C"/>
    <w:rsid w:val="009E6706"/>
    <w:rsid w:val="009E6C6F"/>
    <w:rsid w:val="009E7EA9"/>
    <w:rsid w:val="009F050A"/>
    <w:rsid w:val="009F1B7B"/>
    <w:rsid w:val="009F1F90"/>
    <w:rsid w:val="009F25EA"/>
    <w:rsid w:val="009F2FB2"/>
    <w:rsid w:val="009F3529"/>
    <w:rsid w:val="009F373B"/>
    <w:rsid w:val="009F3D0C"/>
    <w:rsid w:val="009F3E85"/>
    <w:rsid w:val="009F43BB"/>
    <w:rsid w:val="009F470F"/>
    <w:rsid w:val="009F5448"/>
    <w:rsid w:val="009F5FFC"/>
    <w:rsid w:val="009F6C96"/>
    <w:rsid w:val="009F6D8E"/>
    <w:rsid w:val="009F71F7"/>
    <w:rsid w:val="009F73BA"/>
    <w:rsid w:val="009F7DBA"/>
    <w:rsid w:val="00A00143"/>
    <w:rsid w:val="00A001E4"/>
    <w:rsid w:val="00A003BE"/>
    <w:rsid w:val="00A005E2"/>
    <w:rsid w:val="00A0070E"/>
    <w:rsid w:val="00A00866"/>
    <w:rsid w:val="00A00E18"/>
    <w:rsid w:val="00A00F2A"/>
    <w:rsid w:val="00A01313"/>
    <w:rsid w:val="00A017B5"/>
    <w:rsid w:val="00A01A4C"/>
    <w:rsid w:val="00A01A93"/>
    <w:rsid w:val="00A01E6F"/>
    <w:rsid w:val="00A02192"/>
    <w:rsid w:val="00A02FBC"/>
    <w:rsid w:val="00A034F5"/>
    <w:rsid w:val="00A03C3E"/>
    <w:rsid w:val="00A03CA5"/>
    <w:rsid w:val="00A03E09"/>
    <w:rsid w:val="00A03F41"/>
    <w:rsid w:val="00A0428F"/>
    <w:rsid w:val="00A043C9"/>
    <w:rsid w:val="00A04C37"/>
    <w:rsid w:val="00A04DA8"/>
    <w:rsid w:val="00A0502C"/>
    <w:rsid w:val="00A0517B"/>
    <w:rsid w:val="00A0618C"/>
    <w:rsid w:val="00A06B26"/>
    <w:rsid w:val="00A07104"/>
    <w:rsid w:val="00A07DCA"/>
    <w:rsid w:val="00A10490"/>
    <w:rsid w:val="00A10549"/>
    <w:rsid w:val="00A1090C"/>
    <w:rsid w:val="00A10B90"/>
    <w:rsid w:val="00A11373"/>
    <w:rsid w:val="00A11D2C"/>
    <w:rsid w:val="00A11DD2"/>
    <w:rsid w:val="00A132B3"/>
    <w:rsid w:val="00A1358A"/>
    <w:rsid w:val="00A139B6"/>
    <w:rsid w:val="00A139BB"/>
    <w:rsid w:val="00A13A41"/>
    <w:rsid w:val="00A13ABC"/>
    <w:rsid w:val="00A13C72"/>
    <w:rsid w:val="00A13E1F"/>
    <w:rsid w:val="00A13F39"/>
    <w:rsid w:val="00A1409F"/>
    <w:rsid w:val="00A1462D"/>
    <w:rsid w:val="00A148D0"/>
    <w:rsid w:val="00A14CF2"/>
    <w:rsid w:val="00A14E92"/>
    <w:rsid w:val="00A1504D"/>
    <w:rsid w:val="00A1537D"/>
    <w:rsid w:val="00A15391"/>
    <w:rsid w:val="00A1639F"/>
    <w:rsid w:val="00A1709C"/>
    <w:rsid w:val="00A171DF"/>
    <w:rsid w:val="00A17310"/>
    <w:rsid w:val="00A1755E"/>
    <w:rsid w:val="00A17855"/>
    <w:rsid w:val="00A20144"/>
    <w:rsid w:val="00A20BD7"/>
    <w:rsid w:val="00A21343"/>
    <w:rsid w:val="00A21522"/>
    <w:rsid w:val="00A217AA"/>
    <w:rsid w:val="00A219C0"/>
    <w:rsid w:val="00A21C84"/>
    <w:rsid w:val="00A22DF0"/>
    <w:rsid w:val="00A22F14"/>
    <w:rsid w:val="00A22F40"/>
    <w:rsid w:val="00A23173"/>
    <w:rsid w:val="00A23426"/>
    <w:rsid w:val="00A23704"/>
    <w:rsid w:val="00A23713"/>
    <w:rsid w:val="00A23CB8"/>
    <w:rsid w:val="00A23E43"/>
    <w:rsid w:val="00A240A5"/>
    <w:rsid w:val="00A243CB"/>
    <w:rsid w:val="00A2466B"/>
    <w:rsid w:val="00A248E6"/>
    <w:rsid w:val="00A24DAE"/>
    <w:rsid w:val="00A257A1"/>
    <w:rsid w:val="00A25894"/>
    <w:rsid w:val="00A25EEA"/>
    <w:rsid w:val="00A25F82"/>
    <w:rsid w:val="00A26212"/>
    <w:rsid w:val="00A264EA"/>
    <w:rsid w:val="00A26E41"/>
    <w:rsid w:val="00A27288"/>
    <w:rsid w:val="00A27819"/>
    <w:rsid w:val="00A3021D"/>
    <w:rsid w:val="00A30850"/>
    <w:rsid w:val="00A310AB"/>
    <w:rsid w:val="00A3121A"/>
    <w:rsid w:val="00A319B7"/>
    <w:rsid w:val="00A321E4"/>
    <w:rsid w:val="00A322C2"/>
    <w:rsid w:val="00A322E0"/>
    <w:rsid w:val="00A330B5"/>
    <w:rsid w:val="00A33239"/>
    <w:rsid w:val="00A34CE5"/>
    <w:rsid w:val="00A358E1"/>
    <w:rsid w:val="00A36285"/>
    <w:rsid w:val="00A36939"/>
    <w:rsid w:val="00A36C47"/>
    <w:rsid w:val="00A370F0"/>
    <w:rsid w:val="00A3761B"/>
    <w:rsid w:val="00A3771B"/>
    <w:rsid w:val="00A37877"/>
    <w:rsid w:val="00A40609"/>
    <w:rsid w:val="00A4090B"/>
    <w:rsid w:val="00A40EA5"/>
    <w:rsid w:val="00A40EF8"/>
    <w:rsid w:val="00A4127D"/>
    <w:rsid w:val="00A41781"/>
    <w:rsid w:val="00A420EA"/>
    <w:rsid w:val="00A42670"/>
    <w:rsid w:val="00A4296D"/>
    <w:rsid w:val="00A42B30"/>
    <w:rsid w:val="00A42CD7"/>
    <w:rsid w:val="00A43979"/>
    <w:rsid w:val="00A43A97"/>
    <w:rsid w:val="00A43F80"/>
    <w:rsid w:val="00A449FA"/>
    <w:rsid w:val="00A44BFB"/>
    <w:rsid w:val="00A44CF7"/>
    <w:rsid w:val="00A45066"/>
    <w:rsid w:val="00A45296"/>
    <w:rsid w:val="00A45350"/>
    <w:rsid w:val="00A45B00"/>
    <w:rsid w:val="00A46029"/>
    <w:rsid w:val="00A464E8"/>
    <w:rsid w:val="00A465F4"/>
    <w:rsid w:val="00A47FEC"/>
    <w:rsid w:val="00A50171"/>
    <w:rsid w:val="00A50477"/>
    <w:rsid w:val="00A51059"/>
    <w:rsid w:val="00A51190"/>
    <w:rsid w:val="00A517CA"/>
    <w:rsid w:val="00A51F1D"/>
    <w:rsid w:val="00A523AA"/>
    <w:rsid w:val="00A526EC"/>
    <w:rsid w:val="00A528D0"/>
    <w:rsid w:val="00A5297C"/>
    <w:rsid w:val="00A52F52"/>
    <w:rsid w:val="00A53122"/>
    <w:rsid w:val="00A532C2"/>
    <w:rsid w:val="00A5336B"/>
    <w:rsid w:val="00A53552"/>
    <w:rsid w:val="00A53B2B"/>
    <w:rsid w:val="00A53CC3"/>
    <w:rsid w:val="00A53F64"/>
    <w:rsid w:val="00A544A4"/>
    <w:rsid w:val="00A5464E"/>
    <w:rsid w:val="00A5513A"/>
    <w:rsid w:val="00A55274"/>
    <w:rsid w:val="00A55E0D"/>
    <w:rsid w:val="00A55F3B"/>
    <w:rsid w:val="00A561BE"/>
    <w:rsid w:val="00A5641A"/>
    <w:rsid w:val="00A56B2E"/>
    <w:rsid w:val="00A57CA5"/>
    <w:rsid w:val="00A57EFF"/>
    <w:rsid w:val="00A60507"/>
    <w:rsid w:val="00A60E0D"/>
    <w:rsid w:val="00A6155C"/>
    <w:rsid w:val="00A61D0A"/>
    <w:rsid w:val="00A6242D"/>
    <w:rsid w:val="00A628BB"/>
    <w:rsid w:val="00A63387"/>
    <w:rsid w:val="00A6338E"/>
    <w:rsid w:val="00A637E9"/>
    <w:rsid w:val="00A638CF"/>
    <w:rsid w:val="00A643B2"/>
    <w:rsid w:val="00A64431"/>
    <w:rsid w:val="00A64751"/>
    <w:rsid w:val="00A65CA7"/>
    <w:rsid w:val="00A661C8"/>
    <w:rsid w:val="00A664C3"/>
    <w:rsid w:val="00A6702D"/>
    <w:rsid w:val="00A671D0"/>
    <w:rsid w:val="00A67621"/>
    <w:rsid w:val="00A67AF2"/>
    <w:rsid w:val="00A67C16"/>
    <w:rsid w:val="00A67ED9"/>
    <w:rsid w:val="00A7033C"/>
    <w:rsid w:val="00A70478"/>
    <w:rsid w:val="00A70B91"/>
    <w:rsid w:val="00A71002"/>
    <w:rsid w:val="00A71099"/>
    <w:rsid w:val="00A716DC"/>
    <w:rsid w:val="00A72790"/>
    <w:rsid w:val="00A7285B"/>
    <w:rsid w:val="00A72CF2"/>
    <w:rsid w:val="00A740D0"/>
    <w:rsid w:val="00A74725"/>
    <w:rsid w:val="00A75B96"/>
    <w:rsid w:val="00A75EC8"/>
    <w:rsid w:val="00A7614E"/>
    <w:rsid w:val="00A76243"/>
    <w:rsid w:val="00A76268"/>
    <w:rsid w:val="00A76373"/>
    <w:rsid w:val="00A763FD"/>
    <w:rsid w:val="00A76FF7"/>
    <w:rsid w:val="00A7794D"/>
    <w:rsid w:val="00A77C13"/>
    <w:rsid w:val="00A77C6B"/>
    <w:rsid w:val="00A77CF3"/>
    <w:rsid w:val="00A77F54"/>
    <w:rsid w:val="00A8022D"/>
    <w:rsid w:val="00A80389"/>
    <w:rsid w:val="00A806F1"/>
    <w:rsid w:val="00A807AA"/>
    <w:rsid w:val="00A80A24"/>
    <w:rsid w:val="00A812DD"/>
    <w:rsid w:val="00A813E2"/>
    <w:rsid w:val="00A81873"/>
    <w:rsid w:val="00A81928"/>
    <w:rsid w:val="00A81D09"/>
    <w:rsid w:val="00A81DB8"/>
    <w:rsid w:val="00A8235A"/>
    <w:rsid w:val="00A82BE9"/>
    <w:rsid w:val="00A82CDE"/>
    <w:rsid w:val="00A8455B"/>
    <w:rsid w:val="00A847E8"/>
    <w:rsid w:val="00A84FA1"/>
    <w:rsid w:val="00A85020"/>
    <w:rsid w:val="00A85056"/>
    <w:rsid w:val="00A854EF"/>
    <w:rsid w:val="00A8559B"/>
    <w:rsid w:val="00A856CE"/>
    <w:rsid w:val="00A8583A"/>
    <w:rsid w:val="00A85F15"/>
    <w:rsid w:val="00A86475"/>
    <w:rsid w:val="00A86564"/>
    <w:rsid w:val="00A86621"/>
    <w:rsid w:val="00A8680A"/>
    <w:rsid w:val="00A86C1D"/>
    <w:rsid w:val="00A86DD6"/>
    <w:rsid w:val="00A8788A"/>
    <w:rsid w:val="00A87A03"/>
    <w:rsid w:val="00A90EFC"/>
    <w:rsid w:val="00A911B9"/>
    <w:rsid w:val="00A9151E"/>
    <w:rsid w:val="00A91CEC"/>
    <w:rsid w:val="00A923D1"/>
    <w:rsid w:val="00A927FB"/>
    <w:rsid w:val="00A92D4E"/>
    <w:rsid w:val="00A932F0"/>
    <w:rsid w:val="00A9331B"/>
    <w:rsid w:val="00A9349F"/>
    <w:rsid w:val="00A93951"/>
    <w:rsid w:val="00A941E4"/>
    <w:rsid w:val="00A94256"/>
    <w:rsid w:val="00A9436D"/>
    <w:rsid w:val="00A94CFA"/>
    <w:rsid w:val="00A9506E"/>
    <w:rsid w:val="00A9513D"/>
    <w:rsid w:val="00A951A3"/>
    <w:rsid w:val="00A95371"/>
    <w:rsid w:val="00A95B10"/>
    <w:rsid w:val="00A95B39"/>
    <w:rsid w:val="00A95DF0"/>
    <w:rsid w:val="00A95FD6"/>
    <w:rsid w:val="00A96324"/>
    <w:rsid w:val="00A9660E"/>
    <w:rsid w:val="00A96A13"/>
    <w:rsid w:val="00A96FFC"/>
    <w:rsid w:val="00A975D1"/>
    <w:rsid w:val="00A97E5C"/>
    <w:rsid w:val="00A97E80"/>
    <w:rsid w:val="00A97F97"/>
    <w:rsid w:val="00AA00FE"/>
    <w:rsid w:val="00AA03E9"/>
    <w:rsid w:val="00AA0599"/>
    <w:rsid w:val="00AA0A1B"/>
    <w:rsid w:val="00AA12FA"/>
    <w:rsid w:val="00AA1333"/>
    <w:rsid w:val="00AA1B21"/>
    <w:rsid w:val="00AA2BC2"/>
    <w:rsid w:val="00AA3922"/>
    <w:rsid w:val="00AA4590"/>
    <w:rsid w:val="00AA45CA"/>
    <w:rsid w:val="00AA484A"/>
    <w:rsid w:val="00AA4A0E"/>
    <w:rsid w:val="00AA4C0F"/>
    <w:rsid w:val="00AA4DB2"/>
    <w:rsid w:val="00AA4F09"/>
    <w:rsid w:val="00AA5871"/>
    <w:rsid w:val="00AA5A37"/>
    <w:rsid w:val="00AA5AC7"/>
    <w:rsid w:val="00AA62C6"/>
    <w:rsid w:val="00AA734E"/>
    <w:rsid w:val="00AA73D1"/>
    <w:rsid w:val="00AA762A"/>
    <w:rsid w:val="00AA786A"/>
    <w:rsid w:val="00AA7D91"/>
    <w:rsid w:val="00AA7E61"/>
    <w:rsid w:val="00AA7E94"/>
    <w:rsid w:val="00AB0D0E"/>
    <w:rsid w:val="00AB1E30"/>
    <w:rsid w:val="00AB245E"/>
    <w:rsid w:val="00AB2671"/>
    <w:rsid w:val="00AB3083"/>
    <w:rsid w:val="00AB3759"/>
    <w:rsid w:val="00AB37E3"/>
    <w:rsid w:val="00AB3845"/>
    <w:rsid w:val="00AB39EF"/>
    <w:rsid w:val="00AB3D73"/>
    <w:rsid w:val="00AB41F5"/>
    <w:rsid w:val="00AB4D6B"/>
    <w:rsid w:val="00AB4E91"/>
    <w:rsid w:val="00AB541D"/>
    <w:rsid w:val="00AB64D5"/>
    <w:rsid w:val="00AB699E"/>
    <w:rsid w:val="00AB69B6"/>
    <w:rsid w:val="00AB7059"/>
    <w:rsid w:val="00AB7EB9"/>
    <w:rsid w:val="00AC0275"/>
    <w:rsid w:val="00AC0289"/>
    <w:rsid w:val="00AC02CC"/>
    <w:rsid w:val="00AC06B8"/>
    <w:rsid w:val="00AC09E0"/>
    <w:rsid w:val="00AC0A9B"/>
    <w:rsid w:val="00AC0E4D"/>
    <w:rsid w:val="00AC19D7"/>
    <w:rsid w:val="00AC1A47"/>
    <w:rsid w:val="00AC1C73"/>
    <w:rsid w:val="00AC1E5B"/>
    <w:rsid w:val="00AC1F98"/>
    <w:rsid w:val="00AC2253"/>
    <w:rsid w:val="00AC25B6"/>
    <w:rsid w:val="00AC2919"/>
    <w:rsid w:val="00AC2B66"/>
    <w:rsid w:val="00AC348A"/>
    <w:rsid w:val="00AC3529"/>
    <w:rsid w:val="00AC3B16"/>
    <w:rsid w:val="00AC3E85"/>
    <w:rsid w:val="00AC4354"/>
    <w:rsid w:val="00AC4809"/>
    <w:rsid w:val="00AC5948"/>
    <w:rsid w:val="00AC59C2"/>
    <w:rsid w:val="00AC5BCA"/>
    <w:rsid w:val="00AC6A89"/>
    <w:rsid w:val="00AC6CB5"/>
    <w:rsid w:val="00AC70BA"/>
    <w:rsid w:val="00AC72E9"/>
    <w:rsid w:val="00AC73D8"/>
    <w:rsid w:val="00AC796C"/>
    <w:rsid w:val="00AC79D4"/>
    <w:rsid w:val="00AC7A77"/>
    <w:rsid w:val="00AC7E23"/>
    <w:rsid w:val="00AD0B2B"/>
    <w:rsid w:val="00AD1964"/>
    <w:rsid w:val="00AD201A"/>
    <w:rsid w:val="00AD29A9"/>
    <w:rsid w:val="00AD3210"/>
    <w:rsid w:val="00AD376D"/>
    <w:rsid w:val="00AD3A01"/>
    <w:rsid w:val="00AD3E20"/>
    <w:rsid w:val="00AD4A30"/>
    <w:rsid w:val="00AD5211"/>
    <w:rsid w:val="00AD5A71"/>
    <w:rsid w:val="00AD5B97"/>
    <w:rsid w:val="00AD5E6F"/>
    <w:rsid w:val="00AD5EAE"/>
    <w:rsid w:val="00AD6ABD"/>
    <w:rsid w:val="00AD6F04"/>
    <w:rsid w:val="00AD6F61"/>
    <w:rsid w:val="00AD6FB1"/>
    <w:rsid w:val="00AD74F0"/>
    <w:rsid w:val="00AE02F9"/>
    <w:rsid w:val="00AE0B16"/>
    <w:rsid w:val="00AE13F2"/>
    <w:rsid w:val="00AE2150"/>
    <w:rsid w:val="00AE2737"/>
    <w:rsid w:val="00AE28B6"/>
    <w:rsid w:val="00AE2C0F"/>
    <w:rsid w:val="00AE30F4"/>
    <w:rsid w:val="00AE31CF"/>
    <w:rsid w:val="00AE3F32"/>
    <w:rsid w:val="00AE4442"/>
    <w:rsid w:val="00AE4FAE"/>
    <w:rsid w:val="00AE5279"/>
    <w:rsid w:val="00AE55AB"/>
    <w:rsid w:val="00AE59FC"/>
    <w:rsid w:val="00AE5A4F"/>
    <w:rsid w:val="00AE5D8E"/>
    <w:rsid w:val="00AE6117"/>
    <w:rsid w:val="00AE63F2"/>
    <w:rsid w:val="00AE66BB"/>
    <w:rsid w:val="00AE6807"/>
    <w:rsid w:val="00AE68FF"/>
    <w:rsid w:val="00AE6CA7"/>
    <w:rsid w:val="00AE6DE7"/>
    <w:rsid w:val="00AE6F4E"/>
    <w:rsid w:val="00AE7CAD"/>
    <w:rsid w:val="00AF0130"/>
    <w:rsid w:val="00AF07A0"/>
    <w:rsid w:val="00AF0B67"/>
    <w:rsid w:val="00AF0C32"/>
    <w:rsid w:val="00AF0D06"/>
    <w:rsid w:val="00AF0DED"/>
    <w:rsid w:val="00AF0EF1"/>
    <w:rsid w:val="00AF15C8"/>
    <w:rsid w:val="00AF1F7F"/>
    <w:rsid w:val="00AF2009"/>
    <w:rsid w:val="00AF2593"/>
    <w:rsid w:val="00AF3312"/>
    <w:rsid w:val="00AF3410"/>
    <w:rsid w:val="00AF3C98"/>
    <w:rsid w:val="00AF3D16"/>
    <w:rsid w:val="00AF402D"/>
    <w:rsid w:val="00AF42AC"/>
    <w:rsid w:val="00AF4549"/>
    <w:rsid w:val="00AF4CAF"/>
    <w:rsid w:val="00AF4EA4"/>
    <w:rsid w:val="00AF5BB1"/>
    <w:rsid w:val="00AF5C97"/>
    <w:rsid w:val="00AF6349"/>
    <w:rsid w:val="00AF7005"/>
    <w:rsid w:val="00AF7220"/>
    <w:rsid w:val="00AF72AB"/>
    <w:rsid w:val="00AF738E"/>
    <w:rsid w:val="00B000DC"/>
    <w:rsid w:val="00B00319"/>
    <w:rsid w:val="00B0099D"/>
    <w:rsid w:val="00B00AED"/>
    <w:rsid w:val="00B00D48"/>
    <w:rsid w:val="00B0131F"/>
    <w:rsid w:val="00B016BC"/>
    <w:rsid w:val="00B01A02"/>
    <w:rsid w:val="00B01DA2"/>
    <w:rsid w:val="00B01E98"/>
    <w:rsid w:val="00B022E4"/>
    <w:rsid w:val="00B0297C"/>
    <w:rsid w:val="00B02A06"/>
    <w:rsid w:val="00B04081"/>
    <w:rsid w:val="00B0450F"/>
    <w:rsid w:val="00B0476C"/>
    <w:rsid w:val="00B05406"/>
    <w:rsid w:val="00B05481"/>
    <w:rsid w:val="00B0597F"/>
    <w:rsid w:val="00B059DB"/>
    <w:rsid w:val="00B060AF"/>
    <w:rsid w:val="00B06116"/>
    <w:rsid w:val="00B06A8B"/>
    <w:rsid w:val="00B06F06"/>
    <w:rsid w:val="00B072EB"/>
    <w:rsid w:val="00B075F1"/>
    <w:rsid w:val="00B079C6"/>
    <w:rsid w:val="00B1036A"/>
    <w:rsid w:val="00B1053B"/>
    <w:rsid w:val="00B1089A"/>
    <w:rsid w:val="00B10DC2"/>
    <w:rsid w:val="00B10E2C"/>
    <w:rsid w:val="00B10FE0"/>
    <w:rsid w:val="00B114F3"/>
    <w:rsid w:val="00B11D41"/>
    <w:rsid w:val="00B11DFE"/>
    <w:rsid w:val="00B11F9C"/>
    <w:rsid w:val="00B1230E"/>
    <w:rsid w:val="00B12492"/>
    <w:rsid w:val="00B12E88"/>
    <w:rsid w:val="00B12EAF"/>
    <w:rsid w:val="00B13A08"/>
    <w:rsid w:val="00B13A61"/>
    <w:rsid w:val="00B13B0A"/>
    <w:rsid w:val="00B1470F"/>
    <w:rsid w:val="00B1489D"/>
    <w:rsid w:val="00B148DB"/>
    <w:rsid w:val="00B14A91"/>
    <w:rsid w:val="00B14CC0"/>
    <w:rsid w:val="00B14D1C"/>
    <w:rsid w:val="00B14F9D"/>
    <w:rsid w:val="00B1506E"/>
    <w:rsid w:val="00B1507B"/>
    <w:rsid w:val="00B15DE6"/>
    <w:rsid w:val="00B160A8"/>
    <w:rsid w:val="00B161C6"/>
    <w:rsid w:val="00B164E2"/>
    <w:rsid w:val="00B16A11"/>
    <w:rsid w:val="00B16D05"/>
    <w:rsid w:val="00B170A4"/>
    <w:rsid w:val="00B176EA"/>
    <w:rsid w:val="00B17727"/>
    <w:rsid w:val="00B17C9B"/>
    <w:rsid w:val="00B2035D"/>
    <w:rsid w:val="00B212F3"/>
    <w:rsid w:val="00B21774"/>
    <w:rsid w:val="00B21ABD"/>
    <w:rsid w:val="00B21DF2"/>
    <w:rsid w:val="00B21E2C"/>
    <w:rsid w:val="00B223C3"/>
    <w:rsid w:val="00B224CD"/>
    <w:rsid w:val="00B227A1"/>
    <w:rsid w:val="00B227A7"/>
    <w:rsid w:val="00B22825"/>
    <w:rsid w:val="00B22BC3"/>
    <w:rsid w:val="00B23456"/>
    <w:rsid w:val="00B2360B"/>
    <w:rsid w:val="00B23DC6"/>
    <w:rsid w:val="00B25107"/>
    <w:rsid w:val="00B25647"/>
    <w:rsid w:val="00B25E81"/>
    <w:rsid w:val="00B266D6"/>
    <w:rsid w:val="00B26836"/>
    <w:rsid w:val="00B26DB3"/>
    <w:rsid w:val="00B26FEC"/>
    <w:rsid w:val="00B274FE"/>
    <w:rsid w:val="00B2756B"/>
    <w:rsid w:val="00B279F9"/>
    <w:rsid w:val="00B300C4"/>
    <w:rsid w:val="00B301C2"/>
    <w:rsid w:val="00B311C2"/>
    <w:rsid w:val="00B311EB"/>
    <w:rsid w:val="00B313BD"/>
    <w:rsid w:val="00B31CCE"/>
    <w:rsid w:val="00B31E3D"/>
    <w:rsid w:val="00B32030"/>
    <w:rsid w:val="00B322A4"/>
    <w:rsid w:val="00B3254C"/>
    <w:rsid w:val="00B32736"/>
    <w:rsid w:val="00B327B1"/>
    <w:rsid w:val="00B327F2"/>
    <w:rsid w:val="00B3331D"/>
    <w:rsid w:val="00B33642"/>
    <w:rsid w:val="00B34343"/>
    <w:rsid w:val="00B343D7"/>
    <w:rsid w:val="00B344D2"/>
    <w:rsid w:val="00B345F6"/>
    <w:rsid w:val="00B34670"/>
    <w:rsid w:val="00B34E69"/>
    <w:rsid w:val="00B34F04"/>
    <w:rsid w:val="00B35006"/>
    <w:rsid w:val="00B352DE"/>
    <w:rsid w:val="00B35332"/>
    <w:rsid w:val="00B35555"/>
    <w:rsid w:val="00B35F4E"/>
    <w:rsid w:val="00B368DC"/>
    <w:rsid w:val="00B36B06"/>
    <w:rsid w:val="00B36FEC"/>
    <w:rsid w:val="00B37017"/>
    <w:rsid w:val="00B40047"/>
    <w:rsid w:val="00B41456"/>
    <w:rsid w:val="00B4163D"/>
    <w:rsid w:val="00B41C19"/>
    <w:rsid w:val="00B41E5A"/>
    <w:rsid w:val="00B420F1"/>
    <w:rsid w:val="00B4220B"/>
    <w:rsid w:val="00B42E84"/>
    <w:rsid w:val="00B435D6"/>
    <w:rsid w:val="00B43C88"/>
    <w:rsid w:val="00B448BB"/>
    <w:rsid w:val="00B44EDC"/>
    <w:rsid w:val="00B4510A"/>
    <w:rsid w:val="00B45B56"/>
    <w:rsid w:val="00B45C8C"/>
    <w:rsid w:val="00B45E15"/>
    <w:rsid w:val="00B45E24"/>
    <w:rsid w:val="00B46358"/>
    <w:rsid w:val="00B46403"/>
    <w:rsid w:val="00B46B54"/>
    <w:rsid w:val="00B46B95"/>
    <w:rsid w:val="00B47382"/>
    <w:rsid w:val="00B47417"/>
    <w:rsid w:val="00B479D0"/>
    <w:rsid w:val="00B47AF7"/>
    <w:rsid w:val="00B47C3E"/>
    <w:rsid w:val="00B50007"/>
    <w:rsid w:val="00B5000E"/>
    <w:rsid w:val="00B501B8"/>
    <w:rsid w:val="00B50234"/>
    <w:rsid w:val="00B507EA"/>
    <w:rsid w:val="00B50C6A"/>
    <w:rsid w:val="00B50F48"/>
    <w:rsid w:val="00B51C6A"/>
    <w:rsid w:val="00B51E4B"/>
    <w:rsid w:val="00B5203A"/>
    <w:rsid w:val="00B52085"/>
    <w:rsid w:val="00B52414"/>
    <w:rsid w:val="00B52A7A"/>
    <w:rsid w:val="00B52F48"/>
    <w:rsid w:val="00B5316D"/>
    <w:rsid w:val="00B533F7"/>
    <w:rsid w:val="00B53473"/>
    <w:rsid w:val="00B53C5F"/>
    <w:rsid w:val="00B53DA4"/>
    <w:rsid w:val="00B53DED"/>
    <w:rsid w:val="00B54198"/>
    <w:rsid w:val="00B549CC"/>
    <w:rsid w:val="00B54E83"/>
    <w:rsid w:val="00B5549D"/>
    <w:rsid w:val="00B55954"/>
    <w:rsid w:val="00B55D74"/>
    <w:rsid w:val="00B56061"/>
    <w:rsid w:val="00B56152"/>
    <w:rsid w:val="00B565E4"/>
    <w:rsid w:val="00B56BA4"/>
    <w:rsid w:val="00B56EE6"/>
    <w:rsid w:val="00B602EA"/>
    <w:rsid w:val="00B6032F"/>
    <w:rsid w:val="00B60696"/>
    <w:rsid w:val="00B60A3F"/>
    <w:rsid w:val="00B6108F"/>
    <w:rsid w:val="00B61102"/>
    <w:rsid w:val="00B61217"/>
    <w:rsid w:val="00B61223"/>
    <w:rsid w:val="00B61341"/>
    <w:rsid w:val="00B61734"/>
    <w:rsid w:val="00B619AD"/>
    <w:rsid w:val="00B61B7C"/>
    <w:rsid w:val="00B61C47"/>
    <w:rsid w:val="00B621A3"/>
    <w:rsid w:val="00B62452"/>
    <w:rsid w:val="00B626E0"/>
    <w:rsid w:val="00B62865"/>
    <w:rsid w:val="00B63590"/>
    <w:rsid w:val="00B636F0"/>
    <w:rsid w:val="00B63DA4"/>
    <w:rsid w:val="00B63DDE"/>
    <w:rsid w:val="00B644FE"/>
    <w:rsid w:val="00B65869"/>
    <w:rsid w:val="00B65BC7"/>
    <w:rsid w:val="00B65CB3"/>
    <w:rsid w:val="00B65CCC"/>
    <w:rsid w:val="00B66392"/>
    <w:rsid w:val="00B663D5"/>
    <w:rsid w:val="00B66C84"/>
    <w:rsid w:val="00B702B0"/>
    <w:rsid w:val="00B7042B"/>
    <w:rsid w:val="00B71B7D"/>
    <w:rsid w:val="00B71ECF"/>
    <w:rsid w:val="00B72118"/>
    <w:rsid w:val="00B72AC7"/>
    <w:rsid w:val="00B72BAD"/>
    <w:rsid w:val="00B7402F"/>
    <w:rsid w:val="00B74112"/>
    <w:rsid w:val="00B744F1"/>
    <w:rsid w:val="00B7460D"/>
    <w:rsid w:val="00B74AD2"/>
    <w:rsid w:val="00B74D9D"/>
    <w:rsid w:val="00B74E88"/>
    <w:rsid w:val="00B75552"/>
    <w:rsid w:val="00B756F6"/>
    <w:rsid w:val="00B7572A"/>
    <w:rsid w:val="00B75831"/>
    <w:rsid w:val="00B759CA"/>
    <w:rsid w:val="00B76A17"/>
    <w:rsid w:val="00B77016"/>
    <w:rsid w:val="00B77430"/>
    <w:rsid w:val="00B7749F"/>
    <w:rsid w:val="00B77D2C"/>
    <w:rsid w:val="00B8142F"/>
    <w:rsid w:val="00B82406"/>
    <w:rsid w:val="00B8257A"/>
    <w:rsid w:val="00B8268F"/>
    <w:rsid w:val="00B82B6C"/>
    <w:rsid w:val="00B83018"/>
    <w:rsid w:val="00B8346F"/>
    <w:rsid w:val="00B83C9B"/>
    <w:rsid w:val="00B83F72"/>
    <w:rsid w:val="00B843B0"/>
    <w:rsid w:val="00B8456E"/>
    <w:rsid w:val="00B84C8D"/>
    <w:rsid w:val="00B84CAE"/>
    <w:rsid w:val="00B85208"/>
    <w:rsid w:val="00B85270"/>
    <w:rsid w:val="00B85465"/>
    <w:rsid w:val="00B85D87"/>
    <w:rsid w:val="00B85FB5"/>
    <w:rsid w:val="00B86632"/>
    <w:rsid w:val="00B86BD4"/>
    <w:rsid w:val="00B86C99"/>
    <w:rsid w:val="00B870F2"/>
    <w:rsid w:val="00B87495"/>
    <w:rsid w:val="00B875BE"/>
    <w:rsid w:val="00B907DD"/>
    <w:rsid w:val="00B9126E"/>
    <w:rsid w:val="00B91ED2"/>
    <w:rsid w:val="00B9255F"/>
    <w:rsid w:val="00B92907"/>
    <w:rsid w:val="00B93159"/>
    <w:rsid w:val="00B9323B"/>
    <w:rsid w:val="00B93651"/>
    <w:rsid w:val="00B93BB4"/>
    <w:rsid w:val="00B93F90"/>
    <w:rsid w:val="00B948B2"/>
    <w:rsid w:val="00B94F99"/>
    <w:rsid w:val="00B95348"/>
    <w:rsid w:val="00B970CD"/>
    <w:rsid w:val="00B978FF"/>
    <w:rsid w:val="00B97BB2"/>
    <w:rsid w:val="00BA028F"/>
    <w:rsid w:val="00BA0317"/>
    <w:rsid w:val="00BA05C1"/>
    <w:rsid w:val="00BA0B5B"/>
    <w:rsid w:val="00BA0C61"/>
    <w:rsid w:val="00BA192B"/>
    <w:rsid w:val="00BA1978"/>
    <w:rsid w:val="00BA1A0E"/>
    <w:rsid w:val="00BA1C3D"/>
    <w:rsid w:val="00BA1DC1"/>
    <w:rsid w:val="00BA1FA9"/>
    <w:rsid w:val="00BA20B9"/>
    <w:rsid w:val="00BA27DB"/>
    <w:rsid w:val="00BA2DC6"/>
    <w:rsid w:val="00BA3148"/>
    <w:rsid w:val="00BA3CA8"/>
    <w:rsid w:val="00BA3CB9"/>
    <w:rsid w:val="00BA41CF"/>
    <w:rsid w:val="00BA4221"/>
    <w:rsid w:val="00BA4688"/>
    <w:rsid w:val="00BA47D7"/>
    <w:rsid w:val="00BA484D"/>
    <w:rsid w:val="00BA4C40"/>
    <w:rsid w:val="00BA4EED"/>
    <w:rsid w:val="00BA502F"/>
    <w:rsid w:val="00BA5193"/>
    <w:rsid w:val="00BA5874"/>
    <w:rsid w:val="00BA5DE9"/>
    <w:rsid w:val="00BA5E7E"/>
    <w:rsid w:val="00BA6127"/>
    <w:rsid w:val="00BA6169"/>
    <w:rsid w:val="00BA64D1"/>
    <w:rsid w:val="00BA6587"/>
    <w:rsid w:val="00BA7C88"/>
    <w:rsid w:val="00BB064F"/>
    <w:rsid w:val="00BB114D"/>
    <w:rsid w:val="00BB1229"/>
    <w:rsid w:val="00BB1396"/>
    <w:rsid w:val="00BB155B"/>
    <w:rsid w:val="00BB1D45"/>
    <w:rsid w:val="00BB2161"/>
    <w:rsid w:val="00BB21CF"/>
    <w:rsid w:val="00BB2222"/>
    <w:rsid w:val="00BB2496"/>
    <w:rsid w:val="00BB268A"/>
    <w:rsid w:val="00BB29FF"/>
    <w:rsid w:val="00BB2A79"/>
    <w:rsid w:val="00BB2F40"/>
    <w:rsid w:val="00BB389B"/>
    <w:rsid w:val="00BB39F4"/>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ED8"/>
    <w:rsid w:val="00BB7F39"/>
    <w:rsid w:val="00BC011B"/>
    <w:rsid w:val="00BC119D"/>
    <w:rsid w:val="00BC11A7"/>
    <w:rsid w:val="00BC1450"/>
    <w:rsid w:val="00BC1F33"/>
    <w:rsid w:val="00BC1FF9"/>
    <w:rsid w:val="00BC252D"/>
    <w:rsid w:val="00BC32D6"/>
    <w:rsid w:val="00BC4AF2"/>
    <w:rsid w:val="00BC4D3B"/>
    <w:rsid w:val="00BC4D66"/>
    <w:rsid w:val="00BC5510"/>
    <w:rsid w:val="00BC55D0"/>
    <w:rsid w:val="00BC60C1"/>
    <w:rsid w:val="00BC6B5B"/>
    <w:rsid w:val="00BC6D73"/>
    <w:rsid w:val="00BC732A"/>
    <w:rsid w:val="00BC7E6E"/>
    <w:rsid w:val="00BD065A"/>
    <w:rsid w:val="00BD06E4"/>
    <w:rsid w:val="00BD073C"/>
    <w:rsid w:val="00BD0E85"/>
    <w:rsid w:val="00BD1665"/>
    <w:rsid w:val="00BD19D4"/>
    <w:rsid w:val="00BD211C"/>
    <w:rsid w:val="00BD24CA"/>
    <w:rsid w:val="00BD293D"/>
    <w:rsid w:val="00BD2A49"/>
    <w:rsid w:val="00BD33D6"/>
    <w:rsid w:val="00BD3911"/>
    <w:rsid w:val="00BD3F24"/>
    <w:rsid w:val="00BD40C2"/>
    <w:rsid w:val="00BD444D"/>
    <w:rsid w:val="00BD490D"/>
    <w:rsid w:val="00BD4BEB"/>
    <w:rsid w:val="00BD5411"/>
    <w:rsid w:val="00BD5703"/>
    <w:rsid w:val="00BD5E22"/>
    <w:rsid w:val="00BD6016"/>
    <w:rsid w:val="00BD62CD"/>
    <w:rsid w:val="00BD64AE"/>
    <w:rsid w:val="00BD6D86"/>
    <w:rsid w:val="00BD6E45"/>
    <w:rsid w:val="00BD6E83"/>
    <w:rsid w:val="00BD6EE9"/>
    <w:rsid w:val="00BD6F39"/>
    <w:rsid w:val="00BD75B9"/>
    <w:rsid w:val="00BE0235"/>
    <w:rsid w:val="00BE02E7"/>
    <w:rsid w:val="00BE0804"/>
    <w:rsid w:val="00BE0B86"/>
    <w:rsid w:val="00BE0BF2"/>
    <w:rsid w:val="00BE0E6F"/>
    <w:rsid w:val="00BE164E"/>
    <w:rsid w:val="00BE1670"/>
    <w:rsid w:val="00BE1C96"/>
    <w:rsid w:val="00BE1EE3"/>
    <w:rsid w:val="00BE1F50"/>
    <w:rsid w:val="00BE24A3"/>
    <w:rsid w:val="00BE252D"/>
    <w:rsid w:val="00BE34E7"/>
    <w:rsid w:val="00BE38E8"/>
    <w:rsid w:val="00BE3998"/>
    <w:rsid w:val="00BE3B54"/>
    <w:rsid w:val="00BE4232"/>
    <w:rsid w:val="00BE4794"/>
    <w:rsid w:val="00BE4ADB"/>
    <w:rsid w:val="00BE4BFF"/>
    <w:rsid w:val="00BE4DF4"/>
    <w:rsid w:val="00BE5499"/>
    <w:rsid w:val="00BE5A40"/>
    <w:rsid w:val="00BE5B4B"/>
    <w:rsid w:val="00BE6015"/>
    <w:rsid w:val="00BE6494"/>
    <w:rsid w:val="00BE67D6"/>
    <w:rsid w:val="00BE6F30"/>
    <w:rsid w:val="00BE73CB"/>
    <w:rsid w:val="00BE7B84"/>
    <w:rsid w:val="00BE7F64"/>
    <w:rsid w:val="00BF05D0"/>
    <w:rsid w:val="00BF08EE"/>
    <w:rsid w:val="00BF0A1F"/>
    <w:rsid w:val="00BF0DB0"/>
    <w:rsid w:val="00BF1001"/>
    <w:rsid w:val="00BF12D2"/>
    <w:rsid w:val="00BF29D1"/>
    <w:rsid w:val="00BF29EF"/>
    <w:rsid w:val="00BF2C93"/>
    <w:rsid w:val="00BF2D47"/>
    <w:rsid w:val="00BF3383"/>
    <w:rsid w:val="00BF33B1"/>
    <w:rsid w:val="00BF348C"/>
    <w:rsid w:val="00BF3C32"/>
    <w:rsid w:val="00BF3E1B"/>
    <w:rsid w:val="00BF43E2"/>
    <w:rsid w:val="00BF4777"/>
    <w:rsid w:val="00BF4E2E"/>
    <w:rsid w:val="00BF4FCB"/>
    <w:rsid w:val="00BF5E08"/>
    <w:rsid w:val="00BF5F9A"/>
    <w:rsid w:val="00BF601E"/>
    <w:rsid w:val="00BF6226"/>
    <w:rsid w:val="00BF638F"/>
    <w:rsid w:val="00BF6789"/>
    <w:rsid w:val="00BF6918"/>
    <w:rsid w:val="00BF6D92"/>
    <w:rsid w:val="00BF7530"/>
    <w:rsid w:val="00BF7AD9"/>
    <w:rsid w:val="00C005C2"/>
    <w:rsid w:val="00C00891"/>
    <w:rsid w:val="00C00FAB"/>
    <w:rsid w:val="00C01588"/>
    <w:rsid w:val="00C01655"/>
    <w:rsid w:val="00C019CF"/>
    <w:rsid w:val="00C01C94"/>
    <w:rsid w:val="00C0281E"/>
    <w:rsid w:val="00C02897"/>
    <w:rsid w:val="00C02993"/>
    <w:rsid w:val="00C02A15"/>
    <w:rsid w:val="00C02C68"/>
    <w:rsid w:val="00C0305E"/>
    <w:rsid w:val="00C03503"/>
    <w:rsid w:val="00C035AC"/>
    <w:rsid w:val="00C03648"/>
    <w:rsid w:val="00C038A5"/>
    <w:rsid w:val="00C038D3"/>
    <w:rsid w:val="00C03963"/>
    <w:rsid w:val="00C03B33"/>
    <w:rsid w:val="00C03B4D"/>
    <w:rsid w:val="00C03B72"/>
    <w:rsid w:val="00C03B8E"/>
    <w:rsid w:val="00C03CA8"/>
    <w:rsid w:val="00C03E22"/>
    <w:rsid w:val="00C04494"/>
    <w:rsid w:val="00C04573"/>
    <w:rsid w:val="00C04604"/>
    <w:rsid w:val="00C048A9"/>
    <w:rsid w:val="00C05336"/>
    <w:rsid w:val="00C05544"/>
    <w:rsid w:val="00C0555C"/>
    <w:rsid w:val="00C05794"/>
    <w:rsid w:val="00C0593F"/>
    <w:rsid w:val="00C05D95"/>
    <w:rsid w:val="00C060D1"/>
    <w:rsid w:val="00C06156"/>
    <w:rsid w:val="00C0633F"/>
    <w:rsid w:val="00C067FC"/>
    <w:rsid w:val="00C071DD"/>
    <w:rsid w:val="00C07262"/>
    <w:rsid w:val="00C072CE"/>
    <w:rsid w:val="00C073DB"/>
    <w:rsid w:val="00C0770D"/>
    <w:rsid w:val="00C0785D"/>
    <w:rsid w:val="00C07894"/>
    <w:rsid w:val="00C07B4A"/>
    <w:rsid w:val="00C07D7A"/>
    <w:rsid w:val="00C10820"/>
    <w:rsid w:val="00C10DAE"/>
    <w:rsid w:val="00C10FCD"/>
    <w:rsid w:val="00C11486"/>
    <w:rsid w:val="00C11698"/>
    <w:rsid w:val="00C11B4F"/>
    <w:rsid w:val="00C11D51"/>
    <w:rsid w:val="00C11D9D"/>
    <w:rsid w:val="00C11E89"/>
    <w:rsid w:val="00C1270E"/>
    <w:rsid w:val="00C12E86"/>
    <w:rsid w:val="00C13750"/>
    <w:rsid w:val="00C1383D"/>
    <w:rsid w:val="00C138A6"/>
    <w:rsid w:val="00C13E3D"/>
    <w:rsid w:val="00C14A75"/>
    <w:rsid w:val="00C14A9A"/>
    <w:rsid w:val="00C14F71"/>
    <w:rsid w:val="00C15594"/>
    <w:rsid w:val="00C16207"/>
    <w:rsid w:val="00C16B02"/>
    <w:rsid w:val="00C17012"/>
    <w:rsid w:val="00C17949"/>
    <w:rsid w:val="00C17DE0"/>
    <w:rsid w:val="00C17EFC"/>
    <w:rsid w:val="00C17FB4"/>
    <w:rsid w:val="00C17FCD"/>
    <w:rsid w:val="00C205C1"/>
    <w:rsid w:val="00C20D1C"/>
    <w:rsid w:val="00C215F0"/>
    <w:rsid w:val="00C217BF"/>
    <w:rsid w:val="00C22586"/>
    <w:rsid w:val="00C23184"/>
    <w:rsid w:val="00C2374A"/>
    <w:rsid w:val="00C2400C"/>
    <w:rsid w:val="00C2473A"/>
    <w:rsid w:val="00C24B34"/>
    <w:rsid w:val="00C24F2B"/>
    <w:rsid w:val="00C25156"/>
    <w:rsid w:val="00C252EB"/>
    <w:rsid w:val="00C25322"/>
    <w:rsid w:val="00C25B06"/>
    <w:rsid w:val="00C25E5E"/>
    <w:rsid w:val="00C26360"/>
    <w:rsid w:val="00C2650D"/>
    <w:rsid w:val="00C26631"/>
    <w:rsid w:val="00C266D9"/>
    <w:rsid w:val="00C269F2"/>
    <w:rsid w:val="00C26CF9"/>
    <w:rsid w:val="00C27056"/>
    <w:rsid w:val="00C27322"/>
    <w:rsid w:val="00C274A8"/>
    <w:rsid w:val="00C274CC"/>
    <w:rsid w:val="00C27A48"/>
    <w:rsid w:val="00C27B49"/>
    <w:rsid w:val="00C27C66"/>
    <w:rsid w:val="00C3013B"/>
    <w:rsid w:val="00C30714"/>
    <w:rsid w:val="00C30D60"/>
    <w:rsid w:val="00C31504"/>
    <w:rsid w:val="00C31A82"/>
    <w:rsid w:val="00C32066"/>
    <w:rsid w:val="00C323AA"/>
    <w:rsid w:val="00C33129"/>
    <w:rsid w:val="00C33203"/>
    <w:rsid w:val="00C33D1E"/>
    <w:rsid w:val="00C33D50"/>
    <w:rsid w:val="00C33E42"/>
    <w:rsid w:val="00C34142"/>
    <w:rsid w:val="00C341E5"/>
    <w:rsid w:val="00C3426D"/>
    <w:rsid w:val="00C34308"/>
    <w:rsid w:val="00C3440C"/>
    <w:rsid w:val="00C3463A"/>
    <w:rsid w:val="00C3464D"/>
    <w:rsid w:val="00C34670"/>
    <w:rsid w:val="00C3467E"/>
    <w:rsid w:val="00C3475E"/>
    <w:rsid w:val="00C347DC"/>
    <w:rsid w:val="00C34ABE"/>
    <w:rsid w:val="00C34B99"/>
    <w:rsid w:val="00C35036"/>
    <w:rsid w:val="00C3534E"/>
    <w:rsid w:val="00C35AD1"/>
    <w:rsid w:val="00C36314"/>
    <w:rsid w:val="00C37247"/>
    <w:rsid w:val="00C37DDB"/>
    <w:rsid w:val="00C37EB9"/>
    <w:rsid w:val="00C40509"/>
    <w:rsid w:val="00C407FA"/>
    <w:rsid w:val="00C409E0"/>
    <w:rsid w:val="00C40D47"/>
    <w:rsid w:val="00C41558"/>
    <w:rsid w:val="00C418C2"/>
    <w:rsid w:val="00C419A3"/>
    <w:rsid w:val="00C41AFA"/>
    <w:rsid w:val="00C41B60"/>
    <w:rsid w:val="00C41C4E"/>
    <w:rsid w:val="00C422EB"/>
    <w:rsid w:val="00C42604"/>
    <w:rsid w:val="00C428AE"/>
    <w:rsid w:val="00C42DC7"/>
    <w:rsid w:val="00C42EF6"/>
    <w:rsid w:val="00C43318"/>
    <w:rsid w:val="00C43686"/>
    <w:rsid w:val="00C447A0"/>
    <w:rsid w:val="00C44F8A"/>
    <w:rsid w:val="00C4591B"/>
    <w:rsid w:val="00C4642A"/>
    <w:rsid w:val="00C464FB"/>
    <w:rsid w:val="00C465CD"/>
    <w:rsid w:val="00C465FF"/>
    <w:rsid w:val="00C46903"/>
    <w:rsid w:val="00C46CA1"/>
    <w:rsid w:val="00C46CA3"/>
    <w:rsid w:val="00C472BB"/>
    <w:rsid w:val="00C478DD"/>
    <w:rsid w:val="00C50459"/>
    <w:rsid w:val="00C505EC"/>
    <w:rsid w:val="00C50650"/>
    <w:rsid w:val="00C50C22"/>
    <w:rsid w:val="00C50EBB"/>
    <w:rsid w:val="00C510CC"/>
    <w:rsid w:val="00C5156F"/>
    <w:rsid w:val="00C517D1"/>
    <w:rsid w:val="00C529D0"/>
    <w:rsid w:val="00C53586"/>
    <w:rsid w:val="00C539C2"/>
    <w:rsid w:val="00C53B7E"/>
    <w:rsid w:val="00C53C55"/>
    <w:rsid w:val="00C54EA9"/>
    <w:rsid w:val="00C54EDA"/>
    <w:rsid w:val="00C54F0D"/>
    <w:rsid w:val="00C55229"/>
    <w:rsid w:val="00C55689"/>
    <w:rsid w:val="00C5611F"/>
    <w:rsid w:val="00C56AF9"/>
    <w:rsid w:val="00C56BE0"/>
    <w:rsid w:val="00C56E28"/>
    <w:rsid w:val="00C574C7"/>
    <w:rsid w:val="00C57CEE"/>
    <w:rsid w:val="00C57DC5"/>
    <w:rsid w:val="00C57EC0"/>
    <w:rsid w:val="00C60113"/>
    <w:rsid w:val="00C60609"/>
    <w:rsid w:val="00C60C71"/>
    <w:rsid w:val="00C61CBE"/>
    <w:rsid w:val="00C62147"/>
    <w:rsid w:val="00C626E7"/>
    <w:rsid w:val="00C62C46"/>
    <w:rsid w:val="00C62D8B"/>
    <w:rsid w:val="00C63264"/>
    <w:rsid w:val="00C63624"/>
    <w:rsid w:val="00C63DE1"/>
    <w:rsid w:val="00C63F6D"/>
    <w:rsid w:val="00C641FC"/>
    <w:rsid w:val="00C646FB"/>
    <w:rsid w:val="00C6487E"/>
    <w:rsid w:val="00C64FA8"/>
    <w:rsid w:val="00C64FDF"/>
    <w:rsid w:val="00C65950"/>
    <w:rsid w:val="00C666D5"/>
    <w:rsid w:val="00C66BC3"/>
    <w:rsid w:val="00C66F16"/>
    <w:rsid w:val="00C67208"/>
    <w:rsid w:val="00C674B7"/>
    <w:rsid w:val="00C67A32"/>
    <w:rsid w:val="00C700FC"/>
    <w:rsid w:val="00C702AD"/>
    <w:rsid w:val="00C70AA4"/>
    <w:rsid w:val="00C710DA"/>
    <w:rsid w:val="00C7145C"/>
    <w:rsid w:val="00C71547"/>
    <w:rsid w:val="00C71BB5"/>
    <w:rsid w:val="00C720A8"/>
    <w:rsid w:val="00C72379"/>
    <w:rsid w:val="00C72721"/>
    <w:rsid w:val="00C72A03"/>
    <w:rsid w:val="00C72ED6"/>
    <w:rsid w:val="00C737B2"/>
    <w:rsid w:val="00C737D1"/>
    <w:rsid w:val="00C739BC"/>
    <w:rsid w:val="00C73C34"/>
    <w:rsid w:val="00C73ED8"/>
    <w:rsid w:val="00C73F3D"/>
    <w:rsid w:val="00C7418C"/>
    <w:rsid w:val="00C74577"/>
    <w:rsid w:val="00C7562B"/>
    <w:rsid w:val="00C75C58"/>
    <w:rsid w:val="00C75DA2"/>
    <w:rsid w:val="00C75F12"/>
    <w:rsid w:val="00C75FB9"/>
    <w:rsid w:val="00C76856"/>
    <w:rsid w:val="00C7689F"/>
    <w:rsid w:val="00C76B7D"/>
    <w:rsid w:val="00C76F74"/>
    <w:rsid w:val="00C77AA0"/>
    <w:rsid w:val="00C77AFC"/>
    <w:rsid w:val="00C77E69"/>
    <w:rsid w:val="00C816CC"/>
    <w:rsid w:val="00C81B40"/>
    <w:rsid w:val="00C823D2"/>
    <w:rsid w:val="00C825C1"/>
    <w:rsid w:val="00C82D1B"/>
    <w:rsid w:val="00C82E00"/>
    <w:rsid w:val="00C83077"/>
    <w:rsid w:val="00C8343B"/>
    <w:rsid w:val="00C838EC"/>
    <w:rsid w:val="00C83E51"/>
    <w:rsid w:val="00C847A1"/>
    <w:rsid w:val="00C847A3"/>
    <w:rsid w:val="00C84C32"/>
    <w:rsid w:val="00C859DE"/>
    <w:rsid w:val="00C85A74"/>
    <w:rsid w:val="00C85A7F"/>
    <w:rsid w:val="00C86209"/>
    <w:rsid w:val="00C868B7"/>
    <w:rsid w:val="00C86C57"/>
    <w:rsid w:val="00C86F8D"/>
    <w:rsid w:val="00C87267"/>
    <w:rsid w:val="00C87524"/>
    <w:rsid w:val="00C87C9B"/>
    <w:rsid w:val="00C901C1"/>
    <w:rsid w:val="00C90517"/>
    <w:rsid w:val="00C90608"/>
    <w:rsid w:val="00C906BE"/>
    <w:rsid w:val="00C90A43"/>
    <w:rsid w:val="00C91145"/>
    <w:rsid w:val="00C91318"/>
    <w:rsid w:val="00C914B5"/>
    <w:rsid w:val="00C91E33"/>
    <w:rsid w:val="00C92149"/>
    <w:rsid w:val="00C92864"/>
    <w:rsid w:val="00C947BC"/>
    <w:rsid w:val="00C95261"/>
    <w:rsid w:val="00C95CC8"/>
    <w:rsid w:val="00C95E59"/>
    <w:rsid w:val="00C95F7C"/>
    <w:rsid w:val="00C96149"/>
    <w:rsid w:val="00C961E8"/>
    <w:rsid w:val="00C9660A"/>
    <w:rsid w:val="00C97129"/>
    <w:rsid w:val="00C973A3"/>
    <w:rsid w:val="00C97A3C"/>
    <w:rsid w:val="00C97CF8"/>
    <w:rsid w:val="00C97F57"/>
    <w:rsid w:val="00C97FE0"/>
    <w:rsid w:val="00CA0B86"/>
    <w:rsid w:val="00CA1081"/>
    <w:rsid w:val="00CA1298"/>
    <w:rsid w:val="00CA1380"/>
    <w:rsid w:val="00CA169C"/>
    <w:rsid w:val="00CA193B"/>
    <w:rsid w:val="00CA1CDF"/>
    <w:rsid w:val="00CA1FE8"/>
    <w:rsid w:val="00CA2666"/>
    <w:rsid w:val="00CA266E"/>
    <w:rsid w:val="00CA26D6"/>
    <w:rsid w:val="00CA2A22"/>
    <w:rsid w:val="00CA2A96"/>
    <w:rsid w:val="00CA2CB2"/>
    <w:rsid w:val="00CA3047"/>
    <w:rsid w:val="00CA3673"/>
    <w:rsid w:val="00CA3936"/>
    <w:rsid w:val="00CA397F"/>
    <w:rsid w:val="00CA3C26"/>
    <w:rsid w:val="00CA3EC1"/>
    <w:rsid w:val="00CA3F09"/>
    <w:rsid w:val="00CA4069"/>
    <w:rsid w:val="00CA4735"/>
    <w:rsid w:val="00CA4820"/>
    <w:rsid w:val="00CA4A59"/>
    <w:rsid w:val="00CA5296"/>
    <w:rsid w:val="00CA552C"/>
    <w:rsid w:val="00CA55B7"/>
    <w:rsid w:val="00CA5D3E"/>
    <w:rsid w:val="00CA6888"/>
    <w:rsid w:val="00CA6ADD"/>
    <w:rsid w:val="00CA6C1D"/>
    <w:rsid w:val="00CA6D62"/>
    <w:rsid w:val="00CA779D"/>
    <w:rsid w:val="00CA7AF7"/>
    <w:rsid w:val="00CA7B9C"/>
    <w:rsid w:val="00CB0617"/>
    <w:rsid w:val="00CB06D2"/>
    <w:rsid w:val="00CB0F34"/>
    <w:rsid w:val="00CB1258"/>
    <w:rsid w:val="00CB278A"/>
    <w:rsid w:val="00CB2CC7"/>
    <w:rsid w:val="00CB44B6"/>
    <w:rsid w:val="00CB48F5"/>
    <w:rsid w:val="00CB4918"/>
    <w:rsid w:val="00CB497F"/>
    <w:rsid w:val="00CB4B02"/>
    <w:rsid w:val="00CB50F5"/>
    <w:rsid w:val="00CB5253"/>
    <w:rsid w:val="00CB58A8"/>
    <w:rsid w:val="00CB5A32"/>
    <w:rsid w:val="00CB5E6E"/>
    <w:rsid w:val="00CB60D0"/>
    <w:rsid w:val="00CB632F"/>
    <w:rsid w:val="00CB6DF3"/>
    <w:rsid w:val="00CB74BE"/>
    <w:rsid w:val="00CB7531"/>
    <w:rsid w:val="00CB7856"/>
    <w:rsid w:val="00CB785E"/>
    <w:rsid w:val="00CC047D"/>
    <w:rsid w:val="00CC0BF4"/>
    <w:rsid w:val="00CC0F3F"/>
    <w:rsid w:val="00CC138E"/>
    <w:rsid w:val="00CC18CA"/>
    <w:rsid w:val="00CC199C"/>
    <w:rsid w:val="00CC1D88"/>
    <w:rsid w:val="00CC2463"/>
    <w:rsid w:val="00CC2641"/>
    <w:rsid w:val="00CC287B"/>
    <w:rsid w:val="00CC290A"/>
    <w:rsid w:val="00CC2EBD"/>
    <w:rsid w:val="00CC36A4"/>
    <w:rsid w:val="00CC3819"/>
    <w:rsid w:val="00CC38EC"/>
    <w:rsid w:val="00CC3B01"/>
    <w:rsid w:val="00CC3DFB"/>
    <w:rsid w:val="00CC48C1"/>
    <w:rsid w:val="00CC4D4A"/>
    <w:rsid w:val="00CC523D"/>
    <w:rsid w:val="00CC5A6F"/>
    <w:rsid w:val="00CC60DA"/>
    <w:rsid w:val="00CC6144"/>
    <w:rsid w:val="00CC7137"/>
    <w:rsid w:val="00CC7177"/>
    <w:rsid w:val="00CC71D2"/>
    <w:rsid w:val="00CC7488"/>
    <w:rsid w:val="00CC7828"/>
    <w:rsid w:val="00CD009A"/>
    <w:rsid w:val="00CD022A"/>
    <w:rsid w:val="00CD0862"/>
    <w:rsid w:val="00CD14A0"/>
    <w:rsid w:val="00CD1FDE"/>
    <w:rsid w:val="00CD20FA"/>
    <w:rsid w:val="00CD2DF0"/>
    <w:rsid w:val="00CD33CC"/>
    <w:rsid w:val="00CD3698"/>
    <w:rsid w:val="00CD3847"/>
    <w:rsid w:val="00CD3FA4"/>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2F1D"/>
    <w:rsid w:val="00CE372F"/>
    <w:rsid w:val="00CE37CA"/>
    <w:rsid w:val="00CE3813"/>
    <w:rsid w:val="00CE3A6E"/>
    <w:rsid w:val="00CE3B44"/>
    <w:rsid w:val="00CE3CE8"/>
    <w:rsid w:val="00CE40AB"/>
    <w:rsid w:val="00CE439B"/>
    <w:rsid w:val="00CE4C57"/>
    <w:rsid w:val="00CE6B53"/>
    <w:rsid w:val="00CE7D8D"/>
    <w:rsid w:val="00CF03B6"/>
    <w:rsid w:val="00CF06C9"/>
    <w:rsid w:val="00CF07E0"/>
    <w:rsid w:val="00CF0A33"/>
    <w:rsid w:val="00CF0A6F"/>
    <w:rsid w:val="00CF0CD2"/>
    <w:rsid w:val="00CF108A"/>
    <w:rsid w:val="00CF11CD"/>
    <w:rsid w:val="00CF167C"/>
    <w:rsid w:val="00CF173A"/>
    <w:rsid w:val="00CF222D"/>
    <w:rsid w:val="00CF313E"/>
    <w:rsid w:val="00CF4EE8"/>
    <w:rsid w:val="00CF4F56"/>
    <w:rsid w:val="00CF56A5"/>
    <w:rsid w:val="00CF56FB"/>
    <w:rsid w:val="00CF598A"/>
    <w:rsid w:val="00CF599D"/>
    <w:rsid w:val="00CF5AA9"/>
    <w:rsid w:val="00CF5C7E"/>
    <w:rsid w:val="00CF6A9C"/>
    <w:rsid w:val="00CF6B66"/>
    <w:rsid w:val="00CF6BB6"/>
    <w:rsid w:val="00CF6F7D"/>
    <w:rsid w:val="00CF6F7F"/>
    <w:rsid w:val="00CF7681"/>
    <w:rsid w:val="00CF79E6"/>
    <w:rsid w:val="00D0004A"/>
    <w:rsid w:val="00D0065C"/>
    <w:rsid w:val="00D0099E"/>
    <w:rsid w:val="00D011EC"/>
    <w:rsid w:val="00D012CA"/>
    <w:rsid w:val="00D0194C"/>
    <w:rsid w:val="00D01D1A"/>
    <w:rsid w:val="00D02235"/>
    <w:rsid w:val="00D02409"/>
    <w:rsid w:val="00D0268C"/>
    <w:rsid w:val="00D02C7F"/>
    <w:rsid w:val="00D02E2E"/>
    <w:rsid w:val="00D02FB5"/>
    <w:rsid w:val="00D03020"/>
    <w:rsid w:val="00D03187"/>
    <w:rsid w:val="00D03A75"/>
    <w:rsid w:val="00D03D49"/>
    <w:rsid w:val="00D044AA"/>
    <w:rsid w:val="00D04AED"/>
    <w:rsid w:val="00D04E10"/>
    <w:rsid w:val="00D0536B"/>
    <w:rsid w:val="00D0539B"/>
    <w:rsid w:val="00D053EA"/>
    <w:rsid w:val="00D05A95"/>
    <w:rsid w:val="00D05E91"/>
    <w:rsid w:val="00D05F71"/>
    <w:rsid w:val="00D06152"/>
    <w:rsid w:val="00D06247"/>
    <w:rsid w:val="00D06351"/>
    <w:rsid w:val="00D06605"/>
    <w:rsid w:val="00D06AF1"/>
    <w:rsid w:val="00D06E72"/>
    <w:rsid w:val="00D078A0"/>
    <w:rsid w:val="00D079E6"/>
    <w:rsid w:val="00D07BF4"/>
    <w:rsid w:val="00D07ECD"/>
    <w:rsid w:val="00D10059"/>
    <w:rsid w:val="00D102F5"/>
    <w:rsid w:val="00D109D5"/>
    <w:rsid w:val="00D10EFE"/>
    <w:rsid w:val="00D10F26"/>
    <w:rsid w:val="00D11100"/>
    <w:rsid w:val="00D11242"/>
    <w:rsid w:val="00D11292"/>
    <w:rsid w:val="00D1171F"/>
    <w:rsid w:val="00D11E5A"/>
    <w:rsid w:val="00D12ACD"/>
    <w:rsid w:val="00D12C9C"/>
    <w:rsid w:val="00D12DFB"/>
    <w:rsid w:val="00D12EAE"/>
    <w:rsid w:val="00D12FA1"/>
    <w:rsid w:val="00D1351B"/>
    <w:rsid w:val="00D14270"/>
    <w:rsid w:val="00D147F8"/>
    <w:rsid w:val="00D14B89"/>
    <w:rsid w:val="00D1564D"/>
    <w:rsid w:val="00D15D0E"/>
    <w:rsid w:val="00D15D83"/>
    <w:rsid w:val="00D160F9"/>
    <w:rsid w:val="00D1621D"/>
    <w:rsid w:val="00D162CB"/>
    <w:rsid w:val="00D163A1"/>
    <w:rsid w:val="00D164E2"/>
    <w:rsid w:val="00D1694D"/>
    <w:rsid w:val="00D16D80"/>
    <w:rsid w:val="00D17299"/>
    <w:rsid w:val="00D1732C"/>
    <w:rsid w:val="00D17344"/>
    <w:rsid w:val="00D1788C"/>
    <w:rsid w:val="00D17BA6"/>
    <w:rsid w:val="00D17FE5"/>
    <w:rsid w:val="00D20D24"/>
    <w:rsid w:val="00D20D3E"/>
    <w:rsid w:val="00D21058"/>
    <w:rsid w:val="00D210E4"/>
    <w:rsid w:val="00D210F4"/>
    <w:rsid w:val="00D2171B"/>
    <w:rsid w:val="00D2181E"/>
    <w:rsid w:val="00D21B46"/>
    <w:rsid w:val="00D22079"/>
    <w:rsid w:val="00D2266E"/>
    <w:rsid w:val="00D2269B"/>
    <w:rsid w:val="00D2286A"/>
    <w:rsid w:val="00D22EFD"/>
    <w:rsid w:val="00D230D1"/>
    <w:rsid w:val="00D23156"/>
    <w:rsid w:val="00D23FF4"/>
    <w:rsid w:val="00D2404F"/>
    <w:rsid w:val="00D246C7"/>
    <w:rsid w:val="00D2491F"/>
    <w:rsid w:val="00D24A26"/>
    <w:rsid w:val="00D24D5A"/>
    <w:rsid w:val="00D25473"/>
    <w:rsid w:val="00D258AF"/>
    <w:rsid w:val="00D25900"/>
    <w:rsid w:val="00D25DBC"/>
    <w:rsid w:val="00D26857"/>
    <w:rsid w:val="00D268B3"/>
    <w:rsid w:val="00D26B4E"/>
    <w:rsid w:val="00D26EF4"/>
    <w:rsid w:val="00D2764C"/>
    <w:rsid w:val="00D277C4"/>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84D"/>
    <w:rsid w:val="00D338ED"/>
    <w:rsid w:val="00D33A97"/>
    <w:rsid w:val="00D33BF7"/>
    <w:rsid w:val="00D3454F"/>
    <w:rsid w:val="00D35C3E"/>
    <w:rsid w:val="00D365B0"/>
    <w:rsid w:val="00D3670B"/>
    <w:rsid w:val="00D36BCB"/>
    <w:rsid w:val="00D37A2D"/>
    <w:rsid w:val="00D37C14"/>
    <w:rsid w:val="00D404AB"/>
    <w:rsid w:val="00D41367"/>
    <w:rsid w:val="00D413C6"/>
    <w:rsid w:val="00D415E2"/>
    <w:rsid w:val="00D41684"/>
    <w:rsid w:val="00D41EFF"/>
    <w:rsid w:val="00D4213C"/>
    <w:rsid w:val="00D42596"/>
    <w:rsid w:val="00D4274A"/>
    <w:rsid w:val="00D42973"/>
    <w:rsid w:val="00D42B50"/>
    <w:rsid w:val="00D430DC"/>
    <w:rsid w:val="00D433EC"/>
    <w:rsid w:val="00D434AA"/>
    <w:rsid w:val="00D436D6"/>
    <w:rsid w:val="00D44019"/>
    <w:rsid w:val="00D440E9"/>
    <w:rsid w:val="00D442AA"/>
    <w:rsid w:val="00D442E6"/>
    <w:rsid w:val="00D4446F"/>
    <w:rsid w:val="00D4454B"/>
    <w:rsid w:val="00D44AC8"/>
    <w:rsid w:val="00D44B6C"/>
    <w:rsid w:val="00D45077"/>
    <w:rsid w:val="00D4518B"/>
    <w:rsid w:val="00D455AD"/>
    <w:rsid w:val="00D4588D"/>
    <w:rsid w:val="00D45C23"/>
    <w:rsid w:val="00D46145"/>
    <w:rsid w:val="00D4631A"/>
    <w:rsid w:val="00D4672F"/>
    <w:rsid w:val="00D46738"/>
    <w:rsid w:val="00D47A1A"/>
    <w:rsid w:val="00D47A34"/>
    <w:rsid w:val="00D5069E"/>
    <w:rsid w:val="00D50724"/>
    <w:rsid w:val="00D508C0"/>
    <w:rsid w:val="00D50A41"/>
    <w:rsid w:val="00D518F5"/>
    <w:rsid w:val="00D5192F"/>
    <w:rsid w:val="00D5319F"/>
    <w:rsid w:val="00D53840"/>
    <w:rsid w:val="00D53D6D"/>
    <w:rsid w:val="00D542A7"/>
    <w:rsid w:val="00D543D8"/>
    <w:rsid w:val="00D544FE"/>
    <w:rsid w:val="00D546B8"/>
    <w:rsid w:val="00D54EFE"/>
    <w:rsid w:val="00D554C4"/>
    <w:rsid w:val="00D559E4"/>
    <w:rsid w:val="00D567F2"/>
    <w:rsid w:val="00D56EE6"/>
    <w:rsid w:val="00D57772"/>
    <w:rsid w:val="00D579EC"/>
    <w:rsid w:val="00D601CC"/>
    <w:rsid w:val="00D60972"/>
    <w:rsid w:val="00D61130"/>
    <w:rsid w:val="00D6155B"/>
    <w:rsid w:val="00D616F8"/>
    <w:rsid w:val="00D61C84"/>
    <w:rsid w:val="00D61DDE"/>
    <w:rsid w:val="00D62DBE"/>
    <w:rsid w:val="00D62EEB"/>
    <w:rsid w:val="00D62F67"/>
    <w:rsid w:val="00D63322"/>
    <w:rsid w:val="00D63E64"/>
    <w:rsid w:val="00D640C9"/>
    <w:rsid w:val="00D642C0"/>
    <w:rsid w:val="00D65AAF"/>
    <w:rsid w:val="00D65F2C"/>
    <w:rsid w:val="00D65F7F"/>
    <w:rsid w:val="00D668C1"/>
    <w:rsid w:val="00D6696D"/>
    <w:rsid w:val="00D66C46"/>
    <w:rsid w:val="00D66C76"/>
    <w:rsid w:val="00D66E49"/>
    <w:rsid w:val="00D670C6"/>
    <w:rsid w:val="00D671CB"/>
    <w:rsid w:val="00D6736D"/>
    <w:rsid w:val="00D67584"/>
    <w:rsid w:val="00D67693"/>
    <w:rsid w:val="00D67F7C"/>
    <w:rsid w:val="00D700F7"/>
    <w:rsid w:val="00D7014F"/>
    <w:rsid w:val="00D70179"/>
    <w:rsid w:val="00D7022C"/>
    <w:rsid w:val="00D704AE"/>
    <w:rsid w:val="00D708AD"/>
    <w:rsid w:val="00D71297"/>
    <w:rsid w:val="00D7154A"/>
    <w:rsid w:val="00D735C3"/>
    <w:rsid w:val="00D73A00"/>
    <w:rsid w:val="00D73B0E"/>
    <w:rsid w:val="00D740D4"/>
    <w:rsid w:val="00D75003"/>
    <w:rsid w:val="00D76147"/>
    <w:rsid w:val="00D77A57"/>
    <w:rsid w:val="00D77F8D"/>
    <w:rsid w:val="00D802FC"/>
    <w:rsid w:val="00D806C2"/>
    <w:rsid w:val="00D80A66"/>
    <w:rsid w:val="00D80B9B"/>
    <w:rsid w:val="00D81236"/>
    <w:rsid w:val="00D81544"/>
    <w:rsid w:val="00D81B56"/>
    <w:rsid w:val="00D81E44"/>
    <w:rsid w:val="00D820B0"/>
    <w:rsid w:val="00D825AF"/>
    <w:rsid w:val="00D826D9"/>
    <w:rsid w:val="00D8285F"/>
    <w:rsid w:val="00D82A97"/>
    <w:rsid w:val="00D831DE"/>
    <w:rsid w:val="00D83EBF"/>
    <w:rsid w:val="00D84823"/>
    <w:rsid w:val="00D84B77"/>
    <w:rsid w:val="00D84D5F"/>
    <w:rsid w:val="00D85544"/>
    <w:rsid w:val="00D85BD6"/>
    <w:rsid w:val="00D8659A"/>
    <w:rsid w:val="00D86683"/>
    <w:rsid w:val="00D86D53"/>
    <w:rsid w:val="00D87160"/>
    <w:rsid w:val="00D879DF"/>
    <w:rsid w:val="00D900C3"/>
    <w:rsid w:val="00D908A0"/>
    <w:rsid w:val="00D90FD7"/>
    <w:rsid w:val="00D91221"/>
    <w:rsid w:val="00D9186A"/>
    <w:rsid w:val="00D925B5"/>
    <w:rsid w:val="00D92A4F"/>
    <w:rsid w:val="00D92FDA"/>
    <w:rsid w:val="00D9318E"/>
    <w:rsid w:val="00D936F4"/>
    <w:rsid w:val="00D93812"/>
    <w:rsid w:val="00D93A2D"/>
    <w:rsid w:val="00D93BCE"/>
    <w:rsid w:val="00D93ED9"/>
    <w:rsid w:val="00D942AD"/>
    <w:rsid w:val="00D94A5B"/>
    <w:rsid w:val="00D94A6E"/>
    <w:rsid w:val="00D94EDE"/>
    <w:rsid w:val="00D965AD"/>
    <w:rsid w:val="00D966CD"/>
    <w:rsid w:val="00D96BDF"/>
    <w:rsid w:val="00D97677"/>
    <w:rsid w:val="00D97A79"/>
    <w:rsid w:val="00D97C85"/>
    <w:rsid w:val="00D97DDA"/>
    <w:rsid w:val="00D97F2B"/>
    <w:rsid w:val="00DA0201"/>
    <w:rsid w:val="00DA0D30"/>
    <w:rsid w:val="00DA1608"/>
    <w:rsid w:val="00DA31C2"/>
    <w:rsid w:val="00DA32D2"/>
    <w:rsid w:val="00DA350E"/>
    <w:rsid w:val="00DA3F54"/>
    <w:rsid w:val="00DA44F9"/>
    <w:rsid w:val="00DA5694"/>
    <w:rsid w:val="00DA5861"/>
    <w:rsid w:val="00DA6605"/>
    <w:rsid w:val="00DA6678"/>
    <w:rsid w:val="00DA7781"/>
    <w:rsid w:val="00DA7DA4"/>
    <w:rsid w:val="00DB1F10"/>
    <w:rsid w:val="00DB1FF3"/>
    <w:rsid w:val="00DB26C5"/>
    <w:rsid w:val="00DB2938"/>
    <w:rsid w:val="00DB37BB"/>
    <w:rsid w:val="00DB43B1"/>
    <w:rsid w:val="00DB43BA"/>
    <w:rsid w:val="00DB4AFD"/>
    <w:rsid w:val="00DB4BC2"/>
    <w:rsid w:val="00DB4E1A"/>
    <w:rsid w:val="00DB55AB"/>
    <w:rsid w:val="00DB56AD"/>
    <w:rsid w:val="00DB5BD3"/>
    <w:rsid w:val="00DB64D7"/>
    <w:rsid w:val="00DB64E2"/>
    <w:rsid w:val="00DB665E"/>
    <w:rsid w:val="00DB6701"/>
    <w:rsid w:val="00DB671C"/>
    <w:rsid w:val="00DB6977"/>
    <w:rsid w:val="00DB6C47"/>
    <w:rsid w:val="00DB70BA"/>
    <w:rsid w:val="00DB7354"/>
    <w:rsid w:val="00DB77C5"/>
    <w:rsid w:val="00DB7DD5"/>
    <w:rsid w:val="00DB7EF8"/>
    <w:rsid w:val="00DC017F"/>
    <w:rsid w:val="00DC020C"/>
    <w:rsid w:val="00DC103F"/>
    <w:rsid w:val="00DC11F3"/>
    <w:rsid w:val="00DC14CE"/>
    <w:rsid w:val="00DC26A2"/>
    <w:rsid w:val="00DC26B3"/>
    <w:rsid w:val="00DC290F"/>
    <w:rsid w:val="00DC2E73"/>
    <w:rsid w:val="00DC301E"/>
    <w:rsid w:val="00DC3267"/>
    <w:rsid w:val="00DC371C"/>
    <w:rsid w:val="00DC40E5"/>
    <w:rsid w:val="00DC45AA"/>
    <w:rsid w:val="00DC475C"/>
    <w:rsid w:val="00DC4C66"/>
    <w:rsid w:val="00DC4DA6"/>
    <w:rsid w:val="00DC51F0"/>
    <w:rsid w:val="00DC5BE2"/>
    <w:rsid w:val="00DC5E6B"/>
    <w:rsid w:val="00DC6616"/>
    <w:rsid w:val="00DC6DAD"/>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3C88"/>
    <w:rsid w:val="00DD40C2"/>
    <w:rsid w:val="00DD44EB"/>
    <w:rsid w:val="00DD4ECB"/>
    <w:rsid w:val="00DD51C6"/>
    <w:rsid w:val="00DD5347"/>
    <w:rsid w:val="00DD538C"/>
    <w:rsid w:val="00DD64C3"/>
    <w:rsid w:val="00DD6996"/>
    <w:rsid w:val="00DD6F2C"/>
    <w:rsid w:val="00DD75A3"/>
    <w:rsid w:val="00DD7902"/>
    <w:rsid w:val="00DE0070"/>
    <w:rsid w:val="00DE0558"/>
    <w:rsid w:val="00DE08FC"/>
    <w:rsid w:val="00DE0CEF"/>
    <w:rsid w:val="00DE0E1F"/>
    <w:rsid w:val="00DE1065"/>
    <w:rsid w:val="00DE18A0"/>
    <w:rsid w:val="00DE2711"/>
    <w:rsid w:val="00DE28CD"/>
    <w:rsid w:val="00DE2B8A"/>
    <w:rsid w:val="00DE2BAA"/>
    <w:rsid w:val="00DE2C27"/>
    <w:rsid w:val="00DE3992"/>
    <w:rsid w:val="00DE3E4F"/>
    <w:rsid w:val="00DE3FB9"/>
    <w:rsid w:val="00DE4422"/>
    <w:rsid w:val="00DE4583"/>
    <w:rsid w:val="00DE4C1D"/>
    <w:rsid w:val="00DE4F36"/>
    <w:rsid w:val="00DE584D"/>
    <w:rsid w:val="00DE5ACB"/>
    <w:rsid w:val="00DE67F7"/>
    <w:rsid w:val="00DE70C4"/>
    <w:rsid w:val="00DE78F9"/>
    <w:rsid w:val="00DF0648"/>
    <w:rsid w:val="00DF099C"/>
    <w:rsid w:val="00DF171D"/>
    <w:rsid w:val="00DF210F"/>
    <w:rsid w:val="00DF22E6"/>
    <w:rsid w:val="00DF2976"/>
    <w:rsid w:val="00DF2A31"/>
    <w:rsid w:val="00DF2B98"/>
    <w:rsid w:val="00DF30FD"/>
    <w:rsid w:val="00DF32CC"/>
    <w:rsid w:val="00DF3E0F"/>
    <w:rsid w:val="00DF3FEA"/>
    <w:rsid w:val="00DF420B"/>
    <w:rsid w:val="00DF4574"/>
    <w:rsid w:val="00DF5142"/>
    <w:rsid w:val="00DF51BA"/>
    <w:rsid w:val="00DF53EE"/>
    <w:rsid w:val="00DF5864"/>
    <w:rsid w:val="00DF5E7F"/>
    <w:rsid w:val="00DF6324"/>
    <w:rsid w:val="00DF63F4"/>
    <w:rsid w:val="00DF649A"/>
    <w:rsid w:val="00DF68D8"/>
    <w:rsid w:val="00DF6C92"/>
    <w:rsid w:val="00DF6D1B"/>
    <w:rsid w:val="00DF710B"/>
    <w:rsid w:val="00DF7242"/>
    <w:rsid w:val="00E0044F"/>
    <w:rsid w:val="00E008EA"/>
    <w:rsid w:val="00E00D0C"/>
    <w:rsid w:val="00E010C7"/>
    <w:rsid w:val="00E01C39"/>
    <w:rsid w:val="00E01C5C"/>
    <w:rsid w:val="00E02767"/>
    <w:rsid w:val="00E034A0"/>
    <w:rsid w:val="00E0382E"/>
    <w:rsid w:val="00E03B8D"/>
    <w:rsid w:val="00E047C6"/>
    <w:rsid w:val="00E04868"/>
    <w:rsid w:val="00E04DE0"/>
    <w:rsid w:val="00E04EF4"/>
    <w:rsid w:val="00E05797"/>
    <w:rsid w:val="00E05869"/>
    <w:rsid w:val="00E06273"/>
    <w:rsid w:val="00E06275"/>
    <w:rsid w:val="00E065BD"/>
    <w:rsid w:val="00E06684"/>
    <w:rsid w:val="00E07041"/>
    <w:rsid w:val="00E0705B"/>
    <w:rsid w:val="00E074FD"/>
    <w:rsid w:val="00E075E9"/>
    <w:rsid w:val="00E07621"/>
    <w:rsid w:val="00E07CA8"/>
    <w:rsid w:val="00E103D2"/>
    <w:rsid w:val="00E1078C"/>
    <w:rsid w:val="00E11384"/>
    <w:rsid w:val="00E118B7"/>
    <w:rsid w:val="00E12CF5"/>
    <w:rsid w:val="00E132B1"/>
    <w:rsid w:val="00E133ED"/>
    <w:rsid w:val="00E1373B"/>
    <w:rsid w:val="00E13B36"/>
    <w:rsid w:val="00E13B48"/>
    <w:rsid w:val="00E13C85"/>
    <w:rsid w:val="00E140C6"/>
    <w:rsid w:val="00E1425A"/>
    <w:rsid w:val="00E142B2"/>
    <w:rsid w:val="00E14539"/>
    <w:rsid w:val="00E14B61"/>
    <w:rsid w:val="00E1502C"/>
    <w:rsid w:val="00E15773"/>
    <w:rsid w:val="00E15EAE"/>
    <w:rsid w:val="00E15FF6"/>
    <w:rsid w:val="00E1685F"/>
    <w:rsid w:val="00E17660"/>
    <w:rsid w:val="00E17B16"/>
    <w:rsid w:val="00E207FB"/>
    <w:rsid w:val="00E21850"/>
    <w:rsid w:val="00E22203"/>
    <w:rsid w:val="00E228DD"/>
    <w:rsid w:val="00E228EB"/>
    <w:rsid w:val="00E22EFB"/>
    <w:rsid w:val="00E2320C"/>
    <w:rsid w:val="00E2344B"/>
    <w:rsid w:val="00E23537"/>
    <w:rsid w:val="00E23675"/>
    <w:rsid w:val="00E239C4"/>
    <w:rsid w:val="00E23D85"/>
    <w:rsid w:val="00E241C3"/>
    <w:rsid w:val="00E24A8B"/>
    <w:rsid w:val="00E24AF9"/>
    <w:rsid w:val="00E24D9D"/>
    <w:rsid w:val="00E24E4A"/>
    <w:rsid w:val="00E2517D"/>
    <w:rsid w:val="00E25267"/>
    <w:rsid w:val="00E252F2"/>
    <w:rsid w:val="00E25332"/>
    <w:rsid w:val="00E25494"/>
    <w:rsid w:val="00E254D2"/>
    <w:rsid w:val="00E25C34"/>
    <w:rsid w:val="00E26045"/>
    <w:rsid w:val="00E2612D"/>
    <w:rsid w:val="00E2615B"/>
    <w:rsid w:val="00E26F00"/>
    <w:rsid w:val="00E272FE"/>
    <w:rsid w:val="00E27440"/>
    <w:rsid w:val="00E274AE"/>
    <w:rsid w:val="00E276D4"/>
    <w:rsid w:val="00E27775"/>
    <w:rsid w:val="00E27C91"/>
    <w:rsid w:val="00E27D26"/>
    <w:rsid w:val="00E30DF7"/>
    <w:rsid w:val="00E3108A"/>
    <w:rsid w:val="00E310F0"/>
    <w:rsid w:val="00E3118B"/>
    <w:rsid w:val="00E31408"/>
    <w:rsid w:val="00E314F6"/>
    <w:rsid w:val="00E314FB"/>
    <w:rsid w:val="00E31540"/>
    <w:rsid w:val="00E31AD5"/>
    <w:rsid w:val="00E31D49"/>
    <w:rsid w:val="00E321D9"/>
    <w:rsid w:val="00E326FF"/>
    <w:rsid w:val="00E3275F"/>
    <w:rsid w:val="00E32CA4"/>
    <w:rsid w:val="00E3330E"/>
    <w:rsid w:val="00E335C6"/>
    <w:rsid w:val="00E338EB"/>
    <w:rsid w:val="00E3478F"/>
    <w:rsid w:val="00E350A8"/>
    <w:rsid w:val="00E35C73"/>
    <w:rsid w:val="00E368FC"/>
    <w:rsid w:val="00E370DE"/>
    <w:rsid w:val="00E371B2"/>
    <w:rsid w:val="00E3794C"/>
    <w:rsid w:val="00E403CC"/>
    <w:rsid w:val="00E40999"/>
    <w:rsid w:val="00E40A65"/>
    <w:rsid w:val="00E412ED"/>
    <w:rsid w:val="00E41E7B"/>
    <w:rsid w:val="00E4208B"/>
    <w:rsid w:val="00E42400"/>
    <w:rsid w:val="00E430BA"/>
    <w:rsid w:val="00E43264"/>
    <w:rsid w:val="00E432CC"/>
    <w:rsid w:val="00E432DA"/>
    <w:rsid w:val="00E434A1"/>
    <w:rsid w:val="00E437D4"/>
    <w:rsid w:val="00E439A1"/>
    <w:rsid w:val="00E43D31"/>
    <w:rsid w:val="00E44B96"/>
    <w:rsid w:val="00E44D81"/>
    <w:rsid w:val="00E4565F"/>
    <w:rsid w:val="00E4599C"/>
    <w:rsid w:val="00E45D75"/>
    <w:rsid w:val="00E45FC6"/>
    <w:rsid w:val="00E4682C"/>
    <w:rsid w:val="00E46ABA"/>
    <w:rsid w:val="00E46BEB"/>
    <w:rsid w:val="00E46E50"/>
    <w:rsid w:val="00E47313"/>
    <w:rsid w:val="00E47379"/>
    <w:rsid w:val="00E47503"/>
    <w:rsid w:val="00E4765C"/>
    <w:rsid w:val="00E47752"/>
    <w:rsid w:val="00E47FE9"/>
    <w:rsid w:val="00E50916"/>
    <w:rsid w:val="00E510F7"/>
    <w:rsid w:val="00E514D3"/>
    <w:rsid w:val="00E5154E"/>
    <w:rsid w:val="00E516C2"/>
    <w:rsid w:val="00E516F7"/>
    <w:rsid w:val="00E51CBC"/>
    <w:rsid w:val="00E52148"/>
    <w:rsid w:val="00E52E97"/>
    <w:rsid w:val="00E52FE8"/>
    <w:rsid w:val="00E53B78"/>
    <w:rsid w:val="00E53D6D"/>
    <w:rsid w:val="00E53F62"/>
    <w:rsid w:val="00E543B7"/>
    <w:rsid w:val="00E54CA0"/>
    <w:rsid w:val="00E54F05"/>
    <w:rsid w:val="00E5510C"/>
    <w:rsid w:val="00E55539"/>
    <w:rsid w:val="00E556CA"/>
    <w:rsid w:val="00E558A1"/>
    <w:rsid w:val="00E55B8C"/>
    <w:rsid w:val="00E55CA2"/>
    <w:rsid w:val="00E55F0D"/>
    <w:rsid w:val="00E565F9"/>
    <w:rsid w:val="00E5692C"/>
    <w:rsid w:val="00E56C14"/>
    <w:rsid w:val="00E5732E"/>
    <w:rsid w:val="00E57908"/>
    <w:rsid w:val="00E60341"/>
    <w:rsid w:val="00E60766"/>
    <w:rsid w:val="00E60A40"/>
    <w:rsid w:val="00E6114A"/>
    <w:rsid w:val="00E611D3"/>
    <w:rsid w:val="00E61A7B"/>
    <w:rsid w:val="00E61D1C"/>
    <w:rsid w:val="00E62162"/>
    <w:rsid w:val="00E6220A"/>
    <w:rsid w:val="00E6275C"/>
    <w:rsid w:val="00E63574"/>
    <w:rsid w:val="00E638A2"/>
    <w:rsid w:val="00E63B30"/>
    <w:rsid w:val="00E644D7"/>
    <w:rsid w:val="00E6479A"/>
    <w:rsid w:val="00E64905"/>
    <w:rsid w:val="00E64D32"/>
    <w:rsid w:val="00E6522C"/>
    <w:rsid w:val="00E65DB2"/>
    <w:rsid w:val="00E65EFB"/>
    <w:rsid w:val="00E660D2"/>
    <w:rsid w:val="00E6618F"/>
    <w:rsid w:val="00E6661C"/>
    <w:rsid w:val="00E668B7"/>
    <w:rsid w:val="00E6743D"/>
    <w:rsid w:val="00E674BB"/>
    <w:rsid w:val="00E67822"/>
    <w:rsid w:val="00E67D8D"/>
    <w:rsid w:val="00E67E0B"/>
    <w:rsid w:val="00E67F2F"/>
    <w:rsid w:val="00E70A84"/>
    <w:rsid w:val="00E70B73"/>
    <w:rsid w:val="00E70D5D"/>
    <w:rsid w:val="00E71112"/>
    <w:rsid w:val="00E7111D"/>
    <w:rsid w:val="00E7205D"/>
    <w:rsid w:val="00E72484"/>
    <w:rsid w:val="00E72C37"/>
    <w:rsid w:val="00E72C5B"/>
    <w:rsid w:val="00E72CB2"/>
    <w:rsid w:val="00E72DB0"/>
    <w:rsid w:val="00E7318D"/>
    <w:rsid w:val="00E7320D"/>
    <w:rsid w:val="00E7371F"/>
    <w:rsid w:val="00E737D4"/>
    <w:rsid w:val="00E73C04"/>
    <w:rsid w:val="00E740B6"/>
    <w:rsid w:val="00E745EC"/>
    <w:rsid w:val="00E74CD9"/>
    <w:rsid w:val="00E74EAB"/>
    <w:rsid w:val="00E75205"/>
    <w:rsid w:val="00E75527"/>
    <w:rsid w:val="00E75A76"/>
    <w:rsid w:val="00E75FF4"/>
    <w:rsid w:val="00E76167"/>
    <w:rsid w:val="00E761A9"/>
    <w:rsid w:val="00E76A1D"/>
    <w:rsid w:val="00E77597"/>
    <w:rsid w:val="00E77C2D"/>
    <w:rsid w:val="00E80490"/>
    <w:rsid w:val="00E8074E"/>
    <w:rsid w:val="00E80D8B"/>
    <w:rsid w:val="00E81170"/>
    <w:rsid w:val="00E81933"/>
    <w:rsid w:val="00E819AE"/>
    <w:rsid w:val="00E81C04"/>
    <w:rsid w:val="00E828D4"/>
    <w:rsid w:val="00E82C6C"/>
    <w:rsid w:val="00E8307D"/>
    <w:rsid w:val="00E834D9"/>
    <w:rsid w:val="00E83AFB"/>
    <w:rsid w:val="00E83D04"/>
    <w:rsid w:val="00E83D56"/>
    <w:rsid w:val="00E83DC2"/>
    <w:rsid w:val="00E84249"/>
    <w:rsid w:val="00E85257"/>
    <w:rsid w:val="00E85366"/>
    <w:rsid w:val="00E85D4D"/>
    <w:rsid w:val="00E86161"/>
    <w:rsid w:val="00E86169"/>
    <w:rsid w:val="00E86220"/>
    <w:rsid w:val="00E8628A"/>
    <w:rsid w:val="00E86625"/>
    <w:rsid w:val="00E867AF"/>
    <w:rsid w:val="00E86E51"/>
    <w:rsid w:val="00E8719D"/>
    <w:rsid w:val="00E87547"/>
    <w:rsid w:val="00E875AF"/>
    <w:rsid w:val="00E87DAD"/>
    <w:rsid w:val="00E87F2F"/>
    <w:rsid w:val="00E9043E"/>
    <w:rsid w:val="00E90A57"/>
    <w:rsid w:val="00E9122A"/>
    <w:rsid w:val="00E914F0"/>
    <w:rsid w:val="00E9177E"/>
    <w:rsid w:val="00E918BC"/>
    <w:rsid w:val="00E91A80"/>
    <w:rsid w:val="00E91B25"/>
    <w:rsid w:val="00E91B50"/>
    <w:rsid w:val="00E91C4E"/>
    <w:rsid w:val="00E91D06"/>
    <w:rsid w:val="00E93496"/>
    <w:rsid w:val="00E93521"/>
    <w:rsid w:val="00E93C2A"/>
    <w:rsid w:val="00E93D6A"/>
    <w:rsid w:val="00E93DD8"/>
    <w:rsid w:val="00E942CE"/>
    <w:rsid w:val="00E94313"/>
    <w:rsid w:val="00E94A0B"/>
    <w:rsid w:val="00E94C2D"/>
    <w:rsid w:val="00E9545C"/>
    <w:rsid w:val="00E95DDB"/>
    <w:rsid w:val="00E95DFE"/>
    <w:rsid w:val="00E966E6"/>
    <w:rsid w:val="00E9684E"/>
    <w:rsid w:val="00E96C56"/>
    <w:rsid w:val="00E96D8E"/>
    <w:rsid w:val="00E973D9"/>
    <w:rsid w:val="00E97A5E"/>
    <w:rsid w:val="00E97DDA"/>
    <w:rsid w:val="00EA0065"/>
    <w:rsid w:val="00EA0563"/>
    <w:rsid w:val="00EA099F"/>
    <w:rsid w:val="00EA0A50"/>
    <w:rsid w:val="00EA0C0A"/>
    <w:rsid w:val="00EA11B7"/>
    <w:rsid w:val="00EA1A01"/>
    <w:rsid w:val="00EA1EAE"/>
    <w:rsid w:val="00EA201D"/>
    <w:rsid w:val="00EA229D"/>
    <w:rsid w:val="00EA238F"/>
    <w:rsid w:val="00EA23A8"/>
    <w:rsid w:val="00EA261B"/>
    <w:rsid w:val="00EA2DDD"/>
    <w:rsid w:val="00EA2F0B"/>
    <w:rsid w:val="00EA32EB"/>
    <w:rsid w:val="00EA34BA"/>
    <w:rsid w:val="00EA3A38"/>
    <w:rsid w:val="00EA3AAA"/>
    <w:rsid w:val="00EA3DB9"/>
    <w:rsid w:val="00EA402B"/>
    <w:rsid w:val="00EA4904"/>
    <w:rsid w:val="00EA493A"/>
    <w:rsid w:val="00EA4EB5"/>
    <w:rsid w:val="00EA53C4"/>
    <w:rsid w:val="00EA53CE"/>
    <w:rsid w:val="00EA59D1"/>
    <w:rsid w:val="00EA664C"/>
    <w:rsid w:val="00EA72DA"/>
    <w:rsid w:val="00EA7482"/>
    <w:rsid w:val="00EA777E"/>
    <w:rsid w:val="00EA7BFE"/>
    <w:rsid w:val="00EB02F2"/>
    <w:rsid w:val="00EB097D"/>
    <w:rsid w:val="00EB13B2"/>
    <w:rsid w:val="00EB1594"/>
    <w:rsid w:val="00EB15BA"/>
    <w:rsid w:val="00EB15ED"/>
    <w:rsid w:val="00EB2064"/>
    <w:rsid w:val="00EB2242"/>
    <w:rsid w:val="00EB2D18"/>
    <w:rsid w:val="00EB2FF8"/>
    <w:rsid w:val="00EB3F41"/>
    <w:rsid w:val="00EB44AC"/>
    <w:rsid w:val="00EB4767"/>
    <w:rsid w:val="00EB4A3D"/>
    <w:rsid w:val="00EB4AD4"/>
    <w:rsid w:val="00EB4F13"/>
    <w:rsid w:val="00EB56AF"/>
    <w:rsid w:val="00EB56BD"/>
    <w:rsid w:val="00EB57B5"/>
    <w:rsid w:val="00EB5816"/>
    <w:rsid w:val="00EB66F5"/>
    <w:rsid w:val="00EB6D79"/>
    <w:rsid w:val="00EB6DDD"/>
    <w:rsid w:val="00EB6DE4"/>
    <w:rsid w:val="00EB7018"/>
    <w:rsid w:val="00EB74D7"/>
    <w:rsid w:val="00EB7CDD"/>
    <w:rsid w:val="00EB7D5E"/>
    <w:rsid w:val="00EC097D"/>
    <w:rsid w:val="00EC0EE9"/>
    <w:rsid w:val="00EC1384"/>
    <w:rsid w:val="00EC13BC"/>
    <w:rsid w:val="00EC1703"/>
    <w:rsid w:val="00EC1866"/>
    <w:rsid w:val="00EC18DC"/>
    <w:rsid w:val="00EC1A59"/>
    <w:rsid w:val="00EC1BFD"/>
    <w:rsid w:val="00EC1EA9"/>
    <w:rsid w:val="00EC1EE6"/>
    <w:rsid w:val="00EC1FE7"/>
    <w:rsid w:val="00EC1FED"/>
    <w:rsid w:val="00EC2B7B"/>
    <w:rsid w:val="00EC2E48"/>
    <w:rsid w:val="00EC310C"/>
    <w:rsid w:val="00EC31CF"/>
    <w:rsid w:val="00EC38FA"/>
    <w:rsid w:val="00EC3CDE"/>
    <w:rsid w:val="00EC3DA9"/>
    <w:rsid w:val="00EC4888"/>
    <w:rsid w:val="00EC54CC"/>
    <w:rsid w:val="00EC597B"/>
    <w:rsid w:val="00EC5DF0"/>
    <w:rsid w:val="00EC5E25"/>
    <w:rsid w:val="00EC5E86"/>
    <w:rsid w:val="00EC5F3F"/>
    <w:rsid w:val="00EC601F"/>
    <w:rsid w:val="00EC6C9A"/>
    <w:rsid w:val="00EC6F48"/>
    <w:rsid w:val="00EC7629"/>
    <w:rsid w:val="00ED0205"/>
    <w:rsid w:val="00ED05EE"/>
    <w:rsid w:val="00ED0CD8"/>
    <w:rsid w:val="00ED0D0C"/>
    <w:rsid w:val="00ED0D5A"/>
    <w:rsid w:val="00ED10E5"/>
    <w:rsid w:val="00ED1528"/>
    <w:rsid w:val="00ED152F"/>
    <w:rsid w:val="00ED29BB"/>
    <w:rsid w:val="00ED3BE7"/>
    <w:rsid w:val="00ED40CC"/>
    <w:rsid w:val="00ED412E"/>
    <w:rsid w:val="00ED42D1"/>
    <w:rsid w:val="00ED457D"/>
    <w:rsid w:val="00ED48CE"/>
    <w:rsid w:val="00ED4B59"/>
    <w:rsid w:val="00ED60E1"/>
    <w:rsid w:val="00ED611A"/>
    <w:rsid w:val="00ED62B3"/>
    <w:rsid w:val="00ED63BF"/>
    <w:rsid w:val="00ED6635"/>
    <w:rsid w:val="00ED770C"/>
    <w:rsid w:val="00ED7CA8"/>
    <w:rsid w:val="00ED7D28"/>
    <w:rsid w:val="00ED7D7C"/>
    <w:rsid w:val="00ED7E2A"/>
    <w:rsid w:val="00ED7FF8"/>
    <w:rsid w:val="00EE0803"/>
    <w:rsid w:val="00EE09D5"/>
    <w:rsid w:val="00EE0BFD"/>
    <w:rsid w:val="00EE0D1C"/>
    <w:rsid w:val="00EE0E3B"/>
    <w:rsid w:val="00EE1564"/>
    <w:rsid w:val="00EE24E2"/>
    <w:rsid w:val="00EE27A0"/>
    <w:rsid w:val="00EE283D"/>
    <w:rsid w:val="00EE2AAC"/>
    <w:rsid w:val="00EE2C62"/>
    <w:rsid w:val="00EE2E47"/>
    <w:rsid w:val="00EE34E1"/>
    <w:rsid w:val="00EE3C0C"/>
    <w:rsid w:val="00EE4142"/>
    <w:rsid w:val="00EE4147"/>
    <w:rsid w:val="00EE4318"/>
    <w:rsid w:val="00EE4616"/>
    <w:rsid w:val="00EE49FC"/>
    <w:rsid w:val="00EE4F17"/>
    <w:rsid w:val="00EE5959"/>
    <w:rsid w:val="00EE5989"/>
    <w:rsid w:val="00EE5C8B"/>
    <w:rsid w:val="00EE5CFF"/>
    <w:rsid w:val="00EE5D37"/>
    <w:rsid w:val="00EE60E8"/>
    <w:rsid w:val="00EE63AC"/>
    <w:rsid w:val="00EE63CF"/>
    <w:rsid w:val="00EE6512"/>
    <w:rsid w:val="00EE6BFF"/>
    <w:rsid w:val="00EE7036"/>
    <w:rsid w:val="00EE76D5"/>
    <w:rsid w:val="00EE7911"/>
    <w:rsid w:val="00EE7CBB"/>
    <w:rsid w:val="00EF088A"/>
    <w:rsid w:val="00EF0951"/>
    <w:rsid w:val="00EF0DD5"/>
    <w:rsid w:val="00EF0DEB"/>
    <w:rsid w:val="00EF160C"/>
    <w:rsid w:val="00EF19BB"/>
    <w:rsid w:val="00EF1C4F"/>
    <w:rsid w:val="00EF1C76"/>
    <w:rsid w:val="00EF2174"/>
    <w:rsid w:val="00EF2201"/>
    <w:rsid w:val="00EF272C"/>
    <w:rsid w:val="00EF350F"/>
    <w:rsid w:val="00EF3A26"/>
    <w:rsid w:val="00EF3A62"/>
    <w:rsid w:val="00EF3B5E"/>
    <w:rsid w:val="00EF3CBB"/>
    <w:rsid w:val="00EF4463"/>
    <w:rsid w:val="00EF4EE7"/>
    <w:rsid w:val="00EF4F7C"/>
    <w:rsid w:val="00EF52E5"/>
    <w:rsid w:val="00EF531A"/>
    <w:rsid w:val="00EF5E04"/>
    <w:rsid w:val="00EF5E42"/>
    <w:rsid w:val="00EF613D"/>
    <w:rsid w:val="00EF6263"/>
    <w:rsid w:val="00EF639C"/>
    <w:rsid w:val="00EF6FDF"/>
    <w:rsid w:val="00EF72DE"/>
    <w:rsid w:val="00EF789A"/>
    <w:rsid w:val="00EF7C05"/>
    <w:rsid w:val="00F00854"/>
    <w:rsid w:val="00F0095E"/>
    <w:rsid w:val="00F00C31"/>
    <w:rsid w:val="00F010B3"/>
    <w:rsid w:val="00F01249"/>
    <w:rsid w:val="00F012DB"/>
    <w:rsid w:val="00F01467"/>
    <w:rsid w:val="00F0190E"/>
    <w:rsid w:val="00F01BF6"/>
    <w:rsid w:val="00F023E2"/>
    <w:rsid w:val="00F0246E"/>
    <w:rsid w:val="00F02862"/>
    <w:rsid w:val="00F030AF"/>
    <w:rsid w:val="00F032C8"/>
    <w:rsid w:val="00F03EAA"/>
    <w:rsid w:val="00F05249"/>
    <w:rsid w:val="00F0567A"/>
    <w:rsid w:val="00F056DF"/>
    <w:rsid w:val="00F06124"/>
    <w:rsid w:val="00F06477"/>
    <w:rsid w:val="00F06AB6"/>
    <w:rsid w:val="00F06B6B"/>
    <w:rsid w:val="00F06CC7"/>
    <w:rsid w:val="00F0759A"/>
    <w:rsid w:val="00F076DA"/>
    <w:rsid w:val="00F077AD"/>
    <w:rsid w:val="00F100A1"/>
    <w:rsid w:val="00F10300"/>
    <w:rsid w:val="00F10B87"/>
    <w:rsid w:val="00F110C3"/>
    <w:rsid w:val="00F11408"/>
    <w:rsid w:val="00F12932"/>
    <w:rsid w:val="00F12D4E"/>
    <w:rsid w:val="00F135D2"/>
    <w:rsid w:val="00F13728"/>
    <w:rsid w:val="00F13ABB"/>
    <w:rsid w:val="00F143F4"/>
    <w:rsid w:val="00F158AA"/>
    <w:rsid w:val="00F16423"/>
    <w:rsid w:val="00F167DC"/>
    <w:rsid w:val="00F16851"/>
    <w:rsid w:val="00F169B8"/>
    <w:rsid w:val="00F17027"/>
    <w:rsid w:val="00F171A1"/>
    <w:rsid w:val="00F17472"/>
    <w:rsid w:val="00F204EE"/>
    <w:rsid w:val="00F20677"/>
    <w:rsid w:val="00F2083D"/>
    <w:rsid w:val="00F20E38"/>
    <w:rsid w:val="00F21124"/>
    <w:rsid w:val="00F2118E"/>
    <w:rsid w:val="00F21387"/>
    <w:rsid w:val="00F21647"/>
    <w:rsid w:val="00F2171F"/>
    <w:rsid w:val="00F219BF"/>
    <w:rsid w:val="00F22CCB"/>
    <w:rsid w:val="00F22DA9"/>
    <w:rsid w:val="00F233BE"/>
    <w:rsid w:val="00F23A92"/>
    <w:rsid w:val="00F2404D"/>
    <w:rsid w:val="00F244D2"/>
    <w:rsid w:val="00F244E5"/>
    <w:rsid w:val="00F2494C"/>
    <w:rsid w:val="00F24E75"/>
    <w:rsid w:val="00F2509E"/>
    <w:rsid w:val="00F25506"/>
    <w:rsid w:val="00F25681"/>
    <w:rsid w:val="00F25B34"/>
    <w:rsid w:val="00F25E45"/>
    <w:rsid w:val="00F25F43"/>
    <w:rsid w:val="00F265E8"/>
    <w:rsid w:val="00F26B8E"/>
    <w:rsid w:val="00F270E5"/>
    <w:rsid w:val="00F270E6"/>
    <w:rsid w:val="00F27478"/>
    <w:rsid w:val="00F2793E"/>
    <w:rsid w:val="00F27DF3"/>
    <w:rsid w:val="00F30189"/>
    <w:rsid w:val="00F310FE"/>
    <w:rsid w:val="00F314D3"/>
    <w:rsid w:val="00F31867"/>
    <w:rsid w:val="00F31946"/>
    <w:rsid w:val="00F32184"/>
    <w:rsid w:val="00F326C9"/>
    <w:rsid w:val="00F332FE"/>
    <w:rsid w:val="00F33592"/>
    <w:rsid w:val="00F33945"/>
    <w:rsid w:val="00F33E25"/>
    <w:rsid w:val="00F34753"/>
    <w:rsid w:val="00F34BA1"/>
    <w:rsid w:val="00F34EEA"/>
    <w:rsid w:val="00F351D9"/>
    <w:rsid w:val="00F35677"/>
    <w:rsid w:val="00F35A77"/>
    <w:rsid w:val="00F35EB8"/>
    <w:rsid w:val="00F36DA1"/>
    <w:rsid w:val="00F370F2"/>
    <w:rsid w:val="00F37271"/>
    <w:rsid w:val="00F374F8"/>
    <w:rsid w:val="00F3771A"/>
    <w:rsid w:val="00F378E9"/>
    <w:rsid w:val="00F37E59"/>
    <w:rsid w:val="00F407D6"/>
    <w:rsid w:val="00F4098D"/>
    <w:rsid w:val="00F409F2"/>
    <w:rsid w:val="00F41760"/>
    <w:rsid w:val="00F423BA"/>
    <w:rsid w:val="00F42D58"/>
    <w:rsid w:val="00F42EF6"/>
    <w:rsid w:val="00F43BB9"/>
    <w:rsid w:val="00F43C61"/>
    <w:rsid w:val="00F43DE5"/>
    <w:rsid w:val="00F442AD"/>
    <w:rsid w:val="00F44394"/>
    <w:rsid w:val="00F44BEF"/>
    <w:rsid w:val="00F450C3"/>
    <w:rsid w:val="00F45643"/>
    <w:rsid w:val="00F45888"/>
    <w:rsid w:val="00F45D87"/>
    <w:rsid w:val="00F46961"/>
    <w:rsid w:val="00F46BE0"/>
    <w:rsid w:val="00F46C29"/>
    <w:rsid w:val="00F46DD3"/>
    <w:rsid w:val="00F46EF3"/>
    <w:rsid w:val="00F47103"/>
    <w:rsid w:val="00F50E45"/>
    <w:rsid w:val="00F50EB4"/>
    <w:rsid w:val="00F51116"/>
    <w:rsid w:val="00F51554"/>
    <w:rsid w:val="00F517ED"/>
    <w:rsid w:val="00F5189C"/>
    <w:rsid w:val="00F518E8"/>
    <w:rsid w:val="00F51AD1"/>
    <w:rsid w:val="00F51BA9"/>
    <w:rsid w:val="00F52653"/>
    <w:rsid w:val="00F52893"/>
    <w:rsid w:val="00F52F72"/>
    <w:rsid w:val="00F52FA1"/>
    <w:rsid w:val="00F539F2"/>
    <w:rsid w:val="00F54076"/>
    <w:rsid w:val="00F5487D"/>
    <w:rsid w:val="00F54903"/>
    <w:rsid w:val="00F55135"/>
    <w:rsid w:val="00F5543D"/>
    <w:rsid w:val="00F55658"/>
    <w:rsid w:val="00F55B59"/>
    <w:rsid w:val="00F55B84"/>
    <w:rsid w:val="00F560F9"/>
    <w:rsid w:val="00F5635B"/>
    <w:rsid w:val="00F5646C"/>
    <w:rsid w:val="00F5658A"/>
    <w:rsid w:val="00F57BDE"/>
    <w:rsid w:val="00F602A6"/>
    <w:rsid w:val="00F60F42"/>
    <w:rsid w:val="00F61119"/>
    <w:rsid w:val="00F611B7"/>
    <w:rsid w:val="00F615EF"/>
    <w:rsid w:val="00F623D6"/>
    <w:rsid w:val="00F624C6"/>
    <w:rsid w:val="00F625AB"/>
    <w:rsid w:val="00F6282F"/>
    <w:rsid w:val="00F62ADA"/>
    <w:rsid w:val="00F630B9"/>
    <w:rsid w:val="00F630C9"/>
    <w:rsid w:val="00F63796"/>
    <w:rsid w:val="00F63B44"/>
    <w:rsid w:val="00F63BB7"/>
    <w:rsid w:val="00F63DB3"/>
    <w:rsid w:val="00F6416E"/>
    <w:rsid w:val="00F64333"/>
    <w:rsid w:val="00F64F0C"/>
    <w:rsid w:val="00F654BF"/>
    <w:rsid w:val="00F65E08"/>
    <w:rsid w:val="00F669D5"/>
    <w:rsid w:val="00F66FE7"/>
    <w:rsid w:val="00F67E21"/>
    <w:rsid w:val="00F7066A"/>
    <w:rsid w:val="00F7070D"/>
    <w:rsid w:val="00F70923"/>
    <w:rsid w:val="00F70C75"/>
    <w:rsid w:val="00F718EC"/>
    <w:rsid w:val="00F71B41"/>
    <w:rsid w:val="00F71D0B"/>
    <w:rsid w:val="00F720FA"/>
    <w:rsid w:val="00F72814"/>
    <w:rsid w:val="00F72D47"/>
    <w:rsid w:val="00F72E27"/>
    <w:rsid w:val="00F731C7"/>
    <w:rsid w:val="00F734B5"/>
    <w:rsid w:val="00F73709"/>
    <w:rsid w:val="00F739C8"/>
    <w:rsid w:val="00F74524"/>
    <w:rsid w:val="00F74975"/>
    <w:rsid w:val="00F7544F"/>
    <w:rsid w:val="00F756C3"/>
    <w:rsid w:val="00F7582E"/>
    <w:rsid w:val="00F75974"/>
    <w:rsid w:val="00F759D6"/>
    <w:rsid w:val="00F75AC1"/>
    <w:rsid w:val="00F75CD5"/>
    <w:rsid w:val="00F761C9"/>
    <w:rsid w:val="00F7664B"/>
    <w:rsid w:val="00F7666F"/>
    <w:rsid w:val="00F76AC2"/>
    <w:rsid w:val="00F76B30"/>
    <w:rsid w:val="00F770D9"/>
    <w:rsid w:val="00F77119"/>
    <w:rsid w:val="00F77152"/>
    <w:rsid w:val="00F77328"/>
    <w:rsid w:val="00F77750"/>
    <w:rsid w:val="00F77DA2"/>
    <w:rsid w:val="00F80191"/>
    <w:rsid w:val="00F80D11"/>
    <w:rsid w:val="00F80F26"/>
    <w:rsid w:val="00F8100A"/>
    <w:rsid w:val="00F8123B"/>
    <w:rsid w:val="00F8175F"/>
    <w:rsid w:val="00F81AF0"/>
    <w:rsid w:val="00F81E80"/>
    <w:rsid w:val="00F8223C"/>
    <w:rsid w:val="00F824A9"/>
    <w:rsid w:val="00F8254D"/>
    <w:rsid w:val="00F82BCA"/>
    <w:rsid w:val="00F82E1C"/>
    <w:rsid w:val="00F82F91"/>
    <w:rsid w:val="00F84008"/>
    <w:rsid w:val="00F8418A"/>
    <w:rsid w:val="00F844D4"/>
    <w:rsid w:val="00F84910"/>
    <w:rsid w:val="00F863A5"/>
    <w:rsid w:val="00F869D5"/>
    <w:rsid w:val="00F86A8B"/>
    <w:rsid w:val="00F87340"/>
    <w:rsid w:val="00F874B3"/>
    <w:rsid w:val="00F87BD6"/>
    <w:rsid w:val="00F916F0"/>
    <w:rsid w:val="00F922BC"/>
    <w:rsid w:val="00F929FC"/>
    <w:rsid w:val="00F9302D"/>
    <w:rsid w:val="00F93500"/>
    <w:rsid w:val="00F936AB"/>
    <w:rsid w:val="00F937CF"/>
    <w:rsid w:val="00F93A2C"/>
    <w:rsid w:val="00F93E19"/>
    <w:rsid w:val="00F93E58"/>
    <w:rsid w:val="00F945FA"/>
    <w:rsid w:val="00F94DE8"/>
    <w:rsid w:val="00F94FAB"/>
    <w:rsid w:val="00F950D7"/>
    <w:rsid w:val="00F95B36"/>
    <w:rsid w:val="00F961D4"/>
    <w:rsid w:val="00F964EC"/>
    <w:rsid w:val="00F9651C"/>
    <w:rsid w:val="00F96A55"/>
    <w:rsid w:val="00F96E3D"/>
    <w:rsid w:val="00F97E82"/>
    <w:rsid w:val="00F97EED"/>
    <w:rsid w:val="00FA00FF"/>
    <w:rsid w:val="00FA0118"/>
    <w:rsid w:val="00FA0B1F"/>
    <w:rsid w:val="00FA1183"/>
    <w:rsid w:val="00FA149D"/>
    <w:rsid w:val="00FA18D7"/>
    <w:rsid w:val="00FA1F2E"/>
    <w:rsid w:val="00FA2B5D"/>
    <w:rsid w:val="00FA2C9B"/>
    <w:rsid w:val="00FA315C"/>
    <w:rsid w:val="00FA3257"/>
    <w:rsid w:val="00FA348C"/>
    <w:rsid w:val="00FA39DA"/>
    <w:rsid w:val="00FA4EF0"/>
    <w:rsid w:val="00FA5A84"/>
    <w:rsid w:val="00FA5D66"/>
    <w:rsid w:val="00FA5D8E"/>
    <w:rsid w:val="00FA5E4D"/>
    <w:rsid w:val="00FA68C8"/>
    <w:rsid w:val="00FA6EE5"/>
    <w:rsid w:val="00FA7190"/>
    <w:rsid w:val="00FA754D"/>
    <w:rsid w:val="00FA7BD7"/>
    <w:rsid w:val="00FB0008"/>
    <w:rsid w:val="00FB0480"/>
    <w:rsid w:val="00FB05DB"/>
    <w:rsid w:val="00FB1503"/>
    <w:rsid w:val="00FB27E7"/>
    <w:rsid w:val="00FB35E9"/>
    <w:rsid w:val="00FB377D"/>
    <w:rsid w:val="00FB37A2"/>
    <w:rsid w:val="00FB3817"/>
    <w:rsid w:val="00FB3AEE"/>
    <w:rsid w:val="00FB47B2"/>
    <w:rsid w:val="00FB52E1"/>
    <w:rsid w:val="00FB5371"/>
    <w:rsid w:val="00FB5ABF"/>
    <w:rsid w:val="00FB6AF7"/>
    <w:rsid w:val="00FB6D6C"/>
    <w:rsid w:val="00FB7688"/>
    <w:rsid w:val="00FC0D0A"/>
    <w:rsid w:val="00FC1512"/>
    <w:rsid w:val="00FC1674"/>
    <w:rsid w:val="00FC1685"/>
    <w:rsid w:val="00FC19CB"/>
    <w:rsid w:val="00FC1FC8"/>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6AAB"/>
    <w:rsid w:val="00FC7077"/>
    <w:rsid w:val="00FC7606"/>
    <w:rsid w:val="00FD0007"/>
    <w:rsid w:val="00FD004A"/>
    <w:rsid w:val="00FD08CE"/>
    <w:rsid w:val="00FD0B1B"/>
    <w:rsid w:val="00FD1495"/>
    <w:rsid w:val="00FD256A"/>
    <w:rsid w:val="00FD2B26"/>
    <w:rsid w:val="00FD37D8"/>
    <w:rsid w:val="00FD39DB"/>
    <w:rsid w:val="00FD3F53"/>
    <w:rsid w:val="00FD4772"/>
    <w:rsid w:val="00FD4EBA"/>
    <w:rsid w:val="00FD50D6"/>
    <w:rsid w:val="00FD5395"/>
    <w:rsid w:val="00FD5493"/>
    <w:rsid w:val="00FD54C4"/>
    <w:rsid w:val="00FD55C9"/>
    <w:rsid w:val="00FD57DE"/>
    <w:rsid w:val="00FD5BFF"/>
    <w:rsid w:val="00FD5D3D"/>
    <w:rsid w:val="00FD5FE1"/>
    <w:rsid w:val="00FD6465"/>
    <w:rsid w:val="00FD666F"/>
    <w:rsid w:val="00FD6F63"/>
    <w:rsid w:val="00FD71CF"/>
    <w:rsid w:val="00FD7D6B"/>
    <w:rsid w:val="00FD7F4C"/>
    <w:rsid w:val="00FE0063"/>
    <w:rsid w:val="00FE08F0"/>
    <w:rsid w:val="00FE0AE9"/>
    <w:rsid w:val="00FE12FA"/>
    <w:rsid w:val="00FE13FF"/>
    <w:rsid w:val="00FE14C8"/>
    <w:rsid w:val="00FE196C"/>
    <w:rsid w:val="00FE25BD"/>
    <w:rsid w:val="00FE284B"/>
    <w:rsid w:val="00FE2EF8"/>
    <w:rsid w:val="00FE2F43"/>
    <w:rsid w:val="00FE3C9C"/>
    <w:rsid w:val="00FE431B"/>
    <w:rsid w:val="00FE4332"/>
    <w:rsid w:val="00FE4524"/>
    <w:rsid w:val="00FE453D"/>
    <w:rsid w:val="00FE49CD"/>
    <w:rsid w:val="00FE4C78"/>
    <w:rsid w:val="00FE5245"/>
    <w:rsid w:val="00FE5951"/>
    <w:rsid w:val="00FE5AC6"/>
    <w:rsid w:val="00FE629D"/>
    <w:rsid w:val="00FE65DE"/>
    <w:rsid w:val="00FE662A"/>
    <w:rsid w:val="00FE6875"/>
    <w:rsid w:val="00FE6A65"/>
    <w:rsid w:val="00FE6B88"/>
    <w:rsid w:val="00FE6F5F"/>
    <w:rsid w:val="00FE73E4"/>
    <w:rsid w:val="00FE7D2C"/>
    <w:rsid w:val="00FE7F45"/>
    <w:rsid w:val="00FE7FDC"/>
    <w:rsid w:val="00FF06FA"/>
    <w:rsid w:val="00FF0723"/>
    <w:rsid w:val="00FF07DF"/>
    <w:rsid w:val="00FF08AE"/>
    <w:rsid w:val="00FF090F"/>
    <w:rsid w:val="00FF0D06"/>
    <w:rsid w:val="00FF0FAB"/>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 w:val="00FF7D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0FA"/>
    <w:pPr>
      <w:jc w:val="both"/>
    </w:pPr>
    <w:rPr>
      <w:rFonts w:asciiTheme="majorBidi" w:hAnsiTheme="majorBidi" w:cstheme="majorBidi"/>
    </w:rPr>
  </w:style>
  <w:style w:type="paragraph" w:styleId="Heading1">
    <w:name w:val="heading 1"/>
    <w:aliases w:val="Date"/>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6327F5"/>
    <w:pPr>
      <w:keepNext/>
      <w:keepLines/>
      <w:ind w:firstLine="0"/>
      <w:outlineLvl w:val="3"/>
    </w:pPr>
    <w:rPr>
      <w:rFonts w:eastAsiaTheme="majorEastAsia"/>
      <w:b/>
      <w:bCs/>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Date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6327F5"/>
    <w:rPr>
      <w:rFonts w:asciiTheme="majorBidi" w:eastAsiaTheme="majorEastAsia" w:hAnsiTheme="majorBidi" w:cstheme="majorBidi"/>
      <w:b/>
      <w:bCs/>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customStyle="1" w:styleId="UnresolvedMention1">
    <w:name w:val="Unresolved Mention1"/>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46BEB"/>
    <w:pPr>
      <w:spacing w:before="240"/>
      <w:ind w:firstLine="0"/>
      <w:contextualSpacing/>
      <w:jc w:val="left"/>
    </w:pPr>
    <w:rPr>
      <w:b/>
      <w:bCs/>
    </w:r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next w:val="Normal"/>
    <w:link w:val="CaptionChar"/>
    <w:uiPriority w:val="35"/>
    <w:unhideWhenUsed/>
    <w:qFormat/>
    <w:rsid w:val="000103C9"/>
    <w:pPr>
      <w:spacing w:after="200" w:line="240" w:lineRule="auto"/>
      <w:ind w:firstLine="0"/>
      <w:jc w:val="both"/>
      <w:pPrChange w:id="0" w:author="Chen Heller" w:date="2023-08-02T15:21:00Z">
        <w:pPr>
          <w:spacing w:after="200"/>
        </w:pPr>
      </w:pPrChange>
    </w:pPr>
    <w:rPr>
      <w:rFonts w:ascii="Times New Roman" w:hAnsi="Times New Roman" w:cs="Times New Roman"/>
      <w:color w:val="000000" w:themeColor="text1"/>
      <w:sz w:val="22"/>
      <w:szCs w:val="18"/>
      <w:rPrChange w:id="0" w:author="Chen Heller" w:date="2023-08-02T15:21:00Z">
        <w:rPr>
          <w:rFonts w:asciiTheme="majorBidi" w:eastAsiaTheme="minorEastAsia" w:hAnsiTheme="majorBidi" w:cstheme="majorBidi"/>
          <w:i/>
          <w:iCs/>
          <w:color w:val="44546A" w:themeColor="text2"/>
          <w:sz w:val="22"/>
          <w:szCs w:val="18"/>
          <w:lang w:val="en-US" w:eastAsia="en-US" w:bidi="he-IL"/>
        </w:rPr>
      </w:rPrChange>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074548"/>
    <w:pPr>
      <w:tabs>
        <w:tab w:val="right" w:leader="dot" w:pos="9350"/>
      </w:tabs>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 w:type="character" w:styleId="UnresolvedMention">
    <w:name w:val="Unresolved Mention"/>
    <w:basedOn w:val="DefaultParagraphFont"/>
    <w:uiPriority w:val="99"/>
    <w:semiHidden/>
    <w:unhideWhenUsed/>
    <w:rsid w:val="006327F5"/>
    <w:rPr>
      <w:color w:val="605E5C"/>
      <w:shd w:val="clear" w:color="auto" w:fill="E1DFDD"/>
    </w:rPr>
  </w:style>
  <w:style w:type="paragraph" w:customStyle="1" w:styleId="FigureHeader">
    <w:name w:val="Figure Header"/>
    <w:next w:val="Caption"/>
    <w:link w:val="FigureHeaderChar"/>
    <w:qFormat/>
    <w:rsid w:val="00CA552C"/>
    <w:pPr>
      <w:keepNext/>
      <w:tabs>
        <w:tab w:val="left" w:pos="270"/>
      </w:tabs>
      <w:ind w:firstLine="0"/>
      <w:pPrChange w:id="1" w:author="Chen Heller" w:date="2023-08-02T15:28:00Z">
        <w:pPr>
          <w:keepNext/>
          <w:tabs>
            <w:tab w:val="left" w:pos="270"/>
          </w:tabs>
          <w:spacing w:line="480" w:lineRule="auto"/>
          <w:ind w:firstLine="720"/>
        </w:pPr>
      </w:pPrChange>
    </w:pPr>
    <w:rPr>
      <w:rFonts w:ascii="Times New Roman" w:hAnsi="Times New Roman" w:cs="Times New Roman"/>
      <w:i/>
      <w:iCs/>
      <w:color w:val="000000" w:themeColor="text1"/>
      <w:sz w:val="22"/>
      <w:szCs w:val="22"/>
      <w:rPrChange w:id="1" w:author="Chen Heller" w:date="2023-08-02T15:28:00Z">
        <w:rPr>
          <w:rFonts w:asciiTheme="minorHAnsi" w:eastAsiaTheme="minorEastAsia" w:hAnsiTheme="minorHAnsi" w:cstheme="minorBidi"/>
          <w:i/>
          <w:iCs/>
          <w:sz w:val="24"/>
          <w:szCs w:val="22"/>
          <w:lang w:val="en-US" w:eastAsia="en-US" w:bidi="he-IL"/>
        </w:rPr>
      </w:rPrChange>
    </w:rPr>
  </w:style>
  <w:style w:type="character" w:customStyle="1" w:styleId="CaptionChar">
    <w:name w:val="Caption Char"/>
    <w:basedOn w:val="DefaultParagraphFont"/>
    <w:link w:val="Caption"/>
    <w:uiPriority w:val="35"/>
    <w:rsid w:val="000103C9"/>
    <w:rPr>
      <w:rFonts w:ascii="Times New Roman" w:hAnsi="Times New Roman" w:cs="Times New Roman"/>
      <w:color w:val="000000" w:themeColor="text1"/>
      <w:sz w:val="22"/>
      <w:szCs w:val="18"/>
    </w:rPr>
  </w:style>
  <w:style w:type="character" w:customStyle="1" w:styleId="FigureHeaderChar">
    <w:name w:val="Figure Header Char"/>
    <w:basedOn w:val="CaptionChar"/>
    <w:link w:val="FigureHeader"/>
    <w:rsid w:val="00CA552C"/>
    <w:rPr>
      <w:rFonts w:ascii="Times New Roman" w:hAnsi="Times New Roman" w:cs="Times New Roman"/>
      <w:i/>
      <w:iCs/>
      <w:color w:val="000000" w:themeColor="text1"/>
      <w:sz w:val="22"/>
      <w:szCs w:val="22"/>
    </w:rPr>
  </w:style>
  <w:style w:type="paragraph" w:customStyle="1" w:styleId="FigureNumber">
    <w:name w:val="Figure Number"/>
    <w:next w:val="FigureHeader"/>
    <w:link w:val="FigureNumberChar"/>
    <w:qFormat/>
    <w:rsid w:val="00001652"/>
    <w:pPr>
      <w:keepNext/>
      <w:ind w:firstLine="0"/>
      <w:pPrChange w:id="2" w:author="Chen Heller" w:date="2023-08-02T15:23:00Z">
        <w:pPr>
          <w:spacing w:line="480" w:lineRule="auto"/>
          <w:ind w:firstLine="720"/>
        </w:pPr>
      </w:pPrChange>
    </w:pPr>
    <w:rPr>
      <w:rFonts w:ascii="Times New Roman" w:hAnsi="Times New Roman" w:cs="Times New Roman"/>
      <w:b/>
      <w:bCs/>
      <w:color w:val="000000" w:themeColor="text1"/>
      <w:rPrChange w:id="2" w:author="Chen Heller" w:date="2023-08-02T15:23:00Z">
        <w:rPr>
          <w:rFonts w:asciiTheme="majorBidi" w:eastAsiaTheme="minorEastAsia" w:hAnsiTheme="majorBidi" w:cstheme="majorBidi"/>
          <w:b/>
          <w:bCs/>
          <w:color w:val="000000" w:themeColor="text1"/>
          <w:sz w:val="24"/>
          <w:szCs w:val="24"/>
          <w:lang w:val="en-US" w:eastAsia="en-US" w:bidi="he-IL"/>
        </w:rPr>
      </w:rPrChange>
    </w:rPr>
  </w:style>
  <w:style w:type="character" w:customStyle="1" w:styleId="FigureNumberChar">
    <w:name w:val="Figure Number Char"/>
    <w:basedOn w:val="FigureHeaderChar"/>
    <w:link w:val="FigureNumber"/>
    <w:rsid w:val="00001652"/>
    <w:rPr>
      <w:rFonts w:ascii="Times New Roman" w:hAnsi="Times New Roman" w:cs="Times New Roman"/>
      <w:b/>
      <w:bCs/>
      <w:i w:val="0"/>
      <w:iCs w:val="0"/>
      <w:color w:val="000000" w:themeColor="text1"/>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525">
      <w:bodyDiv w:val="1"/>
      <w:marLeft w:val="0"/>
      <w:marRight w:val="0"/>
      <w:marTop w:val="0"/>
      <w:marBottom w:val="0"/>
      <w:divBdr>
        <w:top w:val="none" w:sz="0" w:space="0" w:color="auto"/>
        <w:left w:val="none" w:sz="0" w:space="0" w:color="auto"/>
        <w:bottom w:val="none" w:sz="0" w:space="0" w:color="auto"/>
        <w:right w:val="none" w:sz="0" w:space="0" w:color="auto"/>
      </w:divBdr>
    </w:div>
    <w:div w:id="179004876">
      <w:bodyDiv w:val="1"/>
      <w:marLeft w:val="0"/>
      <w:marRight w:val="0"/>
      <w:marTop w:val="0"/>
      <w:marBottom w:val="0"/>
      <w:divBdr>
        <w:top w:val="none" w:sz="0" w:space="0" w:color="auto"/>
        <w:left w:val="none" w:sz="0" w:space="0" w:color="auto"/>
        <w:bottom w:val="none" w:sz="0" w:space="0" w:color="auto"/>
        <w:right w:val="none" w:sz="0" w:space="0" w:color="auto"/>
      </w:divBdr>
    </w:div>
    <w:div w:id="222563752">
      <w:bodyDiv w:val="1"/>
      <w:marLeft w:val="0"/>
      <w:marRight w:val="0"/>
      <w:marTop w:val="0"/>
      <w:marBottom w:val="0"/>
      <w:divBdr>
        <w:top w:val="none" w:sz="0" w:space="0" w:color="auto"/>
        <w:left w:val="none" w:sz="0" w:space="0" w:color="auto"/>
        <w:bottom w:val="none" w:sz="0" w:space="0" w:color="auto"/>
        <w:right w:val="none" w:sz="0" w:space="0" w:color="auto"/>
      </w:divBdr>
    </w:div>
    <w:div w:id="248006715">
      <w:bodyDiv w:val="1"/>
      <w:marLeft w:val="0"/>
      <w:marRight w:val="0"/>
      <w:marTop w:val="0"/>
      <w:marBottom w:val="0"/>
      <w:divBdr>
        <w:top w:val="none" w:sz="0" w:space="0" w:color="auto"/>
        <w:left w:val="none" w:sz="0" w:space="0" w:color="auto"/>
        <w:bottom w:val="none" w:sz="0" w:space="0" w:color="auto"/>
        <w:right w:val="none" w:sz="0" w:space="0" w:color="auto"/>
      </w:divBdr>
    </w:div>
    <w:div w:id="370806357">
      <w:bodyDiv w:val="1"/>
      <w:marLeft w:val="0"/>
      <w:marRight w:val="0"/>
      <w:marTop w:val="0"/>
      <w:marBottom w:val="0"/>
      <w:divBdr>
        <w:top w:val="none" w:sz="0" w:space="0" w:color="auto"/>
        <w:left w:val="none" w:sz="0" w:space="0" w:color="auto"/>
        <w:bottom w:val="none" w:sz="0" w:space="0" w:color="auto"/>
        <w:right w:val="none" w:sz="0" w:space="0" w:color="auto"/>
      </w:divBdr>
    </w:div>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91581">
      <w:bodyDiv w:val="1"/>
      <w:marLeft w:val="0"/>
      <w:marRight w:val="0"/>
      <w:marTop w:val="0"/>
      <w:marBottom w:val="0"/>
      <w:divBdr>
        <w:top w:val="none" w:sz="0" w:space="0" w:color="auto"/>
        <w:left w:val="none" w:sz="0" w:space="0" w:color="auto"/>
        <w:bottom w:val="none" w:sz="0" w:space="0" w:color="auto"/>
        <w:right w:val="none" w:sz="0" w:space="0" w:color="auto"/>
      </w:divBdr>
    </w:div>
    <w:div w:id="683942861">
      <w:bodyDiv w:val="1"/>
      <w:marLeft w:val="0"/>
      <w:marRight w:val="0"/>
      <w:marTop w:val="0"/>
      <w:marBottom w:val="0"/>
      <w:divBdr>
        <w:top w:val="none" w:sz="0" w:space="0" w:color="auto"/>
        <w:left w:val="none" w:sz="0" w:space="0" w:color="auto"/>
        <w:bottom w:val="none" w:sz="0" w:space="0" w:color="auto"/>
        <w:right w:val="none" w:sz="0" w:space="0" w:color="auto"/>
      </w:divBdr>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888422264">
      <w:bodyDiv w:val="1"/>
      <w:marLeft w:val="0"/>
      <w:marRight w:val="0"/>
      <w:marTop w:val="0"/>
      <w:marBottom w:val="0"/>
      <w:divBdr>
        <w:top w:val="none" w:sz="0" w:space="0" w:color="auto"/>
        <w:left w:val="none" w:sz="0" w:space="0" w:color="auto"/>
        <w:bottom w:val="none" w:sz="0" w:space="0" w:color="auto"/>
        <w:right w:val="none" w:sz="0" w:space="0" w:color="auto"/>
      </w:divBdr>
    </w:div>
    <w:div w:id="904800528">
      <w:bodyDiv w:val="1"/>
      <w:marLeft w:val="0"/>
      <w:marRight w:val="0"/>
      <w:marTop w:val="0"/>
      <w:marBottom w:val="0"/>
      <w:divBdr>
        <w:top w:val="none" w:sz="0" w:space="0" w:color="auto"/>
        <w:left w:val="none" w:sz="0" w:space="0" w:color="auto"/>
        <w:bottom w:val="none" w:sz="0" w:space="0" w:color="auto"/>
        <w:right w:val="none" w:sz="0" w:space="0" w:color="auto"/>
      </w:divBdr>
      <w:divsChild>
        <w:div w:id="40256591">
          <w:marLeft w:val="0"/>
          <w:marRight w:val="0"/>
          <w:marTop w:val="0"/>
          <w:marBottom w:val="0"/>
          <w:divBdr>
            <w:top w:val="none" w:sz="0" w:space="0" w:color="auto"/>
            <w:left w:val="none" w:sz="0" w:space="0" w:color="auto"/>
            <w:bottom w:val="none" w:sz="0" w:space="0" w:color="auto"/>
            <w:right w:val="none" w:sz="0" w:space="0" w:color="auto"/>
          </w:divBdr>
        </w:div>
      </w:divsChild>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132868726">
      <w:bodyDiv w:val="1"/>
      <w:marLeft w:val="0"/>
      <w:marRight w:val="0"/>
      <w:marTop w:val="0"/>
      <w:marBottom w:val="0"/>
      <w:divBdr>
        <w:top w:val="none" w:sz="0" w:space="0" w:color="auto"/>
        <w:left w:val="none" w:sz="0" w:space="0" w:color="auto"/>
        <w:bottom w:val="none" w:sz="0" w:space="0" w:color="auto"/>
        <w:right w:val="none" w:sz="0" w:space="0" w:color="auto"/>
      </w:divBdr>
      <w:divsChild>
        <w:div w:id="294530510">
          <w:marLeft w:val="0"/>
          <w:marRight w:val="0"/>
          <w:marTop w:val="0"/>
          <w:marBottom w:val="0"/>
          <w:divBdr>
            <w:top w:val="none" w:sz="0" w:space="0" w:color="auto"/>
            <w:left w:val="none" w:sz="0" w:space="0" w:color="auto"/>
            <w:bottom w:val="none" w:sz="0" w:space="0" w:color="auto"/>
            <w:right w:val="none" w:sz="0" w:space="0" w:color="auto"/>
          </w:divBdr>
        </w:div>
      </w:divsChild>
    </w:div>
    <w:div w:id="1199663882">
      <w:bodyDiv w:val="1"/>
      <w:marLeft w:val="0"/>
      <w:marRight w:val="0"/>
      <w:marTop w:val="0"/>
      <w:marBottom w:val="0"/>
      <w:divBdr>
        <w:top w:val="none" w:sz="0" w:space="0" w:color="auto"/>
        <w:left w:val="none" w:sz="0" w:space="0" w:color="auto"/>
        <w:bottom w:val="none" w:sz="0" w:space="0" w:color="auto"/>
        <w:right w:val="none" w:sz="0" w:space="0" w:color="auto"/>
      </w:divBdr>
    </w:div>
    <w:div w:id="1210217762">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443625">
      <w:bodyDiv w:val="1"/>
      <w:marLeft w:val="0"/>
      <w:marRight w:val="0"/>
      <w:marTop w:val="0"/>
      <w:marBottom w:val="0"/>
      <w:divBdr>
        <w:top w:val="none" w:sz="0" w:space="0" w:color="auto"/>
        <w:left w:val="none" w:sz="0" w:space="0" w:color="auto"/>
        <w:bottom w:val="none" w:sz="0" w:space="0" w:color="auto"/>
        <w:right w:val="none" w:sz="0" w:space="0" w:color="auto"/>
      </w:divBdr>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0246">
      <w:bodyDiv w:val="1"/>
      <w:marLeft w:val="0"/>
      <w:marRight w:val="0"/>
      <w:marTop w:val="0"/>
      <w:marBottom w:val="0"/>
      <w:divBdr>
        <w:top w:val="none" w:sz="0" w:space="0" w:color="auto"/>
        <w:left w:val="none" w:sz="0" w:space="0" w:color="auto"/>
        <w:bottom w:val="none" w:sz="0" w:space="0" w:color="auto"/>
        <w:right w:val="none" w:sz="0" w:space="0" w:color="auto"/>
      </w:divBdr>
    </w:div>
    <w:div w:id="1937782821">
      <w:bodyDiv w:val="1"/>
      <w:marLeft w:val="0"/>
      <w:marRight w:val="0"/>
      <w:marTop w:val="0"/>
      <w:marBottom w:val="0"/>
      <w:divBdr>
        <w:top w:val="none" w:sz="0" w:space="0" w:color="auto"/>
        <w:left w:val="none" w:sz="0" w:space="0" w:color="auto"/>
        <w:bottom w:val="none" w:sz="0" w:space="0" w:color="auto"/>
        <w:right w:val="none" w:sz="0" w:space="0" w:color="auto"/>
      </w:divBdr>
    </w:div>
    <w:div w:id="206105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apastyle.apa.org/style-grammar-guidelines/tables-figures" TargetMode="External"/><Relationship Id="rId2" Type="http://schemas.openxmlformats.org/officeDocument/2006/relationships/hyperlink" Target="https://apastyle.apa.org/style-grammar-guidelines/tables-figures/figures" TargetMode="External"/><Relationship Id="rId1" Type="http://schemas.openxmlformats.org/officeDocument/2006/relationships/hyperlink" Target="https://apastyle.apa.org/style-grammar-guidelines/paper-format/headings"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em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yperlink" Target="https://osf.io/8dsv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30FD8FAA2D4003A9D6CDE81B9D9673"/>
        <w:category>
          <w:name w:val="General"/>
          <w:gallery w:val="placeholder"/>
        </w:category>
        <w:types>
          <w:type w:val="bbPlcHdr"/>
        </w:types>
        <w:behaviors>
          <w:behavior w:val="content"/>
        </w:behaviors>
        <w:guid w:val="{CF036CDA-0824-454B-B015-C05CFE53CA49}"/>
      </w:docPartPr>
      <w:docPartBody>
        <w:p w:rsidR="003858F0" w:rsidRDefault="00D73831" w:rsidP="00D73831">
          <w:pPr>
            <w:pStyle w:val="5630FD8FAA2D4003A9D6CDE81B9D967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831"/>
    <w:rsid w:val="00006819"/>
    <w:rsid w:val="00011465"/>
    <w:rsid w:val="00023287"/>
    <w:rsid w:val="000A31B3"/>
    <w:rsid w:val="000B0D88"/>
    <w:rsid w:val="000E54A9"/>
    <w:rsid w:val="001220C6"/>
    <w:rsid w:val="00127C3D"/>
    <w:rsid w:val="001307C2"/>
    <w:rsid w:val="00163472"/>
    <w:rsid w:val="001D2755"/>
    <w:rsid w:val="001F65C0"/>
    <w:rsid w:val="0021068C"/>
    <w:rsid w:val="00215BD9"/>
    <w:rsid w:val="00223FC4"/>
    <w:rsid w:val="002328BB"/>
    <w:rsid w:val="002944C9"/>
    <w:rsid w:val="002A02A1"/>
    <w:rsid w:val="002B2462"/>
    <w:rsid w:val="002C5C9D"/>
    <w:rsid w:val="002D0EA6"/>
    <w:rsid w:val="002E54AB"/>
    <w:rsid w:val="003054AB"/>
    <w:rsid w:val="00341C12"/>
    <w:rsid w:val="00376D5D"/>
    <w:rsid w:val="00384947"/>
    <w:rsid w:val="003858F0"/>
    <w:rsid w:val="003C27B7"/>
    <w:rsid w:val="003E49DE"/>
    <w:rsid w:val="0041443A"/>
    <w:rsid w:val="00432463"/>
    <w:rsid w:val="004455E0"/>
    <w:rsid w:val="004855D7"/>
    <w:rsid w:val="00494A0B"/>
    <w:rsid w:val="004C18BC"/>
    <w:rsid w:val="004F6766"/>
    <w:rsid w:val="005550F3"/>
    <w:rsid w:val="005D30BC"/>
    <w:rsid w:val="005E20A3"/>
    <w:rsid w:val="006370FB"/>
    <w:rsid w:val="006443A7"/>
    <w:rsid w:val="006518EA"/>
    <w:rsid w:val="00667941"/>
    <w:rsid w:val="00670C21"/>
    <w:rsid w:val="00692C2F"/>
    <w:rsid w:val="006948EB"/>
    <w:rsid w:val="006F1494"/>
    <w:rsid w:val="00785D08"/>
    <w:rsid w:val="007B2205"/>
    <w:rsid w:val="007D17FC"/>
    <w:rsid w:val="007F24A8"/>
    <w:rsid w:val="00806683"/>
    <w:rsid w:val="008072CF"/>
    <w:rsid w:val="008210C2"/>
    <w:rsid w:val="008619EB"/>
    <w:rsid w:val="00873785"/>
    <w:rsid w:val="008778AB"/>
    <w:rsid w:val="008B1A81"/>
    <w:rsid w:val="008B57F0"/>
    <w:rsid w:val="008C4119"/>
    <w:rsid w:val="008D3C8E"/>
    <w:rsid w:val="009276B5"/>
    <w:rsid w:val="00A0376F"/>
    <w:rsid w:val="00A14592"/>
    <w:rsid w:val="00AA2FCA"/>
    <w:rsid w:val="00B0445A"/>
    <w:rsid w:val="00B36078"/>
    <w:rsid w:val="00B763CF"/>
    <w:rsid w:val="00BE2BC3"/>
    <w:rsid w:val="00C46BBD"/>
    <w:rsid w:val="00C63E71"/>
    <w:rsid w:val="00C70E4B"/>
    <w:rsid w:val="00C85B91"/>
    <w:rsid w:val="00CA088A"/>
    <w:rsid w:val="00CF6EB4"/>
    <w:rsid w:val="00D04AD4"/>
    <w:rsid w:val="00D426A3"/>
    <w:rsid w:val="00D73831"/>
    <w:rsid w:val="00D820F7"/>
    <w:rsid w:val="00D838D4"/>
    <w:rsid w:val="00D960E2"/>
    <w:rsid w:val="00DB0648"/>
    <w:rsid w:val="00DC1654"/>
    <w:rsid w:val="00DE72D4"/>
    <w:rsid w:val="00E643F0"/>
    <w:rsid w:val="00E82198"/>
    <w:rsid w:val="00EC7049"/>
    <w:rsid w:val="00F27792"/>
    <w:rsid w:val="00F346ED"/>
    <w:rsid w:val="00F36148"/>
    <w:rsid w:val="00F47C82"/>
    <w:rsid w:val="00F54281"/>
    <w:rsid w:val="00FA6713"/>
    <w:rsid w:val="00FC3167"/>
    <w:rsid w:val="00FE77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30FD8FAA2D4003A9D6CDE81B9D9673">
    <w:name w:val="5630FD8FAA2D4003A9D6CDE81B9D9673"/>
    <w:rsid w:val="00D73831"/>
    <w:pPr>
      <w:bidi/>
    </w:pPr>
  </w:style>
  <w:style w:type="character" w:styleId="PlaceholderText">
    <w:name w:val="Placeholder Text"/>
    <w:basedOn w:val="DefaultParagraphFont"/>
    <w:uiPriority w:val="99"/>
    <w:semiHidden/>
    <w:rsid w:val="00DB06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C9397F-0D89-4109-BB73-5F0B21B83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17485</TotalTime>
  <Pages>45</Pages>
  <Words>44531</Words>
  <Characters>222657</Characters>
  <Application>Microsoft Office Word</Application>
  <DocSecurity>0</DocSecurity>
  <Lines>1855</Lines>
  <Paragraphs>533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Show some sensitivity! Using motion tracking to explore unconscious processes</vt:lpstr>
      <vt:lpstr>Show some sensitivity! Using motion tracking to explore unconscious processes</vt:lpstr>
    </vt:vector>
  </TitlesOfParts>
  <Company/>
  <LinksUpToDate>false</LinksUpToDate>
  <CharactersWithSpaces>266655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 some sensitivity! Using motion tracking to explore unconscious processes</dc:title>
  <dc:subject/>
  <dc:creator>Chen Heller</dc:creator>
  <cp:keywords/>
  <dc:description/>
  <cp:lastModifiedBy>Chen Heller</cp:lastModifiedBy>
  <cp:revision>966</cp:revision>
  <cp:lastPrinted>2023-01-04T12:57:00Z</cp:lastPrinted>
  <dcterms:created xsi:type="dcterms:W3CDTF">2022-09-19T06:03:00Z</dcterms:created>
  <dcterms:modified xsi:type="dcterms:W3CDTF">2023-08-02T13:41:00Z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id="eBkqDNqu"/&gt;&lt;style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843330a27328006c3655ca21e249f8d7c7e30adde189e5b867dcf7346fed52f1</vt:lpwstr>
  </property>
</Properties>
</file>
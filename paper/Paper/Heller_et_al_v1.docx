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14485356"/>
    <w:bookmarkStart w:id="1" w:name="_Hlk106572155"/>
    <w:p w14:paraId="49F852E2" w14:textId="24835A80" w:rsidR="00074548" w:rsidRPr="00E15EAE" w:rsidRDefault="00000000" w:rsidP="00E15EAE">
      <w:pPr>
        <w:pStyle w:val="Title"/>
        <w:jc w:val="left"/>
        <w:rPr>
          <w:rFonts w:asciiTheme="majorBidi" w:hAnsiTheme="majorBidi"/>
          <w:b/>
          <w:bCs/>
        </w:rPr>
      </w:pPr>
      <w:sdt>
        <w:sdtPr>
          <w:rPr>
            <w:rFonts w:asciiTheme="majorBidi" w:hAnsiTheme="majorBidi"/>
            <w:b/>
            <w:bCs/>
          </w:rPr>
          <w:alias w:val="Title:"/>
          <w:tag w:val="Title:"/>
          <w:id w:val="726351117"/>
          <w:placeholder>
            <w:docPart w:val="5630FD8FAA2D4003A9D6CDE81B9D9673"/>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Content>
          <w:r w:rsidR="00B327B1" w:rsidRPr="00E15EAE">
            <w:rPr>
              <w:rFonts w:asciiTheme="majorBidi" w:hAnsiTheme="majorBidi"/>
              <w:b/>
              <w:bCs/>
            </w:rPr>
            <w:t>Show some sensitivity! Using motion tracking to explore unconscious processes</w:t>
          </w:r>
        </w:sdtContent>
      </w:sdt>
    </w:p>
    <w:p w14:paraId="569071AE" w14:textId="3567AE61" w:rsidR="00074548" w:rsidRPr="00E15EAE" w:rsidRDefault="00B327B1" w:rsidP="00E15EAE">
      <w:pPr>
        <w:pStyle w:val="Title2"/>
        <w:jc w:val="left"/>
      </w:pPr>
      <w:r w:rsidRPr="00E15EAE">
        <w:rPr>
          <w:b/>
          <w:bCs/>
        </w:rPr>
        <w:t>Authors:</w:t>
      </w:r>
      <w:r>
        <w:t xml:space="preserve"> </w:t>
      </w:r>
      <w:r w:rsidR="00074548">
        <w:t>Khen Heller</w:t>
      </w:r>
      <w:r w:rsidR="00074548">
        <w:rPr>
          <w:vertAlign w:val="superscript"/>
        </w:rPr>
        <w:t>1</w:t>
      </w:r>
      <w:r w:rsidR="00F46961">
        <w:t>;</w:t>
      </w:r>
      <w:r w:rsidR="00074548">
        <w:t xml:space="preserve"> Craig S. Chapman</w:t>
      </w:r>
      <w:r w:rsidR="00074548">
        <w:rPr>
          <w:vertAlign w:val="superscript"/>
        </w:rPr>
        <w:t>2,3</w:t>
      </w:r>
      <w:r w:rsidR="00F46961">
        <w:t>;</w:t>
      </w:r>
      <w:r w:rsidR="00074548">
        <w:t xml:space="preserve"> Liad Mudrik</w:t>
      </w:r>
      <w:r w:rsidR="00074548">
        <w:rPr>
          <w:vertAlign w:val="superscript"/>
        </w:rPr>
        <w:t>1,4</w:t>
      </w:r>
      <w:r w:rsidR="00F46961">
        <w:t>;</w:t>
      </w:r>
    </w:p>
    <w:p w14:paraId="4C686F71" w14:textId="6E9A13CD" w:rsidR="004C1160" w:rsidRDefault="00DB55AB" w:rsidP="00BE6494">
      <w:pPr>
        <w:pStyle w:val="Title2"/>
        <w:jc w:val="left"/>
      </w:pPr>
      <w:r>
        <w:t>(</w:t>
      </w:r>
      <w:r w:rsidR="00074548" w:rsidRPr="00E15EAE">
        <w:t>1</w:t>
      </w:r>
      <w:r>
        <w:t>)</w:t>
      </w:r>
      <w:r w:rsidR="00074548">
        <w:rPr>
          <w:vertAlign w:val="superscript"/>
        </w:rPr>
        <w:t xml:space="preserve"> </w:t>
      </w:r>
      <w:r w:rsidR="00074548" w:rsidRPr="006D6EF5">
        <w:t>Sagol School of Neuroscience, Tel Aviv University</w:t>
      </w:r>
      <w:r w:rsidR="00F46961">
        <w:t xml:space="preserve">, </w:t>
      </w:r>
      <w:r w:rsidR="00B56BA4">
        <w:t>Tel-Aviv, Israel,</w:t>
      </w:r>
      <w:r>
        <w:t>(</w:t>
      </w:r>
      <w:r w:rsidR="00074548" w:rsidRPr="00E15EAE">
        <w:t>2</w:t>
      </w:r>
      <w:r>
        <w:t>)</w:t>
      </w:r>
      <w:r w:rsidR="00074548">
        <w:rPr>
          <w:vertAlign w:val="superscript"/>
        </w:rPr>
        <w:t xml:space="preserve"> </w:t>
      </w:r>
      <w:r w:rsidR="00074548" w:rsidRPr="006D6EF5">
        <w:t>Faculty of Kinesiology, Sport, and Recreation, University of Alberta, Edmonton, AB, Canada</w:t>
      </w:r>
      <w:r>
        <w:t>,(</w:t>
      </w:r>
      <w:r w:rsidR="00074548" w:rsidRPr="00E15EAE">
        <w:t>3</w:t>
      </w:r>
      <w:r>
        <w:t>)</w:t>
      </w:r>
      <w:r w:rsidR="00074548">
        <w:rPr>
          <w:vertAlign w:val="superscript"/>
        </w:rPr>
        <w:t xml:space="preserve"> </w:t>
      </w:r>
      <w:r w:rsidR="00074548" w:rsidRPr="006D6EF5">
        <w:t>Neuroscience and Mental Health Institute</w:t>
      </w:r>
      <w:r w:rsidR="00E047C6">
        <w:t>,</w:t>
      </w:r>
      <w:r w:rsidR="00074548" w:rsidRPr="006D6EF5">
        <w:t xml:space="preserve"> University of Alberta Edmonton, Alberta, Canada</w:t>
      </w:r>
      <w:r>
        <w:t>, (</w:t>
      </w:r>
      <w:r w:rsidR="00074548" w:rsidRPr="00E15EAE">
        <w:t>4</w:t>
      </w:r>
      <w:r>
        <w:t>)</w:t>
      </w:r>
      <w:r w:rsidR="00074548">
        <w:rPr>
          <w:vertAlign w:val="superscript"/>
        </w:rPr>
        <w:t xml:space="preserve"> </w:t>
      </w:r>
      <w:r w:rsidR="00074548" w:rsidRPr="006D6EF5">
        <w:t>School of Psychological Sciences, Tel Aviv University</w:t>
      </w:r>
      <w:bookmarkEnd w:id="0"/>
      <w:r w:rsidR="00E047C6">
        <w:t>, Tel-Aviv, Israel.</w:t>
      </w:r>
      <w:r w:rsidR="00BE6494">
        <w:t xml:space="preserve"> </w:t>
      </w:r>
    </w:p>
    <w:p w14:paraId="2AEB09E4" w14:textId="5AC004CC" w:rsidR="00E047C6" w:rsidRPr="00E15EAE" w:rsidRDefault="004C1160" w:rsidP="00760205">
      <w:pPr>
        <w:pStyle w:val="Title2"/>
        <w:jc w:val="left"/>
      </w:pPr>
      <w:r>
        <w:rPr>
          <w:b/>
          <w:bCs/>
        </w:rPr>
        <w:t>Corresponding author:</w:t>
      </w:r>
      <w:r w:rsidR="00BE6494">
        <w:rPr>
          <w:b/>
          <w:bCs/>
        </w:rPr>
        <w:t xml:space="preserve"> </w:t>
      </w:r>
      <w:r w:rsidR="00E15EAE">
        <w:t>Liad Mudrik</w:t>
      </w:r>
      <w:r w:rsidR="00BE6494">
        <w:t xml:space="preserve">; </w:t>
      </w:r>
      <w:r w:rsidR="00E15EAE">
        <w:t xml:space="preserve">Tel Aviv </w:t>
      </w:r>
      <w:r w:rsidR="00BE6494">
        <w:t xml:space="preserve">University, </w:t>
      </w:r>
      <w:r w:rsidR="00E15EAE" w:rsidRPr="00E412ED">
        <w:t>PO Box 39040 Ramat Aviv Tel Aviv, 69978 Israel</w:t>
      </w:r>
      <w:r w:rsidR="00BE6494">
        <w:t xml:space="preserve">; </w:t>
      </w:r>
      <w:r w:rsidR="00E15EAE">
        <w:t>mudrikli@tauex.tau.ac.il</w:t>
      </w:r>
      <w:r w:rsidR="00BE6494">
        <w:t xml:space="preserve">, </w:t>
      </w:r>
      <w:r w:rsidR="00B266D6">
        <w:t>972-3-6409143.</w:t>
      </w:r>
    </w:p>
    <w:p w14:paraId="17A4C2D6" w14:textId="1C8FCA86" w:rsidR="00A85F15" w:rsidRPr="00A85F15" w:rsidRDefault="004C0E90" w:rsidP="006238E0">
      <w:pPr>
        <w:pStyle w:val="Heading2"/>
      </w:pPr>
      <w:r>
        <w:rPr>
          <w:rFonts w:eastAsia="SimSun"/>
          <w:kern w:val="24"/>
        </w:rPr>
        <w:br w:type="page"/>
      </w:r>
    </w:p>
    <w:p w14:paraId="56434494" w14:textId="19742B18" w:rsidR="00337559" w:rsidRDefault="00322107" w:rsidP="00322107">
      <w:pPr>
        <w:pStyle w:val="Heading2"/>
        <w:tabs>
          <w:tab w:val="left" w:pos="3475"/>
          <w:tab w:val="center" w:pos="4680"/>
        </w:tabs>
        <w:jc w:val="left"/>
        <w:rPr>
          <w:lang w:bidi="he-IL"/>
        </w:rPr>
      </w:pPr>
      <w:bookmarkStart w:id="2" w:name="_Toc114485357"/>
      <w:r>
        <w:lastRenderedPageBreak/>
        <w:tab/>
      </w:r>
      <w:r>
        <w:tab/>
      </w:r>
      <w:r w:rsidR="00337559">
        <w:t>Abstract</w:t>
      </w:r>
      <w:bookmarkEnd w:id="2"/>
    </w:p>
    <w:p w14:paraId="0F169FD0" w14:textId="5E582FB4" w:rsidR="00337559" w:rsidRPr="007E22AF" w:rsidRDefault="000904B3" w:rsidP="00BB7ED8">
      <w:pPr>
        <w:ind w:firstLine="0"/>
        <w:rPr>
          <w:rtl/>
        </w:rPr>
      </w:pPr>
      <w:bookmarkStart w:id="3" w:name="_Hlk114075806"/>
      <w:r w:rsidRPr="00CA4C70">
        <w:t>Although invisible to us, unconscious</w:t>
      </w:r>
      <w:r w:rsidR="00770C6A">
        <w:t>ly processed</w:t>
      </w:r>
      <w:r w:rsidRPr="00CA4C70">
        <w:t xml:space="preserve"> stimul</w:t>
      </w:r>
      <w:r>
        <w:t>i</w:t>
      </w:r>
      <w:r w:rsidRPr="00CA4C70">
        <w:t xml:space="preserve"> </w:t>
      </w:r>
      <w:r>
        <w:t xml:space="preserve">were shown to </w:t>
      </w:r>
      <w:r w:rsidRPr="00CA4C70">
        <w:t>affect behavior</w:t>
      </w:r>
      <w:r>
        <w:t xml:space="preserve">. </w:t>
      </w:r>
      <w:r w:rsidR="00770C6A">
        <w:t>Yet</w:t>
      </w:r>
      <w:r w:rsidR="00F25506" w:rsidRPr="00CA4C70">
        <w:t xml:space="preserve"> the</w:t>
      </w:r>
      <w:r w:rsidR="00F25506">
        <w:t xml:space="preserve"> </w:t>
      </w:r>
      <w:r w:rsidR="00F25506" w:rsidRPr="00CA4C70">
        <w:t xml:space="preserve">scope of </w:t>
      </w:r>
      <w:r w:rsidR="00770C6A">
        <w:t>these effects is widely debated, given</w:t>
      </w:r>
      <w:r w:rsidR="00C33129">
        <w:t xml:space="preserve"> </w:t>
      </w:r>
      <w:r w:rsidRPr="00CA4C70">
        <w:t xml:space="preserve">contradicting findings. </w:t>
      </w:r>
      <w:r w:rsidR="003D7516">
        <w:t xml:space="preserve">A possible explanation for this </w:t>
      </w:r>
      <w:r w:rsidR="00F374F8">
        <w:t xml:space="preserve">controversy </w:t>
      </w:r>
      <w:r w:rsidR="003D7516">
        <w:t>might be</w:t>
      </w:r>
      <w:r w:rsidRPr="00CA4C70">
        <w:t xml:space="preserve"> the use of </w:t>
      </w:r>
      <w:r w:rsidR="00410831">
        <w:t xml:space="preserve">potentially </w:t>
      </w:r>
      <w:r w:rsidRPr="00CA4C70">
        <w:t>insensitive measures</w:t>
      </w:r>
      <w:r w:rsidR="00F46C29">
        <w:t>,</w:t>
      </w:r>
      <w:r w:rsidRPr="00CA4C70">
        <w:t xml:space="preserve"> </w:t>
      </w:r>
      <w:r w:rsidR="00F46C29">
        <w:t>t</w:t>
      </w:r>
      <w:r w:rsidRPr="00CA4C70">
        <w:t xml:space="preserve">he most prominent </w:t>
      </w:r>
      <w:r w:rsidR="00F46C29">
        <w:t>being</w:t>
      </w:r>
      <w:r w:rsidRPr="00CA4C70">
        <w:t xml:space="preserve"> </w:t>
      </w:r>
      <w:r w:rsidR="003D7516">
        <w:t>R</w:t>
      </w:r>
      <w:r w:rsidR="00FE65DE" w:rsidRPr="00CA4C70">
        <w:t>e</w:t>
      </w:r>
      <w:r w:rsidR="00FE65DE">
        <w:t>sponse</w:t>
      </w:r>
      <w:r w:rsidR="00FE65DE" w:rsidRPr="00CA4C70">
        <w:t xml:space="preserve"> </w:t>
      </w:r>
      <w:r w:rsidR="003D7516">
        <w:t>T</w:t>
      </w:r>
      <w:r w:rsidR="003D7516" w:rsidRPr="00CA4C70">
        <w:t>ime</w:t>
      </w:r>
      <w:r w:rsidR="003D7516">
        <w:t>s</w:t>
      </w:r>
      <w:r w:rsidR="003D7516" w:rsidRPr="00CA4C70">
        <w:t xml:space="preserve"> </w:t>
      </w:r>
      <w:r w:rsidRPr="00CA4C70">
        <w:t xml:space="preserve">(RT), </w:t>
      </w:r>
      <w:r w:rsidR="00C03648">
        <w:t>typically taken</w:t>
      </w:r>
      <w:r w:rsidRPr="00CA4C70">
        <w:t xml:space="preserve"> using keyboard presses</w:t>
      </w:r>
      <w:r>
        <w:t xml:space="preserve">. </w:t>
      </w:r>
      <w:r w:rsidR="005B1A12">
        <w:t xml:space="preserve">This measure </w:t>
      </w:r>
      <w:r w:rsidR="007006EC">
        <w:t>only captures the final timing of the executed</w:t>
      </w:r>
      <w:r w:rsidRPr="00CA4C70">
        <w:t xml:space="preserve"> decision</w:t>
      </w:r>
      <w:r w:rsidR="007006EC">
        <w:t>,</w:t>
      </w:r>
      <w:r w:rsidRPr="00CA4C70">
        <w:t xml:space="preserve"> </w:t>
      </w:r>
      <w:r>
        <w:t xml:space="preserve">but not </w:t>
      </w:r>
      <w:r w:rsidRPr="00CA4C70">
        <w:t xml:space="preserve">the process of </w:t>
      </w:r>
      <w:r w:rsidR="007647F1">
        <w:t>reaching</w:t>
      </w:r>
      <w:r w:rsidR="007647F1" w:rsidRPr="00CA4C70">
        <w:t xml:space="preserve"> </w:t>
      </w:r>
      <w:r w:rsidRPr="00CA4C70">
        <w:t>it</w:t>
      </w:r>
      <w:r>
        <w:t>.</w:t>
      </w:r>
      <w:r w:rsidRPr="00CA4C70">
        <w:t xml:space="preserve"> </w:t>
      </w:r>
      <w:r w:rsidR="00410831">
        <w:t>M</w:t>
      </w:r>
      <w:r w:rsidRPr="00CA4C70">
        <w:t>otion tracking, which has become a popular tool for unraveling cognitive processes</w:t>
      </w:r>
      <w:r w:rsidR="000B6DD8">
        <w:t xml:space="preserve">, allows a richer, and </w:t>
      </w:r>
      <w:r w:rsidR="000754DA">
        <w:t>arguably</w:t>
      </w:r>
      <w:r w:rsidR="000B6DD8">
        <w:t xml:space="preserve"> more sensitive, way to probe the effect of unconsciously processed stimuli</w:t>
      </w:r>
      <w:r w:rsidRPr="00CA4C70">
        <w:t xml:space="preserve">. </w:t>
      </w:r>
      <w:r w:rsidR="00C825C1">
        <w:t>Thus far</w:t>
      </w:r>
      <w:r w:rsidR="00560489">
        <w:t xml:space="preserve">, </w:t>
      </w:r>
      <w:r w:rsidR="00C825C1">
        <w:t xml:space="preserve">this </w:t>
      </w:r>
      <w:r w:rsidR="00187036">
        <w:t xml:space="preserve">claim </w:t>
      </w:r>
      <w:r w:rsidR="00C825C1">
        <w:t xml:space="preserve">has </w:t>
      </w:r>
      <w:r w:rsidRPr="00CA4C70">
        <w:t xml:space="preserve">only </w:t>
      </w:r>
      <w:r w:rsidR="00C825C1">
        <w:t xml:space="preserve">been </w:t>
      </w:r>
      <w:r w:rsidR="00187036">
        <w:t>directly tested</w:t>
      </w:r>
      <w:r w:rsidR="00C825C1">
        <w:t xml:space="preserve"> in one </w:t>
      </w:r>
      <w:r w:rsidRPr="00CA4C70">
        <w:t>study</w:t>
      </w:r>
      <w:r w:rsidR="00C825C1">
        <w:t xml:space="preserve">, which </w:t>
      </w:r>
      <w:r w:rsidRPr="00CA4C70">
        <w:t>suffers from limitations</w:t>
      </w:r>
      <w:r w:rsidR="0050028A">
        <w:t xml:space="preserve"> </w:t>
      </w:r>
      <w:r w:rsidR="00C825C1">
        <w:t>both in</w:t>
      </w:r>
      <w:r w:rsidR="00C825C1" w:rsidRPr="00CA4C70">
        <w:t xml:space="preserve"> </w:t>
      </w:r>
      <w:r w:rsidRPr="00CA4C70">
        <w:t>its awareness and motion tracking measure</w:t>
      </w:r>
      <w:r w:rsidR="00A02FBC">
        <w:t>s</w:t>
      </w:r>
      <w:r w:rsidRPr="00CA4C70">
        <w:t xml:space="preserve">. </w:t>
      </w:r>
      <w:r w:rsidR="00A97F97">
        <w:t xml:space="preserve">Here, </w:t>
      </w:r>
      <w:r w:rsidR="00F80F26">
        <w:t xml:space="preserve">we compared </w:t>
      </w:r>
      <w:r w:rsidR="009A536B">
        <w:t>reaching responses</w:t>
      </w:r>
      <w:r w:rsidR="00F80F26">
        <w:t xml:space="preserve"> and RTs in</w:t>
      </w:r>
      <w:r w:rsidR="008A3BB9">
        <w:t xml:space="preserve"> a</w:t>
      </w:r>
      <w:r w:rsidR="00FF0FAB">
        <w:t xml:space="preserve"> </w:t>
      </w:r>
      <w:r w:rsidR="009A536B">
        <w:t xml:space="preserve">variant of the </w:t>
      </w:r>
      <w:r w:rsidR="00FA00FF">
        <w:t xml:space="preserve">classical lexical </w:t>
      </w:r>
      <w:r w:rsidR="00A9660E">
        <w:t xml:space="preserve">priming </w:t>
      </w:r>
      <w:r w:rsidRPr="00CA4C70">
        <w:t>paradigm</w:t>
      </w:r>
      <w:r w:rsidR="00CA3F09">
        <w:t>, while rigorously assessing awareness</w:t>
      </w:r>
      <w:r w:rsidR="005D282A">
        <w:t>.</w:t>
      </w:r>
      <w:r w:rsidR="005D282A" w:rsidRPr="00CA4C70">
        <w:t xml:space="preserve"> </w:t>
      </w:r>
      <w:r w:rsidR="00305C68">
        <w:t>In separate keyboard and reaching sessions</w:t>
      </w:r>
      <w:r w:rsidR="00D102F5">
        <w:t>,</w:t>
      </w:r>
      <w:r w:rsidR="00305C68">
        <w:t xml:space="preserve"> </w:t>
      </w:r>
      <w:r w:rsidRPr="00CA4C70">
        <w:t xml:space="preserve">subjects </w:t>
      </w:r>
      <w:del w:id="4" w:author="zeev" w:date="2023-07-25T10:21:00Z">
        <w:r w:rsidRPr="00CA4C70" w:rsidDel="00BB7ED8">
          <w:delText xml:space="preserve">performed </w:delText>
        </w:r>
      </w:del>
      <w:r w:rsidR="00187036">
        <w:t>classified the category of</w:t>
      </w:r>
      <w:r w:rsidRPr="00CA4C70">
        <w:t xml:space="preserve"> a target word that was preceded by an identical/different invisible prime. </w:t>
      </w:r>
      <w:r w:rsidR="00AC02CC">
        <w:t>Both measures produced a congruency effect which, combined with the rigorous awareness testing, provide</w:t>
      </w:r>
      <w:r w:rsidR="007B0FE4">
        <w:t>d</w:t>
      </w:r>
      <w:r w:rsidR="00AC02CC">
        <w:t xml:space="preserve"> substantial evidence for the existence of unconscious </w:t>
      </w:r>
      <w:r w:rsidR="003D683E">
        <w:t xml:space="preserve">word </w:t>
      </w:r>
      <w:r w:rsidR="00AC02CC">
        <w:t xml:space="preserve">processing that cannot be easily refuted. </w:t>
      </w:r>
      <w:r w:rsidR="001963FE">
        <w:t>However, u</w:t>
      </w:r>
      <w:r w:rsidR="0012649A">
        <w:t>nlike</w:t>
      </w:r>
      <w:r w:rsidR="00AC02CC">
        <w:t xml:space="preserve"> </w:t>
      </w:r>
      <w:r w:rsidR="001963FE">
        <w:t xml:space="preserve">the </w:t>
      </w:r>
      <w:r w:rsidR="00AC02CC">
        <w:t xml:space="preserve">previous finding, the unconscious effect in the motion tracking task was </w:t>
      </w:r>
      <w:r w:rsidR="0012649A">
        <w:t xml:space="preserve">only slightly </w:t>
      </w:r>
      <w:r w:rsidR="00AC02CC">
        <w:t>larger than in the keyboard task</w:t>
      </w:r>
      <w:r w:rsidR="00AC02CC" w:rsidRPr="00CA4C70">
        <w:t>.</w:t>
      </w:r>
      <w:r w:rsidR="00AC02CC">
        <w:t xml:space="preserve"> </w:t>
      </w:r>
      <w:r w:rsidR="00187036">
        <w:t xml:space="preserve">We discuss possible </w:t>
      </w:r>
      <w:r w:rsidR="000C7667">
        <w:t>explanations</w:t>
      </w:r>
      <w:r w:rsidR="00187036">
        <w:t xml:space="preserve">, while still highlighting the advantages of using </w:t>
      </w:r>
      <w:r w:rsidR="00AC02CC">
        <w:t>motion tracking</w:t>
      </w:r>
      <w:r w:rsidR="00187036">
        <w:t xml:space="preserve"> to probe subliminal processing</w:t>
      </w:r>
      <w:r w:rsidR="00AC02CC">
        <w:t>.</w:t>
      </w:r>
      <w:bookmarkEnd w:id="3"/>
    </w:p>
    <w:p w14:paraId="321F295D" w14:textId="77777777" w:rsidR="003D683E" w:rsidRDefault="003D683E">
      <w:pPr>
        <w:jc w:val="left"/>
        <w:rPr>
          <w:rFonts w:ascii="Times New Roman" w:eastAsia="SimHei" w:hAnsi="Times New Roman" w:cs="Times New Roman"/>
          <w:b/>
          <w:bCs/>
          <w:lang w:eastAsia="ja-JP" w:bidi="ar-SA"/>
        </w:rPr>
      </w:pPr>
      <w:r>
        <w:br w:type="page"/>
      </w:r>
    </w:p>
    <w:p w14:paraId="097B8BFD" w14:textId="346F6FC2" w:rsidR="00BF08EE" w:rsidRPr="00BF08EE" w:rsidRDefault="00BF08EE" w:rsidP="006238E0">
      <w:pPr>
        <w:pStyle w:val="Heading2"/>
      </w:pPr>
      <w:bookmarkStart w:id="5" w:name="_Toc114485358"/>
      <w:r w:rsidRPr="00BF08EE">
        <w:lastRenderedPageBreak/>
        <w:t>Introduction</w:t>
      </w:r>
      <w:bookmarkEnd w:id="5"/>
    </w:p>
    <w:bookmarkEnd w:id="1"/>
    <w:p w14:paraId="6E8365D4" w14:textId="1DFA1C51" w:rsidR="008932E9" w:rsidRDefault="004F240A" w:rsidP="00CF599D">
      <w:pPr>
        <w:ind w:firstLine="0"/>
      </w:pPr>
      <w:r w:rsidRPr="00E44B96">
        <w:t>Our brain continuously processes information</w:t>
      </w:r>
      <w:r w:rsidR="008B19C4">
        <w:t xml:space="preserve"> arriving in parallel from a</w:t>
      </w:r>
      <w:r w:rsidRPr="00E44B96">
        <w:t xml:space="preserve"> variety of stimuli</w:t>
      </w:r>
      <w:r w:rsidR="008B19C4">
        <w:t>,</w:t>
      </w:r>
      <w:r w:rsidRPr="00E44B96">
        <w:t xml:space="preserve"> using different modalities</w:t>
      </w:r>
      <w:r w:rsidR="00616793">
        <w:t xml:space="preserve"> </w:t>
      </w:r>
      <w:commentRangeStart w:id="6"/>
      <w:r w:rsidR="00616793">
        <w:fldChar w:fldCharType="begin"/>
      </w:r>
      <w:r w:rsidR="004457F5">
        <w:instrText xml:space="preserve"> ADDIN ZOTERO_ITEM CSL_CITATION {"citationID":"3YMtcbL8","properties":{"formattedCitation":"(Kanwisher et al., 1997; Kappers &amp; Bergmann Tiest, 2013; Poirier et al., 2005; Willander &amp; Larsson, 2006)","plainCitation":"(Kanwisher et al., 1997; Kappers &amp; Bergmann Tiest, 2013; Poirier et al., 2005; Willander &amp; Larsson, 2006)","noteIndex":0},"citationItems":[{"id":672,"uris":["http://zotero.org/users/8275165/items/6ITK83LN"],"itemData":{"id":672,"type":"article-journal","abstract":"Using functional magnetic resonance imaging (fMRI), we found an area in the fusiform gyrus in 12 of the 15 subjects tested that was significantly more active when the subjects viewed faces than when they viewed assorted common objects. This face activation was used to define a specific region of interest individually for each subject, within which several new tests of face specificity were run. In each of five subjects tested, the predefined candidate “face area” also responded significantly more strongly to passive viewing of (1) intact than scrambled two-tone faces, (2) full front-view face photos than front-view photos of houses, and (in a different set of five subjects) (3) three-quarter-view face photos (with hair concealed) than photos of human hands; it also responded more strongly during (4) a consecutive matching task performed on three-quarter-view faces versus hands. Our technique of running multiple tests applied to the same region defined functionally within individual subjects provides a solution to two common problems in functional imaging: (1) the requirement to correct for multiple statistical comparisons and (2) the inevitable ambiguity in the interpretation of any study in which only two or three conditions are compared. Our data allow us to reject alternative accounts of the function of the fusiform face area (area “FF”) that appeal to visual attention, subordinate-level classification, or general processing of any animate or human forms, demonstrating that this region is selectively involved in the perception of faces.","container-title":"Journal of Neuroscience","DOI":"10.1523/JNEUROSCI.17-11-04302.1997","ISSN":"0270-6474, 1529-2401","issue":"11","journalAbbreviation":"J. Neurosci.","language":"en","license":"Copyright © 1997 Society for Neuroscience","note":"publisher: Society for Neuroscience\nsection: Articles\nPMID: 9151747","page":"4302-4311","source":"www.jneurosci.org","title":"The Fusiform Face Area: A Module in Human Extrastriate Cortex Specialized for Face Perception","title-short":"The Fusiform Face Area","volume":"17","author":[{"family":"Kanwisher","given":"Nancy"},{"family":"McDermott","given":"Josh"},{"family":"Chun","given":"Marvin M."}],"issued":{"date-parts":[["1997",6,1]]}}},{"id":399,"uris":["http://zotero.org/users/8275165/items/8RFRXT2P"],"itemData":{"id":399,"type":"article-journal","container-title":"Wiley Interdisciplinary Reviews: Cognitive Science","DOI":"10.1002/wcs.1238","ISSN":"19395078","issue":"4","journalAbbreviation":"WIREs Cogn Sci","language":"en","page":"357-374","source":"DOI.org (Crossref)","title":"Haptic perception","volume":"4","author":[{"family":"Kappers","given":"Astrid M.L."},{"family":"Bergmann Tiest","given":"Wouter M."}],"issued":{"date-parts":[["2013",7]]}}},{"id":393,"uris":["http://zotero.org/users/8275165/items/CUQZYUSK"],"itemData":{"id":393,"type":"article-journal","abstract":"Previous neuroimaging studies devoted to auditory motion processing have shown the involvement of a cerebral network encompassing the temporoparietal and premotor areas. Most of these studies were based on a comparison between moving stimuli and static stimuli placed at a single location. However, moving stimuli vary in spatial location, and therefore motion detection can include both spatial localisation and motion processing. In this study, we used fMRI to compare neural processing of moving sounds and static sounds in various spatial locations in blindfolded sighted subjects. The task consisted of simultaneously determining both the nature of a sound stimulus (pure tone or complex sound) and the presence or absence of its movement. When movement was present, subjects had to identify its direction. This comparison of how moving and static stimuli are processed showed the involvement of the parietal lobules, the dorsal and ventral premotor cortex and the planum temporale during auditory motion processing. It also showed the specific recruitment of V5, the visual motion area. These results suggest that the previously proposed network of auditory motion processing is distinct from the network of auditory localisation. In addition, they suggest that the occipital cortex can process non-visual stimuli and that V5 is not restricted to visual processing.","container-title":"Cognitive Brain Research","DOI":"10.1016/j.cogbrainres.2005.08.015","ISSN":"09266410","issue":"3","journalAbbreviation":"Cognitive Brain Research","language":"en","page":"650-658","source":"DOI.org (Crossref)","title":"Specific activation of the V5 brain area by auditory motion processing: An fMRI study","title-short":"Specific activation of the V5 brain area by auditory motion processing","volume":"25","author":[{"family":"Poirier","given":"Colline"},{"family":"Collignon","given":"Olivier"},{"family":"DeVolder","given":"Anne G."},{"family":"Renier","given":"Laurent"},{"family":"Vanlierde","given":"Annick"},{"family":"Tranduy","given":"Dai"},{"family":"Scheiber","given":"Christian"}],"issued":{"date-parts":[["2005",12]]}}},{"id":429,"uris":["http://zotero.org/users/8275165/items/XKXUYLAK"],"itemData":{"id":429,"type":"article-journal","container-title":"Psychonomic Bulletin &amp; Review","DOI":"10.3758/BF03193837","ISSN":"1069-9384, 1531-5320","issue":"2","journalAbbreviation":"Psychonomic Bulletin &amp; Review","language":"en","page":"240-244","source":"DOI.org (Crossref)","title":"Smell your way back to childhood: Autobiographical odor memory","title-short":"Smell your way back to childhood","volume":"13","author":[{"family":"Willander","given":"Johan"},{"family":"Larsson","given":"Maria"}],"issued":{"date-parts":[["2006",4]]}}}],"schema":"https://github.com/citation-style-language/schema/raw/master/csl-citation.json"} </w:instrText>
      </w:r>
      <w:r w:rsidR="00616793">
        <w:fldChar w:fldCharType="separate"/>
      </w:r>
      <w:r w:rsidR="004457F5" w:rsidRPr="004457F5">
        <w:rPr>
          <w:rFonts w:ascii="Times New Roman" w:hAnsi="Times New Roman" w:cs="Times New Roman"/>
        </w:rPr>
        <w:t>(Kanwisher et al., 1997; Kappers &amp; Bergmann Tiest, 2013; Poirier et al., 2005; Willander &amp; Larsson, 2006)</w:t>
      </w:r>
      <w:r w:rsidR="00616793">
        <w:fldChar w:fldCharType="end"/>
      </w:r>
      <w:r w:rsidRPr="00E44B96">
        <w:t>.</w:t>
      </w:r>
      <w:commentRangeEnd w:id="6"/>
      <w:r w:rsidR="008B19C4">
        <w:rPr>
          <w:rStyle w:val="CommentReference"/>
        </w:rPr>
        <w:commentReference w:id="6"/>
      </w:r>
      <w:r w:rsidRPr="00E44B96">
        <w:t xml:space="preserve"> For example, upon seeing a ball flying </w:t>
      </w:r>
      <w:r w:rsidR="0005134D">
        <w:t xml:space="preserve">in </w:t>
      </w:r>
      <w:r w:rsidRPr="00E44B96">
        <w:t xml:space="preserve">our direction, we </w:t>
      </w:r>
      <w:r w:rsidRPr="00E96D8E">
        <w:t>process</w:t>
      </w:r>
      <w:r w:rsidRPr="00E44B96">
        <w:t xml:space="preserve"> its trajectory and the likelihood of it hitting us. The produced results can lead to a change in behavior – like ducking the ball in this case</w:t>
      </w:r>
      <w:r w:rsidR="00370CA0">
        <w:t xml:space="preserve"> </w:t>
      </w:r>
      <w:r w:rsidR="00370CA0">
        <w:fldChar w:fldCharType="begin"/>
      </w:r>
      <w:r w:rsidR="00370CA0">
        <w:instrText xml:space="preserve"> ADDIN ZOTERO_ITEM CSL_CITATION {"citationID":"QKrfhdAW","properties":{"formattedCitation":"(Aivar et al., 2008; von Hofsten &amp; Lindhagen, 1979)","plainCitation":"(Aivar et al., 2008; von Hofsten &amp; Lindhagen, 1979)","noteIndex":0},"citationItems":[{"id":431,"uris":["http://zotero.org/users/8275165/items/F3J6YRB8"],"itemData":{"id":431,"type":"article-journal","container-title":"Experimental Brain Research","DOI":"10.1007/s00221-008-1475-9","ISSN":"0014-4819, 1432-1106","issue":"3","journalAbbreviation":"Exp Brain Res","language":"en","page":"251-264","source":"DOI.org (Crossref)","title":"Avoiding moving obstacles","volume":"190","author":[{"family":"Aivar","given":"M. Pilar"},{"family":"Brenner","given":"Eli"},{"family":"Smeets","given":"Jeroen B. J."}],"issued":{"date-parts":[["2008",9]]}}},{"id":433,"uris":["http://zotero.org/users/8275165/items/BF2VZDET"],"itemData":{"id":433,"type":"article-journal","container-title":"Journal of Experimental Child Psychology","DOI":"10.1016/0022-0965(79)90109-7","ISSN":"00220965","issue":"1","journalAbbreviation":"Journal of Experimental Child Psychology","language":"en","page":"158-173","source":"DOI.org (Crossref)","title":"Observations on the development of reaching for moving objects","volume":"28","author":[{"family":"Hofsten","given":"Claes","non-dropping-particle":"von"},{"family":"Lindhagen","given":"Karin"}],"issued":{"date-parts":[["1979",8]]}}}],"schema":"https://github.com/citation-style-language/schema/raw/master/csl-citation.json"} </w:instrText>
      </w:r>
      <w:r w:rsidR="00370CA0">
        <w:fldChar w:fldCharType="separate"/>
      </w:r>
      <w:r w:rsidR="00370CA0" w:rsidRPr="00370CA0">
        <w:rPr>
          <w:rFonts w:ascii="Times New Roman" w:hAnsi="Times New Roman" w:cs="Times New Roman"/>
        </w:rPr>
        <w:t>(Aivar et al., 2008; von Hofsten &amp; Lindhagen, 1979)</w:t>
      </w:r>
      <w:r w:rsidR="00370CA0">
        <w:fldChar w:fldCharType="end"/>
      </w:r>
      <w:r w:rsidRPr="00E44B96">
        <w:t xml:space="preserve"> – and/or to internal changes, like the induction of fear</w:t>
      </w:r>
      <w:r w:rsidR="00175865">
        <w:t xml:space="preserve"> </w:t>
      </w:r>
      <w:r w:rsidR="00175865">
        <w:fldChar w:fldCharType="begin"/>
      </w:r>
      <w:r w:rsidR="008B3911">
        <w:instrText xml:space="preserve"> ADDIN ZOTERO_ITEM CSL_CITATION {"citationID":"XZi2Oa32","properties":{"formattedCitation":"(Sawchuk et al., 2002; Siedlecka &amp; Denson, 2019)","plainCitation":"(Sawchuk et al., 2002; Siedlecka &amp; Denson, 2019)","noteIndex":0},"citationItems":[{"id":401,"uris":["http://zotero.org/users/8275165/items/V3L6Q66K"],"itemData":{"id":401,"type":"article-journal","abstract":"Individuals with small animal and blood-injection-injury (BII) phobias respond to phobia-relevant stimuli with both fear and disgust. However, recent studies suggest that fear is the dominant emotional response in animal phobics whereas disgust is the primary emotional response in BII phobics. The present study examined emotional responding toward pictures of spiders, surgical procedures, and two categories of general disgust elicitors (rotting food and body products) among analogue spider phobics, BII phobics, and nonphobics. Dominant emotional responses to phobia-relevant stimuli clearly differentiated the groups, as spider phobics were more likely to be classiﬁed as primarily fearful when rating pictures of spiders (74%), whereas BII phobics were more likely to be classiﬁed as primarily disgusted when rating pictures of surgical procedures (78%). Discriminant function analyses revealed that disgust ratings, but not fear ratings, of the phobic pictures were signiﬁcant predictors of phobic group membership. Both phobic groups were characterized by elevated disgust sensitivity toward video and pictorial general disgust elicitors. Implications and suggestions for continued research examining fearful and disgusting stimuli in speciﬁc phobia are outlined.  2002 Elsevier Science Ltd. All rights reserved.","container-title":"Behaviour Research and Therapy","DOI":"10.1016/S0005-7967(01)00093-6","ISSN":"00057967","issue":"9","journalAbbreviation":"Behaviour Research and Therapy","language":"en","page":"1031-1046","source":"DOI.org (Crossref)","title":"Emotional responding to fearful and disgusting stimuli in specific phobics","volume":"40","author":[{"family":"Sawchuk","given":"Craig N"},{"family":"Lohr","given":"Jeffrey M"},{"family":"Westendorf","given":"David H"},{"family":"Meunier","given":"Suzanne A"},{"family":"Tolin","given":"David F"}],"issued":{"date-parts":[["2002",9]]}}},{"id":437,"uris":["http://zotero.org/users/8275165/items/EXHTWP2I"],"itemData":{"id":437,"type":"article-journal","abstract":"Experimental emotion inductions provide the strongest causal evidence of the effects of emotions on psychological and physiological outcomes. In the present qualitative review, we evaluated five common experimental emotion induction techniques: visual stimuli, music, autobiographical recall, situational procedures, and imagery. For each technique, we discuss the extent to which they induce six basic emotions: anger, disgust, surprise, happiness, fear, and sadness. For each emotion, we discuss the relative influences of the induction methods on subjective emotional experience and physiological responses (e.g., heart rate, blood pressure). Based on the literature reviewed, we make emotion-specific recommendations for induction methods to use in experiments.","container-title":"Emotion Review","DOI":"10.1177/1754073917749016","ISSN":"1754-0739, 1754-0747","issue":"1","journalAbbreviation":"Emotion Review","language":"en","page":"87-97","source":"DOI.org (Crossref)","title":"Experimental Methods for Inducing Basic Emotions: A Qualitative Review","title-short":"Experimental Methods for Inducing Basic Emotions","volume":"11","author":[{"family":"Siedlecka","given":"Ewa"},{"family":"Denson","given":"Thomas F."}],"issued":{"date-parts":[["2019",1]]}}}],"schema":"https://github.com/citation-style-language/schema/raw/master/csl-citation.json"} </w:instrText>
      </w:r>
      <w:r w:rsidR="00175865">
        <w:fldChar w:fldCharType="separate"/>
      </w:r>
      <w:r w:rsidR="008B3911" w:rsidRPr="008B3911">
        <w:rPr>
          <w:rFonts w:ascii="Times New Roman" w:hAnsi="Times New Roman" w:cs="Times New Roman"/>
        </w:rPr>
        <w:t>(Sawchuk et al., 2002; Siedlecka &amp; Denson, 2019)</w:t>
      </w:r>
      <w:r w:rsidR="00175865">
        <w:fldChar w:fldCharType="end"/>
      </w:r>
      <w:r w:rsidRPr="00E44B96">
        <w:t>. Some of these processes are also accompanied by conscious experiences</w:t>
      </w:r>
      <w:r w:rsidR="00A96A13">
        <w:t xml:space="preserve"> </w:t>
      </w:r>
      <w:r w:rsidR="00A96A13">
        <w:fldChar w:fldCharType="begin"/>
      </w:r>
      <w:r w:rsidR="00244B03">
        <w:instrText xml:space="preserve"> ADDIN ZOTERO_ITEM CSL_CITATION {"citationID":"QdgJ5uQZ","properties":{"formattedCitation":"(Brown et al., 2019; Lamme &amp; Roelfsema, 2000; Mashour et al., 2020; Tononi et al., 2016)","plainCitation":"(Brown et al., 2019; Lamme &amp; Roelfsema, 2000; Mashour et al., 2020; Tononi et al., 2016)","noteIndex":0},"citationItems":[{"id":415,"uris":["http://zotero.org/users/8275165/items/WPBZDA4H"],"itemData":{"id":415,"type":"article-journal","container-title":"Trends in Cognitive Sciences","DOI":"10.1016/j.tics.2019.06.009","ISSN":"13646613","issue":"9","journalAbbreviation":"Trends in Cognitive Sciences","language":"en","page":"754-768","source":"DOI.org (Crossref)","title":"Understanding the Higher-Order Approach to Consciousness","volume":"23","author":[{"family":"Brown","given":"Richard"},{"family":"Lau","given":"Hakwan"},{"family":"LeDoux","given":"Joseph E."}],"issued":{"date-parts":[["2019",9]]}}},{"id":439,"uris":["http://zotero.org/users/8275165/items/8DPMKR6H"],"itemData":{"id":439,"type":"article-journal","container-title":"Trends in Neurosciences","DOI":"10.1016/S0166-2236(00)01657-X","ISSN":"01662236","issue":"11","journalAbbreviation":"Trends in Neurosciences","language":"en","page":"571-579","source":"DOI.org (Crossref)","title":"The distinct modes of vision offered by feedforward and recurrent processing","volume":"23","author":[{"family":"Lamme","given":"Victor A.F."},{"family":"Roelfsema","given":"Pieter R."}],"issued":{"date-parts":[["2000",11]]}}},{"id":409,"uris":["http://zotero.org/users/8275165/items/Z5K7IE8A"],"itemData":{"id":409,"type":"article-journal","container-title":"Neuron","DOI":"10.1016/j.neuron.2020.01.026","ISSN":"08966273","issue":"5","journalAbbreviation":"Neuron","language":"en","page":"776-798","source":"DOI.org (Crossref)","title":"Conscious Processing and the Global Neuronal Workspace Hypothesis","volume":"105","author":[{"family":"Mashour","given":"George A."},{"family":"Roelfsema","given":"Pieter"},{"family":"Changeux","given":"Jean-Pierre"},{"family":"Dehaene","given":"Stanislas"}],"issued":{"date-parts":[["2020",3]]}}},{"id":413,"uris":["http://zotero.org/users/8275165/items/RD5QEWTT"],"itemData":{"id":413,"type":"article-journal","abstract":"In this Opinion article, we discuss how integrated information theory accounts for several aspects of the relationship between consciousness and the brain. Integrated information theory starts from the essential properties of phenomenal experience, from which it derives the requirements for the physical substrate of consciousness. It argues that the physical substrate of consciousness must be a maximum of intrinsic cause–effect power and provides a means to determine, in principle, the quality and quantity of experience. The theory leads to some counterintuitive predictions and can be used to develop new tools for assessing consciousness in non-communicative patients.","container-title":"Nature Reviews Neuroscience","DOI":"10.1038/nrn.2016.44","ISSN":"1471-003X, 1471-0048","issue":"7","journalAbbreviation":"Nat Rev Neurosci","language":"en","page":"450-461","source":"DOI.org (Crossref)","title":"Integrated information theory: from consciousness to its physical substrate","title-short":"Integrated information theory","volume":"17","author":[{"family":"Tononi","given":"Giulio"},{"family":"Boly","given":"Melanie"},{"family":"Massimini","given":"Marcello"},{"family":"Koch","given":"Christof"}],"issued":{"date-parts":[["2016",7]]}}}],"schema":"https://github.com/citation-style-language/schema/raw/master/csl-citation.json"} </w:instrText>
      </w:r>
      <w:r w:rsidR="00A96A13">
        <w:fldChar w:fldCharType="separate"/>
      </w:r>
      <w:r w:rsidR="00244B03" w:rsidRPr="00244B03">
        <w:rPr>
          <w:rFonts w:ascii="Times New Roman" w:hAnsi="Times New Roman" w:cs="Times New Roman"/>
        </w:rPr>
        <w:t>(Brown et al., 2019; Lamme &amp; Roelfsema, 2000; Mashour et al., 2020; Tononi et al., 2016)</w:t>
      </w:r>
      <w:r w:rsidR="00A96A13">
        <w:fldChar w:fldCharType="end"/>
      </w:r>
      <w:r w:rsidRPr="00E44B96">
        <w:t xml:space="preserve">: I perceive the flying ball, and I experience the sense of fear. But </w:t>
      </w:r>
      <w:r w:rsidR="0033114B" w:rsidRPr="00E44B96">
        <w:t>this is not always the case:</w:t>
      </w:r>
      <w:r w:rsidRPr="00E44B96">
        <w:t xml:space="preserve"> I might miss the ball altogether</w:t>
      </w:r>
      <w:r w:rsidR="0033114B" w:rsidRPr="00E44B96">
        <w:t>, for example</w:t>
      </w:r>
      <w:r w:rsidRPr="00E44B96">
        <w:t xml:space="preserve"> if I am extremely occupied by a </w:t>
      </w:r>
      <w:r w:rsidR="0099451E" w:rsidRPr="00E44B96">
        <w:t xml:space="preserve">different </w:t>
      </w:r>
      <w:r w:rsidRPr="00E44B96">
        <w:t xml:space="preserve">engaging </w:t>
      </w:r>
      <w:r w:rsidR="0099451E" w:rsidRPr="00E44B96">
        <w:t xml:space="preserve">task </w:t>
      </w:r>
      <w:r w:rsidR="009D2E02">
        <w:fldChar w:fldCharType="begin"/>
      </w:r>
      <w:r w:rsidR="009D2E02">
        <w:instrText xml:space="preserve"> ADDIN ZOTERO_ITEM CSL_CITATION {"citationID":"TJAhv8Ih","properties":{"formattedCitation":"(Hyman et al., 2009; Mack &amp; Rock, 1998)","plainCitation":"(Hyman et al., 2009; Mack &amp; Rock, 1998)","noteIndex":0},"citationItems":[{"id":447,"uris":["http://zotero.org/users/8275165/items/E7UNV3M8"],"itemData":{"id":447,"type":"article-journal","abstract":"We investigated the effects of divided attention during walking. Individuals were classiﬁed based on whether they were walking while talking on a cell phone, listening to an MP3 player, walking without any electronics or walking in a pair. In the ﬁrst study, we found that cell phone users walked more slowly, changed directions more frequently, and were less likely to acknowledge other people than individuals in the other conditions. In the second study, we found that cell phone users were less likely to notice an unusual activity along their walking route (a unicycling clown). Cell phone usage may cause inattentional blindness even during a simple activity that should require few cognitive resources. Copyright # 2009 John Wiley &amp; Sons, Ltd.","container-title":"Applied Cognitive Psychology","DOI":"10.1002/acp.1638","ISSN":"08884080, 10990720","issue":"5","journalAbbreviation":"Appl. Cognit. Psychol.","language":"en","page":"597-607","source":"DOI.org (Crossref)","title":"Did you see the unicycling clown? Inattentional blindness while walking and talking on a cell phone","title-short":"Did you see the unicycling clown?","volume":"24","author":[{"family":"Hyman","given":"Ira E."},{"family":"Boss","given":"S. Matthew"},{"family":"Wise","given":"Breanne M."},{"family":"McKenzie","given":"Kira E."},{"family":"Caggiano","given":"Jenna M."}],"issued":{"date-parts":[["2009",10,19]]}}},{"id":678,"uris":["http://zotero.org/users/8275165/items/I845RP7P"],"itemData":{"id":678,"type":"chapter","abstract":"Summarizes research which led to the discovery of a phenomenon named Inattentional Blindness (IB), the occurrence of perception without accompanying attention. The authors discuss methods of studying perception, IB at fixation, and evidence for the phenomenon from priming studies. (PsycINFO Database Record (c) 2019 APA, all rights reserved)","collection-title":"Vancouver studies in cognitive science, Vol. 8.","container-title":"Visual attention","event-place":"New York, NY, US","ISBN":"978-0-19-512692-1","page":"55-76","publisher":"Oxford University Press","publisher-place":"New York, NY, US","source":"APA PsycNet","title":"Inattentional blindness: Perception without attention","title-short":"Inattentional blindness","author":[{"family":"Mack","given":"Arien"},{"family":"Rock","given":"Irvin"}],"issued":{"date-parts":[["1998"]]}}}],"schema":"https://github.com/citation-style-language/schema/raw/master/csl-citation.json"} </w:instrText>
      </w:r>
      <w:r w:rsidR="009D2E02">
        <w:fldChar w:fldCharType="separate"/>
      </w:r>
      <w:r w:rsidR="009D2E02" w:rsidRPr="009D2E02">
        <w:rPr>
          <w:rFonts w:ascii="Times New Roman" w:hAnsi="Times New Roman" w:cs="Times New Roman"/>
        </w:rPr>
        <w:t>(Hyman et al., 2009; Mack &amp; Rock, 1998)</w:t>
      </w:r>
      <w:r w:rsidR="009D2E02">
        <w:fldChar w:fldCharType="end"/>
      </w:r>
      <w:r w:rsidR="002A5026" w:rsidRPr="00E44B96">
        <w:t>. Importantly however</w:t>
      </w:r>
      <w:r w:rsidRPr="00E44B96">
        <w:t>, I might still duck the ball following some automated response triggered by unconscious processing</w:t>
      </w:r>
      <w:r w:rsidR="00CF599D">
        <w:t xml:space="preserve"> </w:t>
      </w:r>
      <w:r w:rsidR="00CF599D">
        <w:fldChar w:fldCharType="begin"/>
      </w:r>
      <w:r w:rsidR="00CF599D">
        <w:instrText xml:space="preserve"> ADDIN ZOTERO_ITEM CSL_CITATION {"citationID":"f7hfT7c4","properties":{"formattedCitation":"(Damian, 2001)","plainCitation":"(Damian, 2001)","noteIndex":0},"citationItems":[{"id":654,"uris":["http://zotero.org/users/8275165/items/J4CA7TCM"],"itemData":{"id":654,"type":"article-journal","abstract":"In a size judgment task on words denoting concrete objects, subliminally presented stimuli that preceded the targets influenced response times and were dependent on whether responses to the prime and the target were congruent or incongruent (Experiment 1). These findings, mirroring S. Dehaene et al. (1998), imply that primes are unconsciously categorized and processed to the response stage. However, the effect does not generalize to primes that are not in the response set (Experiment 2), and even exposure to primes not in the response set in an interleaved naming-size judgment task fails to induce it (Experiment 3). However, the effect generalizes from lowercase primes to the same set of uppercase targets (Experiment 4), suggesting an abstract level of operation. The findings suggest that rather than resulting from unconscious prime categorization, the congruity effect results from automatized stimulus–response mappings. Potential differences between the number and the word domain are discussed. (PsycINFO Database Record (c) 2016 APA, all rights reserved)","container-title":"Journal of Experimental Psychology: Human Perception and Performance","DOI":"10.1037/0096-1523.27.1.154","ISSN":"1939-1277","issue":"1","note":"publisher-place: US\npublisher: American Psychological Association","page":"154-165","source":"APA PsycNet","title":"Congruity effects evoked by subliminally presented primes: Automaticity rather than semantic processing","title-short":"Congruity effects evoked by subliminally presented primes","volume":"27","author":[{"family":"Damian","given":"Markus F."}],"issued":{"date-parts":[["2001"]]}}}],"schema":"https://github.com/citation-style-language/schema/raw/master/csl-citation.json"} </w:instrText>
      </w:r>
      <w:r w:rsidR="00CF599D">
        <w:fldChar w:fldCharType="separate"/>
      </w:r>
      <w:r w:rsidR="00CF599D" w:rsidRPr="00CF599D">
        <w:rPr>
          <w:rFonts w:ascii="Times New Roman" w:hAnsi="Times New Roman" w:cs="Times New Roman"/>
        </w:rPr>
        <w:t>(Damian, 2001)</w:t>
      </w:r>
      <w:r w:rsidR="00CF599D">
        <w:fldChar w:fldCharType="end"/>
      </w:r>
      <w:r w:rsidRPr="00E44B96">
        <w:t xml:space="preserve">. </w:t>
      </w:r>
    </w:p>
    <w:p w14:paraId="01536722" w14:textId="607CFF23" w:rsidR="00756C42" w:rsidRDefault="004F240A" w:rsidP="00F03EAA">
      <w:r w:rsidRPr="00E44B96">
        <w:t>What differentiates between such conscious and unconscious processing?</w:t>
      </w:r>
      <w:r w:rsidR="008932E9">
        <w:t xml:space="preserve"> </w:t>
      </w:r>
      <w:r>
        <w:t xml:space="preserve">In the lab, studies try to answer this question </w:t>
      </w:r>
      <w:r w:rsidR="00DF32CC">
        <w:t>by using</w:t>
      </w:r>
      <w:r>
        <w:t xml:space="preserve"> different methods to render </w:t>
      </w:r>
      <w:r w:rsidR="00950873">
        <w:t xml:space="preserve">a </w:t>
      </w:r>
      <w:r>
        <w:t xml:space="preserve">stimulus invisible (for </w:t>
      </w:r>
      <w:r w:rsidR="008414CB">
        <w:t xml:space="preserve">a </w:t>
      </w:r>
      <w:r>
        <w:t>review, see</w:t>
      </w:r>
      <w:r w:rsidR="00ED3BE7">
        <w:t xml:space="preserve"> </w:t>
      </w:r>
      <w:r w:rsidR="0071096F">
        <w:fldChar w:fldCharType="begin"/>
      </w:r>
      <w:r w:rsidR="008D13A3">
        <w:instrText xml:space="preserve"> ADDIN ZOTERO_ITEM CSL_CITATION {"citationID":"bFgPjxu4","properties":{"formattedCitation":"(Breitmeyer, 2015; Kim &amp; Blake, 2005)","plainCitation":"(Breitmeyer, 2015; Kim &amp; Blake, 2005)","dontUpdate":true,"noteIndex":0},"citationItems":[{"id":453,"uris":["http://zotero.org/users/8275165/items/GNJVBIM2"],"itemData":{"id":453,"type":"article-journal","abstract":"Numerous non-invasive experimental ‘‘blinding’’ methods exist for suppressing the phenomenal awareness of visual stimuli. Not all of these suppressive methods occur at, and thus index, the same level of unconscious visual processing. This suggests that a functional hierarchy of unconscious visual processing can in principle be established. The empirical results of extant studies that have used a number of different methods and additional reasonable theoretical considerations suggest the following tentative hierarchy. At the highest levels in this hierarchy is unconscious processing indexed by object-substitution masking. The functional levels indexed by crowding, the attentional blink (and other attentional blinding methods), backward pattern masking, metacontrast masking, continuous ﬂash suppression, sandwich masking, and single-ﬂash interocular suppression, fall at progressively lower levels, while unconscious processing at the lowest levels is indexed by eyebased binocular-rivalry suppression. Although unconscious processing levels indexed by additional blinding methods is yet to be determined, a tentative placement at lower levels in the hierarchy is also given for unconscious processing indexed by Troxler fading and adaptation-induced blindness, and at higher levels in the hierarchy indexed by attentional blinding effects in addition to the level indexed by the attentional blink. The full mapping of levels in the functional hierarchy onto cortical activation sites and levels is yet to be determined. The existence of such a hierarchy bears importantly on the search for, and the distinctions between, neural correlates of conscious and unconscious vision.","container-title":"Consciousness and Cognition","DOI":"10.1016/j.concog.2015.01.012","ISSN":"10538100","journalAbbreviation":"Consciousness and Cognition","language":"en","page":"234-250","source":"DOI.org (Crossref)","title":"Psychophysical “blinding” methods reveal a functional hierarchy of unconscious visual processing","volume":"35","author":[{"family":"Breitmeyer","given":"Bruno G."}],"issued":{"date-parts":[["2015",9]]}}},{"id":455,"uris":["http://zotero.org/users/8275165/items/PE64N46M"],"itemData":{"id":455,"type":"article-journal","container-title":"Trends in Cognitive Sciences","DOI":"10.1016/j.tics.2005.06.012","ISSN":"13646613","issue":"8","journalAbbreviation":"Trends in Cognitive Sciences","language":"en","page":"381-388","source":"DOI.org (Crossref)","title":"Psychophysical magic: rendering the visible ‘invisible’","title-short":"Psychophysical magic","volume":"9","author":[{"family":"Kim","given":"Chai-Youn"},{"family":"Blake","given":"Randolph"}],"issued":{"date-parts":[["2005",8]]}}}],"schema":"https://github.com/citation-style-language/schema/raw/master/csl-citation.json"} </w:instrText>
      </w:r>
      <w:r w:rsidR="0071096F">
        <w:fldChar w:fldCharType="separate"/>
      </w:r>
      <w:r w:rsidR="0071096F" w:rsidRPr="0071096F">
        <w:rPr>
          <w:rFonts w:ascii="Times New Roman" w:hAnsi="Times New Roman" w:cs="Times New Roman"/>
        </w:rPr>
        <w:t>Breitmeyer, 2015; Kim &amp; Blake, 2005</w:t>
      </w:r>
      <w:r w:rsidR="0071096F">
        <w:fldChar w:fldCharType="end"/>
      </w:r>
      <w:r>
        <w:t xml:space="preserve">). </w:t>
      </w:r>
      <w:r w:rsidR="00BC7E6E">
        <w:t xml:space="preserve">Typically, </w:t>
      </w:r>
      <w:r w:rsidR="00EF272C">
        <w:t>such manipulations of awareness involve some degradation of the stimulus (e.g, by manipulating its physical characteristics</w:t>
      </w:r>
      <w:del w:id="7" w:author="zeev" w:date="2023-07-25T10:24:00Z">
        <w:r w:rsidR="00EF272C" w:rsidDel="00BB7ED8">
          <w:delText xml:space="preserve"> </w:delText>
        </w:r>
      </w:del>
      <w:r w:rsidR="00EF272C">
        <w:t xml:space="preserve">; </w:t>
      </w:r>
      <w:r w:rsidR="00EF272C">
        <w:fldChar w:fldCharType="begin"/>
      </w:r>
      <w:r w:rsidR="00EF272C">
        <w:instrText xml:space="preserve"> ADDIN ZOTERO_ITEM CSL_CITATION {"citationID":"aSfm84Kr","properties":{"formattedCitation":"(Daltrozzo et al., 2011; Li et al., 2007)","plainCitation":"(Daltrozzo et al., 2011; Li et al., 2007)","dontUpdate":true,"noteIndex":0},"citationItems":[{"id":421,"uris":["http://zotero.org/users/8275165/items/ZRZA4HNA"],"itemData":{"id":421,"type":"article-journal","abstract":"Numerous studies have reported subliminal repetition and semantic priming in the visual modality. We transferred this paradigm to the auditory modality. Prime awareness was manipulated by a reduction of sound intensity level. Uncategorized prime words (according to a post-test) were followed by semantically related, unrelated, or repeated target words (presented without intensity reduction) and participants performed a lexical decision task (LDT). Participants with slower reaction times in the LDT showed semantic priming (faster reaction times for semantically related compared to unrelated targets) and negative repetition priming (slower reaction times for repeated compared to semantically related targets). This is the first report of semantic priming in the auditory modality without conscious categorization of the prime.","container-title":"PLoS ONE","DOI":"10.1371/journal.pone.0020273","ISSN":"1932-6203","issue":"5","journalAbbreviation":"PLoS ONE","language":"en","page":"e20273","source":"DOI.org (Crossref)","title":"Subliminal Semantic Priming in Speech","volume":"6","author":[{"family":"Daltrozzo","given":"Jérôme"},{"family":"Signoret","given":"Carine"},{"family":"Tillmann","given":"Barbara"},{"family":"Perrin","given":"Fabien"}],"editor":[{"family":"Moreno","given":"Yamir"}],"issued":{"date-parts":[["2011",5,31]]}}},{"id":423,"uris":["http://zotero.org/users/8275165/items/4MS8B6PH"],"itemData":{"id":423,"type":"article-journal","abstract":"It is widely accepted that unconscious processes can modulate judgments and behavior, but do such inﬂuences affect one’s daily interactions with other people? Given that olfactory information has relatively direct access to cortical and subcortical emotional circuits, we tested whether the affective content of subliminal odors alters social preferences. Participants rated the likeability of neutral faces after smelling pleasant, neutral, or unpleasant odors delivered below detection thresholds. Odor affect signiﬁcantly shifted likeability ratings only for those participants lacking conscious awareness of the smells, as veriﬁed by chance-level trial-by-trial performance on an odor-detection task. Across participants, the magnitude of this priming effect decreased as sensitivity for odor detection increased. In contrast, heart rate responses tracked odor valence independently of odor awareness. These results indicate that social preferences are subject to inﬂuences from odors that escape awareness, whereas the availability of conscious odor information may disrupt such effects.","container-title":"Psychological Science","DOI":"10.1111/j.1467-9280.2007.02023.x","ISSN":"0956-7976, 1467-9280","issue":"12","journalAbbreviation":"Psychol Sci","language":"en","page":"1044-1049","source":"DOI.org (Crossref)","title":"Subliminal Smells can Guide Social Preferences","volume":"18","author":[{"family":"Li","given":"Wen"},{"family":"Moallem","given":"Isabel"},{"family":"Paller","given":"Ken A."},{"family":"Gottfried","given":"Jay A."}],"issued":{"date-parts":[["2007",12]]}}}],"schema":"https://github.com/citation-style-language/schema/raw/master/csl-citation.json"} </w:instrText>
      </w:r>
      <w:r w:rsidR="00EF272C">
        <w:fldChar w:fldCharType="separate"/>
      </w:r>
      <w:r w:rsidR="00EF272C" w:rsidRPr="00680C2E">
        <w:rPr>
          <w:rFonts w:ascii="Times New Roman" w:hAnsi="Times New Roman" w:cs="Times New Roman"/>
        </w:rPr>
        <w:t>Daltrozzo et al., 2011; Li et al., 2007</w:t>
      </w:r>
      <w:r w:rsidR="00EF272C">
        <w:rPr>
          <w:rFonts w:ascii="Times New Roman" w:hAnsi="Times New Roman" w:cs="Times New Roman"/>
        </w:rPr>
        <w:t xml:space="preserve">; its temporal dynamics; </w:t>
      </w:r>
      <w:r w:rsidR="00EF272C">
        <w:fldChar w:fldCharType="begin"/>
      </w:r>
      <w:r w:rsidR="00F03EAA">
        <w:instrText xml:space="preserve"> ADDIN ZOTERO_ITEM CSL_CITATION {"citationID":"qvRpgQDu","properties":{"formattedCitation":"(Almeida et al., 2013; Dehaene et al., 1998)","plainCitation":"(Almeida et al., 2013; Dehaene et al., 1998)","dontUpdate":true,"noteIndex":0},"citationItems":[{"id":425,"uris":["http://zotero.org/users/8275165/items/JAV5PJEU"],"itemData":{"id":425,"type":"article-journal","container-title":"Cognitive, Affective, &amp; Behavioral Neuroscience","DOI":"10.3758/s13415-012-0133-7","ISSN":"1530-7026, 1531-135X","issue":"1","journalAbbreviation":"Cogn Affect Behav Neurosci","language":"en","page":"94-101","source":"DOI.org (Crossref)","title":"Affect of the unconscious: Visually suppressed angry faces modulate our decisions","title-short":"Affect of the unconscious","volume":"13","author":[{"family":"Almeida","given":"Jorge"},{"family":"Pajtas","given":"Petra E."},{"family":"Mahon","given":"Bradford Z."},{"family":"Nakayama","given":"Ken"},{"family":"Caramazza","given":"Alfonso"}],"issued":{"date-parts":[["2013",3]]}}},{"id":427,"uris":["http://zotero.org/users/8275165/items/VBZWWCFN"],"itemData":{"id":427,"type":"article-journal","language":"en","page":"4","source":"Zotero","title":"Imaging unconscious semantic priming","volume":"395","author":[{"family":"Dehaene","given":"Stanislas"},{"family":"Naccache","given":"Lionel"},{"family":"Clec’H","given":"Gurvan Le"},{"family":"Koechlin","given":"Etienne"},{"family":"Mueller","given":"Michael"},{"family":"Dehaene-Lambertz","given":"Ghislaine"}],"issued":{"date-parts":[["1998"]]}}}],"schema":"https://github.com/citation-style-language/schema/raw/master/csl-citation.json"} </w:instrText>
      </w:r>
      <w:r w:rsidR="00EF272C">
        <w:fldChar w:fldCharType="separate"/>
      </w:r>
      <w:r w:rsidR="00EF272C" w:rsidRPr="006B6B4D">
        <w:rPr>
          <w:rFonts w:ascii="Times New Roman" w:hAnsi="Times New Roman" w:cs="Times New Roman"/>
        </w:rPr>
        <w:t>Almeida et al., 2013; Dehaene et al., 1998</w:t>
      </w:r>
      <w:r w:rsidR="00EF272C">
        <w:rPr>
          <w:rFonts w:ascii="Times New Roman" w:hAnsi="Times New Roman" w:cs="Times New Roman"/>
        </w:rPr>
        <w:t>; or the amount of attention allocated to it;</w:t>
      </w:r>
      <w:r w:rsidR="00EF272C">
        <w:fldChar w:fldCharType="end"/>
      </w:r>
      <w:r w:rsidR="00EF272C">
        <w:rPr>
          <w:rFonts w:ascii="Times New Roman" w:hAnsi="Times New Roman" w:cs="Times New Roman"/>
        </w:rPr>
        <w:t xml:space="preserve"> </w:t>
      </w:r>
      <w:r w:rsidR="00EF272C" w:rsidRPr="00FF65B8">
        <w:rPr>
          <w:rFonts w:ascii="Times New Roman" w:hAnsi="Times New Roman" w:cs="Times New Roman"/>
        </w:rPr>
        <w:t>Hyman et al., 2009; Mack &amp; Rock, 1998</w:t>
      </w:r>
      <w:r w:rsidR="00EF272C">
        <w:rPr>
          <w:rFonts w:ascii="Times New Roman" w:hAnsi="Times New Roman" w:cs="Times New Roman"/>
        </w:rPr>
        <w:t>)</w:t>
      </w:r>
      <w:r w:rsidR="00EF272C">
        <w:fldChar w:fldCharType="end"/>
      </w:r>
      <w:r w:rsidR="00EF272C">
        <w:t xml:space="preserve">. This almost inevitably leads to </w:t>
      </w:r>
      <w:r w:rsidR="0021076E">
        <w:t>weaker neural</w:t>
      </w:r>
      <w:r>
        <w:t xml:space="preserve"> response</w:t>
      </w:r>
      <w:r w:rsidR="0021076E">
        <w:t>s</w:t>
      </w:r>
      <w:r>
        <w:t xml:space="preserve"> to the stimul</w:t>
      </w:r>
      <w:r w:rsidR="001D0C5A">
        <w:t>us</w:t>
      </w:r>
      <w:r w:rsidR="00F010B3">
        <w:t xml:space="preserve"> </w:t>
      </w:r>
      <w:r w:rsidR="00F010B3">
        <w:fldChar w:fldCharType="begin"/>
      </w:r>
      <w:r w:rsidR="003C49D4">
        <w:instrText xml:space="preserve"> ADDIN ZOTERO_ITEM CSL_CITATION {"citationID":"eygw4LbU","properties":{"formattedCitation":"(Dehaene et al., 1998; Yuval-Greenberg &amp; Heeger, 2013)","plainCitation":"(Dehaene et al., 1998; Yuval-Greenberg &amp; Heeger, 2013)","noteIndex":0},"citationItems":[{"id":427,"uris":["http://zotero.org/users/8275165/items/VBZWWCFN"],"itemData":{"id":427,"type":"article-journal","language":"en","page":"4","source":"Zotero","title":"Imaging unconscious semantic priming","volume":"395","author":[{"family":"Dehaene","given":"Stanislas"},{"family":"Naccache","given":"Lionel"},{"family":"Clec’H","given":"Gurvan Le"},{"family":"Koechlin","given":"Etienne"},{"family":"Mueller","given":"Michael"},{"family":"Dehaene-Lambertz","given":"Ghislaine"}],"issued":{"date-parts":[["1998"]]}}},{"id":686,"uris":["http://zotero.org/users/8275165/items/VY67UAT7"],"itemData":{"id":686,"type":"article-journal","container-title":"Journal of Neuroscience","DOI":"10.1523/JNEUROSCI.4612-12.2013","ISSN":"0270-6474, 1529-2401","issue":"23","journalAbbreviation":"Journal of Neuroscience","language":"en","page":"9635-9643","source":"DOI.org (Crossref)","title":"Continuous Flash Suppression Modulates Cortical Activity in Early Visual Cortex","volume":"33","author":[{"family":"Yuval-Greenberg","given":"S."},{"family":"Heeger","given":"D. J."}],"issued":{"date-parts":[["2013",6,5]]}}}],"schema":"https://github.com/citation-style-language/schema/raw/master/csl-citation.json"} </w:instrText>
      </w:r>
      <w:r w:rsidR="00F010B3">
        <w:fldChar w:fldCharType="separate"/>
      </w:r>
      <w:r w:rsidR="003C49D4" w:rsidRPr="003C49D4">
        <w:rPr>
          <w:rFonts w:ascii="Times New Roman" w:hAnsi="Times New Roman" w:cs="Times New Roman"/>
        </w:rPr>
        <w:t>(Dehaene et al., 1998; Yuval-Greenberg &amp; Heeger, 2013)</w:t>
      </w:r>
      <w:r w:rsidR="00F010B3">
        <w:fldChar w:fldCharType="end"/>
      </w:r>
      <w:r w:rsidR="00F171A1">
        <w:t>, and – in turn –</w:t>
      </w:r>
      <w:ins w:id="8" w:author="zeev" w:date="2023-07-25T10:24:00Z">
        <w:r w:rsidR="00BB7ED8">
          <w:t xml:space="preserve"> </w:t>
        </w:r>
      </w:ins>
      <w:r>
        <w:t xml:space="preserve">to small behavioral changes that are hard </w:t>
      </w:r>
      <w:r w:rsidR="00A4296D">
        <w:t xml:space="preserve">to </w:t>
      </w:r>
      <w:r>
        <w:t>detect</w:t>
      </w:r>
      <w:r w:rsidR="0062193E">
        <w:t xml:space="preserve"> </w:t>
      </w:r>
      <w:r w:rsidR="0062193E">
        <w:fldChar w:fldCharType="begin"/>
      </w:r>
      <w:r w:rsidR="0062193E">
        <w:instrText xml:space="preserve"> ADDIN ZOTERO_ITEM CSL_CITATION {"citationID":"yVRI4jwh","properties":{"formattedCitation":"(Greenwald et al., 1996)","plainCitation":"(Greenwald et al., 1996)","noteIndex":0},"citationItems":[{"id":476,"uris":["http://zotero.org/users/8275165/items/IAZPP3YU"],"itemData":{"id":476,"type":"article-journal","container-title":"Science","DOI":"10.1126/science.273.5282.1699","ISSN":"0036-8075,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L."}],"issued":{"date-parts":[["1996",9,20]]}}}],"schema":"https://github.com/citation-style-language/schema/raw/master/csl-citation.json"} </w:instrText>
      </w:r>
      <w:r w:rsidR="0062193E">
        <w:fldChar w:fldCharType="separate"/>
      </w:r>
      <w:r w:rsidR="0062193E" w:rsidRPr="0062193E">
        <w:rPr>
          <w:rFonts w:ascii="Times New Roman" w:hAnsi="Times New Roman" w:cs="Times New Roman"/>
        </w:rPr>
        <w:t>(Greenwald et al., 1996)</w:t>
      </w:r>
      <w:r w:rsidR="0062193E">
        <w:fldChar w:fldCharType="end"/>
      </w:r>
      <w:r w:rsidR="0062193E">
        <w:t>.</w:t>
      </w:r>
      <w:r>
        <w:t xml:space="preserve"> </w:t>
      </w:r>
      <w:r w:rsidR="00E55B8C">
        <w:t xml:space="preserve">As a result, </w:t>
      </w:r>
      <w:r w:rsidR="00927E3C">
        <w:t xml:space="preserve">the </w:t>
      </w:r>
      <w:r w:rsidR="00AB3845">
        <w:t xml:space="preserve">field abounds with </w:t>
      </w:r>
      <w:r w:rsidR="00927E3C">
        <w:t xml:space="preserve">contradicting findings </w:t>
      </w:r>
      <w:r w:rsidR="00011C0B">
        <w:fldChar w:fldCharType="begin"/>
      </w:r>
      <w:r w:rsidR="004903FB">
        <w:instrText xml:space="preserve"> ADDIN ZOTERO_ITEM CSL_CITATION {"citationID":"IvWkrfZe","properties":{"formattedCitation":"(Hesselmann &amp; Knops, 2014; Kouider &amp; Dehaene, 2007; Moors et al., 2016; Peters &amp; Lau, 2015)","plainCitation":"(Hesselmann &amp; Knops, 2014; Kouider &amp; Dehaene, 2007; Moors et al., 2016; Peters &amp; Lau, 2015)","noteIndex":0},"citationItems":[{"id":798,"uris":["http://zotero.org/users/8275165/items/K68DDDGL"],"itemData":{"id":798,"type":"article-journal","container-title":"Psychological Science","DOI":"10.1177/0956797614548876","ISSN":"1467-9280","issue":"11","journalAbbreviation":"Psychol Sci","language":"eng","note":"PMID: 25239447","page":"2116-2119","source":"PubMed","title":"No conclusive evidence for numerical priming under interocular suppression","volume":"25","author":[{"family":"Hesselmann","given":"Guido"},{"family":"Knops","given":"André"}],"issued":{"date-parts":[["2014",11]]}}},{"id":277,"uris":["http://zotero.org/users/8275165/items/CPHT6W9I"],"itemData":{"id":277,"type":"article-journal","abstract":"Understanding the extent and limits of non-conscious processing is an important step on the road to a thorough understanding of the cognitive and cerebral correlates of conscious perception. In this article, we present a critical review of research on subliminal perception during masking and other related experimental conditions. Although initially controversial, the possibility that a broad variety of processes can be activated by a non-reportable stimulus is now well established. Behavioural findings of subliminal priming indicate that a masked word or digit can have an influence on perceptual, lexical and semantic levels, while neuroimaging directly visualizes the brain activation that it evokes in several cortical areas. This activation is often attenuated under subliminal presentation conditions compared to consciously reportable conditions, but there are sufficiently many exceptions, in paradigms such as the attentional blink, to indicate that high activation,\n              per se\n              , is not a sufficient condition for conscious access to occur. We conclude by arguing that for a stimulus to reach consciousness, two factors are jointly needed: (i) the input stimulus must have enough strength (which can be prevented by masking) and (ii) it must receive top-down attention (which can be prevented by drawing attention to another stimulus or task). This view leads to a distinction between two types of non-conscious processes, which we call subliminal and preconscious. According to us, maintaining this distinction is essential in order to make sense of the growing neuroimaging data on the neural correlates of consciousness.","container-title":"Philosophical Transactions of the Royal Society B: Biological Sciences","DOI":"10.1098/rstb.2007.2093","ISSN":"0962-8436, 1471-2970","issue":"1481","journalAbbreviation":"Phil. Trans. R. Soc. B","language":"en","page":"857-875","source":"DOI.org (Crossref)","title":"Levels of processing during non-conscious perception: a critical review of visual masking","title-short":"Levels of processing during non-conscious perception","volume":"362","author":[{"family":"Kouider","given":"Sid"},{"family":"Dehaene","given":"Stanislas"}],"issued":{"date-parts":[["2007",5,29]]}}},{"id":795,"uris":["http://zotero.org/users/8275165/items/QWEP6QKR"],"itemData":{"id":795,"type":"article-journal","abstract":"A recent study showed that scenes with an object-background relationship that is semantically incongruent break interocular suppression faster than scenes with a semantically congruent relationship. These results implied that semantic relations between the objects and the background of a scene could be extracted in the absence of visual awareness of the stimulus. In the current study, we assessed the replicability of this finding and tried to rule out an alternative explanation dependent on low-level differences between the stimuli. Furthermore, we used a Bayesian analysis to quantify the evidence in favor of the presence or absence of a scene-congruency effect. Across three experiments, we found no convincing evidence for a scene-congruency effect or a modulation of scene congruency by scene inversion. These findings question the generalizability of previous observations and cast doubt on whether genuine semantic processing of object-background relationships in scenes can manifest during interocular suppression. (PsycINFO Database Record (c) 2019 APA, all rights reserved)","container-title":"Psychological Science","DOI":"10.1177/0956797616642525","ISSN":"1467-9280","note":"publisher-place: US\npublisher: Sage Publications","page":"945-956","source":"APA PsycNet","title":"Scene integration without awareness: No conclusive evidence for processing scene congruency during continuous flash suppression","title-short":"Scene integration without awareness","volume":"27","author":[{"family":"Moors","given":"Pieter"},{"family":"Boelens","given":"David"},{"family":"Overwalle","given":"Jaana","non-dropping-particle":"van"},{"family":"Wagemans","given":"Johan"}],"issued":{"date-parts":[["2016"]]}}},{"id":487,"uris":["http://zotero.org/users/8275165/items/ZK35MNHF"],"itemData":{"id":487,"type":"article-journal","language":"en","page":"30","source":"Zotero","title":"Human observers have optimal introspective access to perceptual processes even for visually masked stimuli","author":[{"family":"Peters","given":"Megan A K"},{"family":"Lau","given":"Hakwan"}],"issued":{"date-parts":[["2015"]]}}}],"schema":"https://github.com/citation-style-language/schema/raw/master/csl-citation.json"} </w:instrText>
      </w:r>
      <w:r w:rsidR="00011C0B">
        <w:fldChar w:fldCharType="separate"/>
      </w:r>
      <w:r w:rsidR="004903FB" w:rsidRPr="004903FB">
        <w:rPr>
          <w:rFonts w:ascii="Times New Roman" w:hAnsi="Times New Roman" w:cs="Times New Roman"/>
        </w:rPr>
        <w:t>(Hesselmann &amp; Knops, 2014; Kouider &amp; Dehaene, 2007; Moors et al., 2016; Peters &amp; Lau, 2015)</w:t>
      </w:r>
      <w:r w:rsidR="00011C0B">
        <w:fldChar w:fldCharType="end"/>
      </w:r>
      <w:r w:rsidR="00AB3845">
        <w:t xml:space="preserve">, which </w:t>
      </w:r>
      <w:r w:rsidR="00F171A1">
        <w:t xml:space="preserve">nourish </w:t>
      </w:r>
      <w:r w:rsidR="00AB3845">
        <w:lastRenderedPageBreak/>
        <w:t>an ongoing controversy about the scope of unconscious processing</w:t>
      </w:r>
      <w:r w:rsidR="00791E36">
        <w:t xml:space="preserve"> </w:t>
      </w:r>
      <w:r w:rsidR="00791E36">
        <w:fldChar w:fldCharType="begin"/>
      </w:r>
      <w:r w:rsidR="00F03EAA">
        <w:instrText xml:space="preserve"> ADDIN ZOTERO_ITEM CSL_CITATION {"citationID":"CzXxJMWi","properties":{"formattedCitation":"(Hassin, 2013; Hesselmann &amp; Moors, 2015; Mudrik &amp; Deouell, 2022; Peters et al., 2017)","plainCitation":"(Hassin, 2013; Hesselmann &amp; Moors, 2015; Mudrik &amp; Deouell, 2022; Peters et al., 2017)","noteIndex":0},"citationItems":[{"id":375,"uris":["http://zotero.org/users/8275165/items/3SGYC6I3"],"itemData":{"id":375,"type":"article-journal","abstract":"Understanding the division of labor between conscious processes and unconscious ones is central to our understanding of the human mind. This article proposes a simple “Yes It Can” (or YIC) principle: It argues that unconscious processes can perform the same fundamental, high-level functions that conscious processes can perform.The author presents considerations of evolutionary pressures and of the availability of mental resources that render YIC a reasonable hypothesis. Evidence is then reviewed from various subfields of the cognitive sciences, which shows that functions that were traditionally thought of as requiring consciousness can occur nonconsciously. On the basis of these data and arguments, it is proposed that an answer to the question “What is it that consciousness does?” would not be in the form of “Consciousness is necessary for F,” where F is a fundamental, high-level cognitive function. In Marr’s (1982) terms, the argument is that computationally conscious and unconscious processes are very similar.Yet differences in how these processes kick in and in the ways in which they play out (Marr’s algorithmic-representational level) are likely to have interesting implications for human cognition, motivation, and emotion.","container-title":"Perspectives on Psychological Science","DOI":"10.1177/1745691612460684","ISSN":"1745-6916, 1745-6924","issue":"2","journalAbbreviation":"Perspect Psychol Sci","language":"en","page":"195-207","source":"DOI.org (Crossref)","title":"Yes It Can: On the Functional Abilities of the Human Unconscious","title-short":"Yes It Can","volume":"8","author":[{"family":"Hassin","given":"Ran R."}],"issued":{"date-parts":[["2013",3]]}}},{"id":379,"uris":["http://zotero.org/users/8275165/items/S5UENABB"],"itemData":{"id":379,"type":"article-journal","abstract":"Hassin recently proposed the “Yes It Can” (YIC) principle to describe the division of labor between conscious and unconscious processes in human cognition. According to this principle, unconscious processes can carry out every fundamental high-level cognitive function that conscious processes can perform. In our commentary, we argue that the author presents an overly idealized review of the literature in support of the YIC principle. Furthermore, we point out that the dissimilar trends observed in social and cognitive psychology, with respect to published evidence of strong unconscious effects, can better be explained by the way how awareness is defined and measured in both research fields. Finally, we show that the experimental paradigm chosen by Hassin to rule out remaining objections against the YIC principle is unsuited to verify the new default notion that all high-level cognitive functions can unfold unconsciously.","container-title":"Frontiers in Psychology","DOI":"10.3389/fpsyg.2015.00584","ISSN":"1664-1078","journalAbbreviation":"Front. Psychol.","language":"en","source":"DOI.org (Crossref)","title":"Definitely maybe: can unconscious processes perform the same functions as conscious processes?","title-short":"Definitely maybe","URL":"http://www.frontiersin.org/Consciousness_Research/10.3389/fpsyg.2015.00584/abstract","volume":"6","author":[{"family":"Hesselmann","given":"Guido"},{"family":"Moors","given":"Pieter"}],"accessed":{"date-parts":[["2022",3,2]]},"issued":{"date-parts":[["2015",5,6]]}}},{"id":969,"uris":["http://zotero.org/users/8275165/items/9FU2HF2V"],"itemData":{"id":969,"type":"article-journal","abstract":"The extent to which we are affected by perceptual input of which we are unaware is widely debated. By measuring neural responses to sensory stimulation, neuroscientific data could complement behavioral results with valuable evidence. Here we review neuroscientific findings of processing of high-level information, as well as interactions with attention and memory. Although the results are mixed, we find initial support for processing object categories and words, possibly to the semantic level, as well as emotional expressions. Robust neural evidence for face individuation and integration of sentences or scenes is lacking. Attention affects the processing of stimuli that are not consciously perceived, and such stimuli may exogenously but not endogenously capture attention when relevant, and be maintained in memory over time. Sources of inconsistency in the literature include variability in control for awareness as well as individual differences, calling for future studies that adopt stricter measures of awareness and probe multiple processes within subjects.","container-title":"Annual Review of Neuroscience","DOI":"10.1146/annurev-neuro-110920-033151","issue":"1","note":"_eprint: https://doi.org/10.1146/annurev-neuro-110920-033151\nPMID: 35803585","page":"403-423","source":"Annual Reviews","title":"Neuroscientific Evidence for Processing Without Awareness","volume":"45","author":[{"family":"Mudrik","given":"Liad"},{"family":"Deouell","given":"Leon Y."}],"issued":{"date-parts":[["2022"]]}}},{"id":365,"uris":["http://zotero.org/users/8275165/items/MMT5HLI9"],"itemData":{"id":365,"type":"article-journal","container-title":"Neuroscience of Consciousness","DOI":"10.1093/nc/nix015","ISSN":"2057-2107","issue":"1","language":"en","source":"DOI.org (Crossref)","title":"Does unconscious perception really exist? Continuing the ASSC20 debate","title-short":"Does unconscious perception really exist?","URL":"https://academic.oup.com/nc/article/doi/10.1093/nc/nix015/4107416","volume":"2017","author":[{"family":"Peters","given":"Megan A K"},{"family":"Kentridge","given":"Robert W"},{"family":"Phillips","given":"Ian"},{"family":"Block","given":"Ned"}],"accessed":{"date-parts":[["2022",2,2]]},"issued":{"date-parts":[["2017",1]]}}}],"schema":"https://github.com/citation-style-language/schema/raw/master/csl-citation.json"} </w:instrText>
      </w:r>
      <w:r w:rsidR="00791E36">
        <w:fldChar w:fldCharType="separate"/>
      </w:r>
      <w:r w:rsidR="00F03EAA" w:rsidRPr="00F03EAA">
        <w:rPr>
          <w:rFonts w:ascii="Times New Roman" w:hAnsi="Times New Roman" w:cs="Times New Roman"/>
        </w:rPr>
        <w:t>(Hassin, 2013; Hesselmann &amp; Moors, 2015; Mudrik &amp; Deouell, 2022; Peters et al., 2017)</w:t>
      </w:r>
      <w:r w:rsidR="00791E36">
        <w:fldChar w:fldCharType="end"/>
      </w:r>
      <w:r w:rsidR="00017EEB">
        <w:t>.</w:t>
      </w:r>
      <w:r w:rsidR="00B8346F">
        <w:t xml:space="preserve"> </w:t>
      </w:r>
    </w:p>
    <w:p w14:paraId="15C05C5C" w14:textId="7E6CF506" w:rsidR="00DF3E0F" w:rsidRDefault="00992077" w:rsidP="00EC5F3F">
      <w:r>
        <w:t>One point of disagreement concerns the extent of semantic processing without awareness</w:t>
      </w:r>
      <w:r w:rsidR="00C85A74">
        <w:t xml:space="preserve"> </w:t>
      </w:r>
      <w:r w:rsidR="00C85A74">
        <w:fldChar w:fldCharType="begin"/>
      </w:r>
      <w:r w:rsidR="00EC6C9A">
        <w:instrText xml:space="preserve"> ADDIN ZOTERO_ITEM CSL_CITATION {"citationID":"I16ce3Oi","properties":{"formattedCitation":"(Abrams et al., 2002; Damian, 2001)","plainCitation":"(Abrams et al., 2002; Damian, 2001)","noteIndex":0},"citationItems":[{"id":546,"uris":["http://zotero.org/users/8275165/items/MDQ4N6KW"],"itemData":{"id":546,"type":"article-journal","container-title":"Psychonomic Bulletin &amp; Review","DOI":"10.3758/BF03196262","ISSN":"1069-9384, 1531-5320","issue":"1","journalAbbreviation":"Psychonomic Bulletin &amp; Review","language":"en","page":"100-106","source":"DOI.org (Crossref)","title":"Subliminal words activate semantic categories (not automated motor responses)","volume":"9","author":[{"family":"Abrams","given":"Richard L."},{"family":"Klinger","given":"Mark R."},{"family":"Greenwald","given":"Anthony G."}],"issued":{"date-parts":[["2002",3]]}}},{"id":654,"uris":["http://zotero.org/users/8275165/items/J4CA7TCM"],"itemData":{"id":654,"type":"article-journal","abstract":"In a size judgment task on words denoting concrete objects, subliminally presented stimuli that preceded the targets influenced response times and were dependent on whether responses to the prime and the target were congruent or incongruent (Experiment 1). These findings, mirroring S. Dehaene et al. (1998), imply that primes are unconsciously categorized and processed to the response stage. However, the effect does not generalize to primes that are not in the response set (Experiment 2), and even exposure to primes not in the response set in an interleaved naming-size judgment task fails to induce it (Experiment 3). However, the effect generalizes from lowercase primes to the same set of uppercase targets (Experiment 4), suggesting an abstract level of operation. The findings suggest that rather than resulting from unconscious prime categorization, the congruity effect results from automatized stimulus–response mappings. Potential differences between the number and the word domain are discussed. (PsycINFO Database Record (c) 2016 APA, all rights reserved)","container-title":"Journal of Experimental Psychology: Human Perception and Performance","DOI":"10.1037/0096-1523.27.1.154","ISSN":"1939-1277","issue":"1","note":"publisher-place: US\npublisher: American Psychological Association","page":"154-165","source":"APA PsycNet","title":"Congruity effects evoked by subliminally presented primes: Automaticity rather than semantic processing","title-short":"Congruity effects evoked by subliminally presented primes","volume":"27","author":[{"family":"Damian","given":"Markus F."}],"issued":{"date-parts":[["2001"]]}}}],"schema":"https://github.com/citation-style-language/schema/raw/master/csl-citation.json"} </w:instrText>
      </w:r>
      <w:r w:rsidR="00C85A74">
        <w:fldChar w:fldCharType="separate"/>
      </w:r>
      <w:r w:rsidR="00EC6C9A" w:rsidRPr="00EC6C9A">
        <w:rPr>
          <w:rFonts w:ascii="Times New Roman" w:hAnsi="Times New Roman" w:cs="Times New Roman"/>
        </w:rPr>
        <w:t>(Abrams et al., 2002; Damian, 2001)</w:t>
      </w:r>
      <w:r w:rsidR="00C85A74">
        <w:fldChar w:fldCharType="end"/>
      </w:r>
      <w:r>
        <w:t xml:space="preserve">. Among other paradigms, </w:t>
      </w:r>
      <w:r w:rsidR="00F945FA">
        <w:t xml:space="preserve">it </w:t>
      </w:r>
      <w:r>
        <w:t xml:space="preserve">has often been studied </w:t>
      </w:r>
      <w:r w:rsidR="004F5838">
        <w:t xml:space="preserve">using </w:t>
      </w:r>
      <w:r w:rsidR="00440DBF">
        <w:t>priming</w:t>
      </w:r>
      <w:r w:rsidR="004D6A76">
        <w:t xml:space="preserve"> </w:t>
      </w:r>
      <w:r w:rsidR="004D6A76">
        <w:fldChar w:fldCharType="begin"/>
      </w:r>
      <w:r w:rsidR="004D6A76">
        <w:instrText xml:space="preserve"> ADDIN ZOTERO_ITEM CSL_CITATION {"citationID":"GGOnnIGG","properties":{"formattedCitation":"(Kouider &amp; Dehaene, 2007)","plainCitation":"(Kouider &amp; Dehaene, 2007)","noteIndex":0},"citationItems":[{"id":277,"uris":["http://zotero.org/users/8275165/items/CPHT6W9I"],"itemData":{"id":277,"type":"article-journal","abstract":"Understanding the extent and limits of non-conscious processing is an important step on the road to a thorough understanding of the cognitive and cerebral correlates of conscious perception. In this article, we present a critical review of research on subliminal perception during masking and other related experimental conditions. Although initially controversial, the possibility that a broad variety of processes can be activated by a non-reportable stimulus is now well established. Behavioural findings of subliminal priming indicate that a masked word or digit can have an influence on perceptual, lexical and semantic levels, while neuroimaging directly visualizes the brain activation that it evokes in several cortical areas. This activation is often attenuated under subliminal presentation conditions compared to consciously reportable conditions, but there are sufficiently many exceptions, in paradigms such as the attentional blink, to indicate that high activation,\n              per se\n              , is not a sufficient condition for conscious access to occur. We conclude by arguing that for a stimulus to reach consciousness, two factors are jointly needed: (i) the input stimulus must have enough strength (which can be prevented by masking) and (ii) it must receive top-down attention (which can be prevented by drawing attention to another stimulus or task). This view leads to a distinction between two types of non-conscious processes, which we call subliminal and preconscious. According to us, maintaining this distinction is essential in order to make sense of the growing neuroimaging data on the neural correlates of consciousness.","container-title":"Philosophical Transactions of the Royal Society B: Biological Sciences","DOI":"10.1098/rstb.2007.2093","ISSN":"0962-8436, 1471-2970","issue":"1481","journalAbbreviation":"Phil. Trans. R. Soc. B","language":"en","page":"857-875","source":"DOI.org (Crossref)","title":"Levels of processing during non-conscious perception: a critical review of visual masking","title-short":"Levels of processing during non-conscious perception","volume":"362","author":[{"family":"Kouider","given":"Sid"},{"family":"Dehaene","given":"Stanislas"}],"issued":{"date-parts":[["2007",5,29]]}}}],"schema":"https://github.com/citation-style-language/schema/raw/master/csl-citation.json"} </w:instrText>
      </w:r>
      <w:r w:rsidR="004D6A76">
        <w:fldChar w:fldCharType="separate"/>
      </w:r>
      <w:r w:rsidR="004D6A76" w:rsidRPr="004D6A76">
        <w:rPr>
          <w:rFonts w:ascii="Times New Roman" w:hAnsi="Times New Roman" w:cs="Times New Roman"/>
        </w:rPr>
        <w:t>(Kouider &amp; Dehaene, 2007)</w:t>
      </w:r>
      <w:r w:rsidR="004D6A76">
        <w:fldChar w:fldCharType="end"/>
      </w:r>
      <w:r w:rsidR="0025214C">
        <w:t>.</w:t>
      </w:r>
      <w:r w:rsidR="004F5838">
        <w:t xml:space="preserve"> </w:t>
      </w:r>
      <w:r w:rsidR="0025214C">
        <w:t>In a priming paradigm</w:t>
      </w:r>
      <w:r w:rsidR="00A11DD2">
        <w:t>,</w:t>
      </w:r>
      <w:r w:rsidR="0025214C">
        <w:t xml:space="preserve"> the </w:t>
      </w:r>
      <w:r w:rsidR="00C05794">
        <w:t xml:space="preserve">participant is </w:t>
      </w:r>
      <w:r w:rsidR="00EE5CFF">
        <w:t xml:space="preserve">asked </w:t>
      </w:r>
      <w:r w:rsidR="00C05794">
        <w:t>to perform a certain task on a target stimulus</w:t>
      </w:r>
      <w:r w:rsidR="00303325">
        <w:t xml:space="preserve"> (e.g., classify as word/non-word)</w:t>
      </w:r>
      <w:r w:rsidR="00595EB5">
        <w:t xml:space="preserve"> that is preceded by a</w:t>
      </w:r>
      <w:r w:rsidR="001E631C">
        <w:t xml:space="preserve"> related</w:t>
      </w:r>
      <w:r w:rsidR="00EE5CFF">
        <w:t>/unrelated invisible</w:t>
      </w:r>
      <w:r w:rsidR="001E631C">
        <w:t xml:space="preserve"> prime stimulus. </w:t>
      </w:r>
      <w:r w:rsidR="001B4150">
        <w:t>T</w:t>
      </w:r>
      <w:r w:rsidR="00EE5CFF">
        <w:t>ypically, t</w:t>
      </w:r>
      <w:r w:rsidR="001B4150">
        <w:t xml:space="preserve">he </w:t>
      </w:r>
      <w:r w:rsidR="00283CE4">
        <w:t>participant</w:t>
      </w:r>
      <w:r w:rsidR="001B4150">
        <w:t xml:space="preserve">'s response is either facilitated or inhibited according to the congruency </w:t>
      </w:r>
      <w:r w:rsidR="001E631C">
        <w:t xml:space="preserve">between the prime and </w:t>
      </w:r>
      <w:r w:rsidR="001B4150">
        <w:t xml:space="preserve">the </w:t>
      </w:r>
      <w:r w:rsidR="001E631C">
        <w:t>target</w:t>
      </w:r>
      <w:r w:rsidR="00647F13">
        <w:t xml:space="preserve">. </w:t>
      </w:r>
      <w:r w:rsidR="00EE5CFF">
        <w:t xml:space="preserve">Such a </w:t>
      </w:r>
      <w:r w:rsidR="00647F13">
        <w:t xml:space="preserve">congruency effect is </w:t>
      </w:r>
      <w:r w:rsidR="00EE5CFF">
        <w:t xml:space="preserve">often taken as evidence </w:t>
      </w:r>
      <w:r w:rsidR="006B353A">
        <w:t xml:space="preserve">for the processing of the </w:t>
      </w:r>
      <w:r w:rsidR="00692575">
        <w:t xml:space="preserve">prime </w:t>
      </w:r>
      <w:r w:rsidR="00EE5CFF">
        <w:t xml:space="preserve">(e.g., </w:t>
      </w:r>
      <w:r w:rsidR="005B29C8">
        <w:fldChar w:fldCharType="begin"/>
      </w:r>
      <w:r w:rsidR="008D13A3">
        <w:instrText xml:space="preserve"> ADDIN ZOTERO_ITEM CSL_CITATION {"citationID":"Ao3q2ROG","properties":{"formattedCitation":"(Abrams et al., 2002; Finkbeiner et al., 2004)","plainCitation":"(Abrams et al., 2002; Finkbeiner et al., 2004)","dontUpdate":true,"noteIndex":0},"citationItems":[{"id":546,"uris":["http://zotero.org/users/8275165/items/MDQ4N6KW"],"itemData":{"id":546,"type":"article-journal","container-title":"Psychonomic Bulletin &amp; Review","DOI":"10.3758/BF03196262","ISSN":"1069-9384, 1531-5320","issue":"1","journalAbbreviation":"Psychonomic Bulletin &amp; Review","language":"en","page":"100-106","source":"DOI.org (Crossref)","title":"Subliminal words activate semantic categories (not automated motor responses)","volume":"9","author":[{"family":"Abrams","given":"Richard L."},{"family":"Klinger","given":"Mark R."},{"family":"Greenwald","given":"Anthony G."}],"issued":{"date-parts":[["2002",3]]}}},{"id":697,"uris":["http://zotero.org/users/8275165/items/IRXMF9RT"],"itemData":{"id":697,"type":"article-journal","abstract":"A well-known asymmetry exists in the bilingual masked priming literature in which lexical decision is used: namely, masked primes in the dominant language (L1) facilitate decision times on targets in the less dominant language (L2), but not vice versa. In semantic categorization, on the other hand, priming is symmetrical. In Experiments 1–3 we conﬁrm this task diﬀerence, ﬁnding robust masked L2–L1 translation priming in semantic categorization but not lexical decision. In formulating an account for these ﬁndings, we begin with the assumption of a representational asymmetry between L1 and L2 lexical semantic representations, such that L1 representations are richly populated and L2 representations are not. According to this representational account, L2–L1 priming does not occur in lexical decision because an insuﬃcient proportion of the L1 lexical semantic representation is activated by the L2 prime. In semantic categorization, we argue that the semantic information recruited to generate a decision is restricted by the task category, and that this restriction enhances the eﬀectiveness of the L2 prime. In Experiments 4–6, these assumptions were tested in a within-language setting by pairing many-sense words (e.g., ‘‘head’’) with few-sense words (e.g., ‘‘skull’’). In lexical decision, robust priming was obtained in the many-to-few direction (analogous to L1–L2), but, no priming was obtained in the fewto-many direction (analogous to L2–L1) using the same word pairs. Priming in semantic categorization, on the other hand, was obtained in both directions. We propose the Sense Model as a possible account of these ﬁndings.","container-title":"Journal of Memory and Language","DOI":"10.1016/j.jml.2004.01.004","ISSN":"0749596X","issue":"1","journalAbbreviation":"Journal of Memory and Language","language":"en","page":"1-22","source":"DOI.org (Crossref)","title":"The role of polysemy in masked semantic and translation priming","volume":"51","author":[{"family":"Finkbeiner","given":"Matthew"},{"family":"Forster","given":"Kenneth"},{"family":"Nicol","given":"Janet"},{"family":"Nakamura","given":"Kumiko"}],"issued":{"date-parts":[["2004",7]]}}}],"schema":"https://github.com/citation-style-language/schema/raw/master/csl-citation.json"} </w:instrText>
      </w:r>
      <w:r w:rsidR="005B29C8">
        <w:fldChar w:fldCharType="separate"/>
      </w:r>
      <w:r w:rsidR="00545E65" w:rsidRPr="00545E65">
        <w:rPr>
          <w:rFonts w:ascii="Times New Roman" w:hAnsi="Times New Roman" w:cs="Times New Roman"/>
        </w:rPr>
        <w:t>Abrams et al., 2002; Finkbeiner et al., 2004</w:t>
      </w:r>
      <w:r w:rsidR="005B29C8">
        <w:fldChar w:fldCharType="end"/>
      </w:r>
      <w:r w:rsidR="00EE5CFF">
        <w:t>)</w:t>
      </w:r>
      <w:r w:rsidR="00692575">
        <w:t xml:space="preserve">. </w:t>
      </w:r>
      <w:r w:rsidR="00211536">
        <w:t xml:space="preserve">While some semantic priming </w:t>
      </w:r>
      <w:r w:rsidR="0030440D">
        <w:t>studies</w:t>
      </w:r>
      <w:r w:rsidR="00BD1665">
        <w:t xml:space="preserve"> </w:t>
      </w:r>
      <w:r w:rsidR="00211536">
        <w:t xml:space="preserve">found </w:t>
      </w:r>
      <w:r w:rsidR="00692575">
        <w:t xml:space="preserve">that </w:t>
      </w:r>
      <w:r w:rsidR="00211536">
        <w:t xml:space="preserve">invisible </w:t>
      </w:r>
      <w:r w:rsidR="005A1B06">
        <w:t xml:space="preserve">words can be processed up to the semantic </w:t>
      </w:r>
      <w:r w:rsidR="00B41E5A">
        <w:t>level</w:t>
      </w:r>
      <w:r w:rsidR="00267106">
        <w:t xml:space="preserve"> </w:t>
      </w:r>
      <w:r w:rsidR="00267106">
        <w:fldChar w:fldCharType="begin"/>
      </w:r>
      <w:r w:rsidR="00267106">
        <w:instrText xml:space="preserve"> ADDIN ZOTERO_ITEM CSL_CITATION {"citationID":"Gin8b57X","properties":{"formattedCitation":"(Dell\\uc0\\u8217{}Acqua &amp; Grainger, 1999; Naccache &amp; Dehaene, 2001)","plainCitation":"(Dell’Acqua &amp; Grainger, 1999; Naccache &amp; Dehaene, 2001)","noteIndex":0},"citationItems":[{"id":285,"uris":["http://zotero.org/users/8275165/items/BQV28N3A"],"itemData":{"id":285,"type":"article-journal","abstract":"Three experiments examined the effects of unconsciously presented picture primes on semantic categorization and naming responses to both word and picture targets. Picture naming and word categorization responses to targets were faster and more accurate when the picture primes belonged to the same semantic category as the targets, so called priming effect. No priming was found when subjects performed a word reading task. When priming was evident, no difference was found between responses to targets that were nominally identical to primes (e.g. the picture of a lion followed by either the word LION or the picture of a lion) compared with nominally different targets from the same semantic category as the primes (e.g. the picture of an ELEPHANT followed by either the word LION or the picture of a lion). Responding did not differ signi®cantly from chance when subjects were asked to categorize the primes as natural objects vs. artifacts or as meaningful vs. meaningless objects in three distinct forcedchoice unspeeded tasks. q 1999 Elsevier Science B.V. All rights reserved.","container-title":"Cognition","DOI":"10.1016/S0010-0277(99)00049-9","ISSN":"00100277","issue":"1","journalAbbreviation":"Cognition","language":"en","page":"B1-B15","source":"DOI.org (Crossref)","title":"Unconscious semantic priming from pictures","volume":"73","author":[{"family":"Dell'Acqua","given":"Roberto"},{"family":"Grainger","given":"Jonathan"}],"issued":{"date-parts":[["1999",11]]}}},{"id":554,"uris":["http://zotero.org/users/8275165/items/PXHEC3RH"],"itemData":{"id":554,"type":"article-journal","abstract":"Many subliminal priming experiments are thought to demonstrate unconscious access to semantics. However, most of them can be reinterpreted in a non-semantic framework that supposes only that subjects learn to map non-semantic visual features of the subliminal stimuli onto motor responses. In order to clarify this issue, we engaged subjects in a number comparison task in which the target number was preceded by another invisible masked number. We show that unconscious semantic priming occurs even for prime stimuli that are never presented as target stimuli, and for which no stimulus±response learning could conceivably occur. We also report analyses of the impact of the numerical relation between prime and target, and of the impact of learning on priming, all of which con®rm that unconscious utilization of semantic information is indeed possible. q 2001 Elsevier Science B.V. All rights reserved.","container-title":"Cognition","DOI":"10.1016/S0010-0277(00)00139-6","ISSN":"00100277","issue":"3","journalAbbreviation":"Cognition","language":"en","page":"215-229","source":"DOI.org (Crossref)","title":"Unconscious semantic priming extends to novel unseen stimuli","volume":"80","author":[{"family":"Naccache","given":"Lionel"},{"family":"Dehaene","given":"Stanislas"}],"issued":{"date-parts":[["2001",7]]}}}],"schema":"https://github.com/citation-style-language/schema/raw/master/csl-citation.json"} </w:instrText>
      </w:r>
      <w:r w:rsidR="00267106">
        <w:fldChar w:fldCharType="separate"/>
      </w:r>
      <w:r w:rsidR="00267106" w:rsidRPr="00267106">
        <w:rPr>
          <w:rFonts w:ascii="Times New Roman" w:hAnsi="Times New Roman" w:cs="Times New Roman"/>
        </w:rPr>
        <w:t>(Dell’Acqua &amp; Grainger, 1999; Naccache &amp; Dehaene, 2001)</w:t>
      </w:r>
      <w:r w:rsidR="00267106">
        <w:fldChar w:fldCharType="end"/>
      </w:r>
      <w:r w:rsidR="00B41E5A">
        <w:t>,</w:t>
      </w:r>
      <w:r w:rsidR="005A1B06">
        <w:t xml:space="preserve"> </w:t>
      </w:r>
      <w:r w:rsidR="0030440D">
        <w:t xml:space="preserve">opposing </w:t>
      </w:r>
      <w:r w:rsidR="005A1B06">
        <w:t xml:space="preserve">studies </w:t>
      </w:r>
      <w:r w:rsidR="005362FF">
        <w:t>failed to show any congruency effect</w:t>
      </w:r>
      <w:r w:rsidR="006C111E">
        <w:t>s</w:t>
      </w:r>
      <w:r w:rsidR="009D2E33">
        <w:t xml:space="preserve"> </w:t>
      </w:r>
      <w:r w:rsidR="009D2E33">
        <w:fldChar w:fldCharType="begin"/>
      </w:r>
      <w:r w:rsidR="004E14D4">
        <w:instrText xml:space="preserve"> ADDIN ZOTERO_ITEM CSL_CITATION {"citationID":"U3G8t7z1","properties":{"formattedCitation":"(Pratte &amp; Rouder, 2009)","plainCitation":"(Pratte &amp; Rouder, 2009)","noteIndex":0},"citationItems":[{"id":483,"uris":["http://zotero.org/users/8275165/items/ADL8LKZC"],"itemData":{"id":483,"type":"article-journal","container-title":"Attention, Perception, &amp; Psychophysics","DOI":"10.3758/APP.71.6.1276","ISSN":"1943-3921, 1943-393X","issue":"6","journalAbbreviation":"Attention, Perception, &amp; Psychophysics","language":"en","page":"1276-1283","source":"DOI.org (Crossref)","title":"A task-difficulty artifact in subliminal priming","volume":"71","author":[{"family":"Pratte","given":"Michael S."},{"family":"Rouder","given":"Jeffrey N."}],"issued":{"date-parts":[["2009",8]]}},"label":"page"}],"schema":"https://github.com/citation-style-language/schema/raw/master/csl-citation.json"} </w:instrText>
      </w:r>
      <w:r w:rsidR="009D2E33">
        <w:fldChar w:fldCharType="separate"/>
      </w:r>
      <w:r w:rsidR="004E14D4" w:rsidRPr="004E14D4">
        <w:rPr>
          <w:rFonts w:ascii="Times New Roman" w:hAnsi="Times New Roman" w:cs="Times New Roman"/>
        </w:rPr>
        <w:t>(Pratte &amp; Rouder, 2009)</w:t>
      </w:r>
      <w:r w:rsidR="009D2E33">
        <w:fldChar w:fldCharType="end"/>
      </w:r>
      <w:r w:rsidR="005362FF">
        <w:t xml:space="preserve">. </w:t>
      </w:r>
      <w:r w:rsidR="00EB1594">
        <w:t xml:space="preserve">Similar controversies </w:t>
      </w:r>
      <w:r w:rsidR="00F06CC7">
        <w:t xml:space="preserve">revolve around </w:t>
      </w:r>
      <w:r w:rsidR="00EB1594">
        <w:t>other types of processing: claims for</w:t>
      </w:r>
      <w:r w:rsidR="007768A2">
        <w:t xml:space="preserve"> arithmetic computations </w:t>
      </w:r>
      <w:r w:rsidR="00747526">
        <w:t xml:space="preserve">or reading </w:t>
      </w:r>
      <w:r w:rsidR="00EB1594">
        <w:t>being performed without awareness</w:t>
      </w:r>
      <w:r w:rsidR="00BC252D">
        <w:t xml:space="preserve"> </w:t>
      </w:r>
      <w:r w:rsidR="008C1025">
        <w:fldChar w:fldCharType="begin"/>
      </w:r>
      <w:r w:rsidR="00DB1F10">
        <w:instrText xml:space="preserve"> ADDIN ZOTERO_ITEM CSL_CITATION {"citationID":"8BsVDyvO","properties":{"formattedCitation":"(Ric &amp; Muller, 2012; Sklar et al., 2012)","plainCitation":"(Ric &amp; Muller, 2012; Sklar et al., 2012)","noteIndex":0},"citationItems":[{"id":889,"uris":["http://zotero.org/users/8275165/items/WX79ND63"],"itemData":{"id":889,"type":"article-journal","abstract":"This research shows that people can unconsciously initiate and follow arithmetic rules (e.g., addition). Participants were asked to detect whether a symbol was a digit. This symbol was preceded by 2 digits and a subliminal instruction: add or a control instruction. Participants were faster at identifying a symbol as a number when the symbol was equal to the sum of the 2 digits and they received the instruction to add the digits, suggesting that people can unconsciously solve arithmetic problems. Experiments 2 and 3 replicate these findings and demonstrate that the underlying processes can operate when the to-be-added digits are not perceived consciously. Thus, the unconscious can do (at least simple) arithmetic, such as addition. (PsycINFO Database Record (c) 2016 APA, all rights reserved)","container-title":"Journal of Experimental Psychology: General","DOI":"10.1037/a0024608","ISSN":"1939-2222","note":"publisher-place: US\npublisher: American Psychological Association","page":"222-226","source":"APA PsycNet","title":"Unconscious addition: When we unconsciously initiate and follow arithmetic rules","title-short":"Unconscious addition","volume":"141","author":[{"family":"Ric","given":"François"},{"family":"Muller","given":"Dominique"}],"issued":{"date-parts":[["2012"]]}}},{"id":708,"uris":["http://zotero.org/users/8275165/items/FE3KUK9U"],"itemData":{"id":708,"type":"article-journal","container-title":"Proceedings of the National Academy of Sciences","DOI":"10.1073/pnas.1211645109","issue":"48","note":"publisher: Proceedings of the National Academy of Sciences","page":"19614-19619","source":"pnas.org (Atypon)","title":"Reading and doing arithmetic nonconsciously","volume":"109","author":[{"family":"Sklar","given":"Asael Y."},{"family":"Levy","given":"Nir"},{"family":"Goldstein","given":"Ariel"},{"family":"Mandel","given":"Roi"},{"family":"Maril","given":"Anat"},{"family":"Hassin","given":"Ran R."}],"issued":{"date-parts":[["2012",11,27]]}}}],"schema":"https://github.com/citation-style-language/schema/raw/master/csl-citation.json"} </w:instrText>
      </w:r>
      <w:r w:rsidR="008C1025">
        <w:fldChar w:fldCharType="separate"/>
      </w:r>
      <w:r w:rsidR="00DB1F10" w:rsidRPr="00DB1F10">
        <w:rPr>
          <w:rFonts w:ascii="Times New Roman" w:hAnsi="Times New Roman" w:cs="Times New Roman"/>
        </w:rPr>
        <w:t>(Ric &amp; Muller, 2012; Sklar et al., 2012)</w:t>
      </w:r>
      <w:r w:rsidR="008C1025">
        <w:fldChar w:fldCharType="end"/>
      </w:r>
      <w:r w:rsidR="00EB1594">
        <w:t xml:space="preserve"> were challenged by failures to replicate</w:t>
      </w:r>
      <w:r w:rsidR="00E15773">
        <w:t xml:space="preserve"> </w:t>
      </w:r>
      <w:r w:rsidR="00303E44">
        <w:fldChar w:fldCharType="begin"/>
      </w:r>
      <w:r w:rsidR="00EC5F3F">
        <w:instrText xml:space="preserve"> ADDIN ZOTERO_ITEM CSL_CITATION {"citationID":"ZfGfId6b","properties":{"formattedCitation":"(Moors &amp; Hesselmann, 2018; Rabagliati et al., 2018)","plainCitation":"(Moors &amp; Hesselmann, 2018; Rabagliati et al., 2018)","noteIndex":0},"citationItems":[{"id":718,"uris":["http://zotero.org/users/8275165/items/WZ6DJ8C5"],"itemData":{"id":718,"type":"article-journal","abstract":"A recent study claimed to have obtained evidence that participants can solve invisible multistep arithmetic equations (Sklar et al., 2012). The authors used a priming paradigm in which reaction times to targets congruent with the equation’s solution were responded to faster compared with incongruent ones. We critically reanalyzed the data set of Sklar et al. and show that the claims being made in the article are not fully supported by the alternative analyses that we applied. A Bayesian reanalysis of the data accounting for the random variability of the target stimuli in addition to the subjects shows that the evidence for priming effects is less strong than initially claimed. That is, although Bayes factors revealed evidence for the presence of a priming effect, it was generally weak. Second, the claim that unconscious arithmetic occurs for subtraction but not for addition is not supported when the critical interaction is tested. Third, the data do not show well-established features of numerosity priming as derived from V-shaped response time curves for prime-target distances. Fourth, we show that it is impossible to classify reaction times as resulting from congruent or incongruent prime-target relationships, which should be expected if their results imply that participants genuinely solve the equations on each trial. We conclude that the claims being made in the original article are not fully supported by the analyses that we apply. Together with a recent failure to replicate the original results and a critique of the analysis based on regression to the mean, we argue that the current evidence for unconscious arithmetic is inconclusive. We argue that strong claims require strong evidence and stress that cumulative research strategies are needed to provide such evidence.","container-title":"Psychonomic Bulletin &amp; Review","DOI":"10.3758/s13423-017-1292-x","ISSN":"1531-5320","issue":"1","journalAbbreviation":"Psychon Bull Rev","language":"en","page":"472-481","source":"Springer Link","title":"A critical reexamination of doing arithmetic nonconsciously","volume":"25","author":[{"family":"Moors","given":"Pieter"},{"family":"Hesselmann","given":"Guido"}],"issued":{"date-parts":[["2018",2,1]]}}},{"id":562,"uris":["http://zotero.org/users/8275165/items/7IM5DI55"],"itemData":{"id":562,"type":"article-journal","container-title":"Journal of Experimental Psychology: General","DOI":"10.1037/xge0000348","ISSN":"1939-2222","issue":"2","note":"publisher: US: American Psychological Association","page":"190","source":"psycnet-apa-org.rproxy.tau.ac.il","title":"The importance of awareness for understanding language.","volume":"147","author":[{"family":"Rabagliati","given":"Hugh"},{"family":"Robertson","given":"Alexander"},{"family":"Carmel","given":"David"}],"issued":{"date-parts":[["2018",1,25]]}}}],"schema":"https://github.com/citation-style-language/schema/raw/master/csl-citation.json"} </w:instrText>
      </w:r>
      <w:r w:rsidR="00303E44">
        <w:fldChar w:fldCharType="separate"/>
      </w:r>
      <w:r w:rsidR="00EC5F3F" w:rsidRPr="00EC5F3F">
        <w:rPr>
          <w:rFonts w:ascii="Times New Roman" w:hAnsi="Times New Roman" w:cs="Times New Roman"/>
        </w:rPr>
        <w:t>(Moors &amp; Hesselmann, 2018; Rabagliati et al., 2018)</w:t>
      </w:r>
      <w:r w:rsidR="00303E44">
        <w:fldChar w:fldCharType="end"/>
      </w:r>
      <w:r w:rsidR="00EB1594">
        <w:t>, and a similar mixed picture emerged also for studies of processes like</w:t>
      </w:r>
      <w:r w:rsidR="000F6069">
        <w:t xml:space="preserve"> integration </w:t>
      </w:r>
      <w:r w:rsidR="00756E3F">
        <w:fldChar w:fldCharType="begin"/>
      </w:r>
      <w:r w:rsidR="00FF7DAD">
        <w:instrText xml:space="preserve"> ADDIN ZOTERO_ITEM CSL_CITATION {"citationID":"UrPJ7mDR","properties":{"formattedCitation":"(Biderman &amp; Mudrik, 2018; Mudrik et al., 2014)","plainCitation":"(Biderman &amp; Mudrik, 2018; Mudrik et al., 2014)","noteIndex":0},"citationItems":[{"id":813,"uris":["http://zotero.org/users/8275165/items/QEN6IWIE"],"itemData":{"id":813,"type":"article-journal","abstract":"Is consciousness necessary for integration? Findings of seemingly high-level object-scene integration in the absence of awareness have challenged major theories in the field and attracted considerable scientific interest. Lately, one of these findings has been questioned because of a failure to replicate, yet the other finding was still uncontested. Here, we show that this latter finding?slowed-down performance on a visible target following a masked prime scene that includes an incongruent object?is also not reproducible. Using Bayesian statistics, we found evidence against unconscious integration of objects and scenes. Put differently, at the moment, there is no compelling evidence for object-scene congruency processing in the absence of awareness. Intriguingly, however, our results do suggest that consciously experienced yet briefly presented incongruent scenes take longer to process, even when subjects do not explicitly detect their incongruency.","container-title":"Psychological Science","DOI":"10.1177/0956797617735745","ISSN":"0956-7976","issue":"2","journalAbbreviation":"Psychol Sci","note":"publisher: SAGE Publications Inc","page":"266-277","source":"SAGE Journals","title":"Evidence for Implicit—But Not Unconscious—Processing of Object-Scene Relations","volume":"29","author":[{"family":"Biderman","given":"Natalie"},{"family":"Mudrik","given":"Liad"}],"issued":{"date-parts":[["2018",2,1]]}}},{"id":720,"uris":["http://zotero.org/users/8275165/items/F9TBZBP6"],"itemData":{"id":720,"type":"article-journal","abstract":"Information integration and consciousness are closely related, if not interdependent. But, what exactly is the nature of their relation? Which forms of integration require consciousness? Here, we examine the recent experimental literature with respect to perceptual and cognitive integration of spatiotemporal, multisensory, semantic, and novel information. We suggest that, whereas some integrative processes can occur without awareness, their scope is limited to smaller integration windows, to simpler associations, or to ones that were previously acquired consciously. This challenges previous claims that consciousness of some content is necessary for its integration; yet it also suggests that consciousness holds an enabling role in establishing integrative mechanisms that can later operate unconsciously, and in allowing wider-range integration, over bigger semantic, spatiotemporal, and sensory integration windows.","container-title":"Trends in Cognitive Sciences","DOI":"10.1016/j.tics.2014.04.009","ISSN":"1364-6613","issue":"9","journalAbbreviation":"Trends in Cognitive Sciences","language":"en","page":"488-496","source":"ScienceDirect","title":"Information integration without awareness","volume":"18","author":[{"family":"Mudrik","given":"Liad"},{"family":"Faivre","given":"Nathan"},{"family":"Koch","given":"Christof"}],"issued":{"date-parts":[["2014",9,1]]}}}],"schema":"https://github.com/citation-style-language/schema/raw/master/csl-citation.json"} </w:instrText>
      </w:r>
      <w:r w:rsidR="00756E3F">
        <w:fldChar w:fldCharType="separate"/>
      </w:r>
      <w:r w:rsidR="00FF7DAD" w:rsidRPr="00FF7DAD">
        <w:rPr>
          <w:rFonts w:ascii="Times New Roman" w:hAnsi="Times New Roman" w:cs="Times New Roman"/>
        </w:rPr>
        <w:t>(Biderman &amp; Mudrik, 2018; Mudrik et al., 2014)</w:t>
      </w:r>
      <w:r w:rsidR="00756E3F">
        <w:fldChar w:fldCharType="end"/>
      </w:r>
      <w:r w:rsidR="001F3C9B">
        <w:t>.</w:t>
      </w:r>
    </w:p>
    <w:p w14:paraId="0CB98709" w14:textId="3D146E12" w:rsidR="006F73D7" w:rsidRDefault="002411D5" w:rsidP="002D20EE">
      <w:r>
        <w:t xml:space="preserve">How can these </w:t>
      </w:r>
      <w:r w:rsidR="00747526">
        <w:t xml:space="preserve">contradictory </w:t>
      </w:r>
      <w:r>
        <w:t xml:space="preserve">results be explained? One option is that they </w:t>
      </w:r>
      <w:r w:rsidR="000047E6" w:rsidRPr="000047E6">
        <w:t>stem from methodological limitations of some of these studies</w:t>
      </w:r>
      <w:r>
        <w:t xml:space="preserve">. For example, </w:t>
      </w:r>
      <w:r w:rsidR="00976673">
        <w:t>the way consciousness is measured</w:t>
      </w:r>
      <w:r>
        <w:t xml:space="preserve"> might strongly affect the obtained results: </w:t>
      </w:r>
      <w:r w:rsidR="00AF07A0">
        <w:t>i</w:t>
      </w:r>
      <w:r w:rsidR="001D15C6">
        <w:t>f the awareness measure is</w:t>
      </w:r>
      <w:r>
        <w:t xml:space="preserve"> </w:t>
      </w:r>
      <w:r w:rsidR="001D15C6">
        <w:t>n</w:t>
      </w:r>
      <w:r>
        <w:t>o</w:t>
      </w:r>
      <w:r w:rsidR="001D15C6">
        <w:t xml:space="preserve">t sensitive enough to discover </w:t>
      </w:r>
      <w:r w:rsidR="00E4565F">
        <w:t>residual</w:t>
      </w:r>
      <w:r w:rsidR="001D15C6">
        <w:t xml:space="preserve"> awareness, the researcher might </w:t>
      </w:r>
      <w:r w:rsidR="00E4565F">
        <w:t xml:space="preserve">falsely </w:t>
      </w:r>
      <w:r w:rsidR="00B11DFE">
        <w:t xml:space="preserve">attribute </w:t>
      </w:r>
      <w:r w:rsidR="003D2C1C">
        <w:t>un</w:t>
      </w:r>
      <w:r w:rsidR="00E4565F">
        <w:t xml:space="preserve">conscious processes to conscious processing </w:t>
      </w:r>
      <w:r w:rsidR="005E4162">
        <w:fldChar w:fldCharType="begin"/>
      </w:r>
      <w:r w:rsidR="00D06605">
        <w:instrText xml:space="preserve"> ADDIN ZOTERO_ITEM CSL_CITATION {"citationID":"2kEGLOOS","properties":{"formattedCitation":"(Pratte &amp; Rouder, 2009; Sand &amp; Nilsson, 2016)","plainCitation":"(Pratte &amp; Rouder, 2009; Sand &amp; Nilsson, 2016)","noteIndex":0},"citationItems":[{"id":483,"uris":["http://zotero.org/users/8275165/items/ADL8LKZC"],"itemData":{"id":483,"type":"article-journal","container-title":"Attention, Perception, &amp; Psychophysics","DOI":"10.3758/APP.71.6.1276","ISSN":"1943-3921, 1943-393X","issue":"6","journalAbbreviation":"Attention, Perception, &amp; Psychophysics","language":"en","page":"1276-1283","source":"DOI.org (Crossref)","title":"A task-difficulty artifact in subliminal priming","volume":"71","author":[{"family":"Pratte","given":"Michael S."},{"family":"Rouder","given":"Jeffrey N."}],"issued":{"date-parts":[["2009",8]]}}},{"id":646,"uris":["http://zotero.org/users/8275165/items/DZ45IZVL"],"itemData":{"id":646,"type":"article-journal","abstract":"A difﬁculty for reports of subliminal priming is demonstrating that participants who actually perceived the prime are not driving the priming effects. There are two conventional methods for testing this. One is to test whether a direct measure of stimulus perception is not signiﬁcantly above chance on a group level. The other is to use regression to test if an indirect measure of stimulus processing is signiﬁcantly above zero when the direct measure is at chance. Here we simulated samples in which we assumed that only participants who perceived the primes were primed by it. Conventional analyses applied to these samples had a very large error rate of falsely supporting subliminal priming. Calculating a Bayes factor for the samples very seldom falsely supported subliminal priming. We conclude that conventional tests are not reliable diagnostics of subliminal priming. Instead, we recommend that experimenters calculate a Bayes factor when investigating subliminal priming.","container-title":"Consciousness and Cognition","DOI":"10.1016/j.concog.2016.06.012","ISSN":"10538100","journalAbbreviation":"Consciousness and Cognition","language":"en","page":"29-40","source":"DOI.org (Crossref)","title":"Subliminal or not? Comparing null-hypothesis and Bayesian methods for testing subliminal priming","title-short":"Subliminal or not?","volume":"44","author":[{"family":"Sand","given":"Anders"},{"family":"Nilsson","given":"Mats E."}],"issued":{"date-parts":[["2016",8]]}}}],"schema":"https://github.com/citation-style-language/schema/raw/master/csl-citation.json"} </w:instrText>
      </w:r>
      <w:r w:rsidR="005E4162">
        <w:fldChar w:fldCharType="separate"/>
      </w:r>
      <w:r w:rsidR="00D06605" w:rsidRPr="00D06605">
        <w:rPr>
          <w:rFonts w:ascii="Times New Roman" w:hAnsi="Times New Roman" w:cs="Times New Roman"/>
        </w:rPr>
        <w:t>(Pratte &amp; Rouder, 2009; Sand &amp; Nilsson, 2016)</w:t>
      </w:r>
      <w:r w:rsidR="005E4162">
        <w:fldChar w:fldCharType="end"/>
      </w:r>
      <w:r w:rsidR="001D15C6">
        <w:t>.</w:t>
      </w:r>
      <w:r w:rsidR="00E4565F">
        <w:t xml:space="preserve"> </w:t>
      </w:r>
    </w:p>
    <w:p w14:paraId="6BE3AD11" w14:textId="1786F216" w:rsidR="00531AAE" w:rsidRDefault="00771F8C" w:rsidP="00871791">
      <w:r>
        <w:lastRenderedPageBreak/>
        <w:t>On the other hand,</w:t>
      </w:r>
      <w:r w:rsidR="00952FF2">
        <w:t xml:space="preserve"> </w:t>
      </w:r>
      <w:r w:rsidR="00D03D49">
        <w:t>unconscious processing</w:t>
      </w:r>
      <w:r>
        <w:t xml:space="preserve"> might be underestimated</w:t>
      </w:r>
      <w:r w:rsidR="00D03D49">
        <w:t xml:space="preserve"> due to</w:t>
      </w:r>
      <w:r w:rsidR="00976673">
        <w:t xml:space="preserve"> </w:t>
      </w:r>
      <w:r w:rsidR="00D1694D">
        <w:t xml:space="preserve">insensitive measures of the </w:t>
      </w:r>
      <w:r w:rsidR="00D03D49">
        <w:t xml:space="preserve">unconscious </w:t>
      </w:r>
      <w:r w:rsidR="00D1694D">
        <w:t>effect</w:t>
      </w:r>
      <w:r w:rsidR="00E52FE8">
        <w:t>.</w:t>
      </w:r>
      <w:r w:rsidR="00AE2150">
        <w:t xml:space="preserve"> The most prominent measure for probing </w:t>
      </w:r>
      <w:r w:rsidR="005B3FFA">
        <w:t>unconscious</w:t>
      </w:r>
      <w:r w:rsidR="00AE2150">
        <w:t xml:space="preserve"> effects </w:t>
      </w:r>
      <w:r w:rsidR="00407A58">
        <w:t xml:space="preserve">is </w:t>
      </w:r>
      <w:r w:rsidR="000A26D5">
        <w:t xml:space="preserve">response </w:t>
      </w:r>
      <w:r w:rsidR="00EC1FED">
        <w:t xml:space="preserve">time, </w:t>
      </w:r>
      <w:r w:rsidR="007A0222">
        <w:t>typically taken via</w:t>
      </w:r>
      <w:r w:rsidR="00EC1FED">
        <w:t xml:space="preserve"> </w:t>
      </w:r>
      <w:r w:rsidR="00AE2150">
        <w:t xml:space="preserve">keyboard </w:t>
      </w:r>
      <w:r w:rsidR="00EC1FED">
        <w:t>presses</w:t>
      </w:r>
      <w:r w:rsidR="008D0840">
        <w:t xml:space="preserve"> (e.g., comparing RTs in the congruent vs. incongruent condition</w:t>
      </w:r>
      <w:r w:rsidR="00E67E0B">
        <w:t xml:space="preserve">; </w:t>
      </w:r>
      <w:r w:rsidR="00C40509">
        <w:fldChar w:fldCharType="begin"/>
      </w:r>
      <w:r w:rsidR="008D13A3">
        <w:instrText xml:space="preserve"> ADDIN ZOTERO_ITEM CSL_CITATION {"citationID":"jL2qFlgF","properties":{"formattedCitation":"(Naccache et al., 2002; Naccache &amp; Dehaene, 2001)","plainCitation":"(Naccache et al., 2002; Naccache &amp; Dehaene, 2001)","dontUpdate":true,"noteIndex":0},"citationItems":[{"id":643,"uris":["http://zotero.org/users/8275165/items/HIVXJNWL"],"itemData":{"id":643,"type":"article-journal","abstract":"The cognitive processes at work in masked priming experiments are usually considered automatic and independent of attention. We provide evidence against this view. Three behavioral experiments demonstrate that the occurrence of unconscious priming in a number-comparison task is determined by the allocation of temporal attention to the time window during which the prime-target pair is presented. Both response-congruity priming and physical repetition priming vanish when temporal attention is focused away from this time window. These findings are inconsistent with the concept of a purely automatic spreading of activation during masked priming.","container-title":"Psychological Science","DOI":"10.1111/1467-9280.00474","ISSN":"0956-7976","issue":"5","journalAbbreviation":"Psychol Sci","note":"publisher: SAGE Publications Inc","page":"416-424","source":"SAGE Journals","title":"Unconscious Masked Priming Depends on Temporal Attention","volume":"13","author":[{"family":"Naccache","given":"Lionel"},{"family":"Blandin","given":"Elise"},{"family":"Dehaene","given":"Stanislas"}],"issued":{"date-parts":[["2002",9,1]]}}},{"id":554,"uris":["http://zotero.org/users/8275165/items/PXHEC3RH"],"itemData":{"id":554,"type":"article-journal","abstract":"Many subliminal priming experiments are thought to demonstrate unconscious access to semantics. However, most of them can be reinterpreted in a non-semantic framework that supposes only that subjects learn to map non-semantic visual features of the subliminal stimuli onto motor responses. In order to clarify this issue, we engaged subjects in a number comparison task in which the target number was preceded by another invisible masked number. We show that unconscious semantic priming occurs even for prime stimuli that are never presented as target stimuli, and for which no stimulus±response learning could conceivably occur. We also report analyses of the impact of the numerical relation between prime and target, and of the impact of learning on priming, all of which con®rm that unconscious utilization of semantic information is indeed possible. q 2001 Elsevier Science B.V. All rights reserved.","container-title":"Cognition","DOI":"10.1016/S0010-0277(00)00139-6","ISSN":"00100277","issue":"3","journalAbbreviation":"Cognition","language":"en","page":"215-229","source":"DOI.org (Crossref)","title":"Unconscious semantic priming extends to novel unseen stimuli","volume":"80","author":[{"family":"Naccache","given":"Lionel"},{"family":"Dehaene","given":"Stanislas"}],"issued":{"date-parts":[["2001",7]]}}}],"schema":"https://github.com/citation-style-language/schema/raw/master/csl-citation.json"} </w:instrText>
      </w:r>
      <w:r w:rsidR="00C40509">
        <w:fldChar w:fldCharType="separate"/>
      </w:r>
      <w:r w:rsidR="00C40509" w:rsidRPr="00C40509">
        <w:rPr>
          <w:rFonts w:ascii="Times New Roman" w:hAnsi="Times New Roman" w:cs="Times New Roman"/>
        </w:rPr>
        <w:t>Naccache et al., 2002; Naccache &amp; Dehaene, 2001)</w:t>
      </w:r>
      <w:r w:rsidR="00C40509">
        <w:fldChar w:fldCharType="end"/>
      </w:r>
      <w:r w:rsidR="00531AAE">
        <w:t xml:space="preserve">. </w:t>
      </w:r>
      <w:r w:rsidR="00DE70C4">
        <w:t>Notably</w:t>
      </w:r>
      <w:r w:rsidR="006568FE">
        <w:t>,</w:t>
      </w:r>
      <w:r w:rsidR="00D044AA">
        <w:t xml:space="preserve"> </w:t>
      </w:r>
      <w:r w:rsidR="007A0222">
        <w:t>RTs</w:t>
      </w:r>
      <w:r w:rsidR="00AD6FB1">
        <w:t xml:space="preserve"> only index the end result of the response and do not</w:t>
      </w:r>
      <w:r w:rsidR="000B581A">
        <w:t xml:space="preserve"> </w:t>
      </w:r>
      <w:r w:rsidR="002A2A03">
        <w:t xml:space="preserve">provide </w:t>
      </w:r>
      <w:r w:rsidR="006C30C7">
        <w:t xml:space="preserve">insight </w:t>
      </w:r>
      <w:r w:rsidR="00555C3D">
        <w:t xml:space="preserve">into </w:t>
      </w:r>
      <w:r w:rsidR="006C30C7">
        <w:t xml:space="preserve">the process of </w:t>
      </w:r>
      <w:r w:rsidR="002A2A03">
        <w:t>formulati</w:t>
      </w:r>
      <w:r w:rsidR="006C30C7">
        <w:t>ng</w:t>
      </w:r>
      <w:r w:rsidR="000B581A">
        <w:t xml:space="preserve"> the final decision</w:t>
      </w:r>
      <w:r w:rsidR="000E1037">
        <w:t xml:space="preserve"> as it unfolds over time</w:t>
      </w:r>
      <w:r w:rsidR="00F42EF6">
        <w:t xml:space="preserve"> </w:t>
      </w:r>
      <w:r w:rsidR="00F42EF6">
        <w:fldChar w:fldCharType="begin"/>
      </w:r>
      <w:r w:rsidR="00F42EF6">
        <w:instrText xml:space="preserve"> ADDIN ZOTERO_ITEM CSL_CITATION {"citationID":"JYXWAiBa","properties":{"formattedCitation":"(Scherbaum et al., 2010)","plainCitation":"(Scherbaum et al., 2010)","noteIndex":0},"citationItems":[{"id":607,"uris":["http://zotero.org/users/8275165/items/4B2LQCDG"],"itemData":{"id":607,"type":"article-journal","abstract":"To study the process of decision-making under conflict, researchers typically analyze response latency and accuracy. However, these tools provide little evidence regarding how the resolution of conflict unfolds over time. Here, we analyzed the trajectories of mouse movements while participants performed a continuous version of a spatial conflict task (the Simon task). We applied a novel combination of multiple regression analysis and distribution analysis to determine how conflict on the present trial and carry-over from the previous trial affect responding. Response on the previous trial and the degree of conflict on the previous and the current trial all influenced performance, but they did so differently: The previous response influenced the early part of the mouse trajectory, but the degree of previous and current conflict influenced later parts. This suggests that in this task experiencing conflict may not proactively ready the system to handle conflict on the next trial; rather, when conflict is experienced on the subsequent trial the previous compensatory processing may be re-activated more efficiently.","container-title":"Cognition","DOI":"10.1016/j.cognition.2010.02.004","ISSN":"0010-0277","issue":"3","journalAbbreviation":"Cognition","language":"en","page":"407-416","source":"ScienceDirect","title":"How decisions evolve: The temporal dynamics of action selection","title-short":"How decisions evolve","volume":"115","author":[{"family":"Scherbaum","given":"Stefan"},{"family":"Dshemuchadse","given":"Maja"},{"family":"Fischer","given":"Rico"},{"family":"Goschke","given":"Thomas"}],"issued":{"date-parts":[["2010",6,1]]}}}],"schema":"https://github.com/citation-style-language/schema/raw/master/csl-citation.json"} </w:instrText>
      </w:r>
      <w:r w:rsidR="00F42EF6">
        <w:fldChar w:fldCharType="separate"/>
      </w:r>
      <w:r w:rsidR="00F42EF6" w:rsidRPr="00F42EF6">
        <w:rPr>
          <w:rFonts w:ascii="Times New Roman" w:hAnsi="Times New Roman" w:cs="Times New Roman"/>
        </w:rPr>
        <w:t>(Scherbaum et al., 2010)</w:t>
      </w:r>
      <w:r w:rsidR="00F42EF6">
        <w:fldChar w:fldCharType="end"/>
      </w:r>
      <w:r w:rsidR="002A2A03">
        <w:t>.</w:t>
      </w:r>
      <w:r w:rsidR="00DE70C4">
        <w:t xml:space="preserve"> Thus, focusing on RTs might lead to losing rich information that could potentially unravel unconscious processing</w:t>
      </w:r>
      <w:r w:rsidR="007C5932">
        <w:t xml:space="preserve"> that </w:t>
      </w:r>
      <w:del w:id="9" w:author="zeev" w:date="2023-07-25T12:16:00Z">
        <w:r w:rsidR="007C5932" w:rsidDel="00871791">
          <w:delText xml:space="preserve">might </w:delText>
        </w:r>
      </w:del>
      <w:ins w:id="10" w:author="zeev" w:date="2023-07-25T12:16:00Z">
        <w:r w:rsidR="00871791">
          <w:t xml:space="preserve">would </w:t>
        </w:r>
      </w:ins>
      <w:r w:rsidR="007C5932">
        <w:t>otherwise go unnoticed.</w:t>
      </w:r>
      <w:r w:rsidR="00DE70C4">
        <w:t xml:space="preserve"> </w:t>
      </w:r>
    </w:p>
    <w:p w14:paraId="36583870" w14:textId="1430FBC0" w:rsidR="002C1CE0" w:rsidRDefault="000B52A3" w:rsidP="00871791">
      <w:pPr>
        <w:ind w:firstLine="0"/>
        <w:rPr>
          <w:rtl/>
        </w:rPr>
      </w:pPr>
      <w:r>
        <w:t>M</w:t>
      </w:r>
      <w:r w:rsidR="00B000DC">
        <w:t xml:space="preserve">otion </w:t>
      </w:r>
      <w:r w:rsidR="002C1CE0">
        <w:t>tracking</w:t>
      </w:r>
      <w:r w:rsidR="00B66392">
        <w:t>,</w:t>
      </w:r>
      <w:r w:rsidR="002C1CE0">
        <w:t xml:space="preserve"> </w:t>
      </w:r>
      <w:r>
        <w:t>on the other hand, provides such rich information. Already a</w:t>
      </w:r>
      <w:r w:rsidR="002C1CE0">
        <w:t xml:space="preserve"> popular tool for </w:t>
      </w:r>
      <w:r w:rsidR="003B68E7">
        <w:t xml:space="preserve">unraveling </w:t>
      </w:r>
      <w:r w:rsidR="002C1CE0">
        <w:t xml:space="preserve">cognitive </w:t>
      </w:r>
      <w:r w:rsidR="00A30850">
        <w:t>processes</w:t>
      </w:r>
      <w:r w:rsidR="004F4999">
        <w:t xml:space="preserve"> </w:t>
      </w:r>
      <w:commentRangeStart w:id="11"/>
      <w:r w:rsidR="008C6829">
        <w:fldChar w:fldCharType="begin"/>
      </w:r>
      <w:r w:rsidR="008C6829">
        <w:instrText xml:space="preserve"> ADDIN ZOTERO_ITEM CSL_CITATION {"citationID":"o91Voq1u","properties":{"formattedCitation":"(Freeman et al., 2011)","plainCitation":"(Freeman et al., 2011)","noteIndex":0},"citationItems":[{"id":314,"uris":["http://zotero.org/users/8275165/items/M4ZKWTUY"],"itemData":{"id":314,"type":"article-journal","abstract":"Recently, researchers have measured hand movements en route to choices on a screen to understand the dynamics of a broad range of psychological processes. We review this growing body of research and explain how manual action exposes the real-time unfolding of underlying cognitive processing. We describe how simple hand motions may be used to continuously index participants’ tentative commitments to different choice alternatives during the evolution of a behavioral response. As such, hand-tracking can provide unusually high-fidelity, real-time motor traces of the mind. These motor traces cast novel theoretical and empirical light onto a wide range of phenomena and serve as a potential bridge between far-reaching areas of psychological science – from language, to high-level cognition and learning, to social cognitive processes.","container-title":"Frontiers in Psychology","DOI":"10.3389/fpsyg.2011.00059","ISSN":"1664-1078","journalAbbreviation":"Front. Psychology","language":"en","source":"DOI.org (Crossref)","title":"Hand in Motion Reveals Mind in Motion","URL":"http://journal.frontiersin.org/article/10.3389/fpsyg.2011.00059/abstract","volume":"2","author":[{"family":"Freeman","given":"Jonathan B."},{"family":"Dale","given":"Rick"},{"family":"Farmer","given":"Thomas A."}],"accessed":{"date-parts":[["2021",12,6]]},"issued":{"date-parts":[["2011"]]}}}],"schema":"https://github.com/citation-style-language/schema/raw/master/csl-citation.json"} </w:instrText>
      </w:r>
      <w:r w:rsidR="008C6829">
        <w:fldChar w:fldCharType="separate"/>
      </w:r>
      <w:r w:rsidR="008C6829" w:rsidRPr="008C6829">
        <w:rPr>
          <w:rFonts w:ascii="Times New Roman" w:hAnsi="Times New Roman" w:cs="Times New Roman"/>
        </w:rPr>
        <w:t>(Freeman et al., 2011)</w:t>
      </w:r>
      <w:r w:rsidR="008C6829">
        <w:fldChar w:fldCharType="end"/>
      </w:r>
      <w:commentRangeEnd w:id="11"/>
      <w:r w:rsidR="00EC310C">
        <w:rPr>
          <w:rStyle w:val="CommentReference"/>
        </w:rPr>
        <w:commentReference w:id="11"/>
      </w:r>
      <w:r w:rsidR="00017A5E">
        <w:t xml:space="preserve"> </w:t>
      </w:r>
      <w:r w:rsidR="00036E90">
        <w:t xml:space="preserve">motion tracking </w:t>
      </w:r>
      <w:r w:rsidR="00017A5E">
        <w:t xml:space="preserve">might </w:t>
      </w:r>
      <w:r w:rsidR="00036E90">
        <w:t xml:space="preserve">accordingly </w:t>
      </w:r>
      <w:r w:rsidR="00017A5E">
        <w:t xml:space="preserve">prove to be </w:t>
      </w:r>
      <w:del w:id="12" w:author="zeev" w:date="2023-07-25T12:17:00Z">
        <w:r w:rsidR="00017A5E" w:rsidDel="00871791">
          <w:delText xml:space="preserve">a </w:delText>
        </w:r>
      </w:del>
      <w:r w:rsidR="00017A5E">
        <w:t xml:space="preserve">powerful </w:t>
      </w:r>
      <w:r w:rsidR="00036E90">
        <w:t>also</w:t>
      </w:r>
      <w:r w:rsidR="00BF5E08">
        <w:t xml:space="preserve"> </w:t>
      </w:r>
      <w:r w:rsidR="00017A5E">
        <w:t>for detecting unconscious</w:t>
      </w:r>
      <w:r w:rsidR="00A04C37">
        <w:t xml:space="preserve"> processes</w:t>
      </w:r>
      <w:r w:rsidR="002C1CE0">
        <w:t xml:space="preserve">. </w:t>
      </w:r>
      <w:r w:rsidR="00A464E8">
        <w:t>Contrary to keyboard RT</w:t>
      </w:r>
      <w:r w:rsidR="00B66392">
        <w:t>s,</w:t>
      </w:r>
      <w:r w:rsidR="00A464E8">
        <w:t xml:space="preserve"> which produce a discrete value for each trial, motion tracking </w:t>
      </w:r>
      <w:r w:rsidR="00BF5E08">
        <w:t xml:space="preserve">yields </w:t>
      </w:r>
      <w:r w:rsidR="00A464E8">
        <w:t>a cont</w:t>
      </w:r>
      <w:r w:rsidR="0075797D">
        <w:t xml:space="preserve">inuous set of values </w:t>
      </w:r>
      <w:r w:rsidR="004E40AB">
        <w:t xml:space="preserve">that </w:t>
      </w:r>
      <w:r w:rsidR="0075797D">
        <w:t xml:space="preserve">is better suited for tracking </w:t>
      </w:r>
      <w:r w:rsidR="00E91B25">
        <w:t>ongoing</w:t>
      </w:r>
      <w:r w:rsidR="0075797D">
        <w:t xml:space="preserve"> </w:t>
      </w:r>
      <w:r w:rsidR="00AF0C32">
        <w:t>cognitive processes</w:t>
      </w:r>
      <w:r w:rsidR="005C66F0">
        <w:t xml:space="preserve">, allowing </w:t>
      </w:r>
      <w:r w:rsidR="000259CC">
        <w:t xml:space="preserve">further insight </w:t>
      </w:r>
      <w:r w:rsidR="00B62452">
        <w:t xml:space="preserve">into </w:t>
      </w:r>
      <w:r w:rsidR="00412F43">
        <w:t xml:space="preserve">their </w:t>
      </w:r>
      <w:r w:rsidR="00BE7F64">
        <w:t>development</w:t>
      </w:r>
      <w:r w:rsidR="0045492E">
        <w:t xml:space="preserve"> over time</w:t>
      </w:r>
      <w:r w:rsidR="00D92A4F">
        <w:t xml:space="preserve"> </w:t>
      </w:r>
      <w:r w:rsidR="00E13B48">
        <w:fldChar w:fldCharType="begin"/>
      </w:r>
      <w:r w:rsidR="00F03EAA">
        <w:instrText xml:space="preserve"> ADDIN ZOTERO_ITEM CSL_CITATION {"citationID":"pwmrVOIQ","properties":{"formattedCitation":"(Farmer et al., 2007)","plainCitation":"(Farmer et al., 2007)","dontUpdate":true,"noteIndex":0},"citationItems":[{"id":538,"uris":["http://zotero.org/users/8275165/items/WA2F3URH"],"itemData":{"id":538,"type":"article-journal","abstract":"Although several theories of online syntactic processing assume the parallel activation of multiple syntactic representations, evidence supporting simultaneous activation has been inconclusive. Here, the continuous and non-ballistic properties of computer mouse movements are exploited, by recording their streaming x, y coordinates to procure evidence regarding parallel versus serial processing. Participants heard structurally ambiguous sentences while viewing scenes with properties either supporting or not supporting the difﬁcult modiﬁer interpretation. The curvatures of the elicited trajectories revealed both an effect of visual context and graded competition between simultaneously active syntactic representations. The results are discussed in the context of 3 major groups of theories within the domain of sentence processing.","container-title":"Cognitive Science","DOI":"10.1080/03640210701530797","ISSN":"03640213","issue":"5","language":"en","page":"889-909","source":"DOI.org (Crossref)","title":"Tracking the Continuity of Language Comprehension: Computer Mouse Trajectories Suggest Parallel Syntactic Processing","title-short":"Tracking the Continuity of Language Comprehension","volume":"31","author":[{"family":"Farmer","given":"Thomas A."},{"family":"Cargill","given":"Sarah A."},{"family":"Hindy","given":"Nicholas C."},{"family":"Dale","given":"Rick"},{"family":"Spivey","given":"Michael J."}],"issued":{"date-parts":[["2007",9,10]]}}}],"schema":"https://github.com/citation-style-language/schema/raw/master/csl-citation.json"} </w:instrText>
      </w:r>
      <w:r w:rsidR="00E13B48">
        <w:fldChar w:fldCharType="separate"/>
      </w:r>
      <w:r w:rsidR="00C50EBB" w:rsidRPr="00C50EBB">
        <w:rPr>
          <w:rFonts w:ascii="Times New Roman" w:hAnsi="Times New Roman" w:cs="Times New Roman"/>
        </w:rPr>
        <w:t>(</w:t>
      </w:r>
      <w:r w:rsidR="00D92A4F">
        <w:rPr>
          <w:rFonts w:ascii="Times New Roman" w:hAnsi="Times New Roman" w:cs="Times New Roman"/>
        </w:rPr>
        <w:t xml:space="preserve">e.g., </w:t>
      </w:r>
      <w:r w:rsidR="00C50EBB" w:rsidRPr="00C50EBB">
        <w:rPr>
          <w:rFonts w:ascii="Times New Roman" w:hAnsi="Times New Roman" w:cs="Times New Roman"/>
        </w:rPr>
        <w:t>Farmer et al., 2007</w:t>
      </w:r>
      <w:r w:rsidR="00D92A4F">
        <w:rPr>
          <w:rFonts w:ascii="Times New Roman" w:hAnsi="Times New Roman" w:cs="Times New Roman"/>
        </w:rPr>
        <w:t xml:space="preserve">; </w:t>
      </w:r>
      <w:del w:id="13" w:author="zeev" w:date="2023-07-25T12:18:00Z">
        <w:r w:rsidR="00C50EBB" w:rsidRPr="00C50EBB" w:rsidDel="00871791">
          <w:rPr>
            <w:rFonts w:ascii="Times New Roman" w:hAnsi="Times New Roman" w:cs="Times New Roman"/>
          </w:rPr>
          <w:delText>)</w:delText>
        </w:r>
      </w:del>
      <w:r w:rsidR="00E13B48">
        <w:fldChar w:fldCharType="end"/>
      </w:r>
      <w:r w:rsidR="00EB56BD">
        <w:fldChar w:fldCharType="begin"/>
      </w:r>
      <w:r w:rsidR="00F03EAA">
        <w:instrText xml:space="preserve"> ADDIN ZOTERO_ITEM CSL_CITATION {"citationID":"EP1hTI4t","properties":{"formattedCitation":"(Freeman et al., 2008)","plainCitation":"(Freeman et al., 2008)","dontUpdate":true,"noteIndex":0},"citationItems":[{"id":746,"uris":["http://zotero.org/users/8275165/items/G85RI4SC"],"itemData":{"id":746,"type":"article-journal","abstract":"People use social categories to perceive others, extracting category cues to glean membership. Growing evidence for continuous dynamics in real-time cognition suggests, contrary to prevailing social psychological accounts, that person construal may involve dynamic competition between simultaneously active representations. To test this, the authors examined social categorization in real-time by streaming the x, y coordinates of hand movements as participants categorized typical and atypical faces by sex. Though judgments of atypical targets were largely accurate, online motor output exhibited a continuous spatial attraction toward the opposite sex category, indicating dynamic competition between multiple social category alternatives. The authors offer a dynamic continuity account of social categorization and provide converging evidence across categorizations of real male and female faces (containing a typical or an atypical sex-specifying cue) and categorizations of computer-generated male and female faces (with subtly morphed sex-typical or sex-atypical features). In 3 studies, online motor output revealed continuous dynamics underlying person construal, in which multiple simultaneously and partially active category representations gradually cascade into social categorical judgments. Such evidence is challenging for discrete stage-based accounts. (PsycINFO Database Record (c) 2016 APA, all rights reserved)","container-title":"Journal of Experimental Psychology: General","DOI":"10.1037/a0013875","ISSN":"1939-2222","note":"publisher-place: US\npublisher: American Psychological Association","page":"673-690","source":"APA PsycNet","title":"Will a category cue attract you? Motor output reveals dynamic competition across person construal","title-short":"Will a category cue attract you?","volume":"137","author":[{"family":"Freeman","given":"Jonathan B."},{"family":"Ambady","given":"Nalini"},{"family":"Rule","given":"Nicholas O."},{"family":"Johnson","given":"Kerri L."}],"issued":{"date-parts":[["2008"]]}}}],"schema":"https://github.com/citation-style-language/schema/raw/master/csl-citation.json"} </w:instrText>
      </w:r>
      <w:r w:rsidR="00EB56BD">
        <w:fldChar w:fldCharType="separate"/>
      </w:r>
      <w:r w:rsidR="00C50EBB" w:rsidRPr="00C50EBB">
        <w:rPr>
          <w:rFonts w:ascii="Times New Roman" w:hAnsi="Times New Roman" w:cs="Times New Roman"/>
        </w:rPr>
        <w:t>Freeman et al., 2008)</w:t>
      </w:r>
      <w:r w:rsidR="00EB56BD">
        <w:fldChar w:fldCharType="end"/>
      </w:r>
      <w:r w:rsidR="00BE252D">
        <w:t>.</w:t>
      </w:r>
      <w:r w:rsidR="00493304">
        <w:t xml:space="preserve"> Finally, the rich,</w:t>
      </w:r>
      <w:r w:rsidR="00817016">
        <w:t xml:space="preserve"> continuous data</w:t>
      </w:r>
      <w:r w:rsidR="00493304">
        <w:t xml:space="preserve"> afforded by motion tracking can be curated for</w:t>
      </w:r>
      <w:r w:rsidR="00817016">
        <w:t xml:space="preserve"> various </w:t>
      </w:r>
      <w:r w:rsidR="00D5319F">
        <w:t>parameters</w:t>
      </w:r>
      <w:r w:rsidR="000A46FC">
        <w:t xml:space="preserve"> </w:t>
      </w:r>
      <w:r w:rsidR="00817016">
        <w:t>that are not available when using non-continuous measures</w:t>
      </w:r>
      <w:r w:rsidR="00621AE6">
        <w:t xml:space="preserve">, and might reveal </w:t>
      </w:r>
      <w:r w:rsidR="00D92A4F">
        <w:t xml:space="preserve">hidden </w:t>
      </w:r>
      <w:r w:rsidR="00621AE6">
        <w:t>effect</w:t>
      </w:r>
      <w:r w:rsidR="00D92A4F">
        <w:t>s</w:t>
      </w:r>
      <w:r w:rsidR="00817016">
        <w:t>. One such parameter is velocity</w:t>
      </w:r>
      <w:r w:rsidR="007B5A36">
        <w:t>,</w:t>
      </w:r>
      <w:r w:rsidR="00817016">
        <w:t xml:space="preserve"> which </w:t>
      </w:r>
      <w:r w:rsidR="00D5319F">
        <w:t xml:space="preserve">was </w:t>
      </w:r>
      <w:r w:rsidR="00817016">
        <w:t>used</w:t>
      </w:r>
      <w:r w:rsidR="007B5A36">
        <w:t>, for example,</w:t>
      </w:r>
      <w:r w:rsidR="00817016">
        <w:t xml:space="preserve"> t</w:t>
      </w:r>
      <w:r w:rsidR="00435BFC">
        <w:t xml:space="preserve">o inspect </w:t>
      </w:r>
      <w:r w:rsidR="00224A4F">
        <w:t xml:space="preserve">participants' </w:t>
      </w:r>
      <w:r w:rsidR="00435BFC">
        <w:t xml:space="preserve">confidence in </w:t>
      </w:r>
      <w:r w:rsidR="00D5319F">
        <w:t xml:space="preserve">their </w:t>
      </w:r>
      <w:r w:rsidR="00435BFC">
        <w:t>answer</w:t>
      </w:r>
      <w:r w:rsidR="00D5319F">
        <w:t>s</w:t>
      </w:r>
      <w:r w:rsidR="003E15C1">
        <w:t xml:space="preserve"> </w:t>
      </w:r>
      <w:r w:rsidR="00BC60C1">
        <w:fldChar w:fldCharType="begin"/>
      </w:r>
      <w:r w:rsidR="00BC60C1">
        <w:instrText xml:space="preserve"> ADDIN ZOTERO_ITEM CSL_CITATION {"citationID":"9YvSWs7p","properties":{"formattedCitation":"(Dotan et al., 2018)","plainCitation":"(Dotan et al., 2018)","noteIndex":0},"citationItems":[{"id":272,"uris":["http://zotero.org/users/8275165/items/DMFCFG7D"],"itemData":{"id":272,"type":"article-journal","abstract":"Humans can readily assess their degree of conﬁdence in their decisions. Two models of conﬁdence computation have been proposed: post hoc computation using post-decision variables and heuristics, versus online computation using continuous assessment of evidence throughout the decision-making process. Here, we arbitrate between these theories by continuously monitoring ﬁnger movements during a manual sequential decisionmaking task. Analysis of ﬁnger kinematics indicated that subjects kept separate online records of evidence and conﬁdence: ﬁnger deviation continuously reﬂected the ongoing accumulation of evidence, whereas ﬁnger speed continuously reﬂected the momentary degree of conﬁdence. Furthermore, end-of-trial ﬁnger speed predicted the post-decisional subjective conﬁdence rating. These data indicate that conﬁdence is computed on-line, throughout the decision process. Speed-conﬁdence correlations were previously interpreted as a post-decision heuristics, whereby slow decisions decrease subjective conﬁdence, but our results suggest an adaptive mechanism that involves the opposite causality: by slowing down when unconﬁdent, participants gain time to improve their decisions.","container-title":"Cognition","DOI":"10.1016/j.cognition.2017.11.001","ISSN":"00100277","journalAbbreviation":"Cognition","language":"en","page":"112-121","source":"DOI.org (Crossref)","title":"On-line confidence monitoring during decision making","volume":"171","author":[{"family":"Dotan","given":"Dror"},{"family":"Meyniel","given":"Florent"},{"family":"Dehaene","given":"Stanislas"}],"issued":{"date-parts":[["2018",2]]}}}],"schema":"https://github.com/citation-style-language/schema/raw/master/csl-citation.json"} </w:instrText>
      </w:r>
      <w:r w:rsidR="00BC60C1">
        <w:fldChar w:fldCharType="separate"/>
      </w:r>
      <w:r w:rsidR="00BC60C1" w:rsidRPr="00BC60C1">
        <w:rPr>
          <w:rFonts w:ascii="Times New Roman" w:hAnsi="Times New Roman" w:cs="Times New Roman"/>
        </w:rPr>
        <w:t>(</w:t>
      </w:r>
      <w:r w:rsidR="00BC60C1" w:rsidRPr="00536C25">
        <w:rPr>
          <w:rFonts w:ascii="Times New Roman" w:hAnsi="Times New Roman" w:cs="Times New Roman"/>
        </w:rPr>
        <w:t>Dotan et al., 2018</w:t>
      </w:r>
      <w:r w:rsidR="00BC60C1" w:rsidRPr="00BC60C1">
        <w:rPr>
          <w:rFonts w:ascii="Times New Roman" w:hAnsi="Times New Roman" w:cs="Times New Roman"/>
        </w:rPr>
        <w:t>)</w:t>
      </w:r>
      <w:r w:rsidR="00BC60C1">
        <w:fldChar w:fldCharType="end"/>
      </w:r>
      <w:r w:rsidR="00E9684E">
        <w:t xml:space="preserve">. Another </w:t>
      </w:r>
      <w:r w:rsidR="005A4B8A">
        <w:t xml:space="preserve">parameter </w:t>
      </w:r>
      <w:r w:rsidR="00485A14">
        <w:t xml:space="preserve">is </w:t>
      </w:r>
      <w:r w:rsidR="001E0A80">
        <w:t>C</w:t>
      </w:r>
      <w:r w:rsidR="00CD75B6">
        <w:t xml:space="preserve">hanges </w:t>
      </w:r>
      <w:r w:rsidR="00C46CA1">
        <w:t>o</w:t>
      </w:r>
      <w:r w:rsidR="00CD75B6">
        <w:t xml:space="preserve">f </w:t>
      </w:r>
      <w:r w:rsidR="001E0A80">
        <w:t>M</w:t>
      </w:r>
      <w:r w:rsidR="00CD75B6">
        <w:t>ind</w:t>
      </w:r>
      <w:r w:rsidR="001E0A80">
        <w:t xml:space="preserve"> (COM)</w:t>
      </w:r>
      <w:r w:rsidR="00D16D80">
        <w:t>,</w:t>
      </w:r>
      <w:r w:rsidR="00CD75B6">
        <w:t xml:space="preserve"> </w:t>
      </w:r>
      <w:r w:rsidR="007B5A36">
        <w:t xml:space="preserve">which </w:t>
      </w:r>
      <w:r w:rsidR="00485A14">
        <w:t>are not</w:t>
      </w:r>
      <w:r w:rsidR="00032C67">
        <w:t xml:space="preserve"> possible</w:t>
      </w:r>
      <w:r w:rsidR="00D16D80">
        <w:t xml:space="preserve"> </w:t>
      </w:r>
      <w:r w:rsidR="00B45C8C">
        <w:t xml:space="preserve">to detect </w:t>
      </w:r>
      <w:r w:rsidR="00032C67">
        <w:t xml:space="preserve">when </w:t>
      </w:r>
      <w:r w:rsidR="00485A14">
        <w:t xml:space="preserve">responding with </w:t>
      </w:r>
      <w:r w:rsidR="00032C67">
        <w:t>a keyboard</w:t>
      </w:r>
      <w:r w:rsidR="001E0A80">
        <w:t>,</w:t>
      </w:r>
      <w:r w:rsidR="00032C67">
        <w:t xml:space="preserve"> but are reflected in the trajectory when </w:t>
      </w:r>
      <w:r w:rsidR="006943BC">
        <w:t>using motion tracking</w:t>
      </w:r>
      <w:r w:rsidR="00C34142">
        <w:t xml:space="preserve"> </w:t>
      </w:r>
      <w:r w:rsidR="00B65CB3">
        <w:fldChar w:fldCharType="begin"/>
      </w:r>
      <w:r w:rsidR="0059673D">
        <w:instrText xml:space="preserve"> ADDIN ZOTERO_ITEM CSL_CITATION {"citationID":"kbSaAJRu","properties":{"formattedCitation":"(Resulaj et al., 2009)","plainCitation":"(Resulaj et al., 2009)","dontUpdate":true,"noteIndex":0},"citationItems":[{"id":757,"uris":["http://zotero.org/users/8275165/items/YDVCK6EM"],"itemData":{"id":757,"type":"article-journal","abstract":"How do we change our minds? Theoretical neuroscientists have developed plausible models for how the brain comes to a decision based on 'noisy' and often ambiguous information, but these assume that once that decision is made, it is made for good. Now a series of experiments on subjects who were asked to move a handle to one of two positions dependent on a noisy visual stimulus has been used to develop a new model that accounts for how and when we change our mind after we make a decision. Analysis of the rare occasions where subjects changed their mind half way through selecting their answer shows that even after making a decision the brain continues to process the information it had gathered — information still in the processing pipeline— to either reverse or reaffirm its initial decision. The new theory introduces the acts of vacillation and self correction into the decision-making process.","container-title":"Nature","DOI":"10.1038/nature08275","ISSN":"1476-4687","issue":"7261","language":"en","license":"2009 Macmillan Publishers Limited. All rights reserved","note":"number: 7261\npublisher: Nature Publishing Group","page":"263-266","source":"www.nature.com","title":"Changes of mind in decision-making","volume":"461","author":[{"family":"Resulaj","given":"Arbora"},{"family":"Kiani","given":"Roozbeh"},{"family":"Wolpert","given":"Daniel M."},{"family":"Shadlen","given":"Michael N."}],"issued":{"date-parts":[["2009",9]]}}}],"schema":"https://github.com/citation-style-language/schema/raw/master/csl-citation.json"} </w:instrText>
      </w:r>
      <w:r w:rsidR="00B65CB3">
        <w:fldChar w:fldCharType="separate"/>
      </w:r>
      <w:r w:rsidR="008A297A" w:rsidRPr="008A297A">
        <w:rPr>
          <w:rFonts w:ascii="Times New Roman" w:hAnsi="Times New Roman" w:cs="Times New Roman"/>
        </w:rPr>
        <w:t>(</w:t>
      </w:r>
      <w:r w:rsidR="00B45C8C">
        <w:rPr>
          <w:rFonts w:ascii="Times New Roman" w:hAnsi="Times New Roman" w:cs="Times New Roman"/>
        </w:rPr>
        <w:t xml:space="preserve">e.g., </w:t>
      </w:r>
      <w:r w:rsidR="008A297A" w:rsidRPr="008A297A">
        <w:rPr>
          <w:rFonts w:ascii="Times New Roman" w:hAnsi="Times New Roman" w:cs="Times New Roman"/>
        </w:rPr>
        <w:t>Resulaj et al., 2009)</w:t>
      </w:r>
      <w:r w:rsidR="00B65CB3">
        <w:fldChar w:fldCharType="end"/>
      </w:r>
      <w:r w:rsidR="00485A14">
        <w:t>.</w:t>
      </w:r>
    </w:p>
    <w:p w14:paraId="74FFDFA6" w14:textId="7F215FB6" w:rsidR="00252575" w:rsidRDefault="00FD1495" w:rsidP="00871791">
      <w:r>
        <w:t xml:space="preserve">The ability to unravel cognitive conflicts and </w:t>
      </w:r>
      <w:r w:rsidR="004707BE">
        <w:t xml:space="preserve">observe </w:t>
      </w:r>
      <w:r>
        <w:t xml:space="preserve">COM </w:t>
      </w:r>
      <w:r w:rsidR="00307E69">
        <w:t xml:space="preserve">might be </w:t>
      </w:r>
      <w:r>
        <w:t xml:space="preserve">beneficial when </w:t>
      </w:r>
      <w:r w:rsidR="00075969">
        <w:t xml:space="preserve">studying </w:t>
      </w:r>
      <w:r w:rsidR="00A80A24">
        <w:t>unconscious</w:t>
      </w:r>
      <w:r>
        <w:t xml:space="preserve"> processing</w:t>
      </w:r>
      <w:r w:rsidR="00204617">
        <w:t xml:space="preserve">, especially in </w:t>
      </w:r>
      <w:r w:rsidR="0035360E">
        <w:t xml:space="preserve">priming paradigms that evoke conflicts between </w:t>
      </w:r>
      <w:r w:rsidR="00EF72DE">
        <w:t>the</w:t>
      </w:r>
      <w:r w:rsidR="00EF3B5E">
        <w:t xml:space="preserve"> prime and target</w:t>
      </w:r>
      <w:r w:rsidR="003C716D">
        <w:t>.</w:t>
      </w:r>
      <w:r w:rsidR="00EF3B5E">
        <w:t xml:space="preserve"> </w:t>
      </w:r>
      <w:r w:rsidR="003C716D">
        <w:t xml:space="preserve">This was done in a handful of studies: </w:t>
      </w:r>
      <w:r w:rsidR="00E8074E">
        <w:t>two studies probed</w:t>
      </w:r>
      <w:r w:rsidR="004E0C6C">
        <w:t xml:space="preserve"> </w:t>
      </w:r>
      <w:r w:rsidR="00952AF8">
        <w:t xml:space="preserve">the level at which </w:t>
      </w:r>
      <w:r w:rsidR="005B3FFA">
        <w:t>unconscious</w:t>
      </w:r>
      <w:r w:rsidR="00952AF8">
        <w:t xml:space="preserve"> images are processed by </w:t>
      </w:r>
      <w:r w:rsidR="004D6C22">
        <w:t xml:space="preserve">asking </w:t>
      </w:r>
      <w:r w:rsidR="00224A4F">
        <w:t xml:space="preserve">participants </w:t>
      </w:r>
      <w:r w:rsidR="004E0C6C">
        <w:t xml:space="preserve">to classify a target image </w:t>
      </w:r>
      <w:r w:rsidR="00C02C68">
        <w:t xml:space="preserve">preceded by an </w:t>
      </w:r>
      <w:r w:rsidR="00C02C68">
        <w:lastRenderedPageBreak/>
        <w:t xml:space="preserve">invisible prime </w:t>
      </w:r>
      <w:r w:rsidR="00BC1FF9">
        <w:t xml:space="preserve">of </w:t>
      </w:r>
      <w:r w:rsidR="004E0C6C">
        <w:t xml:space="preserve">a person/animal </w:t>
      </w:r>
      <w:r w:rsidR="004879A6">
        <w:t xml:space="preserve">using </w:t>
      </w:r>
      <w:r w:rsidR="00C02C68">
        <w:t xml:space="preserve">a reaching response, </w:t>
      </w:r>
      <w:r w:rsidR="004D6C22">
        <w:t xml:space="preserve">while </w:t>
      </w:r>
      <w:r w:rsidR="00C02C68">
        <w:t>movement was tracked</w:t>
      </w:r>
      <w:r w:rsidR="004D6C22">
        <w:t>.</w:t>
      </w:r>
      <w:r w:rsidR="004E0C6C">
        <w:t xml:space="preserve"> </w:t>
      </w:r>
      <w:r w:rsidR="004D6C22">
        <w:t xml:space="preserve">When the prime was incongruent </w:t>
      </w:r>
      <w:r w:rsidR="004E56B3">
        <w:t xml:space="preserve">with </w:t>
      </w:r>
      <w:r w:rsidR="004D6C22">
        <w:t>the target</w:t>
      </w:r>
      <w:r w:rsidR="00D4274A">
        <w:t>,</w:t>
      </w:r>
      <w:r w:rsidR="004D6C22">
        <w:t xml:space="preserve"> reaching trajectories </w:t>
      </w:r>
      <w:r w:rsidR="004E0C6C">
        <w:t>tend</w:t>
      </w:r>
      <w:r w:rsidR="004D6C22">
        <w:t>ed</w:t>
      </w:r>
      <w:r w:rsidR="004E0C6C">
        <w:t xml:space="preserve"> to deviate to</w:t>
      </w:r>
      <w:r w:rsidR="003C57F0">
        <w:t>wards</w:t>
      </w:r>
      <w:r w:rsidR="004E0C6C">
        <w:t xml:space="preserve"> the incorrect answer</w:t>
      </w:r>
      <w:r w:rsidR="00F6282F">
        <w:t xml:space="preserve"> </w:t>
      </w:r>
      <w:r w:rsidR="00C25B06">
        <w:fldChar w:fldCharType="begin"/>
      </w:r>
      <w:r w:rsidR="008D13A3">
        <w:instrText xml:space="preserve"> ADDIN ZOTERO_ITEM CSL_CITATION {"citationID":"K89lGHp7","properties":{"formattedCitation":"(Finkbeiner &amp; Friedman, 2011)","plainCitation":"(Finkbeiner &amp; Friedman, 2011)","dontUpdate":true,"noteIndex":0},"citationItems":[{"id":323,"uris":["http://zotero.org/users/8275165/items/D5LP77YK"],"itemData":{"id":323,"type":"article-journal","abstract":"Background: It is well accepted in the subliminal priming literature that task-level properties modulate nonconscious processes. For example, in tasks with a limited number of targets, subliminal priming effects are limited to primes that are physically similar to the targets. In contrast, when a large number of targets are used, subliminal priming effects are observed for primes that share a semantic (but not necessarily physical) relationship with the target. Findings such as these have led researchers to conclude that task-level properties can direct nonconscious processes to be deployed exclusively over central (semantic) or peripheral (physically specified) representations.","container-title":"PLoS ONE","DOI":"10.1371/journal.pone.0017095","ISSN":"1932-6203","issue":"2","journalAbbreviation":"PLoS ONE","language":"en","page":"e17095","source":"DOI.org (Crossref)","title":"The Flexibility of Nonconsciously Deployed Cognitive Processes: Evidence from Masked Congruence Priming","title-short":"The Flexibility of Nonconsciously Deployed Cognitive Processes","volume":"6","author":[{"family":"Finkbeiner","given":"Matthew"},{"family":"Friedman","given":"Jason"}],"editor":[{"family":"Baker","given":"Chris"}],"issued":{"date-parts":[["2011",2,10]]}}}],"schema":"https://github.com/citation-style-language/schema/raw/master/csl-citation.json"} </w:instrText>
      </w:r>
      <w:r w:rsidR="00C25B06">
        <w:fldChar w:fldCharType="separate"/>
      </w:r>
      <w:r w:rsidR="00C25B06" w:rsidRPr="00C25B06">
        <w:rPr>
          <w:rFonts w:ascii="Times New Roman" w:hAnsi="Times New Roman" w:cs="Times New Roman"/>
        </w:rPr>
        <w:t>(</w:t>
      </w:r>
      <w:r w:rsidR="00E75527">
        <w:rPr>
          <w:rFonts w:ascii="Times New Roman" w:hAnsi="Times New Roman" w:cs="Times New Roman"/>
        </w:rPr>
        <w:t xml:space="preserve">Experiment 1 in </w:t>
      </w:r>
      <w:r w:rsidR="00C25B06" w:rsidRPr="00C25B06">
        <w:rPr>
          <w:rFonts w:ascii="Times New Roman" w:hAnsi="Times New Roman" w:cs="Times New Roman"/>
        </w:rPr>
        <w:t>Finkbeiner &amp; Friedman, 2011)</w:t>
      </w:r>
      <w:r w:rsidR="00C25B06">
        <w:fldChar w:fldCharType="end"/>
      </w:r>
      <w:r w:rsidR="00F6282F">
        <w:t>,</w:t>
      </w:r>
      <w:r w:rsidR="004E0C6C">
        <w:t xml:space="preserve"> </w:t>
      </w:r>
      <w:r w:rsidR="007A3A61">
        <w:t>there</w:t>
      </w:r>
      <w:r w:rsidR="00621D4B">
        <w:t>by</w:t>
      </w:r>
      <w:r w:rsidR="007A3A61">
        <w:t xml:space="preserve"> </w:t>
      </w:r>
      <w:r w:rsidR="00E07041">
        <w:t>indicating</w:t>
      </w:r>
      <w:r w:rsidR="007A3A61">
        <w:t xml:space="preserve"> </w:t>
      </w:r>
      <w:r w:rsidR="004E0C6C">
        <w:t>that the semantic meaning of prime</w:t>
      </w:r>
      <w:r w:rsidR="00E371B2">
        <w:t>s</w:t>
      </w:r>
      <w:r w:rsidR="004E0C6C">
        <w:t xml:space="preserve"> </w:t>
      </w:r>
      <w:r w:rsidR="00E371B2">
        <w:t xml:space="preserve">can be </w:t>
      </w:r>
      <w:r w:rsidR="003C57F0">
        <w:t xml:space="preserve">processed </w:t>
      </w:r>
      <w:r w:rsidR="005B3FFA">
        <w:t>unconscious</w:t>
      </w:r>
      <w:r w:rsidR="0032453F">
        <w:t>ly</w:t>
      </w:r>
      <w:r w:rsidR="008E0CE3">
        <w:t xml:space="preserve"> </w:t>
      </w:r>
      <w:commentRangeStart w:id="14"/>
      <w:r w:rsidR="00420C79">
        <w:fldChar w:fldCharType="begin"/>
      </w:r>
      <w:r w:rsidR="0059673D">
        <w:instrText xml:space="preserve"> ADDIN ZOTERO_ITEM CSL_CITATION {"citationID":"bEUPUP8e","properties":{"formattedCitation":"(Finkbeiner et al., 2008; Friedman &amp; Finkbeiner, 2010)","plainCitation":"(Finkbeiner et al., 2008; Friedman &amp; Finkbeiner, 2010)","dontUpdate":true,"noteIndex":0},"citationItems":[{"id":327,"uris":["http://zotero.org/users/8275165/items/FBZVCS3P"],"itemData":{"id":327,"type":"article-journal","container-title":"Visual Cognition","DOI":"10.1080/13506280701203838","ISSN":"1350-6285, 1464-0716","issue":"1","journalAbbreviation":"Visual Cognition","language":"en","page":"11-22","source":"DOI.org (Crossref)","title":"Engaging the motor system with masked orthographic primes: A kinematic analysis","title-short":"Engaging the motor system with masked orthographic primes","volume":"16","author":[{"family":"Finkbeiner","given":"Matthew"},{"family":"Song","given":"Joo-Hyun"},{"family":"Nakayama","given":"Ken"},{"family":"Caramazza","given":"Alfonso"}],"issued":{"date-parts":[["2008",1]]}}},{"id":325,"uris":["http://zotero.org/users/8275165/items/DWTM2L9H"],"itemData":{"id":325,"type":"paper-conference","abstract":"The masked congruence priming effect (MCE) has proven valuable in the investigation of nonconscious cognitive processes. While previous studies have used reaction time (RT) as the dependent variable, and found no difference between repeated primes (which also appear as targets) and novel primes (which do not appear as targets), this study, which had subjects point to the targets while the hand location is continually sampled, did find significant differences. Arm movements were decomposed into the summation of a number of submovements. The parameters describing these submovements were found to be different between repeated and novel primes. This novel method of analysis may provide an insight into the time course of the decision making process, and describes a feasible mechanism for how perceptual information can be transformed into motor plans at discrete times.","container-title":"Proceedings of the 9th Conference of the Australasian Society for Cognitive Science","DOI":"10.5096/ASCS200916","event-place":"Macquary University, Sydney, Australia","event-title":"9th Conference of the Australasian Society for Cognitive Science","ISBN":"978-0-646-52918-9","language":"en","page":"98-105","publisher":"Macquarie Centre for Cognitive Science","publisher-place":"Macquary University, Sydney, Australia","source":"DOI.org (Crossref)","title":"Temporal dynamics of masked congruence priming: evidence from reaching trajectories","title-short":"Temporal dynamics of masked congruence priming","URL":"http://www.maccs.mq.edu.au/news/conferences/2009/ASCS2009/friedman.html","author":[{"family":"Friedman","given":"Jason"},{"family":"Finkbeiner","given":"Matthew"}],"accessed":{"date-parts":[["2021",12,21]]},"issued":{"date-parts":[["2010"]]}}}],"schema":"https://github.com/citation-style-language/schema/raw/master/csl-citation.json"} </w:instrText>
      </w:r>
      <w:r w:rsidR="00420C79">
        <w:fldChar w:fldCharType="separate"/>
      </w:r>
      <w:r w:rsidR="00420C79" w:rsidRPr="00420C79">
        <w:rPr>
          <w:rFonts w:ascii="Times New Roman" w:hAnsi="Times New Roman" w:cs="Times New Roman"/>
        </w:rPr>
        <w:t>(</w:t>
      </w:r>
      <w:ins w:id="15" w:author="Liad Mudrik" w:date="2023-06-28T19:45:00Z">
        <w:r w:rsidR="00621D4B">
          <w:rPr>
            <w:rFonts w:ascii="Times New Roman" w:hAnsi="Times New Roman" w:cs="Times New Roman"/>
          </w:rPr>
          <w:t xml:space="preserve">see also </w:t>
        </w:r>
      </w:ins>
      <w:r w:rsidR="00420C79" w:rsidRPr="00420C79">
        <w:rPr>
          <w:rFonts w:ascii="Times New Roman" w:hAnsi="Times New Roman" w:cs="Times New Roman"/>
        </w:rPr>
        <w:t>Finkbeiner et al., 2008; Friedman &amp; Finkbeiner, 2010)</w:t>
      </w:r>
      <w:r w:rsidR="00420C79">
        <w:fldChar w:fldCharType="end"/>
      </w:r>
      <w:commentRangeEnd w:id="14"/>
      <w:r w:rsidR="00621D4B">
        <w:rPr>
          <w:rStyle w:val="CommentReference"/>
        </w:rPr>
        <w:commentReference w:id="14"/>
      </w:r>
      <w:r w:rsidR="003C57F0">
        <w:t>.</w:t>
      </w:r>
      <w:r w:rsidR="00471A10">
        <w:t xml:space="preserve"> </w:t>
      </w:r>
      <w:r w:rsidR="000805E5">
        <w:t xml:space="preserve">A similar result was found for </w:t>
      </w:r>
      <w:r w:rsidR="00861428">
        <w:t xml:space="preserve">digits </w:t>
      </w:r>
      <w:r w:rsidR="000805E5">
        <w:t xml:space="preserve">and </w:t>
      </w:r>
      <w:r w:rsidR="00861428">
        <w:t xml:space="preserve">letters </w:t>
      </w:r>
      <w:r w:rsidR="000805E5">
        <w:t>classification</w:t>
      </w:r>
      <w:r w:rsidR="008E0CE3">
        <w:t xml:space="preserve"> </w:t>
      </w:r>
      <w:r w:rsidR="00660F7A" w:rsidRPr="00FF08AE">
        <w:fldChar w:fldCharType="begin"/>
      </w:r>
      <w:r w:rsidR="008D13A3" w:rsidRPr="00FF08AE">
        <w:instrText xml:space="preserve"> ADDIN ZOTERO_ITEM CSL_CITATION {"citationID":"2P6dUXCN","properties":{"formattedCitation":"(Finkbeiner &amp; Friedman, 2011)","plainCitation":"(Finkbeiner &amp; Friedman, 2011)","dontUpdate":true,"noteIndex":0},"citationItems":[{"id":323,"uris":["http://zotero.org/users/8275165/items/D5LP77YK"],"itemData":{"id":323,"type":"article-journal","abstract":"Background: It is well accepted in the subliminal priming literature that task-level properties modulate nonconscious processes. For example, in tasks with a limited number of targets, subliminal priming effects are limited to primes that are physically similar to the targets. In contrast, when a large number of targets are used, subliminal priming effects are observed for primes that share a semantic (but not necessarily physical) relationship with the target. Findings such as these have led researchers to conclude that task-level properties can direct nonconscious processes to be deployed exclusively over central (semantic) or peripheral (physically specified) representations.","container-title":"PLoS ONE","DOI":"10.1371/journal.pone.0017095","ISSN":"1932-6203","issue":"2","journalAbbreviation":"PLoS ONE","language":"en","page":"e17095","source":"DOI.org (Crossref)","title":"The Flexibility of Nonconsciously Deployed Cognitive Processes: Evidence from Masked Congruence Priming","title-short":"The Flexibility of Nonconsciously Deployed Cognitive Processes","volume":"6","author":[{"family":"Finkbeiner","given":"Matthew"},{"family":"Friedman","given":"Jason"}],"editor":[{"family":"Baker","given":"Chris"}],"issued":{"date-parts":[["2011",2,10]]}}}],"schema":"https://github.com/citation-style-language/schema/raw/master/csl-citation.json"} </w:instrText>
      </w:r>
      <w:r w:rsidR="00660F7A" w:rsidRPr="00FF08AE">
        <w:fldChar w:fldCharType="separate"/>
      </w:r>
      <w:r w:rsidR="00660F7A" w:rsidRPr="00FF08AE">
        <w:rPr>
          <w:rFonts w:ascii="Times New Roman" w:hAnsi="Times New Roman" w:cs="Times New Roman"/>
        </w:rPr>
        <w:t>(</w:t>
      </w:r>
      <w:r w:rsidR="00E75527" w:rsidRPr="00FF08AE">
        <w:rPr>
          <w:rFonts w:ascii="Times New Roman" w:hAnsi="Times New Roman" w:cs="Times New Roman"/>
        </w:rPr>
        <w:t xml:space="preserve">Experiment 2 in </w:t>
      </w:r>
      <w:r w:rsidR="00660F7A" w:rsidRPr="00FF08AE">
        <w:rPr>
          <w:rFonts w:ascii="Times New Roman" w:hAnsi="Times New Roman" w:cs="Times New Roman"/>
        </w:rPr>
        <w:t>Finkbeiner &amp; Friedman, 2011)</w:t>
      </w:r>
      <w:r w:rsidR="00660F7A" w:rsidRPr="00FF08AE">
        <w:fldChar w:fldCharType="end"/>
      </w:r>
      <w:r w:rsidR="008D1032">
        <w:t>.</w:t>
      </w:r>
      <w:r w:rsidR="00E8074E">
        <w:t xml:space="preserve"> Finally, another study used </w:t>
      </w:r>
      <w:r w:rsidR="0060501C">
        <w:t>motion tracking</w:t>
      </w:r>
      <w:r w:rsidR="00E8074E">
        <w:t xml:space="preserve"> </w:t>
      </w:r>
      <w:r w:rsidR="002B390A">
        <w:t xml:space="preserve">to demonstrate the </w:t>
      </w:r>
      <w:r w:rsidR="00315F51">
        <w:t>role of attention in facilitating priming</w:t>
      </w:r>
      <w:r w:rsidR="00D30D79">
        <w:t>:</w:t>
      </w:r>
      <w:r w:rsidR="003F043B">
        <w:t xml:space="preserve"> </w:t>
      </w:r>
      <w:r w:rsidR="00D14270">
        <w:t>when participants judged</w:t>
      </w:r>
      <w:r w:rsidR="00796416">
        <w:t xml:space="preserve"> </w:t>
      </w:r>
      <w:r w:rsidR="00226FFE">
        <w:t xml:space="preserve">a </w:t>
      </w:r>
      <w:r w:rsidR="003C7461">
        <w:t xml:space="preserve">target </w:t>
      </w:r>
      <w:r w:rsidR="00226FFE">
        <w:t>digit as larger or smaller than 5</w:t>
      </w:r>
      <w:r w:rsidR="003C7461">
        <w:t xml:space="preserve">, </w:t>
      </w:r>
      <w:r w:rsidR="00226FFE">
        <w:t>longer reach trajectories</w:t>
      </w:r>
      <w:r w:rsidR="00D14270">
        <w:t xml:space="preserve"> were observed</w:t>
      </w:r>
      <w:r w:rsidR="00226FFE">
        <w:t xml:space="preserve"> </w:t>
      </w:r>
      <w:r w:rsidR="003C7461">
        <w:t>when this target was preceded by an</w:t>
      </w:r>
      <w:r w:rsidR="002B2300">
        <w:t xml:space="preserve"> incongruent </w:t>
      </w:r>
      <w:r w:rsidR="003C7461">
        <w:t>prime (compared to a congruent one), and this effect was larger</w:t>
      </w:r>
      <w:r w:rsidR="003F17C8">
        <w:t xml:space="preserve"> </w:t>
      </w:r>
      <w:r w:rsidR="002B2300">
        <w:t>w</w:t>
      </w:r>
      <w:r w:rsidR="00247A2B">
        <w:t>hen the</w:t>
      </w:r>
      <w:r w:rsidR="003C7461">
        <w:t xml:space="preserve"> </w:t>
      </w:r>
      <w:r w:rsidR="00224A4F">
        <w:t xml:space="preserve">participants </w:t>
      </w:r>
      <w:r w:rsidR="00247A2B">
        <w:t xml:space="preserve">attended to the </w:t>
      </w:r>
      <w:r w:rsidR="002B2300">
        <w:t>prime</w:t>
      </w:r>
      <w:r w:rsidR="00DB43B1">
        <w:t xml:space="preserve"> </w:t>
      </w:r>
      <w:r w:rsidR="00BC4D66">
        <w:fldChar w:fldCharType="begin"/>
      </w:r>
      <w:r w:rsidR="00BC4D66">
        <w:instrText xml:space="preserve"> ADDIN ZOTERO_ITEM CSL_CITATION {"citationID":"vO0YxtmF","properties":{"formattedCitation":"(Xiao &amp; Yamauchi, 2015)","plainCitation":"(Xiao &amp; Yamauchi, 2015)","noteIndex":0},"citationItems":[{"id":335,"uris":["http://zotero.org/users/8275165/items/2WWQUZF4"],"itemData":{"id":335,"type":"article-journal","abstract":"The role of attention in subliminal semantic priming remains controversial: some researchers argue that attention is necessary for subliminal semantic priming, while others suggest that subliminal semantic processing is free from the inﬂuence of attention. The present study employs a cursor motion method to measure priming and evaluate the inﬂuence of attention. Speciﬁcally, by employing a semantic priming task developed by Naccache, Blandin, and Dehaene (2002), we investigate the extent to which top-down attention inﬂuences semantic priming. Results indicate that, consistent with the Naccache et al. (2002) results, attention facilitates priming. However, inconsistent with their theory, signiﬁcant priming is still observed even in near absence of attention. We suggest that top-down attention helps but is not necessary for subliminal semantic processing. Ó 2015 Elsevier Inc. All rights reserved.","container-title":"Consciousness and Cognition","DOI":"10.1016/j.concog.2015.09.013","ISSN":"10538100","journalAbbreviation":"Consciousness and Cognition","language":"en","page":"88-98","source":"DOI.org (Crossref)","title":"Subliminal semantic priming in near absence of attention: A cursor motion study","title-short":"Subliminal semantic priming in near absence of attention","volume":"38","author":[{"family":"Xiao","given":"Kunchen"},{"family":"Yamauchi","given":"Takashi"}],"issued":{"date-parts":[["2015",12]]}}}],"schema":"https://github.com/citation-style-language/schema/raw/master/csl-citation.json"} </w:instrText>
      </w:r>
      <w:r w:rsidR="00BC4D66">
        <w:fldChar w:fldCharType="separate"/>
      </w:r>
      <w:r w:rsidR="00BC4D66" w:rsidRPr="00BC4D66">
        <w:rPr>
          <w:rFonts w:ascii="Times New Roman" w:hAnsi="Times New Roman" w:cs="Times New Roman"/>
        </w:rPr>
        <w:t>(Xiao &amp; Yamauchi, 2015)</w:t>
      </w:r>
      <w:r w:rsidR="00BC4D66">
        <w:fldChar w:fldCharType="end"/>
      </w:r>
      <w:r w:rsidR="00226FFE">
        <w:t>.</w:t>
      </w:r>
      <w:r w:rsidR="00351B74">
        <w:t xml:space="preserve"> </w:t>
      </w:r>
    </w:p>
    <w:p w14:paraId="507A6536" w14:textId="22B9E7AB" w:rsidR="0007249B" w:rsidRDefault="00794090" w:rsidP="000F3303">
      <w:pPr>
        <w:rPr>
          <w:rtl/>
        </w:rPr>
      </w:pPr>
      <w:r>
        <w:t>Thus, motion tracking can be used to unravel unconscious processing as it unfolds</w:t>
      </w:r>
      <w:r w:rsidR="004A7F8B">
        <w:t>,</w:t>
      </w:r>
      <w:r w:rsidR="002F1DD5">
        <w:t xml:space="preserve"> b</w:t>
      </w:r>
      <w:r>
        <w:t xml:space="preserve">ut are these effects indeed stronger than keyboard-RT ones? This question has hardly been studied. Two </w:t>
      </w:r>
      <w:r w:rsidR="00E761A9">
        <w:t xml:space="preserve">experiments </w:t>
      </w:r>
      <w:r>
        <w:t xml:space="preserve">combined </w:t>
      </w:r>
      <w:r w:rsidR="0060501C">
        <w:t>motion tracking</w:t>
      </w:r>
      <w:r>
        <w:t xml:space="preserve"> and keyboard RTs, yet without directly comparing them. In the first</w:t>
      </w:r>
      <w:r w:rsidR="00903502">
        <w:t>,</w:t>
      </w:r>
      <w:r w:rsidR="006B0DA6">
        <w:t xml:space="preserve"> </w:t>
      </w:r>
      <w:r w:rsidR="006C164D">
        <w:t xml:space="preserve">a prime arrow pointing to the left/right/neutral direction was rendered invisible with meta-contrast masking, and participants were asked to choose </w:t>
      </w:r>
      <w:r w:rsidR="00E761A9">
        <w:t xml:space="preserve">to </w:t>
      </w:r>
      <w:r w:rsidR="006C164D">
        <w:t xml:space="preserve">which side </w:t>
      </w:r>
      <w:r w:rsidR="0014572D">
        <w:t xml:space="preserve">the mask </w:t>
      </w:r>
      <w:r w:rsidR="006C164D">
        <w:t xml:space="preserve">was pointing. The task was first performed with a keyboard, revealing that prime-target congruency affects the response speed, and </w:t>
      </w:r>
      <w:r w:rsidR="00E761A9">
        <w:t>then</w:t>
      </w:r>
      <w:r w:rsidR="006C164D">
        <w:t xml:space="preserve"> with stylus tracking. In the stylus session</w:t>
      </w:r>
      <w:r w:rsidR="00E761A9">
        <w:t>,</w:t>
      </w:r>
      <w:r w:rsidR="006C164D">
        <w:t xml:space="preserve"> the stimulus was presented only after the participants initiated a movement toward the center, forcing </w:t>
      </w:r>
      <w:r w:rsidR="00045011">
        <w:t xml:space="preserve">them </w:t>
      </w:r>
      <w:r w:rsidR="006C164D">
        <w:t>to correct their movement mid-</w:t>
      </w:r>
      <w:r w:rsidR="00B6032F">
        <w:t>way</w:t>
      </w:r>
      <w:r w:rsidR="006C164D">
        <w:t>. The correcting movement's onset, length and velocity were influenced by the prime-target congruency</w:t>
      </w:r>
      <w:r w:rsidR="0014572D">
        <w:t>,</w:t>
      </w:r>
      <w:r w:rsidR="006C164D">
        <w:t xml:space="preserve"> </w:t>
      </w:r>
      <w:r w:rsidR="00696384">
        <w:t>supporting</w:t>
      </w:r>
      <w:r w:rsidR="006C164D">
        <w:t xml:space="preserve"> the conclusion that subliminal stimuli can influence the ongoing execution of an already-prepared target-directed movement</w:t>
      </w:r>
      <w:r w:rsidR="000F3303">
        <w:t xml:space="preserve"> </w:t>
      </w:r>
      <w:r w:rsidR="00E7318D">
        <w:fldChar w:fldCharType="begin"/>
      </w:r>
      <w:r w:rsidR="00E7318D">
        <w:instrText xml:space="preserve"> ADDIN ZOTERO_ITEM CSL_CITATION {"citationID":"yvMIwgfW","properties":{"formattedCitation":"(Cressman et al., 2007)","plainCitation":"(Cressman et al., 2007)","noteIndex":0},"citationItems":[{"id":282,"uris":["http://zotero.org/users/8275165/items/FI9W7A8P"],"itemData":{"id":282,"type":"article-journal","abstract":"Shapes that are rendered invisible through backward masking are still able to inﬂuence motor responses: this is called masked priming. Yet it is unknown whether this inﬂuence is on the control of ongoing action, or whether it merely inﬂuences the initiation of an already-programmed action. We modiﬁed a masked priming procedure (Schmidt, 2002) such that the critical prime-mask sequence was displayed during the execution of an already-initiated goal-directed pointing movement. Psychophysical tests of prime visibility indicated that the identity of the prime shapes were not accessible to participants for conscious report. Yet detailed kinematic analysis of the ﬁnger in motion revealed that masked primes had an inﬂuence on the pointing trajectories within 277 ms of their appearance, 56 ms earlier than the trajectory deviations observed in response to the visible masks. These results indicate that subliminal shapes can indeed inﬂuence the control of ongoing motor activity.","container-title":"Consciousness and Cognition","language":"en","page":"11","source":"Zotero","title":"On-line control of pointing is modiﬁed by unseen visual shapes","author":[{"family":"Cressman","given":"Erin K"},{"family":"Franks","given":"Ian M"},{"family":"Enns","given":"James T"},{"family":"Chua","given":"Romeo"}],"issued":{"date-parts":[["2007"]]}}}],"schema":"https://github.com/citation-style-language/schema/raw/master/csl-citation.json"} </w:instrText>
      </w:r>
      <w:r w:rsidR="00E7318D">
        <w:fldChar w:fldCharType="separate"/>
      </w:r>
      <w:r w:rsidR="00E7318D" w:rsidRPr="00E7318D">
        <w:rPr>
          <w:rFonts w:ascii="Times New Roman" w:hAnsi="Times New Roman" w:cs="Times New Roman"/>
        </w:rPr>
        <w:t>(Cressman et al., 2007)</w:t>
      </w:r>
      <w:r w:rsidR="00E7318D">
        <w:fldChar w:fldCharType="end"/>
      </w:r>
      <w:r w:rsidR="001D5177">
        <w:t>.</w:t>
      </w:r>
      <w:r w:rsidR="0021465D">
        <w:t xml:space="preserve"> </w:t>
      </w:r>
      <w:r w:rsidR="007D1608">
        <w:t xml:space="preserve">In </w:t>
      </w:r>
      <w:r w:rsidR="00FC1674">
        <w:t xml:space="preserve">the second study, </w:t>
      </w:r>
      <w:r w:rsidR="006C164D">
        <w:t xml:space="preserve">the effect of unconscious dorsal – as opposed to ventral – processing on decisions was examined using a subliminal priming paradigm. Primes and targets were images of </w:t>
      </w:r>
      <w:r w:rsidR="006C164D">
        <w:lastRenderedPageBreak/>
        <w:t>animals/tools that belonged to the same/different semantic category and had a similar/different shape (i.e., elongated/round) and therefor</w:t>
      </w:r>
      <w:r w:rsidR="001151CF">
        <w:t>e</w:t>
      </w:r>
      <w:r w:rsidR="006C164D">
        <w:t xml:space="preserve"> similar/different affordances. </w:t>
      </w:r>
      <w:bookmarkStart w:id="16" w:name="_Hlk110934244"/>
      <w:r w:rsidR="006C164D">
        <w:t xml:space="preserve">When responses were given via a keyboard, </w:t>
      </w:r>
      <w:bookmarkEnd w:id="16"/>
      <w:r w:rsidR="006C164D">
        <w:t>semantically congruent primes improved the response speed to the</w:t>
      </w:r>
      <w:r w:rsidR="00B1089A">
        <w:t xml:space="preserve"> subsequent</w:t>
      </w:r>
      <w:r w:rsidR="006C164D">
        <w:t xml:space="preserve"> targets. While keyboard responses reflected a semantic priming effect, reaching movements, which were assumed to depend more heavily on dorsal processing, were used to examine if the dorsal stream elicits subliminal shape</w:t>
      </w:r>
      <w:r w:rsidR="00B1089A">
        <w:t>-</w:t>
      </w:r>
      <w:r w:rsidR="006C164D">
        <w:t xml:space="preserve">related effects. Indeed, </w:t>
      </w:r>
      <w:r w:rsidR="00C50459">
        <w:t>rounded</w:t>
      </w:r>
      <w:r w:rsidR="006C164D">
        <w:t xml:space="preserve"> animal primes caused a larger deviation from the elongated tool target </w:t>
      </w:r>
      <w:r w:rsidR="00B1089A">
        <w:t>compared with</w:t>
      </w:r>
      <w:r w:rsidR="006C164D">
        <w:t xml:space="preserve"> elongated animals. </w:t>
      </w:r>
      <w:r w:rsidR="00B1089A">
        <w:t>T</w:t>
      </w:r>
      <w:r w:rsidR="006C164D">
        <w:t xml:space="preserve">he researchers </w:t>
      </w:r>
      <w:r w:rsidR="00B1089A">
        <w:t xml:space="preserve">accordingly </w:t>
      </w:r>
      <w:r w:rsidR="006C164D">
        <w:t xml:space="preserve">concluded that dorsal-stream processing contributes </w:t>
      </w:r>
      <w:r w:rsidR="0087554C">
        <w:t>grasp-</w:t>
      </w:r>
      <w:r w:rsidR="006C164D">
        <w:t xml:space="preserve">related information to </w:t>
      </w:r>
      <w:r w:rsidR="0087554C">
        <w:t>decision-</w:t>
      </w:r>
      <w:r w:rsidR="006C164D">
        <w:t>making processes</w:t>
      </w:r>
      <w:r w:rsidR="00AA5871">
        <w:t xml:space="preserve"> </w:t>
      </w:r>
      <w:r w:rsidR="000F3303">
        <w:fldChar w:fldCharType="begin"/>
      </w:r>
      <w:r w:rsidR="000F3303">
        <w:instrText xml:space="preserve"> ADDIN ZOTERO_ITEM CSL_CITATION {"citationID":"dliduYvP","properties":{"formattedCitation":"(Almeida et al., 2014)","plainCitation":"(Almeida et al., 2014)","noteIndex":0},"citationItems":[{"id":331,"uris":["http://zotero.org/users/8275165/items/DXBQJLPT"],"itemData":{"id":331,"type":"article-journal","container-title":"Cognitive, Affective, &amp; Behavioral Neuroscience","DOI":"10.3758/s13415-013-0208-0","ISSN":"1530-7026, 1531-135X","issue":"1","journalAbbreviation":"Cogn Affect Behav Neurosci","language":"en","page":"319-335","source":"DOI.org (Crossref)","title":"Grasping with the eyes: The role of elongation in visual recognition of manipulable objects","title-short":"Grasping with the eyes","volume":"14","author":[{"family":"Almeida","given":"Jorge"},{"family":"Mahon","given":"Bradford Z."},{"family":"Zapater-Raberov","given":"Veronica"},{"family":"Dziuba","given":"Aleksandra"},{"family":"Cabaço","given":"Tiago"},{"family":"Marques","given":"J. Frederico"},{"family":"Caramazza","given":"Alfonso"}],"issued":{"date-parts":[["2014",3]]}}}],"schema":"https://github.com/citation-style-language/schema/raw/master/csl-citation.json"} </w:instrText>
      </w:r>
      <w:r w:rsidR="000F3303">
        <w:fldChar w:fldCharType="separate"/>
      </w:r>
      <w:r w:rsidR="000F3303" w:rsidRPr="000F3303">
        <w:rPr>
          <w:rFonts w:ascii="Times New Roman" w:hAnsi="Times New Roman" w:cs="Times New Roman"/>
        </w:rPr>
        <w:t>(Almeida et al., 2014)</w:t>
      </w:r>
      <w:r w:rsidR="000F3303">
        <w:fldChar w:fldCharType="end"/>
      </w:r>
      <w:r w:rsidR="00B61C47">
        <w:t>.</w:t>
      </w:r>
    </w:p>
    <w:p w14:paraId="6EF1AF94" w14:textId="62933302" w:rsidR="00DF649A" w:rsidRDefault="00347120" w:rsidP="009B2959">
      <w:r>
        <w:t xml:space="preserve">To date, </w:t>
      </w:r>
      <w:r w:rsidR="005B7C15">
        <w:t xml:space="preserve">only one study </w:t>
      </w:r>
      <w:r>
        <w:t xml:space="preserve">directly compared the strength of the effects revealed by keyboard presses and motion tracking </w:t>
      </w:r>
      <w:r w:rsidR="00F65E08">
        <w:fldChar w:fldCharType="begin"/>
      </w:r>
      <w:r w:rsidR="00F65E08">
        <w:instrText xml:space="preserve"> ADDIN ZOTERO_ITEM CSL_CITATION {"citationID":"x6NFeG1Y","properties":{"formattedCitation":"(Xiao et al., 2015)","plainCitation":"(Xiao et al., 2015)","noteIndex":0},"citationItems":[{"id":318,"uris":["http://zotero.org/users/8275165/items/MDEBCRV4"],"itemData":{"id":318,"type":"article-journal","abstract":"Measuring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F65E08">
        <w:fldChar w:fldCharType="separate"/>
      </w:r>
      <w:r w:rsidR="00F65E08" w:rsidRPr="00F65E08">
        <w:rPr>
          <w:rFonts w:ascii="Times New Roman" w:hAnsi="Times New Roman" w:cs="Times New Roman"/>
        </w:rPr>
        <w:t>(Xiao et al., 2015)</w:t>
      </w:r>
      <w:r w:rsidR="00F65E08">
        <w:fldChar w:fldCharType="end"/>
      </w:r>
      <w:r>
        <w:t xml:space="preserve">. </w:t>
      </w:r>
      <w:r w:rsidR="00147F56">
        <w:t>In this study, participants classified two digits as identical/different by either pointing to the correct answer with the mouse or choosing it with the keyboard. The target digits were preceded by a positive/negative subliminal image which facilitated same/different responses</w:t>
      </w:r>
      <w:r w:rsidR="005D2BB7">
        <w:t>,</w:t>
      </w:r>
      <w:r w:rsidR="00147F56">
        <w:t xml:space="preserve"> respectively</w:t>
      </w:r>
      <w:r w:rsidR="00821038">
        <w:t>.</w:t>
      </w:r>
      <w:r w:rsidR="00837774">
        <w:t xml:space="preserve"> Critically, this effect was marginally significant when </w:t>
      </w:r>
      <w:r w:rsidR="000A4322">
        <w:t xml:space="preserve">probed </w:t>
      </w:r>
      <w:r w:rsidR="00837774">
        <w:t xml:space="preserve">with a keyboard, but </w:t>
      </w:r>
      <w:r w:rsidR="000A4322">
        <w:t xml:space="preserve">robust </w:t>
      </w:r>
      <w:r w:rsidR="00837774">
        <w:t xml:space="preserve">when </w:t>
      </w:r>
      <w:r w:rsidR="00AC0289">
        <w:t>measured via</w:t>
      </w:r>
      <w:r w:rsidR="000A4322">
        <w:t xml:space="preserve"> </w:t>
      </w:r>
      <w:r w:rsidR="00F72E27">
        <w:t xml:space="preserve">mouse </w:t>
      </w:r>
      <w:r w:rsidR="000A4322">
        <w:t>tracking.</w:t>
      </w:r>
      <w:r w:rsidR="005B755E">
        <w:t xml:space="preserve"> </w:t>
      </w:r>
      <w:r w:rsidR="00E914F0">
        <w:t xml:space="preserve">Although this study </w:t>
      </w:r>
      <w:r w:rsidR="000426E5">
        <w:t>indeed reinforces the above assumption, according to which motion tracking might be beneficial for unraveling unconscious processes, it also suffers from several limitations. First, a</w:t>
      </w:r>
      <w:r w:rsidR="00542950">
        <w:t xml:space="preserve">wareness </w:t>
      </w:r>
      <w:r w:rsidR="00B420F1">
        <w:t xml:space="preserve">assessment </w:t>
      </w:r>
      <w:r w:rsidR="00542950">
        <w:t xml:space="preserve">was </w:t>
      </w:r>
      <w:r w:rsidR="00B420F1">
        <w:t xml:space="preserve">done </w:t>
      </w:r>
      <w:r w:rsidR="00542950">
        <w:t>in a separate block</w:t>
      </w:r>
      <w:r w:rsidR="00B420F1">
        <w:t xml:space="preserve"> </w:t>
      </w:r>
      <w:r w:rsidR="005812BB">
        <w:t xml:space="preserve">after </w:t>
      </w:r>
      <w:r w:rsidR="00B420F1">
        <w:t>the main task</w:t>
      </w:r>
      <w:r w:rsidR="00506163">
        <w:t xml:space="preserve">, </w:t>
      </w:r>
      <w:r w:rsidR="005812BB">
        <w:t xml:space="preserve">with no online </w:t>
      </w:r>
      <w:r w:rsidR="002244FA">
        <w:t xml:space="preserve">assessment of prime visibility </w:t>
      </w:r>
      <w:r w:rsidR="006E2C0F">
        <w:t xml:space="preserve">on </w:t>
      </w:r>
      <w:r w:rsidR="00506163">
        <w:t xml:space="preserve">a single trial level. This is especially important since </w:t>
      </w:r>
      <w:r w:rsidR="006E2C0F">
        <w:t xml:space="preserve">the visibility ratings of many participants were above </w:t>
      </w:r>
      <w:r w:rsidR="00463D23">
        <w:t>zero</w:t>
      </w:r>
      <w:r w:rsidR="00DE4583">
        <w:t>, suggesting that the effect might have been driven by some conscious processing</w:t>
      </w:r>
      <w:r w:rsidR="00463D23">
        <w:t xml:space="preserve">. </w:t>
      </w:r>
      <w:r w:rsidR="00700B3A">
        <w:t>In addition</w:t>
      </w:r>
      <w:r w:rsidR="00744990">
        <w:t>,</w:t>
      </w:r>
      <w:r w:rsidR="00700B3A">
        <w:t xml:space="preserve"> </w:t>
      </w:r>
      <w:r w:rsidR="00C42EF6">
        <w:t xml:space="preserve">performance was not tested against chance and </w:t>
      </w:r>
      <w:r w:rsidR="00FA315C">
        <w:t xml:space="preserve">was </w:t>
      </w:r>
      <w:r w:rsidR="00C42EF6">
        <w:t xml:space="preserve">instead shown not to correlate with the congruency effect – a method that has been widely criticized </w:t>
      </w:r>
      <w:r w:rsidR="009B4E4E">
        <w:fldChar w:fldCharType="begin"/>
      </w:r>
      <w:r w:rsidR="008E682F">
        <w:instrText xml:space="preserve"> ADDIN ZOTERO_ITEM CSL_CITATION {"citationID":"bUJB5pPn","properties":{"formattedCitation":"(Malejka et al., 2021)","plainCitation":"(Malejka et al., 2021)","noteIndex":0},"citationItems":[{"id":303,"uris":["http://zotero.org/users/8275165/items/MYJ2LM42"],"itemData":{"id":303,"type":"article-journal","abstract":"As a method to investigate the scope of unconscious mental processes, researchers frequently obtain concurrent measures of task performance and stimulus awareness across participants. Even though both measures might be significantly greater than zero, the correlation between them might not, encouraging the inference that an un­ conscious process drives task performance. We highlight the pitfalls of this null-correlation approach and provide a mini-tutorial on ways to avoid them. As reference, we use a recent study by Salvador et al. (2018) reporting a non-significant correlation between the extent to which memory was suppressed by a Think/No-Think cue and an index of cue awareness. In the Null Hypothesis Significance Testing (NHST) framework, it is inappropriate to interpret failure to reject the null hypothesis (i.e., correlation = 0) as evidence for the null. Furthermore, psy­ chological measures are often unreliable, which can dramatically attenuate the size of observed correlations. A Bayesian approach can circumvent both problems and compare the extent to which the data provide evidence for the null versus the alternative hypothesis (i.e., correlation &gt; 0), while considering the usually low reliabilities of the variables. Applied to Salvador et al.’s data, this approach indicates no to moderate support for the claimed unconscious nature of participants’ memory-suppression performance—depending on the model of the alter­ native hypothesis. Hence, more reliable data are needed. When analyzing correlational data, we recommend researchers to employ the Bayesian methods developed here (and made freely available as R scripts), rather than standard NHST methods, to take account of unreliability.","container-title":"Cognition","DOI":"10.1016/j.cognition.2021.104667","ISSN":"00100277","journalAbbreviation":"Cognition","language":"en","page":"104667","source":"DOI.org (Crossref)","title":"Correlation analysis to investigate unconscious mental processes: A critical appraisal and mini-tutorial","title-short":"Correlation analysis to investigate unconscious mental processes","volume":"212","author":[{"family":"Malejka","given":"Simone"},{"family":"Vadillo","given":"Miguel A."},{"family":"Dienes","given":"Zoltán"},{"family":"Shanks","given":"David R."}],"issued":{"date-parts":[["2021",7]]}}}],"schema":"https://github.com/citation-style-language/schema/raw/master/csl-citation.json"} </w:instrText>
      </w:r>
      <w:r w:rsidR="009B4E4E">
        <w:fldChar w:fldCharType="separate"/>
      </w:r>
      <w:r w:rsidR="008E682F" w:rsidRPr="008E682F">
        <w:rPr>
          <w:rFonts w:ascii="Times New Roman" w:hAnsi="Times New Roman" w:cs="Times New Roman"/>
        </w:rPr>
        <w:t xml:space="preserve">(Malejka et al., </w:t>
      </w:r>
      <w:r w:rsidR="008E682F" w:rsidRPr="008E682F">
        <w:rPr>
          <w:rFonts w:ascii="Times New Roman" w:hAnsi="Times New Roman" w:cs="Times New Roman"/>
        </w:rPr>
        <w:lastRenderedPageBreak/>
        <w:t>2021)</w:t>
      </w:r>
      <w:r w:rsidR="009B4E4E">
        <w:fldChar w:fldCharType="end"/>
      </w:r>
      <w:r w:rsidR="000D172B">
        <w:t xml:space="preserve">. </w:t>
      </w:r>
      <w:r w:rsidR="00744990">
        <w:t>Finally,</w:t>
      </w:r>
      <w:r w:rsidR="000B62AF">
        <w:t xml:space="preserve"> </w:t>
      </w:r>
      <w:r w:rsidR="00C74577">
        <w:t xml:space="preserve">the number of trials in the awareness task was </w:t>
      </w:r>
      <w:r w:rsidR="007C576F">
        <w:t>96</w:t>
      </w:r>
      <w:r w:rsidR="00C74577">
        <w:t xml:space="preserve">, which might be underpowered for detecting awareness </w:t>
      </w:r>
      <w:del w:id="17" w:author="Chen Heller" w:date="2023-07-31T19:37:00Z">
        <w:r w:rsidR="00696384" w:rsidDel="009B2959">
          <w:delText>(</w:delText>
        </w:r>
      </w:del>
      <w:r w:rsidR="009B2959">
        <w:fldChar w:fldCharType="begin"/>
      </w:r>
      <w:r w:rsidR="009B2959">
        <w:instrText xml:space="preserve"> ADDIN ZOTERO_ITEM CSL_CITATION {"citationID":"7qlSJnlA","properties":{"formattedCitation":"(Yaron et al., 2022)","plainCitation":"(Yaron et al., 2022)","noteIndex":0},"citationItems":[{"id":972,"uris":["http://zotero.org/users/8275165/items/R7KWXAAV"],"itemData":{"id":972,"type":"report","abstract":"How convincing is current evidence for unconscious processing? Recently, a major criticism suggested that this evidence might be fully explained by a mere statistical phenomenon: regression to the mean (RttM). Since excluding participants based on an awareness assessment is a common practice in such studies, this post-hoc data selection might evoke RttM and lead to false effects that are driven by aware participants wrongfully classified as unaware. Here, we examined this criticism using both simulations and data from 15 studies probing unconscious processing (43 effects overall). In line with the original criticism, we confirmed that the reliability of awareness measures in the field is concerningly low. Yet using simulations we showed that reliability measures might be unsuitable for estimating error in awareness measures. Furthermore, we examined three proposed ways to assess whether an effect is genuine or reflects RttM; all suffered from substantial limitations, such as a lack of power or an unjustified linearity assumption. Accordingly, we suggest a new nonparametric solution, which enjoys high sensitivity and relatively high power. Together, this work emphasizes the need to account for the contribution of measurement error to effects of unconscious processing. It further suggests a way to meet the important challenge posed by RttM, in an attempt to establish a reliable and robust corpus of knowledge in studying unconscious processing.","genre":"preprint","language":"en","note":"DOI: 10.31234/osf.io/wmucy","publisher":"PsyArXiv","source":"DOI.org (Crossref)","title":"Progressing, not regressing: a possible solution to the problem of regression to the mean in unconscious processing studies","title-short":"Progressing, not regressing","URL":"https://osf.io/wmucy","author":[{"family":"Yaron","given":"Itay"},{"family":"Zeevi","given":"Yoav"},{"family":"Korisky","given":"Uri"},{"family":"Marshall","given":"William"},{"family":"Mudrik","given":"Liad"}],"accessed":{"date-parts":[["2023",7,31]]},"issued":{"date-parts":[["2022",5,10]]}}}],"schema":"https://github.com/citation-style-language/schema/raw/master/csl-citation.json"} </w:instrText>
      </w:r>
      <w:r w:rsidR="009B2959">
        <w:fldChar w:fldCharType="separate"/>
      </w:r>
      <w:r w:rsidR="009B2959" w:rsidRPr="009B2959">
        <w:rPr>
          <w:rFonts w:ascii="Times New Roman" w:hAnsi="Times New Roman" w:cs="Times New Roman"/>
        </w:rPr>
        <w:t>(Yaron et al., 2022)</w:t>
      </w:r>
      <w:r w:rsidR="009B2959">
        <w:fldChar w:fldCharType="end"/>
      </w:r>
      <w:del w:id="18" w:author="Chen Heller" w:date="2023-07-31T19:37:00Z">
        <w:r w:rsidR="00696384" w:rsidDel="009B2959">
          <w:delText>Yaron et al., in press)</w:delText>
        </w:r>
      </w:del>
      <w:r w:rsidR="00F42D58">
        <w:t>.</w:t>
      </w:r>
    </w:p>
    <w:p w14:paraId="017CF663" w14:textId="17BBAB8D" w:rsidR="008673AD" w:rsidRDefault="00F5189C" w:rsidP="00F602A6">
      <w:r>
        <w:t>Furthermore</w:t>
      </w:r>
      <w:r w:rsidR="00D06351">
        <w:t>, this study used mouse tracking, which might be less sensitive</w:t>
      </w:r>
      <w:r w:rsidR="007C576F">
        <w:t xml:space="preserve"> than reaching movements</w:t>
      </w:r>
      <w:r w:rsidR="00F72E27">
        <w:t>.</w:t>
      </w:r>
      <w:r w:rsidR="00007C6C">
        <w:t xml:space="preserve"> Using a mouse requires </w:t>
      </w:r>
      <w:r w:rsidR="00224A4F">
        <w:t xml:space="preserve">participants </w:t>
      </w:r>
      <w:r w:rsidR="00007C6C">
        <w:t>to remap the real</w:t>
      </w:r>
      <w:r w:rsidR="0007259E">
        <w:t>-</w:t>
      </w:r>
      <w:r w:rsidR="00007C6C">
        <w:t xml:space="preserve">world representation into 2D. </w:t>
      </w:r>
      <w:r w:rsidR="00D06351">
        <w:t>Such</w:t>
      </w:r>
      <w:r w:rsidR="00C26360">
        <w:t xml:space="preserve"> </w:t>
      </w:r>
      <w:r w:rsidR="00BE4ADB">
        <w:t>2</w:t>
      </w:r>
      <w:r w:rsidR="0007259E">
        <w:t>D</w:t>
      </w:r>
      <w:r w:rsidR="00BE4ADB">
        <w:t xml:space="preserve"> </w:t>
      </w:r>
      <w:r w:rsidR="00C26360">
        <w:t xml:space="preserve">mapping </w:t>
      </w:r>
      <w:r w:rsidR="00BE4ADB">
        <w:t xml:space="preserve">constrains </w:t>
      </w:r>
      <w:r w:rsidR="00667B71">
        <w:t>free movement</w:t>
      </w:r>
      <w:r w:rsidR="00BE4ADB">
        <w:t xml:space="preserve"> </w:t>
      </w:r>
      <w:r w:rsidR="001C2970">
        <w:fldChar w:fldCharType="begin"/>
      </w:r>
      <w:r w:rsidR="00F602A6">
        <w:instrText xml:space="preserve"> ADDIN ZOTERO_ITEM CSL_CITATION {"citationID":"RYbybFRu","properties":{"formattedCitation":"(Desmurget et al., 1997)","plainCitation":"(Desmurget et al., 1997)","noteIndex":0},"citationItems":[{"id":499,"uris":["http://zotero.org/users/8275165/items/VBSALU6U"],"itemData":{"id":499,"type":"article-journal","abstract":"Desmurget, Michel, Michael Jordan, Claude Prablanc, and Marc Jeannerod. Constrained and unconstrained movements involve different control strategies. J. Neurophysiol. 77: 1644–1650, 1997. This experiment was carried out to test whether or not the rules governing the execution of compliant and unconstrained movements are different (a compliant motion is defined as a motion constrained by external contact). To answer this question we examined the characteristics of visually directed movements performed with either the index fingertip (unconstrained) or a hand-held cursor (compliant). For each of these categories of movements, two experimental conditions were investigated: no instruction about hand path, and instruction to move the fingertip along a straight-line path. The results of the experiment were as follows. 1) The spatiotemporal characteristics of the compliant and unconstrained movements were fundamentally different when the subjects were not required to follow a specific hand path. 2) The instruction to perform straight movements modified the characteristics of the unconstrained movements, but not those of the compliant movements. 3) The target eccentricity influenced selectively the curvature of the “unconstrained–no path instruction” movements. Taken together, these results suggest that compliant and unconstrained movements involve different control strategies. Our data support the hypothesis that unconstrained motions are, unlike compliant motions, not programmed to follow a straight-line path in the task space. These observations provide a theoretical reference frame within which some apparently contradictory results reported in the movement generation literature may be explained.","container-title":"Journal of Neurophysiology","DOI":"10.1152/jn.1997.77.3.1644","ISSN":"0022-3077, 1522-1598","issue":"3","journalAbbreviation":"Journal of Neurophysiology","language":"en","page":"1644-1650","source":"DOI.org (Crossref)","title":"Constrained and Unconstrained Movements Involve Different Control Strategies","volume":"77","author":[{"family":"Desmurget","given":"Michel"},{"family":"Jordan","given":"Michael"},{"family":"Prablanc","given":"Claude"},{"family":"Jeannerod","given":"Marc"}],"issued":{"date-parts":[["1997",3,1]]}}}],"schema":"https://github.com/citation-style-language/schema/raw/master/csl-citation.json"} </w:instrText>
      </w:r>
      <w:r w:rsidR="001C2970">
        <w:fldChar w:fldCharType="separate"/>
      </w:r>
      <w:r w:rsidR="00F602A6" w:rsidRPr="00F602A6">
        <w:rPr>
          <w:rFonts w:ascii="Times New Roman" w:hAnsi="Times New Roman" w:cs="Times New Roman"/>
        </w:rPr>
        <w:t>(Desmurget et al., 1997)</w:t>
      </w:r>
      <w:r w:rsidR="001C2970">
        <w:fldChar w:fldCharType="end"/>
      </w:r>
      <w:r w:rsidR="00667B71">
        <w:t xml:space="preserve">, </w:t>
      </w:r>
      <w:r w:rsidR="00173A5A">
        <w:t>which</w:t>
      </w:r>
      <w:r w:rsidR="00BE4ADB">
        <w:t xml:space="preserve"> can </w:t>
      </w:r>
      <w:r w:rsidR="00007C6C">
        <w:t>affect the trajectory and timing</w:t>
      </w:r>
      <w:r w:rsidR="001E73BA">
        <w:t xml:space="preserve"> </w:t>
      </w:r>
      <w:r w:rsidR="00173A5A">
        <w:t xml:space="preserve">of the movements </w:t>
      </w:r>
      <w:r w:rsidR="00F602A6">
        <w:fldChar w:fldCharType="begin"/>
      </w:r>
      <w:r w:rsidR="00F602A6">
        <w:instrText xml:space="preserve"> ADDIN ZOTERO_ITEM CSL_CITATION {"citationID":"5ovsoiwh","properties":{"formattedCitation":"(Palluel-Germain et al., 2004)","plainCitation":"(Palluel-Germain et al., 2004)","noteIndex":0},"citationItems":[{"id":773,"uris":["http://zotero.org/users/8275165/items/UICCVVVM"],"itemData":{"id":773,"type":"article-journal","abstract":"The aim of the present study was to show that planning and controlling the trajectory of a pointing movement is inﬂuenced not solely by physical constraints but also by visual constraints. Subjects were required to point towards different targets located at 20◦, 40◦, 60◦ and 80◦ of eccentricity. Movements were either constrained (i.e. two-dimensional movements) or unconstrained (i.e. three-dimensional movements). Furthermore, movements were carried out either under a direct or a remote visual control (use of a video system). Results revealed that trajectories of constrained movements were nearly straight whatever the eccentricity of the target and the type of visual control. A different pattern was revealed for unconstrained movements. Indeed, under direct vision the trajectory curvature increased as the eccentricity augmented, whereas under indirect vision, trajectories remained nearly straight whatever the eccentricity of the target. Thus, movements controlled through a remote visual feedback appear to be planned in extrinsic space as constrained movements.","container-title":"Neuroscience Letters","DOI":"10.1016/j.neulet.2004.09.045","ISSN":"03043940","issue":"3","journalAbbreviation":"Neuroscience Letters","language":"en","page":"235-239","source":"DOI.org (Crossref)","title":"Visual and motor constraints on trajectory planning in pointing movements","volume":"372","author":[{"family":"Palluel-Germain","given":"R."},{"family":"Boy","given":"F."},{"family":"Orliaguet","given":"J.P."},{"family":"Coello","given":"Y."}],"issued":{"date-parts":[["2004",12]]}}}],"schema":"https://github.com/citation-style-language/schema/raw/master/csl-citation.json"} </w:instrText>
      </w:r>
      <w:r w:rsidR="00F602A6">
        <w:fldChar w:fldCharType="separate"/>
      </w:r>
      <w:r w:rsidR="00F602A6" w:rsidRPr="00F602A6">
        <w:rPr>
          <w:rFonts w:ascii="Times New Roman" w:hAnsi="Times New Roman" w:cs="Times New Roman"/>
        </w:rPr>
        <w:t>(Palluel-Germain et al., 2004)</w:t>
      </w:r>
      <w:r w:rsidR="00F602A6">
        <w:fldChar w:fldCharType="end"/>
      </w:r>
      <w:r w:rsidR="00E7111D">
        <w:t>,</w:t>
      </w:r>
      <w:r w:rsidR="000152A6">
        <w:t xml:space="preserve"> </w:t>
      </w:r>
      <w:r w:rsidR="003C63AA">
        <w:t xml:space="preserve">consequently </w:t>
      </w:r>
      <w:r w:rsidR="0066759C">
        <w:t>suppress</w:t>
      </w:r>
      <w:r w:rsidR="003C63AA">
        <w:t>ing</w:t>
      </w:r>
      <w:r w:rsidR="0066759C">
        <w:t xml:space="preserve"> the expression of cognitive conflicts</w:t>
      </w:r>
      <w:r w:rsidR="00173A5A">
        <w:t>.</w:t>
      </w:r>
      <w:r w:rsidR="004943BB">
        <w:t xml:space="preserve"> </w:t>
      </w:r>
      <w:r w:rsidR="002C1CE0">
        <w:t xml:space="preserve">Indeed, when </w:t>
      </w:r>
      <w:r w:rsidR="00B227A1">
        <w:t xml:space="preserve">both measures </w:t>
      </w:r>
      <w:r w:rsidR="004943BB">
        <w:t>we</w:t>
      </w:r>
      <w:r w:rsidR="00B227A1">
        <w:t>re compared</w:t>
      </w:r>
      <w:r w:rsidR="002C1CE0">
        <w:t xml:space="preserve">, reaching </w:t>
      </w:r>
      <w:r w:rsidR="00B227A1">
        <w:t>produce</w:t>
      </w:r>
      <w:r w:rsidR="004943BB">
        <w:t>d</w:t>
      </w:r>
      <w:r w:rsidR="00B227A1">
        <w:t xml:space="preserve"> </w:t>
      </w:r>
      <w:r w:rsidR="00837DDA">
        <w:t>shorter</w:t>
      </w:r>
      <w:r w:rsidR="00B227A1">
        <w:t xml:space="preserve"> </w:t>
      </w:r>
      <w:r w:rsidR="00977059">
        <w:t>reaching</w:t>
      </w:r>
      <w:r w:rsidR="00977059" w:rsidRPr="00CA4C70">
        <w:t xml:space="preserve"> </w:t>
      </w:r>
      <w:r w:rsidR="00837DDA">
        <w:t>durations</w:t>
      </w:r>
      <w:r w:rsidR="002C1CE0">
        <w:t>, larger curvatures, faster velocities and most importantly</w:t>
      </w:r>
      <w:r w:rsidR="004943BB">
        <w:t>,</w:t>
      </w:r>
      <w:r w:rsidR="002C1CE0">
        <w:t xml:space="preserve"> </w:t>
      </w:r>
      <w:r w:rsidR="004943BB">
        <w:t xml:space="preserve">it </w:t>
      </w:r>
      <w:r w:rsidR="002C1CE0">
        <w:t>respond</w:t>
      </w:r>
      <w:r w:rsidR="004943BB">
        <w:t>ed</w:t>
      </w:r>
      <w:r w:rsidR="002C1CE0">
        <w:t xml:space="preserve"> faster to changes of mind</w:t>
      </w:r>
      <w:r w:rsidR="00D06152">
        <w:t xml:space="preserve"> </w:t>
      </w:r>
      <w:r w:rsidR="0067304F">
        <w:fldChar w:fldCharType="begin"/>
      </w:r>
      <w:r w:rsidR="0067304F">
        <w:instrText xml:space="preserve"> ADDIN ZOTERO_ITEM CSL_CITATION {"citationID":"CHKhnCP3","properties":{"formattedCitation":"(Moher &amp; Song, 2019)","plainCitation":"(Moher &amp; Song, 2019)","noteIndex":0},"citationItems":[{"id":316,"uris":["http://zotero.org/users/8275165/items/VTMJA479"],"itemData":{"id":316,"type":"article-journal","abstract":"Reaching trajectories have provided a unique tool to observe changes in internal cognitive decisions. Furthermore, technological advances have made devices for measuring reach movements more accessible and researchers have recognized that various populations including children, elderly populations, and non-human primates can easily execute simple movements as responses. As a result, devices such as a three-dimensional (3D) reach tracker, a stylus, or a computer-mouse have been increasingly utilized to study cognitive processes. However, although the specific type of tracking device that a researcher uses may impact behavior due to the constraints it places on movements, most researchers in these fields are unaware of this potential issue. Here, we examined the potential behavioral impact of using each of these three devices. To induce re-directed movements that mimic the movements that often occur following changes in cognitive states, we used a double-step task in which displacement of an initial target location requires participants to quickly re-direct their movement. We found that reach movement parameters were largely comparable across the three devices. However, hand movements measured by a 3D reach tracker showed earlier reach initiation latencies (relative to stylus movements) and more curved movement trajectories (relative to both mouse and stylus movements). Reach movements were also re-directed following target displacement more rapidly. Thus, 3D reach trackers may be ideal for observing fast, subtle changes in internal decision-making processes compared to other devices. Taken together, this study provides a useful reference for comparing and implementing reaching studies to examine human cognition.","container-title":"Attention, Perception, &amp; Psychophysics","DOI":"10.3758/s13414-019-01856-8","ISSN":"1943-3921, 1943-393X","issue":"7","journalAbbreviation":"Atten Percept Psychophys","language":"en","page":"2558-2569","source":"DOI.org (Crossref)","title":"A comparison of simple movement behaviors across three different devices","volume":"81","author":[{"family":"Moher","given":"Jeff"},{"family":"Song","given":"Joo-Hyun"}],"issued":{"date-parts":[["2019",10]]}}}],"schema":"https://github.com/citation-style-language/schema/raw/master/csl-citation.json"} </w:instrText>
      </w:r>
      <w:r w:rsidR="0067304F">
        <w:fldChar w:fldCharType="separate"/>
      </w:r>
      <w:r w:rsidR="0067304F" w:rsidRPr="0067304F">
        <w:rPr>
          <w:rFonts w:ascii="Times New Roman" w:hAnsi="Times New Roman" w:cs="Times New Roman"/>
        </w:rPr>
        <w:t>(Moher &amp; Song, 2019)</w:t>
      </w:r>
      <w:r w:rsidR="0067304F">
        <w:fldChar w:fldCharType="end"/>
      </w:r>
      <w:r w:rsidR="000B5F56">
        <w:t xml:space="preserve">. </w:t>
      </w:r>
      <w:r w:rsidR="003C7FCB">
        <w:t>Reaching movements are also more intuitive than using a mouse, making them less effortful and possibl</w:t>
      </w:r>
      <w:r w:rsidR="000475DF">
        <w:t>y</w:t>
      </w:r>
      <w:r w:rsidR="003C7FCB">
        <w:t xml:space="preserve"> more likely to express fluctuations in the decision </w:t>
      </w:r>
      <w:r w:rsidR="00901B3D">
        <w:fldChar w:fldCharType="begin"/>
      </w:r>
      <w:r w:rsidR="00901B3D">
        <w:instrText xml:space="preserve"> ADDIN ZOTERO_ITEM CSL_CITATION {"citationID":"0umL5cif","properties":{"formattedCitation":"(Burk et al., 2014; Moher &amp; Song, 2014)","plainCitation":"(Burk et al., 2014; Moher &amp; Song, 2014)","noteIndex":0},"citationItems":[{"id":501,"uris":["http://zotero.org/users/8275165/items/SW4G69HQ"],"itemData":{"id":501,"type":"article-journal","abstract":"After committing to an action, a decision-maker can change their mind to revise the action. Such changes of mind can even occur when the stream of information that led to the action is curtailed at movement onset. This is explained by the time delays in sensory processing and motor planning which lead to a component at the end of the sensory stream that can only be processed after initiation. Such post-initiation processing can explain the pattern of changes of mind by asserting an accumulation of additional evidence to a criterion level, termed change-of-mind bound. Here we test the hypothesis that physical effort associated with the movement required to change one’s mind affects the level of the change-of-mind bound and the time for post-initiation deliberation. We varied the effort required to change from one choice target to another in a reaching movement by varying the geometry of the choice targets or by applying a force field between the targets. We show that there is a reduction in the frequency of change of mind when the separation of the choice targets would require a larger excursion of the hand from the initial to the opposite choice. The reduction is best explained by an increase in the evidence required for changes of mind and a reduced time period of integration after the initial decision. Thus the criteria to revise an initial choice is sensitive to energetic costs.","container-title":"PLoS ONE","DOI":"10.1371/journal.pone.0092681","ISSN":"1932-6203","issue":"3","journalAbbreviation":"PLoS ONE","language":"en","page":"e92681","source":"DOI.org (Crossref)","title":"Motor Effort Alters Changes of Mind in Sensorimotor Decision Making","volume":"9","author":[{"family":"Burk","given":"Diana"},{"family":"Ingram","given":"James N."},{"family":"Franklin","given":"David W."},{"family":"Shadlen","given":"Michael N."},{"family":"Wolpert","given":"Daniel M."}],"editor":[{"family":"Kiebel","given":"Stefan"}],"issued":{"date-parts":[["2014",3,20]]}}},{"id":503,"uris":["http://zotero.org/users/8275165/items/HY8438HW"],"itemData":{"id":503,"type":"article-journal","container-title":"Journal of Vision","DOI":"10.1167/14.8.1","ISSN":"1534-7362","issue":"8","journalAbbreviation":"Journal of Vision","language":"en","page":"1-1","source":"DOI.org (Crossref)","title":"Perceptual decision processes flexibly adapt to avoid change-of-mind motor costs","volume":"14","author":[{"family":"Moher","given":"J."},{"family":"Song","given":"J.-H."}],"issued":{"date-parts":[["2014",7,1]]}}}],"schema":"https://github.com/citation-style-language/schema/raw/master/csl-citation.json"} </w:instrText>
      </w:r>
      <w:r w:rsidR="00901B3D">
        <w:fldChar w:fldCharType="separate"/>
      </w:r>
      <w:r w:rsidR="00901B3D" w:rsidRPr="00901B3D">
        <w:rPr>
          <w:rFonts w:ascii="Times New Roman" w:hAnsi="Times New Roman" w:cs="Times New Roman"/>
        </w:rPr>
        <w:t>(</w:t>
      </w:r>
      <w:bookmarkStart w:id="19" w:name="_Hlk130133941"/>
      <w:r w:rsidR="00901B3D" w:rsidRPr="00901B3D">
        <w:rPr>
          <w:rFonts w:ascii="Times New Roman" w:hAnsi="Times New Roman" w:cs="Times New Roman"/>
        </w:rPr>
        <w:t>Burk et al., 2014; Moher &amp; Song, 2014</w:t>
      </w:r>
      <w:bookmarkEnd w:id="19"/>
      <w:r w:rsidR="00901B3D" w:rsidRPr="00901B3D">
        <w:rPr>
          <w:rFonts w:ascii="Times New Roman" w:hAnsi="Times New Roman" w:cs="Times New Roman"/>
        </w:rPr>
        <w:t>)</w:t>
      </w:r>
      <w:r w:rsidR="00901B3D">
        <w:fldChar w:fldCharType="end"/>
      </w:r>
      <w:r w:rsidR="003C7FCB">
        <w:t xml:space="preserve">. </w:t>
      </w:r>
      <w:r w:rsidR="000B5F56">
        <w:t xml:space="preserve">These properties </w:t>
      </w:r>
      <w:r w:rsidR="003C7FCB">
        <w:t xml:space="preserve">accordingly suggest that reaching movements might be </w:t>
      </w:r>
      <w:r w:rsidR="002C1CE0">
        <w:t>optimal for detecting fast and short</w:t>
      </w:r>
      <w:r w:rsidR="00293C44">
        <w:t>-</w:t>
      </w:r>
      <w:r w:rsidR="002C1CE0">
        <w:t>lasting processes such as unconscious priming effects</w:t>
      </w:r>
      <w:r w:rsidR="00EF350F">
        <w:t xml:space="preserve"> </w:t>
      </w:r>
      <w:r w:rsidR="004563AC">
        <w:fldChar w:fldCharType="begin"/>
      </w:r>
      <w:r w:rsidR="004563AC">
        <w:instrText xml:space="preserve"> ADDIN ZOTERO_ITEM CSL_CITATION {"citationID":"C1NoH8xw","properties":{"formattedCitation":"(Greenwald et al., 1996)","plainCitation":"(Greenwald et al., 1996)","noteIndex":0},"citationItems":[{"id":476,"uris":["http://zotero.org/users/8275165/items/IAZPP3YU"],"itemData":{"id":476,"type":"article-journal","container-title":"Science","DOI":"10.1126/science.273.5282.1699","ISSN":"0036-8075,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L."}],"issued":{"date-parts":[["1996",9,20]]}}}],"schema":"https://github.com/citation-style-language/schema/raw/master/csl-citation.json"} </w:instrText>
      </w:r>
      <w:r w:rsidR="004563AC">
        <w:fldChar w:fldCharType="separate"/>
      </w:r>
      <w:r w:rsidR="004563AC" w:rsidRPr="004563AC">
        <w:rPr>
          <w:rFonts w:ascii="Times New Roman" w:hAnsi="Times New Roman" w:cs="Times New Roman"/>
        </w:rPr>
        <w:t>(Greenwald et al., 1996)</w:t>
      </w:r>
      <w:r w:rsidR="004563AC">
        <w:fldChar w:fldCharType="end"/>
      </w:r>
      <w:r w:rsidR="002C1CE0">
        <w:t xml:space="preserve">. </w:t>
      </w:r>
    </w:p>
    <w:p w14:paraId="3D3FAF54" w14:textId="57F709F0" w:rsidR="00D826D9" w:rsidRDefault="00B0131F" w:rsidP="00A25F82">
      <w:r w:rsidRPr="00A7614E">
        <w:t xml:space="preserve">The current </w:t>
      </w:r>
      <w:r>
        <w:t xml:space="preserve">study </w:t>
      </w:r>
      <w:r w:rsidR="00D160F9">
        <w:t xml:space="preserve">was aimed at testing the above hypothesis that </w:t>
      </w:r>
      <w:r>
        <w:t xml:space="preserve">motion tracking </w:t>
      </w:r>
      <w:r w:rsidR="00D160F9">
        <w:t>might</w:t>
      </w:r>
      <w:r>
        <w:t xml:space="preserve"> </w:t>
      </w:r>
      <w:r w:rsidR="00802ACC">
        <w:t xml:space="preserve">be </w:t>
      </w:r>
      <w:r>
        <w:t xml:space="preserve">superior to the commonly used keyboard </w:t>
      </w:r>
      <w:r w:rsidR="00104F28">
        <w:t>response</w:t>
      </w:r>
      <w:r w:rsidR="008662C9">
        <w:t>s</w:t>
      </w:r>
      <w:r w:rsidR="00104F28">
        <w:t xml:space="preserve"> measure</w:t>
      </w:r>
      <w:r w:rsidR="008662C9">
        <w:t xml:space="preserve"> in detecting </w:t>
      </w:r>
      <w:r w:rsidR="00E27C91">
        <w:t xml:space="preserve">the </w:t>
      </w:r>
      <w:r w:rsidR="008662C9">
        <w:t>effects of unconscious processing</w:t>
      </w:r>
      <w:r w:rsidR="00104F28">
        <w:t>.</w:t>
      </w:r>
      <w:r w:rsidR="00A00143">
        <w:t xml:space="preserve"> </w:t>
      </w:r>
      <w:r w:rsidR="00C17EFC">
        <w:t xml:space="preserve">To do so, both measures were compared </w:t>
      </w:r>
      <w:r w:rsidR="00C3464D">
        <w:t>o</w:t>
      </w:r>
      <w:r w:rsidR="00C17EFC">
        <w:t>n an</w:t>
      </w:r>
      <w:r w:rsidR="00412D3A">
        <w:t xml:space="preserve"> </w:t>
      </w:r>
      <w:r w:rsidR="00C17EFC">
        <w:t xml:space="preserve">identical priming task. This approach followed the one by </w:t>
      </w:r>
      <w:r w:rsidR="00C17EFC">
        <w:fldChar w:fldCharType="begin"/>
      </w:r>
      <w:r w:rsidR="00C17EFC">
        <w:instrText xml:space="preserve"> ADDIN ZOTERO_ITEM CSL_CITATION {"citationID":"UVTKBdlv","properties":{"formattedCitation":"(Xiao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C17EFC">
        <w:fldChar w:fldCharType="separate"/>
      </w:r>
      <w:r w:rsidR="00C17EFC" w:rsidRPr="00285237">
        <w:rPr>
          <w:rFonts w:ascii="Times New Roman" w:hAnsi="Times New Roman" w:cs="Times New Roman"/>
        </w:rPr>
        <w:t xml:space="preserve">Xiao et al. </w:t>
      </w:r>
      <w:r w:rsidR="00C17EFC">
        <w:rPr>
          <w:rFonts w:ascii="Times New Roman" w:hAnsi="Times New Roman" w:cs="Times New Roman"/>
        </w:rPr>
        <w:t>(</w:t>
      </w:r>
      <w:r w:rsidR="00C17EFC" w:rsidRPr="00285237">
        <w:rPr>
          <w:rFonts w:ascii="Times New Roman" w:hAnsi="Times New Roman" w:cs="Times New Roman"/>
        </w:rPr>
        <w:t>2015)</w:t>
      </w:r>
      <w:r w:rsidR="00C17EFC">
        <w:fldChar w:fldCharType="end"/>
      </w:r>
      <w:r w:rsidR="00C17EFC">
        <w:t xml:space="preserve"> but replaced the mouse response with a more intuitive and less effortful reaching response </w:t>
      </w:r>
      <w:r w:rsidR="00C3463A">
        <w:t>that</w:t>
      </w:r>
      <w:r w:rsidR="00C17EFC">
        <w:t xml:space="preserve"> does not constrain free movement </w:t>
      </w:r>
      <w:r w:rsidR="00C17EFC">
        <w:fldChar w:fldCharType="begin"/>
      </w:r>
      <w:r w:rsidR="00C17EFC">
        <w:instrText xml:space="preserve"> ADDIN ZOTERO_ITEM CSL_CITATION {"citationID":"RpIBtlmJ","properties":{"formattedCitation":"(Desmurget et al., 1997; Palluel-Germain et al., 2004)","plainCitation":"(Desmurget et al., 1997; Palluel-Germain et al., 2004)","noteIndex":0},"citationItems":[{"id":499,"uris":["http://zotero.org/users/8275165/items/VBSALU6U"],"itemData":{"id":499,"type":"article-journal","abstract":"Desmurget, Michel, Michael Jordan, Claude Prablanc, and Marc Jeannerod. Constrained and unconstrained movements involve different control strategies. J. Neurophysiol. 77: 1644–1650, 1997. This experiment was carried out to test whether or not the rules governing the execution of compliant and unconstrained movements are different (a compliant motion is defined as a motion constrained by external contact). To answer this question we examined the characteristics of visually directed movements performed with either the index fingertip (unconstrained) or a hand-held cursor (compliant). For each of these categories of movements, two experimental conditions were investigated: no instruction about hand path, and instruction to move the fingertip along a straight-line path. The results of the experiment were as follows. 1) The spatiotemporal characteristics of the compliant and unconstrained movements were fundamentally different when the subjects were not required to follow a specific hand path. 2) The instruction to perform straight movements modified the characteristics of the unconstrained movements, but not those of the compliant movements. 3) The target eccentricity influenced selectively the curvature of the “unconstrained–no path instruction” movements. Taken together, these results suggest that compliant and unconstrained movements involve different control strategies. Our data support the hypothesis that unconstrained motions are, unlike compliant motions, not programmed to follow a straight-line path in the task space. These observations provide a theoretical reference frame within which some apparently contradictory results reported in the movement generation literature may be explained.","container-title":"Journal of Neurophysiology","DOI":"10.1152/jn.1997.77.3.1644","ISSN":"0022-3077, 1522-1598","issue":"3","journalAbbreviation":"Journal of Neurophysiology","language":"en","page":"1644-1650","source":"DOI.org (Crossref)","title":"Constrained and Unconstrained Movements Involve Different Control Strategies","volume":"77","author":[{"family":"Desmurget","given":"Michel"},{"family":"Jordan","given":"Michael"},{"family":"Prablanc","given":"Claude"},{"family":"Jeannerod","given":"Marc"}],"issued":{"date-parts":[["1997",3,1]]}}},{"id":773,"uris":["http://zotero.org/users/8275165/items/UICCVVVM"],"itemData":{"id":773,"type":"article-journal","abstract":"The aim of the present study was to show that planning and controlling the trajectory of a pointing movement is inﬂuenced not solely by physical constraints but also by visual constraints. Subjects were required to point towards different targets located at 20◦, 40◦, 60◦ and 80◦ of eccentricity. Movements were either constrained (i.e. two-dimensional movements) or unconstrained (i.e. three-dimensional movements). Furthermore, movements were carried out either under a direct or a remote visual control (use of a video system). Results revealed that trajectories of constrained movements were nearly straight whatever the eccentricity of the target and the type of visual control. A different pattern was revealed for unconstrained movements. Indeed, under direct vision the trajectory curvature increased as the eccentricity augmented, whereas under indirect vision, trajectories remained nearly straight whatever the eccentricity of the target. Thus, movements controlled through a remote visual feedback appear to be planned in extrinsic space as constrained movements.","container-title":"Neuroscience Letters","DOI":"10.1016/j.neulet.2004.09.045","ISSN":"03043940","issue":"3","journalAbbreviation":"Neuroscience Letters","language":"en","page":"235-239","source":"DOI.org (Crossref)","title":"Visual and motor constraints on trajectory planning in pointing movements","volume":"372","author":[{"family":"Palluel-Germain","given":"R."},{"family":"Boy","given":"F."},{"family":"Orliaguet","given":"J.P."},{"family":"Coello","given":"Y."}],"issued":{"date-parts":[["2004",12]]}}}],"schema":"https://github.com/citation-style-language/schema/raw/master/csl-citation.json"} </w:instrText>
      </w:r>
      <w:r w:rsidR="00C17EFC">
        <w:fldChar w:fldCharType="separate"/>
      </w:r>
      <w:r w:rsidR="00C17EFC" w:rsidRPr="006911C5">
        <w:rPr>
          <w:rFonts w:ascii="Times New Roman" w:hAnsi="Times New Roman" w:cs="Times New Roman"/>
        </w:rPr>
        <w:t>(Desmurget et al., 1997; Palluel-Germain et al., 2004)</w:t>
      </w:r>
      <w:r w:rsidR="00C17EFC">
        <w:fldChar w:fldCharType="end"/>
      </w:r>
      <w:r w:rsidR="00C17EFC">
        <w:t>. Additionally, it improved the validity of the unconscious results by applying a rigorous awareness detection procedure that included both an objective awareness measure (</w:t>
      </w:r>
      <w:r w:rsidR="002B61D0">
        <w:t xml:space="preserve">a </w:t>
      </w:r>
      <w:r w:rsidR="00C17EFC">
        <w:t>2-forced-choice recognition</w:t>
      </w:r>
      <w:r w:rsidR="002B61D0">
        <w:t xml:space="preserve"> task conducted on the prime; </w:t>
      </w:r>
      <w:commentRangeStart w:id="20"/>
      <w:commentRangeStart w:id="21"/>
      <w:r w:rsidR="002B61D0">
        <w:t>Reingold &amp; Merikle, 1988</w:t>
      </w:r>
      <w:commentRangeEnd w:id="20"/>
      <w:r w:rsidR="002B61D0">
        <w:rPr>
          <w:rStyle w:val="CommentReference"/>
        </w:rPr>
        <w:commentReference w:id="20"/>
      </w:r>
      <w:commentRangeEnd w:id="21"/>
      <w:r w:rsidR="00A25F82">
        <w:rPr>
          <w:rStyle w:val="CommentReference"/>
        </w:rPr>
        <w:commentReference w:id="21"/>
      </w:r>
      <w:r w:rsidR="00C17EFC">
        <w:t>) and a subjective trial</w:t>
      </w:r>
      <w:r w:rsidR="00C3463A">
        <w:t>-</w:t>
      </w:r>
      <w:r w:rsidR="00C17EFC">
        <w:t>by</w:t>
      </w:r>
      <w:r w:rsidR="00C3463A">
        <w:t>-</w:t>
      </w:r>
      <w:r w:rsidR="00C17EFC">
        <w:t>trial awareness measure (</w:t>
      </w:r>
      <w:r w:rsidR="002B61D0">
        <w:t xml:space="preserve">Perceptual </w:t>
      </w:r>
      <w:r w:rsidR="00C17EFC">
        <w:t>A</w:t>
      </w:r>
      <w:r w:rsidR="002B61D0">
        <w:t xml:space="preserve">wareness </w:t>
      </w:r>
      <w:r w:rsidR="00C17EFC">
        <w:t>S</w:t>
      </w:r>
      <w:r w:rsidR="002B61D0">
        <w:t>cale;</w:t>
      </w:r>
      <w:commentRangeStart w:id="22"/>
      <w:r w:rsidR="002B61D0">
        <w:t xml:space="preserve"> Ramsoy &amp; Overgaard, 2004</w:t>
      </w:r>
      <w:commentRangeEnd w:id="22"/>
      <w:r w:rsidR="002B61D0">
        <w:rPr>
          <w:rStyle w:val="CommentReference"/>
        </w:rPr>
        <w:commentReference w:id="22"/>
      </w:r>
      <w:r w:rsidR="00C17EFC">
        <w:t>). As opposed to Xiao et al. (</w:t>
      </w:r>
      <w:r w:rsidR="00C17EFC">
        <w:fldChar w:fldCharType="begin"/>
      </w:r>
      <w:r w:rsidR="00C17EFC">
        <w:instrText xml:space="preserve"> ADDIN ZOTERO_ITEM CSL_CITATION {"citationID":"nNND1deL","properties":{"formattedCitation":"(Xiao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C17EFC">
        <w:fldChar w:fldCharType="separate"/>
      </w:r>
      <w:r w:rsidR="00C17EFC" w:rsidRPr="00111021">
        <w:rPr>
          <w:rFonts w:ascii="Times New Roman" w:hAnsi="Times New Roman" w:cs="Times New Roman"/>
        </w:rPr>
        <w:t>2015)</w:t>
      </w:r>
      <w:r w:rsidR="00C17EFC">
        <w:fldChar w:fldCharType="end"/>
      </w:r>
      <w:r w:rsidR="00C3463A">
        <w:t>,</w:t>
      </w:r>
      <w:r w:rsidR="00C17EFC">
        <w:t xml:space="preserve"> which used an awareness measure on a </w:t>
      </w:r>
      <w:r w:rsidR="00C17EFC">
        <w:lastRenderedPageBreak/>
        <w:t xml:space="preserve">separate block, </w:t>
      </w:r>
      <w:r w:rsidR="002F2B31">
        <w:t xml:space="preserve">here </w:t>
      </w:r>
      <w:r w:rsidR="00C17EFC">
        <w:t xml:space="preserve">awareness was estimated in the trials of the main task. </w:t>
      </w:r>
      <w:r w:rsidR="007A7706">
        <w:t>The</w:t>
      </w:r>
      <w:r w:rsidR="00203FB3">
        <w:t xml:space="preserve"> </w:t>
      </w:r>
      <w:r w:rsidR="00AA2BC2">
        <w:t xml:space="preserve">priming paradigm </w:t>
      </w:r>
      <w:r w:rsidR="00412D3A">
        <w:t>emulated</w:t>
      </w:r>
      <w:r w:rsidR="007A7706">
        <w:t xml:space="preserve"> </w:t>
      </w:r>
      <w:r w:rsidR="00D21058">
        <w:t xml:space="preserve">a </w:t>
      </w:r>
      <w:r w:rsidR="00231216">
        <w:t xml:space="preserve">classical </w:t>
      </w:r>
      <w:r w:rsidR="00D21058">
        <w:t xml:space="preserve">study by </w:t>
      </w:r>
      <w:r w:rsidR="00AA2BC2">
        <w:t>Deha</w:t>
      </w:r>
      <w:r w:rsidR="001F29A9">
        <w:t>e</w:t>
      </w:r>
      <w:r w:rsidR="00AA2BC2">
        <w:t>ne</w:t>
      </w:r>
      <w:r w:rsidR="00D21058">
        <w:t xml:space="preserve"> and colleagues</w:t>
      </w:r>
      <w:r w:rsidR="00AA2BC2">
        <w:t xml:space="preserve"> </w:t>
      </w:r>
      <w:r w:rsidR="000D1105">
        <w:fldChar w:fldCharType="begin"/>
      </w:r>
      <w:r w:rsidR="00723368">
        <w:instrText xml:space="preserve"> ADDIN ZOTERO_ITEM CSL_CITATION {"citationID":"Z29IGkoq","properties":{"formattedCitation":"(Dehaene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rsidR="000D1105">
        <w:fldChar w:fldCharType="separate"/>
      </w:r>
      <w:r w:rsidR="000D1105" w:rsidRPr="000D1105">
        <w:rPr>
          <w:rFonts w:ascii="Times New Roman" w:hAnsi="Times New Roman" w:cs="Times New Roman"/>
        </w:rPr>
        <w:t>(2001)</w:t>
      </w:r>
      <w:r w:rsidR="000D1105">
        <w:fldChar w:fldCharType="end"/>
      </w:r>
      <w:r w:rsidR="00D21058">
        <w:t>,</w:t>
      </w:r>
      <w:r w:rsidR="002D16B3">
        <w:t xml:space="preserve"> in which </w:t>
      </w:r>
      <w:r w:rsidR="002C4D56">
        <w:t xml:space="preserve">participants </w:t>
      </w:r>
      <w:r w:rsidR="0007317A">
        <w:t>were presented with a masked prime</w:t>
      </w:r>
      <w:r w:rsidR="004F4E89">
        <w:rPr>
          <w:rFonts w:hint="cs"/>
          <w:rtl/>
        </w:rPr>
        <w:t xml:space="preserve"> </w:t>
      </w:r>
      <w:r w:rsidR="004F4E89">
        <w:t>word</w:t>
      </w:r>
      <w:r w:rsidR="0007317A">
        <w:t xml:space="preserve"> followed by a visible </w:t>
      </w:r>
      <w:r w:rsidR="00601DB1">
        <w:t>identical</w:t>
      </w:r>
      <w:r w:rsidR="007F3A22">
        <w:t>/</w:t>
      </w:r>
      <w:r w:rsidR="00601DB1">
        <w:t>different</w:t>
      </w:r>
      <w:r w:rsidR="007F3A22">
        <w:t xml:space="preserve"> </w:t>
      </w:r>
      <w:r w:rsidR="0007317A">
        <w:t>target</w:t>
      </w:r>
      <w:r w:rsidR="004F4E89">
        <w:t xml:space="preserve"> word. </w:t>
      </w:r>
      <w:r w:rsidR="00235843">
        <w:t xml:space="preserve">This task was chosen as it was supposed to evoke strong effects in a fairly simple design </w:t>
      </w:r>
      <w:r w:rsidR="00D0004A">
        <w:t xml:space="preserve">that </w:t>
      </w:r>
      <w:r w:rsidR="00235843">
        <w:t xml:space="preserve">probes identity priming. </w:t>
      </w:r>
      <w:r w:rsidR="002C4D56">
        <w:t xml:space="preserve">The participants </w:t>
      </w:r>
      <w:r w:rsidR="004F4E89">
        <w:t xml:space="preserve">were asked to </w:t>
      </w:r>
      <w:r w:rsidR="0007317A">
        <w:t>perform a semantic judgment</w:t>
      </w:r>
      <w:r w:rsidR="004F4E89">
        <w:t xml:space="preserve"> on the target word</w:t>
      </w:r>
      <w:r w:rsidR="00682511">
        <w:t xml:space="preserve"> to</w:t>
      </w:r>
      <w:r w:rsidR="004F4E89">
        <w:t xml:space="preserve"> determine if </w:t>
      </w:r>
      <w:r w:rsidR="0007317A">
        <w:t>it describe</w:t>
      </w:r>
      <w:r w:rsidR="004F4E89">
        <w:t>s</w:t>
      </w:r>
      <w:r w:rsidR="0007317A">
        <w:t xml:space="preserve"> a natural or artificial item. </w:t>
      </w:r>
      <w:r w:rsidR="00837D48">
        <w:t xml:space="preserve">The </w:t>
      </w:r>
      <w:r w:rsidR="002105CC">
        <w:t xml:space="preserve">reaching task was expected to </w:t>
      </w:r>
      <w:r w:rsidR="00205A79">
        <w:t>express</w:t>
      </w:r>
      <w:r w:rsidR="002105CC">
        <w:t xml:space="preserve"> the </w:t>
      </w:r>
      <w:r w:rsidR="00620379">
        <w:t>congruency effect so that</w:t>
      </w:r>
      <w:r w:rsidR="00E3108A">
        <w:t xml:space="preserve"> the average</w:t>
      </w:r>
      <w:r w:rsidR="00620379">
        <w:t xml:space="preserve"> reaching trajectories</w:t>
      </w:r>
      <w:r w:rsidR="00E3108A" w:rsidRPr="00E3108A">
        <w:t xml:space="preserve"> </w:t>
      </w:r>
      <w:r w:rsidR="00E3108A">
        <w:t>of the incongruent trials would deviate toward the incorrect answer further than would the trajectories of the congruent trials</w:t>
      </w:r>
      <w:r w:rsidR="00620379">
        <w:t>.</w:t>
      </w:r>
      <w:r w:rsidR="000427BA">
        <w:t xml:space="preserve"> </w:t>
      </w:r>
      <w:r w:rsidR="006A7346">
        <w:t xml:space="preserve">In addition, </w:t>
      </w:r>
      <w:r w:rsidR="001464FF">
        <w:t xml:space="preserve">processing the </w:t>
      </w:r>
      <w:r w:rsidR="006A7346">
        <w:t xml:space="preserve">contradictory information provided </w:t>
      </w:r>
      <w:r w:rsidR="001464FF">
        <w:t>by the prime i</w:t>
      </w:r>
      <w:r w:rsidR="006A7346">
        <w:t xml:space="preserve">n incongruent trials </w:t>
      </w:r>
      <w:r w:rsidR="001464FF">
        <w:t xml:space="preserve">should result in </w:t>
      </w:r>
      <w:r w:rsidR="006A7346">
        <w:t xml:space="preserve">more </w:t>
      </w:r>
      <w:r w:rsidR="001464FF">
        <w:t xml:space="preserve">frequent </w:t>
      </w:r>
      <w:r w:rsidR="006A7346">
        <w:t>changes of mind</w:t>
      </w:r>
      <w:r w:rsidR="00C038D3">
        <w:t xml:space="preserve"> than </w:t>
      </w:r>
      <w:r w:rsidR="006A7346">
        <w:t>in congruent trials.</w:t>
      </w:r>
      <w:r w:rsidR="00620379">
        <w:t xml:space="preserve"> </w:t>
      </w:r>
      <w:r w:rsidR="00A465F4">
        <w:t>In the keyboard task, the incongruent trials were expected t</w:t>
      </w:r>
      <w:r w:rsidR="002118DE">
        <w:t>o</w:t>
      </w:r>
      <w:r w:rsidR="00A465F4">
        <w:t xml:space="preserve"> exhibit longer </w:t>
      </w:r>
      <w:r w:rsidR="002118DE">
        <w:t>response time</w:t>
      </w:r>
      <w:r w:rsidR="00205A79">
        <w:t>s</w:t>
      </w:r>
      <w:r w:rsidR="002118DE">
        <w:t xml:space="preserve"> (</w:t>
      </w:r>
      <w:r w:rsidR="00A465F4">
        <w:t>RT</w:t>
      </w:r>
      <w:r w:rsidR="00205A79">
        <w:t>s</w:t>
      </w:r>
      <w:r w:rsidR="002118DE">
        <w:t>)</w:t>
      </w:r>
      <w:r w:rsidR="00A465F4">
        <w:t>.</w:t>
      </w:r>
      <w:r w:rsidR="00740084" w:rsidRPr="00740084">
        <w:t xml:space="preserve"> </w:t>
      </w:r>
      <w:r w:rsidR="00740084">
        <w:t xml:space="preserve">In accordance with previous findings </w:t>
      </w:r>
      <w:r w:rsidR="00740084">
        <w:fldChar w:fldCharType="begin"/>
      </w:r>
      <w:r w:rsidR="00740084">
        <w:instrText xml:space="preserve"> ADDIN ZOTERO_ITEM CSL_CITATION {"citationID":"HEVSa1lH","properties":{"formattedCitation":"(Xiao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740084">
        <w:fldChar w:fldCharType="separate"/>
      </w:r>
      <w:r w:rsidR="00740084" w:rsidRPr="009A3064">
        <w:rPr>
          <w:rFonts w:ascii="Times New Roman" w:hAnsi="Times New Roman" w:cs="Times New Roman"/>
        </w:rPr>
        <w:t>(Xiao et al., 2015</w:t>
      </w:r>
      <w:r w:rsidR="00740084">
        <w:fldChar w:fldCharType="end"/>
      </w:r>
      <w:r w:rsidR="00740084">
        <w:t xml:space="preserve">; but see </w:t>
      </w:r>
      <w:r w:rsidR="00740084">
        <w:fldChar w:fldCharType="begin"/>
      </w:r>
      <w:r w:rsidR="00740084">
        <w:instrText xml:space="preserve"> ADDIN ZOTERO_ITEM CSL_CITATION {"citationID":"3AGbonh3","properties":{"formattedCitation":"(Dehaene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rsidR="00740084">
        <w:fldChar w:fldCharType="separate"/>
      </w:r>
      <w:r w:rsidR="00740084" w:rsidRPr="0018350F">
        <w:rPr>
          <w:rFonts w:ascii="Times New Roman" w:hAnsi="Times New Roman" w:cs="Times New Roman"/>
        </w:rPr>
        <w:t>Dehaene et al., 2001</w:t>
      </w:r>
      <w:r w:rsidR="00740084">
        <w:rPr>
          <w:rFonts w:ascii="Times New Roman" w:hAnsi="Times New Roman" w:cs="Times New Roman"/>
        </w:rPr>
        <w:t>,</w:t>
      </w:r>
      <w:r w:rsidR="00740084">
        <w:fldChar w:fldCharType="end"/>
      </w:r>
      <w:r w:rsidR="00740084">
        <w:t xml:space="preserve"> w</w:t>
      </w:r>
      <w:r w:rsidR="00733A7A">
        <w:t>h</w:t>
      </w:r>
      <w:r w:rsidR="00740084">
        <w:t>ere a large effect was found using a keyboard)</w:t>
      </w:r>
      <w:r w:rsidR="00733A7A">
        <w:t>,</w:t>
      </w:r>
      <w:r w:rsidR="00740084">
        <w:t xml:space="preserve"> the </w:t>
      </w:r>
      <w:r w:rsidR="00CC1D88">
        <w:t xml:space="preserve">effect found in the </w:t>
      </w:r>
      <w:r w:rsidR="00740084">
        <w:t xml:space="preserve">motion tracking session (namely, the reach area variable) </w:t>
      </w:r>
      <w:r w:rsidR="00A465F4">
        <w:t xml:space="preserve">was expected to </w:t>
      </w:r>
      <w:r w:rsidR="001733CB">
        <w:t xml:space="preserve">be </w:t>
      </w:r>
      <w:r w:rsidR="00740084">
        <w:t xml:space="preserve">larger than the </w:t>
      </w:r>
      <w:r w:rsidR="00881651">
        <w:t xml:space="preserve">effect in the </w:t>
      </w:r>
      <w:r w:rsidR="00740084">
        <w:t>keyboard session (RT variable).</w:t>
      </w:r>
    </w:p>
    <w:p w14:paraId="4F35F08C" w14:textId="1E5D7171" w:rsidR="00D826D9" w:rsidRDefault="00D826D9" w:rsidP="006238E0">
      <w:pPr>
        <w:pStyle w:val="Heading3"/>
      </w:pPr>
      <w:bookmarkStart w:id="23" w:name="_Toc114485389"/>
      <w:r>
        <w:t>Methods</w:t>
      </w:r>
      <w:bookmarkEnd w:id="23"/>
    </w:p>
    <w:p w14:paraId="635A0C30" w14:textId="77777777" w:rsidR="00D826D9" w:rsidRDefault="00D826D9" w:rsidP="006238E0">
      <w:pPr>
        <w:pStyle w:val="Heading4"/>
      </w:pPr>
      <w:bookmarkStart w:id="24" w:name="_Toc114485390"/>
      <w:r>
        <w:t>Participants</w:t>
      </w:r>
      <w:bookmarkEnd w:id="24"/>
    </w:p>
    <w:p w14:paraId="45B2D852" w14:textId="09A3E0C1" w:rsidR="00955DDC" w:rsidRDefault="00E432DA" w:rsidP="00A25F82">
      <w:pPr>
        <w:ind w:firstLine="0"/>
      </w:pPr>
      <w:r>
        <w:t xml:space="preserve">Thirty </w:t>
      </w:r>
      <w:r w:rsidR="004543AF">
        <w:t>participants</w:t>
      </w:r>
      <w:r w:rsidR="00EB6DE4">
        <w:t xml:space="preserve"> </w:t>
      </w:r>
      <w:r w:rsidR="004543AF">
        <w:t xml:space="preserve">were </w:t>
      </w:r>
      <w:r w:rsidR="001F524C">
        <w:t xml:space="preserve">included in the experiment </w:t>
      </w:r>
      <w:r w:rsidR="004543AF">
        <w:t>(</w:t>
      </w:r>
      <w:r w:rsidR="001F524C">
        <w:t xml:space="preserve">17 females; </w:t>
      </w:r>
      <w:r w:rsidR="004543AF">
        <w:t xml:space="preserve">age: M = </w:t>
      </w:r>
      <w:r w:rsidR="00EB6DE4">
        <w:t>26.9</w:t>
      </w:r>
      <w:r w:rsidR="004543AF">
        <w:t xml:space="preserve">, SD = </w:t>
      </w:r>
      <w:r w:rsidR="00EB6DE4">
        <w:t>3.66</w:t>
      </w:r>
      <w:r w:rsidR="00E9545C">
        <w:t xml:space="preserve">, </w:t>
      </w:r>
      <w:r w:rsidR="002D543B">
        <w:t>all</w:t>
      </w:r>
      <w:r w:rsidR="00E9545C">
        <w:t xml:space="preserve"> right handed</w:t>
      </w:r>
      <w:r w:rsidR="004543AF">
        <w:t>)</w:t>
      </w:r>
      <w:r w:rsidR="00EE5989">
        <w:t>. A</w:t>
      </w:r>
      <w:r w:rsidR="004543AF">
        <w:t>dditional 1</w:t>
      </w:r>
      <w:r w:rsidR="000E32D8">
        <w:t>5</w:t>
      </w:r>
      <w:r w:rsidR="004543AF">
        <w:t xml:space="preserve"> participants were excluded</w:t>
      </w:r>
      <w:r w:rsidR="00EE5989">
        <w:t xml:space="preserve"> for the following reasons:</w:t>
      </w:r>
      <w:r w:rsidR="004543AF">
        <w:t xml:space="preserve"> </w:t>
      </w:r>
      <w:r w:rsidR="00EE5989">
        <w:t>f</w:t>
      </w:r>
      <w:r w:rsidR="004543AF">
        <w:t>ive because they had less than 70% correct answers in the target classification task according to a binomial test</w:t>
      </w:r>
      <w:r w:rsidR="0058377F">
        <w:t>;</w:t>
      </w:r>
      <w:r w:rsidR="004543AF">
        <w:t xml:space="preserve"> </w:t>
      </w:r>
      <w:r w:rsidR="0058377F">
        <w:t>s</w:t>
      </w:r>
      <w:r w:rsidR="00460A6A">
        <w:t>even</w:t>
      </w:r>
      <w:r w:rsidR="004543AF">
        <w:t xml:space="preserve"> since they had less </w:t>
      </w:r>
      <w:r w:rsidR="004F066D">
        <w:t>than</w:t>
      </w:r>
      <w:r w:rsidR="004543AF">
        <w:t xml:space="preserve"> 25 valid trials in each condition</w:t>
      </w:r>
      <w:r w:rsidR="0058377F">
        <w:t xml:space="preserve">; </w:t>
      </w:r>
      <w:r w:rsidR="00142385">
        <w:t xml:space="preserve">and </w:t>
      </w:r>
      <w:r w:rsidR="0058377F">
        <w:t>t</w:t>
      </w:r>
      <w:r w:rsidR="00934069">
        <w:t>hree</w:t>
      </w:r>
      <w:r w:rsidR="004543AF">
        <w:t xml:space="preserve"> due to technical issues: one </w:t>
      </w:r>
      <w:r w:rsidR="00CE40AB">
        <w:t xml:space="preserve">wore </w:t>
      </w:r>
      <w:r w:rsidR="004543AF">
        <w:t xml:space="preserve">a reflective object </w:t>
      </w:r>
      <w:r w:rsidR="00CE40AB">
        <w:t>that</w:t>
      </w:r>
      <w:r w:rsidR="004543AF">
        <w:t xml:space="preserve"> interfered with the motion tracking system's recordings, another </w:t>
      </w:r>
      <w:r w:rsidR="00CE40AB">
        <w:t>for which</w:t>
      </w:r>
      <w:r w:rsidR="004543AF">
        <w:t xml:space="preserve"> the program crashed in the middle of </w:t>
      </w:r>
      <w:r w:rsidR="00CE40AB">
        <w:t xml:space="preserve">the </w:t>
      </w:r>
      <w:r w:rsidR="004543AF">
        <w:t xml:space="preserve">experiment, and </w:t>
      </w:r>
      <w:r w:rsidR="00C66BC3">
        <w:t>one</w:t>
      </w:r>
      <w:r w:rsidR="004543AF">
        <w:t xml:space="preserve"> more </w:t>
      </w:r>
      <w:r w:rsidR="00CE40AB">
        <w:t>wh</w:t>
      </w:r>
      <w:r w:rsidR="00E25C34">
        <w:t xml:space="preserve">o </w:t>
      </w:r>
      <w:r w:rsidR="002D543B">
        <w:t xml:space="preserve">did not complete </w:t>
      </w:r>
      <w:r w:rsidR="004543AF">
        <w:t>the experiment.</w:t>
      </w:r>
      <w:r w:rsidR="007A6274" w:rsidRPr="007A6274">
        <w:t xml:space="preserve"> </w:t>
      </w:r>
      <w:r w:rsidR="007A6274" w:rsidRPr="00422E34">
        <w:t xml:space="preserve">All participants </w:t>
      </w:r>
      <w:r w:rsidR="007A6274">
        <w:t xml:space="preserve">were </w:t>
      </w:r>
      <w:r w:rsidR="007A6274" w:rsidRPr="00422E34">
        <w:t>native Hebrew speakers</w:t>
      </w:r>
      <w:r w:rsidR="00CA2CB2">
        <w:t>, with</w:t>
      </w:r>
      <w:r w:rsidR="007A6274" w:rsidRPr="00422E34">
        <w:t xml:space="preserve"> normal or corrected-</w:t>
      </w:r>
      <w:r w:rsidR="007A6274" w:rsidRPr="00422E34">
        <w:lastRenderedPageBreak/>
        <w:t>to-normal vision</w:t>
      </w:r>
      <w:r w:rsidR="00CA2CB2">
        <w:t xml:space="preserve">, </w:t>
      </w:r>
      <w:r w:rsidR="005821EF">
        <w:t xml:space="preserve">who </w:t>
      </w:r>
      <w:r w:rsidR="00CA2CB2">
        <w:t>declar</w:t>
      </w:r>
      <w:r w:rsidR="005821EF">
        <w:t>ed</w:t>
      </w:r>
      <w:r w:rsidR="00CA2CB2">
        <w:t xml:space="preserve"> </w:t>
      </w:r>
      <w:del w:id="25" w:author="zeev" w:date="2023-07-25T12:24:00Z">
        <w:r w:rsidR="007A6274" w:rsidRPr="00422E34" w:rsidDel="00A25F82">
          <w:delText xml:space="preserve">y </w:delText>
        </w:r>
      </w:del>
      <w:r w:rsidR="007A6274" w:rsidRPr="00422E34">
        <w:t>hav</w:t>
      </w:r>
      <w:r w:rsidR="00CA2CB2">
        <w:t>ing</w:t>
      </w:r>
      <w:r w:rsidR="007A6274" w:rsidRPr="00422E34">
        <w:t xml:space="preserve"> no neurological, attentional, or mental disorders. </w:t>
      </w:r>
      <w:r w:rsidR="007A6274">
        <w:t>All p</w:t>
      </w:r>
      <w:r w:rsidR="007A6274" w:rsidRPr="00422E34">
        <w:t>articipants</w:t>
      </w:r>
      <w:r w:rsidR="007A6274">
        <w:t xml:space="preserve"> signed a consent form and were explained that they could stop the experiment at any point if they wished to do so. They were </w:t>
      </w:r>
      <w:r w:rsidR="007A6274" w:rsidRPr="00422E34">
        <w:t>reimbursed with course credit or cash payment.</w:t>
      </w:r>
      <w:r w:rsidR="007A6274">
        <w:t xml:space="preserve"> Th</w:t>
      </w:r>
      <w:r w:rsidR="003B662F">
        <w:t>e</w:t>
      </w:r>
      <w:r w:rsidR="007A6274">
        <w:t xml:space="preserve"> experiment was approved by the Tel Aviv University ethics committee.</w:t>
      </w:r>
      <w:r w:rsidR="004543AF">
        <w:t xml:space="preserve"> </w:t>
      </w:r>
    </w:p>
    <w:p w14:paraId="10928BC5" w14:textId="46615764" w:rsidR="00D826D9" w:rsidRDefault="00C859DE" w:rsidP="00A25F82">
      <w:pPr>
        <w:ind w:firstLine="340"/>
      </w:pPr>
      <w:r>
        <w:t xml:space="preserve">The </w:t>
      </w:r>
      <w:r w:rsidR="00EA0563">
        <w:t xml:space="preserve">sample size was determined following a power analysis </w:t>
      </w:r>
      <w:r w:rsidR="00646D84">
        <w:t xml:space="preserve">based </w:t>
      </w:r>
      <w:r w:rsidR="00EA0563">
        <w:t xml:space="preserve">on </w:t>
      </w:r>
      <w:r w:rsidR="00D826D9">
        <w:t xml:space="preserve">the average effect </w:t>
      </w:r>
      <w:r w:rsidR="008B70CA">
        <w:t>of two pilot experiments</w:t>
      </w:r>
      <w:r w:rsidR="00654998">
        <w:t xml:space="preserve"> that are not reported in this paper.</w:t>
      </w:r>
      <w:r w:rsidR="00646D84">
        <w:t xml:space="preserve"> </w:t>
      </w:r>
      <w:r w:rsidR="00D826D9" w:rsidRPr="006852A2">
        <w:t xml:space="preserve">The average effect size </w:t>
      </w:r>
      <w:r w:rsidR="00955DDC">
        <w:t xml:space="preserve">in those pilots </w:t>
      </w:r>
      <w:r w:rsidR="00D826D9" w:rsidRPr="006852A2">
        <w:t xml:space="preserve">was 0.88 (Cohen's d). </w:t>
      </w:r>
      <w:r w:rsidR="008345CC">
        <w:t>T</w:t>
      </w:r>
      <w:r w:rsidR="00D826D9" w:rsidRPr="006852A2">
        <w:t xml:space="preserve">he keyboard task's effect size </w:t>
      </w:r>
      <w:r w:rsidR="008345CC">
        <w:t xml:space="preserve">was estimated </w:t>
      </w:r>
      <w:r w:rsidR="00D826D9" w:rsidRPr="006852A2">
        <w:t>to be around 30% smaller (</w:t>
      </w:r>
      <w:r w:rsidR="00626236" w:rsidRPr="006852A2">
        <w:t>Cohen's d</w:t>
      </w:r>
      <w:r w:rsidR="00D826D9" w:rsidRPr="006852A2">
        <w:t xml:space="preserve"> = 0.61), in line with </w:t>
      </w:r>
      <w:r w:rsidR="008345CC">
        <w:t xml:space="preserve">the </w:t>
      </w:r>
      <w:r w:rsidR="00D826D9" w:rsidRPr="006852A2">
        <w:t xml:space="preserve">hypothesis for a smaller RT effect, and in accordance with a previous study (Xiao et al., 2015, d=0.65, though see Dehaene et al., 2001, where the effect size was 0.8). To find such </w:t>
      </w:r>
      <w:r w:rsidR="00833610">
        <w:t xml:space="preserve">an </w:t>
      </w:r>
      <w:r w:rsidR="00D826D9" w:rsidRPr="006852A2">
        <w:t>effect with a power = 95% and α</w:t>
      </w:r>
      <w:r w:rsidR="00DD0C54">
        <w:t xml:space="preserve"> </w:t>
      </w:r>
      <w:r w:rsidR="00D826D9" w:rsidRPr="006852A2">
        <w:t>=</w:t>
      </w:r>
      <w:r w:rsidR="00DD0C54">
        <w:t xml:space="preserve"> </w:t>
      </w:r>
      <w:r w:rsidR="00D826D9" w:rsidRPr="006852A2">
        <w:t>0.05</w:t>
      </w:r>
      <w:r w:rsidR="00EA0563">
        <w:t>,</w:t>
      </w:r>
      <w:r w:rsidR="00D826D9" w:rsidRPr="006852A2">
        <w:t xml:space="preserve"> a sample of 30 participants </w:t>
      </w:r>
      <w:r w:rsidR="00D826D9">
        <w:t xml:space="preserve">was </w:t>
      </w:r>
      <w:r w:rsidR="00D826D9" w:rsidRPr="006852A2">
        <w:t>needed, based on G*Power</w:t>
      </w:r>
      <w:r w:rsidR="00DD0C54">
        <w:t xml:space="preserve"> </w:t>
      </w:r>
      <w:r w:rsidR="00DD0C54">
        <w:fldChar w:fldCharType="begin"/>
      </w:r>
      <w:r w:rsidR="007D4FD0">
        <w:instrText xml:space="preserve"> ADDIN ZOTERO_ITEM CSL_CITATION {"citationID":"mN1RJXPF","properties":{"formattedCitation":"(Faul et al., 2007, 2009)","plainCitation":"(Faul et al., 2007, 2009)","noteIndex":0},"citationItems":[{"id":510,"uris":["http://zotero.org/users/8275165/items/J6CE3DZT"],"itemData":{"id":510,"type":"article-journal","container-title":"Behavior Research Methods","DOI":"10.3758/BF03193146","ISSN":"1554-351X, 1554-3528","issue":"2","journalAbbreviation":"Behavior Research Methods","language":"en","page":"175-191","source":"DOI.org (Crossref)","title":"G*Power 3: A flexible statistical power analysis program for the social, behavioral, and biomedical sciences","title-short":"G*Power 3","volume":"39","author":[{"family":"Faul","given":"Franz"},{"family":"Erdfelder","given":"Edgar"},{"family":"Lang","given":"Albert-Georg"},{"family":"Buchner","given":"Axel"}],"issued":{"date-parts":[["2007",5]]}}},{"id":512,"uris":["http://zotero.org/users/8275165/items/XET2QAUN"],"itemData":{"id":512,"type":"article-journal","container-title":"Behavior Research Methods","DOI":"10.3758/BRM.41.4.1149","ISSN":"1554-351X, 1554-3528","issue":"4","journalAbbreviation":"Behavior Research Methods","language":"en","page":"1149-1160","source":"DOI.org (Crossref)","title":"Statistical power analyses using G*Power 3.1: Tests for correlation and regression analyses","title-short":"Statistical power analyses using G*Power 3.1","volume":"41","author":[{"family":"Faul","given":"Franz"},{"family":"Erdfelder","given":"Edgar"},{"family":"Buchner","given":"Axel"},{"family":"Lang","given":"Albert-Georg"}],"issued":{"date-parts":[["2009",11]]}}}],"schema":"https://github.com/citation-style-language/schema/raw/master/csl-citation.json"} </w:instrText>
      </w:r>
      <w:r w:rsidR="00DD0C54">
        <w:fldChar w:fldCharType="separate"/>
      </w:r>
      <w:r w:rsidR="007D4FD0" w:rsidRPr="007D4FD0">
        <w:rPr>
          <w:rFonts w:ascii="Times New Roman" w:hAnsi="Times New Roman" w:cs="Times New Roman"/>
        </w:rPr>
        <w:t>(Faul et al., 2007, 2009)</w:t>
      </w:r>
      <w:r w:rsidR="00DD0C54">
        <w:fldChar w:fldCharType="end"/>
      </w:r>
      <w:r w:rsidR="007D4FD0">
        <w:t>.</w:t>
      </w:r>
    </w:p>
    <w:p w14:paraId="12276C0E" w14:textId="77777777" w:rsidR="00B65869" w:rsidRDefault="00B65869" w:rsidP="00B65869">
      <w:pPr>
        <w:pStyle w:val="Heading4"/>
      </w:pPr>
      <w:bookmarkStart w:id="26" w:name="_Toc114485391"/>
      <w:r>
        <w:t>Stimuli</w:t>
      </w:r>
    </w:p>
    <w:p w14:paraId="0D6912FB" w14:textId="0BAA0B6C" w:rsidR="00B65869" w:rsidRDefault="00B65869" w:rsidP="00A25F82">
      <w:pPr>
        <w:ind w:firstLine="340"/>
      </w:pPr>
      <w:r w:rsidRPr="00C3440C">
        <w:t xml:space="preserve">One hundred 5-letter words </w:t>
      </w:r>
      <w:r>
        <w:t xml:space="preserve">were </w:t>
      </w:r>
      <w:r w:rsidRPr="00C3440C">
        <w:t xml:space="preserve">used as primes and targets. All words </w:t>
      </w:r>
      <w:r>
        <w:t xml:space="preserve">were </w:t>
      </w:r>
      <w:r w:rsidRPr="00C3440C">
        <w:t xml:space="preserve">imageable nouns with a frequency of at least 10 per million </w:t>
      </w:r>
      <w:r w:rsidRPr="00C3440C">
        <w:fldChar w:fldCharType="begin"/>
      </w:r>
      <w:r>
        <w:instrText xml:space="preserve"> ADDIN ZOTERO_ITEM CSL_CITATION {"citationID":"RHKFEmq4","properties":{"formattedCitation":"(Frost &amp; Plaut, 2005)","plainCitation":"(Frost &amp; Plaut, 2005)","noteIndex":0},"citationItems":[{"id":518,"uris":["http://zotero.org/users/8275165/items/78SLUMDS"],"itemData":{"id":518,"type":"webpage","title":"The word-frequency database for printed Hebrew","title-short":"Word-freq","URL":"http://word-freq.huji.ac.il/index.html","author":[{"family":"Frost","given":"R"},{"family":"Plaut","given":"D"}],"issued":{"date-parts":[["2005"]]}}}],"schema":"https://github.com/citation-style-language/schema/raw/master/csl-citation.json"} </w:instrText>
      </w:r>
      <w:r w:rsidRPr="00C3440C">
        <w:fldChar w:fldCharType="separate"/>
      </w:r>
      <w:r w:rsidRPr="004570E3">
        <w:rPr>
          <w:rFonts w:ascii="Times New Roman" w:hAnsi="Times New Roman" w:cs="Times New Roman"/>
        </w:rPr>
        <w:t>(Frost &amp; Plaut, 2005)</w:t>
      </w:r>
      <w:r w:rsidRPr="00C3440C">
        <w:fldChar w:fldCharType="end"/>
      </w:r>
      <w:r w:rsidRPr="00C3440C">
        <w:t>. One half describe</w:t>
      </w:r>
      <w:r>
        <w:t>d</w:t>
      </w:r>
      <w:r w:rsidRPr="00C3440C">
        <w:t xml:space="preserve"> artificial products (e.g., radio, train) and the other natural items (e.g., fruit). Target words </w:t>
      </w:r>
      <w:r>
        <w:t xml:space="preserve">were </w:t>
      </w:r>
      <w:r w:rsidRPr="00C3440C">
        <w:t>written in typescript</w:t>
      </w:r>
      <w:r w:rsidR="00833610">
        <w:rPr>
          <w:lang w:bidi="ar-SA"/>
        </w:rPr>
        <w:t xml:space="preserve">, </w:t>
      </w:r>
      <w:r w:rsidRPr="00C3440C">
        <w:t xml:space="preserve">while prime words </w:t>
      </w:r>
      <w:r>
        <w:t xml:space="preserve">were </w:t>
      </w:r>
      <w:r w:rsidRPr="00C3440C">
        <w:t>written in</w:t>
      </w:r>
      <w:r w:rsidR="002D5078">
        <w:t xml:space="preserve"> a</w:t>
      </w:r>
      <w:r w:rsidRPr="00C3440C">
        <w:t xml:space="preserve"> handwriting font</w:t>
      </w:r>
    </w:p>
    <w:p w14:paraId="3CE9451E" w14:textId="6930851D" w:rsidR="004C0942" w:rsidRDefault="004C0942" w:rsidP="004C0942">
      <w:r w:rsidRPr="00400416">
        <w:t xml:space="preserve">Stimuli order </w:t>
      </w:r>
      <w:r>
        <w:t xml:space="preserve">was </w:t>
      </w:r>
      <w:r w:rsidRPr="00400416">
        <w:t xml:space="preserve">dictated by </w:t>
      </w:r>
      <w:r>
        <w:t xml:space="preserve">a </w:t>
      </w:r>
      <w:r w:rsidRPr="00400416">
        <w:t xml:space="preserve">list that </w:t>
      </w:r>
      <w:r>
        <w:t xml:space="preserve">was </w:t>
      </w:r>
      <w:r w:rsidRPr="00400416">
        <w:t xml:space="preserve">randomly sampled (without replacement) out of </w:t>
      </w:r>
      <w:r>
        <w:t xml:space="preserve">twenty </w:t>
      </w:r>
      <w:r w:rsidRPr="00400416">
        <w:t>pre-composed lists of trial condition and stimul</w:t>
      </w:r>
      <w:r>
        <w:t>i in the experimental blocks and ten precomposed lists in the practice blocks</w:t>
      </w:r>
      <w:r w:rsidRPr="00400416">
        <w:t xml:space="preserve">. In each list, the order of words </w:t>
      </w:r>
      <w:r>
        <w:t>wa</w:t>
      </w:r>
      <w:r w:rsidRPr="00400416">
        <w:t xml:space="preserve">s pseudorandom, with the following constraints: (a) In the congruent condition the prime </w:t>
      </w:r>
      <w:r>
        <w:t xml:space="preserve">was </w:t>
      </w:r>
      <w:r w:rsidRPr="00400416">
        <w:t xml:space="preserve">identical to the target word; (b) In the incongruent condition, a prime which doesn't share letters in common locations with the target </w:t>
      </w:r>
      <w:r>
        <w:t xml:space="preserve">was </w:t>
      </w:r>
      <w:r w:rsidRPr="00400416">
        <w:t>selected from the alternative category (artificial/natural)</w:t>
      </w:r>
      <w:r>
        <w:t xml:space="preserve">. </w:t>
      </w:r>
      <w:r w:rsidRPr="00400416">
        <w:t>For example, in the congruent condition</w:t>
      </w:r>
      <w:r>
        <w:t>, the word</w:t>
      </w:r>
      <w:r w:rsidRPr="00400416">
        <w:t xml:space="preserve"> "phone" </w:t>
      </w:r>
      <w:r>
        <w:t xml:space="preserve">would </w:t>
      </w:r>
      <w:r w:rsidRPr="00400416">
        <w:t xml:space="preserve">be preceded by "PHONE", while in the incongruent condition </w:t>
      </w:r>
      <w:r w:rsidRPr="00400416">
        <w:lastRenderedPageBreak/>
        <w:t xml:space="preserve">it </w:t>
      </w:r>
      <w:r>
        <w:t xml:space="preserve">could </w:t>
      </w:r>
      <w:r w:rsidRPr="00400416">
        <w:t>be preceded by "GRASS"</w:t>
      </w:r>
      <w:r>
        <w:t>;</w:t>
      </w:r>
      <w:r w:rsidRPr="00400416">
        <w:t xml:space="preserve"> (c) </w:t>
      </w:r>
      <w:r>
        <w:t xml:space="preserve">Half </w:t>
      </w:r>
      <w:r w:rsidRPr="00400416">
        <w:t xml:space="preserve">the trials </w:t>
      </w:r>
      <w:r>
        <w:t xml:space="preserve">were </w:t>
      </w:r>
      <w:r w:rsidRPr="00400416">
        <w:t>congruent</w:t>
      </w:r>
      <w:r>
        <w:t xml:space="preserve"> </w:t>
      </w:r>
      <w:r w:rsidRPr="00400416">
        <w:t>and half incongruent</w:t>
      </w:r>
      <w:r>
        <w:t xml:space="preserve">; </w:t>
      </w:r>
      <w:r w:rsidRPr="00400416">
        <w:t xml:space="preserve">(d) Each word </w:t>
      </w:r>
      <w:r>
        <w:t>was</w:t>
      </w:r>
      <w:r w:rsidRPr="00400416">
        <w:t xml:space="preserve"> equally frequent as a target at the congruent and incongruent conditions; (e) All words </w:t>
      </w:r>
      <w:r>
        <w:t xml:space="preserve">were </w:t>
      </w:r>
      <w:r w:rsidRPr="00400416">
        <w:t>used as targets the same number of times;</w:t>
      </w:r>
      <w:r>
        <w:t xml:space="preserve"> (f) </w:t>
      </w:r>
      <w:r w:rsidRPr="00400416">
        <w:t>A target never repeat</w:t>
      </w:r>
      <w:r>
        <w:t>ed</w:t>
      </w:r>
      <w:r w:rsidRPr="00400416">
        <w:t xml:space="preserve"> in the same block</w:t>
      </w:r>
      <w:r>
        <w:t xml:space="preserve">. </w:t>
      </w:r>
      <w:r w:rsidRPr="00400416">
        <w:t xml:space="preserve">Each prime </w:t>
      </w:r>
      <w:r>
        <w:t xml:space="preserve">was </w:t>
      </w:r>
      <w:r w:rsidRPr="00400416">
        <w:t>further paired with a random distractor from the same category (artificial/natural) to be used in the prime recognition task. The distractor share</w:t>
      </w:r>
      <w:r>
        <w:t xml:space="preserve">d </w:t>
      </w:r>
      <w:r w:rsidRPr="00400416">
        <w:t>no letters in common locations with the prime, so seeing one letter only suffice</w:t>
      </w:r>
      <w:r>
        <w:t>d</w:t>
      </w:r>
      <w:r w:rsidRPr="00400416">
        <w:t xml:space="preserve"> for correct discrimination.</w:t>
      </w:r>
    </w:p>
    <w:p w14:paraId="57730004" w14:textId="47B407AB" w:rsidR="004C0942" w:rsidDel="00296B06" w:rsidRDefault="004C0942" w:rsidP="004C0942">
      <w:pPr>
        <w:ind w:firstLine="340"/>
        <w:rPr>
          <w:del w:id="27" w:author="Chen Heller" w:date="2023-07-31T12:43:00Z"/>
        </w:rPr>
      </w:pPr>
      <w:r>
        <w:tab/>
      </w:r>
      <w:r w:rsidRPr="00C3440C">
        <w:t xml:space="preserve">Masks </w:t>
      </w:r>
      <w:r>
        <w:t xml:space="preserve">were </w:t>
      </w:r>
      <w:r w:rsidRPr="00C3440C">
        <w:t xml:space="preserve">composed of a semi-random combination of squares and diamonds whose line thickness </w:t>
      </w:r>
      <w:r>
        <w:t>was</w:t>
      </w:r>
      <w:r w:rsidRPr="00C3440C">
        <w:t xml:space="preserve"> equal to the word's font size</w:t>
      </w:r>
      <w:r>
        <w:t>,</w:t>
      </w:r>
      <w:r w:rsidRPr="00C3440C">
        <w:t xml:space="preserve"> cover</w:t>
      </w:r>
      <w:r>
        <w:t>ing</w:t>
      </w:r>
      <w:r w:rsidRPr="00C3440C">
        <w:t xml:space="preserve"> the central area of the screen where words can appear (approximately </w:t>
      </w:r>
      <m:oMath>
        <m:r>
          <w:rPr>
            <w:rFonts w:ascii="Cambria Math" w:hAnsi="Cambria Math"/>
          </w:rPr>
          <m:t>2.5°× 1°</m:t>
        </m:r>
      </m:oMath>
      <w:r w:rsidRPr="00C3440C">
        <w:t xml:space="preserve">). Forty words </w:t>
      </w:r>
      <w:r>
        <w:t xml:space="preserve">were </w:t>
      </w:r>
      <w:r w:rsidRPr="00C3440C">
        <w:t>used for the practice block</w:t>
      </w:r>
      <w:r>
        <w:t>,</w:t>
      </w:r>
      <w:r w:rsidRPr="00C3440C">
        <w:t xml:space="preserve"> and the remaining sixty </w:t>
      </w:r>
      <w:r>
        <w:t xml:space="preserve">were </w:t>
      </w:r>
      <w:r w:rsidRPr="00C3440C">
        <w:t>used in the test blocks.</w:t>
      </w:r>
    </w:p>
    <w:p w14:paraId="476ECEAD" w14:textId="71D48D11" w:rsidR="004C0942" w:rsidRDefault="004C0942" w:rsidP="00296B06">
      <w:pPr>
        <w:ind w:firstLine="340"/>
        <w:pPrChange w:id="28" w:author="Chen Heller" w:date="2023-07-31T12:43:00Z">
          <w:pPr>
            <w:ind w:firstLine="0"/>
          </w:pPr>
        </w:pPrChange>
      </w:pPr>
    </w:p>
    <w:p w14:paraId="1309E783" w14:textId="77777777" w:rsidR="00B65869" w:rsidRDefault="00B65869" w:rsidP="00B65869">
      <w:pPr>
        <w:pStyle w:val="Heading4"/>
      </w:pPr>
      <w:r>
        <w:t>Apparatus</w:t>
      </w:r>
    </w:p>
    <w:p w14:paraId="05A8EE64" w14:textId="6E03BAC0" w:rsidR="00B65869" w:rsidRDefault="00D5069E" w:rsidP="00B65869">
      <w:pPr>
        <w:ind w:firstLine="0"/>
      </w:pPr>
      <w:r>
        <w:t>S</w:t>
      </w:r>
      <w:r w:rsidR="00B65869" w:rsidRPr="007846C7">
        <w:t>timul</w:t>
      </w:r>
      <w:r w:rsidR="00CC48C1">
        <w:t>i</w:t>
      </w:r>
      <w:r w:rsidR="00B65869" w:rsidRPr="007846C7">
        <w:t xml:space="preserve"> </w:t>
      </w:r>
      <w:r w:rsidR="00CC48C1">
        <w:t>were</w:t>
      </w:r>
      <w:r w:rsidR="00CC48C1" w:rsidRPr="007846C7">
        <w:t xml:space="preserve"> </w:t>
      </w:r>
      <w:r w:rsidR="00B65869" w:rsidRPr="007846C7">
        <w:t xml:space="preserve">displayed on a VPIXX monitor (VIEWPixx /3D Lite LCD display and data acquisition system, version 3.7.6287) using Matlab R2020b </w:t>
      </w:r>
      <w:r w:rsidR="00B65869">
        <w:fldChar w:fldCharType="begin"/>
      </w:r>
      <w:r w:rsidR="00B65869">
        <w:instrText xml:space="preserve"> ADDIN ZOTERO_ITEM CSL_CITATION {"citationID":"U9BTfYIw","properties":{"formattedCitation":"({\\i{}MATLAB}, 2020)","plainCitation":"(MATLAB, 2020)","noteIndex":0},"citationItems":[{"id":513,"uris":["http://zotero.org/users/8275165/items/RH54Y323"],"itemData":{"id":513,"type":"software","event-place":"Natick, Massachusetts","publisher":"The MathWorks Inc","publisher-place":"Natick, Massachusetts","title":"MATLAB","version":"9.9.0.14677003 (R2020b)","issued":{"date-parts":[["2020"]]}}}],"schema":"https://github.com/citation-style-language/schema/raw/master/csl-citation.json"} </w:instrText>
      </w:r>
      <w:r w:rsidR="00B65869">
        <w:fldChar w:fldCharType="separate"/>
      </w:r>
      <w:r w:rsidR="00B65869" w:rsidRPr="00962917">
        <w:rPr>
          <w:rFonts w:ascii="Times New Roman" w:hAnsi="Times New Roman" w:cs="Times New Roman"/>
        </w:rPr>
        <w:t>(</w:t>
      </w:r>
      <w:r w:rsidR="00B65869" w:rsidRPr="00962917">
        <w:rPr>
          <w:rFonts w:ascii="Times New Roman" w:hAnsi="Times New Roman" w:cs="Times New Roman"/>
          <w:i/>
          <w:iCs/>
        </w:rPr>
        <w:t>MATLAB</w:t>
      </w:r>
      <w:r w:rsidR="00B65869" w:rsidRPr="00962917">
        <w:rPr>
          <w:rFonts w:ascii="Times New Roman" w:hAnsi="Times New Roman" w:cs="Times New Roman"/>
        </w:rPr>
        <w:t>, 2020)</w:t>
      </w:r>
      <w:r w:rsidR="00B65869">
        <w:fldChar w:fldCharType="end"/>
      </w:r>
      <w:r w:rsidR="00B65869">
        <w:t xml:space="preserve"> </w:t>
      </w:r>
      <w:r w:rsidR="00B65869" w:rsidRPr="007846C7">
        <w:t>and Psychtoolbox 3.0.18</w:t>
      </w:r>
      <w:r w:rsidR="00B65869">
        <w:t xml:space="preserve"> </w:t>
      </w:r>
      <w:r w:rsidR="00B65869">
        <w:fldChar w:fldCharType="begin"/>
      </w:r>
      <w:r w:rsidR="00B65869">
        <w:instrText xml:space="preserve"> ADDIN ZOTERO_ITEM CSL_CITATION {"citationID":"rAsoIJHf","properties":{"formattedCitation":"(Brainard, 1997)","plainCitation":"(Brainard, 1997)","noteIndex":0},"citationItems":[{"id":514,"uris":["http://zotero.org/users/8275165/items/G47VHLPW"],"itemData":{"id":514,"type":"article-journal","abstract":"Discusses the Psychophysics Toolbox, a software package that supports visual psychophysics. Its routines provide an interface between a high-level interpreted language (MATLAB on the Macintosh) and the video display hardware. A set of example programs is included with the Toolbox distribution. (PsycINFO Database Record (c) 2019 APA, all rights reserved)","container-title":"Spatial Vision","DOI":"10.1163/156856897X00357","ISSN":"1568-5683","issue":"4","note":"publisher-place: Netherlands\npublisher: VSP","page":"433-436","source":"APA PsycNet","title":"The Psychophysics Toolbox","volume":"10","author":[{"family":"Brainard","given":"David H."}],"issued":{"date-parts":[["1997"]]}}}],"schema":"https://github.com/citation-style-language/schema/raw/master/csl-citation.json"} </w:instrText>
      </w:r>
      <w:r w:rsidR="00B65869">
        <w:fldChar w:fldCharType="separate"/>
      </w:r>
      <w:r w:rsidR="00B65869" w:rsidRPr="00533630">
        <w:rPr>
          <w:rFonts w:ascii="Times New Roman" w:hAnsi="Times New Roman" w:cs="Times New Roman"/>
        </w:rPr>
        <w:t>(Brainard, 1997)</w:t>
      </w:r>
      <w:r w:rsidR="00B65869">
        <w:fldChar w:fldCharType="end"/>
      </w:r>
      <w:r w:rsidR="00B65869" w:rsidRPr="007846C7">
        <w:t xml:space="preserve">. The monitor </w:t>
      </w:r>
      <w:r w:rsidR="00B65869">
        <w:t xml:space="preserve">was </w:t>
      </w:r>
      <w:r w:rsidR="00B65869" w:rsidRPr="007846C7">
        <w:t xml:space="preserve">set to full brightness at a resolution of 1920 x 1080 and </w:t>
      </w:r>
      <w:r w:rsidR="00F0759A">
        <w:t xml:space="preserve">a </w:t>
      </w:r>
      <w:r w:rsidR="00B65869" w:rsidRPr="007846C7">
        <w:t xml:space="preserve">refresh rate of 100Hz with VPIXX's "Scanning backlight" feature turned on, </w:t>
      </w:r>
      <w:r w:rsidR="00D430DC">
        <w:t>to</w:t>
      </w:r>
      <w:r w:rsidR="00D430DC" w:rsidRPr="007846C7">
        <w:t xml:space="preserve"> </w:t>
      </w:r>
      <w:r w:rsidR="00B65869" w:rsidRPr="007846C7">
        <w:t xml:space="preserve">synchronize the stimulus display to the screen's refresh rate. A Perspex cover </w:t>
      </w:r>
      <w:r w:rsidR="00B65869">
        <w:t>was</w:t>
      </w:r>
      <w:r w:rsidR="00B65869" w:rsidRPr="007846C7">
        <w:t xml:space="preserve"> placed over the screen to protect it. The cover </w:t>
      </w:r>
      <w:r w:rsidR="00B65869">
        <w:t xml:space="preserve">was </w:t>
      </w:r>
      <w:r w:rsidR="00B65869" w:rsidRPr="007846C7">
        <w:t xml:space="preserve">spray painted with a light layer of transparent matte lacquer to avoid reflections. The participants </w:t>
      </w:r>
      <w:r w:rsidR="00B65869">
        <w:t xml:space="preserve">sat </w:t>
      </w:r>
      <w:r w:rsidR="00B65869" w:rsidRPr="007846C7">
        <w:t>approximately 60cm away from the screen and place</w:t>
      </w:r>
      <w:r w:rsidR="00B65869">
        <w:t>d</w:t>
      </w:r>
      <w:r w:rsidR="00B65869" w:rsidRPr="007846C7">
        <w:t xml:space="preserve"> their index finger on a marked starting point located on the table </w:t>
      </w:r>
      <w:r w:rsidR="00F770D9">
        <w:t>35</w:t>
      </w:r>
      <w:r w:rsidR="00B65869" w:rsidRPr="007846C7">
        <w:t xml:space="preserve">cm away from the screen, in line with its center. </w:t>
      </w:r>
      <w:r>
        <w:t>S</w:t>
      </w:r>
      <w:r w:rsidR="00B65869" w:rsidRPr="007846C7">
        <w:t>timul</w:t>
      </w:r>
      <w:r>
        <w:t>i</w:t>
      </w:r>
      <w:r w:rsidR="00B65869" w:rsidRPr="007846C7">
        <w:t xml:space="preserve"> </w:t>
      </w:r>
      <w:r>
        <w:t xml:space="preserve">were </w:t>
      </w:r>
      <w:r w:rsidR="00B65869" w:rsidRPr="007846C7">
        <w:t xml:space="preserve">displayed 24cm above the table and the classification answers </w:t>
      </w:r>
      <w:r w:rsidR="00B65869">
        <w:t xml:space="preserve">were </w:t>
      </w:r>
      <w:r w:rsidR="00B65869" w:rsidRPr="007846C7">
        <w:t>displayed on each side of it, 20</w:t>
      </w:r>
      <w:r w:rsidR="00F43DE5">
        <w:t xml:space="preserve"> </w:t>
      </w:r>
      <w:r w:rsidR="00B65869" w:rsidRPr="007846C7">
        <w:t>cm apart (</w:t>
      </w:r>
      <w:r w:rsidR="009E311A" w:rsidRPr="009E311A">
        <w:fldChar w:fldCharType="begin"/>
      </w:r>
      <w:r w:rsidR="009E311A" w:rsidRPr="009E311A">
        <w:instrText xml:space="preserve"> REF _Ref134430239 \h </w:instrText>
      </w:r>
      <w:r w:rsidR="009E311A">
        <w:instrText xml:space="preserve"> \* MERGEFORMAT </w:instrText>
      </w:r>
      <w:r w:rsidR="009E311A" w:rsidRPr="009E311A">
        <w:fldChar w:fldCharType="separate"/>
      </w:r>
      <w:r w:rsidR="009E311A" w:rsidRPr="009E311A">
        <w:t xml:space="preserve">Figure </w:t>
      </w:r>
      <w:r w:rsidR="009E311A" w:rsidRPr="00DB1FF3">
        <w:t>1</w:t>
      </w:r>
      <w:r w:rsidR="009E311A" w:rsidRPr="009E311A">
        <w:fldChar w:fldCharType="end"/>
      </w:r>
      <w:r w:rsidR="00B65869" w:rsidRPr="007846C7">
        <w:t>). Participants w</w:t>
      </w:r>
      <w:r w:rsidR="00B65869">
        <w:t>ore</w:t>
      </w:r>
      <w:r w:rsidR="00B65869" w:rsidRPr="007846C7">
        <w:t xml:space="preserve"> a Velcro ring with a marker at the tip of their index finger. A touch </w:t>
      </w:r>
      <w:r w:rsidR="00B65869">
        <w:t xml:space="preserve">was </w:t>
      </w:r>
      <w:r w:rsidR="00B65869" w:rsidRPr="007846C7">
        <w:t xml:space="preserve">registered when the marker </w:t>
      </w:r>
      <w:r w:rsidR="00B65869">
        <w:t xml:space="preserve">was </w:t>
      </w:r>
      <w:r w:rsidR="0054169C">
        <w:t>0.7</w:t>
      </w:r>
      <w:r w:rsidR="00B65869" w:rsidRPr="007846C7">
        <w:t>cm</w:t>
      </w:r>
      <w:r w:rsidR="00B65869">
        <w:t xml:space="preserve"> </w:t>
      </w:r>
      <w:r w:rsidR="00B65869" w:rsidRPr="007846C7">
        <w:t xml:space="preserve">away from the screen or </w:t>
      </w:r>
      <w:r w:rsidR="00B65869" w:rsidRPr="007846C7">
        <w:lastRenderedPageBreak/>
        <w:t>closer. A system of 6 OptiTrack Flex 13 cameras by NaturalPoint, Inc. track</w:t>
      </w:r>
      <w:r w:rsidR="00B65869">
        <w:t>ed</w:t>
      </w:r>
      <w:r w:rsidR="00B65869" w:rsidRPr="007846C7">
        <w:t xml:space="preserve"> the marker's location using Motive 2.3.0 software</w:t>
      </w:r>
      <w:r w:rsidR="00B65869">
        <w:t xml:space="preserve"> </w:t>
      </w:r>
      <w:r w:rsidR="00B65869">
        <w:fldChar w:fldCharType="begin"/>
      </w:r>
      <w:r w:rsidR="00B65869">
        <w:instrText xml:space="preserve"> ADDIN ZOTERO_ITEM CSL_CITATION {"citationID":"k7ohdw9E","properties":{"formattedCitation":"({\\i{}Motive}, 2021)","plainCitation":"(Motive, 2021)","noteIndex":0},"citationItems":[{"id":516,"uris":["http://zotero.org/users/8275165/items/LBUE3CH5"],"itemData":{"id":516,"type":"software","event-place":"Corvallis","license":"NaturalPoint, Inc.","publisher":"NaturalPoint, Inc.","publisher-place":"Corvallis","title":"Motive","URL":"https://optitrack.com/software/motive/","version":"2.3.0","issued":{"date-parts":[["2021"]]}}}],"schema":"https://github.com/citation-style-language/schema/raw/master/csl-citation.json"} </w:instrText>
      </w:r>
      <w:r w:rsidR="00B65869">
        <w:fldChar w:fldCharType="separate"/>
      </w:r>
      <w:r w:rsidR="00B65869" w:rsidRPr="00533630">
        <w:rPr>
          <w:rFonts w:ascii="Times New Roman" w:hAnsi="Times New Roman" w:cs="Times New Roman"/>
        </w:rPr>
        <w:t>(</w:t>
      </w:r>
      <w:r w:rsidR="00B65869" w:rsidRPr="00533630">
        <w:rPr>
          <w:rFonts w:ascii="Times New Roman" w:hAnsi="Times New Roman" w:cs="Times New Roman"/>
          <w:i/>
          <w:iCs/>
        </w:rPr>
        <w:t>Motive</w:t>
      </w:r>
      <w:r w:rsidR="00B65869" w:rsidRPr="00533630">
        <w:rPr>
          <w:rFonts w:ascii="Times New Roman" w:hAnsi="Times New Roman" w:cs="Times New Roman"/>
        </w:rPr>
        <w:t>, 2021)</w:t>
      </w:r>
      <w:r w:rsidR="00B65869">
        <w:fldChar w:fldCharType="end"/>
      </w:r>
      <w:r w:rsidR="00B65869" w:rsidRPr="007846C7">
        <w:t xml:space="preserve"> at a sampling rate of 120Hz. The coordinates </w:t>
      </w:r>
      <w:r w:rsidR="00B65869">
        <w:t xml:space="preserve">were </w:t>
      </w:r>
      <w:r w:rsidR="00B65869" w:rsidRPr="007846C7">
        <w:t xml:space="preserve">broadcasted online to a NatNet client </w:t>
      </w:r>
      <w:r w:rsidR="00B65869">
        <w:fldChar w:fldCharType="begin"/>
      </w:r>
      <w:r w:rsidR="00B65869">
        <w:instrText xml:space="preserve"> ADDIN ZOTERO_ITEM CSL_CITATION {"citationID":"9zqUTUNJ","properties":{"formattedCitation":"({\\i{}NatNet SDK}, 2021)","plainCitation":"(NatNet SDK, 2021)","noteIndex":0},"citationItems":[{"id":517,"uris":["http://zotero.org/users/8275165/items/4VI3HA94"],"itemData":{"id":517,"type":"software","event-place":"Corvallis","license":"NaturalPoint, Inc.","publisher":"NaturalPoint, Inc.","publisher-place":"Corvallis","title":"NatNet SDK","URL":"https://optitrack.com/software/motive/","version":"4.0.0","issued":{"date-parts":[["2021"]]}}}],"schema":"https://github.com/citation-style-language/schema/raw/master/csl-citation.json"} </w:instrText>
      </w:r>
      <w:r w:rsidR="00B65869">
        <w:fldChar w:fldCharType="separate"/>
      </w:r>
      <w:r w:rsidR="00B65869" w:rsidRPr="006D3EC2">
        <w:rPr>
          <w:rFonts w:ascii="Times New Roman" w:hAnsi="Times New Roman" w:cs="Times New Roman"/>
        </w:rPr>
        <w:t>(</w:t>
      </w:r>
      <w:r w:rsidR="00B65869" w:rsidRPr="006D3EC2">
        <w:rPr>
          <w:rFonts w:ascii="Times New Roman" w:hAnsi="Times New Roman" w:cs="Times New Roman"/>
          <w:i/>
          <w:iCs/>
        </w:rPr>
        <w:t>NatNet SDK</w:t>
      </w:r>
      <w:r w:rsidR="00B65869" w:rsidRPr="006D3EC2">
        <w:rPr>
          <w:rFonts w:ascii="Times New Roman" w:hAnsi="Times New Roman" w:cs="Times New Roman"/>
        </w:rPr>
        <w:t>, 2021)</w:t>
      </w:r>
      <w:r w:rsidR="00B65869">
        <w:fldChar w:fldCharType="end"/>
      </w:r>
      <w:r w:rsidR="00B65869">
        <w:t xml:space="preserve"> </w:t>
      </w:r>
      <w:r w:rsidR="00B65869" w:rsidRPr="007846C7">
        <w:t>and recorded with Matlab.</w:t>
      </w:r>
    </w:p>
    <w:p w14:paraId="6766FECF" w14:textId="4C6EC9CB" w:rsidR="00CA2A96" w:rsidRPr="00DB1FF3" w:rsidDel="00F43DE5" w:rsidRDefault="00CA2A96" w:rsidP="00DB1FF3">
      <w:pPr>
        <w:pStyle w:val="Caption"/>
        <w:keepNext/>
        <w:spacing w:line="480" w:lineRule="auto"/>
        <w:jc w:val="left"/>
        <w:rPr>
          <w:moveFrom w:id="29" w:author="Liad Mudrik" w:date="2023-06-28T20:59:00Z"/>
          <w:b/>
          <w:bCs/>
          <w:i w:val="0"/>
          <w:iCs w:val="0"/>
          <w:sz w:val="24"/>
          <w:szCs w:val="20"/>
        </w:rPr>
      </w:pPr>
      <w:moveFromRangeStart w:id="30" w:author="Liad Mudrik" w:date="2023-06-28T20:59:00Z" w:name="move138878359"/>
      <w:moveFrom w:id="31" w:author="Liad Mudrik" w:date="2023-06-28T20:59:00Z">
        <w:r w:rsidRPr="00DB1FF3" w:rsidDel="00F43DE5">
          <w:rPr>
            <w:b/>
            <w:bCs/>
            <w:i w:val="0"/>
            <w:iCs w:val="0"/>
            <w:sz w:val="24"/>
            <w:szCs w:val="20"/>
          </w:rPr>
          <w:t xml:space="preserve">Figure </w:t>
        </w:r>
        <w:r w:rsidRPr="00DB1FF3" w:rsidDel="00F43DE5">
          <w:rPr>
            <w:b/>
            <w:bCs/>
            <w:i w:val="0"/>
            <w:iCs w:val="0"/>
            <w:szCs w:val="20"/>
          </w:rPr>
          <w:fldChar w:fldCharType="begin"/>
        </w:r>
        <w:r w:rsidRPr="00DB1FF3" w:rsidDel="00F43DE5">
          <w:rPr>
            <w:b/>
            <w:bCs/>
            <w:i w:val="0"/>
            <w:iCs w:val="0"/>
            <w:sz w:val="24"/>
            <w:szCs w:val="20"/>
          </w:rPr>
          <w:instrText xml:space="preserve"> SEQ Figure \* ARABIC </w:instrText>
        </w:r>
        <w:r w:rsidRPr="00DB1FF3" w:rsidDel="00F43DE5">
          <w:rPr>
            <w:b/>
            <w:bCs/>
            <w:i w:val="0"/>
            <w:iCs w:val="0"/>
            <w:szCs w:val="20"/>
          </w:rPr>
          <w:fldChar w:fldCharType="separate"/>
        </w:r>
        <w:r w:rsidRPr="00DB1FF3" w:rsidDel="00F43DE5">
          <w:rPr>
            <w:b/>
            <w:bCs/>
            <w:i w:val="0"/>
            <w:iCs w:val="0"/>
            <w:noProof/>
            <w:sz w:val="24"/>
            <w:szCs w:val="20"/>
          </w:rPr>
          <w:t>1</w:t>
        </w:r>
        <w:r w:rsidRPr="00DB1FF3" w:rsidDel="00F43DE5">
          <w:rPr>
            <w:b/>
            <w:bCs/>
            <w:i w:val="0"/>
            <w:iCs w:val="0"/>
            <w:szCs w:val="20"/>
          </w:rPr>
          <w:fldChar w:fldCharType="end"/>
        </w:r>
      </w:moveFrom>
    </w:p>
    <w:p w14:paraId="5DA0067E" w14:textId="2C461979" w:rsidR="00CA2A96" w:rsidRPr="008C3EB8" w:rsidDel="00F43DE5" w:rsidRDefault="009159A8" w:rsidP="00DB1FF3">
      <w:pPr>
        <w:ind w:firstLine="0"/>
        <w:rPr>
          <w:moveFrom w:id="32" w:author="Liad Mudrik" w:date="2023-06-28T20:59:00Z"/>
        </w:rPr>
      </w:pPr>
      <w:moveFrom w:id="33" w:author="Liad Mudrik" w:date="2023-06-28T20:59:00Z">
        <w:r w:rsidRPr="00DB1FF3" w:rsidDel="00F43DE5">
          <w:rPr>
            <w:i/>
            <w:iCs/>
          </w:rPr>
          <w:t>Experimental Setup</w:t>
        </w:r>
      </w:moveFrom>
    </w:p>
    <w:moveFromRangeEnd w:id="30"/>
    <w:p w14:paraId="142171C9" w14:textId="57FD686D" w:rsidR="00854D68" w:rsidRDefault="009A6E21" w:rsidP="00854D68">
      <w:pPr>
        <w:pStyle w:val="NoSpacing"/>
        <w:keepNext/>
        <w:bidi w:val="0"/>
        <w:jc w:val="center"/>
      </w:pPr>
      <w:del w:id="34" w:author="zeev" w:date="2023-07-25T17:27:00Z">
        <w:r w:rsidRPr="009A6E21" w:rsidDel="00860226">
          <w:rPr>
            <w:noProof/>
          </w:rPr>
          <w:drawing>
            <wp:inline distT="0" distB="0" distL="0" distR="0" wp14:anchorId="7C29D55F" wp14:editId="2F9BF557">
              <wp:extent cx="3440169" cy="2982582"/>
              <wp:effectExtent l="0" t="0" r="8255" b="8890"/>
              <wp:docPr id="9" name="Picture 9"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diagram&#10;&#10;Description automatically generated"/>
                      <pic:cNvPicPr/>
                    </pic:nvPicPr>
                    <pic:blipFill>
                      <a:blip r:embed="rId12"/>
                      <a:stretch>
                        <a:fillRect/>
                      </a:stretch>
                    </pic:blipFill>
                    <pic:spPr>
                      <a:xfrm>
                        <a:off x="0" y="0"/>
                        <a:ext cx="3456941" cy="2997123"/>
                      </a:xfrm>
                      <a:prstGeom prst="rect">
                        <a:avLst/>
                      </a:prstGeom>
                    </pic:spPr>
                  </pic:pic>
                </a:graphicData>
              </a:graphic>
            </wp:inline>
          </w:drawing>
        </w:r>
      </w:del>
    </w:p>
    <w:p w14:paraId="01EAE951" w14:textId="1BE5F59B" w:rsidR="00F43DE5" w:rsidRPr="00F43DE5" w:rsidDel="00860226" w:rsidRDefault="00F43DE5">
      <w:pPr>
        <w:pStyle w:val="Caption"/>
        <w:keepNext/>
        <w:ind w:left="567" w:right="713"/>
        <w:rPr>
          <w:del w:id="35" w:author="zeev" w:date="2023-07-25T17:27:00Z"/>
          <w:moveTo w:id="36" w:author="Liad Mudrik" w:date="2023-06-28T20:59:00Z"/>
          <w:b/>
          <w:bCs/>
          <w:i w:val="0"/>
          <w:iCs w:val="0"/>
          <w:szCs w:val="22"/>
          <w:rPrChange w:id="37" w:author="Liad Mudrik" w:date="2023-06-28T20:59:00Z">
            <w:rPr>
              <w:del w:id="38" w:author="zeev" w:date="2023-07-25T17:27:00Z"/>
              <w:moveTo w:id="39" w:author="Liad Mudrik" w:date="2023-06-28T20:59:00Z"/>
              <w:b/>
              <w:bCs/>
              <w:i w:val="0"/>
              <w:iCs w:val="0"/>
              <w:sz w:val="24"/>
              <w:szCs w:val="20"/>
            </w:rPr>
          </w:rPrChange>
        </w:rPr>
        <w:pPrChange w:id="40" w:author="Liad Mudrik" w:date="2023-06-28T20:59:00Z">
          <w:pPr>
            <w:pStyle w:val="Caption"/>
            <w:keepNext/>
            <w:spacing w:line="480" w:lineRule="auto"/>
            <w:jc w:val="left"/>
          </w:pPr>
        </w:pPrChange>
      </w:pPr>
      <w:bookmarkStart w:id="41" w:name="_Ref134430239"/>
      <w:moveToRangeStart w:id="42" w:author="Liad Mudrik" w:date="2023-06-28T20:59:00Z" w:name="move138878359"/>
      <w:commentRangeStart w:id="43"/>
      <w:commentRangeStart w:id="44"/>
      <w:moveTo w:id="45" w:author="Liad Mudrik" w:date="2023-06-28T20:59:00Z">
        <w:del w:id="46" w:author="zeev" w:date="2023-07-25T17:27:00Z">
          <w:r w:rsidRPr="00F43DE5" w:rsidDel="00860226">
            <w:rPr>
              <w:b/>
              <w:bCs/>
              <w:i w:val="0"/>
              <w:iCs w:val="0"/>
              <w:szCs w:val="22"/>
              <w:rPrChange w:id="47" w:author="Liad Mudrik" w:date="2023-06-28T20:59:00Z">
                <w:rPr>
                  <w:b/>
                  <w:bCs/>
                  <w:i w:val="0"/>
                  <w:iCs w:val="0"/>
                  <w:szCs w:val="20"/>
                </w:rPr>
              </w:rPrChange>
            </w:rPr>
            <w:delText xml:space="preserve">Figure </w:delText>
          </w:r>
          <w:r w:rsidRPr="00F43DE5" w:rsidDel="00860226">
            <w:rPr>
              <w:b/>
              <w:bCs/>
              <w:i w:val="0"/>
              <w:iCs w:val="0"/>
              <w:szCs w:val="22"/>
              <w:rPrChange w:id="48" w:author="Liad Mudrik" w:date="2023-06-28T20:59:00Z">
                <w:rPr>
                  <w:b/>
                  <w:bCs/>
                  <w:i w:val="0"/>
                  <w:iCs w:val="0"/>
                  <w:szCs w:val="20"/>
                </w:rPr>
              </w:rPrChange>
            </w:rPr>
            <w:fldChar w:fldCharType="begin"/>
          </w:r>
          <w:r w:rsidRPr="00F43DE5" w:rsidDel="00860226">
            <w:rPr>
              <w:b/>
              <w:bCs/>
              <w:i w:val="0"/>
              <w:iCs w:val="0"/>
              <w:szCs w:val="22"/>
              <w:rPrChange w:id="49" w:author="Liad Mudrik" w:date="2023-06-28T20:59:00Z">
                <w:rPr>
                  <w:b/>
                  <w:bCs/>
                  <w:i w:val="0"/>
                  <w:iCs w:val="0"/>
                  <w:szCs w:val="20"/>
                </w:rPr>
              </w:rPrChange>
            </w:rPr>
            <w:delInstrText xml:space="preserve"> SEQ Figure \* ARABIC </w:delInstrText>
          </w:r>
          <w:r w:rsidRPr="00F43DE5" w:rsidDel="00860226">
            <w:rPr>
              <w:b/>
              <w:bCs/>
              <w:i w:val="0"/>
              <w:iCs w:val="0"/>
              <w:szCs w:val="22"/>
              <w:rPrChange w:id="50" w:author="Liad Mudrik" w:date="2023-06-28T20:59:00Z">
                <w:rPr>
                  <w:b/>
                  <w:bCs/>
                  <w:i w:val="0"/>
                  <w:iCs w:val="0"/>
                  <w:szCs w:val="20"/>
                </w:rPr>
              </w:rPrChange>
            </w:rPr>
            <w:fldChar w:fldCharType="separate"/>
          </w:r>
          <w:r w:rsidRPr="00F43DE5" w:rsidDel="00860226">
            <w:rPr>
              <w:b/>
              <w:bCs/>
              <w:i w:val="0"/>
              <w:iCs w:val="0"/>
              <w:noProof/>
              <w:szCs w:val="22"/>
              <w:rPrChange w:id="51" w:author="Liad Mudrik" w:date="2023-06-28T20:59:00Z">
                <w:rPr>
                  <w:b/>
                  <w:bCs/>
                  <w:i w:val="0"/>
                  <w:iCs w:val="0"/>
                  <w:noProof/>
                  <w:szCs w:val="20"/>
                </w:rPr>
              </w:rPrChange>
            </w:rPr>
            <w:delText>1</w:delText>
          </w:r>
          <w:r w:rsidRPr="00F43DE5" w:rsidDel="00860226">
            <w:rPr>
              <w:b/>
              <w:bCs/>
              <w:i w:val="0"/>
              <w:iCs w:val="0"/>
              <w:szCs w:val="22"/>
              <w:rPrChange w:id="52" w:author="Liad Mudrik" w:date="2023-06-28T20:59:00Z">
                <w:rPr>
                  <w:b/>
                  <w:bCs/>
                  <w:i w:val="0"/>
                  <w:iCs w:val="0"/>
                  <w:szCs w:val="20"/>
                </w:rPr>
              </w:rPrChange>
            </w:rPr>
            <w:fldChar w:fldCharType="end"/>
          </w:r>
        </w:del>
      </w:moveTo>
      <w:bookmarkEnd w:id="41"/>
      <w:ins w:id="53" w:author="Liad Mudrik" w:date="2023-06-28T20:59:00Z">
        <w:del w:id="54" w:author="zeev" w:date="2023-07-25T17:27:00Z">
          <w:r w:rsidRPr="00F43DE5" w:rsidDel="00860226">
            <w:rPr>
              <w:b/>
              <w:bCs/>
              <w:i w:val="0"/>
              <w:iCs w:val="0"/>
              <w:szCs w:val="22"/>
              <w:rPrChange w:id="55" w:author="Liad Mudrik" w:date="2023-06-28T20:59:00Z">
                <w:rPr>
                  <w:b/>
                  <w:bCs/>
                  <w:i w:val="0"/>
                  <w:iCs w:val="0"/>
                  <w:szCs w:val="20"/>
                </w:rPr>
              </w:rPrChange>
            </w:rPr>
            <w:delText xml:space="preserve">: </w:delText>
          </w:r>
          <w:r w:rsidRPr="00F43DE5" w:rsidDel="00860226">
            <w:rPr>
              <w:szCs w:val="22"/>
              <w:rPrChange w:id="56" w:author="Liad Mudrik" w:date="2023-06-28T20:59:00Z">
                <w:rPr/>
              </w:rPrChange>
            </w:rPr>
            <w:delText xml:space="preserve"> </w:delText>
          </w:r>
        </w:del>
      </w:ins>
      <w:commentRangeEnd w:id="43"/>
      <w:ins w:id="57" w:author="Liad Mudrik" w:date="2023-06-28T21:01:00Z">
        <w:del w:id="58" w:author="zeev" w:date="2023-07-25T17:27:00Z">
          <w:r w:rsidR="00420454" w:rsidDel="00860226">
            <w:rPr>
              <w:rStyle w:val="CommentReference"/>
              <w:i w:val="0"/>
              <w:iCs w:val="0"/>
              <w:color w:val="auto"/>
            </w:rPr>
            <w:commentReference w:id="43"/>
          </w:r>
        </w:del>
      </w:ins>
      <w:commentRangeEnd w:id="44"/>
      <w:r w:rsidR="00860226">
        <w:rPr>
          <w:rStyle w:val="CommentReference"/>
          <w:i w:val="0"/>
          <w:iCs w:val="0"/>
          <w:color w:val="auto"/>
        </w:rPr>
        <w:commentReference w:id="44"/>
      </w:r>
    </w:p>
    <w:p w14:paraId="2C058CE9" w14:textId="2631F143" w:rsidR="00F43DE5" w:rsidRPr="00F43DE5" w:rsidDel="00860226" w:rsidRDefault="00F43DE5">
      <w:pPr>
        <w:pStyle w:val="Caption"/>
        <w:keepNext/>
        <w:ind w:left="567" w:right="713"/>
        <w:rPr>
          <w:del w:id="59" w:author="zeev" w:date="2023-07-25T17:27:00Z"/>
          <w:moveTo w:id="60" w:author="Liad Mudrik" w:date="2023-06-28T20:59:00Z"/>
          <w:iCs w:val="0"/>
          <w:szCs w:val="22"/>
          <w:rPrChange w:id="61" w:author="Liad Mudrik" w:date="2023-06-28T20:59:00Z">
            <w:rPr>
              <w:del w:id="62" w:author="zeev" w:date="2023-07-25T17:27:00Z"/>
              <w:moveTo w:id="63" w:author="Liad Mudrik" w:date="2023-06-28T20:59:00Z"/>
              <w:iCs/>
            </w:rPr>
          </w:rPrChange>
        </w:rPr>
        <w:pPrChange w:id="64" w:author="Liad Mudrik" w:date="2023-06-28T20:59:00Z">
          <w:pPr>
            <w:ind w:firstLine="0"/>
          </w:pPr>
        </w:pPrChange>
      </w:pPr>
      <w:ins w:id="65" w:author="Liad Mudrik" w:date="2023-06-28T20:59:00Z">
        <w:del w:id="66" w:author="zeev" w:date="2023-07-25T17:27:00Z">
          <w:r w:rsidRPr="00F43DE5" w:rsidDel="00860226">
            <w:rPr>
              <w:iCs w:val="0"/>
              <w:szCs w:val="22"/>
              <w:rPrChange w:id="67" w:author="Liad Mudrik" w:date="2023-06-28T20:59:00Z">
                <w:rPr>
                  <w:iCs/>
                </w:rPr>
              </w:rPrChange>
            </w:rPr>
            <w:delText xml:space="preserve">An illustration of the </w:delText>
          </w:r>
        </w:del>
      </w:ins>
      <w:moveTo w:id="68" w:author="Liad Mudrik" w:date="2023-06-28T20:59:00Z">
        <w:del w:id="69" w:author="zeev" w:date="2023-07-25T17:27:00Z">
          <w:r w:rsidRPr="00F43DE5" w:rsidDel="00860226">
            <w:rPr>
              <w:iCs w:val="0"/>
              <w:szCs w:val="22"/>
              <w:rPrChange w:id="70" w:author="Liad Mudrik" w:date="2023-06-28T20:59:00Z">
                <w:rPr>
                  <w:iCs/>
                </w:rPr>
              </w:rPrChange>
            </w:rPr>
            <w:delText>E</w:delText>
          </w:r>
        </w:del>
      </w:moveTo>
      <w:ins w:id="71" w:author="Liad Mudrik" w:date="2023-06-28T20:59:00Z">
        <w:del w:id="72" w:author="zeev" w:date="2023-07-25T17:27:00Z">
          <w:r w:rsidRPr="00F43DE5" w:rsidDel="00860226">
            <w:rPr>
              <w:iCs w:val="0"/>
              <w:szCs w:val="22"/>
              <w:rPrChange w:id="73" w:author="Liad Mudrik" w:date="2023-06-28T20:59:00Z">
                <w:rPr>
                  <w:iCs/>
                </w:rPr>
              </w:rPrChange>
            </w:rPr>
            <w:delText>e</w:delText>
          </w:r>
        </w:del>
      </w:ins>
      <w:moveTo w:id="74" w:author="Liad Mudrik" w:date="2023-06-28T20:59:00Z">
        <w:del w:id="75" w:author="zeev" w:date="2023-07-25T17:27:00Z">
          <w:r w:rsidRPr="00F43DE5" w:rsidDel="00860226">
            <w:rPr>
              <w:iCs w:val="0"/>
              <w:szCs w:val="22"/>
              <w:rPrChange w:id="76" w:author="Liad Mudrik" w:date="2023-06-28T20:59:00Z">
                <w:rPr>
                  <w:iCs/>
                </w:rPr>
              </w:rPrChange>
            </w:rPr>
            <w:delText xml:space="preserve">xperimental </w:delText>
          </w:r>
        </w:del>
      </w:moveTo>
      <w:ins w:id="77" w:author="Liad Mudrik" w:date="2023-06-28T20:59:00Z">
        <w:del w:id="78" w:author="zeev" w:date="2023-07-25T17:27:00Z">
          <w:r w:rsidRPr="00F43DE5" w:rsidDel="00860226">
            <w:rPr>
              <w:iCs w:val="0"/>
              <w:szCs w:val="22"/>
              <w:rPrChange w:id="79" w:author="Liad Mudrik" w:date="2023-06-28T20:59:00Z">
                <w:rPr>
                  <w:iCs/>
                </w:rPr>
              </w:rPrChange>
            </w:rPr>
            <w:delText>S</w:delText>
          </w:r>
        </w:del>
      </w:ins>
      <w:moveTo w:id="80" w:author="Liad Mudrik" w:date="2023-06-28T20:59:00Z">
        <w:del w:id="81" w:author="zeev" w:date="2023-07-25T17:27:00Z">
          <w:r w:rsidRPr="00F43DE5" w:rsidDel="00860226">
            <w:rPr>
              <w:iCs w:val="0"/>
              <w:szCs w:val="22"/>
              <w:rPrChange w:id="82" w:author="Liad Mudrik" w:date="2023-06-28T20:59:00Z">
                <w:rPr>
                  <w:iCs/>
                </w:rPr>
              </w:rPrChange>
            </w:rPr>
            <w:delText>Setup</w:delText>
          </w:r>
        </w:del>
      </w:moveTo>
      <w:ins w:id="83" w:author="Liad Mudrik" w:date="2023-06-28T20:59:00Z">
        <w:del w:id="84" w:author="zeev" w:date="2023-07-25T17:27:00Z">
          <w:r w:rsidRPr="00F43DE5" w:rsidDel="00860226">
            <w:rPr>
              <w:iCs w:val="0"/>
              <w:szCs w:val="22"/>
              <w:rPrChange w:id="85" w:author="Liad Mudrik" w:date="2023-06-28T20:59:00Z">
                <w:rPr>
                  <w:iCs/>
                </w:rPr>
              </w:rPrChange>
            </w:rPr>
            <w:delText xml:space="preserve">. </w:delText>
          </w:r>
        </w:del>
      </w:ins>
    </w:p>
    <w:moveToRangeEnd w:id="42"/>
    <w:p w14:paraId="7A776834" w14:textId="0F678A36" w:rsidR="00F43DE5" w:rsidRDefault="00CA2A96" w:rsidP="00F9302D">
      <w:pPr>
        <w:pStyle w:val="Caption"/>
        <w:keepNext/>
        <w:ind w:left="567" w:right="713"/>
      </w:pPr>
      <w:del w:id="86" w:author="zeev" w:date="2023-07-25T17:27:00Z">
        <w:r w:rsidRPr="00F43DE5" w:rsidDel="00860226">
          <w:rPr>
            <w:i w:val="0"/>
            <w:iCs w:val="0"/>
            <w:color w:val="auto"/>
            <w:szCs w:val="22"/>
            <w:rPrChange w:id="87" w:author="Liad Mudrik" w:date="2023-06-28T20:59:00Z">
              <w:rPr>
                <w:i w:val="0"/>
                <w:iCs w:val="0"/>
                <w:color w:val="auto"/>
                <w:sz w:val="24"/>
                <w:szCs w:val="24"/>
              </w:rPr>
            </w:rPrChange>
          </w:rPr>
          <w:delText>Note.</w:delText>
        </w:r>
        <w:r w:rsidR="00854D68" w:rsidRPr="00F43DE5" w:rsidDel="00860226">
          <w:rPr>
            <w:i w:val="0"/>
            <w:iCs w:val="0"/>
            <w:szCs w:val="22"/>
            <w:rPrChange w:id="88" w:author="Liad Mudrik" w:date="2023-06-28T20:59:00Z">
              <w:rPr/>
            </w:rPrChange>
          </w:rPr>
          <w:delText xml:space="preserve"> </w:delText>
        </w:r>
      </w:del>
      <w:ins w:id="89" w:author="Liad Mudrik" w:date="2023-06-28T20:59:00Z">
        <w:del w:id="90" w:author="zeev" w:date="2023-07-25T17:27:00Z">
          <w:r w:rsidR="00F43DE5" w:rsidDel="00860226">
            <w:rPr>
              <w:i w:val="0"/>
              <w:iCs w:val="0"/>
              <w:szCs w:val="22"/>
            </w:rPr>
            <w:delText xml:space="preserve"> </w:delText>
          </w:r>
        </w:del>
      </w:ins>
      <w:del w:id="91" w:author="zeev" w:date="2023-07-25T17:27:00Z">
        <w:r w:rsidR="00854D68" w:rsidRPr="00F43DE5" w:rsidDel="00860226">
          <w:rPr>
            <w:i w:val="0"/>
            <w:iCs w:val="0"/>
            <w:szCs w:val="22"/>
            <w:rPrChange w:id="92" w:author="Liad Mudrik" w:date="2023-06-28T20:59:00Z">
              <w:rPr/>
            </w:rPrChange>
          </w:rPr>
          <w:delText xml:space="preserve">A participant placing his finger on the starting point which is located </w:delText>
        </w:r>
        <w:r w:rsidR="004907D7" w:rsidRPr="00F43DE5" w:rsidDel="00860226">
          <w:rPr>
            <w:i w:val="0"/>
            <w:iCs w:val="0"/>
            <w:szCs w:val="22"/>
            <w:rPrChange w:id="93" w:author="Liad Mudrik" w:date="2023-06-28T20:59:00Z">
              <w:rPr/>
            </w:rPrChange>
          </w:rPr>
          <w:delText>35</w:delText>
        </w:r>
        <w:r w:rsidR="00854D68" w:rsidRPr="00F43DE5" w:rsidDel="00860226">
          <w:rPr>
            <w:i w:val="0"/>
            <w:iCs w:val="0"/>
            <w:szCs w:val="22"/>
            <w:rPrChange w:id="94" w:author="Liad Mudrik" w:date="2023-06-28T20:59:00Z">
              <w:rPr/>
            </w:rPrChange>
          </w:rPr>
          <w:delText>cm away from the screen. The target is positioned 24</w:delText>
        </w:r>
      </w:del>
      <w:ins w:id="95" w:author="Liad Mudrik" w:date="2023-06-28T20:59:00Z">
        <w:del w:id="96" w:author="zeev" w:date="2023-07-25T17:27:00Z">
          <w:r w:rsidR="00F43DE5" w:rsidDel="00860226">
            <w:rPr>
              <w:i w:val="0"/>
              <w:iCs w:val="0"/>
              <w:szCs w:val="22"/>
            </w:rPr>
            <w:delText xml:space="preserve"> </w:delText>
          </w:r>
        </w:del>
      </w:ins>
      <w:del w:id="97" w:author="zeev" w:date="2023-07-25T17:27:00Z">
        <w:r w:rsidR="00854D68" w:rsidRPr="00F43DE5" w:rsidDel="00860226">
          <w:rPr>
            <w:i w:val="0"/>
            <w:iCs w:val="0"/>
            <w:szCs w:val="22"/>
            <w:rPrChange w:id="98" w:author="Liad Mudrik" w:date="2023-06-28T20:59:00Z">
              <w:rPr/>
            </w:rPrChange>
          </w:rPr>
          <w:delText>cm above the starting point and the answers are placed on each of its sides, 20</w:delText>
        </w:r>
      </w:del>
      <w:ins w:id="99" w:author="Liad Mudrik" w:date="2023-06-28T21:00:00Z">
        <w:del w:id="100" w:author="zeev" w:date="2023-07-25T17:27:00Z">
          <w:r w:rsidR="00F43DE5" w:rsidDel="00860226">
            <w:rPr>
              <w:i w:val="0"/>
              <w:iCs w:val="0"/>
              <w:szCs w:val="22"/>
            </w:rPr>
            <w:delText xml:space="preserve"> </w:delText>
          </w:r>
        </w:del>
      </w:ins>
      <w:del w:id="101" w:author="zeev" w:date="2023-07-25T17:27:00Z">
        <w:r w:rsidR="00854D68" w:rsidRPr="00F43DE5" w:rsidDel="00860226">
          <w:rPr>
            <w:i w:val="0"/>
            <w:iCs w:val="0"/>
            <w:szCs w:val="22"/>
            <w:rPrChange w:id="102" w:author="Liad Mudrik" w:date="2023-06-28T20:59:00Z">
              <w:rPr/>
            </w:rPrChange>
          </w:rPr>
          <w:delText>cm apart. Z axis maps the path to and from the screen. X</w:delText>
        </w:r>
        <w:r w:rsidR="00F0759A" w:rsidRPr="00F43DE5" w:rsidDel="00860226">
          <w:rPr>
            <w:i w:val="0"/>
            <w:iCs w:val="0"/>
            <w:szCs w:val="22"/>
            <w:rPrChange w:id="103" w:author="Liad Mudrik" w:date="2023-06-28T20:59:00Z">
              <w:rPr/>
            </w:rPrChange>
          </w:rPr>
          <w:delText>-</w:delText>
        </w:r>
        <w:r w:rsidR="00854D68" w:rsidRPr="00F43DE5" w:rsidDel="00860226">
          <w:rPr>
            <w:i w:val="0"/>
            <w:iCs w:val="0"/>
            <w:szCs w:val="22"/>
            <w:rPrChange w:id="104" w:author="Liad Mudrik" w:date="2023-06-28T20:59:00Z">
              <w:rPr/>
            </w:rPrChange>
          </w:rPr>
          <w:delText>axis maps the left and right directions. Y axis maps the up and down directions</w:delText>
        </w:r>
      </w:del>
      <w:r w:rsidR="00854D68" w:rsidRPr="009159A8">
        <w:t>.</w:t>
      </w:r>
    </w:p>
    <w:p w14:paraId="1CB04382" w14:textId="77777777" w:rsidR="00F9302D" w:rsidRPr="00F9302D" w:rsidRDefault="00F9302D" w:rsidP="00F9302D">
      <w:pPr>
        <w:ind w:firstLine="0"/>
        <w:rPr>
          <w:ins w:id="105" w:author="Liad Mudrik" w:date="2023-06-28T20:59:00Z"/>
        </w:rPr>
      </w:pPr>
    </w:p>
    <w:p w14:paraId="5FC1E55D" w14:textId="2EA491BA" w:rsidR="00D826D9" w:rsidRDefault="00D826D9" w:rsidP="00DB1FF3">
      <w:pPr>
        <w:pStyle w:val="Heading4"/>
      </w:pPr>
      <w:r>
        <w:t>P</w:t>
      </w:r>
      <w:commentRangeStart w:id="106"/>
      <w:r>
        <w:t>rocedur</w:t>
      </w:r>
      <w:commentRangeEnd w:id="106"/>
      <w:r w:rsidR="00EF0DEB">
        <w:rPr>
          <w:rStyle w:val="CommentReference"/>
          <w:rFonts w:eastAsiaTheme="minorEastAsia"/>
          <w:i w:val="0"/>
          <w:iCs w:val="0"/>
          <w:rtl/>
        </w:rPr>
        <w:commentReference w:id="106"/>
      </w:r>
      <w:r>
        <w:t>e</w:t>
      </w:r>
      <w:bookmarkEnd w:id="26"/>
    </w:p>
    <w:p w14:paraId="4E8D7141" w14:textId="6D07F046" w:rsidR="005D3136" w:rsidRDefault="007156FD">
      <w:pPr>
        <w:ind w:firstLine="340"/>
        <w:pPrChange w:id="107" w:author="Liad Mudrik" w:date="2023-06-28T21:11:00Z">
          <w:pPr>
            <w:ind w:firstLine="0"/>
          </w:pPr>
        </w:pPrChange>
      </w:pPr>
      <w:r>
        <w:t xml:space="preserve">Two </w:t>
      </w:r>
      <w:r w:rsidR="00521037">
        <w:t>main</w:t>
      </w:r>
      <w:r w:rsidR="00D826D9">
        <w:t xml:space="preserve"> </w:t>
      </w:r>
      <w:r w:rsidR="00D826D9" w:rsidRPr="00400416">
        <w:t>session</w:t>
      </w:r>
      <w:r w:rsidR="00D826D9">
        <w:t>s</w:t>
      </w:r>
      <w:r w:rsidR="00560506">
        <w:t xml:space="preserve"> </w:t>
      </w:r>
      <w:r w:rsidR="000A4571">
        <w:t xml:space="preserve">were </w:t>
      </w:r>
      <w:r w:rsidR="00560506">
        <w:t>conducted on the same day</w:t>
      </w:r>
      <w:r w:rsidR="00E94313" w:rsidRPr="00E94313">
        <w:t xml:space="preserve"> </w:t>
      </w:r>
      <w:r w:rsidR="00E94313">
        <w:t>with their order counterbalanced between participants</w:t>
      </w:r>
      <w:r w:rsidR="00420454">
        <w:t>: o</w:t>
      </w:r>
      <w:r w:rsidR="00CD3FA4">
        <w:t xml:space="preserve">ne session </w:t>
      </w:r>
      <w:r w:rsidR="00521037">
        <w:t>for keyboard response and the other for motion tracking</w:t>
      </w:r>
      <w:r w:rsidR="00CD3FA4">
        <w:t>, e</w:t>
      </w:r>
      <w:r w:rsidR="00521037">
        <w:t xml:space="preserve">ach </w:t>
      </w:r>
      <w:r w:rsidR="00D826D9" w:rsidRPr="00400416">
        <w:t>include</w:t>
      </w:r>
      <w:r w:rsidR="00D826D9">
        <w:t>d</w:t>
      </w:r>
      <w:r w:rsidR="00D826D9" w:rsidRPr="00400416">
        <w:t xml:space="preserve"> a practice block and </w:t>
      </w:r>
      <w:r w:rsidR="00D826D9">
        <w:t xml:space="preserve">six </w:t>
      </w:r>
      <w:r w:rsidR="00D826D9" w:rsidRPr="00400416">
        <w:t>test blocks</w:t>
      </w:r>
      <w:r w:rsidR="00420454">
        <w:t xml:space="preserve"> of 40 trials each</w:t>
      </w:r>
      <w:r w:rsidR="00D826D9" w:rsidRPr="00400416">
        <w:t xml:space="preserve"> (i.e., 40 practice trials and </w:t>
      </w:r>
      <w:r w:rsidR="00D826D9">
        <w:t xml:space="preserve">240 </w:t>
      </w:r>
      <w:r w:rsidR="00D826D9" w:rsidRPr="00400416">
        <w:t>test trials)</w:t>
      </w:r>
      <w:r w:rsidR="00D442AA">
        <w:t xml:space="preserve">. </w:t>
      </w:r>
      <w:r w:rsidR="005D3136">
        <w:t xml:space="preserve">Half </w:t>
      </w:r>
      <w:r w:rsidR="005D3136">
        <w:lastRenderedPageBreak/>
        <w:t xml:space="preserve">the trials were congruent and half incongruent (pseudorandomly intermixed, as explained in the Stimuli section above). </w:t>
      </w:r>
      <w:r w:rsidR="00612121" w:rsidRPr="00400416">
        <w:t xml:space="preserve">Breaks </w:t>
      </w:r>
      <w:r w:rsidR="00612121">
        <w:t>were given</w:t>
      </w:r>
      <w:r w:rsidR="00612121" w:rsidRPr="00400416">
        <w:t xml:space="preserve"> between blocks</w:t>
      </w:r>
      <w:r w:rsidR="00612121">
        <w:t>.</w:t>
      </w:r>
      <w:r w:rsidR="00612121" w:rsidRPr="00400416">
        <w:t xml:space="preserve"> </w:t>
      </w:r>
    </w:p>
    <w:p w14:paraId="331A6F64" w14:textId="5A2508CF" w:rsidR="001F3D88" w:rsidRDefault="00927E7D" w:rsidP="00A25F82">
      <w:r w:rsidRPr="00400416">
        <w:t>The procedure</w:t>
      </w:r>
      <w:r w:rsidR="00AF2593">
        <w:t xml:space="preserve"> within each block</w:t>
      </w:r>
      <w:r w:rsidRPr="00400416">
        <w:t xml:space="preserve"> closely follow</w:t>
      </w:r>
      <w:r>
        <w:t>ed</w:t>
      </w:r>
      <w:r w:rsidRPr="00400416">
        <w:t xml:space="preserve"> the one used </w:t>
      </w:r>
      <w:r w:rsidR="00B75831">
        <w:t>by</w:t>
      </w:r>
      <w:r>
        <w:t xml:space="preserve"> </w:t>
      </w:r>
      <w:r>
        <w:fldChar w:fldCharType="begin"/>
      </w:r>
      <w:r>
        <w:instrText xml:space="preserve"> ADDIN ZOTERO_ITEM CSL_CITATION {"citationID":"sTxPZBiV","properties":{"formattedCitation":"(Dehaene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fldChar w:fldCharType="separate"/>
      </w:r>
      <w:r w:rsidRPr="008D13A3">
        <w:rPr>
          <w:rFonts w:ascii="Times New Roman" w:hAnsi="Times New Roman" w:cs="Times New Roman"/>
        </w:rPr>
        <w:t xml:space="preserve">Dehaene et al. </w:t>
      </w:r>
      <w:r>
        <w:rPr>
          <w:rFonts w:ascii="Times New Roman" w:hAnsi="Times New Roman" w:cs="Times New Roman"/>
        </w:rPr>
        <w:t>(</w:t>
      </w:r>
      <w:r w:rsidRPr="008D13A3">
        <w:rPr>
          <w:rFonts w:ascii="Times New Roman" w:hAnsi="Times New Roman" w:cs="Times New Roman"/>
        </w:rPr>
        <w:t>2001)</w:t>
      </w:r>
      <w:r>
        <w:fldChar w:fldCharType="end"/>
      </w:r>
      <w:r>
        <w:t xml:space="preserve">. </w:t>
      </w:r>
      <w:r w:rsidRPr="00400416">
        <w:t>Every trial consist</w:t>
      </w:r>
      <w:r>
        <w:t>ed</w:t>
      </w:r>
      <w:r w:rsidRPr="00400416">
        <w:t xml:space="preserve"> of a fixation cross (1000ms), a first mask (270ms), a second mask (30ms), a prime word (30ms), a third mask (30ms) and a target (500ms). Once the target </w:t>
      </w:r>
      <w:r>
        <w:t xml:space="preserve">was </w:t>
      </w:r>
      <w:r w:rsidRPr="00400416">
        <w:t>displayed, participants classif</w:t>
      </w:r>
      <w:r>
        <w:t>ied</w:t>
      </w:r>
      <w:r w:rsidRPr="00400416">
        <w:t xml:space="preserve"> the target word as describing a natural/artificial item </w:t>
      </w:r>
      <w:r>
        <w:t>(</w:t>
      </w:r>
      <w:ins w:id="108" w:author="Chen Heller" w:date="2023-07-31T19:22:00Z">
        <w:r w:rsidR="007C1D18">
          <w:fldChar w:fldCharType="begin"/>
        </w:r>
        <w:r w:rsidR="007C1D18">
          <w:instrText xml:space="preserve"> REF _Ref141723775 \h </w:instrText>
        </w:r>
      </w:ins>
      <w:r w:rsidR="007C1D18">
        <w:instrText xml:space="preserve"> \* MERGEFORMAT </w:instrText>
      </w:r>
      <w:r w:rsidR="007C1D18">
        <w:fldChar w:fldCharType="separate"/>
      </w:r>
      <w:ins w:id="109" w:author="Liad Mudrik" w:date="2023-06-28T21:14:00Z">
        <w:r w:rsidR="007C1D18" w:rsidRPr="007C1D18">
          <w:rPr>
            <w:rPrChange w:id="110" w:author="Chen Heller" w:date="2023-07-31T19:22:00Z">
              <w:rPr>
                <w:b/>
                <w:bCs/>
                <w:szCs w:val="20"/>
              </w:rPr>
            </w:rPrChange>
          </w:rPr>
          <w:t xml:space="preserve">Figure </w:t>
        </w:r>
      </w:ins>
      <w:ins w:id="111" w:author="Chen Heller" w:date="2023-07-31T19:22:00Z">
        <w:r w:rsidR="007C1D18" w:rsidRPr="007C1D18">
          <w:rPr>
            <w:rPrChange w:id="112" w:author="Chen Heller" w:date="2023-07-31T19:22:00Z">
              <w:rPr>
                <w:b/>
                <w:bCs/>
                <w:i/>
                <w:iCs/>
                <w:noProof/>
                <w:szCs w:val="20"/>
              </w:rPr>
            </w:rPrChange>
          </w:rPr>
          <w:t>1</w:t>
        </w:r>
        <w:r w:rsidR="007C1D18">
          <w:fldChar w:fldCharType="end"/>
        </w:r>
      </w:ins>
      <w:del w:id="113" w:author="Chen Heller" w:date="2023-07-31T19:22:00Z">
        <w:r w:rsidR="0053605B" w:rsidRPr="0053605B" w:rsidDel="007C1D18">
          <w:fldChar w:fldCharType="begin"/>
        </w:r>
        <w:r w:rsidR="0053605B" w:rsidRPr="0053605B" w:rsidDel="007C1D18">
          <w:delInstrText xml:space="preserve"> REF _Ref134430361 \h </w:delInstrText>
        </w:r>
        <w:r w:rsidR="0053605B" w:rsidDel="007C1D18">
          <w:delInstrText xml:space="preserve"> \* MERGEFORMAT </w:delInstrText>
        </w:r>
        <w:r w:rsidR="0053605B" w:rsidRPr="0053605B" w:rsidDel="007C1D18">
          <w:fldChar w:fldCharType="separate"/>
        </w:r>
        <w:r w:rsidR="0053605B" w:rsidRPr="0053605B" w:rsidDel="007C1D18">
          <w:delText xml:space="preserve">Figure </w:delText>
        </w:r>
        <w:r w:rsidR="0053605B" w:rsidRPr="00DB1FF3" w:rsidDel="007C1D18">
          <w:delText>2</w:delText>
        </w:r>
        <w:r w:rsidR="0053605B" w:rsidRPr="0053605B" w:rsidDel="007C1D18">
          <w:fldChar w:fldCharType="end"/>
        </w:r>
      </w:del>
      <w:r w:rsidRPr="00400416">
        <w:t>).</w:t>
      </w:r>
    </w:p>
    <w:p w14:paraId="2F3D9DD7" w14:textId="7B3F57B8" w:rsidR="00F9302D" w:rsidRPr="00DB1FF3" w:rsidDel="004E1EB8" w:rsidRDefault="00F9302D" w:rsidP="00F9302D">
      <w:pPr>
        <w:pStyle w:val="Caption"/>
        <w:keepNext/>
        <w:spacing w:line="480" w:lineRule="auto"/>
        <w:jc w:val="left"/>
        <w:rPr>
          <w:moveFrom w:id="114" w:author="Liad Mudrik" w:date="2023-06-28T21:14:00Z"/>
          <w:b/>
          <w:bCs/>
          <w:i w:val="0"/>
          <w:iCs w:val="0"/>
          <w:sz w:val="24"/>
          <w:szCs w:val="20"/>
        </w:rPr>
      </w:pPr>
      <w:moveFromRangeStart w:id="115" w:author="Liad Mudrik" w:date="2023-06-28T21:14:00Z" w:name="move138879304"/>
      <w:commentRangeStart w:id="116"/>
      <w:moveFrom w:id="117" w:author="Liad Mudrik" w:date="2023-06-28T21:14:00Z">
        <w:r w:rsidRPr="00DB1FF3" w:rsidDel="004E1EB8">
          <w:rPr>
            <w:b/>
            <w:bCs/>
            <w:i w:val="0"/>
            <w:iCs w:val="0"/>
            <w:sz w:val="24"/>
            <w:szCs w:val="20"/>
          </w:rPr>
          <w:t xml:space="preserve">Figure </w:t>
        </w:r>
        <w:r w:rsidRPr="00DB1FF3" w:rsidDel="004E1EB8">
          <w:rPr>
            <w:b/>
            <w:bCs/>
            <w:i w:val="0"/>
            <w:iCs w:val="0"/>
            <w:szCs w:val="20"/>
          </w:rPr>
          <w:fldChar w:fldCharType="begin"/>
        </w:r>
        <w:r w:rsidRPr="00DB1FF3" w:rsidDel="004E1EB8">
          <w:rPr>
            <w:b/>
            <w:bCs/>
            <w:i w:val="0"/>
            <w:iCs w:val="0"/>
            <w:sz w:val="24"/>
            <w:szCs w:val="20"/>
          </w:rPr>
          <w:instrText xml:space="preserve"> SEQ Figure \* ARABIC </w:instrText>
        </w:r>
        <w:r w:rsidRPr="00DB1FF3" w:rsidDel="004E1EB8">
          <w:rPr>
            <w:b/>
            <w:bCs/>
            <w:i w:val="0"/>
            <w:iCs w:val="0"/>
            <w:szCs w:val="20"/>
          </w:rPr>
          <w:fldChar w:fldCharType="separate"/>
        </w:r>
        <w:r w:rsidRPr="00DB1FF3" w:rsidDel="004E1EB8">
          <w:rPr>
            <w:b/>
            <w:bCs/>
            <w:i w:val="0"/>
            <w:iCs w:val="0"/>
            <w:noProof/>
            <w:sz w:val="24"/>
            <w:szCs w:val="20"/>
          </w:rPr>
          <w:t>2</w:t>
        </w:r>
        <w:r w:rsidRPr="00DB1FF3" w:rsidDel="004E1EB8">
          <w:rPr>
            <w:b/>
            <w:bCs/>
            <w:i w:val="0"/>
            <w:iCs w:val="0"/>
            <w:szCs w:val="20"/>
          </w:rPr>
          <w:fldChar w:fldCharType="end"/>
        </w:r>
      </w:moveFrom>
      <w:commentRangeEnd w:id="116"/>
      <w:r w:rsidR="00860226">
        <w:rPr>
          <w:rStyle w:val="CommentReference"/>
          <w:i w:val="0"/>
          <w:iCs w:val="0"/>
          <w:color w:val="auto"/>
        </w:rPr>
        <w:commentReference w:id="116"/>
      </w:r>
    </w:p>
    <w:p w14:paraId="69DD165F" w14:textId="17244571" w:rsidR="00F9302D" w:rsidRPr="00B16A11" w:rsidDel="004E1EB8" w:rsidRDefault="00F9302D" w:rsidP="00F9302D">
      <w:pPr>
        <w:ind w:firstLine="0"/>
        <w:rPr>
          <w:moveFrom w:id="118" w:author="Liad Mudrik" w:date="2023-06-28T21:14:00Z"/>
        </w:rPr>
      </w:pPr>
      <w:moveFrom w:id="119" w:author="Liad Mudrik" w:date="2023-06-28T21:14:00Z">
        <w:r w:rsidDel="004E1EB8">
          <w:rPr>
            <w:i/>
            <w:iCs/>
          </w:rPr>
          <w:t>Stimuli Presentation Order</w:t>
        </w:r>
      </w:moveFrom>
    </w:p>
    <w:moveFromRangeEnd w:id="115"/>
    <w:p w14:paraId="61B02F79" w14:textId="559F02F7" w:rsidR="00F9302D" w:rsidRDefault="00860226" w:rsidP="00860226">
      <w:pPr>
        <w:pStyle w:val="NoSpacing"/>
        <w:keepNext/>
        <w:tabs>
          <w:tab w:val="left" w:pos="270"/>
        </w:tabs>
        <w:bidi w:val="0"/>
      </w:pPr>
      <w:r w:rsidRPr="00860226">
        <w:rPr>
          <w:noProof/>
        </w:rPr>
        <w:drawing>
          <wp:inline distT="0" distB="0" distL="0" distR="0" wp14:anchorId="3F8F3896" wp14:editId="0BC867BB">
            <wp:extent cx="6107723" cy="3874750"/>
            <wp:effectExtent l="0" t="0" r="7620" b="0"/>
            <wp:docPr id="129" name="תמונה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תמונה 128"/>
                    <pic:cNvPicPr>
                      <a:picLocks noChangeAspect="1"/>
                    </pic:cNvPicPr>
                  </pic:nvPicPr>
                  <pic:blipFill>
                    <a:blip r:embed="rId13"/>
                    <a:stretch>
                      <a:fillRect/>
                    </a:stretch>
                  </pic:blipFill>
                  <pic:spPr>
                    <a:xfrm>
                      <a:off x="0" y="0"/>
                      <a:ext cx="6112554" cy="3877814"/>
                    </a:xfrm>
                    <a:prstGeom prst="rect">
                      <a:avLst/>
                    </a:prstGeom>
                  </pic:spPr>
                </pic:pic>
              </a:graphicData>
            </a:graphic>
          </wp:inline>
        </w:drawing>
      </w:r>
    </w:p>
    <w:p w14:paraId="3F1A238D" w14:textId="6ABFEACD" w:rsidR="00F9302D" w:rsidRPr="004E1EB8" w:rsidDel="004E1EB8" w:rsidRDefault="00F9302D">
      <w:pPr>
        <w:pStyle w:val="Caption"/>
        <w:keepNext/>
        <w:ind w:left="567" w:right="713"/>
        <w:rPr>
          <w:del w:id="120" w:author="Liad Mudrik" w:date="2023-06-28T21:14:00Z"/>
          <w:moveTo w:id="121" w:author="Liad Mudrik" w:date="2023-06-28T21:14:00Z"/>
          <w:b/>
          <w:bCs/>
          <w:i w:val="0"/>
          <w:iCs w:val="0"/>
          <w:sz w:val="24"/>
          <w:szCs w:val="20"/>
        </w:rPr>
        <w:pPrChange w:id="122" w:author="Liad Mudrik" w:date="2023-06-28T21:15:00Z">
          <w:pPr>
            <w:pStyle w:val="Caption"/>
            <w:keepNext/>
            <w:spacing w:line="480" w:lineRule="auto"/>
            <w:jc w:val="left"/>
          </w:pPr>
        </w:pPrChange>
      </w:pPr>
      <w:bookmarkStart w:id="123" w:name="_Ref134430361"/>
      <w:bookmarkStart w:id="124" w:name="_Ref141723775"/>
      <w:moveToRangeStart w:id="125" w:author="Liad Mudrik" w:date="2023-06-28T21:14:00Z" w:name="move138879304"/>
      <w:moveTo w:id="126" w:author="Liad Mudrik" w:date="2023-06-28T21:14:00Z">
        <w:r w:rsidRPr="004E1EB8">
          <w:rPr>
            <w:b/>
            <w:bCs/>
            <w:i w:val="0"/>
            <w:iCs w:val="0"/>
            <w:sz w:val="24"/>
            <w:szCs w:val="20"/>
          </w:rPr>
          <w:t xml:space="preserve">Figure </w:t>
        </w:r>
      </w:moveTo>
      <w:ins w:id="127" w:author="Chen Heller" w:date="2023-07-31T17:46:00Z">
        <w:r w:rsidR="008A15B1">
          <w:rPr>
            <w:b/>
            <w:bCs/>
            <w:i w:val="0"/>
            <w:iCs w:val="0"/>
            <w:sz w:val="24"/>
            <w:szCs w:val="20"/>
          </w:rPr>
          <w:fldChar w:fldCharType="begin"/>
        </w:r>
        <w:r w:rsidR="008A15B1">
          <w:rPr>
            <w:b/>
            <w:bCs/>
            <w:i w:val="0"/>
            <w:iCs w:val="0"/>
            <w:sz w:val="24"/>
            <w:szCs w:val="20"/>
          </w:rPr>
          <w:instrText xml:space="preserve"> SEQ Figure \* ARABIC </w:instrText>
        </w:r>
      </w:ins>
      <w:r w:rsidR="008A15B1">
        <w:rPr>
          <w:b/>
          <w:bCs/>
          <w:i w:val="0"/>
          <w:iCs w:val="0"/>
          <w:sz w:val="24"/>
          <w:szCs w:val="20"/>
        </w:rPr>
        <w:fldChar w:fldCharType="separate"/>
      </w:r>
      <w:ins w:id="128" w:author="Chen Heller" w:date="2023-07-31T17:46:00Z">
        <w:r w:rsidR="008A15B1">
          <w:rPr>
            <w:b/>
            <w:bCs/>
            <w:i w:val="0"/>
            <w:iCs w:val="0"/>
            <w:noProof/>
            <w:sz w:val="24"/>
            <w:szCs w:val="20"/>
          </w:rPr>
          <w:t>1</w:t>
        </w:r>
        <w:r w:rsidR="008A15B1">
          <w:rPr>
            <w:b/>
            <w:bCs/>
            <w:i w:val="0"/>
            <w:iCs w:val="0"/>
            <w:sz w:val="24"/>
            <w:szCs w:val="20"/>
          </w:rPr>
          <w:fldChar w:fldCharType="end"/>
        </w:r>
      </w:ins>
      <w:moveTo w:id="129" w:author="Liad Mudrik" w:date="2023-06-28T21:14:00Z">
        <w:del w:id="130" w:author="Chen Heller" w:date="2023-07-31T17:46:00Z">
          <w:r w:rsidRPr="004E1EB8" w:rsidDel="008A15B1">
            <w:rPr>
              <w:b/>
              <w:bCs/>
              <w:i w:val="0"/>
              <w:iCs w:val="0"/>
              <w:szCs w:val="20"/>
            </w:rPr>
            <w:fldChar w:fldCharType="begin"/>
          </w:r>
          <w:r w:rsidRPr="004E1EB8" w:rsidDel="008A15B1">
            <w:rPr>
              <w:b/>
              <w:bCs/>
              <w:i w:val="0"/>
              <w:iCs w:val="0"/>
              <w:sz w:val="24"/>
              <w:szCs w:val="20"/>
            </w:rPr>
            <w:delInstrText xml:space="preserve"> SEQ Figure \* ARABIC </w:delInstrText>
          </w:r>
          <w:r w:rsidRPr="004E1EB8" w:rsidDel="008A15B1">
            <w:rPr>
              <w:b/>
              <w:bCs/>
              <w:i w:val="0"/>
              <w:iCs w:val="0"/>
              <w:szCs w:val="20"/>
            </w:rPr>
            <w:fldChar w:fldCharType="separate"/>
          </w:r>
          <w:r w:rsidRPr="004E1EB8" w:rsidDel="008A15B1">
            <w:rPr>
              <w:b/>
              <w:bCs/>
              <w:i w:val="0"/>
              <w:iCs w:val="0"/>
              <w:noProof/>
              <w:sz w:val="24"/>
              <w:szCs w:val="20"/>
            </w:rPr>
            <w:delText>2</w:delText>
          </w:r>
          <w:r w:rsidRPr="004E1EB8" w:rsidDel="008A15B1">
            <w:rPr>
              <w:b/>
              <w:bCs/>
              <w:i w:val="0"/>
              <w:iCs w:val="0"/>
              <w:szCs w:val="20"/>
            </w:rPr>
            <w:fldChar w:fldCharType="end"/>
          </w:r>
        </w:del>
      </w:moveTo>
      <w:bookmarkEnd w:id="123"/>
      <w:ins w:id="131" w:author="Liad Mudrik" w:date="2023-06-28T21:14:00Z">
        <w:r w:rsidRPr="004E1EB8">
          <w:rPr>
            <w:b/>
            <w:bCs/>
            <w:i w:val="0"/>
            <w:iCs w:val="0"/>
            <w:sz w:val="24"/>
            <w:szCs w:val="20"/>
          </w:rPr>
          <w:t>.</w:t>
        </w:r>
        <w:bookmarkEnd w:id="124"/>
        <w:r w:rsidRPr="004E1EB8">
          <w:rPr>
            <w:b/>
            <w:bCs/>
            <w:i w:val="0"/>
            <w:iCs w:val="0"/>
            <w:sz w:val="24"/>
            <w:szCs w:val="20"/>
          </w:rPr>
          <w:t xml:space="preserve"> </w:t>
        </w:r>
      </w:ins>
    </w:p>
    <w:p w14:paraId="68D2B5F5" w14:textId="2C3954E2" w:rsidR="00F9302D" w:rsidRPr="004E1EB8" w:rsidDel="004E1EB8" w:rsidRDefault="00F9302D">
      <w:pPr>
        <w:pStyle w:val="Caption"/>
        <w:keepNext/>
        <w:ind w:left="567" w:right="713"/>
        <w:rPr>
          <w:del w:id="132" w:author="Liad Mudrik" w:date="2023-06-28T21:14:00Z"/>
          <w:moveTo w:id="133" w:author="Liad Mudrik" w:date="2023-06-28T21:14:00Z"/>
          <w:iCs w:val="0"/>
          <w:rPrChange w:id="134" w:author="Liad Mudrik" w:date="2023-06-28T21:15:00Z">
            <w:rPr>
              <w:del w:id="135" w:author="Liad Mudrik" w:date="2023-06-28T21:14:00Z"/>
              <w:moveTo w:id="136" w:author="Liad Mudrik" w:date="2023-06-28T21:14:00Z"/>
              <w:iCs/>
            </w:rPr>
          </w:rPrChange>
        </w:rPr>
        <w:pPrChange w:id="137" w:author="Liad Mudrik" w:date="2023-06-28T21:15:00Z">
          <w:pPr>
            <w:ind w:firstLine="0"/>
          </w:pPr>
        </w:pPrChange>
      </w:pPr>
      <w:moveTo w:id="138" w:author="Liad Mudrik" w:date="2023-06-28T21:14:00Z">
        <w:r w:rsidRPr="004E1EB8">
          <w:rPr>
            <w:iCs w:val="0"/>
            <w:rPrChange w:id="139" w:author="Liad Mudrik" w:date="2023-06-28T21:15:00Z">
              <w:rPr>
                <w:iCs/>
              </w:rPr>
            </w:rPrChange>
          </w:rPr>
          <w:t>Stimuli Presentation Order</w:t>
        </w:r>
      </w:moveTo>
      <w:ins w:id="140" w:author="zeev" w:date="2023-07-25T17:24:00Z">
        <w:r w:rsidR="00860226">
          <w:rPr>
            <w:iCs w:val="0"/>
          </w:rPr>
          <w:t xml:space="preserve"> and</w:t>
        </w:r>
      </w:ins>
      <w:ins w:id="141" w:author="zeev" w:date="2023-07-25T17:26:00Z">
        <w:r w:rsidR="00860226">
          <w:rPr>
            <w:iCs w:val="0"/>
          </w:rPr>
          <w:t xml:space="preserve"> an</w:t>
        </w:r>
      </w:ins>
      <w:ins w:id="142" w:author="zeev" w:date="2023-07-25T17:24:00Z">
        <w:r w:rsidR="00860226">
          <w:rPr>
            <w:iCs w:val="0"/>
          </w:rPr>
          <w:t xml:space="preserve"> Illustration of </w:t>
        </w:r>
      </w:ins>
      <w:ins w:id="143" w:author="zeev" w:date="2023-07-25T17:26:00Z">
        <w:r w:rsidR="00860226">
          <w:rPr>
            <w:iCs w:val="0"/>
          </w:rPr>
          <w:t xml:space="preserve">the </w:t>
        </w:r>
      </w:ins>
      <w:ins w:id="144" w:author="zeev" w:date="2023-07-25T17:24:00Z">
        <w:r w:rsidR="00860226">
          <w:rPr>
            <w:iCs w:val="0"/>
          </w:rPr>
          <w:t>Experimental Setup</w:t>
        </w:r>
      </w:ins>
      <w:ins w:id="145" w:author="Liad Mudrik" w:date="2023-06-28T21:14:00Z">
        <w:r w:rsidRPr="004E1EB8">
          <w:rPr>
            <w:iCs w:val="0"/>
            <w:rPrChange w:id="146" w:author="Liad Mudrik" w:date="2023-06-28T21:15:00Z">
              <w:rPr>
                <w:iCs/>
              </w:rPr>
            </w:rPrChange>
          </w:rPr>
          <w:t xml:space="preserve">. </w:t>
        </w:r>
      </w:ins>
    </w:p>
    <w:moveToRangeEnd w:id="125"/>
    <w:p w14:paraId="769B5AC2" w14:textId="650C7624" w:rsidR="00F9302D" w:rsidRPr="004E1EB8" w:rsidRDefault="00F9302D">
      <w:pPr>
        <w:pStyle w:val="Caption"/>
        <w:keepNext/>
        <w:ind w:left="567" w:right="713"/>
        <w:rPr>
          <w:iCs w:val="0"/>
          <w:rPrChange w:id="147" w:author="Liad Mudrik" w:date="2023-06-28T21:15:00Z">
            <w:rPr>
              <w:iCs/>
            </w:rPr>
          </w:rPrChange>
        </w:rPr>
        <w:pPrChange w:id="148" w:author="zeev" w:date="2023-07-25T17:26:00Z">
          <w:pPr>
            <w:ind w:firstLine="0"/>
          </w:pPr>
        </w:pPrChange>
      </w:pPr>
      <w:del w:id="149" w:author="Liad Mudrik" w:date="2023-06-28T21:14:00Z">
        <w:r w:rsidRPr="004E1EB8" w:rsidDel="004E1EB8">
          <w:rPr>
            <w:i w:val="0"/>
            <w:iCs w:val="0"/>
            <w:rPrChange w:id="150" w:author="Liad Mudrik" w:date="2023-06-28T21:15:00Z">
              <w:rPr>
                <w:iCs/>
              </w:rPr>
            </w:rPrChange>
          </w:rPr>
          <w:delText xml:space="preserve">Note. </w:delText>
        </w:r>
      </w:del>
      <w:ins w:id="151" w:author="Liad Mudrik" w:date="2023-06-28T21:15:00Z">
        <w:r>
          <w:rPr>
            <w:i w:val="0"/>
            <w:iCs w:val="0"/>
          </w:rPr>
          <w:t xml:space="preserve"> </w:t>
        </w:r>
      </w:ins>
      <w:r w:rsidRPr="004E1EB8">
        <w:rPr>
          <w:i w:val="0"/>
          <w:iCs w:val="0"/>
          <w:rPrChange w:id="152" w:author="Liad Mudrik" w:date="2023-06-28T21:15:00Z">
            <w:rPr>
              <w:iCs/>
            </w:rPr>
          </w:rPrChange>
        </w:rPr>
        <w:t>Each trial was composed of a fixation cross (1000</w:t>
      </w:r>
      <w:ins w:id="153" w:author="Liad Mudrik" w:date="2023-06-28T21:15:00Z">
        <w:r>
          <w:rPr>
            <w:i w:val="0"/>
            <w:iCs w:val="0"/>
          </w:rPr>
          <w:t xml:space="preserve"> </w:t>
        </w:r>
      </w:ins>
      <w:r w:rsidRPr="004E1EB8">
        <w:rPr>
          <w:i w:val="0"/>
          <w:iCs w:val="0"/>
          <w:rPrChange w:id="154" w:author="Liad Mudrik" w:date="2023-06-28T21:15:00Z">
            <w:rPr>
              <w:iCs/>
            </w:rPr>
          </w:rPrChange>
        </w:rPr>
        <w:t>ms), a first mask (270</w:t>
      </w:r>
      <w:ins w:id="155" w:author="Liad Mudrik" w:date="2023-06-28T21:15:00Z">
        <w:r>
          <w:rPr>
            <w:i w:val="0"/>
            <w:iCs w:val="0"/>
          </w:rPr>
          <w:t xml:space="preserve"> </w:t>
        </w:r>
      </w:ins>
      <w:r w:rsidRPr="004E1EB8">
        <w:rPr>
          <w:i w:val="0"/>
          <w:iCs w:val="0"/>
          <w:rPrChange w:id="156" w:author="Liad Mudrik" w:date="2023-06-28T21:15:00Z">
            <w:rPr>
              <w:iCs/>
            </w:rPr>
          </w:rPrChange>
        </w:rPr>
        <w:t>ms), a second mask (30</w:t>
      </w:r>
      <w:ins w:id="157" w:author="Liad Mudrik" w:date="2023-06-28T21:15:00Z">
        <w:r>
          <w:rPr>
            <w:i w:val="0"/>
            <w:iCs w:val="0"/>
          </w:rPr>
          <w:t xml:space="preserve"> </w:t>
        </w:r>
      </w:ins>
      <w:r w:rsidRPr="004E1EB8">
        <w:rPr>
          <w:i w:val="0"/>
          <w:iCs w:val="0"/>
          <w:rPrChange w:id="158" w:author="Liad Mudrik" w:date="2023-06-28T21:15:00Z">
            <w:rPr>
              <w:iCs/>
            </w:rPr>
          </w:rPrChange>
        </w:rPr>
        <w:t>ms), a prime word (30</w:t>
      </w:r>
      <w:ins w:id="159" w:author="Liad Mudrik" w:date="2023-06-28T21:15:00Z">
        <w:r>
          <w:rPr>
            <w:i w:val="0"/>
            <w:iCs w:val="0"/>
          </w:rPr>
          <w:t xml:space="preserve"> </w:t>
        </w:r>
      </w:ins>
      <w:r w:rsidRPr="004E1EB8">
        <w:rPr>
          <w:i w:val="0"/>
          <w:iCs w:val="0"/>
          <w:rPrChange w:id="160" w:author="Liad Mudrik" w:date="2023-06-28T21:15:00Z">
            <w:rPr>
              <w:iCs/>
            </w:rPr>
          </w:rPrChange>
        </w:rPr>
        <w:t>ms), a third mask (30</w:t>
      </w:r>
      <w:ins w:id="161" w:author="Liad Mudrik" w:date="2023-06-28T21:15:00Z">
        <w:r>
          <w:rPr>
            <w:i w:val="0"/>
            <w:iCs w:val="0"/>
          </w:rPr>
          <w:t xml:space="preserve"> </w:t>
        </w:r>
      </w:ins>
      <w:r w:rsidRPr="004E1EB8">
        <w:rPr>
          <w:i w:val="0"/>
          <w:iCs w:val="0"/>
          <w:rPrChange w:id="162" w:author="Liad Mudrik" w:date="2023-06-28T21:15:00Z">
            <w:rPr>
              <w:iCs/>
            </w:rPr>
          </w:rPrChange>
        </w:rPr>
        <w:t>ms), a classification task (100-740</w:t>
      </w:r>
      <w:ins w:id="163" w:author="Liad Mudrik" w:date="2023-06-28T21:15:00Z">
        <w:r>
          <w:rPr>
            <w:i w:val="0"/>
            <w:iCs w:val="0"/>
          </w:rPr>
          <w:t xml:space="preserve"> </w:t>
        </w:r>
      </w:ins>
      <w:r w:rsidRPr="004E1EB8">
        <w:rPr>
          <w:i w:val="0"/>
          <w:iCs w:val="0"/>
          <w:rPrChange w:id="164" w:author="Liad Mudrik" w:date="2023-06-28T21:15:00Z">
            <w:rPr>
              <w:iCs/>
            </w:rPr>
          </w:rPrChange>
        </w:rPr>
        <w:t>ms, out of which the target was displayed for 500</w:t>
      </w:r>
      <w:ins w:id="165" w:author="Liad Mudrik" w:date="2023-06-28T21:15:00Z">
        <w:r>
          <w:rPr>
            <w:i w:val="0"/>
            <w:iCs w:val="0"/>
          </w:rPr>
          <w:t xml:space="preserve"> </w:t>
        </w:r>
      </w:ins>
      <w:r w:rsidRPr="004E1EB8">
        <w:rPr>
          <w:i w:val="0"/>
          <w:iCs w:val="0"/>
          <w:rPrChange w:id="166" w:author="Liad Mudrik" w:date="2023-06-28T21:15:00Z">
            <w:rPr>
              <w:iCs/>
            </w:rPr>
          </w:rPrChange>
        </w:rPr>
        <w:t>ms), a recognition task (0-7</w:t>
      </w:r>
      <w:del w:id="167" w:author="Liad Mudrik" w:date="2023-06-28T21:15:00Z">
        <w:r w:rsidRPr="004E1EB8" w:rsidDel="004E1EB8">
          <w:rPr>
            <w:i w:val="0"/>
            <w:iCs w:val="0"/>
            <w:rPrChange w:id="168" w:author="Liad Mudrik" w:date="2023-06-28T21:15:00Z">
              <w:rPr>
                <w:iCs/>
              </w:rPr>
            </w:rPrChange>
          </w:rPr>
          <w:delText>,</w:delText>
        </w:r>
      </w:del>
      <w:r w:rsidRPr="004E1EB8">
        <w:rPr>
          <w:i w:val="0"/>
          <w:iCs w:val="0"/>
          <w:rPrChange w:id="169" w:author="Liad Mudrik" w:date="2023-06-28T21:15:00Z">
            <w:rPr>
              <w:iCs/>
            </w:rPr>
          </w:rPrChange>
        </w:rPr>
        <w:t>000</w:t>
      </w:r>
      <w:ins w:id="170" w:author="Liad Mudrik" w:date="2023-06-28T21:15:00Z">
        <w:r>
          <w:rPr>
            <w:i w:val="0"/>
            <w:iCs w:val="0"/>
          </w:rPr>
          <w:t xml:space="preserve"> </w:t>
        </w:r>
      </w:ins>
      <w:r w:rsidRPr="004E1EB8">
        <w:rPr>
          <w:i w:val="0"/>
          <w:iCs w:val="0"/>
          <w:rPrChange w:id="171" w:author="Liad Mudrik" w:date="2023-06-28T21:15:00Z">
            <w:rPr>
              <w:iCs/>
            </w:rPr>
          </w:rPrChange>
        </w:rPr>
        <w:t xml:space="preserve">ms) and a PAS task (no time limit). The blue circles appearing on the screen </w:t>
      </w:r>
      <w:r>
        <w:rPr>
          <w:i w:val="0"/>
          <w:iCs w:val="0"/>
        </w:rPr>
        <w:t>we</w:t>
      </w:r>
      <w:r w:rsidRPr="004E1EB8">
        <w:rPr>
          <w:i w:val="0"/>
          <w:iCs w:val="0"/>
          <w:rPrChange w:id="172" w:author="Liad Mudrik" w:date="2023-06-28T21:15:00Z">
            <w:rPr>
              <w:iCs/>
            </w:rPr>
          </w:rPrChange>
        </w:rPr>
        <w:t xml:space="preserve">re presented as markers for </w:t>
      </w:r>
      <w:r w:rsidRPr="004E1EB8">
        <w:rPr>
          <w:i w:val="0"/>
          <w:iCs w:val="0"/>
          <w:rPrChange w:id="173" w:author="Liad Mudrik" w:date="2023-06-28T21:15:00Z">
            <w:rPr>
              <w:iCs/>
            </w:rPr>
          </w:rPrChange>
        </w:rPr>
        <w:lastRenderedPageBreak/>
        <w:t xml:space="preserve">the participants to know where they should touch in order to make their response. </w:t>
      </w:r>
      <w:del w:id="174" w:author="zeev" w:date="2023-07-25T12:36:00Z">
        <w:r w:rsidRPr="004E1EB8" w:rsidDel="00B0450F">
          <w:rPr>
            <w:i w:val="0"/>
            <w:iCs w:val="0"/>
            <w:rPrChange w:id="175" w:author="Liad Mudrik" w:date="2023-06-28T21:15:00Z">
              <w:rPr>
                <w:iCs/>
              </w:rPr>
            </w:rPrChange>
          </w:rPr>
          <w:delText>In practice, the blue</w:delText>
        </w:r>
      </w:del>
      <w:ins w:id="176" w:author="zeev" w:date="2023-07-25T12:36:00Z">
        <w:r>
          <w:rPr>
            <w:i w:val="0"/>
            <w:iCs w:val="0"/>
          </w:rPr>
          <w:t>The</w:t>
        </w:r>
      </w:ins>
      <w:r w:rsidRPr="004E1EB8">
        <w:rPr>
          <w:i w:val="0"/>
          <w:iCs w:val="0"/>
          <w:rPrChange w:id="177" w:author="Liad Mudrik" w:date="2023-06-28T21:15:00Z">
            <w:rPr>
              <w:iCs/>
            </w:rPr>
          </w:rPrChange>
        </w:rPr>
        <w:t xml:space="preserve"> circle</w:t>
      </w:r>
      <w:ins w:id="178" w:author="zeev" w:date="2023-07-25T12:36:00Z">
        <w:r>
          <w:rPr>
            <w:i w:val="0"/>
            <w:iCs w:val="0"/>
          </w:rPr>
          <w:t>s</w:t>
        </w:r>
      </w:ins>
      <w:r w:rsidRPr="004E1EB8">
        <w:rPr>
          <w:i w:val="0"/>
          <w:iCs w:val="0"/>
          <w:rPrChange w:id="179" w:author="Liad Mudrik" w:date="2023-06-28T21:15:00Z">
            <w:rPr>
              <w:iCs/>
            </w:rPr>
          </w:rPrChange>
        </w:rPr>
        <w:t xml:space="preserve"> and the Artificial/Natural category names were presented on the screen from the beginning of the trial, but for clarity purposes are presented here only after the last mask.</w:t>
      </w:r>
      <w:ins w:id="180" w:author="zeev" w:date="2023-07-25T17:25:00Z">
        <w:r w:rsidR="00860226">
          <w:rPr>
            <w:i w:val="0"/>
            <w:iCs w:val="0"/>
          </w:rPr>
          <w:t xml:space="preserve"> </w:t>
        </w:r>
      </w:ins>
      <w:ins w:id="181" w:author="zeev" w:date="2023-07-25T17:26:00Z">
        <w:r w:rsidR="00860226">
          <w:rPr>
            <w:i w:val="0"/>
            <w:iCs w:val="0"/>
          </w:rPr>
          <w:t>The inset on the top right corner depicts a</w:t>
        </w:r>
      </w:ins>
      <w:ins w:id="182" w:author="zeev" w:date="2023-07-25T17:25:00Z">
        <w:r w:rsidR="00860226" w:rsidRPr="006E04F7">
          <w:rPr>
            <w:i w:val="0"/>
            <w:iCs w:val="0"/>
            <w:szCs w:val="22"/>
          </w:rPr>
          <w:t xml:space="preserve"> participant placing his finger on the starting </w:t>
        </w:r>
      </w:ins>
      <w:ins w:id="183" w:author="zeev" w:date="2023-07-25T17:26:00Z">
        <w:r w:rsidR="00860226" w:rsidRPr="006E04F7">
          <w:rPr>
            <w:i w:val="0"/>
            <w:iCs w:val="0"/>
            <w:szCs w:val="22"/>
          </w:rPr>
          <w:t>point, which</w:t>
        </w:r>
      </w:ins>
      <w:ins w:id="184" w:author="zeev" w:date="2023-07-25T17:25:00Z">
        <w:r w:rsidR="00860226" w:rsidRPr="006E04F7">
          <w:rPr>
            <w:i w:val="0"/>
            <w:iCs w:val="0"/>
            <w:szCs w:val="22"/>
          </w:rPr>
          <w:t xml:space="preserve"> is located 35cm away from the screen. The target is positioned 24</w:t>
        </w:r>
        <w:r w:rsidR="00860226">
          <w:rPr>
            <w:i w:val="0"/>
            <w:iCs w:val="0"/>
            <w:szCs w:val="22"/>
          </w:rPr>
          <w:t xml:space="preserve"> </w:t>
        </w:r>
        <w:r w:rsidR="00860226" w:rsidRPr="006E04F7">
          <w:rPr>
            <w:i w:val="0"/>
            <w:iCs w:val="0"/>
            <w:szCs w:val="22"/>
          </w:rPr>
          <w:t>cm above the starting point and the answers are placed on each of its sides, 20</w:t>
        </w:r>
        <w:r w:rsidR="00860226">
          <w:rPr>
            <w:i w:val="0"/>
            <w:iCs w:val="0"/>
            <w:szCs w:val="22"/>
          </w:rPr>
          <w:t xml:space="preserve"> </w:t>
        </w:r>
        <w:r w:rsidR="00860226" w:rsidRPr="006E04F7">
          <w:rPr>
            <w:i w:val="0"/>
            <w:iCs w:val="0"/>
            <w:szCs w:val="22"/>
          </w:rPr>
          <w:t>cm apart. Z axis maps the path to and from the screen. X-axis maps the left and right directions. Y axis maps the up and down directions</w:t>
        </w:r>
        <w:r w:rsidR="00860226" w:rsidRPr="009159A8">
          <w:t>.</w:t>
        </w:r>
      </w:ins>
      <w:ins w:id="185" w:author="zeev" w:date="2023-07-25T17:24:00Z">
        <w:r w:rsidR="00860226">
          <w:rPr>
            <w:i w:val="0"/>
            <w:iCs w:val="0"/>
          </w:rPr>
          <w:t xml:space="preserve"> </w:t>
        </w:r>
      </w:ins>
    </w:p>
    <w:p w14:paraId="450E6B5A" w14:textId="77777777" w:rsidR="00F9302D" w:rsidRDefault="00F9302D" w:rsidP="00F9302D">
      <w:pPr>
        <w:ind w:firstLine="0"/>
      </w:pPr>
    </w:p>
    <w:p w14:paraId="1055632D" w14:textId="3933B2F6" w:rsidR="003872EE" w:rsidRDefault="003872EE" w:rsidP="001F3D88">
      <w:r>
        <w:t xml:space="preserve">In the reaching session, this was done by selecting the </w:t>
      </w:r>
      <w:r w:rsidRPr="00400416">
        <w:t>side of the screen that contain</w:t>
      </w:r>
      <w:r>
        <w:t>ed</w:t>
      </w:r>
      <w:r w:rsidRPr="00400416">
        <w:t xml:space="preserve"> the appropriate category</w:t>
      </w:r>
      <w:r>
        <w:t xml:space="preserve">. </w:t>
      </w:r>
      <w:r w:rsidR="001946E1">
        <w:t xml:space="preserve">Following  </w:t>
      </w:r>
      <w:r w:rsidR="00621802" w:rsidRPr="00C65950">
        <w:t>Gallivan &amp; Chapman</w:t>
      </w:r>
      <w:r w:rsidR="00621802">
        <w:t xml:space="preserve"> </w:t>
      </w:r>
      <w:r w:rsidR="00621802">
        <w:fldChar w:fldCharType="begin"/>
      </w:r>
      <w:r w:rsidR="00723368">
        <w:instrText xml:space="preserve"> ADDIN ZOTERO_ITEM CSL_CITATION {"citationID":"V41mvUQG","properties":{"formattedCitation":"(Gallivan &amp; Chapman, 2014)","plainCitation":"(Gallivan &amp; Chapman, 2014)","dontUpdate":true,"noteIndex":0},"citationItems":[{"id":274,"uris":["http://zotero.org/users/8275165/items/GELBMWCV"],"itemData":{"id":274,"type":"article-journal","abstract":"Though several features of cognitive processing can be inferred from the discrete measurement [e.g., reaction time (RT), accuracy, etc.] of participants’ conscious reports (e.g., verbal or key-press responses), it is becoming increasingly clear that a much richer understanding of these features can be captured from continuous measures of rapid, largely non-conscious behaviors like hand or eye movements. Here, using new experimental data, we describe in detail both the approach and analyses implemented in some of our previous studies that have used rapid reaching movements under cases of target uncertainty in order to probe the features, constraints and dynamics of stimulus-related processing in the brain. This work, as well as that of others, shows that when individuals are simultaneously presented with multiple potential targets—only one of which will be cued after reach onset—they produce initial reach trajectories that are spatially biased in accordance with the probabilistic distribution of targets. Such “spatial averaging” effects are consistent with observations from neurophysiological studies showing that neuronal populations in sensorimotor brain structures represent multiple target choices in parallel and they compete for selection. These effects also conﬁrm and help extend computational models aimed at understanding the underlying mechanisms that support action-target selection. We suggest that the use of this simple, yet powerful behavioral paradigm for providing a “real-time” visualization of ongoing cognitive processes occurring at the neural level offers great promise for studying processes related to a wide range of psychological phenomena, such as decision-making and the representation of objects.","container-title":"Frontiers in Neuroscience","DOI":"10.3389/fnins.2014.00215","ISSN":"1662-453X","journalAbbreviation":"Front. Neurosci.","language":"en","source":"DOI.org (Crossref)","title":"Three-dimensional reach trajectories as a probe of real-time decision-making between multiple competing targets","URL":"http://journal.frontiersin.org/article/10.3389/fnins.2014.00215/abstract","volume":"8","author":[{"family":"Gallivan","given":"Jason P."},{"family":"Chapman","given":"Craig S."}],"accessed":{"date-parts":[["2021",8,23]]},"issued":{"date-parts":[["2014",7,23]]}}}],"schema":"https://github.com/citation-style-language/schema/raw/master/csl-citation.json"} </w:instrText>
      </w:r>
      <w:r w:rsidR="00621802">
        <w:fldChar w:fldCharType="separate"/>
      </w:r>
      <w:r w:rsidR="00621802" w:rsidRPr="001E0D76">
        <w:rPr>
          <w:rFonts w:ascii="Times New Roman" w:hAnsi="Times New Roman" w:cs="Times New Roman"/>
        </w:rPr>
        <w:t>(2014)</w:t>
      </w:r>
      <w:r w:rsidR="00621802">
        <w:fldChar w:fldCharType="end"/>
      </w:r>
      <w:r w:rsidR="00FE196C">
        <w:t>,</w:t>
      </w:r>
      <w:r w:rsidR="00621802">
        <w:t xml:space="preserve"> </w:t>
      </w:r>
      <w:r w:rsidR="001F3D88">
        <w:t>for the response to be valid</w:t>
      </w:r>
      <w:r w:rsidR="008639DB">
        <w:t>,</w:t>
      </w:r>
      <w:r w:rsidR="00620B0A">
        <w:t xml:space="preserve"> </w:t>
      </w:r>
      <w:r w:rsidR="00E23537">
        <w:t xml:space="preserve">the finger had to leave the starting point </w:t>
      </w:r>
      <w:r w:rsidR="0053116D">
        <w:t>within</w:t>
      </w:r>
      <w:r w:rsidR="00F032C8">
        <w:t xml:space="preserve"> </w:t>
      </w:r>
      <w:r w:rsidR="00E23537">
        <w:t>100</w:t>
      </w:r>
      <w:r w:rsidR="001F3D88">
        <w:t xml:space="preserve"> </w:t>
      </w:r>
      <w:r w:rsidR="00E23537">
        <w:t>ms</w:t>
      </w:r>
      <w:r w:rsidR="0053116D">
        <w:t>-</w:t>
      </w:r>
      <w:r w:rsidR="00E23537">
        <w:t>320</w:t>
      </w:r>
      <w:r w:rsidR="001F3D88">
        <w:t xml:space="preserve"> </w:t>
      </w:r>
      <w:r w:rsidR="00E23537">
        <w:t xml:space="preserve">ms </w:t>
      </w:r>
      <w:r w:rsidR="00576271">
        <w:t>post</w:t>
      </w:r>
      <w:r w:rsidR="0053116D">
        <w:t xml:space="preserve"> target presentation</w:t>
      </w:r>
      <w:r w:rsidR="00472EEB">
        <w:t xml:space="preserve"> and then reach the screen within 420</w:t>
      </w:r>
      <w:r w:rsidR="001F3D88">
        <w:t xml:space="preserve"> </w:t>
      </w:r>
      <w:r w:rsidR="00472EEB">
        <w:t>ms</w:t>
      </w:r>
      <w:r w:rsidR="00067907">
        <w:t xml:space="preserve">. </w:t>
      </w:r>
      <w:r w:rsidR="00472EEB">
        <w:t xml:space="preserve">The finger </w:t>
      </w:r>
      <w:r w:rsidR="008639DB">
        <w:t xml:space="preserve">was defined as leaving </w:t>
      </w:r>
      <w:r w:rsidR="00472EEB">
        <w:t>the starting point when it</w:t>
      </w:r>
      <w:r w:rsidR="00067907">
        <w:t xml:space="preserve"> was </w:t>
      </w:r>
      <w:r w:rsidR="00343602">
        <w:t>1</w:t>
      </w:r>
      <w:r w:rsidR="00067907">
        <w:t xml:space="preserve">cm away from </w:t>
      </w:r>
      <w:r w:rsidR="00472EEB">
        <w:t xml:space="preserve">it </w:t>
      </w:r>
      <w:r w:rsidR="00067907">
        <w:t>(Euclidean distance)</w:t>
      </w:r>
      <w:r w:rsidR="008639DB">
        <w:t>,</w:t>
      </w:r>
      <w:r w:rsidR="00067907">
        <w:t xml:space="preserve"> and </w:t>
      </w:r>
      <w:r w:rsidR="008639DB">
        <w:t xml:space="preserve">as reaching </w:t>
      </w:r>
      <w:r w:rsidR="003338F6">
        <w:t xml:space="preserve">the screen </w:t>
      </w:r>
      <w:r w:rsidR="00067907">
        <w:t xml:space="preserve">when it was </w:t>
      </w:r>
      <w:r w:rsidR="008C05C0">
        <w:t>0.7</w:t>
      </w:r>
      <w:r w:rsidR="00067907">
        <w:t xml:space="preserve">cm from </w:t>
      </w:r>
      <w:r w:rsidR="004802F2">
        <w:t>the screen</w:t>
      </w:r>
      <w:r w:rsidR="00067907">
        <w:t xml:space="preserve"> (on the Z axis). </w:t>
      </w:r>
      <w:r w:rsidR="007546C5">
        <w:t>Early or l</w:t>
      </w:r>
      <w:r w:rsidR="00067907">
        <w:t>ate initiations</w:t>
      </w:r>
      <w:r w:rsidR="00F560F9">
        <w:t>,</w:t>
      </w:r>
      <w:r w:rsidR="00067907">
        <w:t xml:space="preserve"> </w:t>
      </w:r>
      <w:r w:rsidR="007546C5">
        <w:t>as well as</w:t>
      </w:r>
      <w:r w:rsidR="00067907">
        <w:t xml:space="preserve"> long durations</w:t>
      </w:r>
      <w:r w:rsidR="00F560F9">
        <w:t>,</w:t>
      </w:r>
      <w:r w:rsidR="00067907">
        <w:t xml:space="preserve"> were followed by a </w:t>
      </w:r>
      <w:r w:rsidR="007546C5">
        <w:t xml:space="preserve">"Too Early", </w:t>
      </w:r>
      <w:r w:rsidR="00067907">
        <w:t>"Too late" and "Too slow" feedback, respectively.</w:t>
      </w:r>
      <w:r w:rsidR="00A03C3E">
        <w:t xml:space="preserve"> </w:t>
      </w:r>
      <w:r w:rsidR="007546C5">
        <w:t xml:space="preserve">The purpose of the "Too early" feedback was to prevent predictive responses, which are planned before the stimulus is displayed and are therefore less affected by it. </w:t>
      </w:r>
      <w:r w:rsidR="004C41F7">
        <w:t xml:space="preserve">To </w:t>
      </w:r>
      <w:r w:rsidR="00450658">
        <w:t>avoid interrupting the participant's movement</w:t>
      </w:r>
      <w:r w:rsidR="00497833">
        <w:t>,</w:t>
      </w:r>
      <w:r w:rsidR="00450658">
        <w:t xml:space="preserve"> </w:t>
      </w:r>
      <w:r w:rsidR="00D826D9">
        <w:t xml:space="preserve">the "Too slow" feedback was given after </w:t>
      </w:r>
      <w:r w:rsidR="00450658">
        <w:t xml:space="preserve">the </w:t>
      </w:r>
      <w:r w:rsidR="00D826D9">
        <w:t xml:space="preserve">movement was completed. </w:t>
      </w:r>
    </w:p>
    <w:p w14:paraId="665E37AF" w14:textId="685EC634" w:rsidR="00CE2F1D" w:rsidRDefault="00D826D9" w:rsidP="001F3D88">
      <w:r>
        <w:t>In the k</w:t>
      </w:r>
      <w:r w:rsidRPr="007C1188">
        <w:t xml:space="preserve">eyboard </w:t>
      </w:r>
      <w:r>
        <w:t>task</w:t>
      </w:r>
      <w:r w:rsidR="007D1787">
        <w:t>,</w:t>
      </w:r>
      <w:r>
        <w:t xml:space="preserve"> </w:t>
      </w:r>
      <w:r w:rsidR="00E745EC">
        <w:t xml:space="preserve">the response to the target was given by </w:t>
      </w:r>
      <w:r>
        <w:t>press</w:t>
      </w:r>
      <w:r w:rsidR="00E745EC">
        <w:t>ing</w:t>
      </w:r>
      <w:r>
        <w:t xml:space="preserve"> </w:t>
      </w:r>
      <w:r w:rsidR="000265A6">
        <w:t xml:space="preserve">the </w:t>
      </w:r>
      <w:r w:rsidRPr="007C1188">
        <w:t>"</w:t>
      </w:r>
      <w:r>
        <w:t>E</w:t>
      </w:r>
      <w:r w:rsidRPr="007C1188">
        <w:t>"/"</w:t>
      </w:r>
      <w:r>
        <w:t>Y</w:t>
      </w:r>
      <w:r w:rsidRPr="007C1188">
        <w:t>" keys</w:t>
      </w:r>
      <w:r>
        <w:t xml:space="preserve"> with the left/right hand to select the left/right side. </w:t>
      </w:r>
      <w:r w:rsidR="007D1787">
        <w:t xml:space="preserve">The response </w:t>
      </w:r>
      <w:r>
        <w:t>had to be given within a time window of 100-740</w:t>
      </w:r>
      <w:r w:rsidR="00CE2F1D">
        <w:t xml:space="preserve"> </w:t>
      </w:r>
      <w:r>
        <w:t xml:space="preserve">ms from </w:t>
      </w:r>
      <w:r w:rsidR="00074E7D">
        <w:t xml:space="preserve">the </w:t>
      </w:r>
      <w:r>
        <w:t xml:space="preserve">target display, otherwise </w:t>
      </w:r>
      <w:r w:rsidR="00CE2F1D">
        <w:t xml:space="preserve">a </w:t>
      </w:r>
      <w:r>
        <w:t>"Too Early"/ "Too Late" feedback was given.</w:t>
      </w:r>
      <w:r w:rsidR="007B4B60" w:rsidDel="00A6338E">
        <w:t xml:space="preserve"> </w:t>
      </w:r>
    </w:p>
    <w:p w14:paraId="50606ED1" w14:textId="2762C57D" w:rsidR="0018190B" w:rsidRDefault="009A7DF2" w:rsidP="00B0450F">
      <w:r w:rsidRPr="00400416">
        <w:t xml:space="preserve">After </w:t>
      </w:r>
      <w:r w:rsidR="0081292B">
        <w:t>c</w:t>
      </w:r>
      <w:r w:rsidRPr="00400416">
        <w:t>lassifying the targets, the participant</w:t>
      </w:r>
      <w:r>
        <w:t xml:space="preserve">s were </w:t>
      </w:r>
      <w:r w:rsidRPr="00400416">
        <w:t xml:space="preserve">asked to recognize the prime </w:t>
      </w:r>
      <w:r w:rsidR="00CE2F1D">
        <w:t>(i.</w:t>
      </w:r>
      <w:del w:id="186" w:author="zeev" w:date="2023-07-25T12:30:00Z">
        <w:r w:rsidR="00CE2F1D" w:rsidDel="00B0450F">
          <w:delText>t</w:delText>
        </w:r>
      </w:del>
      <w:ins w:id="187" w:author="zeev" w:date="2023-07-25T12:30:00Z">
        <w:r w:rsidR="00B0450F">
          <w:t>e</w:t>
        </w:r>
      </w:ins>
      <w:r w:rsidR="00CE2F1D">
        <w:t xml:space="preserve">., </w:t>
      </w:r>
      <w:r w:rsidRPr="00400416">
        <w:t>an objective measure of prime awareness</w:t>
      </w:r>
      <w:r w:rsidR="00CE2F1D">
        <w:t>)</w:t>
      </w:r>
      <w:r w:rsidRPr="00400416">
        <w:t xml:space="preserve">. Participants </w:t>
      </w:r>
      <w:r>
        <w:t xml:space="preserve">were </w:t>
      </w:r>
      <w:r w:rsidRPr="00400416">
        <w:t xml:space="preserve">presented with two words – the prime and </w:t>
      </w:r>
      <w:r w:rsidR="004C0942">
        <w:t>a distractor</w:t>
      </w:r>
      <w:r w:rsidR="004C0942" w:rsidRPr="00400416">
        <w:t xml:space="preserve"> </w:t>
      </w:r>
      <w:r w:rsidRPr="00400416">
        <w:t>word from the same category</w:t>
      </w:r>
      <w:r w:rsidR="004C0942">
        <w:t xml:space="preserve">. Since the distractor word </w:t>
      </w:r>
      <w:r w:rsidR="00CE2F1D">
        <w:t>did not include any overlapping letters with the prime</w:t>
      </w:r>
      <w:r w:rsidR="004C0942">
        <w:t xml:space="preserve">, </w:t>
      </w:r>
      <w:r w:rsidR="00CE2F1D">
        <w:t xml:space="preserve">consciously perceiving even one letter </w:t>
      </w:r>
      <w:r w:rsidR="00974BAA">
        <w:t>of</w:t>
      </w:r>
      <w:r w:rsidR="00CE2F1D">
        <w:t xml:space="preserve"> the prime word should </w:t>
      </w:r>
      <w:r w:rsidR="00CE2F1D">
        <w:lastRenderedPageBreak/>
        <w:t>have sufficed for correctly identifying it</w:t>
      </w:r>
      <w:r w:rsidR="005D3136">
        <w:t>, rendering the test sensitive</w:t>
      </w:r>
      <w:r w:rsidR="00CE2F1D">
        <w:t xml:space="preserve">. </w:t>
      </w:r>
      <w:r w:rsidR="004F0152">
        <w:t>The r</w:t>
      </w:r>
      <w:r w:rsidRPr="00400416">
        <w:t xml:space="preserve">esponse </w:t>
      </w:r>
      <w:r>
        <w:t xml:space="preserve">was </w:t>
      </w:r>
      <w:r w:rsidRPr="00400416">
        <w:t xml:space="preserve">given in an identical fashion to the target classification task, within a </w:t>
      </w:r>
      <w:r>
        <w:t xml:space="preserve">7 </w:t>
      </w:r>
      <w:r w:rsidRPr="00400416">
        <w:t xml:space="preserve">seconds response window. </w:t>
      </w:r>
      <w:r>
        <w:t>Then</w:t>
      </w:r>
      <w:r w:rsidRPr="00400416">
        <w:t xml:space="preserve">, a subjective measure of prime awareness </w:t>
      </w:r>
      <w:r>
        <w:t xml:space="preserve">was </w:t>
      </w:r>
      <w:r w:rsidRPr="00400416">
        <w:t xml:space="preserve">taken using the </w:t>
      </w:r>
      <w:del w:id="188" w:author="zeev" w:date="2023-07-25T12:32:00Z">
        <w:r w:rsidRPr="00400416" w:rsidDel="00B0450F">
          <w:delText>(</w:delText>
        </w:r>
      </w:del>
      <w:r w:rsidRPr="00400416">
        <w:t>PAS. Participants use</w:t>
      </w:r>
      <w:r>
        <w:t>d</w:t>
      </w:r>
      <w:r w:rsidRPr="00400416">
        <w:t xml:space="preserve"> the</w:t>
      </w:r>
      <w:r>
        <w:t xml:space="preserve"> </w:t>
      </w:r>
      <w:r w:rsidRPr="00400416">
        <w:t>keyboard numbers</w:t>
      </w:r>
      <w:r>
        <w:t xml:space="preserve"> </w:t>
      </w:r>
      <w:r w:rsidRPr="00400416">
        <w:t xml:space="preserve">1-4 to rate how well they </w:t>
      </w:r>
      <w:r w:rsidR="00205F86" w:rsidRPr="00400416">
        <w:t>s</w:t>
      </w:r>
      <w:r w:rsidR="00205F86">
        <w:t>aw</w:t>
      </w:r>
      <w:r w:rsidR="00205F86" w:rsidRPr="00400416">
        <w:t xml:space="preserve"> </w:t>
      </w:r>
      <w:r w:rsidRPr="00400416">
        <w:t xml:space="preserve">the prime (1 – "Didn't see anything", 2 – "Saw something vaguely, but can't say what it is", 3 – "Saw part of the prime clearly", 4 – "Saw the </w:t>
      </w:r>
      <w:r w:rsidR="006718EA">
        <w:t>entire</w:t>
      </w:r>
      <w:r w:rsidR="006718EA" w:rsidRPr="00400416">
        <w:t xml:space="preserve"> </w:t>
      </w:r>
      <w:r w:rsidRPr="00400416">
        <w:t xml:space="preserve">prime clearly"). Finally, </w:t>
      </w:r>
      <w:ins w:id="189" w:author="zeev" w:date="2023-07-25T12:32:00Z">
        <w:r w:rsidR="00B0450F">
          <w:t xml:space="preserve">in the reaching session, </w:t>
        </w:r>
      </w:ins>
      <w:r w:rsidRPr="00400416">
        <w:t xml:space="preserve">participants </w:t>
      </w:r>
      <w:r>
        <w:t xml:space="preserve">were asked </w:t>
      </w:r>
      <w:r w:rsidRPr="00400416">
        <w:t>to return their finger to the starting point.</w:t>
      </w:r>
      <w:r w:rsidR="0081292B">
        <w:t xml:space="preserve"> </w:t>
      </w:r>
    </w:p>
    <w:p w14:paraId="61394F61" w14:textId="7B53A5B7" w:rsidR="0018190B" w:rsidRDefault="0018190B" w:rsidP="00DB1FF3">
      <w:r>
        <w:t>Trials in which either a technical malfunction occurred, or a problematic response was given, as well as trials that had a visibility rating that is higher than one, were excluded from the analysis. A technical malfunction alludes to trajectories that had less than 100</w:t>
      </w:r>
      <w:r w:rsidR="003926E3">
        <w:t xml:space="preserve"> </w:t>
      </w:r>
      <w:r>
        <w:t>ms of existing data or more than 100</w:t>
      </w:r>
      <w:r w:rsidR="003926E3">
        <w:t xml:space="preserve"> </w:t>
      </w:r>
      <w:r>
        <w:t>ms of missing data, or trials in which the stimuli duration was incorrect. Problematic responses include incorrect answers and trajectories that missed the target by more than 12</w:t>
      </w:r>
      <w:r w:rsidR="003926E3">
        <w:t xml:space="preserve"> </w:t>
      </w:r>
      <w:r>
        <w:t xml:space="preserve">cm, as well as reaching movements that were shorter – when measured along the </w:t>
      </w:r>
      <w:r w:rsidR="00091DE6">
        <w:t>Z-</w:t>
      </w:r>
      <w:r>
        <w:t xml:space="preserve">axis – than the distance between the starting point and the screen, minus a three-centimeter allowance that accounts for small variations in reaching onset. </w:t>
      </w:r>
      <w:r w:rsidR="002B1CCD">
        <w:t xml:space="preserve">In both sessions, </w:t>
      </w:r>
      <w:r>
        <w:t>"Too Early" and "Too Late" trials</w:t>
      </w:r>
      <w:r w:rsidR="002B1CCD">
        <w:t xml:space="preserve"> were also defined as problematic trials</w:t>
      </w:r>
      <w:r>
        <w:t>. "Too Slow" trials</w:t>
      </w:r>
      <w:r w:rsidR="002B1CCD">
        <w:t>,</w:t>
      </w:r>
      <w:r>
        <w:t xml:space="preserve"> on the other hand, were excluded only if they were located more than 3 SD from the participant's average reaching duration among correct trials that were not too short, had no missing data and were completed in time (i.e., started between 100</w:t>
      </w:r>
      <w:r w:rsidR="002B1CCD">
        <w:t xml:space="preserve"> </w:t>
      </w:r>
      <w:r>
        <w:t>ms and 320</w:t>
      </w:r>
      <w:r w:rsidR="002B1CCD">
        <w:t xml:space="preserve"> </w:t>
      </w:r>
      <w:r>
        <w:t>ms after target display and lasted no longer than 420</w:t>
      </w:r>
      <w:r w:rsidR="002B1CCD">
        <w:t xml:space="preserve"> </w:t>
      </w:r>
      <w:r>
        <w:t xml:space="preserve">ms). </w:t>
      </w:r>
      <w:r>
        <w:rPr>
          <w:i/>
          <w:iCs/>
        </w:rPr>
        <w:t>Valid trials</w:t>
      </w:r>
      <w:r>
        <w:t xml:space="preserve"> were those that were not excluded due to any exclusion criteria.</w:t>
      </w:r>
    </w:p>
    <w:p w14:paraId="4375C930" w14:textId="77777777" w:rsidR="001F1330" w:rsidRDefault="001F1330">
      <w:pPr>
        <w:pStyle w:val="Heading4"/>
        <w:ind w:firstLine="0"/>
        <w:pPrChange w:id="190" w:author="Liad Mudrik" w:date="2023-06-28T21:16:00Z">
          <w:pPr>
            <w:pStyle w:val="Heading4"/>
          </w:pPr>
        </w:pPrChange>
      </w:pPr>
      <w:r>
        <w:t>Trajectory preprocessing</w:t>
      </w:r>
    </w:p>
    <w:p w14:paraId="55CA2ADE" w14:textId="7E7C0E55" w:rsidR="00B22825" w:rsidRDefault="001F1330" w:rsidP="00B22825">
      <w:r>
        <w:t>The p</w:t>
      </w:r>
      <w:r w:rsidRPr="002B6CA5">
        <w:t xml:space="preserve">reprocessing </w:t>
      </w:r>
      <w:r>
        <w:t xml:space="preserve">procedures followed those described in </w:t>
      </w:r>
      <w:r w:rsidRPr="00C65950">
        <w:t xml:space="preserve">Gallivan &amp; Chapman </w:t>
      </w:r>
      <w:r>
        <w:fldChar w:fldCharType="begin"/>
      </w:r>
      <w:r w:rsidR="00723368">
        <w:instrText xml:space="preserve"> ADDIN ZOTERO_ITEM CSL_CITATION {"citationID":"r1y5a6m5","properties":{"formattedCitation":"(Gallivan &amp; Chapman, 2014)","plainCitation":"(Gallivan &amp; Chapman, 2014)","dontUpdate":true,"noteIndex":0},"citationItems":[{"id":274,"uris":["http://zotero.org/users/8275165/items/GELBMWCV"],"itemData":{"id":274,"type":"article-journal","abstract":"Though several features of cognitive processing can be inferred from the discrete measurement [e.g., reaction time (RT), accuracy, etc.] of participants’ conscious reports (e.g., verbal or key-press responses), it is becoming increasingly clear that a much richer understanding of these features can be captured from continuous measures of rapid, largely non-conscious behaviors like hand or eye movements. Here, using new experimental data, we describe in detail both the approach and analyses implemented in some of our previous studies that have used rapid reaching movements under cases of target uncertainty in order to probe the features, constraints and dynamics of stimulus-related processing in the brain. This work, as well as that of others, shows that when individuals are simultaneously presented with multiple potential targets—only one of which will be cued after reach onset—they produce initial reach trajectories that are spatially biased in accordance with the probabilistic distribution of targets. Such “spatial averaging” effects are consistent with observations from neurophysiological studies showing that neuronal populations in sensorimotor brain structures represent multiple target choices in parallel and they compete for selection. These effects also conﬁrm and help extend computational models aimed at understanding the underlying mechanisms that support action-target selection. We suggest that the use of this simple, yet powerful behavioral paradigm for providing a “real-time” visualization of ongoing cognitive processes occurring at the neural level offers great promise for studying processes related to a wide range of psychological phenomena, such as decision-making and the representation of objects.","container-title":"Frontiers in Neuroscience","DOI":"10.3389/fnins.2014.00215","ISSN":"1662-453X","journalAbbreviation":"Front. Neurosci.","language":"en","source":"DOI.org (Crossref)","title":"Three-dimensional reach trajectories as a probe of real-time decision-making between multiple competing targets","URL":"http://journal.frontiersin.org/article/10.3389/fnins.2014.00215/abstract","volume":"8","author":[{"family":"Gallivan","given":"Jason P."},{"family":"Chapman","given":"Craig S."}],"accessed":{"date-parts":[["2021",8,23]]},"issued":{"date-parts":[["2014",7,23]]}}}],"schema":"https://github.com/citation-style-language/schema/raw/master/csl-citation.json"} </w:instrText>
      </w:r>
      <w:r>
        <w:fldChar w:fldCharType="separate"/>
      </w:r>
      <w:r w:rsidRPr="00E46E50">
        <w:rPr>
          <w:rFonts w:ascii="Times New Roman" w:hAnsi="Times New Roman" w:cs="Times New Roman"/>
        </w:rPr>
        <w:t>(2014)</w:t>
      </w:r>
      <w:r>
        <w:fldChar w:fldCharType="end"/>
      </w:r>
      <w:r w:rsidRPr="00C65950">
        <w:t xml:space="preserve">. </w:t>
      </w:r>
      <w:r>
        <w:t xml:space="preserve">Missing values were interpolated </w:t>
      </w:r>
      <w:r w:rsidR="00042C7D">
        <w:t xml:space="preserve">using </w:t>
      </w:r>
      <w:r>
        <w:t xml:space="preserve">the inpaint_nans function </w:t>
      </w:r>
      <w:r>
        <w:fldChar w:fldCharType="begin"/>
      </w:r>
      <w:r>
        <w:instrText xml:space="preserve"> ADDIN ZOTERO_ITEM CSL_CITATION {"citationID":"zTGgUm1d","properties":{"formattedCitation":"(D\\uc0\\u8217{}Errico, 2022)","plainCitation":"(D’Errico, 2022)","noteIndex":0},"citationItems":[{"id":523,"uris":["http://zotero.org/users/8275165/items/ENLDGYVG"],"itemData":{"id":523,"type":"webpage","container-title":"MATLAB Central File Exchange","title":"inpaint_nans","URL":"https://www.mathworks.com/matlabcentral/fileexchange/4551-inpaint_nans","author":[{"family":"D'Errico","given":"John"}],"accessed":{"date-parts":[["2022",6,19]]},"issued":{"date-parts":[["2022"]]}}}],"schema":"https://github.com/citation-style-language/schema/raw/master/csl-citation.json"} </w:instrText>
      </w:r>
      <w:r>
        <w:fldChar w:fldCharType="separate"/>
      </w:r>
      <w:r w:rsidRPr="0086789F">
        <w:rPr>
          <w:rFonts w:ascii="Times New Roman" w:hAnsi="Times New Roman" w:cs="Times New Roman"/>
        </w:rPr>
        <w:t>(D’Errico, 2022)</w:t>
      </w:r>
      <w:r>
        <w:fldChar w:fldCharType="end"/>
      </w:r>
      <w:r>
        <w:t xml:space="preserve"> to fill gaps in </w:t>
      </w:r>
      <w:r>
        <w:lastRenderedPageBreak/>
        <w:t xml:space="preserve">the trajectory, which was then filtered with a </w:t>
      </w:r>
      <w:r w:rsidRPr="002B6CA5">
        <w:t xml:space="preserve">low pass </w:t>
      </w:r>
      <w:r w:rsidR="00511E42">
        <w:t>B</w:t>
      </w:r>
      <w:r w:rsidRPr="002B6CA5">
        <w:t xml:space="preserve">utterworth filter </w:t>
      </w:r>
      <w:r>
        <w:t>(</w:t>
      </w:r>
      <w:r w:rsidRPr="002B6CA5">
        <w:t>2</w:t>
      </w:r>
      <w:r w:rsidRPr="002B6CA5">
        <w:rPr>
          <w:vertAlign w:val="superscript"/>
        </w:rPr>
        <w:t>nd</w:t>
      </w:r>
      <w:r w:rsidRPr="002B6CA5">
        <w:t xml:space="preserve"> order with cutoff at 8Hz</w:t>
      </w:r>
      <w:r>
        <w:t xml:space="preserve">) to reduce noise. The axis' origin was set at the first sample of each trial. To locate reaching </w:t>
      </w:r>
      <w:r w:rsidRPr="00E7320D">
        <w:t>onset</w:t>
      </w:r>
      <w:r>
        <w:t>, a low</w:t>
      </w:r>
      <w:r w:rsidR="00E338EB">
        <w:t>-</w:t>
      </w:r>
      <w:r>
        <w:t>pass butterworth filter (2</w:t>
      </w:r>
      <w:r w:rsidRPr="00BD4213">
        <w:rPr>
          <w:vertAlign w:val="superscript"/>
        </w:rPr>
        <w:t>nd</w:t>
      </w:r>
      <w:r>
        <w:t xml:space="preserve"> order with a 10Hz cutoff) </w:t>
      </w:r>
      <w:r w:rsidRPr="00C95261">
        <w:t>was</w:t>
      </w:r>
      <w:r>
        <w:rPr>
          <w:u w:val="words"/>
        </w:rPr>
        <w:t xml:space="preserve"> </w:t>
      </w:r>
      <w:r>
        <w:t xml:space="preserve">applied to the 3D velocity. </w:t>
      </w:r>
      <w:r>
        <w:rPr>
          <w:i/>
          <w:iCs/>
        </w:rPr>
        <w:t>Reaching</w:t>
      </w:r>
      <w:r w:rsidRPr="008C0FF6">
        <w:rPr>
          <w:i/>
          <w:iCs/>
        </w:rPr>
        <w:t xml:space="preserve"> onset</w:t>
      </w:r>
      <w:r>
        <w:t xml:space="preserve"> was </w:t>
      </w:r>
      <w:r w:rsidR="00E338EB">
        <w:t>defined as</w:t>
      </w:r>
      <w:r>
        <w:t xml:space="preserve"> four consecutive samples having a velocity greater than 20mm/s and a total acceleration of at least 20mm/s</w:t>
      </w:r>
      <w:r w:rsidR="001B0F21">
        <w:rPr>
          <w:vertAlign w:val="superscript"/>
        </w:rPr>
        <w:t>2</w:t>
      </w:r>
      <w:r>
        <w:t xml:space="preserve">. </w:t>
      </w:r>
      <w:r w:rsidRPr="008C0FF6">
        <w:rPr>
          <w:i/>
          <w:iCs/>
        </w:rPr>
        <w:t>Reaching offset</w:t>
      </w:r>
      <w:r>
        <w:t xml:space="preserve"> was </w:t>
      </w:r>
      <w:r w:rsidR="00E338EB">
        <w:t xml:space="preserve">defined </w:t>
      </w:r>
      <w:r>
        <w:t>as the point along the trajectory that is closest to the screen. The trajectories were normalized to the distance traveled along the axis perpendicular to the screen (Z axis). To do so, a B-spline of the 6</w:t>
      </w:r>
      <w:r w:rsidRPr="00576F53">
        <w:rPr>
          <w:vertAlign w:val="superscript"/>
        </w:rPr>
        <w:t>th</w:t>
      </w:r>
      <w:r>
        <w:t xml:space="preserve"> order with a</w:t>
      </w:r>
      <w:r w:rsidRPr="00C83062">
        <w:t xml:space="preserve"> roughness penalty </w:t>
      </w:r>
      <m:oMath>
        <m:r>
          <w:rPr>
            <w:rFonts w:ascii="Cambria Math" w:hAnsi="Cambria Math"/>
          </w:rPr>
          <m:t>λ=</m:t>
        </m:r>
        <m:sSup>
          <m:sSupPr>
            <m:ctrlPr>
              <w:rPr>
                <w:rFonts w:ascii="Cambria Math" w:hAnsi="Cambria Math"/>
                <w:i/>
              </w:rPr>
            </m:ctrlPr>
          </m:sSupPr>
          <m:e>
            <m:r>
              <w:rPr>
                <w:rFonts w:ascii="Cambria Math" w:hAnsi="Cambria Math"/>
              </w:rPr>
              <m:t>10</m:t>
            </m:r>
          </m:e>
          <m:sup>
            <m:r>
              <w:rPr>
                <w:rFonts w:ascii="Cambria Math" w:hAnsi="Cambria Math"/>
              </w:rPr>
              <m:t>-18</m:t>
            </m:r>
          </m:sup>
        </m:sSup>
      </m:oMath>
      <w:r>
        <w:t xml:space="preserve"> on the 4</w:t>
      </w:r>
      <w:r w:rsidRPr="00C83062">
        <w:rPr>
          <w:vertAlign w:val="superscript"/>
        </w:rPr>
        <w:t>th</w:t>
      </w:r>
      <w:r>
        <w:t xml:space="preserve"> derivative was fitted to each axis with a spline at every data point. The fitted function was used to produce a high-resolution representation of the trajectory (1000 samples) from which 200 points equally spaced along the traveled distance on the Z axis were extracted (e.g., if the participant moved 2cm forward and 1cm backward, the distance that was traveled was 3cm). These points represented the proportion of path traveled until each point.</w:t>
      </w:r>
      <w:r w:rsidR="00B22825">
        <w:t xml:space="preserve"> Finally, a </w:t>
      </w:r>
      <w:r w:rsidR="00B22825" w:rsidRPr="00B0450F">
        <w:rPr>
          <w:i/>
          <w:iCs/>
        </w:rPr>
        <w:t>change of mind</w:t>
      </w:r>
      <w:r w:rsidR="00B22825">
        <w:t xml:space="preserve"> was registered every time the implied endpoint crossed from one side of the screen to the other.</w:t>
      </w:r>
    </w:p>
    <w:p w14:paraId="38AFA958" w14:textId="47DB75C4" w:rsidR="001C0104" w:rsidRPr="00892F96" w:rsidRDefault="001C0104" w:rsidP="001F1330"/>
    <w:p w14:paraId="4482F18E" w14:textId="77777777" w:rsidR="00D60972" w:rsidRDefault="00D60972">
      <w:pPr>
        <w:jc w:val="left"/>
        <w:rPr>
          <w:rFonts w:ascii="Times New Roman" w:eastAsia="SimSun" w:hAnsi="Times New Roman" w:cs="Times New Roman"/>
          <w:b/>
          <w:bCs/>
          <w:kern w:val="24"/>
          <w:lang w:eastAsia="ja-JP" w:bidi="ar-SA"/>
        </w:rPr>
      </w:pPr>
      <w:r>
        <w:br w:type="page"/>
      </w:r>
    </w:p>
    <w:p w14:paraId="73317D39" w14:textId="5C40ABE3" w:rsidR="00904C49" w:rsidRDefault="00904C49" w:rsidP="00DB1FF3">
      <w:pPr>
        <w:pStyle w:val="Heading4"/>
      </w:pPr>
      <w:r>
        <w:lastRenderedPageBreak/>
        <w:t>Analysis</w:t>
      </w:r>
    </w:p>
    <w:p w14:paraId="672F29D2" w14:textId="3BFADEB0" w:rsidR="008F4EDF" w:rsidRDefault="00CA397F" w:rsidP="00904C49">
      <w:r>
        <w:t>All the comparisons between the congruent and incongruent conditions</w:t>
      </w:r>
      <w:r w:rsidR="00BA5DE9">
        <w:t>, throughout the entire manuscript,</w:t>
      </w:r>
      <w:r>
        <w:t xml:space="preserve"> were corrected for multiple comparisons using the Tree-BH method </w:t>
      </w:r>
      <w:r w:rsidR="00F5543D">
        <w:t>(</w:t>
      </w:r>
      <w:r w:rsidR="00A82BE9" w:rsidRPr="00A82BE9">
        <w:fldChar w:fldCharType="begin"/>
      </w:r>
      <w:r w:rsidR="00A82BE9" w:rsidRPr="00A82BE9">
        <w:instrText xml:space="preserve"> REF _Ref134430697 \h </w:instrText>
      </w:r>
      <w:r w:rsidR="00A82BE9">
        <w:instrText xml:space="preserve"> \* MERGEFORMAT </w:instrText>
      </w:r>
      <w:r w:rsidR="00A82BE9" w:rsidRPr="00A82BE9">
        <w:fldChar w:fldCharType="separate"/>
      </w:r>
      <w:r w:rsidR="00A82BE9" w:rsidRPr="00A82BE9">
        <w:t xml:space="preserve">Supplementary Figure </w:t>
      </w:r>
      <w:r w:rsidR="00A82BE9" w:rsidRPr="00DB1FF3">
        <w:t>1</w:t>
      </w:r>
      <w:r w:rsidR="00A82BE9" w:rsidRPr="00A82BE9">
        <w:fldChar w:fldCharType="end"/>
      </w:r>
      <w:r w:rsidR="00F5543D">
        <w:t xml:space="preserve">) </w:t>
      </w:r>
      <w:r>
        <w:t xml:space="preserve">suggested in </w:t>
      </w:r>
      <w:r>
        <w:fldChar w:fldCharType="begin"/>
      </w:r>
      <w:r>
        <w:instrText xml:space="preserve"> ADDIN ZOTERO_ITEM CSL_CITATION {"citationID":"mxqAPUdk","properties":{"formattedCitation":"(Bogomolov et al., 2021)","plainCitation":"(Bogomolov et al., 2021)","dontUpdate":true,"noteIndex":0},"citationItems":[{"id":471,"uris":["http://zotero.org/users/8275165/items/KDIMS5Z8"],"itemData":{"id":471,"type":"article-journal","abstract":"We introduce a multiple testing procedure that controls global error rates at multiple levels of resolution. Conceptually, we frame this problem as the selection of hypotheses that are organized hierarchically in a tree structure. We describe a fast algorithm and prove that it controls relevant error rates given certain assumptions on the dependence between the p-values. Through simulations, we demonstrate that the proposed procedure provides the desired guarantees under a range of dependency structures and that it has the potential to gain power over alternative methods. Finally, we apply the method to studies on the genetic regulation of gene expression across multiple tissues and on the relation between the gut microbiome and colorectal cancer.","container-title":"Biometrika","DOI":"10.1093/biomet/asaa086","ISSN":"0006-3444, 1464-3510","issue":"3","language":"en","page":"575-590","source":"DOI.org (Crossref)","title":"Hypotheses on a tree: new error rates and testing strategies","title-short":"Hypotheses on a tree","volume":"108","author":[{"family":"Bogomolov","given":"Marina"},{"family":"Peterson","given":"Christine B"},{"family":"Benjamini","given":"Yoav"},{"family":"Sabatti","given":"Chiara"}],"issued":{"date-parts":[["2021",8,12]]}}}],"schema":"https://github.com/citation-style-language/schema/raw/master/csl-citation.json"} </w:instrText>
      </w:r>
      <w:r>
        <w:fldChar w:fldCharType="separate"/>
      </w:r>
      <w:r w:rsidRPr="00283780">
        <w:rPr>
          <w:rFonts w:ascii="Times New Roman" w:hAnsi="Times New Roman" w:cs="Times New Roman"/>
        </w:rPr>
        <w:t xml:space="preserve">Bogomolov et al. </w:t>
      </w:r>
      <w:r>
        <w:rPr>
          <w:rFonts w:ascii="Times New Roman" w:hAnsi="Times New Roman" w:cs="Times New Roman"/>
        </w:rPr>
        <w:t>(</w:t>
      </w:r>
      <w:r w:rsidRPr="00283780">
        <w:rPr>
          <w:rFonts w:ascii="Times New Roman" w:hAnsi="Times New Roman" w:cs="Times New Roman"/>
        </w:rPr>
        <w:t>2021</w:t>
      </w:r>
      <w:r>
        <w:fldChar w:fldCharType="end"/>
      </w:r>
      <w:r>
        <w:t xml:space="preserve">). </w:t>
      </w:r>
      <w:r w:rsidR="00BA5DE9">
        <w:t xml:space="preserve">All reported p-values are the corrected ones. </w:t>
      </w:r>
      <w:r w:rsidR="00E61A7B">
        <w:t>The n</w:t>
      </w:r>
      <w:r>
        <w:t>ormality of the residuals was tested with a QQ-plot, and a permutation test (</w:t>
      </w:r>
      <w:r>
        <w:fldChar w:fldCharType="begin"/>
      </w:r>
      <w:r>
        <w:instrText xml:space="preserve"> ADDIN ZOTERO_ITEM CSL_CITATION {"citationID":"rikPVy1w","properties":{"formattedCitation":"(Kohl, 2019)","plainCitation":"(Kohl, 2019)","dontUpdate":true,"noteIndex":0},"citationItems":[{"id":782,"uris":["http://zotero.org/users/8275165/items/TM3M4ZPL"],"itemData":{"id":782,"type":"software","title":"MKinfer: Inferential Statistics","URL":"http://www.stamats.de","version":"0.7","author":[{"family":"Kohl","given":"Matthias"}],"issued":{"date-parts":[["2019"]]}}}],"schema":"https://github.com/citation-style-language/schema/raw/master/csl-citation.json"} </w:instrText>
      </w:r>
      <w:r>
        <w:fldChar w:fldCharType="separate"/>
      </w:r>
      <w:r w:rsidRPr="0046480E">
        <w:rPr>
          <w:rFonts w:ascii="Times New Roman" w:hAnsi="Times New Roman" w:cs="Times New Roman"/>
        </w:rPr>
        <w:t>Kohl, 2019</w:t>
      </w:r>
      <w:r>
        <w:fldChar w:fldCharType="end"/>
      </w:r>
      <w:r>
        <w:t xml:space="preserve">) was used to assess differences in variables that did not pass the normality test (for a list of such variables </w:t>
      </w:r>
      <w:r w:rsidRPr="001313AE">
        <w:t>see</w:t>
      </w:r>
      <w:r w:rsidR="003A5915" w:rsidRPr="001313AE">
        <w:t xml:space="preserve"> </w:t>
      </w:r>
      <w:r w:rsidR="001313AE" w:rsidRPr="001313AE">
        <w:fldChar w:fldCharType="begin"/>
      </w:r>
      <w:r w:rsidR="001313AE" w:rsidRPr="001313AE">
        <w:instrText xml:space="preserve"> REF _Ref134430937 \h </w:instrText>
      </w:r>
      <w:r w:rsidR="001313AE">
        <w:instrText xml:space="preserve"> \* MERGEFORMAT </w:instrText>
      </w:r>
      <w:r w:rsidR="001313AE" w:rsidRPr="001313AE">
        <w:fldChar w:fldCharType="separate"/>
      </w:r>
      <w:r w:rsidR="001313AE" w:rsidRPr="00DB1FF3">
        <w:t>Supplementary Figure 2</w:t>
      </w:r>
      <w:r w:rsidR="001313AE" w:rsidRPr="001313AE">
        <w:fldChar w:fldCharType="end"/>
      </w:r>
      <w:r>
        <w:t>).</w:t>
      </w:r>
    </w:p>
    <w:p w14:paraId="0B2AF24F" w14:textId="19197728" w:rsidR="00CA397F" w:rsidRPr="00B7042B" w:rsidRDefault="00A64751" w:rsidP="00EA3DB9">
      <w:r>
        <w:t>Three c</w:t>
      </w:r>
      <w:r w:rsidR="001D24FE">
        <w:t>omments received from colleagues a</w:t>
      </w:r>
      <w:r w:rsidR="00CA397F">
        <w:t xml:space="preserve">fter </w:t>
      </w:r>
      <w:r w:rsidR="001D24FE">
        <w:t xml:space="preserve">the </w:t>
      </w:r>
      <w:r w:rsidR="00CA397F">
        <w:t>submission of the pre-registration document</w:t>
      </w:r>
      <w:r w:rsidR="001D24FE">
        <w:t xml:space="preserve"> </w:t>
      </w:r>
      <w:r w:rsidR="003E480D">
        <w:t xml:space="preserve">prompted </w:t>
      </w:r>
      <w:r w:rsidR="00527E95">
        <w:t xml:space="preserve">additional </w:t>
      </w:r>
      <w:r w:rsidR="00564F37">
        <w:t xml:space="preserve">exploratory </w:t>
      </w:r>
      <w:r w:rsidR="003E480D">
        <w:t>analyses.</w:t>
      </w:r>
      <w:r w:rsidR="004C0A6C">
        <w:t xml:space="preserve"> </w:t>
      </w:r>
      <w:r w:rsidR="003E480D">
        <w:t xml:space="preserve">The first </w:t>
      </w:r>
      <w:r w:rsidR="00E543B7">
        <w:t>addresse</w:t>
      </w:r>
      <w:r w:rsidR="00564F37">
        <w:t>d</w:t>
      </w:r>
      <w:r w:rsidR="00E543B7">
        <w:t xml:space="preserve"> the high variability between participants</w:t>
      </w:r>
      <w:r w:rsidR="005345F0">
        <w:t xml:space="preserve"> </w:t>
      </w:r>
      <w:r w:rsidR="00781772">
        <w:t>which</w:t>
      </w:r>
      <w:r w:rsidR="005345F0">
        <w:t xml:space="preserve"> can obscure smaller but highly consistent effects. To </w:t>
      </w:r>
      <w:r w:rsidR="00C6487E">
        <w:t>tackle this issue</w:t>
      </w:r>
      <w:r w:rsidR="0001355D">
        <w:t>,</w:t>
      </w:r>
      <w:r w:rsidR="005345F0">
        <w:t xml:space="preserve"> </w:t>
      </w:r>
      <w:r w:rsidR="0001355D">
        <w:t xml:space="preserve">the </w:t>
      </w:r>
      <w:commentRangeStart w:id="191"/>
      <w:commentRangeStart w:id="192"/>
      <w:del w:id="193" w:author="zeev" w:date="2023-07-25T12:43:00Z">
        <w:r w:rsidR="005345F0" w:rsidDel="0039366E">
          <w:delText>non-timeseries</w:delText>
        </w:r>
      </w:del>
      <w:ins w:id="194" w:author="zeev" w:date="2023-07-25T12:49:00Z">
        <w:r w:rsidR="007B67C5">
          <w:t xml:space="preserve"> </w:t>
        </w:r>
        <w:del w:id="195" w:author="Chen Heller" w:date="2023-07-31T12:45:00Z">
          <w:r w:rsidR="007B67C5" w:rsidDel="00EF0DEB">
            <w:delText>descrete</w:delText>
          </w:r>
        </w:del>
      </w:ins>
      <w:ins w:id="196" w:author="Chen Heller" w:date="2023-07-31T12:45:00Z">
        <w:r w:rsidR="00EF0DEB">
          <w:t>discrete</w:t>
        </w:r>
      </w:ins>
      <w:r w:rsidR="005345F0">
        <w:t xml:space="preserve"> variables </w:t>
      </w:r>
      <w:commentRangeEnd w:id="191"/>
      <w:r w:rsidR="00564F37">
        <w:rPr>
          <w:rStyle w:val="CommentReference"/>
        </w:rPr>
        <w:commentReference w:id="191"/>
      </w:r>
      <w:commentRangeEnd w:id="192"/>
      <w:r w:rsidR="0039366E">
        <w:rPr>
          <w:rStyle w:val="CommentReference"/>
        </w:rPr>
        <w:commentReference w:id="192"/>
      </w:r>
      <w:r w:rsidR="005345F0">
        <w:t>were normalized within participant.</w:t>
      </w:r>
      <w:del w:id="197" w:author="zeev" w:date="2023-07-25T17:33:00Z">
        <w:r w:rsidR="00807DAB" w:rsidDel="00EA3DB9">
          <w:delText xml:space="preserve"> </w:delText>
        </w:r>
        <w:r w:rsidR="00C27322" w:rsidDel="00EA3DB9">
          <w:delText>T</w:delText>
        </w:r>
        <w:r w:rsidR="00807DAB" w:rsidDel="00EA3DB9">
          <w:delText xml:space="preserve">he original and the </w:delText>
        </w:r>
        <w:r w:rsidR="0046755E" w:rsidDel="00EA3DB9">
          <w:delText>normalized</w:delText>
        </w:r>
        <w:r w:rsidR="00807DAB" w:rsidDel="00EA3DB9">
          <w:delText xml:space="preserve"> analys</w:delText>
        </w:r>
        <w:r w:rsidR="00DB2938" w:rsidDel="00EA3DB9">
          <w:delText>i</w:delText>
        </w:r>
        <w:r w:rsidR="00807DAB" w:rsidDel="00EA3DB9">
          <w:delText xml:space="preserve">s </w:delText>
        </w:r>
        <w:r w:rsidR="00807DAB" w:rsidRPr="00E26F00" w:rsidDel="00EA3DB9">
          <w:delText xml:space="preserve">results are provided </w:delText>
        </w:r>
        <w:r w:rsidR="00CF4EE8" w:rsidRPr="00E26F00" w:rsidDel="00EA3DB9">
          <w:delText xml:space="preserve">in </w:delText>
        </w:r>
        <w:r w:rsidR="00E26F00" w:rsidRPr="00E26F00" w:rsidDel="00EA3DB9">
          <w:fldChar w:fldCharType="begin"/>
        </w:r>
        <w:r w:rsidR="00E26F00" w:rsidRPr="00E26F00" w:rsidDel="00EA3DB9">
          <w:delInstrText xml:space="preserve"> REF _Ref134436578 \h </w:delInstrText>
        </w:r>
        <w:r w:rsidR="00E26F00" w:rsidDel="00EA3DB9">
          <w:delInstrText xml:space="preserve"> \* MERGEFORMAT </w:delInstrText>
        </w:r>
        <w:r w:rsidR="00E26F00" w:rsidRPr="00E26F00" w:rsidDel="00EA3DB9">
          <w:fldChar w:fldCharType="separate"/>
        </w:r>
        <w:r w:rsidR="00E26F00" w:rsidRPr="00E26F00" w:rsidDel="00EA3DB9">
          <w:delText xml:space="preserve">Table </w:delText>
        </w:r>
        <w:r w:rsidR="00E26F00" w:rsidRPr="00DB1FF3" w:rsidDel="00EA3DB9">
          <w:delText>1</w:delText>
        </w:r>
        <w:r w:rsidR="00E26F00" w:rsidRPr="00E26F00" w:rsidDel="00EA3DB9">
          <w:fldChar w:fldCharType="end"/>
        </w:r>
        <w:r w:rsidR="00E26F00" w:rsidRPr="00E26F00" w:rsidDel="00EA3DB9">
          <w:delText xml:space="preserve"> and </w:delText>
        </w:r>
        <w:r w:rsidR="00E26F00" w:rsidRPr="00E26F00" w:rsidDel="00EA3DB9">
          <w:fldChar w:fldCharType="begin"/>
        </w:r>
        <w:r w:rsidR="00E26F00" w:rsidRPr="00E26F00" w:rsidDel="00EA3DB9">
          <w:delInstrText xml:space="preserve"> REF _Ref134436585 \h  \* MERGEFORMAT </w:delInstrText>
        </w:r>
        <w:r w:rsidR="00E26F00" w:rsidRPr="00E26F00" w:rsidDel="00EA3DB9">
          <w:fldChar w:fldCharType="separate"/>
        </w:r>
        <w:r w:rsidR="00E26F00" w:rsidRPr="00E26F00" w:rsidDel="00EA3DB9">
          <w:delText xml:space="preserve">Table </w:delText>
        </w:r>
        <w:r w:rsidR="00E26F00" w:rsidRPr="00DB1FF3" w:rsidDel="00EA3DB9">
          <w:delText>2</w:delText>
        </w:r>
        <w:r w:rsidR="00E26F00" w:rsidRPr="00E26F00" w:rsidDel="00EA3DB9">
          <w:fldChar w:fldCharType="end"/>
        </w:r>
        <w:r w:rsidR="00E26F00" w:rsidRPr="00E26F00" w:rsidDel="00EA3DB9">
          <w:delText>, respectively</w:delText>
        </w:r>
        <w:r w:rsidR="00807DAB" w:rsidRPr="00E26F00" w:rsidDel="00EA3DB9">
          <w:delText>.</w:delText>
        </w:r>
      </w:del>
      <w:r w:rsidR="00B7042B" w:rsidRPr="00E26F00">
        <w:t xml:space="preserve"> The second </w:t>
      </w:r>
      <w:r w:rsidR="00564F37">
        <w:t>involved an analysis of the averaged</w:t>
      </w:r>
      <w:r w:rsidR="00CA397F">
        <w:t xml:space="preserve"> </w:t>
      </w:r>
      <w:r w:rsidR="00751A94">
        <w:t xml:space="preserve">non-normalized </w:t>
      </w:r>
      <w:r w:rsidR="00CA397F">
        <w:t xml:space="preserve">trajectories, </w:t>
      </w:r>
      <w:r w:rsidR="00564F37">
        <w:t xml:space="preserve">with </w:t>
      </w:r>
      <w:r w:rsidR="00CA397F">
        <w:t xml:space="preserve">all trials </w:t>
      </w:r>
      <w:r w:rsidR="00D0099E">
        <w:t>trimmed to an identical length</w:t>
      </w:r>
      <w:r w:rsidR="00AA45CA">
        <w:t xml:space="preserve"> of 340ms</w:t>
      </w:r>
      <w:r w:rsidR="00D0099E">
        <w:t xml:space="preserve">. </w:t>
      </w:r>
      <w:r w:rsidR="00AA45CA">
        <w:t>Ninety percent o</w:t>
      </w:r>
      <w:r w:rsidR="004067E4">
        <w:t xml:space="preserve">f the trials </w:t>
      </w:r>
      <w:r w:rsidR="00876B5F">
        <w:t xml:space="preserve">were </w:t>
      </w:r>
      <w:r w:rsidR="004067E4">
        <w:t>340ms long</w:t>
      </w:r>
      <w:r w:rsidR="00AA45CA">
        <w:t xml:space="preserve"> or longer</w:t>
      </w:r>
      <w:r w:rsidR="004067E4">
        <w:t xml:space="preserve">, </w:t>
      </w:r>
      <w:r w:rsidR="00AA45CA">
        <w:t xml:space="preserve">and </w:t>
      </w:r>
      <w:r w:rsidR="00381EBD">
        <w:t>t</w:t>
      </w:r>
      <w:r w:rsidR="001719E9">
        <w:t xml:space="preserve">he </w:t>
      </w:r>
      <w:r w:rsidR="00CA397F">
        <w:t xml:space="preserve">other 10% </w:t>
      </w:r>
      <w:r w:rsidR="00AA45CA">
        <w:t xml:space="preserve">were </w:t>
      </w:r>
      <w:r w:rsidR="00CA397F">
        <w:t xml:space="preserve">excluded. </w:t>
      </w:r>
      <w:r w:rsidR="00FA5D8E">
        <w:t>To approximate the onset and offset of the congruency effect</w:t>
      </w:r>
      <w:r w:rsidR="00564F37">
        <w:t>,</w:t>
      </w:r>
      <w:r w:rsidR="00FA5D8E">
        <w:t xml:space="preserve"> the deviation from the center</w:t>
      </w:r>
      <w:r w:rsidR="00D46738">
        <w:t xml:space="preserve"> was estimated for each point in time. </w:t>
      </w:r>
      <w:r w:rsidR="00126BF0">
        <w:t xml:space="preserve">The third </w:t>
      </w:r>
      <w:r w:rsidR="00A67C16">
        <w:t>focused on the</w:t>
      </w:r>
      <w:r w:rsidR="00E83AFB">
        <w:t xml:space="preserve"> </w:t>
      </w:r>
      <w:r w:rsidR="00126BF0">
        <w:t>implied endpoint</w:t>
      </w:r>
      <w:r w:rsidR="00A67C16">
        <w:t xml:space="preserve">, which is held to be </w:t>
      </w:r>
      <w:r w:rsidR="006D15E5">
        <w:t>sensitive to changes in direction and should therefor</w:t>
      </w:r>
      <w:r w:rsidR="000E6EFE">
        <w:t>e</w:t>
      </w:r>
      <w:r w:rsidR="006D15E5">
        <w:t xml:space="preserve"> reflect the participant's intentions earlier than the </w:t>
      </w:r>
      <w:r w:rsidR="00C01C94">
        <w:t xml:space="preserve">raw </w:t>
      </w:r>
      <w:r w:rsidR="006D15E5">
        <w:t xml:space="preserve">trajectory </w:t>
      </w:r>
      <w:r w:rsidR="00576907">
        <w:fldChar w:fldCharType="begin"/>
      </w:r>
      <w:r w:rsidR="00576907">
        <w:instrText xml:space="preserve"> ADDIN ZOTERO_ITEM CSL_CITATION {"citationID":"HO3ImwIq","properties":{"formattedCitation":"(Dotan &amp; Dehaene, 2013)","plainCitation":"(Dotan &amp; Dehaene, 2013)","noteIndex":0},"citationItems":[{"id":286,"uris":["http://zotero.org/users/8275165/items/WLAMNP56"],"itemData":{"id":286,"type":"article-journal","abstract":"How do we understand two-digit numbers such as 42? Models of multi-digit number comprehension differ widely. Some postulate that the decades and units digits are processed separately and possibly serially. Others hypothesize a holistic process which maps the entire 2-digit string onto a magnitude, represented as a position on a number line. In educated adults, the number line is thought to be linear, but the ‘‘number sense’’ hypothesis proposes that a logarithmic scale underlies our intuitions of number size, and that this compressive representation may still be dormant in the adult brain. We investigated these issues by asking adults to point to the location of two-digit numbers on a number line while their ﬁnger location was continuously monitored. Finger trajectories revealed a linear scale, yet with a transient logarithmic effect suggesting the activation of a compressive and holistic quantity representation. Units and decades digits were processed in parallel, without any difference in left-to-right vs. right-to-left readers. The late part of the trajectory was inﬂuenced by spatial reference points placed at the left end, middle, and right end of the line. Altogether, ﬁnger trajectory analysis provides a precise cognitive decomposition of the sequence of stages used in converting a number to a quantity and then a position.","container-title":"Cognition","DOI":"10.1016/j.cognition.2013.07.007","ISSN":"00100277","issue":"3","journalAbbreviation":"Cognition","language":"en","page":"512-529","source":"DOI.org (Crossref)","title":"How do we convert a number into a finger trajectory?","volume":"129","author":[{"family":"Dotan","given":"Dror"},{"family":"Dehaene","given":"Stanislas"}],"issued":{"date-parts":[["2013",12]]}}}],"schema":"https://github.com/citation-style-language/schema/raw/master/csl-citation.json"} </w:instrText>
      </w:r>
      <w:r w:rsidR="00576907">
        <w:fldChar w:fldCharType="separate"/>
      </w:r>
      <w:r w:rsidR="00576907" w:rsidRPr="00576907">
        <w:rPr>
          <w:rFonts w:ascii="Times New Roman" w:hAnsi="Times New Roman" w:cs="Times New Roman"/>
        </w:rPr>
        <w:t>(Dotan &amp; Dehaene, 2013)</w:t>
      </w:r>
      <w:r w:rsidR="00576907">
        <w:fldChar w:fldCharType="end"/>
      </w:r>
      <w:r w:rsidR="006D15E5">
        <w:t>.</w:t>
      </w:r>
      <w:r w:rsidR="004A6AC6">
        <w:t xml:space="preserve"> </w:t>
      </w:r>
      <w:r w:rsidR="00E2344B">
        <w:t>I</w:t>
      </w:r>
      <w:r w:rsidR="00677835">
        <w:t xml:space="preserve">mplied endpoint was indicated by the intersection between the </w:t>
      </w:r>
      <w:r w:rsidR="00885A46">
        <w:t xml:space="preserve">present </w:t>
      </w:r>
      <w:r w:rsidR="00677835">
        <w:t>tangent to the trajectory and the screen</w:t>
      </w:r>
      <w:r w:rsidR="004A6AC6">
        <w:t>.</w:t>
      </w:r>
      <w:r w:rsidR="003F1160">
        <w:t xml:space="preserve"> The </w:t>
      </w:r>
      <w:r w:rsidR="00CF5AA9">
        <w:t xml:space="preserve">onset and offset </w:t>
      </w:r>
      <w:r w:rsidR="00A67C16">
        <w:t xml:space="preserve">of the congruency effect </w:t>
      </w:r>
      <w:r w:rsidR="00CF5AA9">
        <w:t>were</w:t>
      </w:r>
      <w:r w:rsidR="003F1160">
        <w:t xml:space="preserve"> estimated </w:t>
      </w:r>
      <w:r w:rsidR="00F10B87">
        <w:t>by conducting a</w:t>
      </w:r>
      <w:r w:rsidR="00CA397F">
        <w:t xml:space="preserve"> t-test at every time</w:t>
      </w:r>
      <w:r w:rsidR="00E966E6">
        <w:t xml:space="preserve"> </w:t>
      </w:r>
      <w:r w:rsidR="00CA397F">
        <w:t xml:space="preserve">point, and </w:t>
      </w:r>
      <w:r w:rsidR="00B9255F">
        <w:t xml:space="preserve">clustering together </w:t>
      </w:r>
      <w:r w:rsidR="00CA397F">
        <w:t>adjacent significant values</w:t>
      </w:r>
      <w:r w:rsidR="00B176EA">
        <w:t xml:space="preserve"> of </w:t>
      </w:r>
      <w:r w:rsidR="00FC6AAB">
        <w:t>a</w:t>
      </w:r>
      <w:r w:rsidR="00DA5861">
        <w:t xml:space="preserve"> </w:t>
      </w:r>
      <w:r w:rsidR="00B176EA">
        <w:t>similar sign</w:t>
      </w:r>
      <w:r w:rsidR="00CA397F">
        <w:t>. Then</w:t>
      </w:r>
      <w:r w:rsidR="00D02409">
        <w:t>,</w:t>
      </w:r>
      <w:r w:rsidR="00CA397F">
        <w:t xml:space="preserve"> a permutation and clustering procedure </w:t>
      </w:r>
      <w:r w:rsidR="00504E33">
        <w:fldChar w:fldCharType="begin"/>
      </w:r>
      <w:r w:rsidR="00504E33">
        <w:instrText xml:space="preserve"> ADDIN ZOTERO_ITEM CSL_CITATION {"citationID":"ezNKOF4W","properties":{"formattedCitation":"(Maris &amp; Oostenveld, 2007)","plainCitation":"(Maris &amp; Oostenveld, 2007)","noteIndex":0},"citationItems":[{"id":844,"uris":["http://zotero.org/users/8275165/items/FEXHEG5W"],"itemData":{"id":844,"type":"article-journal","abstract":"In this paper, we show how ElectroEncephaloGraphic (EEG) and MagnetoEncephaloGraphic (MEG) data can be analyzed statistically using nonparametric techniques. Nonparametric statistical tests offer complete freedom to the user with respect to the test statistic by means of which the experimental conditions are compared. This freedom provides a straightforward way to solve the multiple comparisons problem (MCP) and it allows to incorporate biophysically motivated constraints in the test statistic, which may drastically increase the sensitivity of the statistical test. The paper is written for two audiences: (1) empirical neuroscientists looking for the most appropriate data analysis method, and (2) methodologists interested in the theoretical concepts behind nonparametric statistical tests. For the empirical neuroscientist, a large part of the paper is written in a tutorial-like fashion, enabling neuroscientists to construct their own statistical test, maximizing the sensitivity to the expected effect. And for the methodologist, it is explained why the nonparametric test is formally correct. This means that we formulate a null hypothesis (identical probability distribution in the different experimental conditions) and show that the nonparametric test controls the false alarm rate under this null hypothesis.","container-title":"Journal of Neuroscience Methods","DOI":"10.1016/j.jneumeth.2007.03.024","ISSN":"0165-0270","issue":"1","journalAbbreviation":"Journal of Neuroscience Methods","language":"en","page":"177-190","source":"ScienceDirect","title":"Nonparametric statistical testing of EEG- and MEG-data","volume":"164","author":[{"family":"Maris","given":"Eric"},{"family":"Oostenveld","given":"Robert"}],"issued":{"date-parts":[["2007",8,15]]}}}],"schema":"https://github.com/citation-style-language/schema/raw/master/csl-citation.json"} </w:instrText>
      </w:r>
      <w:r w:rsidR="00504E33">
        <w:fldChar w:fldCharType="separate"/>
      </w:r>
      <w:r w:rsidR="00504E33" w:rsidRPr="00504E33">
        <w:rPr>
          <w:rFonts w:ascii="Times New Roman" w:hAnsi="Times New Roman" w:cs="Times New Roman"/>
        </w:rPr>
        <w:t>(Maris &amp; Oostenveld, 2007)</w:t>
      </w:r>
      <w:r w:rsidR="00504E33">
        <w:fldChar w:fldCharType="end"/>
      </w:r>
      <w:r w:rsidR="00CA397F">
        <w:t xml:space="preserve"> was conducted to evaluate the significance </w:t>
      </w:r>
      <w:r w:rsidR="00D02409">
        <w:t xml:space="preserve">of the clusters </w:t>
      </w:r>
      <w:r w:rsidR="00CA397F">
        <w:t xml:space="preserve">and correct for multiple comparisons. Finally, </w:t>
      </w:r>
      <w:r w:rsidR="00B176EA">
        <w:t xml:space="preserve">the </w:t>
      </w:r>
      <m:oMath>
        <m:r>
          <w:rPr>
            <w:rFonts w:ascii="Cambria Math" w:hAnsi="Cambria Math"/>
          </w:rPr>
          <m:t>α</m:t>
        </m:r>
      </m:oMath>
      <w:r w:rsidR="00B176EA">
        <w:t xml:space="preserve"> value was divided by </w:t>
      </w:r>
      <w:r w:rsidR="00846B82">
        <w:t>two</w:t>
      </w:r>
      <w:r w:rsidR="00B176EA">
        <w:t xml:space="preserve"> to correct for the </w:t>
      </w:r>
      <w:r w:rsidR="00B176EA">
        <w:lastRenderedPageBreak/>
        <w:t>permutation and clustering procedures performed (</w:t>
      </w:r>
      <w:r w:rsidR="00CC290A">
        <w:t xml:space="preserve">i.e., </w:t>
      </w:r>
      <w:r w:rsidR="000E3FEB">
        <w:t>deviation from center and</w:t>
      </w:r>
      <w:r w:rsidR="00B176EA">
        <w:t xml:space="preserve"> implied endpoint).</w:t>
      </w:r>
    </w:p>
    <w:p w14:paraId="34D002C4" w14:textId="77777777" w:rsidR="008E7395" w:rsidRPr="00296B06" w:rsidRDefault="008E7395" w:rsidP="00296B06">
      <w:pPr>
        <w:ind w:left="720" w:firstLine="0"/>
      </w:pPr>
      <w:bookmarkStart w:id="198" w:name="_Toc114485393"/>
    </w:p>
    <w:p w14:paraId="3AA9C79F" w14:textId="598A9702" w:rsidR="00D826D9" w:rsidRDefault="00D826D9" w:rsidP="006238E0">
      <w:pPr>
        <w:pStyle w:val="Heading3"/>
      </w:pPr>
      <w:r>
        <w:t>Results</w:t>
      </w:r>
      <w:bookmarkEnd w:id="198"/>
    </w:p>
    <w:p w14:paraId="4475D219" w14:textId="3AADC18E" w:rsidR="008C57E4" w:rsidRPr="00E412ED" w:rsidRDefault="008C57E4" w:rsidP="008C57E4">
      <w:pPr>
        <w:ind w:firstLine="0"/>
        <w:rPr>
          <w:i/>
          <w:iCs/>
        </w:rPr>
      </w:pPr>
      <w:r w:rsidRPr="00E412ED">
        <w:rPr>
          <w:i/>
          <w:iCs/>
        </w:rPr>
        <w:t>Trial exclusion</w:t>
      </w:r>
    </w:p>
    <w:p w14:paraId="7495EE97" w14:textId="7A884D2C" w:rsidR="008C57E4" w:rsidRDefault="008C57E4" w:rsidP="00262570">
      <w:pPr>
        <w:ind w:firstLine="0"/>
      </w:pPr>
      <w:r>
        <w:t>The number of excluded trials in the reaching task was high</w:t>
      </w:r>
      <w:r w:rsidR="000E47B6">
        <w:t>er</w:t>
      </w:r>
      <w:r>
        <w:t xml:space="preserve"> </w:t>
      </w:r>
      <w:r w:rsidR="000E47B6">
        <w:t>than in</w:t>
      </w:r>
      <w:r>
        <w:t xml:space="preserve"> the keyboard task </w:t>
      </w:r>
      <w:commentRangeStart w:id="199"/>
      <w:commentRangeStart w:id="200"/>
      <w:r>
        <w:t>(M</w:t>
      </w:r>
      <w:r>
        <w:rPr>
          <w:vertAlign w:val="subscript"/>
        </w:rPr>
        <w:t>reach</w:t>
      </w:r>
      <w:r>
        <w:t xml:space="preserve"> = </w:t>
      </w:r>
      <w:del w:id="201" w:author="Chen Heller" w:date="2023-07-31T13:57:00Z">
        <w:r w:rsidDel="00C702AD">
          <w:delText>128.76</w:delText>
        </w:r>
        <w:commentRangeEnd w:id="199"/>
        <w:r w:rsidR="003A3339" w:rsidDel="00C702AD">
          <w:rPr>
            <w:rStyle w:val="CommentReference"/>
          </w:rPr>
          <w:commentReference w:id="199"/>
        </w:r>
        <w:commentRangeEnd w:id="200"/>
        <w:r w:rsidR="00234A2F" w:rsidDel="00C702AD">
          <w:rPr>
            <w:rStyle w:val="CommentReference"/>
          </w:rPr>
          <w:commentReference w:id="200"/>
        </w:r>
      </w:del>
      <w:ins w:id="202" w:author="Chen Heller" w:date="2023-07-31T13:57:00Z">
        <w:r w:rsidR="00C702AD">
          <w:t>106.23</w:t>
        </w:r>
      </w:ins>
      <w:r>
        <w:t>, SD</w:t>
      </w:r>
      <w:r>
        <w:rPr>
          <w:vertAlign w:val="subscript"/>
        </w:rPr>
        <w:t>reach</w:t>
      </w:r>
      <w:r>
        <w:t xml:space="preserve"> = </w:t>
      </w:r>
      <w:del w:id="203" w:author="Chen Heller" w:date="2023-07-31T13:57:00Z">
        <w:r w:rsidDel="00C702AD">
          <w:delText>35</w:delText>
        </w:r>
      </w:del>
      <w:ins w:id="204" w:author="Chen Heller" w:date="2023-07-31T13:57:00Z">
        <w:r w:rsidR="00C702AD">
          <w:t>3</w:t>
        </w:r>
        <w:r w:rsidR="00C702AD">
          <w:t>2</w:t>
        </w:r>
      </w:ins>
      <w:r>
        <w:t>.</w:t>
      </w:r>
      <w:del w:id="205" w:author="Chen Heller" w:date="2023-07-31T13:57:00Z">
        <w:r w:rsidDel="00C702AD">
          <w:delText>52</w:delText>
        </w:r>
      </w:del>
      <w:ins w:id="206" w:author="Chen Heller" w:date="2023-07-31T13:57:00Z">
        <w:r w:rsidR="00C702AD">
          <w:t>5</w:t>
        </w:r>
        <w:r w:rsidR="00C702AD">
          <w:t>9</w:t>
        </w:r>
      </w:ins>
      <w:r>
        <w:t>, M</w:t>
      </w:r>
      <w:r>
        <w:rPr>
          <w:vertAlign w:val="subscript"/>
        </w:rPr>
        <w:t>keyboard</w:t>
      </w:r>
      <w:r>
        <w:t xml:space="preserve"> = 50.2, SD</w:t>
      </w:r>
      <w:r>
        <w:rPr>
          <w:vertAlign w:val="subscript"/>
        </w:rPr>
        <w:t>keyboard</w:t>
      </w:r>
      <w:r>
        <w:t xml:space="preserve"> = 14.47, t</w:t>
      </w:r>
      <w:r w:rsidRPr="005436B9">
        <w:t>(</w:t>
      </w:r>
      <w:r>
        <w:t>29</w:t>
      </w:r>
      <w:r w:rsidRPr="005436B9">
        <w:t>)</w:t>
      </w:r>
      <w:r>
        <w:t xml:space="preserve"> = </w:t>
      </w:r>
      <w:del w:id="207" w:author="Chen Heller" w:date="2023-07-31T13:58:00Z">
        <w:r w:rsidDel="00C702AD">
          <w:delText>12.70</w:delText>
        </w:r>
      </w:del>
      <w:ins w:id="208" w:author="Chen Heller" w:date="2023-07-31T13:58:00Z">
        <w:r w:rsidR="00C702AD">
          <w:t>9.78</w:t>
        </w:r>
      </w:ins>
      <w:r>
        <w:t>, p &lt; 0.001, 95% CI [</w:t>
      </w:r>
      <w:del w:id="209" w:author="Chen Heller" w:date="2023-07-31T13:58:00Z">
        <w:r w:rsidDel="00C702AD">
          <w:delText>65.91</w:delText>
        </w:r>
      </w:del>
      <w:ins w:id="210" w:author="Chen Heller" w:date="2023-07-31T13:58:00Z">
        <w:r w:rsidR="00C702AD">
          <w:t>44.31</w:t>
        </w:r>
      </w:ins>
      <w:r>
        <w:t xml:space="preserve">, </w:t>
      </w:r>
      <w:del w:id="211" w:author="Chen Heller" w:date="2023-07-31T13:58:00Z">
        <w:r w:rsidDel="00C702AD">
          <w:delText>91.21</w:delText>
        </w:r>
      </w:del>
      <w:ins w:id="212" w:author="Chen Heller" w:date="2023-07-31T13:58:00Z">
        <w:r w:rsidR="00C702AD">
          <w:t>67.75</w:t>
        </w:r>
      </w:ins>
      <w:r>
        <w:t xml:space="preserve">], Cohen's d = </w:t>
      </w:r>
      <w:del w:id="213" w:author="Chen Heller" w:date="2023-07-31T13:58:00Z">
        <w:r w:rsidDel="003D75FA">
          <w:delText>2.31</w:delText>
        </w:r>
      </w:del>
      <w:ins w:id="214" w:author="Chen Heller" w:date="2023-07-31T13:58:00Z">
        <w:r w:rsidR="003D75FA">
          <w:t>1.78</w:t>
        </w:r>
      </w:ins>
      <w:r>
        <w:t xml:space="preserve">). </w:t>
      </w:r>
      <w:r w:rsidR="006C1222">
        <w:t>T</w:t>
      </w:r>
      <w:r>
        <w:t xml:space="preserve">his </w:t>
      </w:r>
      <w:r w:rsidR="006C1222">
        <w:t xml:space="preserve">difference stemmed from the </w:t>
      </w:r>
      <w:r>
        <w:t>late  and early responses</w:t>
      </w:r>
      <w:r w:rsidR="006C1222">
        <w:t>,</w:t>
      </w:r>
      <w:r>
        <w:t xml:space="preserve"> but not </w:t>
      </w:r>
      <w:r w:rsidR="006C1222">
        <w:t>from</w:t>
      </w:r>
      <w:r>
        <w:t xml:space="preserve"> incorrect answers, which were </w:t>
      </w:r>
      <w:r w:rsidR="003A3339">
        <w:t xml:space="preserve">significantly </w:t>
      </w:r>
      <w:r>
        <w:t>less common in the reaching task (</w:t>
      </w:r>
      <w:r w:rsidRPr="00E04DE0">
        <w:fldChar w:fldCharType="begin"/>
      </w:r>
      <w:r w:rsidRPr="00E04DE0">
        <w:instrText xml:space="preserve"> REF _Ref134436820 \h </w:instrText>
      </w:r>
      <w:r>
        <w:instrText xml:space="preserve"> \* MERGEFORMAT </w:instrText>
      </w:r>
      <w:r w:rsidRPr="00E04DE0">
        <w:fldChar w:fldCharType="separate"/>
      </w:r>
      <w:r w:rsidRPr="00E04DE0">
        <w:t xml:space="preserve">Table </w:t>
      </w:r>
      <w:r w:rsidR="00964AD3">
        <w:t>1</w:t>
      </w:r>
      <w:r w:rsidRPr="00E04DE0">
        <w:fldChar w:fldCharType="end"/>
      </w:r>
      <w:r>
        <w:t>).</w:t>
      </w:r>
    </w:p>
    <w:p w14:paraId="1A9605F3" w14:textId="09D0C748" w:rsidR="00964AD3" w:rsidRPr="008E7395" w:rsidRDefault="00964AD3" w:rsidP="00964AD3">
      <w:pPr>
        <w:pStyle w:val="TableFigure"/>
        <w:rPr>
          <w:b w:val="0"/>
          <w:bCs w:val="0"/>
          <w:i/>
          <w:iCs/>
        </w:rPr>
      </w:pPr>
      <w:bookmarkStart w:id="215" w:name="_Ref134436820"/>
      <w:r w:rsidRPr="00E04DE0">
        <w:t xml:space="preserve">Table </w:t>
      </w:r>
      <w:bookmarkEnd w:id="215"/>
      <w:r w:rsidR="003A3339">
        <w:t>1</w:t>
      </w:r>
    </w:p>
    <w:p w14:paraId="086F07A2" w14:textId="77777777" w:rsidR="00964AD3" w:rsidRPr="008E7395" w:rsidRDefault="00964AD3" w:rsidP="00964AD3">
      <w:pPr>
        <w:pStyle w:val="Caption"/>
        <w:keepNext/>
        <w:spacing w:line="480" w:lineRule="auto"/>
        <w:rPr>
          <w:szCs w:val="20"/>
        </w:rPr>
      </w:pPr>
      <w:r w:rsidRPr="008E7395">
        <w:rPr>
          <w:sz w:val="24"/>
          <w:szCs w:val="20"/>
        </w:rPr>
        <w:t>Comparison of the Number of Excluded Trials Between the Reaching Session and the Keyboard Session</w:t>
      </w:r>
    </w:p>
    <w:tbl>
      <w:tblPr>
        <w:tblStyle w:val="TableGrid"/>
        <w:tblW w:w="8931"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26"/>
        <w:gridCol w:w="1701"/>
        <w:gridCol w:w="1701"/>
        <w:gridCol w:w="709"/>
        <w:gridCol w:w="992"/>
        <w:gridCol w:w="1702"/>
      </w:tblGrid>
      <w:tr w:rsidR="00964AD3" w14:paraId="688B94B5" w14:textId="77777777" w:rsidTr="00760205">
        <w:trPr>
          <w:trHeight w:val="510"/>
        </w:trPr>
        <w:tc>
          <w:tcPr>
            <w:tcW w:w="2126" w:type="dxa"/>
            <w:tcBorders>
              <w:top w:val="single" w:sz="12" w:space="0" w:color="auto"/>
            </w:tcBorders>
          </w:tcPr>
          <w:p w14:paraId="268488DA" w14:textId="77777777" w:rsidR="00964AD3" w:rsidRDefault="00964AD3" w:rsidP="00760205">
            <w:pPr>
              <w:ind w:firstLine="0"/>
            </w:pPr>
          </w:p>
        </w:tc>
        <w:tc>
          <w:tcPr>
            <w:tcW w:w="1701" w:type="dxa"/>
            <w:tcBorders>
              <w:top w:val="single" w:sz="12" w:space="0" w:color="auto"/>
              <w:bottom w:val="single" w:sz="12" w:space="0" w:color="auto"/>
            </w:tcBorders>
          </w:tcPr>
          <w:p w14:paraId="4582D31C" w14:textId="77777777" w:rsidR="00964AD3" w:rsidRPr="00EA2CED" w:rsidRDefault="00964AD3" w:rsidP="00760205">
            <w:pPr>
              <w:ind w:firstLine="0"/>
              <w:jc w:val="center"/>
              <w:rPr>
                <w:b/>
                <w:bCs/>
              </w:rPr>
            </w:pPr>
            <w:r>
              <w:rPr>
                <w:b/>
                <w:bCs/>
              </w:rPr>
              <w:t>Reaching</w:t>
            </w:r>
          </w:p>
        </w:tc>
        <w:tc>
          <w:tcPr>
            <w:tcW w:w="1701" w:type="dxa"/>
            <w:tcBorders>
              <w:top w:val="single" w:sz="12" w:space="0" w:color="auto"/>
              <w:bottom w:val="single" w:sz="12" w:space="0" w:color="auto"/>
            </w:tcBorders>
          </w:tcPr>
          <w:p w14:paraId="46E9B0B0" w14:textId="77777777" w:rsidR="00964AD3" w:rsidRPr="00EA2CED" w:rsidRDefault="00964AD3" w:rsidP="00760205">
            <w:pPr>
              <w:ind w:firstLine="0"/>
              <w:jc w:val="center"/>
              <w:rPr>
                <w:b/>
                <w:bCs/>
              </w:rPr>
            </w:pPr>
            <w:r>
              <w:rPr>
                <w:b/>
                <w:bCs/>
              </w:rPr>
              <w:t>Keyboard</w:t>
            </w:r>
          </w:p>
        </w:tc>
        <w:tc>
          <w:tcPr>
            <w:tcW w:w="709" w:type="dxa"/>
            <w:tcBorders>
              <w:top w:val="single" w:sz="12" w:space="0" w:color="auto"/>
            </w:tcBorders>
          </w:tcPr>
          <w:p w14:paraId="0E2C2FC6" w14:textId="77777777" w:rsidR="00964AD3" w:rsidRPr="00EA2CED" w:rsidRDefault="00964AD3" w:rsidP="00760205">
            <w:pPr>
              <w:ind w:firstLine="0"/>
              <w:jc w:val="center"/>
              <w:rPr>
                <w:b/>
                <w:bCs/>
              </w:rPr>
            </w:pPr>
          </w:p>
        </w:tc>
        <w:tc>
          <w:tcPr>
            <w:tcW w:w="992" w:type="dxa"/>
            <w:tcBorders>
              <w:top w:val="single" w:sz="12" w:space="0" w:color="auto"/>
            </w:tcBorders>
          </w:tcPr>
          <w:p w14:paraId="50317E9E" w14:textId="77777777" w:rsidR="00964AD3" w:rsidRPr="00EA2CED" w:rsidRDefault="00964AD3" w:rsidP="00760205">
            <w:pPr>
              <w:ind w:firstLine="0"/>
              <w:jc w:val="center"/>
              <w:rPr>
                <w:b/>
                <w:bCs/>
              </w:rPr>
            </w:pPr>
          </w:p>
        </w:tc>
        <w:tc>
          <w:tcPr>
            <w:tcW w:w="1702" w:type="dxa"/>
            <w:tcBorders>
              <w:top w:val="single" w:sz="12" w:space="0" w:color="auto"/>
            </w:tcBorders>
          </w:tcPr>
          <w:p w14:paraId="15D35C60" w14:textId="77777777" w:rsidR="00964AD3" w:rsidRDefault="00964AD3" w:rsidP="00760205">
            <w:pPr>
              <w:ind w:firstLine="0"/>
            </w:pPr>
          </w:p>
        </w:tc>
      </w:tr>
      <w:tr w:rsidR="00964AD3" w14:paraId="6AE87326" w14:textId="77777777" w:rsidTr="00760205">
        <w:trPr>
          <w:trHeight w:val="254"/>
        </w:trPr>
        <w:tc>
          <w:tcPr>
            <w:tcW w:w="2126" w:type="dxa"/>
            <w:tcBorders>
              <w:bottom w:val="single" w:sz="12" w:space="0" w:color="auto"/>
            </w:tcBorders>
          </w:tcPr>
          <w:p w14:paraId="4DD4C8AF" w14:textId="77777777" w:rsidR="00964AD3" w:rsidRPr="00EA2CED" w:rsidRDefault="00964AD3" w:rsidP="00760205">
            <w:pPr>
              <w:ind w:firstLine="0"/>
              <w:rPr>
                <w:b/>
                <w:bCs/>
              </w:rPr>
            </w:pPr>
          </w:p>
        </w:tc>
        <w:tc>
          <w:tcPr>
            <w:tcW w:w="1701" w:type="dxa"/>
            <w:tcBorders>
              <w:top w:val="single" w:sz="12" w:space="0" w:color="auto"/>
              <w:bottom w:val="single" w:sz="12" w:space="0" w:color="auto"/>
            </w:tcBorders>
          </w:tcPr>
          <w:p w14:paraId="7723AEBF" w14:textId="77777777" w:rsidR="00964AD3" w:rsidRPr="00EA2CED" w:rsidRDefault="00964AD3" w:rsidP="00760205">
            <w:pPr>
              <w:ind w:firstLine="0"/>
              <w:rPr>
                <w:b/>
                <w:bCs/>
              </w:rPr>
            </w:pPr>
            <w:r>
              <w:rPr>
                <w:b/>
                <w:bCs/>
              </w:rPr>
              <w:t>M (SD)</w:t>
            </w:r>
          </w:p>
        </w:tc>
        <w:tc>
          <w:tcPr>
            <w:tcW w:w="1701" w:type="dxa"/>
            <w:tcBorders>
              <w:top w:val="single" w:sz="12" w:space="0" w:color="auto"/>
              <w:bottom w:val="single" w:sz="12" w:space="0" w:color="auto"/>
            </w:tcBorders>
          </w:tcPr>
          <w:p w14:paraId="2EF3D909" w14:textId="77777777" w:rsidR="00964AD3" w:rsidRPr="00EA2CED" w:rsidRDefault="00964AD3" w:rsidP="00760205">
            <w:pPr>
              <w:ind w:firstLine="0"/>
              <w:rPr>
                <w:b/>
                <w:bCs/>
              </w:rPr>
            </w:pPr>
            <w:r>
              <w:rPr>
                <w:b/>
                <w:bCs/>
              </w:rPr>
              <w:t>M (SD)</w:t>
            </w:r>
          </w:p>
        </w:tc>
        <w:tc>
          <w:tcPr>
            <w:tcW w:w="709" w:type="dxa"/>
            <w:tcBorders>
              <w:bottom w:val="single" w:sz="12" w:space="0" w:color="auto"/>
            </w:tcBorders>
          </w:tcPr>
          <w:p w14:paraId="5BDA0DA7" w14:textId="77777777" w:rsidR="00964AD3" w:rsidRPr="00EA2CED" w:rsidRDefault="00964AD3" w:rsidP="00760205">
            <w:pPr>
              <w:ind w:firstLine="0"/>
              <w:rPr>
                <w:b/>
                <w:bCs/>
              </w:rPr>
            </w:pPr>
            <w:r>
              <w:rPr>
                <w:b/>
                <w:bCs/>
              </w:rPr>
              <w:t>t(29)</w:t>
            </w:r>
          </w:p>
        </w:tc>
        <w:tc>
          <w:tcPr>
            <w:tcW w:w="992" w:type="dxa"/>
            <w:tcBorders>
              <w:bottom w:val="single" w:sz="12" w:space="0" w:color="auto"/>
            </w:tcBorders>
          </w:tcPr>
          <w:p w14:paraId="574AA246" w14:textId="77777777" w:rsidR="00964AD3" w:rsidRPr="00EA2CED" w:rsidRDefault="00964AD3" w:rsidP="00760205">
            <w:pPr>
              <w:ind w:firstLine="0"/>
              <w:rPr>
                <w:b/>
                <w:bCs/>
              </w:rPr>
            </w:pPr>
            <w:r>
              <w:rPr>
                <w:b/>
                <w:bCs/>
              </w:rPr>
              <w:t>p</w:t>
            </w:r>
          </w:p>
        </w:tc>
        <w:tc>
          <w:tcPr>
            <w:tcW w:w="1702" w:type="dxa"/>
            <w:tcBorders>
              <w:bottom w:val="single" w:sz="12" w:space="0" w:color="auto"/>
            </w:tcBorders>
          </w:tcPr>
          <w:p w14:paraId="654032C4" w14:textId="77777777" w:rsidR="00964AD3" w:rsidRPr="00EA2CED" w:rsidRDefault="00964AD3" w:rsidP="00760205">
            <w:pPr>
              <w:ind w:firstLine="0"/>
              <w:rPr>
                <w:b/>
                <w:bCs/>
              </w:rPr>
            </w:pPr>
            <w:r>
              <w:rPr>
                <w:b/>
                <w:bCs/>
              </w:rPr>
              <w:t>CI</w:t>
            </w:r>
          </w:p>
        </w:tc>
      </w:tr>
      <w:tr w:rsidR="00964AD3" w14:paraId="7742070C" w14:textId="77777777" w:rsidTr="00760205">
        <w:trPr>
          <w:trHeight w:val="490"/>
        </w:trPr>
        <w:tc>
          <w:tcPr>
            <w:tcW w:w="2126" w:type="dxa"/>
          </w:tcPr>
          <w:p w14:paraId="729672DC" w14:textId="77777777" w:rsidR="00964AD3" w:rsidRPr="00EA2CED" w:rsidRDefault="00964AD3" w:rsidP="00760205">
            <w:pPr>
              <w:ind w:firstLine="0"/>
              <w:rPr>
                <w:b/>
                <w:bCs/>
              </w:rPr>
            </w:pPr>
            <w:r>
              <w:rPr>
                <w:b/>
                <w:bCs/>
              </w:rPr>
              <w:t>Early responses</w:t>
            </w:r>
          </w:p>
        </w:tc>
        <w:tc>
          <w:tcPr>
            <w:tcW w:w="1701" w:type="dxa"/>
          </w:tcPr>
          <w:p w14:paraId="10C15E15" w14:textId="77777777" w:rsidR="00964AD3" w:rsidRDefault="00964AD3" w:rsidP="00760205">
            <w:pPr>
              <w:ind w:firstLine="0"/>
            </w:pPr>
            <w:r>
              <w:t>23.26 (19.79)</w:t>
            </w:r>
          </w:p>
        </w:tc>
        <w:tc>
          <w:tcPr>
            <w:tcW w:w="1701" w:type="dxa"/>
          </w:tcPr>
          <w:p w14:paraId="6542FE5A" w14:textId="5C18A9B5" w:rsidR="00964AD3" w:rsidRDefault="00964AD3" w:rsidP="002C7426">
            <w:pPr>
              <w:ind w:firstLine="0"/>
              <w:jc w:val="center"/>
              <w:pPrChange w:id="216" w:author="Chen Heller" w:date="2023-07-31T12:50:00Z">
                <w:pPr>
                  <w:ind w:firstLine="0"/>
                </w:pPr>
              </w:pPrChange>
            </w:pPr>
            <w:del w:id="217" w:author="Chen Heller" w:date="2023-07-31T12:49:00Z">
              <w:r w:rsidDel="002C7426">
                <w:delText>0 (0)</w:delText>
              </w:r>
            </w:del>
          </w:p>
        </w:tc>
        <w:tc>
          <w:tcPr>
            <w:tcW w:w="709" w:type="dxa"/>
          </w:tcPr>
          <w:p w14:paraId="5624C1C6" w14:textId="30CDBAEE" w:rsidR="00964AD3" w:rsidRDefault="00964AD3" w:rsidP="00760205">
            <w:pPr>
              <w:ind w:firstLine="0"/>
            </w:pPr>
            <w:del w:id="218" w:author="Chen Heller" w:date="2023-07-31T12:53:00Z">
              <w:r w:rsidDel="002944C0">
                <w:delText>6.43</w:delText>
              </w:r>
            </w:del>
          </w:p>
        </w:tc>
        <w:tc>
          <w:tcPr>
            <w:tcW w:w="992" w:type="dxa"/>
          </w:tcPr>
          <w:p w14:paraId="5B2AA52A" w14:textId="15CC54B4" w:rsidR="00964AD3" w:rsidRDefault="00964AD3" w:rsidP="00760205">
            <w:pPr>
              <w:ind w:firstLine="0"/>
            </w:pPr>
            <w:del w:id="219" w:author="Chen Heller" w:date="2023-07-31T12:53:00Z">
              <w:r w:rsidDel="002944C0">
                <w:delText>&lt;0.001</w:delText>
              </w:r>
            </w:del>
          </w:p>
        </w:tc>
        <w:tc>
          <w:tcPr>
            <w:tcW w:w="1702" w:type="dxa"/>
          </w:tcPr>
          <w:p w14:paraId="0E0F2D1A" w14:textId="478D9F9C" w:rsidR="00964AD3" w:rsidRDefault="00964AD3" w:rsidP="00760205">
            <w:pPr>
              <w:ind w:firstLine="0"/>
            </w:pPr>
            <w:del w:id="220" w:author="Chen Heller" w:date="2023-07-31T12:53:00Z">
              <w:r w:rsidDel="002944C0">
                <w:delText>15.87, 30.65</w:delText>
              </w:r>
            </w:del>
          </w:p>
        </w:tc>
      </w:tr>
      <w:tr w:rsidR="00964AD3" w14:paraId="6D455614" w14:textId="77777777" w:rsidTr="00760205">
        <w:trPr>
          <w:trHeight w:val="490"/>
        </w:trPr>
        <w:tc>
          <w:tcPr>
            <w:tcW w:w="2126" w:type="dxa"/>
          </w:tcPr>
          <w:p w14:paraId="3B1557F0" w14:textId="77777777" w:rsidR="00964AD3" w:rsidRPr="00EA2CED" w:rsidRDefault="00964AD3" w:rsidP="00760205">
            <w:pPr>
              <w:ind w:firstLine="0"/>
              <w:rPr>
                <w:b/>
                <w:bCs/>
              </w:rPr>
            </w:pPr>
            <w:r>
              <w:rPr>
                <w:b/>
                <w:bCs/>
              </w:rPr>
              <w:t>Late responses</w:t>
            </w:r>
          </w:p>
        </w:tc>
        <w:tc>
          <w:tcPr>
            <w:tcW w:w="1701" w:type="dxa"/>
          </w:tcPr>
          <w:p w14:paraId="3CDB6057" w14:textId="77777777" w:rsidR="00964AD3" w:rsidRDefault="00964AD3" w:rsidP="00760205">
            <w:pPr>
              <w:ind w:firstLine="0"/>
            </w:pPr>
            <w:r>
              <w:t>32.06 (19.24)</w:t>
            </w:r>
          </w:p>
        </w:tc>
        <w:tc>
          <w:tcPr>
            <w:tcW w:w="1701" w:type="dxa"/>
          </w:tcPr>
          <w:p w14:paraId="470BAE64" w14:textId="77777777" w:rsidR="00964AD3" w:rsidRDefault="00964AD3" w:rsidP="00760205">
            <w:pPr>
              <w:ind w:firstLine="0"/>
            </w:pPr>
            <w:r>
              <w:t>14.06 (10.33)</w:t>
            </w:r>
          </w:p>
        </w:tc>
        <w:tc>
          <w:tcPr>
            <w:tcW w:w="709" w:type="dxa"/>
          </w:tcPr>
          <w:p w14:paraId="262E026E" w14:textId="77777777" w:rsidR="00964AD3" w:rsidRDefault="00964AD3" w:rsidP="00760205">
            <w:pPr>
              <w:ind w:firstLine="0"/>
            </w:pPr>
            <w:r>
              <w:t>4.71</w:t>
            </w:r>
          </w:p>
        </w:tc>
        <w:tc>
          <w:tcPr>
            <w:tcW w:w="992" w:type="dxa"/>
          </w:tcPr>
          <w:p w14:paraId="4E1FF01B" w14:textId="77777777" w:rsidR="00964AD3" w:rsidRDefault="00964AD3" w:rsidP="00760205">
            <w:pPr>
              <w:ind w:firstLine="0"/>
            </w:pPr>
            <w:r>
              <w:t>&lt;0.001</w:t>
            </w:r>
          </w:p>
        </w:tc>
        <w:tc>
          <w:tcPr>
            <w:tcW w:w="1702" w:type="dxa"/>
          </w:tcPr>
          <w:p w14:paraId="3A4B13DA" w14:textId="77777777" w:rsidR="00964AD3" w:rsidRDefault="00964AD3" w:rsidP="00760205">
            <w:pPr>
              <w:ind w:firstLine="0"/>
            </w:pPr>
            <w:r>
              <w:t>10.19, 25.80</w:t>
            </w:r>
          </w:p>
        </w:tc>
      </w:tr>
      <w:tr w:rsidR="00AF3D16" w14:paraId="2DE14A05" w14:textId="77777777" w:rsidTr="00E85D4D">
        <w:trPr>
          <w:trHeight w:val="490"/>
          <w:ins w:id="221" w:author="Chen Heller" w:date="2023-07-31T13:15:00Z"/>
        </w:trPr>
        <w:tc>
          <w:tcPr>
            <w:tcW w:w="2126" w:type="dxa"/>
            <w:tcBorders>
              <w:bottom w:val="single" w:sz="4" w:space="0" w:color="000000"/>
            </w:tcBorders>
          </w:tcPr>
          <w:p w14:paraId="2062B6EF" w14:textId="6CC925CB" w:rsidR="00AF3D16" w:rsidRDefault="00AF3D16" w:rsidP="00AF3D16">
            <w:pPr>
              <w:ind w:firstLine="0"/>
              <w:rPr>
                <w:ins w:id="222" w:author="Chen Heller" w:date="2023-07-31T13:15:00Z"/>
                <w:b/>
                <w:bCs/>
              </w:rPr>
            </w:pPr>
            <w:ins w:id="223" w:author="Chen Heller" w:date="2023-07-31T13:15:00Z">
              <w:r>
                <w:rPr>
                  <w:rFonts w:hint="cs"/>
                  <w:b/>
                  <w:bCs/>
                </w:rPr>
                <w:t>S</w:t>
              </w:r>
              <w:r>
                <w:rPr>
                  <w:b/>
                  <w:bCs/>
                </w:rPr>
                <w:t>low movement</w:t>
              </w:r>
            </w:ins>
          </w:p>
        </w:tc>
        <w:tc>
          <w:tcPr>
            <w:tcW w:w="1701" w:type="dxa"/>
            <w:tcBorders>
              <w:bottom w:val="single" w:sz="4" w:space="0" w:color="000000"/>
            </w:tcBorders>
          </w:tcPr>
          <w:p w14:paraId="0610BE8D" w14:textId="7BBBCD96" w:rsidR="00AF3D16" w:rsidRDefault="00AF3D16" w:rsidP="00AF3D16">
            <w:pPr>
              <w:ind w:firstLine="0"/>
              <w:rPr>
                <w:ins w:id="224" w:author="Chen Heller" w:date="2023-07-31T13:15:00Z"/>
              </w:rPr>
            </w:pPr>
            <w:ins w:id="225" w:author="Chen Heller" w:date="2023-07-31T13:15:00Z">
              <w:r>
                <w:t>31.16 (20.94)</w:t>
              </w:r>
            </w:ins>
          </w:p>
        </w:tc>
        <w:tc>
          <w:tcPr>
            <w:tcW w:w="1701" w:type="dxa"/>
            <w:tcBorders>
              <w:bottom w:val="single" w:sz="4" w:space="0" w:color="000000"/>
            </w:tcBorders>
          </w:tcPr>
          <w:p w14:paraId="4B6AE4E3" w14:textId="77777777" w:rsidR="00AF3D16" w:rsidRDefault="00AF3D16" w:rsidP="00AF3D16">
            <w:pPr>
              <w:ind w:firstLine="0"/>
              <w:rPr>
                <w:ins w:id="226" w:author="Chen Heller" w:date="2023-07-31T13:15:00Z"/>
              </w:rPr>
            </w:pPr>
          </w:p>
        </w:tc>
        <w:tc>
          <w:tcPr>
            <w:tcW w:w="709" w:type="dxa"/>
            <w:tcBorders>
              <w:bottom w:val="single" w:sz="4" w:space="0" w:color="000000"/>
            </w:tcBorders>
          </w:tcPr>
          <w:p w14:paraId="5EDBC51C" w14:textId="77777777" w:rsidR="00AF3D16" w:rsidRDefault="00AF3D16" w:rsidP="00AF3D16">
            <w:pPr>
              <w:ind w:firstLine="0"/>
              <w:rPr>
                <w:ins w:id="227" w:author="Chen Heller" w:date="2023-07-31T13:15:00Z"/>
              </w:rPr>
            </w:pPr>
          </w:p>
        </w:tc>
        <w:tc>
          <w:tcPr>
            <w:tcW w:w="992" w:type="dxa"/>
            <w:tcBorders>
              <w:bottom w:val="single" w:sz="4" w:space="0" w:color="000000"/>
            </w:tcBorders>
          </w:tcPr>
          <w:p w14:paraId="3025AB8C" w14:textId="77777777" w:rsidR="00AF3D16" w:rsidRDefault="00AF3D16" w:rsidP="00AF3D16">
            <w:pPr>
              <w:ind w:firstLine="0"/>
              <w:rPr>
                <w:ins w:id="228" w:author="Chen Heller" w:date="2023-07-31T13:15:00Z"/>
              </w:rPr>
            </w:pPr>
          </w:p>
        </w:tc>
        <w:tc>
          <w:tcPr>
            <w:tcW w:w="1702" w:type="dxa"/>
            <w:tcBorders>
              <w:bottom w:val="single" w:sz="4" w:space="0" w:color="000000"/>
            </w:tcBorders>
          </w:tcPr>
          <w:p w14:paraId="3032F4AC" w14:textId="77777777" w:rsidR="00AF3D16" w:rsidRDefault="00AF3D16" w:rsidP="00AF3D16">
            <w:pPr>
              <w:ind w:firstLine="0"/>
              <w:rPr>
                <w:ins w:id="229" w:author="Chen Heller" w:date="2023-07-31T13:15:00Z"/>
              </w:rPr>
            </w:pPr>
          </w:p>
        </w:tc>
      </w:tr>
      <w:tr w:rsidR="00AF3D16" w14:paraId="11F3E953" w14:textId="77777777" w:rsidTr="00E85D4D">
        <w:trPr>
          <w:trHeight w:val="490"/>
        </w:trPr>
        <w:tc>
          <w:tcPr>
            <w:tcW w:w="2126" w:type="dxa"/>
            <w:tcBorders>
              <w:top w:val="single" w:sz="4" w:space="0" w:color="000000"/>
              <w:bottom w:val="single" w:sz="12" w:space="0" w:color="auto"/>
            </w:tcBorders>
          </w:tcPr>
          <w:p w14:paraId="18042CD6" w14:textId="77777777" w:rsidR="00AF3D16" w:rsidRPr="00EA2CED" w:rsidRDefault="00AF3D16" w:rsidP="00AF3D16">
            <w:pPr>
              <w:ind w:firstLine="0"/>
              <w:rPr>
                <w:b/>
                <w:bCs/>
              </w:rPr>
            </w:pPr>
            <w:r>
              <w:rPr>
                <w:b/>
                <w:bCs/>
              </w:rPr>
              <w:t>Incorrect answers</w:t>
            </w:r>
          </w:p>
        </w:tc>
        <w:tc>
          <w:tcPr>
            <w:tcW w:w="1701" w:type="dxa"/>
            <w:tcBorders>
              <w:top w:val="single" w:sz="4" w:space="0" w:color="000000"/>
              <w:bottom w:val="single" w:sz="12" w:space="0" w:color="auto"/>
            </w:tcBorders>
          </w:tcPr>
          <w:p w14:paraId="7338D30C" w14:textId="77777777" w:rsidR="00AF3D16" w:rsidRDefault="00AF3D16" w:rsidP="00AF3D16">
            <w:pPr>
              <w:ind w:firstLine="0"/>
            </w:pPr>
            <w:r>
              <w:t>21.90 (12.33)</w:t>
            </w:r>
          </w:p>
        </w:tc>
        <w:tc>
          <w:tcPr>
            <w:tcW w:w="1701" w:type="dxa"/>
            <w:tcBorders>
              <w:top w:val="single" w:sz="4" w:space="0" w:color="000000"/>
              <w:bottom w:val="single" w:sz="12" w:space="0" w:color="auto"/>
            </w:tcBorders>
          </w:tcPr>
          <w:p w14:paraId="6605743C" w14:textId="77777777" w:rsidR="00AF3D16" w:rsidRDefault="00AF3D16" w:rsidP="00AF3D16">
            <w:pPr>
              <w:ind w:firstLine="0"/>
            </w:pPr>
            <w:r>
              <w:t>36.13 (15.29)</w:t>
            </w:r>
          </w:p>
        </w:tc>
        <w:tc>
          <w:tcPr>
            <w:tcW w:w="709" w:type="dxa"/>
            <w:tcBorders>
              <w:top w:val="single" w:sz="4" w:space="0" w:color="000000"/>
              <w:bottom w:val="single" w:sz="12" w:space="0" w:color="auto"/>
            </w:tcBorders>
          </w:tcPr>
          <w:p w14:paraId="7A490BD1" w14:textId="77777777" w:rsidR="00AF3D16" w:rsidRDefault="00AF3D16" w:rsidP="00AF3D16">
            <w:pPr>
              <w:ind w:firstLine="0"/>
            </w:pPr>
            <w:r>
              <w:t>6.31</w:t>
            </w:r>
          </w:p>
        </w:tc>
        <w:tc>
          <w:tcPr>
            <w:tcW w:w="992" w:type="dxa"/>
            <w:tcBorders>
              <w:top w:val="single" w:sz="4" w:space="0" w:color="000000"/>
              <w:bottom w:val="single" w:sz="12" w:space="0" w:color="auto"/>
            </w:tcBorders>
          </w:tcPr>
          <w:p w14:paraId="5F5751F3" w14:textId="77777777" w:rsidR="00AF3D16" w:rsidRDefault="00AF3D16" w:rsidP="00AF3D16">
            <w:pPr>
              <w:ind w:firstLine="0"/>
            </w:pPr>
            <w:r>
              <w:t>&lt;0.001</w:t>
            </w:r>
          </w:p>
        </w:tc>
        <w:tc>
          <w:tcPr>
            <w:tcW w:w="1702" w:type="dxa"/>
            <w:tcBorders>
              <w:top w:val="single" w:sz="4" w:space="0" w:color="000000"/>
              <w:bottom w:val="single" w:sz="12" w:space="0" w:color="auto"/>
            </w:tcBorders>
          </w:tcPr>
          <w:p w14:paraId="33EFCF63" w14:textId="77777777" w:rsidR="00AF3D16" w:rsidRDefault="00AF3D16" w:rsidP="00AF3D16">
            <w:pPr>
              <w:ind w:firstLine="0"/>
            </w:pPr>
            <w:r>
              <w:t>-18.84, -9.62</w:t>
            </w:r>
          </w:p>
        </w:tc>
      </w:tr>
      <w:tr w:rsidR="00AF3D16" w14:paraId="3463B31B" w14:textId="77777777" w:rsidTr="00760205">
        <w:trPr>
          <w:trHeight w:val="490"/>
        </w:trPr>
        <w:tc>
          <w:tcPr>
            <w:tcW w:w="8931" w:type="dxa"/>
            <w:gridSpan w:val="6"/>
            <w:tcBorders>
              <w:top w:val="single" w:sz="12" w:space="0" w:color="auto"/>
            </w:tcBorders>
          </w:tcPr>
          <w:p w14:paraId="554ADF41" w14:textId="77777777" w:rsidR="00AF3D16" w:rsidRDefault="00AF3D16" w:rsidP="00AF3D16">
            <w:pPr>
              <w:ind w:firstLine="0"/>
            </w:pPr>
            <w:r w:rsidRPr="00F64F57">
              <w:rPr>
                <w:i/>
                <w:iCs/>
                <w:sz w:val="22"/>
                <w:szCs w:val="22"/>
              </w:rPr>
              <w:t xml:space="preserve">Note. </w:t>
            </w:r>
            <w:r w:rsidRPr="00F64F57">
              <w:rPr>
                <w:sz w:val="22"/>
                <w:szCs w:val="22"/>
              </w:rPr>
              <w:t>t</w:t>
            </w:r>
            <w:r>
              <w:rPr>
                <w:sz w:val="22"/>
                <w:szCs w:val="22"/>
              </w:rPr>
              <w:t>(df)</w:t>
            </w:r>
            <w:r w:rsidRPr="00F64F57">
              <w:rPr>
                <w:sz w:val="22"/>
                <w:szCs w:val="22"/>
              </w:rPr>
              <w:t xml:space="preserve"> = t-test score, degrees of freedom are in parenthesis; p = </w:t>
            </w:r>
            <w:r>
              <w:rPr>
                <w:sz w:val="22"/>
                <w:szCs w:val="22"/>
              </w:rPr>
              <w:t xml:space="preserve">p-value; </w:t>
            </w:r>
            <w:r w:rsidRPr="00F64F57">
              <w:rPr>
                <w:sz w:val="22"/>
                <w:szCs w:val="22"/>
              </w:rPr>
              <w:t>CI = 95% confidence interval</w:t>
            </w:r>
            <w:r>
              <w:rPr>
                <w:sz w:val="22"/>
                <w:szCs w:val="22"/>
              </w:rPr>
              <w:t>s.</w:t>
            </w:r>
          </w:p>
        </w:tc>
      </w:tr>
    </w:tbl>
    <w:p w14:paraId="6FDADB43" w14:textId="77777777" w:rsidR="00964AD3" w:rsidRDefault="00964AD3" w:rsidP="00964AD3">
      <w:pPr>
        <w:ind w:firstLine="0"/>
      </w:pPr>
    </w:p>
    <w:p w14:paraId="016CD883" w14:textId="49A0F4CC" w:rsidR="00887DD3" w:rsidRPr="00234A2F" w:rsidRDefault="00BA4221" w:rsidP="005436B9">
      <w:pPr>
        <w:ind w:firstLine="0"/>
        <w:rPr>
          <w:i/>
          <w:iCs/>
        </w:rPr>
      </w:pPr>
      <w:r w:rsidRPr="00234A2F">
        <w:rPr>
          <w:i/>
          <w:iCs/>
        </w:rPr>
        <w:t>Prime visibility</w:t>
      </w:r>
      <w:r w:rsidR="00012635" w:rsidRPr="00234A2F">
        <w:rPr>
          <w:i/>
          <w:iCs/>
        </w:rPr>
        <w:t xml:space="preserve"> </w:t>
      </w:r>
    </w:p>
    <w:p w14:paraId="438C6938" w14:textId="6C1BC87A" w:rsidR="00DB7DD5" w:rsidRDefault="004731EE" w:rsidP="00234A2F">
      <w:pPr>
        <w:rPr>
          <w:ins w:id="230" w:author="Chen Heller" w:date="2023-07-31T17:45:00Z"/>
        </w:rPr>
      </w:pPr>
      <w:r>
        <w:lastRenderedPageBreak/>
        <w:t>I</w:t>
      </w:r>
      <w:r w:rsidR="004F1986">
        <w:t>n the reaching session,</w:t>
      </w:r>
      <w:r w:rsidR="00BF4777">
        <w:t xml:space="preserve"> </w:t>
      </w:r>
      <w:r w:rsidR="001F6E52">
        <w:t>9</w:t>
      </w:r>
      <w:r w:rsidR="004E2179">
        <w:t>4</w:t>
      </w:r>
      <w:r w:rsidR="001F6E52">
        <w:t>.</w:t>
      </w:r>
      <w:r w:rsidR="004E2179">
        <w:t>41</w:t>
      </w:r>
      <w:r w:rsidR="00BA4221">
        <w:t xml:space="preserve">% of the trials </w:t>
      </w:r>
      <w:r w:rsidR="004F1986">
        <w:t xml:space="preserve">were given a </w:t>
      </w:r>
      <w:r w:rsidR="00BA4221">
        <w:t xml:space="preserve">visibility </w:t>
      </w:r>
      <w:r w:rsidR="004F1986">
        <w:t xml:space="preserve">rating of </w:t>
      </w:r>
      <w:r w:rsidR="00BA4221">
        <w:t xml:space="preserve">1, </w:t>
      </w:r>
      <w:r w:rsidR="004E2179">
        <w:t>4.</w:t>
      </w:r>
      <w:del w:id="231" w:author="Chen Heller" w:date="2023-07-31T14:34:00Z">
        <w:r w:rsidR="004E2179" w:rsidDel="00586F4F">
          <w:delText>79</w:delText>
        </w:r>
      </w:del>
      <w:ins w:id="232" w:author="Chen Heller" w:date="2023-07-31T14:34:00Z">
        <w:r w:rsidR="00586F4F">
          <w:t>80</w:t>
        </w:r>
      </w:ins>
      <w:r w:rsidR="00BA4221">
        <w:t xml:space="preserve">% a visibility </w:t>
      </w:r>
      <w:r>
        <w:t xml:space="preserve">rating of </w:t>
      </w:r>
      <w:r w:rsidR="00BA4221">
        <w:t xml:space="preserve">2, </w:t>
      </w:r>
      <w:r w:rsidR="001F6E52">
        <w:t>0.</w:t>
      </w:r>
      <w:del w:id="233" w:author="Chen Heller" w:date="2023-07-31T14:34:00Z">
        <w:r w:rsidR="004E2179" w:rsidDel="00586F4F">
          <w:delText>63</w:delText>
        </w:r>
      </w:del>
      <w:ins w:id="234" w:author="Chen Heller" w:date="2023-07-31T14:34:00Z">
        <w:r w:rsidR="00586F4F">
          <w:t>6</w:t>
        </w:r>
        <w:r w:rsidR="00586F4F">
          <w:t>4</w:t>
        </w:r>
      </w:ins>
      <w:r w:rsidR="00BA4221">
        <w:t xml:space="preserve">% a visibility </w:t>
      </w:r>
      <w:r>
        <w:t xml:space="preserve">rating of </w:t>
      </w:r>
      <w:r w:rsidR="00BA4221">
        <w:t xml:space="preserve">3 and </w:t>
      </w:r>
      <w:commentRangeStart w:id="235"/>
      <w:commentRangeStart w:id="236"/>
      <w:r w:rsidR="001F6E52">
        <w:t>0.1</w:t>
      </w:r>
      <w:r w:rsidR="004E2179">
        <w:t>5</w:t>
      </w:r>
      <w:r w:rsidR="00BA4221">
        <w:t xml:space="preserve">% </w:t>
      </w:r>
      <w:commentRangeEnd w:id="235"/>
      <w:r w:rsidR="00887DD3">
        <w:rPr>
          <w:rStyle w:val="CommentReference"/>
        </w:rPr>
        <w:commentReference w:id="235"/>
      </w:r>
      <w:commentRangeEnd w:id="236"/>
      <w:r w:rsidR="00A01E6F">
        <w:rPr>
          <w:rStyle w:val="CommentReference"/>
        </w:rPr>
        <w:commentReference w:id="236"/>
      </w:r>
      <w:r w:rsidR="00BA4221">
        <w:t xml:space="preserve">a visibility </w:t>
      </w:r>
      <w:r>
        <w:t xml:space="preserve">rating of </w:t>
      </w:r>
      <w:r w:rsidR="00BA4221">
        <w:t>4</w:t>
      </w:r>
      <w:r w:rsidR="00012635">
        <w:t>, while in the keyboard session</w:t>
      </w:r>
      <w:r w:rsidR="00823AC0">
        <w:t>,</w:t>
      </w:r>
      <w:r w:rsidR="00012635">
        <w:t xml:space="preserve"> </w:t>
      </w:r>
      <w:r w:rsidR="004E2179">
        <w:t>92.</w:t>
      </w:r>
      <w:del w:id="237" w:author="Chen Heller" w:date="2023-07-31T14:36:00Z">
        <w:r w:rsidR="004E2179" w:rsidDel="00C63F6D">
          <w:delText>12</w:delText>
        </w:r>
      </w:del>
      <w:ins w:id="238" w:author="Chen Heller" w:date="2023-07-31T14:36:00Z">
        <w:r w:rsidR="00C63F6D">
          <w:t>1</w:t>
        </w:r>
        <w:r w:rsidR="00C63F6D">
          <w:t>3</w:t>
        </w:r>
      </w:ins>
      <w:r w:rsidR="00012635">
        <w:t xml:space="preserve">% of </w:t>
      </w:r>
      <w:r w:rsidR="00EE5C8B">
        <w:t xml:space="preserve">them </w:t>
      </w:r>
      <w:r w:rsidR="00012635">
        <w:t xml:space="preserve">were </w:t>
      </w:r>
      <w:r w:rsidR="00835861">
        <w:t>given a visibility rating of</w:t>
      </w:r>
      <w:r w:rsidR="00012635">
        <w:t xml:space="preserve"> 1, 7.</w:t>
      </w:r>
      <w:r w:rsidR="004E2179">
        <w:t>04</w:t>
      </w:r>
      <w:r w:rsidR="00012635">
        <w:t xml:space="preserve">% a visibility </w:t>
      </w:r>
      <w:r w:rsidR="00835861">
        <w:t xml:space="preserve">rating of </w:t>
      </w:r>
      <w:r w:rsidR="00012635">
        <w:t>2, 0.</w:t>
      </w:r>
      <w:del w:id="239" w:author="Chen Heller" w:date="2023-07-31T14:36:00Z">
        <w:r w:rsidR="004733D7" w:rsidDel="00C63F6D">
          <w:delText>70</w:delText>
        </w:r>
      </w:del>
      <w:ins w:id="240" w:author="Chen Heller" w:date="2023-07-31T14:36:00Z">
        <w:r w:rsidR="00C63F6D">
          <w:t>7</w:t>
        </w:r>
        <w:r w:rsidR="00C63F6D">
          <w:t>1</w:t>
        </w:r>
      </w:ins>
      <w:r w:rsidR="00012635">
        <w:t xml:space="preserve">% a visibility </w:t>
      </w:r>
      <w:r w:rsidR="00835861">
        <w:t xml:space="preserve">rating of </w:t>
      </w:r>
      <w:r w:rsidR="00012635">
        <w:t xml:space="preserve">3 and 0.12% a visibility </w:t>
      </w:r>
      <w:r w:rsidR="00835861">
        <w:t xml:space="preserve">rating of </w:t>
      </w:r>
      <w:r w:rsidR="00012635">
        <w:t>4.</w:t>
      </w:r>
      <w:r w:rsidR="00BA4221">
        <w:t xml:space="preserve"> </w:t>
      </w:r>
      <w:r w:rsidR="00462D23">
        <w:t xml:space="preserve">Because using identical prime and target words in the congruent condition biases the responses towards the target, only </w:t>
      </w:r>
      <w:r w:rsidR="009C328A">
        <w:t xml:space="preserve">the incongruent trials were used to </w:t>
      </w:r>
      <w:r w:rsidR="00462D23">
        <w:t xml:space="preserve">estimate prime visibility. </w:t>
      </w:r>
      <w:r w:rsidR="00FD5D3D">
        <w:t xml:space="preserve">Objective recognition performance for the subjectively invisible stimuli was </w:t>
      </w:r>
      <w:r w:rsidR="00412DCE">
        <w:t xml:space="preserve">not better than </w:t>
      </w:r>
      <w:r w:rsidR="00FD5D3D">
        <w:t>chance,</w:t>
      </w:r>
      <w:r w:rsidR="00E4208B">
        <w:t xml:space="preserve"> both in the reaching session (</w:t>
      </w:r>
      <w:r w:rsidR="00F01249">
        <w:t>M = 50.</w:t>
      </w:r>
      <w:r w:rsidR="00830FF6">
        <w:t>82</w:t>
      </w:r>
      <w:r w:rsidR="00F01249">
        <w:t>%, SD = 4.3</w:t>
      </w:r>
      <w:r w:rsidR="00830FF6">
        <w:t>2</w:t>
      </w:r>
      <w:r w:rsidR="00F01249">
        <w:t>, t</w:t>
      </w:r>
      <w:r w:rsidR="00F01249" w:rsidRPr="005436B9">
        <w:t>(29)</w:t>
      </w:r>
      <w:r w:rsidR="00F01249">
        <w:t xml:space="preserve"> = 1.</w:t>
      </w:r>
      <w:r w:rsidR="00830FF6">
        <w:t>03</w:t>
      </w:r>
      <w:r w:rsidR="00F01249">
        <w:t>, p = 0.3</w:t>
      </w:r>
      <w:r w:rsidR="008059C1">
        <w:t>1</w:t>
      </w:r>
      <w:r w:rsidR="00F01249">
        <w:t>, 95% CI = [49.</w:t>
      </w:r>
      <w:r w:rsidR="008059C1">
        <w:t>20</w:t>
      </w:r>
      <w:r w:rsidR="00F01249">
        <w:t>, 52.</w:t>
      </w:r>
      <w:r w:rsidR="008059C1">
        <w:t>43</w:t>
      </w:r>
      <w:r w:rsidR="00F01249">
        <w:t>]</w:t>
      </w:r>
      <w:r w:rsidR="00E4208B">
        <w:t>) and the keyboard session (</w:t>
      </w:r>
      <w:r w:rsidR="00DB7DD5">
        <w:t>M = 50.</w:t>
      </w:r>
      <w:r w:rsidR="00B114F3">
        <w:t>22</w:t>
      </w:r>
      <w:r w:rsidR="00DB7DD5">
        <w:t>%, SD = 4.</w:t>
      </w:r>
      <w:r w:rsidR="00B114F3">
        <w:t>55</w:t>
      </w:r>
      <w:r w:rsidR="00DB7DD5">
        <w:t>, t</w:t>
      </w:r>
      <w:r w:rsidR="00DB7DD5" w:rsidRPr="00615A99">
        <w:t>(29)</w:t>
      </w:r>
      <w:r w:rsidR="00DB7DD5">
        <w:t xml:space="preserve"> = </w:t>
      </w:r>
      <w:r w:rsidR="00B114F3">
        <w:t>0.26</w:t>
      </w:r>
      <w:r w:rsidR="00DB7DD5">
        <w:t>, p = 0.</w:t>
      </w:r>
      <w:r w:rsidR="00830FF6">
        <w:t>790</w:t>
      </w:r>
      <w:r w:rsidR="00DB7DD5">
        <w:t>, 95% CI = [</w:t>
      </w:r>
      <w:r w:rsidR="00830FF6">
        <w:t>48.52</w:t>
      </w:r>
      <w:r w:rsidR="00DB7DD5">
        <w:t>, 5</w:t>
      </w:r>
      <w:r w:rsidR="00830FF6">
        <w:t>1</w:t>
      </w:r>
      <w:r w:rsidR="00DB7DD5">
        <w:t>.</w:t>
      </w:r>
      <w:r w:rsidR="00830FF6">
        <w:t>92</w:t>
      </w:r>
      <w:r w:rsidR="00DB7DD5">
        <w:t>]</w:t>
      </w:r>
      <w:r w:rsidR="00E4208B">
        <w:t>)</w:t>
      </w:r>
      <w:r w:rsidR="00DB7DD5">
        <w:t>.</w:t>
      </w:r>
      <w:r w:rsidR="008116EA" w:rsidRPr="008116EA">
        <w:t xml:space="preserve"> </w:t>
      </w:r>
      <w:r w:rsidR="008116EA">
        <w:t xml:space="preserve">Thus, both </w:t>
      </w:r>
      <w:r w:rsidR="00467225">
        <w:t xml:space="preserve">awareness </w:t>
      </w:r>
      <w:r w:rsidR="008116EA">
        <w:t xml:space="preserve">measures </w:t>
      </w:r>
      <w:r w:rsidR="00467225">
        <w:t xml:space="preserve">indicate </w:t>
      </w:r>
      <w:r w:rsidR="008116EA">
        <w:t xml:space="preserve">that </w:t>
      </w:r>
      <w:r w:rsidR="00467225">
        <w:t>the subjectively invisible stimuli w</w:t>
      </w:r>
      <w:r w:rsidR="00A50171">
        <w:t>ere</w:t>
      </w:r>
      <w:r w:rsidR="00467225">
        <w:t xml:space="preserve"> not consciously </w:t>
      </w:r>
      <w:r w:rsidR="00635792">
        <w:t>p</w:t>
      </w:r>
      <w:r w:rsidR="00E47313">
        <w:t>erceived</w:t>
      </w:r>
      <w:ins w:id="241" w:author="Chen Heller" w:date="2023-07-31T19:18:00Z">
        <w:r w:rsidR="00403C5D">
          <w:t xml:space="preserve"> (</w:t>
        </w:r>
        <w:r w:rsidR="00403C5D" w:rsidRPr="00403C5D">
          <w:fldChar w:fldCharType="begin"/>
        </w:r>
        <w:r w:rsidR="00403C5D" w:rsidRPr="00403C5D">
          <w:instrText xml:space="preserve"> REF _Ref141723514 \h </w:instrText>
        </w:r>
      </w:ins>
      <w:r w:rsidR="00403C5D" w:rsidRPr="00403C5D">
        <w:rPr>
          <w:rPrChange w:id="242" w:author="Chen Heller" w:date="2023-07-31T19:18:00Z">
            <w:rPr>
              <w:b/>
              <w:bCs/>
            </w:rPr>
          </w:rPrChange>
        </w:rPr>
        <w:instrText xml:space="preserve"> \* MERGEFORMAT </w:instrText>
      </w:r>
      <w:r w:rsidR="00403C5D" w:rsidRPr="00403C5D">
        <w:fldChar w:fldCharType="separate"/>
      </w:r>
      <w:ins w:id="243" w:author="Chen Heller" w:date="2023-07-31T19:18:00Z">
        <w:r w:rsidR="00403C5D" w:rsidRPr="00403C5D">
          <w:rPr>
            <w:rPrChange w:id="244" w:author="Chen Heller" w:date="2023-07-31T19:18:00Z">
              <w:rPr>
                <w:b/>
                <w:bCs/>
              </w:rPr>
            </w:rPrChange>
          </w:rPr>
          <w:t xml:space="preserve">Figure </w:t>
        </w:r>
        <w:r w:rsidR="00403C5D" w:rsidRPr="00403C5D">
          <w:rPr>
            <w:noProof/>
            <w:rPrChange w:id="245" w:author="Chen Heller" w:date="2023-07-31T19:18:00Z">
              <w:rPr>
                <w:b/>
                <w:bCs/>
                <w:noProof/>
              </w:rPr>
            </w:rPrChange>
          </w:rPr>
          <w:t>2</w:t>
        </w:r>
        <w:r w:rsidR="00403C5D" w:rsidRPr="00403C5D">
          <w:fldChar w:fldCharType="end"/>
        </w:r>
        <w:r w:rsidR="00403C5D">
          <w:t>)</w:t>
        </w:r>
      </w:ins>
      <w:r w:rsidR="008116EA">
        <w:t>.</w:t>
      </w:r>
    </w:p>
    <w:p w14:paraId="2A622787" w14:textId="5B0AB2D9" w:rsidR="008A15B1" w:rsidRDefault="008A15B1" w:rsidP="008A15B1">
      <w:pPr>
        <w:pStyle w:val="TableFigure"/>
        <w:rPr>
          <w:ins w:id="246" w:author="Chen Heller" w:date="2023-07-31T17:47:00Z"/>
        </w:rPr>
      </w:pPr>
      <w:bookmarkStart w:id="247" w:name="_Ref141723514"/>
      <w:ins w:id="248" w:author="Chen Heller" w:date="2023-07-31T17:46:00Z">
        <w:r w:rsidRPr="008A15B1">
          <w:t xml:space="preserve">Figure </w:t>
        </w:r>
        <w:r w:rsidRPr="008A15B1">
          <w:fldChar w:fldCharType="begin"/>
        </w:r>
        <w:r w:rsidRPr="008A15B1">
          <w:instrText xml:space="preserve"> SEQ Figure \* ARABIC </w:instrText>
        </w:r>
      </w:ins>
      <w:r w:rsidRPr="008A15B1">
        <w:fldChar w:fldCharType="separate"/>
      </w:r>
      <w:ins w:id="249" w:author="Chen Heller" w:date="2023-07-31T17:46:00Z">
        <w:r w:rsidRPr="008A15B1">
          <w:rPr>
            <w:noProof/>
          </w:rPr>
          <w:t>2</w:t>
        </w:r>
        <w:r w:rsidRPr="008A15B1">
          <w:fldChar w:fldCharType="end"/>
        </w:r>
      </w:ins>
      <w:bookmarkEnd w:id="247"/>
    </w:p>
    <w:p w14:paraId="2308B196" w14:textId="0C17DFD3" w:rsidR="008A15B1" w:rsidRPr="008A15B1" w:rsidRDefault="002307CA" w:rsidP="008A15B1">
      <w:pPr>
        <w:ind w:firstLine="0"/>
        <w:rPr>
          <w:ins w:id="250" w:author="Chen Heller" w:date="2023-07-31T17:46:00Z"/>
          <w:rPrChange w:id="251" w:author="Chen Heller" w:date="2023-07-31T17:47:00Z">
            <w:rPr>
              <w:ins w:id="252" w:author="Chen Heller" w:date="2023-07-31T17:46:00Z"/>
              <w:b/>
              <w:bCs/>
            </w:rPr>
          </w:rPrChange>
        </w:rPr>
        <w:pPrChange w:id="253" w:author="Chen Heller" w:date="2023-07-31T17:47:00Z">
          <w:pPr>
            <w:pStyle w:val="Caption"/>
          </w:pPr>
        </w:pPrChange>
      </w:pPr>
      <w:ins w:id="254" w:author="Chen Heller" w:date="2023-07-31T17:47:00Z">
        <w:r>
          <w:rPr>
            <w:i/>
            <w:iCs/>
          </w:rPr>
          <w:t>Objective Task Performance</w:t>
        </w:r>
      </w:ins>
    </w:p>
    <w:p w14:paraId="5A4D8372" w14:textId="67D4A9CC" w:rsidR="00385B43" w:rsidRDefault="00975FE3" w:rsidP="00385B43">
      <w:pPr>
        <w:ind w:firstLine="0"/>
        <w:rPr>
          <w:ins w:id="255" w:author="Chen Heller" w:date="2023-07-31T17:45:00Z"/>
        </w:rPr>
      </w:pPr>
      <w:ins w:id="256" w:author="Chen Heller" w:date="2023-07-31T17:55:00Z">
        <w:r>
          <w:rPr>
            <w:noProof/>
          </w:rPr>
          <w:drawing>
            <wp:inline distT="0" distB="0" distL="0" distR="0" wp14:anchorId="32142882" wp14:editId="7A5EA783">
              <wp:extent cx="6062133" cy="2233874"/>
              <wp:effectExtent l="0" t="0" r="0" b="0"/>
              <wp:docPr id="82855588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77043" cy="2239368"/>
                      </a:xfrm>
                      <a:prstGeom prst="rect">
                        <a:avLst/>
                      </a:prstGeom>
                      <a:noFill/>
                    </pic:spPr>
                  </pic:pic>
                </a:graphicData>
              </a:graphic>
            </wp:inline>
          </w:drawing>
        </w:r>
      </w:ins>
    </w:p>
    <w:p w14:paraId="54758D0D" w14:textId="1475BDA8" w:rsidR="00385B43" w:rsidRDefault="00385B43" w:rsidP="002307CA">
      <w:pPr>
        <w:ind w:firstLine="0"/>
        <w:rPr>
          <w:ins w:id="257" w:author="Chen Heller" w:date="2023-07-31T17:58:00Z"/>
        </w:rPr>
      </w:pPr>
      <w:ins w:id="258" w:author="Chen Heller" w:date="2023-07-31T17:45:00Z">
        <w:r w:rsidRPr="00974A4E">
          <w:rPr>
            <w:i/>
            <w:iCs/>
          </w:rPr>
          <w:t>Note.</w:t>
        </w:r>
        <w:r>
          <w:t xml:space="preserve"> </w:t>
        </w:r>
      </w:ins>
      <w:ins w:id="259" w:author="Chen Heller" w:date="2023-07-31T17:59:00Z">
        <w:r w:rsidR="00927FBB">
          <w:t>Performance in the o</w:t>
        </w:r>
        <w:r w:rsidR="003414CC">
          <w:t>bjective awareness task</w:t>
        </w:r>
        <w:r w:rsidR="00927FBB">
          <w:t xml:space="preserve">. </w:t>
        </w:r>
        <w:r w:rsidR="00927FBB">
          <w:t xml:space="preserve">Dots </w:t>
        </w:r>
      </w:ins>
      <w:ins w:id="260" w:author="Chen Heller" w:date="2023-07-31T18:00:00Z">
        <w:r w:rsidR="00927FBB">
          <w:t xml:space="preserve">mark </w:t>
        </w:r>
        <w:r w:rsidR="00BD293D">
          <w:t xml:space="preserve">each </w:t>
        </w:r>
      </w:ins>
      <w:ins w:id="261" w:author="Chen Heller" w:date="2023-07-31T17:59:00Z">
        <w:r w:rsidR="00927FBB">
          <w:t>participant</w:t>
        </w:r>
      </w:ins>
      <w:ins w:id="262" w:author="Chen Heller" w:date="2023-07-31T18:00:00Z">
        <w:r w:rsidR="00BD293D">
          <w:t>'s</w:t>
        </w:r>
      </w:ins>
      <w:ins w:id="263" w:author="Chen Heller" w:date="2023-07-31T17:59:00Z">
        <w:r w:rsidR="00927FBB">
          <w:t xml:space="preserve"> </w:t>
        </w:r>
      </w:ins>
      <w:ins w:id="264" w:author="Chen Heller" w:date="2023-07-31T18:08:00Z">
        <w:r w:rsidR="00C274A8">
          <w:t>performance</w:t>
        </w:r>
      </w:ins>
      <w:ins w:id="265" w:author="Chen Heller" w:date="2023-07-31T18:09:00Z">
        <w:r w:rsidR="00C274A8">
          <w:t xml:space="preserve"> </w:t>
        </w:r>
      </w:ins>
      <w:ins w:id="266" w:author="Chen Heller" w:date="2023-07-31T18:00:00Z">
        <w:r w:rsidR="00927FBB">
          <w:t xml:space="preserve">and </w:t>
        </w:r>
      </w:ins>
      <w:ins w:id="267" w:author="Chen Heller" w:date="2023-07-31T17:59:00Z">
        <w:r w:rsidR="00927FBB">
          <w:t xml:space="preserve">the red/blue horizontal lines </w:t>
        </w:r>
      </w:ins>
      <w:ins w:id="268" w:author="Chen Heller" w:date="2023-07-31T18:00:00Z">
        <w:r w:rsidR="00BD293D">
          <w:t xml:space="preserve">represent </w:t>
        </w:r>
      </w:ins>
      <w:ins w:id="269" w:author="Chen Heller" w:date="2023-07-31T17:59:00Z">
        <w:r w:rsidR="00927FBB">
          <w:t xml:space="preserve">the average. Black error bars </w:t>
        </w:r>
      </w:ins>
      <w:ins w:id="270" w:author="Chen Heller" w:date="2023-07-31T18:01:00Z">
        <w:r w:rsidR="00BD293D">
          <w:t xml:space="preserve">depict </w:t>
        </w:r>
      </w:ins>
      <w:ins w:id="271" w:author="Chen Heller" w:date="2023-07-31T17:59:00Z">
        <w:r w:rsidR="00927FBB">
          <w:t xml:space="preserve">the </w:t>
        </w:r>
      </w:ins>
      <w:ins w:id="272" w:author="Chen Heller" w:date="2023-07-31T18:01:00Z">
        <w:r w:rsidR="00BD293D">
          <w:t>CI</w:t>
        </w:r>
      </w:ins>
      <w:ins w:id="273" w:author="Chen Heller" w:date="2023-07-31T18:09:00Z">
        <w:r w:rsidR="002437C4">
          <w:t>s</w:t>
        </w:r>
      </w:ins>
      <w:ins w:id="274" w:author="Chen Heller" w:date="2023-07-31T17:45:00Z">
        <w:r>
          <w:t>.</w:t>
        </w:r>
      </w:ins>
    </w:p>
    <w:p w14:paraId="28FDC28E" w14:textId="77777777" w:rsidR="003414CC" w:rsidRDefault="003414CC" w:rsidP="002307CA">
      <w:pPr>
        <w:ind w:firstLine="0"/>
        <w:rPr>
          <w:rtl/>
        </w:rPr>
        <w:pPrChange w:id="275" w:author="Chen Heller" w:date="2023-07-31T17:48:00Z">
          <w:pPr/>
        </w:pPrChange>
      </w:pPr>
    </w:p>
    <w:p w14:paraId="77D7A6B8" w14:textId="2AF59DD6" w:rsidR="005844E0" w:rsidRDefault="004C4126" w:rsidP="004C4126">
      <w:pPr>
        <w:ind w:firstLine="0"/>
      </w:pPr>
      <w:ins w:id="276" w:author="zeev" w:date="2023-07-25T14:37:00Z">
        <w:r>
          <w:rPr>
            <w:i/>
            <w:iCs/>
          </w:rPr>
          <w:lastRenderedPageBreak/>
          <w:t xml:space="preserve">Preregistered </w:t>
        </w:r>
      </w:ins>
      <w:commentRangeStart w:id="277"/>
      <w:commentRangeStart w:id="278"/>
      <w:del w:id="279" w:author="zeev" w:date="2023-07-25T14:37:00Z">
        <w:r w:rsidR="00652B7D" w:rsidRPr="00E412ED" w:rsidDel="004C4126">
          <w:rPr>
            <w:i/>
            <w:iCs/>
          </w:rPr>
          <w:delText>C</w:delText>
        </w:r>
      </w:del>
      <w:ins w:id="280" w:author="zeev" w:date="2023-07-25T14:37:00Z">
        <w:r>
          <w:rPr>
            <w:i/>
            <w:iCs/>
          </w:rPr>
          <w:t>c</w:t>
        </w:r>
      </w:ins>
      <w:r w:rsidR="00652B7D" w:rsidRPr="00E412ED">
        <w:rPr>
          <w:i/>
          <w:iCs/>
        </w:rPr>
        <w:t>ongruency effect</w:t>
      </w:r>
      <w:r w:rsidR="00652B7D">
        <w:t xml:space="preserve">: </w:t>
      </w:r>
      <w:commentRangeEnd w:id="277"/>
      <w:r w:rsidR="003A3339">
        <w:rPr>
          <w:rStyle w:val="CommentReference"/>
        </w:rPr>
        <w:commentReference w:id="277"/>
      </w:r>
      <w:commentRangeEnd w:id="278"/>
      <w:r w:rsidR="00D71297">
        <w:rPr>
          <w:rStyle w:val="CommentReference"/>
        </w:rPr>
        <w:commentReference w:id="278"/>
      </w:r>
    </w:p>
    <w:p w14:paraId="11D57144" w14:textId="7F7089E3" w:rsidR="007B776C" w:rsidRDefault="00F01249" w:rsidP="00AC2B66">
      <w:pPr>
        <w:rPr>
          <w:ins w:id="281" w:author="Chen Heller" w:date="2023-07-31T18:55:00Z"/>
        </w:rPr>
      </w:pPr>
      <w:r>
        <w:t xml:space="preserve">A congruency effect was found </w:t>
      </w:r>
      <w:r w:rsidR="00C75C58">
        <w:t xml:space="preserve">with </w:t>
      </w:r>
      <w:r>
        <w:t>both measures</w:t>
      </w:r>
      <w:r w:rsidR="00CB2CC7">
        <w:t xml:space="preserve">. In the reaching task, </w:t>
      </w:r>
      <w:r>
        <w:t>the reach area</w:t>
      </w:r>
      <w:r w:rsidR="007B2D69">
        <w:t xml:space="preserve">, which is </w:t>
      </w:r>
      <w:r w:rsidR="007B2D69" w:rsidRPr="007B2D69">
        <w:t>the area confined between the average trajectory to the left side when the correct answer is on the left and the average trajectory to the right when the correct answer is on the right</w:t>
      </w:r>
      <w:r w:rsidR="007B2D69">
        <w:t>, was smaller in the incongru</w:t>
      </w:r>
      <w:r w:rsidR="007B2D69" w:rsidRPr="0077049F">
        <w:t>ent condition.</w:t>
      </w:r>
      <w:r w:rsidR="00464331" w:rsidRPr="0077049F">
        <w:t xml:space="preserve"> Since the average trajectories </w:t>
      </w:r>
      <w:r w:rsidR="0085053A" w:rsidRPr="0077049F">
        <w:t>depict</w:t>
      </w:r>
      <w:r w:rsidR="00464331" w:rsidRPr="0077049F">
        <w:t xml:space="preserve"> the bias but not the actual </w:t>
      </w:r>
      <w:r w:rsidR="00171DE5" w:rsidRPr="0077049F">
        <w:t>paths</w:t>
      </w:r>
      <w:r w:rsidR="00464331" w:rsidRPr="0077049F">
        <w:t>,</w:t>
      </w:r>
      <w:ins w:id="282" w:author="Chen Heller" w:date="2023-07-31T19:19:00Z">
        <w:r w:rsidR="00720BE1">
          <w:t xml:space="preserve"> panels (h-k) of</w:t>
        </w:r>
      </w:ins>
      <w:r w:rsidR="00464331" w:rsidRPr="0077049F">
        <w:t xml:space="preserve"> </w:t>
      </w:r>
      <w:r w:rsidR="0077049F" w:rsidRPr="0077049F">
        <w:fldChar w:fldCharType="begin"/>
      </w:r>
      <w:r w:rsidR="0077049F" w:rsidRPr="0077049F">
        <w:instrText xml:space="preserve"> REF _Ref129683805 \h </w:instrText>
      </w:r>
      <w:r w:rsidR="0077049F">
        <w:instrText xml:space="preserve"> \* MERGEFORMAT </w:instrText>
      </w:r>
      <w:r w:rsidR="0077049F" w:rsidRPr="0077049F">
        <w:fldChar w:fldCharType="separate"/>
      </w:r>
      <w:r w:rsidR="0077049F" w:rsidRPr="0077049F">
        <w:t xml:space="preserve">Figure </w:t>
      </w:r>
      <w:r w:rsidR="0077049F" w:rsidRPr="008E7395">
        <w:t>3</w:t>
      </w:r>
      <w:r w:rsidR="0077049F" w:rsidRPr="0077049F">
        <w:fldChar w:fldCharType="end"/>
      </w:r>
      <w:r w:rsidR="0077049F">
        <w:t xml:space="preserve"> </w:t>
      </w:r>
      <w:r w:rsidR="008347CC">
        <w:t>describe</w:t>
      </w:r>
      <w:ins w:id="283" w:author="zeev" w:date="2023-07-25T13:04:00Z">
        <w:del w:id="284" w:author="Chen Heller" w:date="2023-07-31T19:19:00Z">
          <w:r w:rsidR="00234A2F" w:rsidDel="00720BE1">
            <w:delText>s</w:delText>
          </w:r>
        </w:del>
      </w:ins>
      <w:r w:rsidR="000D1F09">
        <w:t xml:space="preserve"> the </w:t>
      </w:r>
      <w:r w:rsidR="008347CC">
        <w:t xml:space="preserve">entire </w:t>
      </w:r>
      <w:r w:rsidR="000D1F09">
        <w:t xml:space="preserve">trajectories </w:t>
      </w:r>
      <w:r w:rsidR="008347CC">
        <w:t xml:space="preserve">for </w:t>
      </w:r>
      <w:r w:rsidR="000D1F09">
        <w:t xml:space="preserve">two </w:t>
      </w:r>
      <w:r w:rsidR="0085053A">
        <w:t xml:space="preserve">randomly selected </w:t>
      </w:r>
      <w:r w:rsidR="000D1F09">
        <w:t xml:space="preserve">participants. </w:t>
      </w:r>
      <w:r w:rsidR="007B2D69">
        <w:t>In the keyboard task,</w:t>
      </w:r>
      <w:r>
        <w:t xml:space="preserve"> slower RT</w:t>
      </w:r>
      <w:r w:rsidR="00415264">
        <w:t>s</w:t>
      </w:r>
      <w:r>
        <w:t xml:space="preserve"> </w:t>
      </w:r>
      <w:r w:rsidR="00415264">
        <w:t xml:space="preserve">were </w:t>
      </w:r>
      <w:r w:rsidR="0082689E">
        <w:t xml:space="preserve">observed </w:t>
      </w:r>
      <w:r>
        <w:t>in the incongruent condition.</w:t>
      </w:r>
      <w:r w:rsidR="000C177A">
        <w:t xml:space="preserve"> </w:t>
      </w:r>
      <w:r w:rsidR="008B18FB">
        <w:t xml:space="preserve">A comparison </w:t>
      </w:r>
      <w:r w:rsidR="00CB5A32">
        <w:t xml:space="preserve">of the effect sizes </w:t>
      </w:r>
      <w:r w:rsidR="00BA7C88">
        <w:t xml:space="preserve">surprisingly </w:t>
      </w:r>
      <w:r w:rsidR="00CB5A32">
        <w:t>revealed t</w:t>
      </w:r>
      <w:r w:rsidR="00E74CD9">
        <w:t>hat t</w:t>
      </w:r>
      <w:r w:rsidR="00CB5A32">
        <w:t>he keyboard-RT effect (Cohen's d</w:t>
      </w:r>
      <w:del w:id="285" w:author="zeev" w:date="2023-07-25T16:32:00Z">
        <w:r w:rsidR="00CB5A32" w:rsidDel="00801CF1">
          <w:delText xml:space="preserve"> </w:delText>
        </w:r>
      </w:del>
      <w:r w:rsidR="00CB5A32">
        <w:t>=</w:t>
      </w:r>
      <w:del w:id="286" w:author="zeev" w:date="2023-07-25T16:32:00Z">
        <w:r w:rsidR="00CB5A32" w:rsidDel="00801CF1">
          <w:delText xml:space="preserve"> </w:delText>
        </w:r>
      </w:del>
      <w:r w:rsidR="00E74CD9">
        <w:t>1.17</w:t>
      </w:r>
      <w:r w:rsidR="00A70B91">
        <w:t>; M</w:t>
      </w:r>
      <w:r w:rsidR="00A70B91" w:rsidRPr="00EC5BE4">
        <w:rPr>
          <w:vertAlign w:val="subscript"/>
        </w:rPr>
        <w:t>inc</w:t>
      </w:r>
      <w:del w:id="287" w:author="zeev" w:date="2023-07-25T16:32:00Z">
        <w:r w:rsidR="00A70B91" w:rsidDel="00801CF1">
          <w:delText xml:space="preserve"> </w:delText>
        </w:r>
      </w:del>
      <w:r w:rsidR="00A70B91">
        <w:t>=</w:t>
      </w:r>
      <w:del w:id="288" w:author="zeev" w:date="2023-07-25T16:32:00Z">
        <w:r w:rsidR="00A70B91" w:rsidDel="00801CF1">
          <w:delText xml:space="preserve"> </w:delText>
        </w:r>
      </w:del>
      <w:del w:id="289" w:author="zeev" w:date="2023-07-25T15:55:00Z">
        <w:r w:rsidR="00A70B91" w:rsidDel="00A95B39">
          <w:delText>XX</w:delText>
        </w:r>
      </w:del>
      <w:ins w:id="290" w:author="zeev" w:date="2023-07-25T15:55:00Z">
        <w:r w:rsidR="00A95B39">
          <w:t>545.46</w:t>
        </w:r>
      </w:ins>
      <w:r w:rsidR="00A70B91">
        <w:t>, SD=</w:t>
      </w:r>
      <w:del w:id="291" w:author="zeev" w:date="2023-07-25T15:55:00Z">
        <w:r w:rsidR="00A70B91" w:rsidDel="00A95B39">
          <w:delText>XX</w:delText>
        </w:r>
      </w:del>
      <w:ins w:id="292" w:author="zeev" w:date="2023-07-25T15:55:00Z">
        <w:r w:rsidR="00A95B39">
          <w:t>32.87</w:t>
        </w:r>
      </w:ins>
      <w:r w:rsidR="00A70B91">
        <w:t>, M</w:t>
      </w:r>
      <w:r w:rsidR="00A70B91" w:rsidRPr="00EC5BE4">
        <w:rPr>
          <w:vertAlign w:val="subscript"/>
        </w:rPr>
        <w:t>con</w:t>
      </w:r>
      <w:r w:rsidR="00A70B91">
        <w:t>=</w:t>
      </w:r>
      <w:del w:id="293" w:author="zeev" w:date="2023-07-25T15:55:00Z">
        <w:r w:rsidR="00A70B91" w:rsidDel="00A95B39">
          <w:delText>XX</w:delText>
        </w:r>
      </w:del>
      <w:ins w:id="294" w:author="zeev" w:date="2023-07-25T15:55:00Z">
        <w:r w:rsidR="00A95B39">
          <w:t>525.53</w:t>
        </w:r>
      </w:ins>
      <w:r w:rsidR="00A70B91">
        <w:t>, SD=</w:t>
      </w:r>
      <w:del w:id="295" w:author="zeev" w:date="2023-07-25T15:55:00Z">
        <w:r w:rsidR="00A70B91" w:rsidDel="00A95B39">
          <w:delText>XX</w:delText>
        </w:r>
      </w:del>
      <w:ins w:id="296" w:author="zeev" w:date="2023-07-25T15:55:00Z">
        <w:r w:rsidR="00A95B39">
          <w:t>35.76</w:t>
        </w:r>
      </w:ins>
      <w:r w:rsidR="00A70B91">
        <w:t>, t(29</w:t>
      </w:r>
      <w:del w:id="297" w:author="zeev" w:date="2023-07-25T15:55:00Z">
        <w:r w:rsidR="00A70B91" w:rsidDel="00A95B39">
          <w:delText xml:space="preserve">)=??, </w:delText>
        </w:r>
      </w:del>
      <w:ins w:id="298" w:author="zeev" w:date="2023-07-25T15:55:00Z">
        <w:r w:rsidR="00A95B39">
          <w:t xml:space="preserve">)=6.42, </w:t>
        </w:r>
      </w:ins>
      <w:r w:rsidR="00A70B91">
        <w:t>p</w:t>
      </w:r>
      <w:del w:id="299" w:author="zeev" w:date="2023-07-25T15:56:00Z">
        <w:r w:rsidR="00A70B91" w:rsidDel="00A95B39">
          <w:delText xml:space="preserve">=??, </w:delText>
        </w:r>
      </w:del>
      <w:ins w:id="300" w:author="zeev" w:date="2023-07-25T15:56:00Z">
        <w:r w:rsidR="00A95B39">
          <w:t xml:space="preserve">&lt;0.001, </w:t>
        </w:r>
      </w:ins>
      <w:r w:rsidR="00A70B91">
        <w:t>CIs</w:t>
      </w:r>
      <w:del w:id="301" w:author="zeev" w:date="2023-07-25T15:56:00Z">
        <w:r w:rsidR="00A70B91" w:rsidDel="00A95B39">
          <w:delText>=??</w:delText>
        </w:r>
        <w:r w:rsidR="00CB5A32" w:rsidDel="00A95B39">
          <w:delText xml:space="preserve">) </w:delText>
        </w:r>
      </w:del>
      <w:ins w:id="302" w:author="zeev" w:date="2023-07-25T15:56:00Z">
        <w:r w:rsidR="00A95B39">
          <w:t>=</w:t>
        </w:r>
      </w:ins>
      <w:ins w:id="303" w:author="zeev" w:date="2023-07-25T16:00:00Z">
        <w:r w:rsidR="00A95B39">
          <w:t>-</w:t>
        </w:r>
      </w:ins>
      <w:ins w:id="304" w:author="zeev" w:date="2023-07-25T15:56:00Z">
        <w:r w:rsidR="00A95B39">
          <w:t xml:space="preserve">26.27, </w:t>
        </w:r>
      </w:ins>
      <w:ins w:id="305" w:author="zeev" w:date="2023-07-25T16:00:00Z">
        <w:r w:rsidR="00A95B39">
          <w:t>-</w:t>
        </w:r>
      </w:ins>
      <w:ins w:id="306" w:author="zeev" w:date="2023-07-25T15:56:00Z">
        <w:r w:rsidR="00A95B39">
          <w:t xml:space="preserve">13.58) </w:t>
        </w:r>
      </w:ins>
      <w:r w:rsidR="00346BB1">
        <w:t>was</w:t>
      </w:r>
      <w:r w:rsidR="00E74CD9">
        <w:t xml:space="preserve"> </w:t>
      </w:r>
      <w:r w:rsidR="00CB5A32">
        <w:t>larger than the reach area effect (Cohen's d</w:t>
      </w:r>
      <w:del w:id="307" w:author="zeev" w:date="2023-07-25T16:32:00Z">
        <w:r w:rsidR="00CB5A32" w:rsidDel="00801CF1">
          <w:delText xml:space="preserve"> </w:delText>
        </w:r>
      </w:del>
      <w:r w:rsidR="00CB5A32">
        <w:t>=</w:t>
      </w:r>
      <w:del w:id="308" w:author="zeev" w:date="2023-07-25T16:32:00Z">
        <w:r w:rsidR="00CB5A32" w:rsidDel="00801CF1">
          <w:delText xml:space="preserve"> </w:delText>
        </w:r>
      </w:del>
      <w:r w:rsidR="00E74CD9">
        <w:t>0.</w:t>
      </w:r>
      <w:r w:rsidR="00E075E9">
        <w:t>68</w:t>
      </w:r>
      <w:r w:rsidR="00A70B91">
        <w:t>; M</w:t>
      </w:r>
      <w:r w:rsidR="00A70B91" w:rsidRPr="00EC5BE4">
        <w:rPr>
          <w:vertAlign w:val="subscript"/>
        </w:rPr>
        <w:t>inc</w:t>
      </w:r>
      <w:del w:id="309" w:author="zeev" w:date="2023-07-25T16:32:00Z">
        <w:r w:rsidR="00A70B91" w:rsidDel="00801CF1">
          <w:delText xml:space="preserve"> </w:delText>
        </w:r>
      </w:del>
      <w:r w:rsidR="00A70B91">
        <w:t>=</w:t>
      </w:r>
      <w:del w:id="310" w:author="zeev" w:date="2023-07-25T16:32:00Z">
        <w:r w:rsidR="00A70B91" w:rsidDel="00801CF1">
          <w:delText xml:space="preserve"> </w:delText>
        </w:r>
      </w:del>
      <w:del w:id="311" w:author="zeev" w:date="2023-07-25T15:56:00Z">
        <w:r w:rsidR="00A70B91" w:rsidDel="00A95B39">
          <w:delText>XX</w:delText>
        </w:r>
      </w:del>
      <w:ins w:id="312" w:author="zeev" w:date="2023-07-25T15:56:00Z">
        <w:r w:rsidR="00A95B39">
          <w:t>1.74</w:t>
        </w:r>
      </w:ins>
      <w:r w:rsidR="00A70B91">
        <w:t>, SD=</w:t>
      </w:r>
      <w:del w:id="313" w:author="zeev" w:date="2023-07-25T15:56:00Z">
        <w:r w:rsidR="00A70B91" w:rsidDel="00A95B39">
          <w:delText>XX</w:delText>
        </w:r>
      </w:del>
      <w:ins w:id="314" w:author="zeev" w:date="2023-07-25T15:56:00Z">
        <w:r w:rsidR="00A95B39">
          <w:t>0.</w:t>
        </w:r>
      </w:ins>
      <w:ins w:id="315" w:author="zeev" w:date="2023-07-25T15:57:00Z">
        <w:r w:rsidR="00A95B39">
          <w:t>49</w:t>
        </w:r>
      </w:ins>
      <w:r w:rsidR="00A70B91">
        <w:t>, M</w:t>
      </w:r>
      <w:r w:rsidR="00A70B91" w:rsidRPr="00EC5BE4">
        <w:rPr>
          <w:vertAlign w:val="subscript"/>
        </w:rPr>
        <w:t>con</w:t>
      </w:r>
      <w:r w:rsidR="00A70B91">
        <w:t>=</w:t>
      </w:r>
      <w:del w:id="316" w:author="zeev" w:date="2023-07-25T15:57:00Z">
        <w:r w:rsidR="00A70B91" w:rsidDel="00A95B39">
          <w:delText>XX</w:delText>
        </w:r>
      </w:del>
      <w:ins w:id="317" w:author="zeev" w:date="2023-07-25T15:57:00Z">
        <w:r w:rsidR="00A95B39">
          <w:t>2.09</w:t>
        </w:r>
      </w:ins>
      <w:r w:rsidR="00A70B91">
        <w:t>, SD=</w:t>
      </w:r>
      <w:del w:id="318" w:author="zeev" w:date="2023-07-25T15:57:00Z">
        <w:r w:rsidR="00A70B91" w:rsidDel="00A95B39">
          <w:delText>XX</w:delText>
        </w:r>
      </w:del>
      <w:ins w:id="319" w:author="zeev" w:date="2023-07-25T15:57:00Z">
        <w:r w:rsidR="00A95B39">
          <w:t>0.51</w:t>
        </w:r>
      </w:ins>
      <w:r w:rsidR="00A70B91">
        <w:t>, t(29</w:t>
      </w:r>
      <w:del w:id="320" w:author="zeev" w:date="2023-07-25T15:57:00Z">
        <w:r w:rsidR="00A70B91" w:rsidDel="00A95B39">
          <w:delText xml:space="preserve">)=??, </w:delText>
        </w:r>
      </w:del>
      <w:ins w:id="321" w:author="zeev" w:date="2023-07-25T15:57:00Z">
        <w:r w:rsidR="00A95B39">
          <w:t xml:space="preserve">)=3.75, </w:t>
        </w:r>
      </w:ins>
      <w:r w:rsidR="00A70B91">
        <w:t>p</w:t>
      </w:r>
      <w:del w:id="322" w:author="zeev" w:date="2023-07-25T15:57:00Z">
        <w:r w:rsidR="00A70B91" w:rsidDel="00A95B39">
          <w:delText xml:space="preserve">=??, </w:delText>
        </w:r>
      </w:del>
      <w:ins w:id="323" w:author="zeev" w:date="2023-07-25T15:57:00Z">
        <w:r w:rsidR="00A95B39">
          <w:t xml:space="preserve">&lt;0.001, </w:t>
        </w:r>
      </w:ins>
      <w:r w:rsidR="00A70B91">
        <w:t>CIs</w:t>
      </w:r>
      <w:del w:id="324" w:author="zeev" w:date="2023-07-25T15:57:00Z">
        <w:r w:rsidR="00A70B91" w:rsidDel="00A95B39">
          <w:delText>=??</w:delText>
        </w:r>
        <w:r w:rsidR="00CB5A32" w:rsidDel="00A95B39">
          <w:delText>)</w:delText>
        </w:r>
        <w:r w:rsidR="008B18FB" w:rsidDel="00A95B39">
          <w:delText xml:space="preserve">. </w:delText>
        </w:r>
      </w:del>
      <w:ins w:id="325" w:author="zeev" w:date="2023-07-25T15:57:00Z">
        <w:r w:rsidR="00A95B39">
          <w:t xml:space="preserve">=0.15, 0.53). </w:t>
        </w:r>
      </w:ins>
      <w:r w:rsidR="008B18FB">
        <w:t>H</w:t>
      </w:r>
      <w:r w:rsidR="008347B1">
        <w:t xml:space="preserve">owever, </w:t>
      </w:r>
      <w:r w:rsidR="00833521">
        <w:t xml:space="preserve">when normalizing the results within participants, </w:t>
      </w:r>
      <w:r w:rsidR="008347B1">
        <w:t>reaching duration</w:t>
      </w:r>
      <w:r w:rsidR="005F50A1">
        <w:t>,</w:t>
      </w:r>
      <w:r w:rsidR="008347B1">
        <w:t xml:space="preserve"> which was longer for incongruent trials</w:t>
      </w:r>
      <w:r w:rsidR="005C74A8">
        <w:t>,</w:t>
      </w:r>
      <w:r w:rsidR="008347B1">
        <w:t xml:space="preserve"> produced </w:t>
      </w:r>
      <w:r w:rsidR="005B17B6">
        <w:t xml:space="preserve">a </w:t>
      </w:r>
      <w:r w:rsidR="008347B1">
        <w:t>large</w:t>
      </w:r>
      <w:r w:rsidR="005B17B6">
        <w:t>r</w:t>
      </w:r>
      <w:r w:rsidR="008347B1">
        <w:t xml:space="preserve"> effect </w:t>
      </w:r>
      <w:r w:rsidR="007156D0">
        <w:t>(Cohen's d</w:t>
      </w:r>
      <w:ins w:id="326" w:author="zeev" w:date="2023-07-25T16:29:00Z">
        <w:r w:rsidR="008B3F10">
          <w:rPr>
            <w:vertAlign w:val="subscript"/>
          </w:rPr>
          <w:t>normalized reaching duration</w:t>
        </w:r>
      </w:ins>
      <w:del w:id="327" w:author="zeev" w:date="2023-07-25T16:33:00Z">
        <w:r w:rsidR="007156D0" w:rsidDel="00801CF1">
          <w:delText xml:space="preserve"> </w:delText>
        </w:r>
      </w:del>
      <w:r w:rsidR="007156D0">
        <w:t>=</w:t>
      </w:r>
      <w:del w:id="328" w:author="zeev" w:date="2023-07-25T16:33:00Z">
        <w:r w:rsidR="007156D0" w:rsidDel="00801CF1">
          <w:delText xml:space="preserve"> </w:delText>
        </w:r>
      </w:del>
      <w:r w:rsidR="002E0DD6">
        <w:t>1.25</w:t>
      </w:r>
      <w:r w:rsidR="00A70B91">
        <w:t>;</w:t>
      </w:r>
      <w:ins w:id="329" w:author="zeev" w:date="2023-07-25T16:24:00Z">
        <w:r w:rsidR="008A4A29">
          <w:t xml:space="preserve"> Cohen’s d</w:t>
        </w:r>
      </w:ins>
      <w:del w:id="330" w:author="zeev" w:date="2023-07-25T16:33:00Z">
        <w:r w:rsidR="00A70B91" w:rsidDel="00801CF1">
          <w:delText xml:space="preserve"> </w:delText>
        </w:r>
      </w:del>
      <w:ins w:id="331" w:author="zeev" w:date="2023-07-25T16:24:00Z">
        <w:r w:rsidR="008A4A29">
          <w:t>=</w:t>
        </w:r>
      </w:ins>
      <w:ins w:id="332" w:author="zeev" w:date="2023-07-25T16:25:00Z">
        <w:r w:rsidR="008A4A29">
          <w:t>1</w:t>
        </w:r>
      </w:ins>
      <w:ins w:id="333" w:author="zeev" w:date="2023-07-25T16:27:00Z">
        <w:r w:rsidR="008B3F10">
          <w:t>.17</w:t>
        </w:r>
      </w:ins>
      <w:ins w:id="334" w:author="zeev" w:date="2023-07-25T16:25:00Z">
        <w:r w:rsidR="008A4A29">
          <w:t xml:space="preserve">; </w:t>
        </w:r>
      </w:ins>
      <w:r w:rsidR="00A70B91">
        <w:t>M</w:t>
      </w:r>
      <w:r w:rsidR="00A70B91" w:rsidRPr="00234A2F">
        <w:rPr>
          <w:vertAlign w:val="subscript"/>
        </w:rPr>
        <w:t>inc</w:t>
      </w:r>
      <w:del w:id="335" w:author="zeev" w:date="2023-07-25T16:33:00Z">
        <w:r w:rsidR="00A70B91" w:rsidDel="00801CF1">
          <w:delText xml:space="preserve"> </w:delText>
        </w:r>
      </w:del>
      <w:r w:rsidR="00A70B91">
        <w:t>=</w:t>
      </w:r>
      <w:del w:id="336" w:author="zeev" w:date="2023-07-25T16:33:00Z">
        <w:r w:rsidR="00A70B91" w:rsidDel="00801CF1">
          <w:delText xml:space="preserve"> </w:delText>
        </w:r>
      </w:del>
      <w:ins w:id="337" w:author="zeev" w:date="2023-07-25T16:25:00Z">
        <w:r w:rsidR="008B3F10">
          <w:t>429</w:t>
        </w:r>
      </w:ins>
      <w:del w:id="338" w:author="zeev" w:date="2023-07-25T15:58:00Z">
        <w:r w:rsidR="00A70B91" w:rsidDel="00A95B39">
          <w:delText>XX</w:delText>
        </w:r>
      </w:del>
      <w:r w:rsidR="00A70B91">
        <w:t>, SD=</w:t>
      </w:r>
      <w:del w:id="339" w:author="zeev" w:date="2023-07-25T15:58:00Z">
        <w:r w:rsidR="00A70B91" w:rsidDel="00A95B39">
          <w:delText>XX</w:delText>
        </w:r>
      </w:del>
      <w:ins w:id="340" w:author="zeev" w:date="2023-07-25T16:25:00Z">
        <w:r w:rsidR="008B3F10">
          <w:t>28.32</w:t>
        </w:r>
      </w:ins>
      <w:r w:rsidR="00A70B91">
        <w:t>, M</w:t>
      </w:r>
      <w:r w:rsidR="00A70B91" w:rsidRPr="00234A2F">
        <w:rPr>
          <w:vertAlign w:val="subscript"/>
        </w:rPr>
        <w:t>con</w:t>
      </w:r>
      <w:r w:rsidR="00A70B91">
        <w:t>=</w:t>
      </w:r>
      <w:del w:id="341" w:author="zeev" w:date="2023-07-25T15:58:00Z">
        <w:r w:rsidR="00A70B91" w:rsidDel="00A95B39">
          <w:delText>XX</w:delText>
        </w:r>
      </w:del>
      <w:ins w:id="342" w:author="zeev" w:date="2023-07-25T16:25:00Z">
        <w:r w:rsidR="008B3F10">
          <w:t>415.88</w:t>
        </w:r>
      </w:ins>
      <w:r w:rsidR="00A70B91">
        <w:t>, SD=</w:t>
      </w:r>
      <w:del w:id="343" w:author="zeev" w:date="2023-07-25T15:58:00Z">
        <w:r w:rsidR="00A70B91" w:rsidDel="00A95B39">
          <w:delText>XX</w:delText>
        </w:r>
      </w:del>
      <w:ins w:id="344" w:author="zeev" w:date="2023-07-25T16:26:00Z">
        <w:r w:rsidR="008B3F10">
          <w:t>29.76</w:t>
        </w:r>
      </w:ins>
      <w:del w:id="345" w:author="zeev" w:date="2023-07-25T15:59:00Z">
        <w:r w:rsidR="00A70B91" w:rsidRPr="00A70B91" w:rsidDel="00A95B39">
          <w:delText xml:space="preserve"> </w:delText>
        </w:r>
      </w:del>
      <w:r w:rsidR="00A70B91">
        <w:t xml:space="preserve">, </w:t>
      </w:r>
      <w:del w:id="346" w:author="zeev" w:date="2023-07-25T15:59:00Z">
        <w:r w:rsidR="00A70B91" w:rsidDel="00A95B39">
          <w:delText xml:space="preserve">t(29)=??, </w:delText>
        </w:r>
      </w:del>
      <w:r w:rsidR="00A70B91">
        <w:t>p</w:t>
      </w:r>
      <w:del w:id="347" w:author="zeev" w:date="2023-07-25T15:59:00Z">
        <w:r w:rsidR="00A70B91" w:rsidDel="00A95B39">
          <w:delText xml:space="preserve">=??, </w:delText>
        </w:r>
      </w:del>
      <w:ins w:id="348" w:author="zeev" w:date="2023-07-25T15:59:00Z">
        <w:r w:rsidR="00A95B39">
          <w:t xml:space="preserve">&lt;0.001, </w:t>
        </w:r>
      </w:ins>
      <w:r w:rsidR="00A70B91">
        <w:t>CIs</w:t>
      </w:r>
      <w:del w:id="349" w:author="zeev" w:date="2023-07-25T16:01:00Z">
        <w:r w:rsidR="00A70B91" w:rsidDel="00A95B39">
          <w:delText>=??</w:delText>
        </w:r>
        <w:r w:rsidR="002E0DD6" w:rsidDel="00A95B39">
          <w:delText>)</w:delText>
        </w:r>
        <w:r w:rsidR="005B17B6" w:rsidDel="00A95B39">
          <w:delText xml:space="preserve"> </w:delText>
        </w:r>
      </w:del>
      <w:ins w:id="350" w:author="zeev" w:date="2023-07-25T16:01:00Z">
        <w:r w:rsidR="00A95B39">
          <w:t>=-</w:t>
        </w:r>
      </w:ins>
      <w:ins w:id="351" w:author="zeev" w:date="2023-07-25T16:26:00Z">
        <w:r w:rsidR="008B3F10">
          <w:t>17.08</w:t>
        </w:r>
      </w:ins>
      <w:ins w:id="352" w:author="zeev" w:date="2023-07-25T16:01:00Z">
        <w:r w:rsidR="00A95B39">
          <w:t xml:space="preserve">, </w:t>
        </w:r>
      </w:ins>
      <w:ins w:id="353" w:author="zeev" w:date="2023-07-25T16:26:00Z">
        <w:r w:rsidR="008B3F10">
          <w:t>-9.17</w:t>
        </w:r>
      </w:ins>
      <w:ins w:id="354" w:author="zeev" w:date="2023-07-25T16:01:00Z">
        <w:r w:rsidR="00A95B39">
          <w:t xml:space="preserve">) </w:t>
        </w:r>
      </w:ins>
      <w:r w:rsidR="005B17B6">
        <w:t>than the normalized keyboard-RT (Cohen's d</w:t>
      </w:r>
      <w:ins w:id="355" w:author="zeev" w:date="2023-07-25T16:29:00Z">
        <w:r w:rsidR="008B3F10">
          <w:rPr>
            <w:vertAlign w:val="subscript"/>
          </w:rPr>
          <w:t>normalized keyboard RT</w:t>
        </w:r>
      </w:ins>
      <w:del w:id="356" w:author="zeev" w:date="2023-07-25T16:33:00Z">
        <w:r w:rsidR="005B17B6" w:rsidDel="00801CF1">
          <w:delText xml:space="preserve"> </w:delText>
        </w:r>
      </w:del>
      <w:r w:rsidR="005B17B6">
        <w:t>=</w:t>
      </w:r>
      <w:del w:id="357" w:author="zeev" w:date="2023-07-25T16:33:00Z">
        <w:r w:rsidR="005B17B6" w:rsidDel="00801CF1">
          <w:delText xml:space="preserve"> </w:delText>
        </w:r>
      </w:del>
      <w:r w:rsidR="005B17B6">
        <w:t>1.18</w:t>
      </w:r>
      <w:del w:id="358" w:author="zeev" w:date="2023-07-25T16:30:00Z">
        <w:r w:rsidR="00A70B91" w:rsidDel="008B3F10">
          <w:delText>; M</w:delText>
        </w:r>
        <w:r w:rsidR="00A70B91" w:rsidRPr="00EC5BE4" w:rsidDel="008B3F10">
          <w:rPr>
            <w:vertAlign w:val="subscript"/>
          </w:rPr>
          <w:delText>inc</w:delText>
        </w:r>
        <w:r w:rsidR="00A70B91" w:rsidDel="008B3F10">
          <w:delText xml:space="preserve"> = </w:delText>
        </w:r>
      </w:del>
      <w:del w:id="359" w:author="zeev" w:date="2023-07-25T16:07:00Z">
        <w:r w:rsidR="00A70B91" w:rsidDel="0041650C">
          <w:delText>XX</w:delText>
        </w:r>
      </w:del>
      <w:del w:id="360" w:author="zeev" w:date="2023-07-25T16:30:00Z">
        <w:r w:rsidR="00A70B91" w:rsidDel="008B3F10">
          <w:delText>, SD=</w:delText>
        </w:r>
      </w:del>
      <w:del w:id="361" w:author="zeev" w:date="2023-07-25T16:07:00Z">
        <w:r w:rsidR="00A70B91" w:rsidDel="0041650C">
          <w:delText>XX</w:delText>
        </w:r>
      </w:del>
      <w:del w:id="362" w:author="zeev" w:date="2023-07-25T16:30:00Z">
        <w:r w:rsidR="00A70B91" w:rsidDel="008B3F10">
          <w:delText>, M</w:delText>
        </w:r>
        <w:r w:rsidR="00A70B91" w:rsidRPr="00EC5BE4" w:rsidDel="008B3F10">
          <w:rPr>
            <w:vertAlign w:val="subscript"/>
          </w:rPr>
          <w:delText>con</w:delText>
        </w:r>
        <w:r w:rsidR="00A70B91" w:rsidDel="008B3F10">
          <w:delText>=</w:delText>
        </w:r>
      </w:del>
      <w:del w:id="363" w:author="zeev" w:date="2023-07-25T16:07:00Z">
        <w:r w:rsidR="00A70B91" w:rsidDel="0041650C">
          <w:delText>XX</w:delText>
        </w:r>
      </w:del>
      <w:del w:id="364" w:author="zeev" w:date="2023-07-25T16:30:00Z">
        <w:r w:rsidR="00A70B91" w:rsidDel="008B3F10">
          <w:delText>, SD=</w:delText>
        </w:r>
      </w:del>
      <w:del w:id="365" w:author="zeev" w:date="2023-07-25T16:07:00Z">
        <w:r w:rsidR="00A70B91" w:rsidDel="0041650C">
          <w:delText>XX</w:delText>
        </w:r>
      </w:del>
      <w:del w:id="366" w:author="zeev" w:date="2023-07-25T16:30:00Z">
        <w:r w:rsidR="00A70B91" w:rsidDel="008B3F10">
          <w:delText>, t(29</w:delText>
        </w:r>
      </w:del>
      <w:del w:id="367" w:author="zeev" w:date="2023-07-25T16:07:00Z">
        <w:r w:rsidR="00A70B91" w:rsidDel="0041650C">
          <w:delText xml:space="preserve">)=??, </w:delText>
        </w:r>
      </w:del>
      <w:del w:id="368" w:author="zeev" w:date="2023-07-25T16:30:00Z">
        <w:r w:rsidR="00A70B91" w:rsidDel="008B3F10">
          <w:delText>p</w:delText>
        </w:r>
      </w:del>
      <w:del w:id="369" w:author="zeev" w:date="2023-07-25T16:07:00Z">
        <w:r w:rsidR="00A70B91" w:rsidDel="0041650C">
          <w:delText xml:space="preserve">=??, </w:delText>
        </w:r>
      </w:del>
      <w:del w:id="370" w:author="zeev" w:date="2023-07-25T16:30:00Z">
        <w:r w:rsidR="00A70B91" w:rsidDel="008B3F10">
          <w:delText>CIs</w:delText>
        </w:r>
      </w:del>
      <w:del w:id="371" w:author="zeev" w:date="2023-07-25T16:07:00Z">
        <w:r w:rsidR="00A70B91" w:rsidDel="0041650C">
          <w:delText>=??</w:delText>
        </w:r>
        <w:r w:rsidR="005B17B6" w:rsidDel="0041650C">
          <w:delText>)</w:delText>
        </w:r>
        <w:r w:rsidR="007156D0" w:rsidDel="0041650C">
          <w:delText xml:space="preserve">. </w:delText>
        </w:r>
      </w:del>
      <w:ins w:id="372" w:author="zeev" w:date="2023-07-25T16:07:00Z">
        <w:r w:rsidR="0041650C">
          <w:t xml:space="preserve">). </w:t>
        </w:r>
      </w:ins>
      <w:r w:rsidR="000E28EE" w:rsidRPr="000E28EE">
        <w:t>Furthermore, incongruent trials exhibited a greater traveled distance</w:t>
      </w:r>
      <w:r w:rsidR="00A70B91">
        <w:t xml:space="preserve"> </w:t>
      </w:r>
      <w:r w:rsidR="00B22825">
        <w:t>(</w:t>
      </w:r>
      <w:r w:rsidR="00A70B91">
        <w:t>M</w:t>
      </w:r>
      <w:r w:rsidR="00A70B91" w:rsidRPr="00EC5BE4">
        <w:rPr>
          <w:vertAlign w:val="subscript"/>
        </w:rPr>
        <w:t>inc</w:t>
      </w:r>
      <w:del w:id="373" w:author="zeev" w:date="2023-07-25T16:31:00Z">
        <w:r w:rsidR="00A70B91" w:rsidDel="00801CF1">
          <w:delText xml:space="preserve"> </w:delText>
        </w:r>
      </w:del>
      <w:r w:rsidR="00A70B91">
        <w:t>=</w:t>
      </w:r>
      <w:del w:id="374" w:author="zeev" w:date="2023-07-25T16:31:00Z">
        <w:r w:rsidR="00A70B91" w:rsidDel="00801CF1">
          <w:delText xml:space="preserve"> XX</w:delText>
        </w:r>
      </w:del>
      <w:ins w:id="375" w:author="zeev" w:date="2023-07-25T16:31:00Z">
        <w:r w:rsidR="00801CF1">
          <w:t>39.09</w:t>
        </w:r>
      </w:ins>
      <w:r w:rsidR="00A70B91">
        <w:t>, SD=</w:t>
      </w:r>
      <w:del w:id="376" w:author="zeev" w:date="2023-07-25T16:31:00Z">
        <w:r w:rsidR="00A70B91" w:rsidDel="00801CF1">
          <w:delText>XX</w:delText>
        </w:r>
      </w:del>
      <w:ins w:id="377" w:author="zeev" w:date="2023-07-25T16:31:00Z">
        <w:r w:rsidR="00801CF1">
          <w:t>1.67</w:t>
        </w:r>
      </w:ins>
      <w:r w:rsidR="00A70B91">
        <w:t>) than congruent ones (M</w:t>
      </w:r>
      <w:r w:rsidR="00A70B91" w:rsidRPr="00EC5BE4">
        <w:rPr>
          <w:vertAlign w:val="subscript"/>
        </w:rPr>
        <w:t>con</w:t>
      </w:r>
      <w:r w:rsidR="00A70B91">
        <w:t>=</w:t>
      </w:r>
      <w:del w:id="378" w:author="zeev" w:date="2023-07-25T16:31:00Z">
        <w:r w:rsidR="00A70B91" w:rsidDel="00801CF1">
          <w:delText>XX</w:delText>
        </w:r>
      </w:del>
      <w:ins w:id="379" w:author="zeev" w:date="2023-07-25T16:31:00Z">
        <w:r w:rsidR="00801CF1">
          <w:t>38.20</w:t>
        </w:r>
      </w:ins>
      <w:r w:rsidR="00A70B91">
        <w:t>, SD=</w:t>
      </w:r>
      <w:del w:id="380" w:author="zeev" w:date="2023-07-25T16:31:00Z">
        <w:r w:rsidR="00A70B91" w:rsidDel="00801CF1">
          <w:delText>XX</w:delText>
        </w:r>
        <w:r w:rsidR="00C347DC" w:rsidRPr="00C347DC" w:rsidDel="00801CF1">
          <w:delText xml:space="preserve"> </w:delText>
        </w:r>
      </w:del>
      <w:ins w:id="381" w:author="zeev" w:date="2023-07-25T16:31:00Z">
        <w:r w:rsidR="00801CF1">
          <w:t>1.44</w:t>
        </w:r>
        <w:r w:rsidR="00801CF1" w:rsidRPr="00C347DC">
          <w:t xml:space="preserve"> </w:t>
        </w:r>
      </w:ins>
      <w:r w:rsidR="00C347DC">
        <w:t>t(29</w:t>
      </w:r>
      <w:del w:id="382" w:author="zeev" w:date="2023-07-25T16:31:00Z">
        <w:r w:rsidR="00C347DC" w:rsidDel="00801CF1">
          <w:delText xml:space="preserve">)=??, </w:delText>
        </w:r>
      </w:del>
      <w:ins w:id="383" w:author="zeev" w:date="2023-07-25T16:31:00Z">
        <w:r w:rsidR="00801CF1">
          <w:t xml:space="preserve">)=5.19, </w:t>
        </w:r>
      </w:ins>
      <w:r w:rsidR="00C347DC">
        <w:t>p</w:t>
      </w:r>
      <w:del w:id="384" w:author="zeev" w:date="2023-07-25T16:31:00Z">
        <w:r w:rsidR="00C347DC" w:rsidDel="00801CF1">
          <w:delText xml:space="preserve">=??, </w:delText>
        </w:r>
      </w:del>
      <w:ins w:id="385" w:author="zeev" w:date="2023-07-25T16:31:00Z">
        <w:r w:rsidR="00801CF1">
          <w:t xml:space="preserve">&lt;0.001, </w:t>
        </w:r>
      </w:ins>
      <w:r w:rsidR="00C347DC">
        <w:t>CIs</w:t>
      </w:r>
      <w:del w:id="386" w:author="zeev" w:date="2023-07-25T16:31:00Z">
        <w:r w:rsidR="00C347DC" w:rsidDel="00801CF1">
          <w:delText xml:space="preserve">=??; </w:delText>
        </w:r>
      </w:del>
      <w:ins w:id="387" w:author="zeev" w:date="2023-07-25T16:31:00Z">
        <w:r w:rsidR="00801CF1">
          <w:t xml:space="preserve">=-1.25, </w:t>
        </w:r>
      </w:ins>
      <w:ins w:id="388" w:author="zeev" w:date="2023-07-25T16:32:00Z">
        <w:r w:rsidR="00801CF1">
          <w:t>-0.54</w:t>
        </w:r>
      </w:ins>
      <w:ins w:id="389" w:author="zeev" w:date="2023-07-25T16:31:00Z">
        <w:r w:rsidR="00801CF1">
          <w:t xml:space="preserve">; </w:t>
        </w:r>
      </w:ins>
      <w:r w:rsidR="00C347DC">
        <w:t xml:space="preserve">Cohen's d </w:t>
      </w:r>
      <w:del w:id="390" w:author="zeev" w:date="2023-07-25T16:32:00Z">
        <w:r w:rsidR="00C347DC" w:rsidDel="00801CF1">
          <w:delText>=</w:delText>
        </w:r>
        <w:r w:rsidR="00B22825" w:rsidDel="00801CF1">
          <w:delText>??</w:delText>
        </w:r>
        <w:r w:rsidR="00C347DC" w:rsidDel="00801CF1">
          <w:delText>)</w:delText>
        </w:r>
        <w:r w:rsidR="000E28EE" w:rsidRPr="000E28EE" w:rsidDel="00801CF1">
          <w:delText xml:space="preserve">, </w:delText>
        </w:r>
      </w:del>
      <w:ins w:id="391" w:author="zeev" w:date="2023-07-25T16:32:00Z">
        <w:r w:rsidR="00801CF1">
          <w:t>=0.94)</w:t>
        </w:r>
        <w:r w:rsidR="00801CF1" w:rsidRPr="000E28EE">
          <w:t xml:space="preserve">, </w:t>
        </w:r>
      </w:ins>
      <w:r w:rsidR="000E28EE" w:rsidRPr="000E28EE">
        <w:t>determined by adding up the Euclidean distances between all adjacent samples within a single trial.</w:t>
      </w:r>
      <w:r>
        <w:t xml:space="preserve"> </w:t>
      </w:r>
      <w:r w:rsidR="0087650F">
        <w:t>On the other hand</w:t>
      </w:r>
      <w:r w:rsidR="00836D3F">
        <w:t xml:space="preserve">, </w:t>
      </w:r>
      <w:r w:rsidR="00606C93">
        <w:t>reaching onset</w:t>
      </w:r>
      <w:r w:rsidR="00836D3F">
        <w:t xml:space="preserve">, </w:t>
      </w:r>
      <w:r w:rsidR="000452AB" w:rsidRPr="000452AB">
        <w:t>defined as the time from stimulus presentation up to movement onset</w:t>
      </w:r>
      <w:r w:rsidR="00A40EA5">
        <w:t>,</w:t>
      </w:r>
      <w:r w:rsidR="000452AB" w:rsidRPr="000452AB">
        <w:t xml:space="preserve"> </w:t>
      </w:r>
      <w:r w:rsidR="00055809">
        <w:t>did not differ between the conditions</w:t>
      </w:r>
      <w:r w:rsidR="004C77BE">
        <w:t xml:space="preserve"> (Cohen's d</w:t>
      </w:r>
      <w:del w:id="392" w:author="zeev" w:date="2023-07-25T16:33:00Z">
        <w:r w:rsidR="004C77BE" w:rsidDel="0007305D">
          <w:delText xml:space="preserve"> </w:delText>
        </w:r>
      </w:del>
      <w:r w:rsidR="004C77BE">
        <w:t>=</w:t>
      </w:r>
      <w:del w:id="393" w:author="zeev" w:date="2023-07-25T16:33:00Z">
        <w:r w:rsidR="004C77BE" w:rsidDel="0007305D">
          <w:delText xml:space="preserve"> </w:delText>
        </w:r>
      </w:del>
      <w:del w:id="394" w:author="zeev" w:date="2023-07-25T16:34:00Z">
        <w:r w:rsidR="004C77BE" w:rsidDel="0007305D">
          <w:delText>1.18</w:delText>
        </w:r>
      </w:del>
      <w:ins w:id="395" w:author="zeev" w:date="2023-07-25T16:34:00Z">
        <w:r w:rsidR="0007305D">
          <w:t>0.19</w:t>
        </w:r>
      </w:ins>
      <w:r w:rsidR="004C77BE">
        <w:t>; M</w:t>
      </w:r>
      <w:r w:rsidR="004C77BE" w:rsidRPr="00EC5BE4">
        <w:rPr>
          <w:vertAlign w:val="subscript"/>
        </w:rPr>
        <w:t>inc</w:t>
      </w:r>
      <w:del w:id="396" w:author="zeev" w:date="2023-07-25T16:34:00Z">
        <w:r w:rsidR="004C77BE" w:rsidDel="0007305D">
          <w:delText xml:space="preserve"> </w:delText>
        </w:r>
      </w:del>
      <w:r w:rsidR="004C77BE">
        <w:t>=</w:t>
      </w:r>
      <w:del w:id="397" w:author="zeev" w:date="2023-07-25T16:34:00Z">
        <w:r w:rsidR="004C77BE" w:rsidDel="0007305D">
          <w:delText xml:space="preserve"> XX</w:delText>
        </w:r>
      </w:del>
      <w:ins w:id="398" w:author="zeev" w:date="2023-07-25T16:34:00Z">
        <w:r w:rsidR="0007305D">
          <w:t>173.06</w:t>
        </w:r>
      </w:ins>
      <w:r w:rsidR="004C77BE">
        <w:t>, SD=</w:t>
      </w:r>
      <w:del w:id="399" w:author="zeev" w:date="2023-07-25T16:34:00Z">
        <w:r w:rsidR="004C77BE" w:rsidDel="0007305D">
          <w:delText>XX</w:delText>
        </w:r>
      </w:del>
      <w:ins w:id="400" w:author="zeev" w:date="2023-07-25T16:34:00Z">
        <w:r w:rsidR="0007305D">
          <w:t>23.95</w:t>
        </w:r>
      </w:ins>
      <w:r w:rsidR="004C77BE">
        <w:t>, M</w:t>
      </w:r>
      <w:r w:rsidR="004C77BE" w:rsidRPr="00EC5BE4">
        <w:rPr>
          <w:vertAlign w:val="subscript"/>
        </w:rPr>
        <w:t>con</w:t>
      </w:r>
      <w:r w:rsidR="004C77BE">
        <w:t>=</w:t>
      </w:r>
      <w:del w:id="401" w:author="zeev" w:date="2023-07-25T16:34:00Z">
        <w:r w:rsidR="004C77BE" w:rsidDel="0007305D">
          <w:delText>XX</w:delText>
        </w:r>
      </w:del>
      <w:ins w:id="402" w:author="zeev" w:date="2023-07-25T16:34:00Z">
        <w:r w:rsidR="0007305D">
          <w:t>171.29</w:t>
        </w:r>
      </w:ins>
      <w:r w:rsidR="004C77BE">
        <w:t>, SD=</w:t>
      </w:r>
      <w:del w:id="403" w:author="zeev" w:date="2023-07-25T16:34:00Z">
        <w:r w:rsidR="004C77BE" w:rsidDel="0007305D">
          <w:delText>XX</w:delText>
        </w:r>
      </w:del>
      <w:ins w:id="404" w:author="zeev" w:date="2023-07-25T16:34:00Z">
        <w:r w:rsidR="0007305D">
          <w:rPr>
            <w:rFonts w:hint="cs"/>
            <w:rtl/>
          </w:rPr>
          <w:t>22.42</w:t>
        </w:r>
      </w:ins>
      <w:r w:rsidR="004C77BE">
        <w:t xml:space="preserve">, </w:t>
      </w:r>
      <w:del w:id="405" w:author="zeev" w:date="2023-07-25T16:34:00Z">
        <w:r w:rsidR="004C77BE" w:rsidDel="0007305D">
          <w:delText xml:space="preserve">t(29)=??, </w:delText>
        </w:r>
      </w:del>
      <w:r w:rsidR="004C77BE">
        <w:t>p</w:t>
      </w:r>
      <w:del w:id="406" w:author="zeev" w:date="2023-07-25T16:34:00Z">
        <w:r w:rsidR="004C77BE" w:rsidDel="0007305D">
          <w:delText xml:space="preserve">=??, </w:delText>
        </w:r>
      </w:del>
      <w:ins w:id="407" w:author="zeev" w:date="2023-07-25T16:34:00Z">
        <w:r w:rsidR="0007305D">
          <w:t xml:space="preserve">=0.318, </w:t>
        </w:r>
      </w:ins>
      <w:r w:rsidR="004C77BE">
        <w:t>CIs</w:t>
      </w:r>
      <w:del w:id="408" w:author="zeev" w:date="2023-07-25T16:35:00Z">
        <w:r w:rsidR="004C77BE" w:rsidDel="0007305D">
          <w:delText>=??)</w:delText>
        </w:r>
        <w:r w:rsidR="00055809" w:rsidDel="0007305D">
          <w:delText xml:space="preserve">. </w:delText>
        </w:r>
      </w:del>
      <w:ins w:id="409" w:author="zeev" w:date="2023-07-25T16:35:00Z">
        <w:r w:rsidR="0007305D">
          <w:t xml:space="preserve">=-5.12, 1.58). </w:t>
        </w:r>
      </w:ins>
      <w:r w:rsidR="00B636F0">
        <w:t>Examination</w:t>
      </w:r>
      <w:r w:rsidR="00453F6C">
        <w:t xml:space="preserve"> of the implied endpoint</w:t>
      </w:r>
      <w:r w:rsidR="00B636F0">
        <w:t xml:space="preserve"> </w:t>
      </w:r>
      <w:r w:rsidR="00507C86">
        <w:t>reveal</w:t>
      </w:r>
      <w:r w:rsidR="0010101F">
        <w:t>ed</w:t>
      </w:r>
      <w:r w:rsidR="00453F6C">
        <w:t xml:space="preserve"> </w:t>
      </w:r>
      <w:r w:rsidR="0010101F">
        <w:t xml:space="preserve">that </w:t>
      </w:r>
      <w:r w:rsidR="00914B1D">
        <w:t xml:space="preserve">changes of mind </w:t>
      </w:r>
      <w:r w:rsidR="00573C77">
        <w:t xml:space="preserve">occurred slightly more often </w:t>
      </w:r>
      <w:r w:rsidR="0010101F">
        <w:lastRenderedPageBreak/>
        <w:t>in the incongruent condition</w:t>
      </w:r>
      <w:r w:rsidR="00B22825">
        <w:t xml:space="preserve"> (M</w:t>
      </w:r>
      <w:r w:rsidR="00B22825" w:rsidRPr="00EC5BE4">
        <w:rPr>
          <w:vertAlign w:val="subscript"/>
        </w:rPr>
        <w:t>inc</w:t>
      </w:r>
      <w:del w:id="410" w:author="zeev" w:date="2023-07-25T16:35:00Z">
        <w:r w:rsidR="00B22825" w:rsidDel="008C100B">
          <w:delText xml:space="preserve"> </w:delText>
        </w:r>
      </w:del>
      <w:r w:rsidR="00B22825">
        <w:t>=</w:t>
      </w:r>
      <w:del w:id="411" w:author="zeev" w:date="2023-07-25T16:35:00Z">
        <w:r w:rsidR="00B22825" w:rsidDel="008C100B">
          <w:delText xml:space="preserve"> </w:delText>
        </w:r>
        <w:r w:rsidR="00B22825" w:rsidDel="00AC2B66">
          <w:delText>XX</w:delText>
        </w:r>
      </w:del>
      <w:ins w:id="412" w:author="zeev" w:date="2023-07-25T16:35:00Z">
        <w:r w:rsidR="00AC2B66">
          <w:t>1.99</w:t>
        </w:r>
      </w:ins>
      <w:r w:rsidR="00B22825">
        <w:t>, SD=</w:t>
      </w:r>
      <w:del w:id="413" w:author="zeev" w:date="2023-07-25T16:35:00Z">
        <w:r w:rsidR="00B22825" w:rsidDel="00AC2B66">
          <w:delText>XX</w:delText>
        </w:r>
      </w:del>
      <w:ins w:id="414" w:author="zeev" w:date="2023-07-25T16:35:00Z">
        <w:r w:rsidR="00AC2B66">
          <w:t>0.48</w:t>
        </w:r>
      </w:ins>
      <w:r w:rsidR="00B22825">
        <w:t>) than in the congruent one (M</w:t>
      </w:r>
      <w:r w:rsidR="00B22825" w:rsidRPr="00EC5BE4">
        <w:rPr>
          <w:vertAlign w:val="subscript"/>
        </w:rPr>
        <w:t>con</w:t>
      </w:r>
      <w:r w:rsidR="00B22825">
        <w:t>=</w:t>
      </w:r>
      <w:del w:id="415" w:author="zeev" w:date="2023-07-25T16:35:00Z">
        <w:r w:rsidR="00B22825" w:rsidDel="00AC2B66">
          <w:delText>XX</w:delText>
        </w:r>
      </w:del>
      <w:ins w:id="416" w:author="zeev" w:date="2023-07-25T16:35:00Z">
        <w:r w:rsidR="00AC2B66">
          <w:t>1.77</w:t>
        </w:r>
      </w:ins>
      <w:r w:rsidR="00B22825">
        <w:t>, SD=</w:t>
      </w:r>
      <w:del w:id="417" w:author="zeev" w:date="2023-07-25T16:35:00Z">
        <w:r w:rsidR="00B22825" w:rsidDel="00AC2B66">
          <w:delText>XX</w:delText>
        </w:r>
        <w:r w:rsidR="00B22825" w:rsidRPr="00C347DC" w:rsidDel="00AC2B66">
          <w:delText xml:space="preserve"> </w:delText>
        </w:r>
      </w:del>
      <w:ins w:id="418" w:author="zeev" w:date="2023-07-25T16:35:00Z">
        <w:r w:rsidR="00AC2B66">
          <w:t>0.40,</w:t>
        </w:r>
      </w:ins>
      <w:del w:id="419" w:author="zeev" w:date="2023-07-25T16:36:00Z">
        <w:r w:rsidR="00B22825" w:rsidDel="00AC2B66">
          <w:delText>t(29)=??,</w:delText>
        </w:r>
      </w:del>
      <w:r w:rsidR="00B22825">
        <w:t xml:space="preserve"> p</w:t>
      </w:r>
      <w:del w:id="420" w:author="zeev" w:date="2023-07-25T16:36:00Z">
        <w:r w:rsidR="00B22825" w:rsidDel="00AC2B66">
          <w:delText xml:space="preserve">=??, </w:delText>
        </w:r>
      </w:del>
      <w:ins w:id="421" w:author="zeev" w:date="2023-07-25T16:36:00Z">
        <w:r w:rsidR="00AC2B66">
          <w:t xml:space="preserve">=0.02, </w:t>
        </w:r>
      </w:ins>
      <w:r w:rsidR="00B22825">
        <w:t>CIs</w:t>
      </w:r>
      <w:del w:id="422" w:author="zeev" w:date="2023-07-25T16:36:00Z">
        <w:r w:rsidR="00B22825" w:rsidDel="00AC2B66">
          <w:delText xml:space="preserve">=??; </w:delText>
        </w:r>
      </w:del>
      <w:ins w:id="423" w:author="zeev" w:date="2023-07-25T16:36:00Z">
        <w:r w:rsidR="00AC2B66">
          <w:t xml:space="preserve">=-0.39, -0.05; </w:t>
        </w:r>
      </w:ins>
      <w:r w:rsidR="00B22825">
        <w:t>Cohen's d</w:t>
      </w:r>
      <w:del w:id="424" w:author="zeev" w:date="2023-07-25T16:36:00Z">
        <w:r w:rsidR="00B22825" w:rsidDel="00AC2B66">
          <w:delText xml:space="preserve"> =??)</w:delText>
        </w:r>
        <w:r w:rsidR="00453F6C" w:rsidDel="00AC2B66">
          <w:delText xml:space="preserve">. </w:delText>
        </w:r>
      </w:del>
      <w:ins w:id="425" w:author="zeev" w:date="2023-07-25T16:36:00Z">
        <w:r w:rsidR="00AC2B66">
          <w:t xml:space="preserve">=0.46). </w:t>
        </w:r>
      </w:ins>
    </w:p>
    <w:p w14:paraId="3181F0B8" w14:textId="4EEFE083" w:rsidR="00044A71" w:rsidRDefault="00044A71" w:rsidP="00044A71">
      <w:pPr>
        <w:pStyle w:val="TableFigure"/>
        <w:rPr>
          <w:ins w:id="426" w:author="Chen Heller" w:date="2023-07-31T18:55:00Z"/>
          <w:i/>
          <w:iCs/>
        </w:rPr>
        <w:pPrChange w:id="427" w:author="Chen Heller" w:date="2023-07-31T18:55:00Z">
          <w:pPr>
            <w:ind w:firstLine="0"/>
          </w:pPr>
        </w:pPrChange>
      </w:pPr>
      <w:bookmarkStart w:id="428" w:name="_Ref141723623"/>
      <w:ins w:id="429" w:author="Chen Heller" w:date="2023-07-31T18:55:00Z">
        <w:r>
          <w:t xml:space="preserve">Figure </w:t>
        </w:r>
        <w:r>
          <w:fldChar w:fldCharType="begin"/>
        </w:r>
        <w:r>
          <w:instrText xml:space="preserve"> SEQ Figure \* ARABIC </w:instrText>
        </w:r>
      </w:ins>
      <w:r>
        <w:fldChar w:fldCharType="separate"/>
      </w:r>
      <w:ins w:id="430" w:author="Chen Heller" w:date="2023-07-31T18:55:00Z">
        <w:r>
          <w:rPr>
            <w:noProof/>
          </w:rPr>
          <w:t>3</w:t>
        </w:r>
        <w:r>
          <w:fldChar w:fldCharType="end"/>
        </w:r>
        <w:bookmarkEnd w:id="428"/>
      </w:ins>
    </w:p>
    <w:p w14:paraId="7F450BD0" w14:textId="51A7E827" w:rsidR="00044A71" w:rsidRPr="00FE453D" w:rsidRDefault="00044A71" w:rsidP="00044A71">
      <w:pPr>
        <w:ind w:firstLine="0"/>
        <w:rPr>
          <w:ins w:id="431" w:author="Chen Heller" w:date="2023-07-31T18:55:00Z"/>
        </w:rPr>
      </w:pPr>
      <w:ins w:id="432" w:author="Chen Heller" w:date="2023-07-31T18:55:00Z">
        <w:r w:rsidRPr="008E7395">
          <w:rPr>
            <w:i/>
            <w:iCs/>
          </w:rPr>
          <w:t xml:space="preserve">Results </w:t>
        </w:r>
        <w:r>
          <w:rPr>
            <w:i/>
            <w:iCs/>
          </w:rPr>
          <w:t>of</w:t>
        </w:r>
        <w:r w:rsidRPr="008E7395">
          <w:rPr>
            <w:i/>
            <w:iCs/>
          </w:rPr>
          <w:t xml:space="preserve"> </w:t>
        </w:r>
        <w:r w:rsidRPr="008E7395">
          <w:rPr>
            <w:i/>
            <w:iCs/>
          </w:rPr>
          <w:t xml:space="preserve">the </w:t>
        </w:r>
        <w:r>
          <w:rPr>
            <w:i/>
            <w:iCs/>
          </w:rPr>
          <w:t>Pre-registered Analysis</w:t>
        </w:r>
      </w:ins>
    </w:p>
    <w:p w14:paraId="16E318A3" w14:textId="77777777" w:rsidR="00044A71" w:rsidRDefault="00044A71" w:rsidP="00044A71">
      <w:pPr>
        <w:pStyle w:val="Caption"/>
        <w:rPr>
          <w:ins w:id="433" w:author="Chen Heller" w:date="2023-07-31T18:55:00Z"/>
          <w:i w:val="0"/>
          <w:iCs w:val="0"/>
          <w:noProof/>
        </w:rPr>
      </w:pPr>
      <w:ins w:id="434" w:author="Chen Heller" w:date="2023-07-31T18:55:00Z">
        <w:r>
          <w:rPr>
            <w:i w:val="0"/>
            <w:iCs w:val="0"/>
            <w:noProof/>
          </w:rPr>
          <w:lastRenderedPageBreak/>
          <w:drawing>
            <wp:inline distT="0" distB="0" distL="0" distR="0" wp14:anchorId="02729B19" wp14:editId="01B4CA41">
              <wp:extent cx="5719233" cy="7915272"/>
              <wp:effectExtent l="0" t="0" r="0" b="0"/>
              <wp:docPr id="1284917126" name="Picture 1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917126" name="Picture 12" descr="A screenshot of a computer screen&#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8770" cy="7928471"/>
                      </a:xfrm>
                      <a:prstGeom prst="rect">
                        <a:avLst/>
                      </a:prstGeom>
                      <a:noFill/>
                    </pic:spPr>
                  </pic:pic>
                </a:graphicData>
              </a:graphic>
            </wp:inline>
          </w:drawing>
        </w:r>
      </w:ins>
    </w:p>
    <w:p w14:paraId="6A74368D" w14:textId="2134D240" w:rsidR="00044A71" w:rsidRDefault="00044A71" w:rsidP="00044A71">
      <w:pPr>
        <w:ind w:firstLine="0"/>
        <w:pPrChange w:id="435" w:author="Chen Heller" w:date="2023-07-31T18:55:00Z">
          <w:pPr/>
        </w:pPrChange>
      </w:pPr>
      <w:ins w:id="436" w:author="Chen Heller" w:date="2023-07-31T18:55:00Z">
        <w:r w:rsidRPr="008E7395">
          <w:rPr>
            <w:i/>
            <w:iCs/>
          </w:rPr>
          <w:lastRenderedPageBreak/>
          <w:t>Note.</w:t>
        </w:r>
        <w:r>
          <w:t xml:space="preserve"> a) Reaching trajectories in valid trials, averaged across participants. Shaded areas are the </w:t>
        </w:r>
        <w:commentRangeStart w:id="437"/>
        <w:r>
          <w:t xml:space="preserve">standard error </w:t>
        </w:r>
        <w:commentRangeStart w:id="438"/>
        <w:commentRangeStart w:id="439"/>
        <w:r>
          <w:t xml:space="preserve">(SE). </w:t>
        </w:r>
        <w:commentRangeEnd w:id="438"/>
        <w:r>
          <w:rPr>
            <w:rStyle w:val="CommentReference"/>
          </w:rPr>
          <w:commentReference w:id="438"/>
        </w:r>
        <w:commentRangeEnd w:id="439"/>
        <w:r>
          <w:rPr>
            <w:rStyle w:val="CommentReference"/>
          </w:rPr>
          <w:commentReference w:id="439"/>
        </w:r>
      </w:ins>
      <w:commentRangeEnd w:id="437"/>
      <w:ins w:id="440" w:author="Chen Heller" w:date="2023-07-31T19:07:00Z">
        <w:r w:rsidR="00A80389">
          <w:rPr>
            <w:rStyle w:val="CommentReference"/>
          </w:rPr>
          <w:commentReference w:id="437"/>
        </w:r>
      </w:ins>
      <w:ins w:id="441" w:author="Chen Heller" w:date="2023-07-31T18:55:00Z">
        <w:r>
          <w:t xml:space="preserve">(b-f) Results of the different measures taken in the experiments. Dots represent single-participant averages across valid trials, while the red/blue horizontal lines depict the average of all participants. Black error bars symbolize the SE (used here instead of CI since some of the variables did not distribute normally). Full/dashed grey lines represent a numerical incline/decline (respectively) between the congruent and incongruent conditions and asterisks indicate a significant difference </w:t>
        </w:r>
        <w:commentRangeStart w:id="442"/>
        <w:r>
          <w:t>(after correction for multiple comparisons)</w:t>
        </w:r>
        <w:r w:rsidRPr="00F3771A">
          <w:t>.</w:t>
        </w:r>
        <w:r>
          <w:t xml:space="preserve"> </w:t>
        </w:r>
        <w:commentRangeEnd w:id="442"/>
        <w:r>
          <w:rPr>
            <w:rStyle w:val="CommentReference"/>
          </w:rPr>
          <w:commentReference w:id="442"/>
        </w:r>
        <w:r>
          <w:t>(h-k) Reaching trajectories of valid trials from two examples participants. Thin lines signify single trials while thick lines are the averages. Measures in the figure were not normalized within participant.</w:t>
        </w:r>
      </w:ins>
    </w:p>
    <w:p w14:paraId="3631853B" w14:textId="4C3F7706" w:rsidR="00AA4A0E" w:rsidRDefault="00AA4A0E">
      <w:pPr>
        <w:ind w:firstLine="0"/>
        <w:rPr>
          <w:ins w:id="443" w:author="zeev" w:date="2023-07-25T15:37:00Z"/>
        </w:rPr>
        <w:pPrChange w:id="444" w:author="zeev" w:date="2023-07-25T15:37:00Z">
          <w:pPr/>
        </w:pPrChange>
      </w:pPr>
      <w:commentRangeStart w:id="445"/>
      <w:ins w:id="446" w:author="zeev" w:date="2023-07-25T15:37:00Z">
        <w:r w:rsidRPr="006E04F7">
          <w:rPr>
            <w:i/>
            <w:iCs/>
          </w:rPr>
          <w:t>Exploratory</w:t>
        </w:r>
      </w:ins>
      <w:commentRangeEnd w:id="445"/>
      <w:ins w:id="447" w:author="zeev" w:date="2023-07-25T15:38:00Z">
        <w:r>
          <w:rPr>
            <w:rStyle w:val="CommentReference"/>
          </w:rPr>
          <w:commentReference w:id="445"/>
        </w:r>
      </w:ins>
      <w:ins w:id="448" w:author="zeev" w:date="2023-07-25T15:37:00Z">
        <w:r w:rsidRPr="006E04F7">
          <w:rPr>
            <w:i/>
            <w:iCs/>
          </w:rPr>
          <w:t xml:space="preserve"> congruency effect:</w:t>
        </w:r>
      </w:ins>
    </w:p>
    <w:p w14:paraId="234C1000" w14:textId="5AAF0981" w:rsidR="004C4126" w:rsidRPr="00061554" w:rsidDel="00061554" w:rsidRDefault="00095A91" w:rsidP="00CD2DF0">
      <w:pPr>
        <w:rPr>
          <w:ins w:id="449" w:author="zeev" w:date="2023-07-25T14:38:00Z"/>
          <w:del w:id="450" w:author="Chen Heller" w:date="2023-07-31T18:09:00Z"/>
        </w:rPr>
      </w:pPr>
      <w:r>
        <w:t xml:space="preserve">Although the </w:t>
      </w:r>
      <w:r w:rsidR="00A9349F">
        <w:t>average time</w:t>
      </w:r>
      <w:r w:rsidR="00760A98">
        <w:t>-</w:t>
      </w:r>
      <w:r w:rsidR="00A9349F">
        <w:t>dependent trajectories</w:t>
      </w:r>
      <w:r w:rsidR="008B0C5F">
        <w:t xml:space="preserve"> </w:t>
      </w:r>
      <w:r w:rsidR="009337F6">
        <w:t>deviate</w:t>
      </w:r>
      <w:r w:rsidR="00ED770C">
        <w:t>d</w:t>
      </w:r>
      <w:r w:rsidR="009337F6">
        <w:t xml:space="preserve"> </w:t>
      </w:r>
      <w:r w:rsidR="00A9349F">
        <w:t>towards the incorrect answer in incongruent trials</w:t>
      </w:r>
      <w:r w:rsidR="009337F6">
        <w:t xml:space="preserve">, the </w:t>
      </w:r>
      <w:r w:rsidR="00CC6144">
        <w:t xml:space="preserve">permutation-based cluster analysis determined that this </w:t>
      </w:r>
      <w:r w:rsidR="009337F6">
        <w:t xml:space="preserve">bias was </w:t>
      </w:r>
      <w:r w:rsidR="00864965">
        <w:t>not statistically significant</w:t>
      </w:r>
      <w:r w:rsidR="009337F6">
        <w:t xml:space="preserve">. </w:t>
      </w:r>
      <w:r w:rsidR="00FF0723">
        <w:t xml:space="preserve">The implied endpoint </w:t>
      </w:r>
      <w:r>
        <w:t xml:space="preserve">did </w:t>
      </w:r>
      <w:r w:rsidR="008B0C5F">
        <w:t xml:space="preserve">reveal </w:t>
      </w:r>
      <w:r>
        <w:t xml:space="preserve">a </w:t>
      </w:r>
      <w:r w:rsidR="009337F6">
        <w:t xml:space="preserve">significant </w:t>
      </w:r>
      <w:r>
        <w:t>congruency effect</w:t>
      </w:r>
      <w:r w:rsidR="00D10059">
        <w:t xml:space="preserve"> between 150-340</w:t>
      </w:r>
      <w:ins w:id="451" w:author="zeev" w:date="2023-07-25T15:31:00Z">
        <w:r w:rsidR="00CD2DF0">
          <w:t xml:space="preserve"> </w:t>
        </w:r>
      </w:ins>
      <w:r w:rsidR="00D10059">
        <w:t xml:space="preserve">ms after movement onset </w:t>
      </w:r>
      <w:r w:rsidR="00DF2A31">
        <w:t>(</w:t>
      </w:r>
      <w:r w:rsidR="0077049F" w:rsidRPr="0077049F">
        <w:fldChar w:fldCharType="begin"/>
      </w:r>
      <w:r w:rsidR="0077049F" w:rsidRPr="0077049F">
        <w:instrText xml:space="preserve"> REF _Ref134432250 \h </w:instrText>
      </w:r>
      <w:r w:rsidR="0077049F">
        <w:instrText xml:space="preserve"> \* MERGEFORMAT </w:instrText>
      </w:r>
      <w:r w:rsidR="0077049F" w:rsidRPr="0077049F">
        <w:fldChar w:fldCharType="separate"/>
      </w:r>
      <w:r w:rsidR="0077049F" w:rsidRPr="008E7395">
        <w:t>Figure 4</w:t>
      </w:r>
      <w:r w:rsidR="0077049F" w:rsidRPr="0077049F">
        <w:fldChar w:fldCharType="end"/>
      </w:r>
      <w:r w:rsidR="00213969">
        <w:t>)</w:t>
      </w:r>
      <w:r w:rsidR="00410711">
        <w:t xml:space="preserve">, </w:t>
      </w:r>
      <w:r w:rsidR="00FF0723">
        <w:t xml:space="preserve">where </w:t>
      </w:r>
      <w:r w:rsidR="00193826">
        <w:t xml:space="preserve">congruent trials </w:t>
      </w:r>
      <w:r w:rsidR="00FF0723">
        <w:t>we</w:t>
      </w:r>
      <w:r w:rsidR="00D10059">
        <w:t>re</w:t>
      </w:r>
      <w:r w:rsidR="00FF0723">
        <w:t xml:space="preserve"> more </w:t>
      </w:r>
      <w:r w:rsidR="00D10059">
        <w:t>laterally</w:t>
      </w:r>
      <w:r w:rsidR="00FF0723">
        <w:t xml:space="preserve"> oriented</w:t>
      </w:r>
      <w:r w:rsidR="00D10059">
        <w:t xml:space="preserve"> than incongruent trials </w:t>
      </w:r>
      <w:r w:rsidR="00333FFD">
        <w:t>(</w:t>
      </w:r>
      <w:r w:rsidR="0048124F">
        <w:t xml:space="preserve">p = 0.001, </w:t>
      </w:r>
      <w:r w:rsidR="00333FFD">
        <w:t>Cohen's d = 0.7</w:t>
      </w:r>
      <w:r w:rsidR="004A3C46">
        <w:t>1</w:t>
      </w:r>
      <w:r w:rsidR="00333FFD">
        <w:t>)</w:t>
      </w:r>
      <w:r w:rsidR="00A74725">
        <w:t>.</w:t>
      </w:r>
    </w:p>
    <w:p w14:paraId="625F885E" w14:textId="1E0B51D2" w:rsidR="00D71297" w:rsidRPr="00061554" w:rsidDel="00061554" w:rsidRDefault="00D71297" w:rsidP="00061554">
      <w:pPr>
        <w:ind w:firstLine="0"/>
        <w:rPr>
          <w:del w:id="452" w:author="Chen Heller" w:date="2023-07-31T18:09:00Z"/>
          <w:i/>
          <w:iCs/>
        </w:rPr>
        <w:pPrChange w:id="453" w:author="Chen Heller" w:date="2023-07-31T18:09:00Z">
          <w:pPr/>
        </w:pPrChange>
      </w:pPr>
    </w:p>
    <w:p w14:paraId="4CE0605F" w14:textId="4ED8B84B" w:rsidR="00774E47" w:rsidDel="00061554" w:rsidRDefault="00D60972" w:rsidP="00061554">
      <w:pPr>
        <w:rPr>
          <w:del w:id="454" w:author="Chen Heller" w:date="2023-07-31T18:09:00Z"/>
        </w:rPr>
        <w:pPrChange w:id="455" w:author="Chen Heller" w:date="2023-07-31T18:09:00Z">
          <w:pPr>
            <w:jc w:val="left"/>
          </w:pPr>
        </w:pPrChange>
      </w:pPr>
      <w:del w:id="456" w:author="Chen Heller" w:date="2023-07-31T18:09:00Z">
        <w:r w:rsidDel="00061554">
          <w:br w:type="page"/>
        </w:r>
      </w:del>
    </w:p>
    <w:p w14:paraId="31C457C0" w14:textId="6C9F73E3" w:rsidR="003D0BDD" w:rsidDel="00061554" w:rsidRDefault="003D0BDD" w:rsidP="00061554">
      <w:pPr>
        <w:rPr>
          <w:del w:id="457" w:author="Chen Heller" w:date="2023-07-31T18:10:00Z"/>
        </w:rPr>
        <w:pPrChange w:id="458" w:author="Chen Heller" w:date="2023-07-31T18:09:00Z">
          <w:pPr>
            <w:ind w:firstLine="0"/>
          </w:pPr>
        </w:pPrChange>
      </w:pPr>
    </w:p>
    <w:p w14:paraId="10D770A1" w14:textId="07551F08" w:rsidR="003D0BDD" w:rsidDel="00061554" w:rsidRDefault="003D0BDD" w:rsidP="00E47313">
      <w:pPr>
        <w:ind w:firstLine="0"/>
        <w:rPr>
          <w:del w:id="459" w:author="Chen Heller" w:date="2023-07-31T18:10:00Z"/>
        </w:rPr>
      </w:pPr>
    </w:p>
    <w:p w14:paraId="50FA1A6B" w14:textId="76BF93A9" w:rsidR="00AB541D" w:rsidRDefault="00AB541D" w:rsidP="00E47313">
      <w:pPr>
        <w:ind w:firstLine="0"/>
      </w:pPr>
    </w:p>
    <w:p w14:paraId="74245F29" w14:textId="3127940D" w:rsidR="00AB541D" w:rsidDel="00061554" w:rsidRDefault="00AB541D" w:rsidP="00AB541D">
      <w:pPr>
        <w:pStyle w:val="Caption"/>
        <w:keepNext/>
        <w:rPr>
          <w:del w:id="460" w:author="Chen Heller" w:date="2023-07-31T18:10:00Z"/>
        </w:rPr>
      </w:pPr>
    </w:p>
    <w:p w14:paraId="698FF9E6" w14:textId="593B604F" w:rsidR="004251C4" w:rsidDel="00061554" w:rsidRDefault="004251C4" w:rsidP="004251C4">
      <w:pPr>
        <w:keepNext/>
        <w:ind w:firstLine="0"/>
        <w:rPr>
          <w:del w:id="461" w:author="Chen Heller" w:date="2023-07-31T18:10:00Z"/>
        </w:rPr>
      </w:pPr>
    </w:p>
    <w:p w14:paraId="3AEEF847" w14:textId="4409C5E2" w:rsidR="0032528D" w:rsidRPr="00F204EE" w:rsidDel="00844E99" w:rsidRDefault="0032528D" w:rsidP="008E7395">
      <w:pPr>
        <w:pStyle w:val="TableFigure"/>
        <w:rPr>
          <w:del w:id="462" w:author="Chen Heller" w:date="2023-07-31T18:43:00Z"/>
        </w:rPr>
      </w:pPr>
      <w:bookmarkStart w:id="463" w:name="_Ref113906821"/>
      <w:bookmarkStart w:id="464" w:name="_Ref129683805"/>
      <w:del w:id="465" w:author="Chen Heller" w:date="2023-07-31T18:43:00Z">
        <w:r w:rsidRPr="00F204EE" w:rsidDel="00844E99">
          <w:delText xml:space="preserve">Figure </w:delText>
        </w:r>
      </w:del>
      <w:del w:id="466" w:author="Chen Heller" w:date="2023-07-31T17:46:00Z">
        <w:r w:rsidR="00760205" w:rsidDel="008A15B1">
          <w:rPr>
            <w:noProof/>
          </w:rPr>
          <w:fldChar w:fldCharType="begin"/>
        </w:r>
        <w:r w:rsidR="00760205" w:rsidDel="008A15B1">
          <w:rPr>
            <w:noProof/>
          </w:rPr>
          <w:delInstrText xml:space="preserve"> SEQ Figure \* ARABIC </w:delInstrText>
        </w:r>
        <w:r w:rsidR="00760205" w:rsidDel="008A15B1">
          <w:rPr>
            <w:noProof/>
          </w:rPr>
          <w:fldChar w:fldCharType="separate"/>
        </w:r>
        <w:r w:rsidR="00CA2A96" w:rsidRPr="00F204EE" w:rsidDel="008A15B1">
          <w:rPr>
            <w:noProof/>
          </w:rPr>
          <w:delText>3</w:delText>
        </w:r>
        <w:r w:rsidR="00760205" w:rsidDel="008A15B1">
          <w:rPr>
            <w:noProof/>
          </w:rPr>
          <w:fldChar w:fldCharType="end"/>
        </w:r>
      </w:del>
      <w:bookmarkEnd w:id="464"/>
    </w:p>
    <w:p w14:paraId="16C69F89" w14:textId="7DBF7BCB" w:rsidR="001E7631" w:rsidRPr="00DC2E73" w:rsidDel="00844E99" w:rsidRDefault="00B61217" w:rsidP="001E7631">
      <w:pPr>
        <w:ind w:firstLine="0"/>
        <w:rPr>
          <w:del w:id="467" w:author="Chen Heller" w:date="2023-07-31T18:43:00Z"/>
        </w:rPr>
      </w:pPr>
      <w:del w:id="468" w:author="Chen Heller" w:date="2023-07-31T18:43:00Z">
        <w:r w:rsidDel="00844E99">
          <w:rPr>
            <w:i/>
            <w:iCs/>
          </w:rPr>
          <w:delText xml:space="preserve">Reaching </w:delText>
        </w:r>
        <w:r w:rsidR="001E7631" w:rsidDel="00844E99">
          <w:rPr>
            <w:i/>
            <w:iCs/>
          </w:rPr>
          <w:delText xml:space="preserve">Trajectories </w:delText>
        </w:r>
        <w:r w:rsidDel="00844E99">
          <w:rPr>
            <w:i/>
            <w:iCs/>
          </w:rPr>
          <w:delText xml:space="preserve">from </w:delText>
        </w:r>
        <w:r w:rsidR="001E7631" w:rsidDel="00844E99">
          <w:rPr>
            <w:i/>
            <w:iCs/>
          </w:rPr>
          <w:delText xml:space="preserve">Two </w:delText>
        </w:r>
        <w:r w:rsidR="003A3339" w:rsidDel="00844E99">
          <w:rPr>
            <w:i/>
            <w:iCs/>
          </w:rPr>
          <w:delText xml:space="preserve">Example </w:delText>
        </w:r>
        <w:r w:rsidR="001E7631" w:rsidDel="00844E99">
          <w:rPr>
            <w:i/>
            <w:iCs/>
          </w:rPr>
          <w:delText>Participants</w:delText>
        </w:r>
      </w:del>
    </w:p>
    <w:p w14:paraId="5CE30BCE" w14:textId="4CBF9022" w:rsidR="001E7631" w:rsidDel="003F1CBA" w:rsidRDefault="001E7631" w:rsidP="00FA2C9B">
      <w:pPr>
        <w:ind w:firstLine="0"/>
        <w:rPr>
          <w:del w:id="469" w:author="Chen Heller" w:date="2023-07-31T18:43:00Z"/>
        </w:rPr>
      </w:pPr>
      <w:del w:id="470" w:author="Chen Heller" w:date="2023-07-31T15:08:00Z">
        <w:r w:rsidRPr="009B002C" w:rsidDel="00FA2C9B">
          <w:rPr>
            <w:i/>
            <w:iCs/>
            <w:noProof/>
          </w:rPr>
          <mc:AlternateContent>
            <mc:Choice Requires="wps">
              <w:drawing>
                <wp:anchor distT="45720" distB="45720" distL="114300" distR="114300" simplePos="0" relativeHeight="251660288" behindDoc="0" locked="0" layoutInCell="1" allowOverlap="1" wp14:anchorId="3D8C8D8D" wp14:editId="1745DA54">
                  <wp:simplePos x="0" y="0"/>
                  <wp:positionH relativeFrom="column">
                    <wp:posOffset>3770986</wp:posOffset>
                  </wp:positionH>
                  <wp:positionV relativeFrom="paragraph">
                    <wp:posOffset>47549</wp:posOffset>
                  </wp:positionV>
                  <wp:extent cx="1191895" cy="270510"/>
                  <wp:effectExtent l="0" t="0" r="8255" b="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1895" cy="270510"/>
                          </a:xfrm>
                          <a:prstGeom prst="rect">
                            <a:avLst/>
                          </a:prstGeom>
                          <a:solidFill>
                            <a:srgbClr val="FFFFFF"/>
                          </a:solidFill>
                          <a:ln w="9525">
                            <a:noFill/>
                            <a:miter lim="800000"/>
                            <a:headEnd/>
                            <a:tailEnd/>
                          </a:ln>
                        </wps:spPr>
                        <wps:txbx>
                          <w:txbxContent>
                            <w:p w14:paraId="5B575C97" w14:textId="77777777" w:rsidR="005D4A99" w:rsidRPr="005120C7" w:rsidRDefault="005D4A99" w:rsidP="001E7631">
                              <w:pPr>
                                <w:ind w:firstLine="0"/>
                                <w:jc w:val="center"/>
                                <w:rPr>
                                  <w:rFonts w:asciiTheme="minorHAnsi" w:hAnsiTheme="minorHAnsi" w:cstheme="minorHAnsi"/>
                                  <w:b/>
                                  <w:bCs/>
                                </w:rPr>
                              </w:pPr>
                              <w:r w:rsidRPr="005120C7">
                                <w:rPr>
                                  <w:rFonts w:asciiTheme="minorHAnsi" w:hAnsiTheme="minorHAnsi" w:cstheme="minorHAnsi"/>
                                  <w:b/>
                                  <w:bCs/>
                                </w:rPr>
                                <w:t xml:space="preserve">Participant </w:t>
                              </w:r>
                              <w:r>
                                <w:rPr>
                                  <w:rFonts w:asciiTheme="minorHAnsi" w:hAnsiTheme="minorHAnsi" w:cstheme="minorHAnsi"/>
                                  <w:b/>
                                  <w:bCs/>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D8C8D8D" id="_x0000_t202" coordsize="21600,21600" o:spt="202" path="m,l,21600r21600,l21600,xe">
                  <v:stroke joinstyle="miter"/>
                  <v:path gradientshapeok="t" o:connecttype="rect"/>
                </v:shapetype>
                <v:shape id="Text Box 2" o:spid="_x0000_s1026" type="#_x0000_t202" style="position:absolute;left:0;text-align:left;margin-left:296.95pt;margin-top:3.75pt;width:93.85pt;height:21.3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" stroked="f">
                  <v:textbox>
                    <w:txbxContent>
                      <w:p w14:paraId="5B575C97" w14:textId="77777777" w:rsidR="005D4A99" w:rsidRPr="005120C7" w:rsidRDefault="005D4A99" w:rsidP="001E7631">
                        <w:pPr>
                          <w:ind w:firstLine="0"/>
                          <w:jc w:val="center"/>
                          <w:rPr>
                            <w:rFonts w:asciiTheme="minorHAnsi" w:hAnsiTheme="minorHAnsi" w:cstheme="minorHAnsi"/>
                            <w:b/>
                            <w:bCs/>
                          </w:rPr>
                        </w:pPr>
                        <w:r w:rsidRPr="005120C7">
                          <w:rPr>
                            <w:rFonts w:asciiTheme="minorHAnsi" w:hAnsiTheme="minorHAnsi" w:cstheme="minorHAnsi"/>
                            <w:b/>
                            <w:bCs/>
                          </w:rPr>
                          <w:t xml:space="preserve">Participant </w:t>
                        </w:r>
                        <w:r>
                          <w:rPr>
                            <w:rFonts w:asciiTheme="minorHAnsi" w:hAnsiTheme="minorHAnsi" w:cstheme="minorHAnsi"/>
                            <w:b/>
                            <w:bCs/>
                          </w:rPr>
                          <w:t>2</w:t>
                        </w:r>
                      </w:p>
                    </w:txbxContent>
                  </v:textbox>
                </v:shape>
              </w:pict>
            </mc:Fallback>
          </mc:AlternateContent>
        </w:r>
        <w:r w:rsidRPr="009B002C" w:rsidDel="00FA2C9B">
          <w:rPr>
            <w:i/>
            <w:iCs/>
            <w:noProof/>
          </w:rPr>
          <mc:AlternateContent>
            <mc:Choice Requires="wps">
              <w:drawing>
                <wp:anchor distT="45720" distB="45720" distL="114300" distR="114300" simplePos="0" relativeHeight="251659264" behindDoc="0" locked="0" layoutInCell="1" allowOverlap="1" wp14:anchorId="49097EEB" wp14:editId="5EAAD51B">
                  <wp:simplePos x="0" y="0"/>
                  <wp:positionH relativeFrom="column">
                    <wp:posOffset>918058</wp:posOffset>
                  </wp:positionH>
                  <wp:positionV relativeFrom="paragraph">
                    <wp:posOffset>47549</wp:posOffset>
                  </wp:positionV>
                  <wp:extent cx="1191895" cy="270510"/>
                  <wp:effectExtent l="0" t="0" r="8255"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1895" cy="270510"/>
                          </a:xfrm>
                          <a:prstGeom prst="rect">
                            <a:avLst/>
                          </a:prstGeom>
                          <a:solidFill>
                            <a:srgbClr val="FFFFFF"/>
                          </a:solidFill>
                          <a:ln w="9525">
                            <a:noFill/>
                            <a:miter lim="800000"/>
                            <a:headEnd/>
                            <a:tailEnd/>
                          </a:ln>
                        </wps:spPr>
                        <wps:txbx>
                          <w:txbxContent>
                            <w:p w14:paraId="4187EE1D" w14:textId="77777777" w:rsidR="005D4A99" w:rsidRPr="005120C7" w:rsidRDefault="005D4A99" w:rsidP="001E7631">
                              <w:pPr>
                                <w:ind w:firstLine="0"/>
                                <w:jc w:val="center"/>
                                <w:rPr>
                                  <w:rFonts w:asciiTheme="minorHAnsi" w:hAnsiTheme="minorHAnsi" w:cstheme="minorHAnsi"/>
                                  <w:b/>
                                  <w:bCs/>
                                </w:rPr>
                              </w:pPr>
                              <w:r w:rsidRPr="005120C7">
                                <w:rPr>
                                  <w:rFonts w:asciiTheme="minorHAnsi" w:hAnsiTheme="minorHAnsi" w:cstheme="minorHAnsi"/>
                                  <w:b/>
                                  <w:bCs/>
                                </w:rPr>
                                <w:t>Participant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097EEB" id="_x0000_s1027" type="#_x0000_t202" style="position:absolute;left:0;text-align:left;margin-left:72.3pt;margin-top:3.75pt;width:93.85pt;height:21.3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" stroked="f">
                  <v:textbox>
                    <w:txbxContent>
                      <w:p w14:paraId="4187EE1D" w14:textId="77777777" w:rsidR="005D4A99" w:rsidRPr="005120C7" w:rsidRDefault="005D4A99" w:rsidP="001E7631">
                        <w:pPr>
                          <w:ind w:firstLine="0"/>
                          <w:jc w:val="center"/>
                          <w:rPr>
                            <w:rFonts w:asciiTheme="minorHAnsi" w:hAnsiTheme="minorHAnsi" w:cstheme="minorHAnsi"/>
                            <w:b/>
                            <w:bCs/>
                          </w:rPr>
                        </w:pPr>
                        <w:r w:rsidRPr="005120C7">
                          <w:rPr>
                            <w:rFonts w:asciiTheme="minorHAnsi" w:hAnsiTheme="minorHAnsi" w:cstheme="minorHAnsi"/>
                            <w:b/>
                            <w:bCs/>
                          </w:rPr>
                          <w:t>Participant 1</w:t>
                        </w:r>
                      </w:p>
                    </w:txbxContent>
                  </v:textbox>
                </v:shape>
              </w:pict>
            </mc:Fallback>
          </mc:AlternateContent>
        </w:r>
        <w:r w:rsidRPr="000C2C03" w:rsidDel="00FA2C9B">
          <w:rPr>
            <w:noProof/>
          </w:rPr>
          <w:drawing>
            <wp:inline distT="0" distB="0" distL="0" distR="0" wp14:anchorId="7CF7E85A" wp14:editId="3DF038EA">
              <wp:extent cx="5880714" cy="470226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8293" t="792" r="33480" b="7034"/>
                      <a:stretch/>
                    </pic:blipFill>
                    <pic:spPr bwMode="auto">
                      <a:xfrm>
                        <a:off x="0" y="0"/>
                        <a:ext cx="5886709" cy="4707054"/>
                      </a:xfrm>
                      <a:prstGeom prst="rect">
                        <a:avLst/>
                      </a:prstGeom>
                      <a:noFill/>
                      <a:ln>
                        <a:noFill/>
                      </a:ln>
                      <a:extLst>
                        <a:ext uri="{53640926-AAD7-44D8-BBD7-CCE9431645EC}">
                          <a14:shadowObscured xmlns:a14="http://schemas.microsoft.com/office/drawing/2010/main"/>
                        </a:ext>
                      </a:extLst>
                    </pic:spPr>
                  </pic:pic>
                </a:graphicData>
              </a:graphic>
            </wp:inline>
          </w:drawing>
        </w:r>
      </w:del>
    </w:p>
    <w:p w14:paraId="5E18CEEC" w14:textId="6754339B" w:rsidR="001E7631" w:rsidDel="003F1CBA" w:rsidRDefault="001E7631" w:rsidP="001E7631">
      <w:pPr>
        <w:ind w:firstLine="0"/>
        <w:rPr>
          <w:del w:id="471" w:author="Chen Heller" w:date="2023-07-31T18:43:00Z"/>
          <w:i/>
          <w:iCs/>
        </w:rPr>
      </w:pPr>
      <w:del w:id="472" w:author="Chen Heller" w:date="2023-07-31T18:43:00Z">
        <w:r w:rsidRPr="00974A4E" w:rsidDel="003F1CBA">
          <w:rPr>
            <w:i/>
            <w:iCs/>
          </w:rPr>
          <w:lastRenderedPageBreak/>
          <w:delText>Note.</w:delText>
        </w:r>
        <w:r w:rsidDel="003F1CBA">
          <w:delText xml:space="preserve"> Reaching trajectories of valid trials. The trajectories here are not normalized within participant</w:delText>
        </w:r>
        <w:r w:rsidR="003A3339" w:rsidDel="003F1CBA">
          <w:delText>. T</w:delText>
        </w:r>
        <w:r w:rsidDel="003F1CBA">
          <w:delText>hin lines represent single trials while thick lines are the averages</w:delText>
        </w:r>
      </w:del>
      <w:del w:id="473" w:author="Chen Heller" w:date="2023-07-31T15:09:00Z">
        <w:r w:rsidDel="001D7F78">
          <w:delText>. (a,c) Belong to participant 53 while (b, d) belong to participant 59.</w:delText>
        </w:r>
      </w:del>
    </w:p>
    <w:p w14:paraId="4D6F6DBF" w14:textId="04A5F4A9" w:rsidR="001E7631" w:rsidRDefault="001E7631" w:rsidP="00E46BEB">
      <w:pPr>
        <w:pStyle w:val="TableFigure"/>
      </w:pPr>
      <w:bookmarkStart w:id="474" w:name="_Ref134432967"/>
      <w:bookmarkStart w:id="475" w:name="_Ref141723683"/>
      <w:r w:rsidRPr="007C71AC">
        <w:t>Figure</w:t>
      </w:r>
      <w:r w:rsidRPr="002C7A24">
        <w:t xml:space="preserve"> </w:t>
      </w:r>
      <w:bookmarkStart w:id="476" w:name="_Ref134432250"/>
      <w:ins w:id="477" w:author="Chen Heller" w:date="2023-07-31T17:46:00Z">
        <w:r w:rsidR="008A15B1">
          <w:fldChar w:fldCharType="begin"/>
        </w:r>
        <w:r w:rsidR="008A15B1">
          <w:instrText xml:space="preserve"> SEQ Figure \* ARABIC </w:instrText>
        </w:r>
      </w:ins>
      <w:r w:rsidR="008A15B1">
        <w:fldChar w:fldCharType="separate"/>
      </w:r>
      <w:ins w:id="478" w:author="Chen Heller" w:date="2023-07-31T17:46:00Z">
        <w:r w:rsidR="008A15B1">
          <w:rPr>
            <w:noProof/>
          </w:rPr>
          <w:t>4</w:t>
        </w:r>
        <w:r w:rsidR="008A15B1">
          <w:fldChar w:fldCharType="end"/>
        </w:r>
      </w:ins>
      <w:bookmarkEnd w:id="475"/>
      <w:del w:id="479" w:author="Chen Heller" w:date="2023-07-31T17:46:00Z">
        <w:r w:rsidRPr="002C7A24" w:rsidDel="008A15B1">
          <w:fldChar w:fldCharType="begin"/>
        </w:r>
        <w:r w:rsidRPr="002C7A24" w:rsidDel="008A15B1">
          <w:delInstrText xml:space="preserve"> SEQ Figure \* ARABIC </w:delInstrText>
        </w:r>
        <w:r w:rsidRPr="002C7A24" w:rsidDel="008A15B1">
          <w:fldChar w:fldCharType="separate"/>
        </w:r>
        <w:r w:rsidRPr="002C7A24" w:rsidDel="008A15B1">
          <w:rPr>
            <w:noProof/>
          </w:rPr>
          <w:delText>4</w:delText>
        </w:r>
        <w:r w:rsidRPr="002C7A24" w:rsidDel="008A15B1">
          <w:fldChar w:fldCharType="end"/>
        </w:r>
      </w:del>
      <w:bookmarkEnd w:id="474"/>
      <w:bookmarkEnd w:id="476"/>
    </w:p>
    <w:p w14:paraId="505F5538" w14:textId="73F873EA" w:rsidR="007C71AC" w:rsidRPr="00FE453D" w:rsidRDefault="007C71AC" w:rsidP="008E7395">
      <w:pPr>
        <w:pStyle w:val="Caption"/>
        <w:spacing w:line="480" w:lineRule="auto"/>
      </w:pPr>
      <w:del w:id="480" w:author="Chen Heller" w:date="2023-07-31T16:47:00Z">
        <w:r w:rsidRPr="008E7395" w:rsidDel="005D0FA8">
          <w:rPr>
            <w:color w:val="auto"/>
            <w:sz w:val="24"/>
            <w:szCs w:val="24"/>
          </w:rPr>
          <w:delText>Time-Dependent Results</w:delText>
        </w:r>
      </w:del>
      <w:ins w:id="481" w:author="Chen Heller" w:date="2023-07-31T16:47:00Z">
        <w:r w:rsidR="005D0FA8">
          <w:rPr>
            <w:color w:val="auto"/>
            <w:sz w:val="24"/>
            <w:szCs w:val="24"/>
          </w:rPr>
          <w:t>Results of the Exploratory Analysis</w:t>
        </w:r>
      </w:ins>
    </w:p>
    <w:p w14:paraId="74551909" w14:textId="6672F103" w:rsidR="007C71AC" w:rsidRDefault="00C41AFA" w:rsidP="00C41AFA">
      <w:pPr>
        <w:ind w:firstLine="0"/>
      </w:pPr>
      <w:ins w:id="482" w:author="Chen Heller" w:date="2023-07-31T19:17:00Z">
        <w:r w:rsidRPr="00C41AFA">
          <w:drawing>
            <wp:inline distT="0" distB="0" distL="0" distR="0" wp14:anchorId="621BA7FB" wp14:editId="4977C30E">
              <wp:extent cx="5943600" cy="2570480"/>
              <wp:effectExtent l="0" t="0" r="0" b="1270"/>
              <wp:docPr id="5" name="Picture 4">
                <a:extLst xmlns:a="http://schemas.openxmlformats.org/drawingml/2006/main">
                  <a:ext uri="{FF2B5EF4-FFF2-40B4-BE49-F238E27FC236}">
                    <a16:creationId xmlns:a16="http://schemas.microsoft.com/office/drawing/2014/main" id="{DE16C117-B819-C7A4-69DF-143F037992D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DE16C117-B819-C7A4-69DF-143F037992D1}"/>
                          </a:ext>
                        </a:extLst>
                      </pic:cNvPr>
                      <pic:cNvPicPr>
                        <a:picLocks noChangeAspect="1"/>
                      </pic:cNvPicPr>
                    </pic:nvPicPr>
                    <pic:blipFill rotWithShape="1">
                      <a:blip r:embed="rId17"/>
                      <a:srcRect l="8106" t="2324" r="36997" b="50000"/>
                      <a:stretch/>
                    </pic:blipFill>
                    <pic:spPr>
                      <a:xfrm>
                        <a:off x="0" y="0"/>
                        <a:ext cx="5943600" cy="2570480"/>
                      </a:xfrm>
                      <a:prstGeom prst="rect">
                        <a:avLst/>
                      </a:prstGeom>
                    </pic:spPr>
                  </pic:pic>
                </a:graphicData>
              </a:graphic>
            </wp:inline>
          </w:drawing>
        </w:r>
      </w:ins>
      <w:del w:id="483" w:author="Chen Heller" w:date="2023-07-31T19:17:00Z">
        <w:r w:rsidR="006B5CE3" w:rsidRPr="006B5CE3" w:rsidDel="00C41AFA">
          <w:rPr>
            <w:noProof/>
          </w:rPr>
          <w:drawing>
            <wp:inline distT="0" distB="0" distL="0" distR="0" wp14:anchorId="1D7D1E2B" wp14:editId="6294EC82">
              <wp:extent cx="5928303" cy="2378997"/>
              <wp:effectExtent l="0" t="0" r="0" b="2540"/>
              <wp:docPr id="931464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8179" t="3397" r="37089" b="53122"/>
                      <a:stretch/>
                    </pic:blipFill>
                    <pic:spPr bwMode="auto">
                      <a:xfrm>
                        <a:off x="0" y="0"/>
                        <a:ext cx="5944822" cy="2385626"/>
                      </a:xfrm>
                      <a:prstGeom prst="rect">
                        <a:avLst/>
                      </a:prstGeom>
                      <a:noFill/>
                      <a:ln>
                        <a:noFill/>
                      </a:ln>
                      <a:extLst>
                        <a:ext uri="{53640926-AAD7-44D8-BBD7-CCE9431645EC}">
                          <a14:shadowObscured xmlns:a14="http://schemas.microsoft.com/office/drawing/2010/main"/>
                        </a:ext>
                      </a:extLst>
                    </pic:spPr>
                  </pic:pic>
                </a:graphicData>
              </a:graphic>
            </wp:inline>
          </w:drawing>
        </w:r>
      </w:del>
    </w:p>
    <w:p w14:paraId="04D356A0" w14:textId="6688C272" w:rsidR="007C71AC" w:rsidRPr="002C7A24" w:rsidRDefault="007C71AC" w:rsidP="00EA3DB9">
      <w:pPr>
        <w:ind w:firstLine="0"/>
        <w:rPr>
          <w:b/>
          <w:bCs/>
          <w:i/>
          <w:iCs/>
        </w:rPr>
      </w:pPr>
      <w:r w:rsidRPr="008E7395">
        <w:rPr>
          <w:i/>
          <w:iCs/>
        </w:rPr>
        <w:t>Note.</w:t>
      </w:r>
      <w:r w:rsidRPr="005C2BDD">
        <w:t xml:space="preserve"> </w:t>
      </w:r>
      <w:r>
        <w:t xml:space="preserve">Time-dependent </w:t>
      </w:r>
      <w:r w:rsidR="0007391E">
        <w:t xml:space="preserve">x-coordinates </w:t>
      </w:r>
      <w:r>
        <w:t>and implied endpoint. Instead of normalizing the trajectories to the Z-axis, valid trials were trimmed to 340</w:t>
      </w:r>
      <w:r w:rsidR="003A3339">
        <w:t xml:space="preserve"> </w:t>
      </w:r>
      <w:r>
        <w:t xml:space="preserve">ms and then averaged across participants. The </w:t>
      </w:r>
      <w:r>
        <w:lastRenderedPageBreak/>
        <w:t xml:space="preserve">shaded areas mark the </w:t>
      </w:r>
      <w:r w:rsidR="006B5CE3">
        <w:t>CI</w:t>
      </w:r>
      <w:r>
        <w:t xml:space="preserve"> while grey rectangles highlight the time range where a significant difference between the conditions was detected using the permutation and clustering procedure.</w:t>
      </w:r>
      <w:del w:id="484" w:author="zeev" w:date="2023-07-25T17:39:00Z">
        <w:r w:rsidDel="00EA3DB9">
          <w:delText>*</w:delText>
        </w:r>
      </w:del>
      <w:r>
        <w:t xml:space="preserve"> The first 100</w:t>
      </w:r>
      <w:r w:rsidR="003A3339">
        <w:t xml:space="preserve"> </w:t>
      </w:r>
      <w:r>
        <w:t>ms of the implied endpoint figure indicate participants tended to initiate their movement towards the left. This outcome may be attributed to a motor artifact caused by positioning the right reaching arm near the center of the body.</w:t>
      </w:r>
    </w:p>
    <w:p w14:paraId="55FBFF55" w14:textId="4AA0B1F7" w:rsidR="002C7A24" w:rsidRPr="002C7A24" w:rsidDel="00044A71" w:rsidRDefault="002C7A24" w:rsidP="008E7395">
      <w:pPr>
        <w:pStyle w:val="TableFigure"/>
        <w:rPr>
          <w:del w:id="485" w:author="Chen Heller" w:date="2023-07-31T18:54:00Z"/>
        </w:rPr>
      </w:pPr>
      <w:bookmarkStart w:id="486" w:name="_Ref134432975"/>
      <w:bookmarkEnd w:id="463"/>
      <w:commentRangeStart w:id="487"/>
      <w:del w:id="488" w:author="Chen Heller" w:date="2023-07-31T18:54:00Z">
        <w:r w:rsidRPr="00E46BEB" w:rsidDel="00044A71">
          <w:delText>Figure</w:delText>
        </w:r>
        <w:r w:rsidRPr="002C7A24" w:rsidDel="00044A71">
          <w:delText xml:space="preserve"> </w:delText>
        </w:r>
      </w:del>
      <w:del w:id="489" w:author="Chen Heller" w:date="2023-07-31T17:46:00Z">
        <w:r w:rsidR="00760205" w:rsidDel="008A15B1">
          <w:fldChar w:fldCharType="begin"/>
        </w:r>
        <w:r w:rsidR="00760205" w:rsidDel="008A15B1">
          <w:delInstrText xml:space="preserve"> SEQ Figure \* ARABIC </w:delInstrText>
        </w:r>
        <w:r w:rsidR="00760205" w:rsidDel="008A15B1">
          <w:fldChar w:fldCharType="separate"/>
        </w:r>
        <w:r w:rsidRPr="008E7395" w:rsidDel="008A15B1">
          <w:delText>5</w:delText>
        </w:r>
        <w:r w:rsidR="00760205" w:rsidDel="008A15B1">
          <w:fldChar w:fldCharType="end"/>
        </w:r>
      </w:del>
      <w:bookmarkEnd w:id="486"/>
    </w:p>
    <w:p w14:paraId="45F82470" w14:textId="6C6D7FF2" w:rsidR="007C71AC" w:rsidRPr="00FE453D" w:rsidDel="00044A71" w:rsidRDefault="007C71AC" w:rsidP="008E7395">
      <w:pPr>
        <w:ind w:firstLine="0"/>
        <w:rPr>
          <w:del w:id="490" w:author="Chen Heller" w:date="2023-07-31T18:54:00Z"/>
        </w:rPr>
      </w:pPr>
      <w:del w:id="491" w:author="Chen Heller" w:date="2023-07-31T18:54:00Z">
        <w:r w:rsidRPr="008E7395" w:rsidDel="00044A71">
          <w:rPr>
            <w:i/>
            <w:iCs/>
          </w:rPr>
          <w:delText xml:space="preserve">Results </w:delText>
        </w:r>
      </w:del>
      <w:del w:id="492" w:author="Chen Heller" w:date="2023-07-31T16:48:00Z">
        <w:r w:rsidRPr="008E7395" w:rsidDel="00C269F2">
          <w:rPr>
            <w:i/>
            <w:iCs/>
          </w:rPr>
          <w:delText xml:space="preserve">for </w:delText>
        </w:r>
      </w:del>
      <w:del w:id="493" w:author="Chen Heller" w:date="2023-07-31T18:54:00Z">
        <w:r w:rsidRPr="008E7395" w:rsidDel="00044A71">
          <w:rPr>
            <w:i/>
            <w:iCs/>
          </w:rPr>
          <w:delText xml:space="preserve">the </w:delText>
        </w:r>
      </w:del>
      <w:del w:id="494" w:author="Chen Heller" w:date="2023-07-31T16:48:00Z">
        <w:r w:rsidRPr="008E7395" w:rsidDel="00C269F2">
          <w:rPr>
            <w:i/>
            <w:iCs/>
          </w:rPr>
          <w:delText>Space-Normalized Trajectories</w:delText>
        </w:r>
        <w:commentRangeEnd w:id="487"/>
        <w:r w:rsidR="003A3339" w:rsidDel="00C269F2">
          <w:rPr>
            <w:rStyle w:val="CommentReference"/>
          </w:rPr>
          <w:commentReference w:id="487"/>
        </w:r>
      </w:del>
    </w:p>
    <w:p w14:paraId="5B9AB780" w14:textId="689DF60D" w:rsidR="007C71AC" w:rsidDel="007C65B8" w:rsidRDefault="007C71AC" w:rsidP="007C71AC">
      <w:pPr>
        <w:pStyle w:val="Caption"/>
        <w:rPr>
          <w:del w:id="495" w:author="Chen Heller" w:date="2023-07-31T16:46:00Z"/>
        </w:rPr>
      </w:pPr>
      <w:del w:id="496" w:author="Chen Heller" w:date="2023-07-31T16:46:00Z">
        <w:r w:rsidRPr="00821BDB" w:rsidDel="007C65B8">
          <w:rPr>
            <w:i w:val="0"/>
            <w:iCs w:val="0"/>
            <w:noProof/>
          </w:rPr>
          <w:delText xml:space="preserve"> </w:delText>
        </w:r>
        <w:r w:rsidRPr="006E380F" w:rsidDel="007C65B8">
          <w:rPr>
            <w:i w:val="0"/>
            <w:iCs w:val="0"/>
            <w:noProof/>
          </w:rPr>
          <w:drawing>
            <wp:inline distT="0" distB="0" distL="0" distR="0" wp14:anchorId="665BE872" wp14:editId="3B4FEF1E">
              <wp:extent cx="5885078" cy="3970525"/>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8616" t="1218" r="24794" b="9840"/>
                      <a:stretch/>
                    </pic:blipFill>
                    <pic:spPr bwMode="auto">
                      <a:xfrm>
                        <a:off x="0" y="0"/>
                        <a:ext cx="5896755" cy="3978403"/>
                      </a:xfrm>
                      <a:prstGeom prst="rect">
                        <a:avLst/>
                      </a:prstGeom>
                      <a:noFill/>
                      <a:ln>
                        <a:noFill/>
                      </a:ln>
                      <a:extLst>
                        <a:ext uri="{53640926-AAD7-44D8-BBD7-CCE9431645EC}">
                          <a14:shadowObscured xmlns:a14="http://schemas.microsoft.com/office/drawing/2010/main"/>
                        </a:ext>
                      </a:extLst>
                    </pic:spPr>
                  </pic:pic>
                </a:graphicData>
              </a:graphic>
            </wp:inline>
          </w:drawing>
        </w:r>
      </w:del>
    </w:p>
    <w:p w14:paraId="1C135DF6" w14:textId="68DC24DC" w:rsidR="00B14F9D" w:rsidRPr="001C0104" w:rsidDel="00044A71" w:rsidRDefault="007C71AC" w:rsidP="008E7395">
      <w:pPr>
        <w:ind w:firstLine="0"/>
        <w:rPr>
          <w:del w:id="497" w:author="Chen Heller" w:date="2023-07-31T18:55:00Z"/>
        </w:rPr>
      </w:pPr>
      <w:del w:id="498" w:author="Chen Heller" w:date="2023-07-31T18:54:00Z">
        <w:r w:rsidRPr="008E7395" w:rsidDel="00044A71">
          <w:rPr>
            <w:i/>
            <w:iCs/>
          </w:rPr>
          <w:delText>Note.</w:delText>
        </w:r>
        <w:r w:rsidDel="00044A71">
          <w:delText xml:space="preserve"> a) Reaching trajectories in valid trials</w:delText>
        </w:r>
      </w:del>
      <w:del w:id="499" w:author="Chen Heller" w:date="2023-07-31T18:06:00Z">
        <w:r w:rsidDel="00783424">
          <w:delText xml:space="preserve"> </w:delText>
        </w:r>
      </w:del>
      <w:del w:id="500" w:author="Chen Heller" w:date="2023-07-31T18:54:00Z">
        <w:r w:rsidDel="00044A71">
          <w:delText xml:space="preserve">, averaged across participants. Shaded areas are the standard error </w:delText>
        </w:r>
        <w:commentRangeStart w:id="501"/>
        <w:commentRangeStart w:id="502"/>
        <w:r w:rsidDel="00044A71">
          <w:delText xml:space="preserve">(SE). </w:delText>
        </w:r>
        <w:commentRangeEnd w:id="501"/>
        <w:r w:rsidR="00770D38" w:rsidDel="00044A71">
          <w:rPr>
            <w:rStyle w:val="CommentReference"/>
          </w:rPr>
          <w:commentReference w:id="501"/>
        </w:r>
        <w:commentRangeEnd w:id="502"/>
        <w:r w:rsidR="00234A2F" w:rsidDel="00044A71">
          <w:rPr>
            <w:rStyle w:val="CommentReference"/>
          </w:rPr>
          <w:commentReference w:id="502"/>
        </w:r>
        <w:r w:rsidDel="00044A71">
          <w:delText xml:space="preserve">(b-f) </w:delText>
        </w:r>
        <w:r w:rsidR="00770D38" w:rsidDel="00044A71">
          <w:delText xml:space="preserve">Results of the different measures taken in the experiments. </w:delText>
        </w:r>
        <w:r w:rsidDel="00044A71">
          <w:delText xml:space="preserve">Dots </w:delText>
        </w:r>
        <w:r w:rsidR="00770D38" w:rsidDel="00044A71">
          <w:delText xml:space="preserve">represent </w:delText>
        </w:r>
        <w:r w:rsidDel="00044A71">
          <w:delText xml:space="preserve">single-participant averages across valid trials, while the red/blue horizontal lines </w:delText>
        </w:r>
        <w:r w:rsidR="00770D38" w:rsidDel="00044A71">
          <w:delText xml:space="preserve">depict </w:delText>
        </w:r>
        <w:r w:rsidDel="00044A71">
          <w:delText>the average of all participants. Black error bars symbolize the SE</w:delText>
        </w:r>
        <w:r w:rsidR="00BA4C40" w:rsidDel="00044A71">
          <w:delText xml:space="preserve"> (used here instead of CI since some of the </w:delText>
        </w:r>
        <w:r w:rsidR="00BA4C40" w:rsidDel="00044A71">
          <w:lastRenderedPageBreak/>
          <w:delText>variables did not distribute normally)</w:delText>
        </w:r>
        <w:r w:rsidDel="00044A71">
          <w:delText>. Full/dashed grey lines represent a numerical incline/decline (respectively) between the congruent and incongruent conditions</w:delText>
        </w:r>
        <w:commentRangeStart w:id="503"/>
        <w:r w:rsidRPr="00F3771A" w:rsidDel="00044A71">
          <w:delText>.</w:delText>
        </w:r>
        <w:r w:rsidR="003A3339" w:rsidDel="00044A71">
          <w:delText xml:space="preserve"> </w:delText>
        </w:r>
        <w:commentRangeEnd w:id="503"/>
        <w:r w:rsidR="00BD6D86" w:rsidDel="00044A71">
          <w:rPr>
            <w:rStyle w:val="CommentReference"/>
          </w:rPr>
          <w:commentReference w:id="503"/>
        </w:r>
        <w:r w:rsidR="003A3339" w:rsidDel="00044A71">
          <w:delText>Measures in the figure were not normalized within participant.</w:delText>
        </w:r>
      </w:del>
    </w:p>
    <w:p w14:paraId="0B7BE30B" w14:textId="390D9ADC" w:rsidR="00BA6169" w:rsidDel="00044A71" w:rsidRDefault="00BA6169" w:rsidP="00044A71">
      <w:pPr>
        <w:ind w:firstLine="0"/>
        <w:rPr>
          <w:del w:id="504" w:author="Chen Heller" w:date="2023-07-31T18:55:00Z"/>
        </w:rPr>
      </w:pPr>
    </w:p>
    <w:p w14:paraId="0950B412" w14:textId="0DBE75FB" w:rsidR="00E668B7" w:rsidRDefault="00E668B7" w:rsidP="006238E0">
      <w:pPr>
        <w:pStyle w:val="Heading2"/>
      </w:pPr>
      <w:bookmarkStart w:id="505" w:name="_Toc114485395"/>
      <w:r>
        <w:t>Discussion</w:t>
      </w:r>
      <w:bookmarkEnd w:id="505"/>
    </w:p>
    <w:p w14:paraId="60F8E191" w14:textId="737A80C8" w:rsidR="00463A29" w:rsidRDefault="00776072" w:rsidP="009E3917">
      <w:pPr>
        <w:ind w:firstLine="0"/>
      </w:pPr>
      <w:r>
        <w:t>One of the key driving forces behind t</w:t>
      </w:r>
      <w:r w:rsidR="00595024">
        <w:t xml:space="preserve">he long-lasting debate about the extent of unconscious processing </w:t>
      </w:r>
      <w:r w:rsidR="009706FD">
        <w:fldChar w:fldCharType="begin"/>
      </w:r>
      <w:r w:rsidR="009E3917">
        <w:instrText xml:space="preserve"> ADDIN ZOTERO_ITEM CSL_CITATION {"citationID":"UQTtgVTC","properties":{"formattedCitation":"(Hassin, 2013; Hesselmann &amp; Moors, 2015; Michel, 2019; Mudrik &amp; Deouell, 2022; Peters et al., 2017)","plainCitation":"(Hassin, 2013; Hesselmann &amp; Moors, 2015; Michel, 2019; Mudrik &amp; Deouell, 2022; Peters et al., 2017)","noteIndex":0},"citationItems":[{"id":375,"uris":["http://zotero.org/users/8275165/items/3SGYC6I3"],"itemData":{"id":375,"type":"article-journal","abstract":"Understanding the division of labor between conscious processes and unconscious ones is central to our understanding of the human mind. This article proposes a simple “Yes It Can” (or YIC) principle: It argues that unconscious processes can perform the same fundamental, high-level functions that conscious processes can perform.The author presents considerations of evolutionary pressures and of the availability of mental resources that render YIC a reasonable hypothesis. Evidence is then reviewed from various subfields of the cognitive sciences, which shows that functions that were traditionally thought of as requiring consciousness can occur nonconsciously. On the basis of these data and arguments, it is proposed that an answer to the question “What is it that consciousness does?” would not be in the form of “Consciousness is necessary for F,” where F is a fundamental, high-level cognitive function. In Marr’s (1982) terms, the argument is that computationally conscious and unconscious processes are very similar.Yet differences in how these processes kick in and in the ways in which they play out (Marr’s algorithmic-representational level) are likely to have interesting implications for human cognition, motivation, and emotion.","container-title":"Perspectives on Psychological Science","DOI":"10.1177/1745691612460684","ISSN":"1745-6916, 1745-6924","issue":"2","journalAbbreviation":"Perspect Psychol Sci","language":"en","page":"195-207","source":"DOI.org (Crossref)","title":"Yes It Can: On the Functional Abilities of the Human Unconscious","title-short":"Yes It Can","volume":"8","author":[{"family":"Hassin","given":"Ran R."}],"issued":{"date-parts":[["2013",3]]}}},{"id":379,"uris":["http://zotero.org/users/8275165/items/S5UENABB"],"itemData":{"id":379,"type":"article-journal","abstract":"Hassin recently proposed the “Yes It Can” (YIC) principle to describe the division of labor between conscious and unconscious processes in human cognition. According to this principle, unconscious processes can carry out every fundamental high-level cognitive function that conscious processes can perform. In our commentary, we argue that the author presents an overly idealized review of the literature in support of the YIC principle. Furthermore, we point out that the dissimilar trends observed in social and cognitive psychology, with respect to published evidence of strong unconscious effects, can better be explained by the way how awareness is defined and measured in both research fields. Finally, we show that the experimental paradigm chosen by Hassin to rule out remaining objections against the YIC principle is unsuited to verify the new default notion that all high-level cognitive functions can unfold unconsciously.","container-title":"Frontiers in Psychology","DOI":"10.3389/fpsyg.2015.00584","ISSN":"1664-1078","journalAbbreviation":"Front. Psychol.","language":"en","source":"DOI.org (Crossref)","title":"Definitely maybe: can unconscious processes perform the same functions as conscious processes?","title-short":"Definitely maybe","URL":"http://www.frontiersin.org/Consciousness_Research/10.3389/fpsyg.2015.00584/abstract","volume":"6","author":[{"family":"Hesselmann","given":"Guido"},{"family":"Moors","given":"Pieter"}],"accessed":{"date-parts":[["2022",3,2]]},"issued":{"date-parts":[["2015",5,6]]}}},{"id":804,"uris":["http://zotero.org/users/8275165/items/TQED5NCY"],"itemData":{"id":804,"type":"article-journal","container-title":"Ergo, an Open Access Journal of Philosophy","DOI":"10.3998/ergo.12405314.0006.028","ISSN":"2330-4014","issue":"20201214","language":"en","source":"DOI.org (Crossref)","title":"Consciousness Science Underdetermined: A Short History of Endless Debates","title-short":"Consciousness Science Underdetermined","URL":"http://hdl.handle.net/2027/spo.12405314.0006.028","volume":"6","author":[{"family":"Michel","given":"Matthias"}],"accessed":{"date-parts":[["2022",9,18]]},"issued":{"date-parts":[["2019",9,16]]}}},{"id":969,"uris":["http://zotero.org/users/8275165/items/9FU2HF2V"],"itemData":{"id":969,"type":"article-journal","abstract":"The extent to which we are affected by perceptual input of which we are unaware is widely debated. By measuring neural responses to sensory stimulation, neuroscientific data could complement behavioral results with valuable evidence. Here we review neuroscientific findings of processing of high-level information, as well as interactions with attention and memory. Although the results are mixed, we find initial support for processing object categories and words, possibly to the semantic level, as well as emotional expressions. Robust neural evidence for face individuation and integration of sentences or scenes is lacking. Attention affects the processing of stimuli that are not consciously perceived, and such stimuli may exogenously but not endogenously capture attention when relevant, and be maintained in memory over time. Sources of inconsistency in the literature include variability in control for awareness as well as individual differences, calling for future studies that adopt stricter measures of awareness and probe multiple processes within subjects.","container-title":"Annual Review of Neuroscience","DOI":"10.1146/annurev-neuro-110920-033151","issue":"1","note":"_eprint: https://doi.org/10.1146/annurev-neuro-110920-033151\nPMID: 35803585","page":"403-423","source":"Annual Reviews","title":"Neuroscientific Evidence for Processing Without Awareness","volume":"45","author":[{"family":"Mudrik","given":"Liad"},{"family":"Deouell","given":"Leon Y."}],"issued":{"date-parts":[["2022"]]}}},{"id":365,"uris":["http://zotero.org/users/8275165/items/MMT5HLI9"],"itemData":{"id":365,"type":"article-journal","container-title":"Neuroscience of Consciousness","DOI":"10.1093/nc/nix015","ISSN":"2057-2107","issue":"1","language":"en","source":"DOI.org (Crossref)","title":"Does unconscious perception really exist? Continuing the ASSC20 debate","title-short":"Does unconscious perception really exist?","URL":"https://academic.oup.com/nc/article/doi/10.1093/nc/nix015/4107416","volume":"2017","author":[{"family":"Peters","given":"Megan A K"},{"family":"Kentridge","given":"Robert W"},{"family":"Phillips","given":"Ian"},{"family":"Block","given":"Ned"}],"accessed":{"date-parts":[["2022",2,2]]},"issued":{"date-parts":[["2017",1]]}}}],"schema":"https://github.com/citation-style-language/schema/raw/master/csl-citation.json"} </w:instrText>
      </w:r>
      <w:r w:rsidR="009706FD">
        <w:fldChar w:fldCharType="separate"/>
      </w:r>
      <w:r w:rsidR="009E3917" w:rsidRPr="009E3917">
        <w:rPr>
          <w:rFonts w:ascii="Times New Roman" w:hAnsi="Times New Roman" w:cs="Times New Roman"/>
        </w:rPr>
        <w:t>(Hassin, 2013; Hesselmann &amp; Moors, 2015; Michel, 2019; Mudrik &amp; Deouell, 2022; Peters et al., 2017)</w:t>
      </w:r>
      <w:r w:rsidR="009706FD">
        <w:fldChar w:fldCharType="end"/>
      </w:r>
      <w:r>
        <w:t xml:space="preserve"> </w:t>
      </w:r>
      <w:r w:rsidR="007D0270">
        <w:t>pertains to the weak</w:t>
      </w:r>
      <w:r w:rsidR="00FF06FA">
        <w:t xml:space="preserve"> effect sizes that are usually found in the field </w:t>
      </w:r>
      <w:r w:rsidR="00A812DD">
        <w:fldChar w:fldCharType="begin"/>
      </w:r>
      <w:r w:rsidR="00D053EA">
        <w:instrText xml:space="preserve"> ADDIN ZOTERO_ITEM CSL_CITATION {"citationID":"Ehs8OATR","properties":{"formattedCitation":"(Greenwald et al., 1996; Van den Bussche et al., 2009)","plainCitation":"(Greenwald et al., 1996; Van den Bussche et al., 2009)","noteIndex":0},"citationItems":[{"id":476,"uris":["http://zotero.org/users/8275165/items/IAZPP3YU"],"itemData":{"id":476,"type":"article-journal","container-title":"Science","DOI":"10.1126/science.273.5282.1699","ISSN":"0036-8075,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L."}],"issued":{"date-parts":[["1996",9,20]]}}},{"id":478,"uris":["http://zotero.org/users/8275165/items/SMVEHJB7"],"itemData":{"id":478,"type":"article-journal","abstract":"The extent to which unconscious information can influence behavior has been a topic of considerable debate throughout the history of psychology. A frequently used method for studying subliminal processing is the masked priming paradigm. The authors focused on studies in which this paradigm was used. Their aim was twofold: first, to assess the magnitude of subliminal priming across the literature and to determine whether subliminal primes are processed semantically, and second, to examine potential moderators of priming effects. The authors found significant priming in their analyses, indicating that unconsciously presented information can influence behavior. Furthermore, priming was observed under circumstances in which a nonsemantic interpretation could not fully explain the effects, suggesting that subliminally presented information can be processed semantically. Nonetheless, the nonsemantic processing of primes is enhanced and priming effects are boosted when the experimental context allows the formation of automatic stimulus–response mappings. This quantitative review also revealed several moderators that influence the strength of priming.","container-title":"Psychological Bulletin","DOI":"10.1037/a0015329","ISSN":"1939-1455, 0033-2909","issue":"3","journalAbbreviation":"Psychological Bulletin","language":"en","page":"452-477","source":"DOI.org (Crossref)","title":"Mechanisms of masked priming: A meta-analysis.","title-short":"Mechanisms of masked priming","volume":"135","author":[{"family":"Van den Bussche","given":"Eva"},{"family":"Van den Noortgate","given":"Wim"},{"family":"Reynvoet","given":"Bert"}],"issued":{"date-parts":[["2009"]]}}}],"schema":"https://github.com/citation-style-language/schema/raw/master/csl-citation.json"} </w:instrText>
      </w:r>
      <w:r w:rsidR="00A812DD">
        <w:fldChar w:fldCharType="separate"/>
      </w:r>
      <w:r w:rsidR="00D053EA" w:rsidRPr="00D053EA">
        <w:rPr>
          <w:rFonts w:ascii="Times New Roman" w:hAnsi="Times New Roman" w:cs="Times New Roman"/>
        </w:rPr>
        <w:t>(Greenwald et al., 1996; Van den Bussche et al., 2009)</w:t>
      </w:r>
      <w:r w:rsidR="00A812DD">
        <w:fldChar w:fldCharType="end"/>
      </w:r>
      <w:r w:rsidR="00FF06FA">
        <w:t xml:space="preserve">. </w:t>
      </w:r>
      <w:r w:rsidR="008922B7">
        <w:t>T</w:t>
      </w:r>
      <w:r w:rsidR="00A34CE5">
        <w:t>h</w:t>
      </w:r>
      <w:r w:rsidR="00CF0A6F">
        <w:t>e current</w:t>
      </w:r>
      <w:r w:rsidR="00883733">
        <w:t xml:space="preserve"> </w:t>
      </w:r>
      <w:r w:rsidR="002627AD">
        <w:t xml:space="preserve">study </w:t>
      </w:r>
      <w:r w:rsidR="00883733">
        <w:t xml:space="preserve">set out to examine if motion tracking could solve this problem by providing more sensitive measures that could potentially yield stronger effects </w:t>
      </w:r>
      <w:r w:rsidR="00364024">
        <w:fldChar w:fldCharType="begin"/>
      </w:r>
      <w:r w:rsidR="00364024">
        <w:instrText xml:space="preserve"> ADDIN ZOTERO_ITEM CSL_CITATION {"citationID":"4USBgG3Y","properties":{"formattedCitation":"(Xiao et al., 2015)","plainCitation":"(Xiao et al., 2015)","noteIndex":0},"citationItems":[{"id":318,"uris":["http://zotero.org/users/8275165/items/MDEBCRV4"],"itemData":{"id":318,"type":"article-journal","abstract":"Measuring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364024">
        <w:fldChar w:fldCharType="separate"/>
      </w:r>
      <w:r w:rsidR="00364024" w:rsidRPr="00364024">
        <w:rPr>
          <w:rFonts w:ascii="Times New Roman" w:hAnsi="Times New Roman" w:cs="Times New Roman"/>
        </w:rPr>
        <w:t>(Xiao et al., 2015)</w:t>
      </w:r>
      <w:r w:rsidR="00364024">
        <w:fldChar w:fldCharType="end"/>
      </w:r>
      <w:r w:rsidR="00883733">
        <w:t xml:space="preserve">. </w:t>
      </w:r>
      <w:r w:rsidR="00FF06FA">
        <w:t>To do so</w:t>
      </w:r>
      <w:r w:rsidR="00883733">
        <w:t>,</w:t>
      </w:r>
      <w:r w:rsidR="00FF06FA">
        <w:t xml:space="preserve"> </w:t>
      </w:r>
      <w:r w:rsidR="0028261D">
        <w:t>motion t</w:t>
      </w:r>
      <w:r w:rsidR="00031717">
        <w:t>r</w:t>
      </w:r>
      <w:r w:rsidR="0028261D">
        <w:t>acking was introduced to a</w:t>
      </w:r>
      <w:r w:rsidR="006F7BC9">
        <w:t xml:space="preserve"> variant of the</w:t>
      </w:r>
      <w:r w:rsidR="00FF06FA">
        <w:t xml:space="preserve"> classical </w:t>
      </w:r>
      <w:r w:rsidR="006F7BC9">
        <w:t xml:space="preserve">word repetition </w:t>
      </w:r>
      <w:r w:rsidR="00FF06FA">
        <w:t xml:space="preserve">priming paradigm previously used by </w:t>
      </w:r>
      <w:r w:rsidR="005C621D">
        <w:fldChar w:fldCharType="begin"/>
      </w:r>
      <w:r w:rsidR="008D13A3">
        <w:instrText xml:space="preserve"> ADDIN ZOTERO_ITEM CSL_CITATION {"citationID":"qNdhyW52","properties":{"formattedCitation":"(Dehaene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rsidR="005C621D">
        <w:fldChar w:fldCharType="separate"/>
      </w:r>
      <w:r w:rsidR="005C621D" w:rsidRPr="005C621D">
        <w:rPr>
          <w:rFonts w:ascii="Times New Roman" w:hAnsi="Times New Roman" w:cs="Times New Roman"/>
        </w:rPr>
        <w:t xml:space="preserve">Dehaene et al. </w:t>
      </w:r>
      <w:r w:rsidR="005C621D">
        <w:rPr>
          <w:rFonts w:ascii="Times New Roman" w:hAnsi="Times New Roman" w:cs="Times New Roman"/>
        </w:rPr>
        <w:t>(</w:t>
      </w:r>
      <w:r w:rsidR="005C621D" w:rsidRPr="005C621D">
        <w:rPr>
          <w:rFonts w:ascii="Times New Roman" w:hAnsi="Times New Roman" w:cs="Times New Roman"/>
        </w:rPr>
        <w:t>2001)</w:t>
      </w:r>
      <w:r w:rsidR="005C621D">
        <w:fldChar w:fldCharType="end"/>
      </w:r>
      <w:r w:rsidR="0028261D">
        <w:t xml:space="preserve">. This allowed </w:t>
      </w:r>
      <w:r w:rsidR="00031717">
        <w:t>tracking</w:t>
      </w:r>
      <w:r w:rsidR="0028261D">
        <w:t xml:space="preserve"> participants' reaching responses as they </w:t>
      </w:r>
      <w:r w:rsidR="00D12EAE">
        <w:t>perform</w:t>
      </w:r>
      <w:r w:rsidR="0028261D">
        <w:t>ed</w:t>
      </w:r>
      <w:r w:rsidR="00D12EAE">
        <w:t xml:space="preserve"> a semantic judgment (i.e., determine whether the word described a natural item or a man-made artifact) on a visible target word that </w:t>
      </w:r>
      <w:r w:rsidR="002A70C0">
        <w:t>was</w:t>
      </w:r>
      <w:r w:rsidR="00D12EAE">
        <w:t xml:space="preserve"> preceded by an invisible prime. </w:t>
      </w:r>
      <w:r w:rsidR="00297149">
        <w:t xml:space="preserve">To </w:t>
      </w:r>
      <w:r w:rsidR="00EB6DDD">
        <w:t xml:space="preserve">compare </w:t>
      </w:r>
      <w:r w:rsidR="002F0C9A">
        <w:t>reaching</w:t>
      </w:r>
      <w:r w:rsidR="00EB6DDD">
        <w:t>'s sensitivity to more prominent measures,</w:t>
      </w:r>
      <w:r w:rsidR="002F0C9A">
        <w:t xml:space="preserve"> </w:t>
      </w:r>
      <w:r w:rsidR="00753D28">
        <w:t xml:space="preserve">each participant completed </w:t>
      </w:r>
      <w:r w:rsidR="00EA11B7">
        <w:t>an addit</w:t>
      </w:r>
      <w:r w:rsidR="007F2D8B">
        <w:t>i</w:t>
      </w:r>
      <w:r w:rsidR="00EA11B7">
        <w:t xml:space="preserve">onal session </w:t>
      </w:r>
      <w:r w:rsidR="00753D28">
        <w:t xml:space="preserve">using </w:t>
      </w:r>
      <w:r w:rsidR="002B7D01">
        <w:t>keyboard</w:t>
      </w:r>
      <w:r w:rsidR="002F0C9A">
        <w:t xml:space="preserve"> responses</w:t>
      </w:r>
      <w:r w:rsidR="00ED6635">
        <w:t xml:space="preserve"> (session order counterbalanced)</w:t>
      </w:r>
      <w:r w:rsidR="00E3118B">
        <w:t>.</w:t>
      </w:r>
    </w:p>
    <w:p w14:paraId="4C2B4096" w14:textId="4F14832E" w:rsidR="00B00AED" w:rsidRDefault="00ED6635" w:rsidP="005D6A2B">
      <w:r>
        <w:t>Irrespective of the measure used</w:t>
      </w:r>
      <w:r w:rsidR="00367808">
        <w:t>,</w:t>
      </w:r>
      <w:r w:rsidR="000434D9">
        <w:t xml:space="preserve"> a large congruency effect was found.</w:t>
      </w:r>
      <w:r w:rsidR="00956589">
        <w:t xml:space="preserve"> In the reaching session, presenting an incongruent prime biased the participant's response</w:t>
      </w:r>
      <w:r w:rsidR="004D1478">
        <w:t>s</w:t>
      </w:r>
      <w:r w:rsidR="00956589">
        <w:t xml:space="preserve"> towards the incorrect answer</w:t>
      </w:r>
      <w:r w:rsidR="00EC597B">
        <w:t xml:space="preserve">, resulting in </w:t>
      </w:r>
      <w:r w:rsidR="008F6F85">
        <w:t>average trajectories that curve towards the center of the screen.</w:t>
      </w:r>
      <w:r w:rsidR="00EC597B">
        <w:t xml:space="preserve"> </w:t>
      </w:r>
      <w:r w:rsidR="0000314A">
        <w:t xml:space="preserve">The area between these trajectories was smaller than </w:t>
      </w:r>
      <w:r w:rsidR="004D1478">
        <w:t xml:space="preserve">between the </w:t>
      </w:r>
      <w:r w:rsidR="00BE5A40">
        <w:t>congruent one</w:t>
      </w:r>
      <w:r w:rsidR="004D1478">
        <w:t>s</w:t>
      </w:r>
      <w:r w:rsidR="00BE5A40">
        <w:t xml:space="preserve">, </w:t>
      </w:r>
      <w:r w:rsidR="004D1478">
        <w:t>providing quantifiable evidence for the invisible prime's effect on movement.</w:t>
      </w:r>
      <w:r w:rsidR="00B7402F">
        <w:t xml:space="preserve"> </w:t>
      </w:r>
      <w:r w:rsidR="00793BE0">
        <w:t xml:space="preserve">Temporally, this effect can be placed approximately between </w:t>
      </w:r>
      <w:r w:rsidR="001A7C70">
        <w:t>150-340</w:t>
      </w:r>
      <w:r>
        <w:t xml:space="preserve"> </w:t>
      </w:r>
      <w:r w:rsidR="00793BE0">
        <w:t xml:space="preserve">ms post target presentation, as </w:t>
      </w:r>
      <w:r w:rsidR="00760775">
        <w:t xml:space="preserve">depicted </w:t>
      </w:r>
      <w:r w:rsidR="007E296B">
        <w:t>by</w:t>
      </w:r>
      <w:r w:rsidR="00793BE0">
        <w:t xml:space="preserve"> the implied endpoint </w:t>
      </w:r>
      <w:r w:rsidR="00760775">
        <w:lastRenderedPageBreak/>
        <w:t>measurements</w:t>
      </w:r>
      <w:r w:rsidR="00793BE0">
        <w:t xml:space="preserve"> (note however that this analysis should not be taken as evidence for the exact latency/offset of the effect; see </w:t>
      </w:r>
      <w:r w:rsidR="00793BE0">
        <w:fldChar w:fldCharType="begin"/>
      </w:r>
      <w:r w:rsidR="00793BE0">
        <w:instrText xml:space="preserve"> ADDIN ZOTERO_ITEM CSL_CITATION {"citationID":"hHsK9ZWY","properties":{"formattedCitation":"(Sassenhagen &amp; Draschkow, 2019)","plainCitation":"(Sassenhagen &amp; Draschkow, 2019)","dontUpdate":true,"noteIndex":0},"citationItems":[{"id":817,"uris":["http://zotero.org/users/8275165/items/CBNPHHKB"],"itemData":{"id":817,"type":"article-journal","abstract":"Cluster-based permutation tests are gaining an almost universal acceptance as inferential procedures in cognitive neuroscience. They elegantly handle the multiple comparisons problem in high-dimensional magnetoencephalographic and EEG data. Unfortunately, the power of this procedure comes hand in hand with the allure for unwarranted interpretations of the inferential output, the most prominent of which is the overestimation of the temporal, spatial, and frequency precision of statistical claims. This leads researchers to statements about the onset or offset of a certain effect that is not supported by the permutation test. In this article, we outline problems and common pitfalls of using and interpreting cluster-based permutation tests. We illustrate these with simulated data in order to promote a more intuitive understanding of the method. We hope that raising awareness about these issues will be beneficial to common scientific practices, while at the same time increasing the popularity of cluster-based permutation procedures.","container-title":"Psychophysiology","DOI":"10.1111/psyp.13335","ISSN":"1469-8986","issue":"6","language":"en","note":"_eprint: https://onlinelibrary.wiley.com/doi/pdf/10.1111/psyp.13335","page":"e13335","source":"Wiley Online Library","title":"Cluster-based permutation tests of MEG/EEG data do not establish significance of effect latency or location","volume":"56","author":[{"family":"Sassenhagen","given":"Jona"},{"family":"Draschkow","given":"Dejan"}],"issued":{"date-parts":[["2019"]]}}}],"schema":"https://github.com/citation-style-language/schema/raw/master/csl-citation.json"} </w:instrText>
      </w:r>
      <w:r w:rsidR="00793BE0">
        <w:fldChar w:fldCharType="separate"/>
      </w:r>
      <w:r w:rsidR="00793BE0" w:rsidRPr="005856CE">
        <w:rPr>
          <w:rFonts w:ascii="Times New Roman" w:hAnsi="Times New Roman" w:cs="Times New Roman"/>
        </w:rPr>
        <w:t>Sassenhagen &amp; Draschkow</w:t>
      </w:r>
      <w:r w:rsidR="00793BE0">
        <w:rPr>
          <w:rFonts w:ascii="Times New Roman" w:hAnsi="Times New Roman" w:cs="Times New Roman"/>
        </w:rPr>
        <w:t>,</w:t>
      </w:r>
      <w:r w:rsidR="00793BE0" w:rsidRPr="005856CE">
        <w:rPr>
          <w:rFonts w:ascii="Times New Roman" w:hAnsi="Times New Roman" w:cs="Times New Roman"/>
        </w:rPr>
        <w:t xml:space="preserve"> 2019</w:t>
      </w:r>
      <w:r w:rsidR="00793BE0">
        <w:fldChar w:fldCharType="end"/>
      </w:r>
      <w:r w:rsidR="00793BE0">
        <w:t xml:space="preserve">). </w:t>
      </w:r>
      <w:r w:rsidR="002F56E3">
        <w:t xml:space="preserve">The curved trajectories of the incongruent trials were longer than the congruent </w:t>
      </w:r>
      <w:r w:rsidR="00D50724">
        <w:t xml:space="preserve">trajectories and took longer to complete, </w:t>
      </w:r>
      <w:r w:rsidR="00BA028F">
        <w:t>reflecting the prime's interference with the participant's decision</w:t>
      </w:r>
      <w:r w:rsidR="00367808">
        <w:t>-</w:t>
      </w:r>
      <w:r w:rsidR="00BA028F">
        <w:t>making.</w:t>
      </w:r>
      <w:r w:rsidR="00B14D1C">
        <w:t xml:space="preserve"> </w:t>
      </w:r>
      <w:r w:rsidR="00A00E18">
        <w:t xml:space="preserve">The </w:t>
      </w:r>
      <w:r w:rsidR="00F17027">
        <w:t>result</w:t>
      </w:r>
      <w:r w:rsidR="00A00E18">
        <w:t>s</w:t>
      </w:r>
      <w:r w:rsidR="00F17027">
        <w:t xml:space="preserve"> go beyond previous studies, as the current design included stringent awareness </w:t>
      </w:r>
      <w:r>
        <w:t>testing</w:t>
      </w:r>
      <w:r w:rsidR="00F17027">
        <w:t>, with trial</w:t>
      </w:r>
      <w:r w:rsidR="00367808">
        <w:t>-</w:t>
      </w:r>
      <w:r w:rsidR="00F17027">
        <w:t>by</w:t>
      </w:r>
      <w:r w:rsidR="00367808">
        <w:t>-</w:t>
      </w:r>
      <w:r w:rsidR="00F17027">
        <w:t>trial subjective and objective measures</w:t>
      </w:r>
      <w:r w:rsidR="0058425C">
        <w:t>, there</w:t>
      </w:r>
      <w:r>
        <w:t>by</w:t>
      </w:r>
      <w:r w:rsidR="0058425C">
        <w:t xml:space="preserve"> </w:t>
      </w:r>
      <w:r w:rsidR="00145D62">
        <w:t>addressing</w:t>
      </w:r>
      <w:r w:rsidR="00F17027">
        <w:t xml:space="preserve"> previous criticisms that attribute unconscious effects to residual undetected </w:t>
      </w:r>
      <w:r w:rsidR="00F17027" w:rsidRPr="00C57DC5">
        <w:t>awareness</w:t>
      </w:r>
      <w:r w:rsidR="002E516B" w:rsidRPr="00770D38">
        <w:t xml:space="preserve"> </w:t>
      </w:r>
      <w:commentRangeStart w:id="506"/>
      <w:r w:rsidR="00F17027" w:rsidRPr="00C57DC5">
        <w:fldChar w:fldCharType="begin"/>
      </w:r>
      <w:r w:rsidR="00F5646C" w:rsidRPr="00770D38">
        <w:instrText xml:space="preserve"> ADDIN ZOTERO_ITEM CSL_CITATION {"citationID":"VkZpJfvX","properties":{"formattedCitation":"(Lloyd et al., 2013; Merikle, 1992; Zerweck et al., 2021)","plainCitation":"(Lloyd et al., 2013; Merikle, 1992; Zerweck et al., 2021)","noteIndex":0},"citationItems":[{"id":910,"uris":["http://zotero.org/users/8275165/items/Z64FBDBR"],"itemData":{"id":910,"type":"article-journal","abstract":"A dissociation between visual awareness and visual discrimination is referred to as “blindsight”. Blindsight results from loss of function of the primary visual cortex (V1) which can occur due to cerebrovascular accidents (i.e. stroke-related lesions). There are also numerous reports of similar, though reversible, effects on vision induced by transcranial Magnetic Stimulation (TMS) to early visual cortex. These effects point to V1 as the “gate” of visual awareness and have strong implications for understanding the neurological underpinnings of consciousness. It has been argued that evidence for the dissociation between awareness of, and responses to, visual stimuli can be a measurement artifact of the use of a high response criterion under yes-no measures of visual awareness when compared with the criterion free forced-choice responses. This difference between yes-no and forced-choice measures suggests that evidence for a dissociation may actually be normal near-threshold conscious vision. Here we describe three experiments that tested visual performance in normal subjects when their visual awareness was suppressed by applying TMS to the occipital pole. The nature of subjects’ performance whilst undergoing occipital TMS was then verified by use of a psychophysical measure (d') that is independent of response criteria. This showed that there was no genuine dissociation in visual sensitivity measured by yes-no and forced-choice responses. These results highlight that evidence for visual sensitivity in the absence of awareness must be analysed using a bias-free psychophysical measure, such as d', In order to confirm whether or not visual performance is truly unconscious.","DOI":"10.1371/journal.pone.0082828","language":"English","license":"© 2013 Harris et al. This is an open-access article distributed under the terms of the Creative Commons Attribution License: http://creativecommons.org/licenses/by/4.0/ (the “License”), which permits unrestricted use, distribution, and reproduction in any medium, provided the original author and source are credited. Notwithstanding the ProQuest Terms and Conditions, you may use this content in accordance with the terms of the License.","note":"number-of-pages: e82828\npublisher: Public Library of Science\nsection: Research Article","page":"e82828","source":"ProQuest","title":"Brain-Stimulation Induced Blindsight: Unconscious Vision or Response Bias?","title-short":"Brain-Stimulation Induced Blindsight","author":[{"family":"Lloyd","given":"David A."},{"family":"Abrahamyan","given":"Arman"},{"family":"Harris","given":"Justin A."}],"issued":{"date-parts":[["2013",12]]}}},{"id":725,"uris":["http://zotero.org/users/8275165/items/D25ESJHX"],"itemData":{"id":725,"type":"article-journal","abstract":"Discusses the conceptual distinction between conscious and unconscious processes and considers problems with measuring conscious perceptual experience. Because of interpretive problems with subjective reports, some investigators prefer to use objective measures to distinguish between aware and nonaware states. However, studies using objective measures have not provided evidence either for or against perception without awareness. Studies are reviewed in which 3 qualitative differences between conscious and unconscious perceptual processes were established. These differences involve predominate code, prediction, and selection. Such demonstrations of qualitative differences in performance across aware and nonaware conditions can both validate measures of awareness and show how conscious and unconscious processes differ. (PsycINFO Database Record (c) 2016 APA, all rights reserved)","container-title":"American Psychologist","DOI":"10.1037/0003-066X.47.6.792","ISSN":"1935-990X","note":"publisher-place: US\npublisher: American Psychological Association","page":"792-795","source":"APA PsycNet","title":"Perception without awareness: Critical issues","title-short":"Perception without awareness","volume":"47","author":[{"family":"Merikle","given":"Philip M."}],"issued":{"date-parts":[["1992"]]}}},{"id":542,"uris":["http://zotero.org/users/8275165/items/PN9SZXQ9"],"itemData":{"id":542,"type":"article-journal","abstract":"In priming research, it is often argued that humans can discriminate stimuli outside consciousness. For example, the semantic meaning of numbers can be processed even when the numbers are so strongly masked that participants are not aware of them. These claims are typically based on a certain pattern of results: Direct measures indicate no conscious awareness of the masked stimuli, while indirect measures show clear priming effects of the same stimuli on reaction times or neurophysiological measures. From this pattern, preserved (unconscious) processing in the indirect task is concluded. However, this widely used standard reasoning is problematic and leads to spurious claims of unconscious processing. Such problems can be avoided by comparing sensitivities of direct and indirect measures. Many studies are affected by these problems, such that a reassessment of the literature is needed. Here, we investigated whether numbers can be processed unconsciously. In three experiments, we replicated and extended well-established effects of number priming over a wide range of stimulus visibilities. We then compared the standard reasoning to a sensitivity analysis, where direct and indirect effects are compared using the same metric. Results show that the sensitivities of indirect measures did not exceed those of direct measures, thereby indicating no evidence for preserved unconscious processing when awareness of the stimuli is low. Instead, it seems that at low visibility there is residual processing that affects direct and indirect measures to a similar degree. This suggests that similar processing modes cause those effects in direct and indirect measures.","container-title":"Attention, Perception, &amp; Psychophysics","DOI":"10.3758/s13414-021-02312-2","ISSN":"1943-3921, 1943-393X","issue":"6","journalAbbreviation":"Atten Percept Psychophys","language":"en","page":"2510-2529","source":"DOI.org (Crossref)","title":"Number processing outside awareness? Systematically testing sensitivities of direct and indirect measures of consciousness","title-short":"Number processing outside awareness?","volume":"83","author":[{"family":"Zerweck","given":"Iris A."},{"family":"Kao","given":"Chung-Shan"},{"family":"Meyen","given":"Sascha"},{"family":"Amado","given":"Catarina"},{"family":"Eltz","given":"Martin","non-dropping-particle":"von"},{"family":"Klimm","given":"Maren"},{"family":"Franz","given":"Volker H."}],"issued":{"date-parts":[["2021",8]]}}}],"schema":"https://github.com/citation-style-language/schema/raw/master/csl-citation.json"} </w:instrText>
      </w:r>
      <w:r w:rsidR="00F17027" w:rsidRPr="00C57DC5">
        <w:fldChar w:fldCharType="separate"/>
      </w:r>
      <w:r w:rsidR="00F5646C" w:rsidRPr="00770D38">
        <w:rPr>
          <w:rFonts w:ascii="Times New Roman" w:hAnsi="Times New Roman" w:cs="Times New Roman"/>
        </w:rPr>
        <w:t>(Lloyd et al., 2013; Merikle, 1992; Zerweck et al., 2021)</w:t>
      </w:r>
      <w:r w:rsidR="00F17027" w:rsidRPr="00C57DC5">
        <w:fldChar w:fldCharType="end"/>
      </w:r>
      <w:commentRangeEnd w:id="506"/>
      <w:r w:rsidR="00AC1C73">
        <w:rPr>
          <w:rStyle w:val="CommentReference"/>
        </w:rPr>
        <w:commentReference w:id="506"/>
      </w:r>
      <w:r w:rsidR="00F17027" w:rsidRPr="00C57DC5">
        <w:t xml:space="preserve">. </w:t>
      </w:r>
      <w:r w:rsidR="00ED0CD8" w:rsidRPr="00C57DC5">
        <w:t>Additionally</w:t>
      </w:r>
      <w:r w:rsidR="00F17027" w:rsidRPr="00C57DC5">
        <w:t>, the</w:t>
      </w:r>
      <w:r w:rsidR="00F17027">
        <w:t xml:space="preserve"> unconscious effect could not result from regression to the mean of the </w:t>
      </w:r>
      <w:r w:rsidR="00F17027" w:rsidRPr="0083707E">
        <w:t>awareness measurement</w:t>
      </w:r>
      <w:r w:rsidR="00F17027">
        <w:t xml:space="preserve"> </w:t>
      </w:r>
      <w:r w:rsidR="00F17027">
        <w:fldChar w:fldCharType="begin"/>
      </w:r>
      <w:r w:rsidR="00F17027">
        <w:instrText xml:space="preserve"> ADDIN ZOTERO_ITEM CSL_CITATION {"citationID":"NNTxCXKP","properties":{"formattedCitation":"(Shanks, 2017)","plainCitation":"(Shanks, 2017)","noteIndex":0},"citationItems":[{"id":367,"uris":["http://zotero.org/users/8275165/items/S3MMCUX7"],"itemData":{"id":367,"type":"article-journal","abstract":"Many studies of unconscious processing involve comparing a performance measure (e.g., some assessment of perception or memory) with an awareness measure (such as a verbal report or a forced-choice response) taken either concurrently or separately. Unconscious processing is inferred when above-chance performance is combined with null awareness. Often, however, aggregate awareness is better than chance, and data analysis therefore employs a form of extreme group analysis focusing post hoc on participants, trials, or items where awareness is absent or at chance. The pitfalls of this analytic approach are described with particular reference to recent research on implicit learning and subliminal perception. Because of regression to the mean, the approach can mislead researchers into erroneous conclusions concerning unconscious influences on behavior. Recommendations are made about future use of post hoc selection in research on unconscious cognition.","container-title":"Psychonomic Bulletin &amp; Review","DOI":"10.3758/s13423-016-1170-y","ISSN":"1069-9384, 1531-5320","issue":"3","journalAbbreviation":"Psychon Bull Rev","language":"en","page":"752-775","source":"DOI.org (Crossref)","title":"Regressive research: The pitfalls of post hoc data selection in the study of unconscious mental processes","title-short":"Regressive research","volume":"24","author":[{"family":"Shanks","given":"David R."}],"issued":{"date-parts":[["2017",6]]}}}],"schema":"https://github.com/citation-style-language/schema/raw/master/csl-citation.json"} </w:instrText>
      </w:r>
      <w:r w:rsidR="00F17027">
        <w:fldChar w:fldCharType="separate"/>
      </w:r>
      <w:r w:rsidR="00F17027" w:rsidRPr="00504374">
        <w:rPr>
          <w:rFonts w:ascii="Times New Roman" w:hAnsi="Times New Roman" w:cs="Times New Roman"/>
        </w:rPr>
        <w:t>(Shanks, 2017)</w:t>
      </w:r>
      <w:r w:rsidR="00F17027">
        <w:fldChar w:fldCharType="end"/>
      </w:r>
      <w:r w:rsidR="00F17027">
        <w:t xml:space="preserve"> since no participants were excluded for seeing the prime. To conclude, this experiment provides strong evidence for an unconscious word repetition effect, in line with previous studies reporting </w:t>
      </w:r>
      <w:r w:rsidR="00F17027" w:rsidRPr="00B448BB">
        <w:t>similar</w:t>
      </w:r>
      <w:r w:rsidR="00F17027">
        <w:t xml:space="preserve"> effects (yet with somewhat less strict awareness measures; </w:t>
      </w:r>
      <w:r w:rsidR="00F17027">
        <w:fldChar w:fldCharType="begin"/>
      </w:r>
      <w:r w:rsidR="00EC5F3F">
        <w:instrText xml:space="preserve"> ADDIN ZOTERO_ITEM CSL_CITATION {"citationID":"5nprJGHm","properties":{"formattedCitation":"(Bodner &amp; Masson, 1997, 2003; Dehaene et al., 2001; Forster &amp; Davis, 1984)","plainCitation":"(Bodner &amp; Masson, 1997, 2003; Dehaene et al., 2001; Forster &amp; Davis, 1984)","dontUpdate":true,"noteIndex":0},"citationItems":[{"id":912,"uris":["http://zotero.org/users/8275165/items/XKTHHDLW"],"itemData":{"id":912,"type":"article-journal","abstract":"Lexical decisions for low- and high-frequency words are equally facilitated by masked repetition priming, whereas nonwords typically show no effect of such priming. This pattern of results has been used to argue against an episodic account of masked priming and in favor of a lexical account in which the prime opens the lexical entry of the upcoming target. We propose that an episodic account can be compatible with additive effects of masked priming and word frequency. We also demonstrate that masked priming of nonwords can be reliably produced, indicating that primes operate at a nonlexical level, primarily to facilitate orthographic encoding. The processing fluency created by a masked prime can work against correct classification of nonwords in a lexical decision task, leading either to no effect of priming or to an interference effect when subjects depend heavily on familiarity as a basis for lexical decisions.","container-title":"Journal of Memory and Language","DOI":"10.1006/jmla.1996.2507","ISSN":"0749-596X","issue":"2","journalAbbreviation":"Journal of Memory and Language","language":"en","page":"268-293","source":"ScienceDirect","title":"Masked Repetition Priming of Words and Nonwords: Evidence for a Nonlexical Basis for Priming","title-short":"Masked Repetition Priming of Words and Nonwords","volume":"37","author":[{"family":"Bodner","given":"Glen E."},{"family":"Masson","given":"Michael E. J."}],"issued":{"date-parts":[["1997",8,1]]}}},{"id":923,"uris":["http://zotero.org/users/8275165/items/AAGS4KW9"],"itemData":{"id":923,"type":"article-journal","abstract":"Semantic priming in the lexical decision task has been shown to increase when the proportion of related-prime trials is increased. This finding typically is taken as evidence for a conscious, strategic use of primes. Three experiments are reported in which masked semantic primes displayed for only 45 msec were tested in high- versus low-relatedness proportion conditions. Relatedness proportion was increased either by using a high proportion of semantically related primes or a large set of repetitionprimed filler trials. Semantic priming was consistently enhanced relative to a low-relatedness proportion condition. These relatedness proportion effects were not due to conscious, strategic use of primes: Exclusion of prime-aware subjects did not attenuate the effects, and better performance in a prime classification task was not associated with larger semantic priming effects. These results are interpreted within a retrospective account of semantic priming in which recruitment of a prime event is modulated by prime validity.","container-title":"Psychonomic Bulletin &amp; Review","DOI":"10.3758/BF03196527","ISSN":"1531-5320","issue":"3","journalAbbreviation":"Psychonomic Bulletin &amp; Review","language":"en","page":"645-652","source":"Springer Link","title":"Beyond spreading activation: An influence of relatedness proportion on masked semantic priming","title-short":"Beyond spreading activation","volume":"10","author":[{"family":"Bodner","given":"Glen E."},{"family":"Masson","given":"Michael E. J."}],"issued":{"date-parts":[["2003",9,1]]}}},{"id":284,"uris":["http://zotero.org/users/8275165/items/MT9DRVPW"],"itemData":{"id":284,"type":"article-journal","container-title":"Nature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id":920,"uris":["http://zotero.org/users/8275165/items/MXBQI9PP"],"itemData":{"id":920,"type":"article-journal","abstract":"Six experiments investigated repetition priming and frequency attenuation in lexical access with 164 college students. Repetition priming effects in lexical decision tasks are stronger for low-frequency words than for high-frequency words. This frequency attenuation effect creates problems for frequency-ordered search models that assume a relatively stable frequency effect. It was posited that frequency attenuation is a product of the involvement of the episodic memory system in the lexical decision process. This hypothesis was supported by the demonstration of constant repetition effects for high- and low-frequency words when the priming stimulus was masked; the masking was assumed to minimize the influence of any possible episodic trace of the prime. It was further shown that long-term repetition effects were much less reliable when the S was not required to make a lexical decision response to the prime. When a response was required, the expected frequency attenuation effect was restored. It is concluded that normal repetition effects consist of 2 components: a very brief lexical effect that is independent of frequency and a long-term episodic effect that is sensitive to frequency. (32 ref) (PsycINFO Database Record (c) 2016 APA, all rights reserved)","container-title":"Journal of Experimental Psychology: Learning, Memory, and Cognition","DOI":"10.1037/0278-7393.10.4.680","ISSN":"1939-1285","note":"publisher-place: US\npublisher: American Psychological Association","page":"680-698","source":"APA PsycNet","title":"Repetition priming and frequency attenuation in lexical access","volume":"10","author":[{"family":"Forster","given":"Kenneth I."},{"family":"Davis","given":"Chris"}],"issued":{"date-parts":[["1984"]]}}}],"schema":"https://github.com/citation-style-language/schema/raw/master/csl-citation.json"} </w:instrText>
      </w:r>
      <w:r w:rsidR="00F17027">
        <w:fldChar w:fldCharType="separate"/>
      </w:r>
      <w:r w:rsidR="005D6A2B" w:rsidRPr="005D6A2B">
        <w:rPr>
          <w:rFonts w:ascii="Times New Roman" w:hAnsi="Times New Roman" w:cs="Times New Roman"/>
        </w:rPr>
        <w:t>Bodner &amp; Masson, 1997, 2003; Dehaene et al., 2001; Forster &amp; Davis, 1984</w:t>
      </w:r>
      <w:r w:rsidR="00F17027">
        <w:fldChar w:fldCharType="end"/>
      </w:r>
      <w:r w:rsidR="00E2612D">
        <w:t>).</w:t>
      </w:r>
      <w:r w:rsidR="00F17027">
        <w:t xml:space="preserve"> </w:t>
      </w:r>
      <w:r w:rsidR="00463A29">
        <w:t xml:space="preserve"> </w:t>
      </w:r>
    </w:p>
    <w:p w14:paraId="451352B2" w14:textId="5A4DAD32" w:rsidR="005F0446" w:rsidRDefault="00973F2D" w:rsidP="00C31504">
      <w:r>
        <w:t xml:space="preserve">Importantly, this </w:t>
      </w:r>
      <w:r w:rsidR="00B92907">
        <w:t xml:space="preserve">experiment demonstrated </w:t>
      </w:r>
      <w:r w:rsidR="00FC2B22">
        <w:t xml:space="preserve">how </w:t>
      </w:r>
      <w:r w:rsidR="005F0446">
        <w:t>motion tracking</w:t>
      </w:r>
      <w:r w:rsidR="00B92907">
        <w:t xml:space="preserve"> </w:t>
      </w:r>
      <w:r w:rsidR="005F0446">
        <w:t xml:space="preserve">can be beneficial to the study of unconscious processes. Unlike keyboard </w:t>
      </w:r>
      <w:r w:rsidR="00560A4A">
        <w:t>response</w:t>
      </w:r>
      <w:r w:rsidR="00BF6789">
        <w:t>s</w:t>
      </w:r>
      <w:r w:rsidR="00560A4A">
        <w:t>,</w:t>
      </w:r>
      <w:r w:rsidR="005F0446">
        <w:t xml:space="preserve"> which </w:t>
      </w:r>
      <w:r w:rsidR="00BF6789">
        <w:t xml:space="preserve">are </w:t>
      </w:r>
      <w:r w:rsidR="0037558E">
        <w:t>one-</w:t>
      </w:r>
      <w:r w:rsidR="00BF6789">
        <w:t>dimensional</w:t>
      </w:r>
      <w:r w:rsidR="002E3F67">
        <w:t xml:space="preserve"> and mark the outcome of the decision process</w:t>
      </w:r>
      <w:r w:rsidR="005F0446">
        <w:t xml:space="preserve">, the reaching measure allows </w:t>
      </w:r>
      <w:r w:rsidR="00CA3047">
        <w:t>tracking the decision as it unfold</w:t>
      </w:r>
      <w:r w:rsidR="005F1215">
        <w:t xml:space="preserve">s </w:t>
      </w:r>
      <w:r w:rsidR="00D4446F">
        <w:fldChar w:fldCharType="begin"/>
      </w:r>
      <w:r w:rsidR="00D4446F">
        <w:instrText xml:space="preserve"> ADDIN ZOTERO_ITEM CSL_CITATION {"citationID":"TamFdI4i","properties":{"formattedCitation":"(Dotan et al., 2019; Freeman et al., 2011)","plainCitation":"(Dotan et al., 2019; Freeman et al., 2011)","noteIndex":0},"citationItems":[{"id":787,"uris":["http://zotero.org/users/8275165/items/MFTZGWBK"],"itemData":{"id":787,"type":"article-journal","abstract":"A central goal in cognitive science is to parse the series of processing stages underlying a cognitive task. A powerful yet simple behavioral method that can resolve this problem is finger trajectory tracking: by continuously tracking the finger position and speed as a participant chooses a response, and by analyzing which stimulus features affect the trajectory at each time point during the trial, we can estimate the absolute timing and order of each processing stage, and detect transient effects, changes of mind, serial versus parallel processing, and real-time fluctuations in subjective confidence. We suggest that trajectory tracking, which provides considerably more information than mere response times, may provide a comprehensive understanding of the fast temporal dynamics of cognitive operations.","container-title":"Trends in Cognitive Sciences","DOI":"10.1016/j.tics.2019.10.002","ISSN":"1364-6613","issue":"12","journalAbbreviation":"Trends in Cognitive Sciences","language":"en","page":"1058-1070","source":"ScienceDirect","title":"Track It to Crack It: Dissecting Processing Stages with Finger Tracking","title-short":"Track It to Crack It","volume":"23","author":[{"family":"Dotan","given":"Dror"},{"family":"Pinheiro-Chagas","given":"Pedro"},{"family":"Al Roumi","given":"Fosca"},{"family":"Dehaene","given":"Stanislas"}],"issued":{"date-parts":[["2019",12,1]]}}},{"id":314,"uris":["http://zotero.org/users/8275165/items/M4ZKWTUY"],"itemData":{"id":314,"type":"article-journal","abstract":"Recently, researchers have measured hand movements en route to choices on a screen to understand the dynamics of a broad range of psychological processes. We review this growing body of research and explain how manual action exposes the real-time unfolding of underlying cognitive processing. We describe how simple hand motions may be used to continuously index participants’ tentative commitments to different choice alternatives during the evolution of a behavioral response. As such, hand-tracking can provide unusually high-fidelity, real-time motor traces of the mind. These motor traces cast novel theoretical and empirical light onto a wide range of phenomena and serve as a potential bridge between far-reaching areas of psychological science – from language, to high-level cognition and learning, to social cognitive processes.","container-title":"Frontiers in Psychology","DOI":"10.3389/fpsyg.2011.00059","ISSN":"1664-1078","journalAbbreviation":"Front. Psychology","language":"en","source":"DOI.org (Crossref)","title":"Hand in Motion Reveals Mind in Motion","URL":"http://journal.frontiersin.org/article/10.3389/fpsyg.2011.00059/abstract","volume":"2","author":[{"family":"Freeman","given":"Jonathan B."},{"family":"Dale","given":"Rick"},{"family":"Farmer","given":"Thomas A."}],"accessed":{"date-parts":[["2021",12,6]]},"issued":{"date-parts":[["2011"]]}}}],"schema":"https://github.com/citation-style-language/schema/raw/master/csl-citation.json"} </w:instrText>
      </w:r>
      <w:r w:rsidR="00D4446F">
        <w:fldChar w:fldCharType="separate"/>
      </w:r>
      <w:r w:rsidR="00D4446F" w:rsidRPr="000447E3">
        <w:rPr>
          <w:rFonts w:ascii="Times New Roman" w:hAnsi="Times New Roman" w:cs="Times New Roman"/>
        </w:rPr>
        <w:t>(Dotan et al., 2019; Freeman et al., 2011)</w:t>
      </w:r>
      <w:r w:rsidR="00D4446F">
        <w:fldChar w:fldCharType="end"/>
      </w:r>
      <w:r w:rsidR="00D4446F">
        <w:t xml:space="preserve">. </w:t>
      </w:r>
      <w:r w:rsidR="00F654BF">
        <w:t xml:space="preserve">Evidence that the </w:t>
      </w:r>
      <w:r w:rsidR="00095F00">
        <w:t>de</w:t>
      </w:r>
      <w:r w:rsidR="00F654BF">
        <w:t xml:space="preserve">cision </w:t>
      </w:r>
      <w:r w:rsidR="009B084A">
        <w:t>occurs</w:t>
      </w:r>
      <w:r w:rsidR="009819A0">
        <w:t xml:space="preserve"> </w:t>
      </w:r>
      <w:r w:rsidR="00F654BF">
        <w:t xml:space="preserve">during the movement and not before is provided by the </w:t>
      </w:r>
      <w:r w:rsidR="00E45FC6">
        <w:t>reaching onset and reaching duration measurements.</w:t>
      </w:r>
      <w:r w:rsidR="00F654BF">
        <w:t xml:space="preserve"> </w:t>
      </w:r>
      <w:r w:rsidR="00432208">
        <w:t xml:space="preserve">Had the decision been made before the reaching was initiated, </w:t>
      </w:r>
      <w:r w:rsidR="00BE4BFF">
        <w:t xml:space="preserve">the prime-target congruency would have been expected to influence the </w:t>
      </w:r>
      <w:r w:rsidR="00432208">
        <w:t>onset</w:t>
      </w:r>
      <w:r w:rsidR="00BE4BFF">
        <w:t>s</w:t>
      </w:r>
      <w:r w:rsidR="005402EB">
        <w:t xml:space="preserve">, </w:t>
      </w:r>
      <w:r w:rsidR="007E1F1D">
        <w:t>which was</w:t>
      </w:r>
      <w:r w:rsidR="005402EB">
        <w:t xml:space="preserve"> not the case. Instead, </w:t>
      </w:r>
      <w:r w:rsidR="00BF5F9A">
        <w:t xml:space="preserve">a difference </w:t>
      </w:r>
      <w:r w:rsidR="007E1F1D">
        <w:t xml:space="preserve">was </w:t>
      </w:r>
      <w:r w:rsidR="00BF5F9A">
        <w:t xml:space="preserve">found between the </w:t>
      </w:r>
      <w:r w:rsidR="00DF4574">
        <w:t>durations</w:t>
      </w:r>
      <w:r w:rsidR="00927DF4">
        <w:t xml:space="preserve"> of the movements</w:t>
      </w:r>
      <w:r w:rsidR="00DF4574">
        <w:t xml:space="preserve">, </w:t>
      </w:r>
      <w:r w:rsidR="00C72379">
        <w:t>confirming</w:t>
      </w:r>
      <w:r w:rsidR="002A51A0">
        <w:t xml:space="preserve"> the </w:t>
      </w:r>
      <w:r w:rsidR="00C72379">
        <w:t xml:space="preserve">assumption that the </w:t>
      </w:r>
      <w:r w:rsidR="002A51A0">
        <w:t xml:space="preserve">decision </w:t>
      </w:r>
      <w:r w:rsidR="002B5497">
        <w:t>process</w:t>
      </w:r>
      <w:r w:rsidR="002A51A0">
        <w:t xml:space="preserve"> </w:t>
      </w:r>
      <w:r w:rsidR="00FF07DF">
        <w:t xml:space="preserve">coincides </w:t>
      </w:r>
      <w:r w:rsidR="00EF7C05">
        <w:t xml:space="preserve">with the </w:t>
      </w:r>
      <w:r w:rsidR="002A51A0">
        <w:t>movement</w:t>
      </w:r>
      <w:r w:rsidR="00EE4147">
        <w:t xml:space="preserve">. </w:t>
      </w:r>
      <w:r w:rsidR="00CF222D">
        <w:t xml:space="preserve">Indeed, </w:t>
      </w:r>
      <w:r w:rsidR="00AD29A9">
        <w:t>m</w:t>
      </w:r>
      <w:r w:rsidR="00E60A40">
        <w:t xml:space="preserve">onitoring the decision process </w:t>
      </w:r>
      <w:r w:rsidR="00314ED6">
        <w:t>allow</w:t>
      </w:r>
      <w:r w:rsidR="00CF222D">
        <w:t xml:space="preserve">s to </w:t>
      </w:r>
      <w:r w:rsidR="00EE4147">
        <w:t>captur</w:t>
      </w:r>
      <w:r w:rsidR="00CF222D">
        <w:t>e</w:t>
      </w:r>
      <w:r w:rsidR="00EE4147">
        <w:t xml:space="preserve"> </w:t>
      </w:r>
      <w:r w:rsidR="00B14A91">
        <w:t xml:space="preserve">interesting </w:t>
      </w:r>
      <w:r w:rsidR="001F5A3B">
        <w:t xml:space="preserve">events </w:t>
      </w:r>
      <w:r w:rsidR="00AD29A9">
        <w:t xml:space="preserve">such as </w:t>
      </w:r>
      <w:r w:rsidR="005F0446">
        <w:t>change</w:t>
      </w:r>
      <w:r w:rsidR="00CA3047">
        <w:t>s</w:t>
      </w:r>
      <w:r w:rsidR="005F0446">
        <w:t xml:space="preserve"> </w:t>
      </w:r>
      <w:r w:rsidR="00CA3047">
        <w:t xml:space="preserve">of </w:t>
      </w:r>
      <w:r w:rsidR="005F0446">
        <w:t xml:space="preserve">mind and </w:t>
      </w:r>
      <w:r w:rsidR="00906246">
        <w:t xml:space="preserve">online </w:t>
      </w:r>
      <w:r w:rsidR="005F0446">
        <w:t>correct</w:t>
      </w:r>
      <w:r w:rsidR="00906246">
        <w:t>ions of response</w:t>
      </w:r>
      <w:r w:rsidR="00AD29A9">
        <w:t xml:space="preserve">, </w:t>
      </w:r>
      <w:r w:rsidR="00DC290F">
        <w:t>which</w:t>
      </w:r>
      <w:r w:rsidR="00CF222D">
        <w:t xml:space="preserve"> </w:t>
      </w:r>
      <w:r w:rsidR="00AD29A9">
        <w:t xml:space="preserve">were not </w:t>
      </w:r>
      <w:r w:rsidR="00825236">
        <w:t xml:space="preserve">expressed </w:t>
      </w:r>
      <w:r w:rsidR="00F62ADA">
        <w:t>in the averaged trajectories</w:t>
      </w:r>
      <w:r w:rsidR="00B13A08">
        <w:t>.</w:t>
      </w:r>
      <w:r w:rsidR="00F62ADA">
        <w:t xml:space="preserve"> </w:t>
      </w:r>
      <w:r w:rsidR="003E7520">
        <w:t>A</w:t>
      </w:r>
      <w:r w:rsidR="00DC290F">
        <w:t>s expected, such</w:t>
      </w:r>
      <w:r w:rsidR="0023703C">
        <w:t xml:space="preserve"> </w:t>
      </w:r>
      <w:r w:rsidR="004B6A7E">
        <w:t xml:space="preserve">indecisive </w:t>
      </w:r>
      <w:r w:rsidR="004F4301">
        <w:t>behavior</w:t>
      </w:r>
      <w:r w:rsidR="00387D82">
        <w:t xml:space="preserve"> was </w:t>
      </w:r>
      <w:r w:rsidR="00BA484D">
        <w:t xml:space="preserve">more frequent </w:t>
      </w:r>
      <w:r w:rsidR="00BA484D">
        <w:lastRenderedPageBreak/>
        <w:t xml:space="preserve">in the incongruent condition </w:t>
      </w:r>
      <w:r w:rsidR="000904A6">
        <w:t>(though not to a high degree)</w:t>
      </w:r>
      <w:r w:rsidR="00BA484D">
        <w:t xml:space="preserve">. </w:t>
      </w:r>
      <w:commentRangeStart w:id="507"/>
      <w:del w:id="508" w:author="Liad Mudrik" w:date="2023-06-28T22:12:00Z">
        <w:r w:rsidR="00CB48F5" w:rsidDel="000904A6">
          <w:delText xml:space="preserve">Subsequent iterations </w:delText>
        </w:r>
        <w:r w:rsidR="00EB097D" w:rsidDel="000904A6">
          <w:delText xml:space="preserve">of this experiment </w:delText>
        </w:r>
        <w:r w:rsidR="00CB48F5" w:rsidDel="000904A6">
          <w:delText xml:space="preserve">could incorporate </w:delText>
        </w:r>
        <w:r w:rsidR="00633642" w:rsidDel="000904A6">
          <w:delText xml:space="preserve">a different </w:delText>
        </w:r>
        <w:r w:rsidR="004E674B" w:rsidDel="000904A6">
          <w:delText xml:space="preserve">approach for quantifying </w:delText>
        </w:r>
        <w:r w:rsidR="00633642" w:rsidDel="000904A6">
          <w:delText xml:space="preserve">changes of mind </w:delText>
        </w:r>
        <w:r w:rsidR="00027B4F" w:rsidDel="000904A6">
          <w:delText xml:space="preserve">by counting the number of </w:delText>
        </w:r>
        <w:r w:rsidR="00CB48F5" w:rsidDel="000904A6">
          <w:delText>transitions</w:delText>
        </w:r>
        <w:r w:rsidR="00027B4F" w:rsidDel="000904A6">
          <w:delText xml:space="preserve"> between </w:delText>
        </w:r>
        <w:r w:rsidR="0094565A" w:rsidDel="000904A6">
          <w:delText xml:space="preserve">clockwise </w:delText>
        </w:r>
        <w:r w:rsidR="00027B4F" w:rsidDel="000904A6">
          <w:delText>and counterclockwise</w:delText>
        </w:r>
        <w:r w:rsidR="0094565A" w:rsidDel="000904A6">
          <w:delText xml:space="preserve"> movements</w:delText>
        </w:r>
        <w:r w:rsidR="00027B4F" w:rsidDel="000904A6">
          <w:delText>. T</w:delText>
        </w:r>
        <w:r w:rsidR="00057EE8" w:rsidDel="000904A6">
          <w:delText>his</w:delText>
        </w:r>
        <w:r w:rsidR="003E7520" w:rsidDel="000904A6">
          <w:delText xml:space="preserve"> </w:delText>
        </w:r>
        <w:r w:rsidR="009E5BB5" w:rsidDel="000904A6">
          <w:delText xml:space="preserve">method holds the potential </w:delText>
        </w:r>
        <w:r w:rsidR="001368A8" w:rsidDel="000904A6">
          <w:delText xml:space="preserve">to yield a more precise depiction </w:delText>
        </w:r>
        <w:r w:rsidR="00057EE8" w:rsidDel="000904A6">
          <w:delText>of t</w:delText>
        </w:r>
        <w:r w:rsidR="00C31504" w:rsidDel="000904A6">
          <w:delText>he number of changes that occur in each trial</w:delText>
        </w:r>
        <w:r w:rsidR="005F0446" w:rsidDel="000904A6">
          <w:delText>.</w:delText>
        </w:r>
        <w:r w:rsidR="00BF4FCB" w:rsidDel="000904A6">
          <w:delText xml:space="preserve"> </w:delText>
        </w:r>
      </w:del>
      <w:commentRangeEnd w:id="507"/>
      <w:r w:rsidR="000904A6">
        <w:rPr>
          <w:rStyle w:val="CommentReference"/>
        </w:rPr>
        <w:commentReference w:id="507"/>
      </w:r>
      <w:r w:rsidR="009813B3">
        <w:t>Chane of mind</w:t>
      </w:r>
      <w:r w:rsidR="000C368B">
        <w:t xml:space="preserve"> behavior </w:t>
      </w:r>
      <w:r w:rsidR="005F0446">
        <w:t xml:space="preserve">is particularly interesting </w:t>
      </w:r>
      <w:r w:rsidR="005F1215">
        <w:t xml:space="preserve">in priming experiments </w:t>
      </w:r>
      <w:r w:rsidR="005F0446">
        <w:t xml:space="preserve">because it might </w:t>
      </w:r>
      <w:r w:rsidR="00235A05">
        <w:t xml:space="preserve">reflect a strong conflict between </w:t>
      </w:r>
      <w:r w:rsidR="00563641">
        <w:t>the</w:t>
      </w:r>
      <w:r w:rsidR="00A23426">
        <w:t xml:space="preserve"> </w:t>
      </w:r>
      <w:r w:rsidR="00235A05">
        <w:t xml:space="preserve">prime </w:t>
      </w:r>
      <w:r w:rsidR="00E8307D">
        <w:t xml:space="preserve">and </w:t>
      </w:r>
      <w:r w:rsidR="00563641">
        <w:t xml:space="preserve">the </w:t>
      </w:r>
      <w:r w:rsidR="00235A05">
        <w:t>target</w:t>
      </w:r>
      <w:r w:rsidR="005F0446">
        <w:t xml:space="preserve">. </w:t>
      </w:r>
      <w:r w:rsidR="0027507D">
        <w:t xml:space="preserve">An additional advantage of this measure is that it unravels the otherwise hidden </w:t>
      </w:r>
      <w:r w:rsidR="005F0446">
        <w:t>regret</w:t>
      </w:r>
      <w:r w:rsidR="0027507D">
        <w:t>s</w:t>
      </w:r>
      <w:r w:rsidR="005F0446">
        <w:t xml:space="preserve"> and </w:t>
      </w:r>
      <w:r w:rsidR="00AF738E">
        <w:t>self-</w:t>
      </w:r>
      <w:r w:rsidR="005F0446">
        <w:t>correct</w:t>
      </w:r>
      <w:r w:rsidR="0027507D">
        <w:t>ions</w:t>
      </w:r>
      <w:r w:rsidR="005F0446">
        <w:t xml:space="preserve"> </w:t>
      </w:r>
      <w:r w:rsidR="00AF738E">
        <w:t xml:space="preserve">during the trial, </w:t>
      </w:r>
      <w:r w:rsidR="00987CF2">
        <w:t xml:space="preserve">leading to a lower </w:t>
      </w:r>
      <w:r w:rsidR="00AF738E">
        <w:t xml:space="preserve">number of </w:t>
      </w:r>
      <w:r w:rsidR="00AD4A30">
        <w:t xml:space="preserve">incorrect </w:t>
      </w:r>
      <w:r w:rsidR="00AF738E">
        <w:t xml:space="preserve">responses, </w:t>
      </w:r>
      <w:r w:rsidR="002A3AD3">
        <w:t xml:space="preserve">as was </w:t>
      </w:r>
      <w:r w:rsidR="00AF738E">
        <w:t xml:space="preserve">indeed </w:t>
      </w:r>
      <w:r w:rsidR="005263AB">
        <w:t>found in the reaching</w:t>
      </w:r>
      <w:r w:rsidR="00207923">
        <w:t xml:space="preserve"> </w:t>
      </w:r>
      <w:r w:rsidR="001B42C3">
        <w:t>sessio</w:t>
      </w:r>
      <w:r w:rsidR="005B0880">
        <w:t>n</w:t>
      </w:r>
      <w:r w:rsidR="00207923">
        <w:t xml:space="preserve"> compared with the keyboard </w:t>
      </w:r>
      <w:r w:rsidR="000C6BBE">
        <w:t xml:space="preserve">one </w:t>
      </w:r>
      <w:r w:rsidR="00691DE5">
        <w:t xml:space="preserve">(though notably, there more trials were excluded due to </w:t>
      </w:r>
      <w:r w:rsidR="003723A9">
        <w:t xml:space="preserve">early or late </w:t>
      </w:r>
      <w:r w:rsidR="00691DE5">
        <w:t>responses)</w:t>
      </w:r>
      <w:r w:rsidR="005F0446">
        <w:t>.</w:t>
      </w:r>
      <w:r w:rsidR="00D02C7F">
        <w:t xml:space="preserve"> </w:t>
      </w:r>
    </w:p>
    <w:p w14:paraId="26216D45" w14:textId="7AFD7D2A" w:rsidR="00C07D7A" w:rsidRDefault="00D20D3E" w:rsidP="000B25E8">
      <w:r>
        <w:t>In line with</w:t>
      </w:r>
      <w:r w:rsidR="007A6540">
        <w:t xml:space="preserve"> </w:t>
      </w:r>
      <w:r w:rsidR="00BD6EE9">
        <w:t xml:space="preserve">our </w:t>
      </w:r>
      <w:r w:rsidR="004D5FA1">
        <w:t>predictions</w:t>
      </w:r>
      <w:r w:rsidR="007A6540">
        <w:t xml:space="preserve">, the effect size in the keyboard condition </w:t>
      </w:r>
      <w:r w:rsidR="003B1BD0">
        <w:t xml:space="preserve">was </w:t>
      </w:r>
      <w:del w:id="509" w:author="zeev" w:date="2023-07-25T13:16:00Z">
        <w:r w:rsidR="00D825AF" w:rsidDel="007B254B">
          <w:delText xml:space="preserve">only </w:delText>
        </w:r>
      </w:del>
      <w:r w:rsidR="00D825AF">
        <w:t xml:space="preserve">smaller than </w:t>
      </w:r>
      <w:r w:rsidR="003B1BD0">
        <w:t xml:space="preserve">that </w:t>
      </w:r>
      <w:r w:rsidR="009245E5">
        <w:t xml:space="preserve">found </w:t>
      </w:r>
      <w:r w:rsidR="008857EF">
        <w:t xml:space="preserve">for </w:t>
      </w:r>
      <w:r w:rsidR="009245E5">
        <w:t xml:space="preserve">the </w:t>
      </w:r>
      <w:commentRangeStart w:id="510"/>
      <w:commentRangeStart w:id="511"/>
      <w:r w:rsidR="00977059">
        <w:t xml:space="preserve">reaching </w:t>
      </w:r>
      <w:del w:id="512" w:author="zeev" w:date="2023-07-25T16:44:00Z">
        <w:r w:rsidR="003B1BD0" w:rsidDel="005D4A99">
          <w:delText xml:space="preserve">duration </w:delText>
        </w:r>
        <w:r w:rsidR="009245E5" w:rsidDel="005D4A99">
          <w:delText>variable</w:delText>
        </w:r>
        <w:commentRangeEnd w:id="510"/>
        <w:r w:rsidR="00EA7482" w:rsidDel="005D4A99">
          <w:rPr>
            <w:rStyle w:val="CommentReference"/>
          </w:rPr>
          <w:commentReference w:id="510"/>
        </w:r>
        <w:commentRangeEnd w:id="511"/>
        <w:r w:rsidR="00A86DD6" w:rsidDel="005D4A99">
          <w:rPr>
            <w:rStyle w:val="CommentReference"/>
          </w:rPr>
          <w:commentReference w:id="511"/>
        </w:r>
      </w:del>
      <w:ins w:id="513" w:author="zeev" w:date="2023-07-25T16:44:00Z">
        <w:r w:rsidR="005D4A99">
          <w:t>condition</w:t>
        </w:r>
      </w:ins>
      <w:r w:rsidR="005D402D">
        <w:t xml:space="preserve">, </w:t>
      </w:r>
      <w:r w:rsidR="00791C35">
        <w:t>though to a lesser extent than we expected</w:t>
      </w:r>
      <w:ins w:id="514" w:author="zeev" w:date="2023-07-25T16:50:00Z">
        <w:r w:rsidR="00A41781">
          <w:t xml:space="preserve">. </w:t>
        </w:r>
      </w:ins>
      <w:ins w:id="515" w:author="zeev" w:date="2023-07-25T16:52:00Z">
        <w:r w:rsidR="00A41781">
          <w:t xml:space="preserve">Notably, </w:t>
        </w:r>
      </w:ins>
      <w:ins w:id="516" w:author="zeev" w:date="2023-07-25T16:53:00Z">
        <w:r w:rsidR="00A41781">
          <w:t xml:space="preserve">this advantage was </w:t>
        </w:r>
      </w:ins>
      <w:ins w:id="517" w:author="zeev" w:date="2023-07-25T16:57:00Z">
        <w:r w:rsidR="000B25E8">
          <w:t xml:space="preserve">evident in the </w:t>
        </w:r>
      </w:ins>
      <w:ins w:id="518" w:author="zeev" w:date="2023-07-25T16:53:00Z">
        <w:r w:rsidR="00A41781">
          <w:t>reaching dura</w:t>
        </w:r>
        <w:r w:rsidR="000B25E8">
          <w:t>tion</w:t>
        </w:r>
      </w:ins>
      <w:ins w:id="519" w:author="zeev" w:date="2023-07-25T16:57:00Z">
        <w:r w:rsidR="000B25E8">
          <w:t xml:space="preserve"> variable</w:t>
        </w:r>
      </w:ins>
      <w:ins w:id="520" w:author="zeev" w:date="2023-07-25T16:55:00Z">
        <w:r w:rsidR="000B25E8">
          <w:t xml:space="preserve">, </w:t>
        </w:r>
      </w:ins>
      <w:ins w:id="521" w:author="zeev" w:date="2023-07-25T16:57:00Z">
        <w:r w:rsidR="000B25E8">
          <w:t xml:space="preserve">rather than </w:t>
        </w:r>
      </w:ins>
      <w:ins w:id="522" w:author="zeev" w:date="2023-07-25T16:58:00Z">
        <w:r w:rsidR="009623DB">
          <w:t xml:space="preserve">the </w:t>
        </w:r>
      </w:ins>
      <w:ins w:id="523" w:author="zeev" w:date="2023-07-25T16:57:00Z">
        <w:r w:rsidR="000B25E8">
          <w:t xml:space="preserve">anticipated </w:t>
        </w:r>
      </w:ins>
      <w:ins w:id="524" w:author="zeev" w:date="2023-07-25T16:54:00Z">
        <w:r w:rsidR="00A41781">
          <w:t>reach area</w:t>
        </w:r>
      </w:ins>
      <w:ins w:id="525" w:author="zeev" w:date="2023-07-25T16:57:00Z">
        <w:r w:rsidR="000B25E8">
          <w:t xml:space="preserve"> variable</w:t>
        </w:r>
      </w:ins>
      <w:ins w:id="526" w:author="zeev" w:date="2023-07-25T16:54:00Z">
        <w:r w:rsidR="00A41781">
          <w:t xml:space="preserve">, and </w:t>
        </w:r>
      </w:ins>
      <w:ins w:id="527" w:author="zeev" w:date="2023-07-25T16:44:00Z">
        <w:r w:rsidR="005D4A99">
          <w:t xml:space="preserve">only when </w:t>
        </w:r>
      </w:ins>
      <w:ins w:id="528" w:author="zeev" w:date="2023-07-25T16:45:00Z">
        <w:r w:rsidR="005D4A99">
          <w:t>applying normalization</w:t>
        </w:r>
      </w:ins>
      <w:r w:rsidR="00791C35">
        <w:t xml:space="preserve">. In addition, no difference was found between the keyboard effect and </w:t>
      </w:r>
      <w:r w:rsidR="00115AEF">
        <w:t xml:space="preserve">the </w:t>
      </w:r>
      <w:r w:rsidR="00C0281E">
        <w:t>reach area measure</w:t>
      </w:r>
      <w:r w:rsidR="00C13750">
        <w:t xml:space="preserve">. </w:t>
      </w:r>
      <w:r w:rsidR="00C07D7A">
        <w:t xml:space="preserve">This result </w:t>
      </w:r>
      <w:r w:rsidR="00D825AF">
        <w:t xml:space="preserve">does not align </w:t>
      </w:r>
      <w:r w:rsidR="00C07D7A">
        <w:t xml:space="preserve">with the finding of </w:t>
      </w:r>
      <w:r w:rsidR="00C07D7A">
        <w:fldChar w:fldCharType="begin"/>
      </w:r>
      <w:r w:rsidR="00C07D7A">
        <w:instrText xml:space="preserve"> ADDIN ZOTERO_ITEM CSL_CITATION {"citationID":"hIVq5P75","properties":{"formattedCitation":"(Xiao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C07D7A">
        <w:fldChar w:fldCharType="separate"/>
      </w:r>
      <w:r w:rsidR="00C07D7A" w:rsidRPr="00F43BB9">
        <w:rPr>
          <w:rFonts w:ascii="Times New Roman" w:hAnsi="Times New Roman" w:cs="Times New Roman"/>
        </w:rPr>
        <w:t xml:space="preserve">Xiao et al. </w:t>
      </w:r>
      <w:r w:rsidR="00C07D7A">
        <w:rPr>
          <w:rFonts w:ascii="Times New Roman" w:hAnsi="Times New Roman" w:cs="Times New Roman"/>
        </w:rPr>
        <w:t>(</w:t>
      </w:r>
      <w:r w:rsidR="00C07D7A" w:rsidRPr="00F43BB9">
        <w:rPr>
          <w:rFonts w:ascii="Times New Roman" w:hAnsi="Times New Roman" w:cs="Times New Roman"/>
        </w:rPr>
        <w:t>2015)</w:t>
      </w:r>
      <w:r w:rsidR="00C07D7A">
        <w:fldChar w:fldCharType="end"/>
      </w:r>
      <w:r w:rsidR="00687C17">
        <w:t>,</w:t>
      </w:r>
      <w:r w:rsidR="00C07D7A">
        <w:t xml:space="preserve"> which </w:t>
      </w:r>
      <w:r w:rsidR="00687C17">
        <w:t>suggested</w:t>
      </w:r>
      <w:r w:rsidR="00C07D7A">
        <w:t xml:space="preserve"> </w:t>
      </w:r>
      <w:r w:rsidR="00E76A1D">
        <w:t xml:space="preserve">a dramatic </w:t>
      </w:r>
      <w:r w:rsidR="00C07D7A">
        <w:t xml:space="preserve">advantage for mouse tracking over keyboard responses. </w:t>
      </w:r>
      <w:r w:rsidR="00522333">
        <w:t>This</w:t>
      </w:r>
      <w:r w:rsidR="001F5C20">
        <w:t xml:space="preserve"> discrepancy might stem from the different form</w:t>
      </w:r>
      <w:r w:rsidR="0037558E">
        <w:t>s</w:t>
      </w:r>
      <w:r w:rsidR="001F5C20">
        <w:t xml:space="preserve"> of movement tracking</w:t>
      </w:r>
      <w:r w:rsidR="009247E9">
        <w:t xml:space="preserve"> used in each study</w:t>
      </w:r>
      <w:r w:rsidR="001F5C20">
        <w:t xml:space="preserve">; while </w:t>
      </w:r>
      <w:r w:rsidR="00E6618F">
        <w:t xml:space="preserve">the current experiment </w:t>
      </w:r>
      <w:r w:rsidR="001F5C20">
        <w:t xml:space="preserve">used camera-based motion tracking for reaching movements, Xiao and colleagues have </w:t>
      </w:r>
      <w:r w:rsidR="00E31AD5">
        <w:t xml:space="preserve">used </w:t>
      </w:r>
      <w:r w:rsidR="00C07D7A">
        <w:t>mouse tracking</w:t>
      </w:r>
      <w:r w:rsidR="003F1817">
        <w:t xml:space="preserve">, which might </w:t>
      </w:r>
      <w:r w:rsidR="00B311EB">
        <w:t xml:space="preserve">turn out to </w:t>
      </w:r>
      <w:r w:rsidR="003F1817">
        <w:t>be</w:t>
      </w:r>
      <w:r w:rsidR="00C07D7A">
        <w:t xml:space="preserve"> more sensitive than reaching responses. </w:t>
      </w:r>
      <w:r w:rsidR="00B311EB">
        <w:t>This is surprising given that</w:t>
      </w:r>
      <w:r w:rsidR="00C07D7A">
        <w:t xml:space="preserve"> reaching </w:t>
      </w:r>
      <w:r w:rsidR="0003552A">
        <w:t>is held to be</w:t>
      </w:r>
      <w:r w:rsidR="00C07D7A">
        <w:t xml:space="preserve"> more intuitive than mouse pointing </w:t>
      </w:r>
      <w:r w:rsidR="00EE6BFF">
        <w:t xml:space="preserve">since </w:t>
      </w:r>
      <w:r w:rsidR="006C1CC8">
        <w:t>it</w:t>
      </w:r>
      <w:r w:rsidR="00EE6BFF">
        <w:t xml:space="preserve"> </w:t>
      </w:r>
      <w:r w:rsidR="00C07D7A">
        <w:t xml:space="preserve">places </w:t>
      </w:r>
      <w:r w:rsidR="009B06B1">
        <w:t xml:space="preserve">fewer </w:t>
      </w:r>
      <w:r w:rsidR="00C07D7A">
        <w:t>constraints on movements</w:t>
      </w:r>
      <w:r w:rsidR="00834981">
        <w:t xml:space="preserve"> </w:t>
      </w:r>
      <w:r w:rsidR="00C07D7A">
        <w:fldChar w:fldCharType="begin"/>
      </w:r>
      <w:r w:rsidR="00C07D7A">
        <w:instrText xml:space="preserve"> ADDIN ZOTERO_ITEM CSL_CITATION {"citationID":"zT7sN0Bz","properties":{"formattedCitation":"(Desmurget et al., 1997; Palluel-Germain et al., 2004)","plainCitation":"(Desmurget et al., 1997; Palluel-Germain et al., 2004)","noteIndex":0},"citationItems":[{"id":499,"uris":["http://zotero.org/users/8275165/items/VBSALU6U"],"itemData":{"id":499,"type":"article-journal","abstract":"Desmurget, Michel, Michael Jordan, Claude Prablanc, and Marc Jeannerod. Constrained and unconstrained movements involve different control strategies. J. Neurophysiol. 77: 1644–1650, 1997. This experiment was carried out to test whether or not the rules governing the execution of compliant and unconstrained movements are different (a compliant motion is defined as a motion constrained by external contact). To answer this question we examined the characteristics of visually directed movements performed with either the index fingertip (unconstrained) or a hand-held cursor (compliant). For each of these categories of movements, two experimental conditions were investigated: no instruction about hand path, and instruction to move the fingertip along a straight-line path. The results of the experiment were as follows. 1) The spatiotemporal characteristics of the compliant and unconstrained movements were fundamentally different when the subjects were not required to follow a specific hand path. 2) The instruction to perform straight movements modified the characteristics of the unconstrained movements, but not those of the compliant movements. 3) The target eccentricity influenced selectively the curvature of the “unconstrained–no path instruction” movements. Taken together, these results suggest that compliant and unconstrained movements involve different control strategies. Our data support the hypothesis that unconstrained motions are, unlike compliant motions, not programmed to follow a straight-line path in the task space. These observations provide a theoretical reference frame within which some apparently contradictory results reported in the movement generation literature may be explained.","container-title":"Journal of Neurophysiology","DOI":"10.1152/jn.1997.77.3.1644","ISSN":"0022-3077, 1522-1598","issue":"3","journalAbbreviation":"Journal of Neurophysiology","language":"en","page":"1644-1650","source":"DOI.org (Crossref)","title":"Constrained and Unconstrained Movements Involve Different Control Strategies","volume":"77","author":[{"family":"Desmurget","given":"Michel"},{"family":"Jordan","given":"Michael"},{"family":"Prablanc","given":"Claude"},{"family":"Jeannerod","given":"Marc"}],"issued":{"date-parts":[["1997",3,1]]}}},{"id":773,"uris":["http://zotero.org/users/8275165/items/UICCVVVM"],"itemData":{"id":773,"type":"article-journal","abstract":"The aim of the present study was to show that planning and controlling the trajectory of a pointing movement is inﬂuenced not solely by physical constraints but also by visual constraints. Subjects were required to point towards different targets located at 20◦, 40◦, 60◦ and 80◦ of eccentricity. Movements were either constrained (i.e. two-dimensional movements) or unconstrained (i.e. three-dimensional movements). Furthermore, movements were carried out either under a direct or a remote visual control (use of a video system). Results revealed that trajectories of constrained movements were nearly straight whatever the eccentricity of the target and the type of visual control. A different pattern was revealed for unconstrained movements. Indeed, under direct vision the trajectory curvature increased as the eccentricity augmented, whereas under indirect vision, trajectories remained nearly straight whatever the eccentricity of the target. Thus, movements controlled through a remote visual feedback appear to be planned in extrinsic space as constrained movements.","container-title":"Neuroscience Letters","DOI":"10.1016/j.neulet.2004.09.045","ISSN":"03043940","issue":"3","journalAbbreviation":"Neuroscience Letters","language":"en","page":"235-239","source":"DOI.org (Crossref)","title":"Visual and motor constraints on trajectory planning in pointing movements","volume":"372","author":[{"family":"Palluel-Germain","given":"R."},{"family":"Boy","given":"F."},{"family":"Orliaguet","given":"J.P."},{"family":"Coello","given":"Y."}],"issued":{"date-parts":[["2004",12]]}}}],"schema":"https://github.com/citation-style-language/schema/raw/master/csl-citation.json"} </w:instrText>
      </w:r>
      <w:r w:rsidR="00C07D7A">
        <w:fldChar w:fldCharType="separate"/>
      </w:r>
      <w:r w:rsidR="00C07D7A" w:rsidRPr="00DB56AD">
        <w:rPr>
          <w:rFonts w:ascii="Times New Roman" w:hAnsi="Times New Roman" w:cs="Times New Roman"/>
        </w:rPr>
        <w:t>(Desmurget et al., 1997; Palluel-Germain et al., 2004)</w:t>
      </w:r>
      <w:r w:rsidR="00C07D7A">
        <w:fldChar w:fldCharType="end"/>
      </w:r>
      <w:r w:rsidR="006316CA">
        <w:t xml:space="preserve"> and accordingly is </w:t>
      </w:r>
      <w:r w:rsidR="00F7664B">
        <w:t xml:space="preserve">expected </w:t>
      </w:r>
      <w:r w:rsidR="006316CA">
        <w:t xml:space="preserve">to </w:t>
      </w:r>
      <w:r w:rsidR="00570C94">
        <w:t>express</w:t>
      </w:r>
      <w:r w:rsidR="00B85270">
        <w:t xml:space="preserve"> more </w:t>
      </w:r>
      <w:r w:rsidR="00160F42">
        <w:t>variability</w:t>
      </w:r>
      <w:r w:rsidR="00E55F0D">
        <w:t xml:space="preserve"> </w:t>
      </w:r>
      <w:r w:rsidR="00CD022A">
        <w:t>between conditions</w:t>
      </w:r>
      <w:r w:rsidR="00C07D7A">
        <w:t xml:space="preserve">. </w:t>
      </w:r>
      <w:r w:rsidR="00CD022A">
        <w:t>Additionally</w:t>
      </w:r>
      <w:r w:rsidR="00B63590">
        <w:t xml:space="preserve">, </w:t>
      </w:r>
      <w:r w:rsidR="00C07D7A">
        <w:t xml:space="preserve">previous findings showed </w:t>
      </w:r>
      <w:r w:rsidR="00201CB0">
        <w:t xml:space="preserve">that </w:t>
      </w:r>
      <w:r w:rsidR="00C07D7A">
        <w:t>reaching responds faster and with greater curvatures to changes of mind</w:t>
      </w:r>
      <w:r w:rsidR="001C5CCB">
        <w:t xml:space="preserve"> than mouse tracking</w:t>
      </w:r>
      <w:r w:rsidR="00C07D7A">
        <w:t xml:space="preserve"> </w:t>
      </w:r>
      <w:r w:rsidR="00C07D7A">
        <w:fldChar w:fldCharType="begin"/>
      </w:r>
      <w:r w:rsidR="00C07D7A">
        <w:instrText xml:space="preserve"> ADDIN ZOTERO_ITEM CSL_CITATION {"citationID":"lMdEF7bo","properties":{"formattedCitation":"(Moher &amp; Song, 2019)","plainCitation":"(Moher &amp; Song, 2019)","noteIndex":0},"citationItems":[{"id":316,"uris":["http://zotero.org/users/8275165/items/VTMJA479"],"itemData":{"id":316,"type":"article-journal","abstract":"Reaching trajectories have provided a unique tool to observe changes in internal cognitive decisions. Furthermore, technological advances have made devices for measuring reach movements more accessible and researchers have recognized that various populations including children, elderly populations, and non-human primates can easily execute simple movements as responses. As a result, devices such as a three-dimensional (3D) reach tracker, a stylus, or a computer-mouse have been increasingly utilized to study cognitive processes. However, although the specific type of tracking device that a researcher uses may impact behavior due to the constraints it places on movements, most researchers in these fields are unaware of this potential issue. Here, we examined the potential behavioral impact of using each of these three devices. To induce re-directed movements that mimic the movements that often occur following changes in cognitive states, we used a double-step task in which displacement of an initial target location requires participants to quickly re-direct their movement. We found that reach movement parameters were largely comparable across the three devices. However, hand movements measured by a 3D reach tracker showed earlier reach initiation latencies (relative to stylus movements) and more curved movement trajectories (relative to both mouse and stylus movements). Reach movements were also re-directed following target displacement more rapidly. Thus, 3D reach trackers may be ideal for observing fast, subtle changes in internal decision-making processes compared to other devices. Taken together, this study provides a useful reference for comparing and implementing reaching studies to examine human cognition.","container-title":"Attention, Perception, &amp; Psychophysics","DOI":"10.3758/s13414-019-01856-8","ISSN":"1943-3921, 1943-393X","issue":"7","journalAbbreviation":"Atten Percept Psychophys","language":"en","page":"2558-2569","source":"DOI.org (Crossref)","title":"A comparison of simple movement behaviors across three different devices","volume":"81","author":[{"family":"Moher","given":"Jeff"},{"family":"Song","given":"Joo-Hyun"}],"issued":{"date-parts":[["2019",10]]}}}],"schema":"https://github.com/citation-style-language/schema/raw/master/csl-citation.json"} </w:instrText>
      </w:r>
      <w:r w:rsidR="00C07D7A">
        <w:fldChar w:fldCharType="separate"/>
      </w:r>
      <w:r w:rsidR="00C07D7A" w:rsidRPr="0019598D">
        <w:rPr>
          <w:rFonts w:ascii="Times New Roman" w:hAnsi="Times New Roman" w:cs="Times New Roman"/>
        </w:rPr>
        <w:t>(Moher &amp; Song, 2019)</w:t>
      </w:r>
      <w:r w:rsidR="00C07D7A">
        <w:fldChar w:fldCharType="end"/>
      </w:r>
      <w:r w:rsidR="00C07D7A">
        <w:t>.</w:t>
      </w:r>
    </w:p>
    <w:p w14:paraId="6B69B6CC" w14:textId="6072F32A" w:rsidR="00C07D7A" w:rsidRPr="00FB5ABF" w:rsidRDefault="00C04573" w:rsidP="00C07D7A">
      <w:r>
        <w:lastRenderedPageBreak/>
        <w:t xml:space="preserve">Another difference between the current study and </w:t>
      </w:r>
      <w:r w:rsidR="00C07D7A">
        <w:fldChar w:fldCharType="begin"/>
      </w:r>
      <w:r w:rsidR="00C07D7A">
        <w:instrText xml:space="preserve"> ADDIN ZOTERO_ITEM CSL_CITATION {"citationID":"dz6pPQZC","properties":{"formattedCitation":"(Xiao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C07D7A">
        <w:fldChar w:fldCharType="separate"/>
      </w:r>
      <w:r w:rsidR="00C07D7A" w:rsidRPr="006C231A">
        <w:rPr>
          <w:rFonts w:ascii="Times New Roman" w:hAnsi="Times New Roman" w:cs="Times New Roman"/>
        </w:rPr>
        <w:t xml:space="preserve">Xiao et al. </w:t>
      </w:r>
      <w:r w:rsidR="00C07D7A">
        <w:rPr>
          <w:rFonts w:ascii="Times New Roman" w:hAnsi="Times New Roman" w:cs="Times New Roman"/>
        </w:rPr>
        <w:t>(</w:t>
      </w:r>
      <w:r w:rsidR="00C07D7A" w:rsidRPr="006C231A">
        <w:rPr>
          <w:rFonts w:ascii="Times New Roman" w:hAnsi="Times New Roman" w:cs="Times New Roman"/>
        </w:rPr>
        <w:t>2015)</w:t>
      </w:r>
      <w:r w:rsidR="00C07D7A">
        <w:fldChar w:fldCharType="end"/>
      </w:r>
      <w:r w:rsidR="00C07D7A">
        <w:t xml:space="preserve"> </w:t>
      </w:r>
      <w:r>
        <w:t>pertains to the dependent variable</w:t>
      </w:r>
      <w:r w:rsidR="00C07D7A">
        <w:t xml:space="preserve">. While </w:t>
      </w:r>
      <w:r w:rsidR="00A70478">
        <w:t xml:space="preserve">the current study </w:t>
      </w:r>
      <w:r w:rsidR="00C07D7A">
        <w:t xml:space="preserve">used </w:t>
      </w:r>
      <w:r w:rsidR="00AF72AB">
        <w:t>the reach</w:t>
      </w:r>
      <w:r w:rsidR="00C07D7A">
        <w:t xml:space="preserve"> area measure</w:t>
      </w:r>
      <w:r w:rsidR="00AF72AB">
        <w:t>,</w:t>
      </w:r>
      <w:r w:rsidR="00C07D7A">
        <w:t xml:space="preserve"> </w:t>
      </w:r>
      <w:r w:rsidR="00AF72AB">
        <w:t>which</w:t>
      </w:r>
      <w:r w:rsidR="00C07D7A">
        <w:t xml:space="preserve"> is calculated </w:t>
      </w:r>
      <w:r w:rsidR="00C70AA4">
        <w:t>on</w:t>
      </w:r>
      <w:r w:rsidR="00C07D7A">
        <w:t xml:space="preserve"> the average trajectories</w:t>
      </w:r>
      <w:r w:rsidR="00E55CA2">
        <w:t xml:space="preserve"> </w:t>
      </w:r>
      <w:r w:rsidR="00770EA1">
        <w:t>with</w:t>
      </w:r>
      <w:r w:rsidR="00C07D7A">
        <w:t xml:space="preserve"> a single value per participant, Xiao et al. used AUC</w:t>
      </w:r>
      <w:r w:rsidR="00767BD2">
        <w:t>,</w:t>
      </w:r>
      <w:r w:rsidR="00C07D7A">
        <w:t xml:space="preserve"> which is computed separately for each trial. </w:t>
      </w:r>
      <w:r w:rsidR="00904BDE">
        <w:t>The latter accordingly includes more information on</w:t>
      </w:r>
      <w:r w:rsidR="00C07D7A">
        <w:t xml:space="preserve"> the variance that is lost when averaging trajectories over trials. However, a post hoc analysis </w:t>
      </w:r>
      <w:r w:rsidR="00FB377D">
        <w:t xml:space="preserve">that estimated </w:t>
      </w:r>
      <w:r w:rsidR="00C07D7A">
        <w:t xml:space="preserve">the AUC measure </w:t>
      </w:r>
      <w:r w:rsidR="00FB377D">
        <w:t xml:space="preserve">for </w:t>
      </w:r>
      <w:r w:rsidR="00A76FF7">
        <w:t xml:space="preserve">the current </w:t>
      </w:r>
      <w:r w:rsidR="00C07D7A">
        <w:t>data reve</w:t>
      </w:r>
      <w:r w:rsidR="0018530D">
        <w:t>a</w:t>
      </w:r>
      <w:r w:rsidR="00C07D7A">
        <w:t>led similar effect size to that produced by the reach area measure</w:t>
      </w:r>
      <w:r w:rsidR="0018530D">
        <w:t xml:space="preserve"> (see</w:t>
      </w:r>
      <w:r w:rsidR="00A7285B">
        <w:t xml:space="preserve"> </w:t>
      </w:r>
      <w:r w:rsidR="00A7285B">
        <w:fldChar w:fldCharType="begin"/>
      </w:r>
      <w:r w:rsidR="00A7285B">
        <w:instrText xml:space="preserve"> REF _Ref134441131 \h </w:instrText>
      </w:r>
      <w:r w:rsidR="00A7285B">
        <w:fldChar w:fldCharType="separate"/>
      </w:r>
      <w:r w:rsidR="00A7285B">
        <w:t xml:space="preserve">Supplementary Table </w:t>
      </w:r>
      <w:r w:rsidR="00A7285B">
        <w:rPr>
          <w:noProof/>
        </w:rPr>
        <w:t>1</w:t>
      </w:r>
      <w:r w:rsidR="00A7285B">
        <w:fldChar w:fldCharType="end"/>
      </w:r>
      <w:r w:rsidR="0018530D">
        <w:t>)</w:t>
      </w:r>
      <w:r w:rsidR="00C07D7A">
        <w:t>.</w:t>
      </w:r>
      <w:r w:rsidR="006E765D">
        <w:t xml:space="preserve"> Thus, this difference </w:t>
      </w:r>
      <w:r w:rsidR="00950DF9">
        <w:t>in analysis approaches cannot explain the differential results.</w:t>
      </w:r>
    </w:p>
    <w:p w14:paraId="51969BEE" w14:textId="16EC6604" w:rsidR="00C07D7A" w:rsidRPr="002E61A9" w:rsidRDefault="005C2B8A" w:rsidP="00671861">
      <w:r>
        <w:t>A more critical difference between the studies pertains to</w:t>
      </w:r>
      <w:r w:rsidR="001B3E41">
        <w:t xml:space="preserve"> </w:t>
      </w:r>
      <w:r w:rsidR="00C07D7A">
        <w:t>the awareness measure</w:t>
      </w:r>
      <w:r>
        <w:t>s</w:t>
      </w:r>
      <w:r w:rsidR="00C07D7A">
        <w:t xml:space="preserve"> </w:t>
      </w:r>
      <w:r>
        <w:t>in the two studies.</w:t>
      </w:r>
      <w:r w:rsidR="00C07D7A">
        <w:t xml:space="preserve"> </w:t>
      </w:r>
      <w:r w:rsidR="00C07D7A">
        <w:fldChar w:fldCharType="begin"/>
      </w:r>
      <w:r w:rsidR="00C07D7A">
        <w:instrText xml:space="preserve"> ADDIN ZOTERO_ITEM CSL_CITATION {"citationID":"kktjy5hQ","properties":{"formattedCitation":"(Xiao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C07D7A">
        <w:fldChar w:fldCharType="separate"/>
      </w:r>
      <w:r w:rsidR="00C07D7A" w:rsidRPr="006C231A">
        <w:rPr>
          <w:rFonts w:ascii="Times New Roman" w:hAnsi="Times New Roman" w:cs="Times New Roman"/>
        </w:rPr>
        <w:t xml:space="preserve">Xiao et al. </w:t>
      </w:r>
      <w:r w:rsidR="00C07D7A">
        <w:rPr>
          <w:rFonts w:ascii="Times New Roman" w:hAnsi="Times New Roman" w:cs="Times New Roman"/>
        </w:rPr>
        <w:t>(</w:t>
      </w:r>
      <w:r w:rsidR="00C07D7A" w:rsidRPr="006C231A">
        <w:rPr>
          <w:rFonts w:ascii="Times New Roman" w:hAnsi="Times New Roman" w:cs="Times New Roman"/>
        </w:rPr>
        <w:t>2015)</w:t>
      </w:r>
      <w:r w:rsidR="00C07D7A">
        <w:fldChar w:fldCharType="end"/>
      </w:r>
      <w:r w:rsidR="00D4631A">
        <w:t xml:space="preserve"> assessed </w:t>
      </w:r>
      <w:r w:rsidR="001B3E41">
        <w:t xml:space="preserve">the contribution of </w:t>
      </w:r>
      <w:r w:rsidR="00C07D7A">
        <w:t xml:space="preserve">awareness by examining the correlation between the objective visibility of the prime and the size of the congruency effect. This type of analysis has been shown to inflate unconscious effects since the correlation measurement is limited by the reliability of either of the variables </w:t>
      </w:r>
      <w:r w:rsidR="00C07D7A">
        <w:fldChar w:fldCharType="begin"/>
      </w:r>
      <w:r w:rsidR="00671861">
        <w:instrText xml:space="preserve"> ADDIN ZOTERO_ITEM CSL_CITATION {"citationID":"W348Ra8G","properties":{"formattedCitation":"(Vadillo et al., 2022)","plainCitation":"(Vadillo et al., 2022)","noteIndex":0},"citationItems":[{"id":939,"uris":["http://zotero.org/users/8275165/items/QD2JJN4P"],"itemData":{"id":939,"type":"article-journal","abstract":"Experimental psychologists often neglect the poor psychometric properties of the dependent measures collected in their studies. In particular, a low reliability of measures can have dramatic consequences for the interpretation of key findings in some of the most popular experimental paradigms, especially when strong inferences are drawn from the absence of statistically significant correlations. In research on unconscious cognition, for instance, it is commonly argued that the lack of a correlation between task performance and measures of awareness or explicit recollection of the target stimuli provides strong support for the conclusion that the cognitive processes underlying performance must be unconscious. Using contextual cuing of visual search as a case study, we show that given the low reliability of the dependent measures collected in these studies, it is usually impossible to draw any firm conclusion about the unconscious character of this effect from correlational analyses. Furthermore, both a psychometric meta-analysis of the available evidence and a cognitive-modeling approach suggest that, in fact, we should expect to see very low correlations between performance and awareness at the empirical level, even if both constructs are perfectly related at the latent level. Convincing evidence for the unconscious character of contextual cuing and other effects will most likely demand richer and larger data sets, coupled with more powerful analytic approaches.","container-title":"Psychonomic Bulletin &amp; Review","DOI":"10.3758/s13423-021-01923-y","ISSN":"1531-5320","issue":"1","journalAbbreviation":"Psychon Bull Rev","language":"en","page":"21-43","source":"Springer Link","title":"Raising awareness about measurement error in research on unconscious mental processes","volume":"29","author":[{"family":"Vadillo","given":"Miguel A."},{"family":"Malejka","given":"Simone"},{"family":"Lee","given":"Daryl Y. H."},{"family":"Dienes","given":"Zoltan"},{"family":"Shanks","given":"David R."}],"issued":{"date-parts":[["2022",2,1]]}}}],"schema":"https://github.com/citation-style-language/schema/raw/master/csl-citation.json"} </w:instrText>
      </w:r>
      <w:r w:rsidR="00C07D7A">
        <w:fldChar w:fldCharType="separate"/>
      </w:r>
      <w:r w:rsidR="00671861" w:rsidRPr="00671861">
        <w:rPr>
          <w:rFonts w:ascii="Times New Roman" w:hAnsi="Times New Roman" w:cs="Times New Roman"/>
        </w:rPr>
        <w:t>(Vadillo et al., 2022)</w:t>
      </w:r>
      <w:r w:rsidR="00C07D7A">
        <w:fldChar w:fldCharType="end"/>
      </w:r>
      <w:r w:rsidR="00C07D7A">
        <w:t xml:space="preserve">. Furthermore, visual examination of the reported d' </w:t>
      </w:r>
      <w:r w:rsidR="00C82D1B">
        <w:t xml:space="preserve">in that work </w:t>
      </w:r>
      <w:r w:rsidR="00C07D7A">
        <w:t xml:space="preserve">reveals that the masking procedure was </w:t>
      </w:r>
      <w:r w:rsidR="00223E68">
        <w:t xml:space="preserve">actually ineffective in </w:t>
      </w:r>
      <w:r w:rsidR="00C07D7A">
        <w:t>render</w:t>
      </w:r>
      <w:r w:rsidR="00223E68">
        <w:t>ing</w:t>
      </w:r>
      <w:r w:rsidR="00C07D7A">
        <w:t xml:space="preserve"> the prime completely invisible</w:t>
      </w:r>
      <w:r w:rsidR="00223E68">
        <w:t xml:space="preserve"> (as for most participants, d’ was higher than </w:t>
      </w:r>
      <w:r w:rsidR="00903FAC">
        <w:t xml:space="preserve">0), </w:t>
      </w:r>
      <w:r w:rsidR="00C07D7A">
        <w:t xml:space="preserve">allowing it to be consciously </w:t>
      </w:r>
      <w:r w:rsidR="00D25DBC">
        <w:t>perceived</w:t>
      </w:r>
      <w:r w:rsidR="00C07D7A">
        <w:t xml:space="preserve">. </w:t>
      </w:r>
      <w:r w:rsidR="008B125E">
        <w:t>T</w:t>
      </w:r>
      <w:r w:rsidR="007D198C">
        <w:t>hus, i</w:t>
      </w:r>
      <w:r w:rsidR="00C07D7A">
        <w:t xml:space="preserve">t </w:t>
      </w:r>
      <w:r w:rsidR="007D198C">
        <w:t>seems</w:t>
      </w:r>
      <w:r w:rsidR="00C07D7A">
        <w:t xml:space="preserve"> plausible that </w:t>
      </w:r>
      <w:r w:rsidR="007D198C">
        <w:t xml:space="preserve">the reported effect is </w:t>
      </w:r>
      <w:r w:rsidR="00D25DBC">
        <w:t xml:space="preserve">mainly </w:t>
      </w:r>
      <w:r w:rsidR="007D198C">
        <w:t xml:space="preserve">driven by </w:t>
      </w:r>
      <w:r w:rsidR="00C07D7A">
        <w:t>consciously processed primes</w:t>
      </w:r>
      <w:r w:rsidR="007D198C">
        <w:t>, which might</w:t>
      </w:r>
      <w:r w:rsidR="00C07D7A">
        <w:t xml:space="preserve"> affect movements to a larger extent than unconscious ones </w:t>
      </w:r>
      <w:r w:rsidR="00877280">
        <w:t xml:space="preserve">and </w:t>
      </w:r>
      <w:r w:rsidR="00C07D7A">
        <w:t>could account for the large effect found by Xiao and colleagues.</w:t>
      </w:r>
    </w:p>
    <w:p w14:paraId="74E5FA86" w14:textId="7D7C7B16" w:rsidR="00C07D7A" w:rsidRDefault="00C07D7A" w:rsidP="00BF3E1B">
      <w:r>
        <w:t>Finally, the discrepancy</w:t>
      </w:r>
      <w:r w:rsidR="009D6C03">
        <w:t xml:space="preserve"> between the studies</w:t>
      </w:r>
      <w:r>
        <w:t xml:space="preserve"> could also </w:t>
      </w:r>
      <w:r w:rsidR="00533882">
        <w:t xml:space="preserve">be </w:t>
      </w:r>
      <w:r>
        <w:t xml:space="preserve">accidental. It is </w:t>
      </w:r>
      <w:r w:rsidR="009E072D">
        <w:t xml:space="preserve">plausible </w:t>
      </w:r>
      <w:r>
        <w:t xml:space="preserve">that </w:t>
      </w:r>
      <w:r w:rsidR="00E5732E">
        <w:t xml:space="preserve">one set of reported </w:t>
      </w:r>
      <w:r>
        <w:t xml:space="preserve">results </w:t>
      </w:r>
      <w:r w:rsidR="00EF4F7C">
        <w:t>is</w:t>
      </w:r>
      <w:r>
        <w:t xml:space="preserve"> erroneous, </w:t>
      </w:r>
      <w:r w:rsidR="009E072D">
        <w:t xml:space="preserve">thereby calling </w:t>
      </w:r>
      <w:r w:rsidR="00EF4F7C">
        <w:t xml:space="preserve">for </w:t>
      </w:r>
      <w:r>
        <w:t xml:space="preserve">further </w:t>
      </w:r>
      <w:r w:rsidR="002951B2">
        <w:t xml:space="preserve">investigations of </w:t>
      </w:r>
      <w:r>
        <w:t xml:space="preserve">the relation between reaching and keyboard responses. One </w:t>
      </w:r>
      <w:r w:rsidR="00FE12FA">
        <w:t xml:space="preserve">way by which such studies could go beyond the current work </w:t>
      </w:r>
      <w:r>
        <w:t>would be to use a dynamic starting condition</w:t>
      </w:r>
      <w:r w:rsidR="00FF5517">
        <w:t>,</w:t>
      </w:r>
      <w:r>
        <w:t xml:space="preserve"> in which the stimuli </w:t>
      </w:r>
      <w:r w:rsidR="00FF5517">
        <w:t>are</w:t>
      </w:r>
      <w:r>
        <w:t xml:space="preserve"> presented only after the movement was initiated. This paradigm has been shown to increase movement </w:t>
      </w:r>
      <w:r>
        <w:lastRenderedPageBreak/>
        <w:t xml:space="preserve">consistency and curvature and decrease the amount of noise </w:t>
      </w:r>
      <w:r>
        <w:fldChar w:fldCharType="begin"/>
      </w:r>
      <w:r>
        <w:instrText xml:space="preserve"> ADDIN ZOTERO_ITEM CSL_CITATION {"citationID":"ALWVJU5S","properties":{"formattedCitation":"(Scherbaum &amp; Kieslich, 2018)","plainCitation":"(Scherbaum &amp; Kieslich, 2018)","noteIndex":0},"citationItems":[{"id":321,"uris":["http://zotero.org/users/8275165/items/IZYALV52"],"itemData":{"id":321,"type":"article-journal","container-title":"Behavior Research Methods","DOI":"10.3758/s13428-017-0977-4","ISSN":"1554-3528","issue":"5","journalAbbreviation":"Behav Res","language":"en","page":"2097-2110","source":"DOI.org (Crossref)","title":"Stuck at the starting line: How the starting procedure influences mouse-tracking data","title-short":"Stuck at the starting line","volume":"50","author":[{"family":"Scherbaum","given":"Stefan"},{"family":"Kieslich","given":"Pascal J."}],"issued":{"date-parts":[["2018",10]]}}}],"schema":"https://github.com/citation-style-language/schema/raw/master/csl-citation.json"} </w:instrText>
      </w:r>
      <w:r>
        <w:fldChar w:fldCharType="separate"/>
      </w:r>
      <w:r w:rsidRPr="001617E7">
        <w:rPr>
          <w:rFonts w:ascii="Times New Roman" w:hAnsi="Times New Roman" w:cs="Times New Roman"/>
        </w:rPr>
        <w:t>(Scherbaum &amp; Kieslich, 2018)</w:t>
      </w:r>
      <w:r>
        <w:fldChar w:fldCharType="end"/>
      </w:r>
      <w:r>
        <w:t>. Moreover, it will decrease the number of excluded trials</w:t>
      </w:r>
      <w:r w:rsidR="006B4F02">
        <w:t>,</w:t>
      </w:r>
      <w:r>
        <w:t xml:space="preserve"> as no trials will be excluded due to early or late responses. This could potentially increase the signal</w:t>
      </w:r>
      <w:r w:rsidR="001A3FBE">
        <w:t>-</w:t>
      </w:r>
      <w:r>
        <w:t>to</w:t>
      </w:r>
      <w:r w:rsidR="001A3FBE">
        <w:t>-</w:t>
      </w:r>
      <w:r>
        <w:t>noise ratio in the reaching task and allow reaching to unravel a larger congruency effect.</w:t>
      </w:r>
    </w:p>
    <w:p w14:paraId="12FC8C8D" w14:textId="4844A762" w:rsidR="00DC11F3" w:rsidRDefault="00BF3E1B" w:rsidP="00884885">
      <w:r>
        <w:t xml:space="preserve">Assuming the results obtained here are genuine, one could go beyond the discrepancy between </w:t>
      </w:r>
      <w:r w:rsidR="00502F15">
        <w:t>them</w:t>
      </w:r>
      <w:r>
        <w:t xml:space="preserve"> and those </w:t>
      </w:r>
      <w:r w:rsidR="00725A51">
        <w:t xml:space="preserve">reported </w:t>
      </w:r>
      <w:r>
        <w:t xml:space="preserve">by Xiao et al. (2015) </w:t>
      </w:r>
      <w:r w:rsidR="00725A51">
        <w:t>and</w:t>
      </w:r>
      <w:r>
        <w:t xml:space="preserve"> ask </w:t>
      </w:r>
      <w:r w:rsidR="00725A51">
        <w:t xml:space="preserve">how can </w:t>
      </w:r>
      <w:r w:rsidR="008152C5">
        <w:t xml:space="preserve">they be </w:t>
      </w:r>
      <w:r w:rsidR="00725A51">
        <w:t>explain</w:t>
      </w:r>
      <w:r w:rsidR="008152C5">
        <w:t>ed</w:t>
      </w:r>
      <w:r w:rsidR="00725A51">
        <w:t xml:space="preserve">. That is, why </w:t>
      </w:r>
      <w:r w:rsidR="00D0539B">
        <w:t>was</w:t>
      </w:r>
      <w:r w:rsidR="00854EA5">
        <w:t xml:space="preserve"> the</w:t>
      </w:r>
      <w:r w:rsidR="00D0539B">
        <w:t xml:space="preserve"> </w:t>
      </w:r>
      <w:r w:rsidR="00725A51">
        <w:t>movement tracking</w:t>
      </w:r>
      <w:r w:rsidR="00D338ED">
        <w:t>'s effect only slightly larger than that of the keyboard response</w:t>
      </w:r>
      <w:r w:rsidR="008152C5">
        <w:t>?</w:t>
      </w:r>
      <w:r>
        <w:t xml:space="preserve"> </w:t>
      </w:r>
      <w:r w:rsidR="00725A51">
        <w:t xml:space="preserve">One </w:t>
      </w:r>
      <w:r w:rsidR="00C13750">
        <w:t xml:space="preserve">possible explanation </w:t>
      </w:r>
      <w:r w:rsidR="00512CDD">
        <w:t>concerns</w:t>
      </w:r>
      <w:r w:rsidR="009144E2">
        <w:t xml:space="preserve"> </w:t>
      </w:r>
      <w:r w:rsidR="00B300C4">
        <w:t>the</w:t>
      </w:r>
      <w:r w:rsidR="005500AD">
        <w:t xml:space="preserve"> </w:t>
      </w:r>
      <w:r w:rsidR="007F0B60">
        <w:t xml:space="preserve">larger amount of noise </w:t>
      </w:r>
      <w:r w:rsidR="009327F0">
        <w:t xml:space="preserve">that was </w:t>
      </w:r>
      <w:r w:rsidR="00EA261B">
        <w:t xml:space="preserve">observed </w:t>
      </w:r>
      <w:r w:rsidR="007F0B60">
        <w:t xml:space="preserve">in the reaching measure. </w:t>
      </w:r>
      <w:r w:rsidR="00C0281E">
        <w:t xml:space="preserve">Specifically, </w:t>
      </w:r>
      <w:r w:rsidR="007F0B60">
        <w:t xml:space="preserve">reaching </w:t>
      </w:r>
      <w:r w:rsidR="006D472D">
        <w:t xml:space="preserve">movements are </w:t>
      </w:r>
      <w:r w:rsidR="00B160A8">
        <w:t>more comple</w:t>
      </w:r>
      <w:r w:rsidR="00ED1528">
        <w:t>x</w:t>
      </w:r>
      <w:r w:rsidR="00181385">
        <w:t xml:space="preserve"> than a simple keypress</w:t>
      </w:r>
      <w:r w:rsidR="0093001E">
        <w:t xml:space="preserve"> as they </w:t>
      </w:r>
      <w:r w:rsidR="00672398">
        <w:t xml:space="preserve">could potentially be </w:t>
      </w:r>
      <w:r w:rsidR="0093001E">
        <w:t xml:space="preserve">affected by a multitude of parameters that </w:t>
      </w:r>
      <w:r w:rsidR="0006492A">
        <w:t>do not influence keypresses</w:t>
      </w:r>
      <w:r w:rsidR="0099179F">
        <w:t xml:space="preserve"> (e.g., </w:t>
      </w:r>
      <w:r w:rsidR="0093001E">
        <w:t xml:space="preserve">trajectory planning, </w:t>
      </w:r>
      <w:r w:rsidR="00DB4AFD">
        <w:t xml:space="preserve">muscle exhaustion, </w:t>
      </w:r>
      <w:r w:rsidR="0093001E">
        <w:t xml:space="preserve">arm length and posture, </w:t>
      </w:r>
      <w:r w:rsidR="00672398">
        <w:t xml:space="preserve">and </w:t>
      </w:r>
      <w:r w:rsidR="0093001E">
        <w:t>so forth</w:t>
      </w:r>
      <w:r w:rsidR="00DB4AFD">
        <w:t>)</w:t>
      </w:r>
      <w:r w:rsidR="00181385">
        <w:t>.</w:t>
      </w:r>
      <w:r w:rsidR="00B160A8">
        <w:t xml:space="preserve"> </w:t>
      </w:r>
      <w:r w:rsidR="00D53D6D">
        <w:t xml:space="preserve">A larger </w:t>
      </w:r>
      <w:r w:rsidR="00623686">
        <w:t xml:space="preserve">amount of free parameters </w:t>
      </w:r>
      <w:r w:rsidR="00745CB4">
        <w:t xml:space="preserve">leaves more </w:t>
      </w:r>
      <w:r w:rsidR="00EE0803">
        <w:t xml:space="preserve">room for variability when executing </w:t>
      </w:r>
      <w:r w:rsidR="00745CB4">
        <w:t xml:space="preserve">the </w:t>
      </w:r>
      <w:r w:rsidR="001F085D">
        <w:t>response</w:t>
      </w:r>
      <w:r w:rsidR="00A139BB">
        <w:t>,</w:t>
      </w:r>
      <w:r w:rsidR="008A65D3">
        <w:t xml:space="preserve"> </w:t>
      </w:r>
      <w:r w:rsidR="000A2C2C">
        <w:t>which</w:t>
      </w:r>
      <w:r w:rsidR="008535CC">
        <w:t>, in turn,</w:t>
      </w:r>
      <w:r w:rsidR="00F77750">
        <w:t xml:space="preserve"> </w:t>
      </w:r>
      <w:r w:rsidR="00115003">
        <w:t>might obscure</w:t>
      </w:r>
      <w:r w:rsidR="005541B0">
        <w:t xml:space="preserve"> the</w:t>
      </w:r>
      <w:r w:rsidR="00115003">
        <w:t xml:space="preserve"> </w:t>
      </w:r>
      <w:r w:rsidR="007B612C">
        <w:t>congruency effect</w:t>
      </w:r>
      <w:r w:rsidR="00F22DA9">
        <w:t xml:space="preserve">. This </w:t>
      </w:r>
      <w:r w:rsidR="005E04C4">
        <w:t xml:space="preserve">notion </w:t>
      </w:r>
      <w:r w:rsidR="00F22DA9">
        <w:t xml:space="preserve">is supported by the larger relative standard </w:t>
      </w:r>
      <w:r w:rsidR="00553B76">
        <w:t>deviation</w:t>
      </w:r>
      <w:r w:rsidR="00F22DA9">
        <w:t xml:space="preserve"> </w:t>
      </w:r>
      <w:r w:rsidR="00773F6F">
        <w:fldChar w:fldCharType="begin"/>
      </w:r>
      <w:r w:rsidR="00773F6F">
        <w:instrText xml:space="preserve"> ADDIN ZOTERO_ITEM CSL_CITATION {"citationID":"oUaQfPj7","properties":{"formattedCitation":"(Everitt &amp; Skrondal, 2010)","plainCitation":"(Everitt &amp; Skrondal, 2010)","noteIndex":0},"citationItems":[{"id":768,"uris":["http://zotero.org/users/8275165/items/FSG4IFX3"],"itemData":{"id":768,"type":"book","abstract":"In the fourth edition of this dictionary many new entries have been added reflecting, in particular, the expanding interest in Bayesian statistics, causality and machine learning. \nThere has also been a comprehensive review and, where thought necessary, subsequent revision of existing entries. The number of biographies of important statisticians has been increased by including many from outside the UK and the USA and by the inclusion of entries for those who have died since the publication of the third edition.","ISBN":"978-0-511-78827-7","language":"en_US","note":"Accepted: 2018-11-14T09:25:45Z","source":"196.43.179.6:8080","title":"The Cambridge dictionary of statistics","URL":"http://196.43.179.6:8080/xmlui/handle/123456789/1213","author":[{"family":"Everitt","given":"B. S."},{"family":"Skrondal","given":"A."}],"accessed":{"date-parts":[["2022",9,11]]},"issued":{"date-parts":[["2010"]]}}}],"schema":"https://github.com/citation-style-language/schema/raw/master/csl-citation.json"} </w:instrText>
      </w:r>
      <w:r w:rsidR="00773F6F">
        <w:fldChar w:fldCharType="separate"/>
      </w:r>
      <w:r w:rsidR="00773F6F" w:rsidRPr="00773F6F">
        <w:rPr>
          <w:rFonts w:ascii="Times New Roman" w:hAnsi="Times New Roman" w:cs="Times New Roman"/>
        </w:rPr>
        <w:t>(Everitt &amp; Skrondal, 2010)</w:t>
      </w:r>
      <w:r w:rsidR="00773F6F">
        <w:fldChar w:fldCharType="end"/>
      </w:r>
      <w:r w:rsidR="00553B76">
        <w:t xml:space="preserve"> </w:t>
      </w:r>
      <w:r w:rsidR="00F22DA9">
        <w:t>observe</w:t>
      </w:r>
      <w:r w:rsidR="00553B76">
        <w:t>d</w:t>
      </w:r>
      <w:r w:rsidR="00F22DA9">
        <w:t xml:space="preserve"> in the </w:t>
      </w:r>
      <w:r w:rsidR="00553B76">
        <w:t xml:space="preserve">reaching </w:t>
      </w:r>
      <w:r w:rsidR="00DD09D4">
        <w:t>area</w:t>
      </w:r>
      <w:r w:rsidR="009E579C">
        <w:t xml:space="preserve"> </w:t>
      </w:r>
      <w:r w:rsidR="001700A8">
        <w:t xml:space="preserve">(SD = 1.45) </w:t>
      </w:r>
      <w:r w:rsidR="00553B76">
        <w:t>compared to the keyboard</w:t>
      </w:r>
      <w:r w:rsidR="0041600A">
        <w:t xml:space="preserve"> RT</w:t>
      </w:r>
      <w:r w:rsidR="001700A8">
        <w:t xml:space="preserve"> (SD = 0.85)</w:t>
      </w:r>
      <w:r w:rsidR="00553B76">
        <w:t xml:space="preserve">. </w:t>
      </w:r>
      <w:r w:rsidR="00FC6200">
        <w:t xml:space="preserve">In addition, the </w:t>
      </w:r>
      <w:r w:rsidR="00C674B7">
        <w:t>SNR was further decreased in the reaching session due to the higher number of excluded trials.</w:t>
      </w:r>
    </w:p>
    <w:p w14:paraId="197FF256" w14:textId="3FD1E89B" w:rsidR="00C42604" w:rsidRDefault="00BE4794" w:rsidP="005D6A2B">
      <w:r>
        <w:t xml:space="preserve">An </w:t>
      </w:r>
      <w:r w:rsidR="003F6AD7">
        <w:t xml:space="preserve">alternative explanation </w:t>
      </w:r>
      <w:r w:rsidR="00B47C3E">
        <w:t xml:space="preserve">for </w:t>
      </w:r>
      <w:r w:rsidR="003F6AD7">
        <w:t xml:space="preserve">the results </w:t>
      </w:r>
      <w:r w:rsidR="00E7205D">
        <w:t>proceeds from</w:t>
      </w:r>
      <w:r w:rsidR="00B47C3E">
        <w:t xml:space="preserve"> the short-lived nature of </w:t>
      </w:r>
      <w:r w:rsidR="00D81E44">
        <w:t>unconscious effects</w:t>
      </w:r>
      <w:r w:rsidR="003F6AD7">
        <w:t xml:space="preserve"> </w:t>
      </w:r>
      <w:r w:rsidR="00367316">
        <w:fldChar w:fldCharType="begin"/>
      </w:r>
      <w:r w:rsidR="00367316">
        <w:instrText xml:space="preserve"> ADDIN ZOTERO_ITEM CSL_CITATION {"citationID":"CKM2gCgQ","properties":{"formattedCitation":"(Greenwald et al., 1996)","plainCitation":"(Greenwald et al., 1996)","noteIndex":0},"citationItems":[{"id":476,"uris":["http://zotero.org/users/8275165/items/IAZPP3YU"],"itemData":{"id":476,"type":"article-journal","container-title":"Science","DOI":"10.1126/science.273.5282.1699","ISSN":"0036-8075,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L."}],"issued":{"date-parts":[["1996",9,20]]}}}],"schema":"https://github.com/citation-style-language/schema/raw/master/csl-citation.json"} </w:instrText>
      </w:r>
      <w:r w:rsidR="00367316">
        <w:fldChar w:fldCharType="separate"/>
      </w:r>
      <w:r w:rsidR="00367316" w:rsidRPr="00367316">
        <w:rPr>
          <w:rFonts w:ascii="Times New Roman" w:hAnsi="Times New Roman" w:cs="Times New Roman"/>
        </w:rPr>
        <w:t>(Greenwald et al., 1996)</w:t>
      </w:r>
      <w:r w:rsidR="00367316">
        <w:fldChar w:fldCharType="end"/>
      </w:r>
      <w:r w:rsidR="00166587">
        <w:t xml:space="preserve">. As </w:t>
      </w:r>
      <w:r w:rsidR="003F6AD7">
        <w:t xml:space="preserve">reaching responses are </w:t>
      </w:r>
      <w:r w:rsidR="00924FB7">
        <w:t>a relatively long ongoing procedure</w:t>
      </w:r>
      <w:r w:rsidR="00D442E6">
        <w:t>, they might be less affected by short-lived effects</w:t>
      </w:r>
      <w:r w:rsidR="00924FB7">
        <w:t>. However</w:t>
      </w:r>
      <w:r w:rsidR="00E4682C">
        <w:t>,</w:t>
      </w:r>
      <w:r w:rsidR="00924FB7">
        <w:t xml:space="preserve"> this </w:t>
      </w:r>
      <w:r w:rsidR="00E4682C">
        <w:t>interpretation</w:t>
      </w:r>
      <w:r w:rsidR="00924FB7">
        <w:t xml:space="preserve"> </w:t>
      </w:r>
      <w:r w:rsidR="001D3A88">
        <w:t xml:space="preserve">does not </w:t>
      </w:r>
      <w:r w:rsidR="007F4931">
        <w:t xml:space="preserve">align </w:t>
      </w:r>
      <w:r w:rsidR="001D3A88">
        <w:t xml:space="preserve">with the </w:t>
      </w:r>
      <w:r w:rsidR="00FC7606">
        <w:t>cluster</w:t>
      </w:r>
      <w:r w:rsidR="00C90517">
        <w:t>-based permutation</w:t>
      </w:r>
      <w:r w:rsidR="00FC7606">
        <w:t xml:space="preserve"> results which show that </w:t>
      </w:r>
      <w:r w:rsidR="001E32AC">
        <w:t xml:space="preserve">the </w:t>
      </w:r>
      <w:r w:rsidR="00FC7606">
        <w:t>primes exert</w:t>
      </w:r>
      <w:r w:rsidR="001E32AC">
        <w:t>ed</w:t>
      </w:r>
      <w:r w:rsidR="00FC7606">
        <w:t xml:space="preserve"> their effects </w:t>
      </w:r>
      <w:r w:rsidR="005C5A39">
        <w:t xml:space="preserve">approximately </w:t>
      </w:r>
      <w:r w:rsidR="0056778C">
        <w:t xml:space="preserve">until </w:t>
      </w:r>
      <w:r w:rsidR="00E558A1">
        <w:t>3</w:t>
      </w:r>
      <w:r w:rsidR="00A6242D">
        <w:t>4</w:t>
      </w:r>
      <w:r w:rsidR="00E558A1">
        <w:t>0</w:t>
      </w:r>
      <w:r w:rsidR="005C5A39">
        <w:t>ms</w:t>
      </w:r>
      <w:r w:rsidR="00B52F48">
        <w:t xml:space="preserve"> post reaching onset</w:t>
      </w:r>
      <w:r w:rsidR="0097325B">
        <w:t xml:space="preserve">, </w:t>
      </w:r>
      <w:r w:rsidR="00A86C1D">
        <w:t xml:space="preserve">extending </w:t>
      </w:r>
      <w:r w:rsidR="004A0C1A">
        <w:t xml:space="preserve">over </w:t>
      </w:r>
      <w:r w:rsidR="0056778C">
        <w:t>80</w:t>
      </w:r>
      <w:r w:rsidR="008A6365">
        <w:t>%</w:t>
      </w:r>
      <w:r w:rsidR="00C1270E">
        <w:t xml:space="preserve"> </w:t>
      </w:r>
      <w:r w:rsidR="0097325B">
        <w:t xml:space="preserve">of the </w:t>
      </w:r>
      <w:r w:rsidR="00C1270E">
        <w:t xml:space="preserve">average </w:t>
      </w:r>
      <w:r w:rsidR="00D07BF4">
        <w:t>reaching duration (</w:t>
      </w:r>
      <w:r w:rsidR="00C1270E">
        <w:t>422ms</w:t>
      </w:r>
      <w:r w:rsidR="00D07BF4">
        <w:t>)</w:t>
      </w:r>
      <w:r w:rsidR="00FC7606">
        <w:t>.</w:t>
      </w:r>
      <w:r w:rsidR="00294E55">
        <w:t xml:space="preserve"> On the contrary, the length of the response window used in the current experiment </w:t>
      </w:r>
      <w:r w:rsidR="005D209B">
        <w:t xml:space="preserve">was relatively short and </w:t>
      </w:r>
      <w:r w:rsidR="00294E55">
        <w:t xml:space="preserve">could potentially account for the outstanding effects that were </w:t>
      </w:r>
      <w:r w:rsidR="00294E55">
        <w:lastRenderedPageBreak/>
        <w:t>found here.</w:t>
      </w:r>
      <w:r w:rsidR="00294E55" w:rsidRPr="00294E55">
        <w:t xml:space="preserve"> </w:t>
      </w:r>
      <w:r w:rsidR="00294E55">
        <w:t>Unconscious effects have been shown to diminish over time and therefore be largest for short RTs</w:t>
      </w:r>
      <w:r w:rsidR="00E70D5D">
        <w:t xml:space="preserve"> </w:t>
      </w:r>
      <w:r w:rsidR="00E70D5D">
        <w:fldChar w:fldCharType="begin"/>
      </w:r>
      <w:r w:rsidR="00E70D5D">
        <w:instrText xml:space="preserve"> ADDIN ZOTERO_ITEM CSL_CITATION {"citationID":"Jlxhcg6l","properties":{"formattedCitation":"(Avneon &amp; Lamy, 2019)","plainCitation":"(Avneon &amp; Lamy, 2019)","noteIndex":0},"citationItems":[{"id":552,"uris":["http://zotero.org/users/8275165/items/GMX2DHPY"],"itemData":{"id":552,"type":"article-journal","abstract":"What function does conscious perception serve in human behavior? Many studies relied on unconscious priming to demonstrate that unseen stimuli can be extensively processed. However, showing a small unconscious priming eﬀect falls short of showing that the process underlying such priming is independent of conscious perception. Here, we investigated to what extent the retrieval of learned stimulus-response associations and semantic priming depend on conscious perception by using a liminal-prime paradigm that allows comparing conscious and unconscious processing under the same stimulus conditions. The results revealed two striking dissociations. First, S-R priming was entirely independent of conscious perception, whereas semantic processing was strongly enhanced by it. Second, while priming emerged on fast trials for all conditions, only conscious semantic priming was observed on slow trials. The implications of these ﬁndings for the time course of response priming and for the contribution of unconscious processes to fast vs. slow responses are discussed.","container-title":"Consciousness and Cognition","DOI":"10.1016/j.concog.2019.01.010","ISSN":"10538100","journalAbbreviation":"Consciousness and Cognition","language":"en","page":"36-51","source":"DOI.org (Crossref)","title":"Do semantic priming and retrieval of stimulus-response associations depend on conscious perception?","volume":"69","author":[{"family":"Avneon","given":"Maayan"},{"family":"Lamy","given":"Dominique"}],"issued":{"date-parts":[["2019",3]]}}}],"schema":"https://github.com/citation-style-language/schema/raw/master/csl-citation.json"} </w:instrText>
      </w:r>
      <w:r w:rsidR="00E70D5D">
        <w:fldChar w:fldCharType="separate"/>
      </w:r>
      <w:r w:rsidR="00E70D5D" w:rsidRPr="00E70D5D">
        <w:rPr>
          <w:rFonts w:ascii="Times New Roman" w:hAnsi="Times New Roman" w:cs="Times New Roman"/>
        </w:rPr>
        <w:t>(Avneon &amp; Lamy, 2019)</w:t>
      </w:r>
      <w:r w:rsidR="00E70D5D">
        <w:fldChar w:fldCharType="end"/>
      </w:r>
      <w:r w:rsidR="00E70D5D">
        <w:t xml:space="preserve">. </w:t>
      </w:r>
      <w:r w:rsidR="00294E55">
        <w:t>Indeed, a comparison of the current study's keyboard session with the original study by Dehaene</w:t>
      </w:r>
      <w:r w:rsidR="00A13ABC">
        <w:t xml:space="preserve"> et al.</w:t>
      </w:r>
      <w:r w:rsidR="00294E55">
        <w:t xml:space="preserve"> </w:t>
      </w:r>
      <w:r w:rsidR="00A13ABC">
        <w:fldChar w:fldCharType="begin"/>
      </w:r>
      <w:r w:rsidR="00A13ABC">
        <w:instrText xml:space="preserve"> ADDIN ZOTERO_ITEM CSL_CITATION {"citationID":"TBp1pyIZ","properties":{"formattedCitation":"(Dehaene et al., 2001)","plainCitation":"(Dehaene et al., 2001)","noteIndex":0},"citationItems":[{"id":284,"uris":["http://zotero.org/users/8275165/items/MT9DRVPW"],"itemData":{"id":284,"type":"article-journal","container-title":"Nature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rsidR="00A13ABC">
        <w:fldChar w:fldCharType="separate"/>
      </w:r>
      <w:r w:rsidR="005D6A2B" w:rsidRPr="005D6A2B">
        <w:rPr>
          <w:rFonts w:ascii="Times New Roman" w:hAnsi="Times New Roman" w:cs="Times New Roman"/>
        </w:rPr>
        <w:t>(Dehaene et al., 2001)</w:t>
      </w:r>
      <w:r w:rsidR="00A13ABC">
        <w:fldChar w:fldCharType="end"/>
      </w:r>
      <w:r w:rsidR="00294E55">
        <w:t xml:space="preserve"> reveals that although a similar experimental procedure was used, </w:t>
      </w:r>
      <w:r w:rsidR="001F54D6">
        <w:t xml:space="preserve">here </w:t>
      </w:r>
      <w:r w:rsidR="00294E55">
        <w:t xml:space="preserve">the </w:t>
      </w:r>
      <w:r w:rsidR="001F54D6">
        <w:t xml:space="preserve">observed </w:t>
      </w:r>
      <w:r w:rsidR="00294E55">
        <w:t xml:space="preserve">RT was approximately 80ms shorter and </w:t>
      </w:r>
      <w:r w:rsidR="001F54D6">
        <w:t xml:space="preserve">the </w:t>
      </w:r>
      <w:r w:rsidR="00294E55">
        <w:t>effect</w:t>
      </w:r>
      <w:r w:rsidR="001F54D6">
        <w:t xml:space="preserve"> size was larger</w:t>
      </w:r>
      <w:r w:rsidR="00294E55">
        <w:t xml:space="preserve">. Taken together, these results stress the </w:t>
      </w:r>
      <w:r w:rsidR="0084762D">
        <w:t xml:space="preserve">importance </w:t>
      </w:r>
      <w:r w:rsidR="00294E55">
        <w:t xml:space="preserve">of short response windows in experiments that probe unconscious processes. </w:t>
      </w:r>
    </w:p>
    <w:p w14:paraId="29CDF939" w14:textId="26337750" w:rsidR="005C5A39" w:rsidRDefault="0050667F" w:rsidP="001340FA">
      <w:r>
        <w:t>Large effect</w:t>
      </w:r>
      <w:r w:rsidR="00BC1F33">
        <w:t>s</w:t>
      </w:r>
      <w:r>
        <w:t xml:space="preserve"> such as those </w:t>
      </w:r>
      <w:r w:rsidR="006306AF">
        <w:t xml:space="preserve">exhibited </w:t>
      </w:r>
      <w:r>
        <w:t xml:space="preserve">here are uncommon to unconscious priming experiments </w:t>
      </w:r>
      <w:r w:rsidR="00EE4F17">
        <w:fldChar w:fldCharType="begin"/>
      </w:r>
      <w:r w:rsidR="00EE4F17">
        <w:instrText xml:space="preserve"> ADDIN ZOTERO_ITEM CSL_CITATION {"citationID":"efgwpOq7","properties":{"formattedCitation":"(Van den Bussche et al., 2009)","plainCitation":"(Van den Bussche et al., 2009)","noteIndex":0},"citationItems":[{"id":478,"uris":["http://zotero.org/users/8275165/items/SMVEHJB7"],"itemData":{"id":478,"type":"article-journal","abstract":"The extent to which unconscious information can influence behavior has been a topic of considerable debate throughout the history of psychology. A frequently used method for studying subliminal processing is the masked priming paradigm. The authors focused on studies in which this paradigm was used. Their aim was twofold: first, to assess the magnitude of subliminal priming across the literature and to determine whether subliminal primes are processed semantically, and second, to examine potential moderators of priming effects. The authors found significant priming in their analyses, indicating that unconsciously presented information can influence behavior. Furthermore, priming was observed under circumstances in which a nonsemantic interpretation could not fully explain the effects, suggesting that subliminally presented information can be processed semantically. Nonetheless, the nonsemantic processing of primes is enhanced and priming effects are boosted when the experimental context allows the formation of automatic stimulus–response mappings. This quantitative review also revealed several moderators that influence the strength of priming.","container-title":"Psychological Bulletin","DOI":"10.1037/a0015329","ISSN":"1939-1455, 0033-2909","issue":"3","journalAbbreviation":"Psychological Bulletin","language":"en","page":"452-477","source":"DOI.org (Crossref)","title":"Mechanisms of masked priming: A meta-analysis.","title-short":"Mechanisms of masked priming","volume":"135","author":[{"family":"Van den Bussche","given":"Eva"},{"family":"Van den Noortgate","given":"Wim"},{"family":"Reynvoet","given":"Bert"}],"issued":{"date-parts":[["2009"]]}}}],"schema":"https://github.com/citation-style-language/schema/raw/master/csl-citation.json"} </w:instrText>
      </w:r>
      <w:r w:rsidR="00EE4F17">
        <w:fldChar w:fldCharType="separate"/>
      </w:r>
      <w:r w:rsidR="00EE4F17" w:rsidRPr="00EE4F17">
        <w:rPr>
          <w:rFonts w:ascii="Times New Roman" w:hAnsi="Times New Roman" w:cs="Times New Roman"/>
        </w:rPr>
        <w:t>(Van den Bussche et al., 2009)</w:t>
      </w:r>
      <w:r w:rsidR="00EE4F17">
        <w:fldChar w:fldCharType="end"/>
      </w:r>
      <w:r w:rsidR="00351DA0">
        <w:t xml:space="preserve">. </w:t>
      </w:r>
      <w:r w:rsidR="00B77D2C">
        <w:t xml:space="preserve">Implementing a more </w:t>
      </w:r>
      <w:r w:rsidR="00351DA0">
        <w:t>difficult</w:t>
      </w:r>
      <w:r>
        <w:t xml:space="preserve"> </w:t>
      </w:r>
      <w:r w:rsidR="00B77D2C">
        <w:t xml:space="preserve">task </w:t>
      </w:r>
      <w:r w:rsidR="00996DFF">
        <w:t>to the keyboard condition is expected to reduce the effect size</w:t>
      </w:r>
      <w:r w:rsidR="001340FA">
        <w:t xml:space="preserve"> </w:t>
      </w:r>
      <w:r w:rsidR="001340FA">
        <w:fldChar w:fldCharType="begin"/>
      </w:r>
      <w:r w:rsidR="001340FA">
        <w:instrText xml:space="preserve"> ADDIN ZOTERO_ITEM CSL_CITATION {"citationID":"b24hkiED","properties":{"formattedCitation":"(Pratte &amp; Rouder, 2009)","plainCitation":"(Pratte &amp; Rouder, 2009)","noteIndex":0},"citationItems":[{"id":483,"uris":["http://zotero.org/users/8275165/items/ADL8LKZC"],"itemData":{"id":483,"type":"article-journal","container-title":"Attention, Perception, &amp; Psychophysics","DOI":"10.3758/APP.71.6.1276","ISSN":"1943-3921, 1943-393X","issue":"6","journalAbbreviation":"Attention, Perception, &amp; Psychophysics","language":"en","page":"1276-1283","source":"DOI.org (Crossref)","title":"A task-difficulty artifact in subliminal priming","volume":"71","author":[{"family":"Pratte","given":"Michael S."},{"family":"Rouder","given":"Jeffrey N."}],"issued":{"date-parts":[["2009",8]]}}}],"schema":"https://github.com/citation-style-language/schema/raw/master/csl-citation.json"} </w:instrText>
      </w:r>
      <w:r w:rsidR="001340FA">
        <w:fldChar w:fldCharType="separate"/>
      </w:r>
      <w:r w:rsidR="001340FA" w:rsidRPr="001340FA">
        <w:rPr>
          <w:rFonts w:ascii="Times New Roman" w:hAnsi="Times New Roman" w:cs="Times New Roman"/>
        </w:rPr>
        <w:t>(Pratte &amp; Rouder, 2009)</w:t>
      </w:r>
      <w:r w:rsidR="001340FA">
        <w:fldChar w:fldCharType="end"/>
      </w:r>
      <w:r w:rsidR="00996DFF">
        <w:t xml:space="preserve">, </w:t>
      </w:r>
      <w:r w:rsidR="00204E11">
        <w:t xml:space="preserve">though </w:t>
      </w:r>
      <w:r w:rsidR="00996DFF">
        <w:t xml:space="preserve">its effect on the </w:t>
      </w:r>
      <w:r w:rsidR="00823C00">
        <w:t xml:space="preserve">reaching condition is yet to be discovered. </w:t>
      </w:r>
      <w:r w:rsidR="00995283" w:rsidRPr="00995283">
        <w:t>If the reaching task proves to be less susceptible to the effect of task difficulty, it would provide further evidence of its superiority over the keyboard measure</w:t>
      </w:r>
      <w:r w:rsidR="000945BB">
        <w:t>.</w:t>
      </w:r>
    </w:p>
    <w:p w14:paraId="1ADC2992" w14:textId="1D8B2E5B" w:rsidR="00CD3847" w:rsidRPr="008B22C0" w:rsidRDefault="00CD3847" w:rsidP="00E118B7">
      <w:pPr>
        <w:rPr>
          <w:rtl/>
        </w:rPr>
      </w:pPr>
    </w:p>
    <w:p w14:paraId="0CADF9B0" w14:textId="07328A53" w:rsidR="00621E6D" w:rsidRDefault="00621E6D" w:rsidP="001617E7">
      <w:r>
        <w:t xml:space="preserve">To conclude, </w:t>
      </w:r>
      <w:r w:rsidR="00226148">
        <w:t xml:space="preserve">although </w:t>
      </w:r>
      <w:r w:rsidR="006D58BA">
        <w:t xml:space="preserve">only a small </w:t>
      </w:r>
      <w:r w:rsidR="00A5641A">
        <w:t>advantage</w:t>
      </w:r>
      <w:r w:rsidR="00226148">
        <w:t xml:space="preserve"> in effect size was found for </w:t>
      </w:r>
      <w:r>
        <w:t>motion tracking</w:t>
      </w:r>
      <w:r w:rsidR="00A5641A">
        <w:t>, this study does suggest that it might be a fruitful venue for future research. First, the effects are comparable</w:t>
      </w:r>
      <w:r w:rsidR="004B4C59">
        <w:t xml:space="preserve"> </w:t>
      </w:r>
      <w:r w:rsidR="00A5641A">
        <w:t xml:space="preserve">to </w:t>
      </w:r>
      <w:r w:rsidR="000C60E4">
        <w:t>–</w:t>
      </w:r>
      <w:r w:rsidR="004B4C59">
        <w:t xml:space="preserve"> and sometimes larger than</w:t>
      </w:r>
      <w:r w:rsidR="000C60E4">
        <w:t xml:space="preserve"> –</w:t>
      </w:r>
      <w:r w:rsidR="004B4C59">
        <w:t xml:space="preserve"> </w:t>
      </w:r>
      <w:r w:rsidR="00A5641A">
        <w:t>those found when using a</w:t>
      </w:r>
      <w:r w:rsidR="00912A84">
        <w:t xml:space="preserve"> </w:t>
      </w:r>
      <w:r w:rsidR="006A5854">
        <w:t xml:space="preserve">keyboard response </w:t>
      </w:r>
      <w:r w:rsidR="00912A84">
        <w:t xml:space="preserve">measure of </w:t>
      </w:r>
      <w:r>
        <w:t>unconscious processing</w:t>
      </w:r>
      <w:r w:rsidR="006A5854">
        <w:t xml:space="preserve">. </w:t>
      </w:r>
      <w:r w:rsidR="006617C2">
        <w:t>Second, i</w:t>
      </w:r>
      <w:r w:rsidR="006A5854">
        <w:t>t</w:t>
      </w:r>
      <w:r w:rsidR="006617C2">
        <w:t xml:space="preserve"> provide</w:t>
      </w:r>
      <w:r w:rsidR="006A5854">
        <w:t xml:space="preserve">s rich </w:t>
      </w:r>
      <w:r w:rsidR="002D47E4">
        <w:t xml:space="preserve">data </w:t>
      </w:r>
      <w:r w:rsidR="00711B02">
        <w:t>and</w:t>
      </w:r>
      <w:r w:rsidR="002D47E4">
        <w:t xml:space="preserve"> </w:t>
      </w:r>
      <w:r w:rsidR="00AC06B8">
        <w:t>online sensitivity</w:t>
      </w:r>
      <w:r w:rsidR="002D47E4">
        <w:t xml:space="preserve"> that is not possible with a keyboard measure</w:t>
      </w:r>
      <w:r w:rsidR="006617C2">
        <w:t>. This open</w:t>
      </w:r>
      <w:r w:rsidR="00FF25A5">
        <w:t>s</w:t>
      </w:r>
      <w:r w:rsidR="006617C2">
        <w:t xml:space="preserve"> the gate </w:t>
      </w:r>
      <w:r w:rsidR="00C418C2">
        <w:t xml:space="preserve">for </w:t>
      </w:r>
      <w:r w:rsidR="00DD538C">
        <w:t>delv</w:t>
      </w:r>
      <w:r w:rsidR="004D2932">
        <w:t>ing</w:t>
      </w:r>
      <w:r w:rsidR="00DD538C">
        <w:t xml:space="preserve"> into </w:t>
      </w:r>
      <w:r w:rsidR="006617C2">
        <w:t xml:space="preserve">the temporal aspects of unconscious effects on behavior. </w:t>
      </w:r>
      <w:r w:rsidR="003A3ABE">
        <w:t>W</w:t>
      </w:r>
      <w:r w:rsidR="006617C2">
        <w:t xml:space="preserve">hen taken together, these results </w:t>
      </w:r>
      <w:r w:rsidR="00AC06B8">
        <w:t xml:space="preserve">should encourage researchers to further </w:t>
      </w:r>
      <w:r w:rsidR="00711B02">
        <w:t xml:space="preserve">explore </w:t>
      </w:r>
      <w:r w:rsidR="00957AE0">
        <w:t xml:space="preserve">the </w:t>
      </w:r>
      <w:r w:rsidR="00AC06B8">
        <w:t xml:space="preserve">features </w:t>
      </w:r>
      <w:r w:rsidR="00957AE0">
        <w:t xml:space="preserve">and potential </w:t>
      </w:r>
      <w:r w:rsidR="00C22586">
        <w:t xml:space="preserve">of </w:t>
      </w:r>
      <w:r w:rsidR="00957AE0">
        <w:t>movement tracking as a tool for studying unconscious processes</w:t>
      </w:r>
      <w:r w:rsidR="005873B9">
        <w:t>. N</w:t>
      </w:r>
      <w:r w:rsidR="00AC06B8">
        <w:t xml:space="preserve">ew </w:t>
      </w:r>
      <w:r w:rsidR="00711B02">
        <w:t>analys</w:t>
      </w:r>
      <w:r w:rsidR="00493A2B">
        <w:t>e</w:t>
      </w:r>
      <w:r w:rsidR="00711B02">
        <w:t xml:space="preserve">s and </w:t>
      </w:r>
      <w:r w:rsidR="00890657">
        <w:t xml:space="preserve">parameters </w:t>
      </w:r>
      <w:r w:rsidR="00AF15C8">
        <w:t xml:space="preserve">should </w:t>
      </w:r>
      <w:r w:rsidR="005873B9">
        <w:t xml:space="preserve">be devised </w:t>
      </w:r>
      <w:r w:rsidR="009B23A5">
        <w:t xml:space="preserve">and </w:t>
      </w:r>
      <w:r w:rsidR="00890657">
        <w:t xml:space="preserve">extracted from </w:t>
      </w:r>
      <w:r w:rsidR="009B23A5">
        <w:t xml:space="preserve">the trajectory data </w:t>
      </w:r>
      <w:r w:rsidR="003A3ABE">
        <w:t xml:space="preserve">to </w:t>
      </w:r>
      <w:r w:rsidR="009B23A5">
        <w:t xml:space="preserve">potentially </w:t>
      </w:r>
      <w:r w:rsidR="00E2517D">
        <w:t>expand our knowledge of processes</w:t>
      </w:r>
      <w:r w:rsidR="00493A2B">
        <w:t xml:space="preserve"> taking place without consciousness</w:t>
      </w:r>
      <w:r w:rsidR="00E2517D">
        <w:t>.</w:t>
      </w:r>
    </w:p>
    <w:p w14:paraId="5D25F425" w14:textId="77777777" w:rsidR="00770D38" w:rsidRDefault="00770D38">
      <w:pPr>
        <w:jc w:val="left"/>
        <w:rPr>
          <w:rFonts w:ascii="Times New Roman" w:eastAsia="SimHei" w:hAnsi="Times New Roman" w:cs="Times New Roman"/>
          <w:b/>
          <w:bCs/>
          <w:lang w:eastAsia="ja-JP" w:bidi="ar-SA"/>
        </w:rPr>
      </w:pPr>
      <w:r>
        <w:br w:type="page"/>
      </w:r>
    </w:p>
    <w:p w14:paraId="436B7887" w14:textId="16BC9ED4" w:rsidR="00972A60" w:rsidRDefault="00972A60" w:rsidP="009D2F3B">
      <w:pPr>
        <w:pStyle w:val="Heading2"/>
      </w:pPr>
      <w:r>
        <w:lastRenderedPageBreak/>
        <w:t>Declarations</w:t>
      </w:r>
    </w:p>
    <w:p w14:paraId="7AD43A12" w14:textId="55CE338B" w:rsidR="00D0536B" w:rsidRDefault="00D0536B" w:rsidP="00D0536B">
      <w:pPr>
        <w:pStyle w:val="Heading3"/>
      </w:pPr>
      <w:r w:rsidRPr="00D0536B">
        <w:t>Funding</w:t>
      </w:r>
    </w:p>
    <w:p w14:paraId="56F2E564" w14:textId="2118D599" w:rsidR="00C737D1" w:rsidRPr="009D2F3B" w:rsidRDefault="002B75E7" w:rsidP="009D2F3B">
      <w:pPr>
        <w:ind w:firstLine="0"/>
        <w:rPr>
          <w:lang w:eastAsia="ja-JP"/>
        </w:rPr>
      </w:pPr>
      <w:r>
        <w:rPr>
          <w:lang w:eastAsia="ja-JP" w:bidi="ar-SA"/>
        </w:rPr>
        <w:t xml:space="preserve">This study was funded by the </w:t>
      </w:r>
      <w:r w:rsidRPr="002B75E7">
        <w:rPr>
          <w:lang w:eastAsia="ja-JP" w:bidi="ar-SA"/>
        </w:rPr>
        <w:t>CIFAR Brain, Mind, and Consciousness program</w:t>
      </w:r>
      <w:r w:rsidR="007C1758">
        <w:rPr>
          <w:lang w:eastAsia="ja-JP" w:bidi="ar-SA"/>
        </w:rPr>
        <w:t>.</w:t>
      </w:r>
    </w:p>
    <w:p w14:paraId="3AC4CD82" w14:textId="0716A101" w:rsidR="00D0536B" w:rsidRDefault="00D0536B">
      <w:pPr>
        <w:pStyle w:val="Heading3"/>
      </w:pPr>
      <w:r w:rsidRPr="00D0536B">
        <w:t>Conflicts of interest</w:t>
      </w:r>
    </w:p>
    <w:p w14:paraId="0A2B5D5D" w14:textId="2AA2DBD8" w:rsidR="008267F4" w:rsidRPr="009D2F3B" w:rsidRDefault="00894F0C" w:rsidP="009D2F3B">
      <w:pPr>
        <w:ind w:firstLine="0"/>
        <w:rPr>
          <w:lang w:eastAsia="ja-JP" w:bidi="ar-SA"/>
        </w:rPr>
      </w:pPr>
      <w:r>
        <w:rPr>
          <w:lang w:eastAsia="ja-JP" w:bidi="ar-SA"/>
        </w:rPr>
        <w:t>All authors declare that they have no conflicts of interest.</w:t>
      </w:r>
    </w:p>
    <w:p w14:paraId="2B0CCF91" w14:textId="213C58DF" w:rsidR="00D0536B" w:rsidRDefault="00D0536B">
      <w:pPr>
        <w:pStyle w:val="Heading3"/>
      </w:pPr>
      <w:r w:rsidRPr="00D0536B">
        <w:t>Ethics approval</w:t>
      </w:r>
    </w:p>
    <w:p w14:paraId="1FDAE914" w14:textId="0045F8D2" w:rsidR="00A00866" w:rsidRPr="009D2F3B" w:rsidRDefault="00D03020" w:rsidP="009D2F3B">
      <w:pPr>
        <w:ind w:firstLine="0"/>
        <w:rPr>
          <w:lang w:eastAsia="ja-JP" w:bidi="ar-SA"/>
        </w:rPr>
      </w:pPr>
      <w:del w:id="529" w:author="zeev" w:date="2023-07-25T17:01:00Z">
        <w:r w:rsidRPr="00D03020" w:rsidDel="00752D41">
          <w:rPr>
            <w:lang w:eastAsia="ja-JP" w:bidi="ar-SA"/>
          </w:rPr>
          <w:delText xml:space="preserve">This study was </w:delText>
        </w:r>
        <w:r w:rsidR="009D1872" w:rsidDel="00752D41">
          <w:rPr>
            <w:lang w:eastAsia="ja-JP" w:bidi="ar-SA"/>
          </w:rPr>
          <w:delText>conducted</w:delText>
        </w:r>
        <w:r w:rsidRPr="00D03020" w:rsidDel="00752D41">
          <w:rPr>
            <w:lang w:eastAsia="ja-JP" w:bidi="ar-SA"/>
          </w:rPr>
          <w:delText xml:space="preserve"> in </w:delText>
        </w:r>
        <w:r w:rsidDel="00752D41">
          <w:rPr>
            <w:lang w:eastAsia="ja-JP" w:bidi="ar-SA"/>
          </w:rPr>
          <w:delText xml:space="preserve">accordance </w:delText>
        </w:r>
        <w:r w:rsidRPr="00D03020" w:rsidDel="00752D41">
          <w:rPr>
            <w:lang w:eastAsia="ja-JP" w:bidi="ar-SA"/>
          </w:rPr>
          <w:delText xml:space="preserve">with the principles of the Declaration of Helsinki. </w:delText>
        </w:r>
      </w:del>
      <w:r w:rsidRPr="00D03020">
        <w:rPr>
          <w:lang w:eastAsia="ja-JP" w:bidi="ar-SA"/>
        </w:rPr>
        <w:t xml:space="preserve">Approval was granted by the Ethics Committee of </w:t>
      </w:r>
      <w:r>
        <w:rPr>
          <w:lang w:eastAsia="ja-JP" w:bidi="ar-SA"/>
        </w:rPr>
        <w:t>Tel Aviv University (</w:t>
      </w:r>
      <w:r w:rsidR="009D1872">
        <w:rPr>
          <w:lang w:eastAsia="ja-JP" w:bidi="ar-SA"/>
        </w:rPr>
        <w:t xml:space="preserve">02/01/2022, Ethics approval No. </w:t>
      </w:r>
      <w:r w:rsidR="009D1872" w:rsidRPr="009D1872">
        <w:rPr>
          <w:lang w:eastAsia="ja-JP" w:bidi="ar-SA"/>
        </w:rPr>
        <w:t>1-0004328</w:t>
      </w:r>
      <w:r w:rsidR="009D1872">
        <w:rPr>
          <w:lang w:eastAsia="ja-JP" w:bidi="ar-SA"/>
        </w:rPr>
        <w:t>).</w:t>
      </w:r>
    </w:p>
    <w:p w14:paraId="2583B143" w14:textId="0C9B90F5" w:rsidR="00D0536B" w:rsidRDefault="00D0536B">
      <w:pPr>
        <w:pStyle w:val="Heading3"/>
      </w:pPr>
      <w:r w:rsidRPr="00D0536B">
        <w:t>Consent to participate</w:t>
      </w:r>
    </w:p>
    <w:p w14:paraId="58CB061D" w14:textId="4F69637F" w:rsidR="00D6696D" w:rsidRPr="009D2F3B" w:rsidRDefault="00455856" w:rsidP="009D2F3B">
      <w:pPr>
        <w:ind w:firstLine="0"/>
        <w:rPr>
          <w:lang w:eastAsia="ja-JP" w:bidi="ar-SA"/>
        </w:rPr>
      </w:pPr>
      <w:r>
        <w:rPr>
          <w:lang w:eastAsia="ja-JP" w:bidi="ar-SA"/>
        </w:rPr>
        <w:t>All participants signed an i</w:t>
      </w:r>
      <w:r w:rsidRPr="00455856">
        <w:rPr>
          <w:lang w:eastAsia="ja-JP" w:bidi="ar-SA"/>
        </w:rPr>
        <w:t xml:space="preserve">nformed consent </w:t>
      </w:r>
      <w:r>
        <w:rPr>
          <w:lang w:eastAsia="ja-JP" w:bidi="ar-SA"/>
        </w:rPr>
        <w:t>to participate in the study.</w:t>
      </w:r>
    </w:p>
    <w:p w14:paraId="48342B09" w14:textId="46899FFE" w:rsidR="00D0536B" w:rsidRDefault="00D0536B" w:rsidP="00455856">
      <w:pPr>
        <w:pStyle w:val="Heading3"/>
      </w:pPr>
      <w:r w:rsidRPr="00D0536B">
        <w:t>Consent for publication </w:t>
      </w:r>
    </w:p>
    <w:p w14:paraId="5FBA272B" w14:textId="58E7D28F" w:rsidR="00455856" w:rsidRPr="009D2F3B" w:rsidRDefault="006B1D99" w:rsidP="009D2F3B">
      <w:pPr>
        <w:ind w:firstLine="0"/>
        <w:rPr>
          <w:lang w:eastAsia="ja-JP" w:bidi="ar-SA"/>
        </w:rPr>
      </w:pPr>
      <w:r>
        <w:rPr>
          <w:lang w:eastAsia="ja-JP" w:bidi="ar-SA"/>
        </w:rPr>
        <w:t>Informed consent to publish their data was received from each of the participants.</w:t>
      </w:r>
    </w:p>
    <w:p w14:paraId="1463CDFE" w14:textId="1635ED7F" w:rsidR="00D0536B" w:rsidRDefault="00D0536B" w:rsidP="00D0536B">
      <w:pPr>
        <w:pStyle w:val="Heading3"/>
      </w:pPr>
      <w:r w:rsidRPr="00D0536B">
        <w:t>Availability of data and materials</w:t>
      </w:r>
    </w:p>
    <w:p w14:paraId="3E7D2198" w14:textId="68E00A75" w:rsidR="00C14F71" w:rsidRDefault="001D27FA" w:rsidP="00903A61">
      <w:pPr>
        <w:ind w:firstLine="0"/>
        <w:rPr>
          <w:lang w:eastAsia="ja-JP" w:bidi="ar-SA"/>
        </w:rPr>
      </w:pPr>
      <w:r>
        <w:rPr>
          <w:lang w:eastAsia="ja-JP" w:bidi="ar-SA"/>
        </w:rPr>
        <w:t>This study was preregistered</w:t>
      </w:r>
      <w:r w:rsidR="00903A61">
        <w:rPr>
          <w:lang w:eastAsia="ja-JP" w:bidi="ar-SA"/>
        </w:rPr>
        <w:t xml:space="preserve"> (</w:t>
      </w:r>
      <w:hyperlink r:id="rId20" w:history="1">
        <w:r w:rsidR="00903A61" w:rsidRPr="00E53F62">
          <w:rPr>
            <w:rStyle w:val="Hyperlink"/>
          </w:rPr>
          <w:t>https://osf.io/8dsvp</w:t>
        </w:r>
      </w:hyperlink>
      <w:r w:rsidR="00903A61">
        <w:rPr>
          <w:lang w:eastAsia="ja-JP" w:bidi="ar-SA"/>
        </w:rPr>
        <w:t xml:space="preserve">), its </w:t>
      </w:r>
      <w:r>
        <w:rPr>
          <w:lang w:eastAsia="ja-JP" w:bidi="ar-SA"/>
        </w:rPr>
        <w:t xml:space="preserve">materials </w:t>
      </w:r>
      <w:r w:rsidR="00903A61">
        <w:rPr>
          <w:lang w:eastAsia="ja-JP" w:bidi="ar-SA"/>
        </w:rPr>
        <w:t xml:space="preserve">and </w:t>
      </w:r>
      <w:r>
        <w:rPr>
          <w:lang w:eastAsia="ja-JP" w:bidi="ar-SA"/>
        </w:rPr>
        <w:t>data are available</w:t>
      </w:r>
      <w:r w:rsidR="003660D1">
        <w:rPr>
          <w:lang w:eastAsia="ja-JP" w:bidi="ar-SA"/>
        </w:rPr>
        <w:t xml:space="preserve"> in the </w:t>
      </w:r>
      <w:r w:rsidR="00FD5493">
        <w:rPr>
          <w:rFonts w:hint="cs"/>
          <w:lang w:eastAsia="ja-JP" w:bidi="ar-SA"/>
        </w:rPr>
        <w:t>G</w:t>
      </w:r>
      <w:r w:rsidR="00FD5493">
        <w:rPr>
          <w:lang w:eastAsia="ja-JP"/>
        </w:rPr>
        <w:t>itHub</w:t>
      </w:r>
      <w:r w:rsidR="003660D1">
        <w:rPr>
          <w:lang w:eastAsia="ja-JP" w:bidi="ar-SA"/>
        </w:rPr>
        <w:t xml:space="preserve"> repository, [</w:t>
      </w:r>
      <w:commentRangeStart w:id="530"/>
      <w:r w:rsidR="00386720">
        <w:rPr>
          <w:lang w:eastAsia="ja-JP" w:bidi="ar-SA"/>
        </w:rPr>
        <w:t>ref</w:t>
      </w:r>
      <w:commentRangeEnd w:id="530"/>
      <w:r w:rsidR="00386720">
        <w:rPr>
          <w:rStyle w:val="CommentReference"/>
        </w:rPr>
        <w:commentReference w:id="530"/>
      </w:r>
      <w:r w:rsidR="003660D1">
        <w:rPr>
          <w:lang w:eastAsia="ja-JP" w:bidi="ar-SA"/>
        </w:rPr>
        <w:t>]</w:t>
      </w:r>
      <w:r>
        <w:rPr>
          <w:lang w:eastAsia="ja-JP" w:bidi="ar-SA"/>
        </w:rPr>
        <w:t>.</w:t>
      </w:r>
    </w:p>
    <w:p w14:paraId="53E234F5" w14:textId="19E3346E" w:rsidR="00D0536B" w:rsidRDefault="00D0536B" w:rsidP="006E10C7">
      <w:pPr>
        <w:pStyle w:val="Heading3"/>
      </w:pPr>
      <w:r w:rsidRPr="00D0536B">
        <w:t>Code availability</w:t>
      </w:r>
    </w:p>
    <w:p w14:paraId="281670E0" w14:textId="445D88B1" w:rsidR="00D0536B" w:rsidRDefault="006E10C7" w:rsidP="009D2F3B">
      <w:pPr>
        <w:ind w:firstLine="0"/>
      </w:pPr>
      <w:r>
        <w:rPr>
          <w:lang w:eastAsia="ja-JP" w:bidi="ar-SA"/>
        </w:rPr>
        <w:t>All the scripts used to produce this experiment and analyze its results are available at [ref to GitHub].</w:t>
      </w:r>
    </w:p>
    <w:p w14:paraId="2F9BA0AA" w14:textId="342A8975" w:rsidR="001A0D6C" w:rsidRDefault="00CF07E0" w:rsidP="009D2F3B">
      <w:pPr>
        <w:pStyle w:val="Heading3"/>
      </w:pPr>
      <w:r w:rsidRPr="001A0D6C">
        <w:t>Acknowledgments</w:t>
      </w:r>
    </w:p>
    <w:p w14:paraId="7D6E2859" w14:textId="5D4357A6" w:rsidR="00D802FC" w:rsidRDefault="009D2F3B">
      <w:pPr>
        <w:ind w:firstLine="0"/>
      </w:pPr>
      <w:r>
        <w:lastRenderedPageBreak/>
        <w:t>W</w:t>
      </w:r>
      <w:r w:rsidR="00050B7D">
        <w:t>e would like to thank</w:t>
      </w:r>
      <w:r w:rsidR="00F81E80">
        <w:t xml:space="preserve"> Prof.</w:t>
      </w:r>
      <w:r w:rsidR="00050B7D">
        <w:t xml:space="preserve"> </w:t>
      </w:r>
      <w:r w:rsidR="00F81E80">
        <w:t xml:space="preserve">Jason Friedman and Dr. Dror Dotan for their </w:t>
      </w:r>
      <w:r w:rsidR="00707AB2">
        <w:t xml:space="preserve">valuable </w:t>
      </w:r>
      <w:r w:rsidR="005D2C62">
        <w:t xml:space="preserve">insights and professional </w:t>
      </w:r>
      <w:r w:rsidR="00C22586">
        <w:t>advice</w:t>
      </w:r>
      <w:r w:rsidR="005D2C62">
        <w:t xml:space="preserve"> </w:t>
      </w:r>
      <w:r w:rsidR="00707AB2">
        <w:t>in</w:t>
      </w:r>
      <w:r w:rsidR="00870E4E">
        <w:t xml:space="preserve"> analyzing the acquired data</w:t>
      </w:r>
      <w:r w:rsidR="006A4212">
        <w:t xml:space="preserve">. </w:t>
      </w:r>
      <w:r w:rsidR="007454AC">
        <w:t>W</w:t>
      </w:r>
      <w:r w:rsidR="00A10B90">
        <w:t xml:space="preserve">e </w:t>
      </w:r>
      <w:r w:rsidR="007454AC">
        <w:t xml:space="preserve">further </w:t>
      </w:r>
      <w:r w:rsidR="00A10B90">
        <w:t xml:space="preserve">express our </w:t>
      </w:r>
      <w:r>
        <w:t xml:space="preserve">gratitude </w:t>
      </w:r>
      <w:r w:rsidR="00A10B90">
        <w:t xml:space="preserve">to </w:t>
      </w:r>
      <w:r w:rsidR="005D2C62">
        <w:t>Uri Kor</w:t>
      </w:r>
      <w:r w:rsidR="00D63322">
        <w:t xml:space="preserve">isky </w:t>
      </w:r>
      <w:r w:rsidR="00306C0B">
        <w:t>for</w:t>
      </w:r>
      <w:r w:rsidR="00D63322">
        <w:t xml:space="preserve"> guidance</w:t>
      </w:r>
      <w:r w:rsidR="00091DD4">
        <w:t xml:space="preserve"> and troubleshooting</w:t>
      </w:r>
      <w:r w:rsidR="00707007">
        <w:t xml:space="preserve"> when implementing</w:t>
      </w:r>
      <w:r w:rsidR="00306C0B">
        <w:t xml:space="preserve"> the </w:t>
      </w:r>
      <w:r w:rsidR="00306C0B" w:rsidRPr="007846C7">
        <w:t>OptiTrack</w:t>
      </w:r>
      <w:r w:rsidR="00306C0B">
        <w:t xml:space="preserve"> </w:t>
      </w:r>
      <w:r w:rsidR="00D63322">
        <w:t>motion tracking system</w:t>
      </w:r>
      <w:r w:rsidR="002C4F93">
        <w:t>.</w:t>
      </w:r>
    </w:p>
    <w:p w14:paraId="3E00D6F3" w14:textId="35D99524" w:rsidR="00711CFE" w:rsidRDefault="007454AC" w:rsidP="009D2F3B">
      <w:pPr>
        <w:ind w:firstLine="0"/>
      </w:pPr>
      <w:r>
        <w:t>In addition</w:t>
      </w:r>
      <w:r w:rsidR="00CC0BF4">
        <w:t xml:space="preserve">, we would like to acknowledge the </w:t>
      </w:r>
      <w:r w:rsidR="0031542F">
        <w:t>codes we used to produce our graphs</w:t>
      </w:r>
      <w:r w:rsidR="00674981">
        <w:t xml:space="preserve"> and perform certain computations</w:t>
      </w:r>
      <w:r w:rsidR="0031542F">
        <w:t xml:space="preserve">; We </w:t>
      </w:r>
      <w:r w:rsidR="0061196C">
        <w:t>applied</w:t>
      </w:r>
      <w:r w:rsidR="0031542F">
        <w:t xml:space="preserve"> </w:t>
      </w:r>
      <w:r w:rsidR="002A3285">
        <w:t>"</w:t>
      </w:r>
      <w:r w:rsidR="0031542F">
        <w:t>stdshade</w:t>
      </w:r>
      <w:r w:rsidR="002A3285">
        <w:t xml:space="preserve">" </w:t>
      </w:r>
      <w:r w:rsidR="00723368">
        <w:fldChar w:fldCharType="begin"/>
      </w:r>
      <w:r w:rsidR="00CF599D">
        <w:instrText xml:space="preserve"> ADDIN ZOTERO_ITEM CSL_CITATION {"citationID":"Cy3g23zH","properties":{"formattedCitation":"(Musall, 2022)","plainCitation":"(Musall, 2022)","noteIndex":0},"citationItems":[{"id":859,"uris":["http://zotero.org/users/8275165/items/YTJGDACT"],"itemData":{"id":859,"type":"software","medium":"Source code","title":"stdshade","URL":"https://www.mathworks.com/matlabcentral/fileexchange/29534-stdshade","version":"Version 1.40.0.1","author":[{"family":"Musall","given":"Simon"}],"accessed":{"date-parts":[["2022",9,7]]},"issued":{"date-parts":[["2022"]]}}}],"schema":"https://github.com/citation-style-language/schema/raw/master/csl-citation.json"} </w:instrText>
      </w:r>
      <w:r w:rsidR="00723368">
        <w:fldChar w:fldCharType="separate"/>
      </w:r>
      <w:r w:rsidR="00723368" w:rsidRPr="00723368">
        <w:rPr>
          <w:rFonts w:ascii="Times New Roman" w:hAnsi="Times New Roman" w:cs="Times New Roman"/>
        </w:rPr>
        <w:t>(Musall, 2022)</w:t>
      </w:r>
      <w:r w:rsidR="00723368">
        <w:fldChar w:fldCharType="end"/>
      </w:r>
      <w:r w:rsidR="00723368">
        <w:t xml:space="preserve"> </w:t>
      </w:r>
      <w:r w:rsidR="002E39FB">
        <w:t>to plot the SE around our trajectories in</w:t>
      </w:r>
      <w:r w:rsidR="00E7371F">
        <w:t xml:space="preserve"> </w:t>
      </w:r>
      <w:ins w:id="531" w:author="Chen Heller" w:date="2023-07-31T19:21:00Z">
        <w:r w:rsidR="00720BE1">
          <w:fldChar w:fldCharType="begin"/>
        </w:r>
        <w:r w:rsidR="00720BE1">
          <w:instrText xml:space="preserve"> REF _Ref141723623 \h </w:instrText>
        </w:r>
      </w:ins>
      <w:r w:rsidR="00720BE1">
        <w:fldChar w:fldCharType="separate"/>
      </w:r>
      <w:ins w:id="532" w:author="Chen Heller" w:date="2023-07-31T19:21:00Z">
        <w:r w:rsidR="00720BE1">
          <w:t xml:space="preserve">Figure </w:t>
        </w:r>
        <w:r w:rsidR="00720BE1">
          <w:rPr>
            <w:noProof/>
          </w:rPr>
          <w:t>3</w:t>
        </w:r>
        <w:r w:rsidR="00720BE1">
          <w:fldChar w:fldCharType="end"/>
        </w:r>
        <w:r w:rsidR="00720BE1">
          <w:t xml:space="preserve"> </w:t>
        </w:r>
      </w:ins>
      <w:del w:id="533" w:author="Chen Heller" w:date="2023-07-31T19:20:00Z">
        <w:r w:rsidR="00E7371F" w:rsidDel="00720BE1">
          <w:fldChar w:fldCharType="begin"/>
        </w:r>
        <w:r w:rsidR="00E7371F" w:rsidDel="00720BE1">
          <w:delInstrText xml:space="preserve"> REF _Ref134432967 \h </w:delInstrText>
        </w:r>
        <w:r w:rsidR="00E7371F" w:rsidDel="00720BE1">
          <w:fldChar w:fldCharType="separate"/>
        </w:r>
        <w:r w:rsidR="00E7371F" w:rsidRPr="007C71AC" w:rsidDel="00720BE1">
          <w:delText>Figure</w:delText>
        </w:r>
        <w:r w:rsidR="00E7371F" w:rsidRPr="002C7A24" w:rsidDel="00720BE1">
          <w:delText xml:space="preserve"> </w:delText>
        </w:r>
        <w:r w:rsidR="00E7371F" w:rsidRPr="002C7A24" w:rsidDel="00720BE1">
          <w:rPr>
            <w:noProof/>
          </w:rPr>
          <w:delText>4</w:delText>
        </w:r>
        <w:r w:rsidR="00E7371F" w:rsidDel="00720BE1">
          <w:fldChar w:fldCharType="end"/>
        </w:r>
        <w:r w:rsidR="002E39FB" w:rsidDel="00720BE1">
          <w:delText xml:space="preserve"> </w:delText>
        </w:r>
      </w:del>
      <w:r w:rsidR="002E39FB">
        <w:t>and</w:t>
      </w:r>
      <w:ins w:id="534" w:author="Chen Heller" w:date="2023-07-31T19:21:00Z">
        <w:r w:rsidR="00720BE1">
          <w:t xml:space="preserve"> </w:t>
        </w:r>
        <w:r w:rsidR="00720BE1">
          <w:fldChar w:fldCharType="begin"/>
        </w:r>
        <w:r w:rsidR="00720BE1">
          <w:instrText xml:space="preserve"> REF _Ref141723683 \h </w:instrText>
        </w:r>
      </w:ins>
      <w:r w:rsidR="00720BE1">
        <w:fldChar w:fldCharType="separate"/>
      </w:r>
      <w:ins w:id="535" w:author="Chen Heller" w:date="2023-07-31T19:21:00Z">
        <w:r w:rsidR="00720BE1" w:rsidRPr="007C71AC">
          <w:t>Figure</w:t>
        </w:r>
        <w:r w:rsidR="00720BE1" w:rsidRPr="002C7A24">
          <w:t xml:space="preserve"> </w:t>
        </w:r>
        <w:r w:rsidR="00720BE1">
          <w:rPr>
            <w:noProof/>
          </w:rPr>
          <w:t>4</w:t>
        </w:r>
        <w:r w:rsidR="00720BE1">
          <w:fldChar w:fldCharType="end"/>
        </w:r>
      </w:ins>
      <w:ins w:id="536" w:author="Chen Heller" w:date="2023-07-31T19:20:00Z">
        <w:r w:rsidR="00720BE1">
          <w:t xml:space="preserve"> </w:t>
        </w:r>
      </w:ins>
      <w:del w:id="537" w:author="Chen Heller" w:date="2023-07-31T19:20:00Z">
        <w:r w:rsidR="00E7371F" w:rsidDel="00720BE1">
          <w:delText xml:space="preserve"> </w:delText>
        </w:r>
        <w:r w:rsidR="00E7371F" w:rsidDel="00720BE1">
          <w:fldChar w:fldCharType="begin"/>
        </w:r>
        <w:r w:rsidR="00E7371F" w:rsidDel="00720BE1">
          <w:delInstrText xml:space="preserve"> REF _Ref134432975 \h </w:delInstrText>
        </w:r>
        <w:r w:rsidR="00E7371F" w:rsidDel="00720BE1">
          <w:fldChar w:fldCharType="separate"/>
        </w:r>
        <w:r w:rsidR="00E7371F" w:rsidRPr="00E46BEB" w:rsidDel="00720BE1">
          <w:delText>Figure</w:delText>
        </w:r>
        <w:r w:rsidR="00E7371F" w:rsidRPr="002C7A24" w:rsidDel="00720BE1">
          <w:delText xml:space="preserve"> </w:delText>
        </w:r>
        <w:r w:rsidR="00E7371F" w:rsidRPr="009D2F3B" w:rsidDel="00720BE1">
          <w:delText>5</w:delText>
        </w:r>
        <w:r w:rsidR="00E7371F" w:rsidDel="00720BE1">
          <w:fldChar w:fldCharType="end"/>
        </w:r>
        <w:r w:rsidR="002E39FB" w:rsidDel="00720BE1">
          <w:delText xml:space="preserve"> </w:delText>
        </w:r>
      </w:del>
      <w:r w:rsidR="002E39FB">
        <w:t xml:space="preserve">and </w:t>
      </w:r>
      <w:r w:rsidR="002A3285">
        <w:t>"</w:t>
      </w:r>
      <w:r w:rsidR="001123EE">
        <w:t>plotSpread</w:t>
      </w:r>
      <w:r w:rsidR="002A3285">
        <w:t>"</w:t>
      </w:r>
      <w:r w:rsidR="00736523">
        <w:t xml:space="preserve"> </w:t>
      </w:r>
      <w:r w:rsidR="00736523">
        <w:fldChar w:fldCharType="begin"/>
      </w:r>
      <w:r w:rsidR="00736523">
        <w:instrText xml:space="preserve"> ADDIN ZOTERO_ITEM CSL_CITATION {"citationID":"ij3AtsgT","properties":{"formattedCitation":"(Jonas, 2020)","plainCitation":"(Jonas, 2020)","noteIndex":0},"citationItems":[{"id":865,"uris":["http://zotero.org/users/8275165/items/G5KDFCAK"],"itemData":{"id":865,"type":"software","medium":"Source code","title":"plotSpread","URL":"https://www.mathworks.com/matlabcentral/fileexchange/37105-plot-spread-points-beeswarm-plot","version":"Version 1.2.0.0","author":[{"family":"Jonas","given":""}],"issued":{"date-parts":[["2020"]]}}}],"schema":"https://github.com/citation-style-language/schema/raw/master/csl-citation.json"} </w:instrText>
      </w:r>
      <w:r w:rsidR="00736523">
        <w:fldChar w:fldCharType="separate"/>
      </w:r>
      <w:r w:rsidR="00736523" w:rsidRPr="00736523">
        <w:rPr>
          <w:rFonts w:ascii="Times New Roman" w:hAnsi="Times New Roman" w:cs="Times New Roman"/>
        </w:rPr>
        <w:t>(Jonas, 2020)</w:t>
      </w:r>
      <w:r w:rsidR="00736523">
        <w:fldChar w:fldCharType="end"/>
      </w:r>
      <w:r w:rsidR="001123EE">
        <w:t xml:space="preserve"> to produce </w:t>
      </w:r>
      <w:r w:rsidR="002E39FB">
        <w:t>the averages distribution in</w:t>
      </w:r>
      <w:ins w:id="538" w:author="Chen Heller" w:date="2023-07-31T19:20:00Z">
        <w:r w:rsidR="00720BE1">
          <w:t xml:space="preserve"> </w:t>
        </w:r>
      </w:ins>
      <w:ins w:id="539" w:author="Chen Heller" w:date="2023-07-31T19:21:00Z">
        <w:r w:rsidR="009713A8">
          <w:fldChar w:fldCharType="begin"/>
        </w:r>
        <w:r w:rsidR="009713A8">
          <w:instrText xml:space="preserve"> REF _Ref141723514 \h </w:instrText>
        </w:r>
      </w:ins>
      <w:r w:rsidR="009713A8">
        <w:instrText xml:space="preserve"> \* MERGEFORMAT </w:instrText>
      </w:r>
      <w:r w:rsidR="009713A8">
        <w:fldChar w:fldCharType="separate"/>
      </w:r>
      <w:ins w:id="540" w:author="Chen Heller" w:date="2023-07-31T19:21:00Z">
        <w:r w:rsidR="009713A8" w:rsidRPr="009713A8">
          <w:rPr>
            <w:rPrChange w:id="541" w:author="Chen Heller" w:date="2023-07-31T19:22:00Z">
              <w:rPr>
                <w:b/>
                <w:bCs/>
              </w:rPr>
            </w:rPrChange>
          </w:rPr>
          <w:t xml:space="preserve">Figure </w:t>
        </w:r>
        <w:r w:rsidR="009713A8" w:rsidRPr="009713A8">
          <w:rPr>
            <w:rPrChange w:id="542" w:author="Chen Heller" w:date="2023-07-31T19:22:00Z">
              <w:rPr>
                <w:b/>
                <w:bCs/>
                <w:noProof/>
              </w:rPr>
            </w:rPrChange>
          </w:rPr>
          <w:t>2</w:t>
        </w:r>
        <w:r w:rsidR="009713A8">
          <w:fldChar w:fldCharType="end"/>
        </w:r>
        <w:r w:rsidR="009713A8">
          <w:t xml:space="preserve"> and </w:t>
        </w:r>
      </w:ins>
      <w:ins w:id="543" w:author="Chen Heller" w:date="2023-07-31T19:20:00Z">
        <w:r w:rsidR="00720BE1">
          <w:fldChar w:fldCharType="begin"/>
        </w:r>
        <w:r w:rsidR="00720BE1">
          <w:instrText xml:space="preserve"> REF _Ref141723623 \h </w:instrText>
        </w:r>
      </w:ins>
      <w:r w:rsidR="00720BE1">
        <w:fldChar w:fldCharType="separate"/>
      </w:r>
      <w:ins w:id="544" w:author="Chen Heller" w:date="2023-07-31T19:20:00Z">
        <w:r w:rsidR="00720BE1">
          <w:t xml:space="preserve">Figure </w:t>
        </w:r>
        <w:r w:rsidR="00720BE1">
          <w:rPr>
            <w:noProof/>
          </w:rPr>
          <w:t>3</w:t>
        </w:r>
        <w:r w:rsidR="00720BE1">
          <w:fldChar w:fldCharType="end"/>
        </w:r>
      </w:ins>
      <w:del w:id="545" w:author="Chen Heller" w:date="2023-07-31T19:20:00Z">
        <w:r w:rsidR="00204ACA" w:rsidDel="00720BE1">
          <w:delText xml:space="preserve"> </w:delText>
        </w:r>
        <w:r w:rsidR="00204ACA" w:rsidDel="00720BE1">
          <w:fldChar w:fldCharType="begin"/>
        </w:r>
        <w:r w:rsidR="00204ACA" w:rsidDel="00720BE1">
          <w:delInstrText xml:space="preserve"> REF _Ref134432975 \h </w:delInstrText>
        </w:r>
        <w:r w:rsidR="00204ACA" w:rsidDel="00720BE1">
          <w:fldChar w:fldCharType="separate"/>
        </w:r>
        <w:r w:rsidR="00204ACA" w:rsidRPr="00E46BEB" w:rsidDel="00720BE1">
          <w:delText>Figure</w:delText>
        </w:r>
        <w:r w:rsidR="00204ACA" w:rsidRPr="002C7A24" w:rsidDel="00720BE1">
          <w:delText xml:space="preserve"> </w:delText>
        </w:r>
        <w:r w:rsidR="00204ACA" w:rsidRPr="009D2F3B" w:rsidDel="00720BE1">
          <w:delText>5</w:delText>
        </w:r>
        <w:r w:rsidR="00204ACA" w:rsidDel="00720BE1">
          <w:fldChar w:fldCharType="end"/>
        </w:r>
      </w:del>
      <w:r w:rsidR="0096520E" w:rsidRPr="00BA4EED">
        <w:t>.</w:t>
      </w:r>
      <w:r w:rsidR="00674981" w:rsidRPr="00BA4EED">
        <w:t xml:space="preserve"> </w:t>
      </w:r>
      <w:r w:rsidR="00C266D9" w:rsidRPr="00BA4EED">
        <w:t>"invprctile"</w:t>
      </w:r>
      <w:r w:rsidR="0013653F" w:rsidRPr="00BA4EED">
        <w:t xml:space="preserve"> </w:t>
      </w:r>
      <w:r w:rsidR="0013653F" w:rsidRPr="00BA4EED">
        <w:fldChar w:fldCharType="begin"/>
      </w:r>
      <w:r w:rsidR="0013653F" w:rsidRPr="00BA4EED">
        <w:instrText xml:space="preserve"> ADDIN ZOTERO_ITEM CSL_CITATION {"citationID":"30TdHaZn","properties":{"formattedCitation":"(Shrestha, 2014)","plainCitation":"(Shrestha, 2014)","noteIndex":0},"citationItems":[{"id":866,"uris":["http://zotero.org/users/8275165/items/IA3UYSTX"],"itemData":{"id":866,"type":"software","medium":"Source code","title":"invprctile","URL":"https://www.mathworks.com/matlabcentral/fileexchange/41131-inverse-percentiles-of-a-sample","version":"Version 1.2.0.0","author":[{"family":"Shrestha","given":"Durga Lal"}],"issued":{"date-parts":[["2014"]]}}}],"schema":"https://github.com/citation-style-language/schema/raw/master/csl-citation.json"} </w:instrText>
      </w:r>
      <w:r w:rsidR="0013653F" w:rsidRPr="00BA4EED">
        <w:fldChar w:fldCharType="separate"/>
      </w:r>
      <w:r w:rsidR="0013653F" w:rsidRPr="00BA4EED">
        <w:rPr>
          <w:rFonts w:ascii="Times New Roman" w:hAnsi="Times New Roman" w:cs="Times New Roman"/>
        </w:rPr>
        <w:t>(Shrestha, 2014)</w:t>
      </w:r>
      <w:r w:rsidR="0013653F" w:rsidRPr="00BA4EED">
        <w:fldChar w:fldCharType="end"/>
      </w:r>
      <w:r w:rsidR="00674981" w:rsidRPr="00BA4EED">
        <w:t xml:space="preserve"> was used </w:t>
      </w:r>
      <w:r w:rsidR="00C266D9" w:rsidRPr="00BA4EED">
        <w:t>to estimate the clusters' p-value</w:t>
      </w:r>
      <w:r w:rsidR="00185620">
        <w:t>, while</w:t>
      </w:r>
      <w:r w:rsidR="00E9043E" w:rsidRPr="00BA4EED">
        <w:t xml:space="preserve"> "myBinomTest"</w:t>
      </w:r>
      <w:r w:rsidR="003D1665" w:rsidRPr="00BA4EED">
        <w:t xml:space="preserve"> </w:t>
      </w:r>
      <w:r w:rsidR="003D1665">
        <w:fldChar w:fldCharType="begin"/>
      </w:r>
      <w:r w:rsidR="003D1665">
        <w:instrText xml:space="preserve"> ADDIN ZOTERO_ITEM CSL_CITATION {"citationID":"t2VTQcFZ","properties":{"formattedCitation":"(Nelson, 2015)","plainCitation":"(Nelson, 2015)","noteIndex":0},"citationItems":[{"id":864,"uris":["http://zotero.org/users/8275165/items/3W29EI2F"],"itemData":{"id":864,"type":"software","medium":"Source code","title":"myBinomTest","URL":"https://www.mathworks.com/matlabcentral/fileexchange/24813-mybinomtest-s-n-p-sided","version":"Version 2.0.0.0","author":[{"family":"Nelson","given":"Matthew"}],"issued":{"date-parts":[["2015"]]}}}],"schema":"https://github.com/citation-style-language/schema/raw/master/csl-citation.json"} </w:instrText>
      </w:r>
      <w:r w:rsidR="003D1665">
        <w:fldChar w:fldCharType="separate"/>
      </w:r>
      <w:r w:rsidR="003D1665" w:rsidRPr="003D1665">
        <w:rPr>
          <w:rFonts w:ascii="Times New Roman" w:hAnsi="Times New Roman" w:cs="Times New Roman"/>
        </w:rPr>
        <w:t>(Nelson, 2015)</w:t>
      </w:r>
      <w:r w:rsidR="003D1665">
        <w:fldChar w:fldCharType="end"/>
      </w:r>
      <w:r w:rsidR="00E9043E">
        <w:t xml:space="preserve"> was used to test participant's </w:t>
      </w:r>
      <w:r w:rsidR="00017FCA">
        <w:t>performance in t</w:t>
      </w:r>
      <w:r w:rsidR="00017FCA">
        <w:lastRenderedPageBreak/>
        <w:t xml:space="preserve">he main task and the </w:t>
      </w:r>
      <w:r w:rsidR="00E9043E">
        <w:t xml:space="preserve">objective awareness </w:t>
      </w:r>
      <w:r w:rsidR="00017FCA">
        <w:t>task.</w:t>
      </w:r>
    </w:p>
    <w:p w14:paraId="1FAB0D00" w14:textId="305D3EA8" w:rsidR="009D2F3B" w:rsidRPr="006859A6" w:rsidRDefault="009D2F3B" w:rsidP="009D2F3B">
      <w:pPr>
        <w:ind w:firstLine="0"/>
      </w:pPr>
      <w:r w:rsidRPr="00050B7D">
        <w:t>L.M. is CIFAR Tanenbaum Fellow in the Brain, Mind, and Consciousness program</w:t>
      </w:r>
      <w:r>
        <w:t>.</w:t>
      </w:r>
    </w:p>
    <w:p w14:paraId="1DEEA6AC" w14:textId="77777777" w:rsidR="00B82B6C" w:rsidRDefault="00B82B6C" w:rsidP="001617E7"/>
    <w:p w14:paraId="47A82634" w14:textId="6AEF72D7" w:rsidR="004933F1" w:rsidRDefault="004933F1">
      <w:pPr>
        <w:jc w:val="left"/>
      </w:pPr>
      <w:r>
        <w:br w:type="page"/>
      </w:r>
    </w:p>
    <w:p w14:paraId="12DA2B37" w14:textId="3697BBD0" w:rsidR="00BB4D09" w:rsidRDefault="005B74BC" w:rsidP="005B74BC">
      <w:pPr>
        <w:pStyle w:val="Heading2"/>
      </w:pPr>
      <w:bookmarkStart w:id="546" w:name="_Toc114485396"/>
      <w:r>
        <w:lastRenderedPageBreak/>
        <w:t>Supplementary materials</w:t>
      </w:r>
      <w:bookmarkEnd w:id="546"/>
    </w:p>
    <w:p w14:paraId="760CDEBF" w14:textId="77777777" w:rsidR="00C95E59" w:rsidRPr="00C95E59" w:rsidRDefault="00C95E59" w:rsidP="00C95E59">
      <w:pPr>
        <w:rPr>
          <w:lang w:eastAsia="ja-JP" w:bidi="ar-SA"/>
        </w:rPr>
      </w:pPr>
    </w:p>
    <w:p w14:paraId="2164AC59" w14:textId="0FF559F1" w:rsidR="000E5FAD" w:rsidRPr="00A219C0" w:rsidRDefault="000E5FAD">
      <w:pPr>
        <w:pStyle w:val="TableFigure"/>
        <w:rPr>
          <w:b w:val="0"/>
          <w:bCs w:val="0"/>
          <w:i/>
          <w:iCs/>
          <w:rPrChange w:id="547" w:author="zeev" w:date="2023-07-25T17:42:00Z">
            <w:rPr>
              <w:b/>
              <w:bCs/>
              <w:i w:val="0"/>
              <w:iCs w:val="0"/>
              <w:sz w:val="24"/>
              <w:szCs w:val="20"/>
            </w:rPr>
          </w:rPrChange>
        </w:rPr>
        <w:pPrChange w:id="548" w:author="zeev" w:date="2023-07-25T17:42:00Z">
          <w:pPr>
            <w:pStyle w:val="Caption"/>
            <w:keepNext/>
            <w:spacing w:line="480" w:lineRule="auto"/>
          </w:pPr>
        </w:pPrChange>
      </w:pPr>
      <w:bookmarkStart w:id="549" w:name="_Ref134430697"/>
      <w:r w:rsidRPr="00A219C0">
        <w:rPr>
          <w:rPrChange w:id="550" w:author="zeev" w:date="2023-07-25T17:42:00Z">
            <w:rPr>
              <w:szCs w:val="20"/>
            </w:rPr>
          </w:rPrChange>
        </w:rPr>
        <w:t xml:space="preserve">Supplementary Figure </w:t>
      </w:r>
      <w:r w:rsidR="005A5815" w:rsidRPr="00A219C0">
        <w:rPr>
          <w:rPrChange w:id="551" w:author="zeev" w:date="2023-07-25T17:42:00Z">
            <w:rPr>
              <w:szCs w:val="20"/>
            </w:rPr>
          </w:rPrChange>
        </w:rPr>
        <w:fldChar w:fldCharType="begin"/>
      </w:r>
      <w:r w:rsidR="005A5815" w:rsidRPr="00A219C0">
        <w:rPr>
          <w:rPrChange w:id="552" w:author="zeev" w:date="2023-07-25T17:42:00Z">
            <w:rPr>
              <w:szCs w:val="20"/>
            </w:rPr>
          </w:rPrChange>
        </w:rPr>
        <w:instrText xml:space="preserve"> SEQ Supplementary_Figure \* ARABIC </w:instrText>
      </w:r>
      <w:r w:rsidR="005A5815" w:rsidRPr="00A219C0">
        <w:rPr>
          <w:rPrChange w:id="553" w:author="zeev" w:date="2023-07-25T17:42:00Z">
            <w:rPr>
              <w:szCs w:val="20"/>
            </w:rPr>
          </w:rPrChange>
        </w:rPr>
        <w:fldChar w:fldCharType="separate"/>
      </w:r>
      <w:r w:rsidR="005A5815" w:rsidRPr="00A219C0">
        <w:rPr>
          <w:rPrChange w:id="554" w:author="zeev" w:date="2023-07-25T17:42:00Z">
            <w:rPr>
              <w:noProof/>
              <w:szCs w:val="20"/>
            </w:rPr>
          </w:rPrChange>
        </w:rPr>
        <w:t>1</w:t>
      </w:r>
      <w:r w:rsidR="005A5815" w:rsidRPr="00A219C0">
        <w:rPr>
          <w:rPrChange w:id="555" w:author="zeev" w:date="2023-07-25T17:42:00Z">
            <w:rPr>
              <w:szCs w:val="20"/>
            </w:rPr>
          </w:rPrChange>
        </w:rPr>
        <w:fldChar w:fldCharType="end"/>
      </w:r>
      <w:bookmarkEnd w:id="549"/>
    </w:p>
    <w:p w14:paraId="33D413D9" w14:textId="37395579" w:rsidR="000E5FAD" w:rsidRPr="005A5815" w:rsidRDefault="00630B08" w:rsidP="00B907DD">
      <w:pPr>
        <w:ind w:firstLine="0"/>
      </w:pPr>
      <w:r w:rsidRPr="00B907DD">
        <w:rPr>
          <w:i/>
          <w:iCs/>
        </w:rPr>
        <w:t>Tree-BH Method's Tree Hierarchy, Used to Correct for Multiple Comparisons</w:t>
      </w:r>
    </w:p>
    <w:p w14:paraId="02F223B3" w14:textId="51445DF4" w:rsidR="00A34CE5" w:rsidRDefault="000E5FAD" w:rsidP="00422967">
      <w:pPr>
        <w:keepNext/>
        <w:ind w:firstLine="0"/>
      </w:pPr>
      <w:r w:rsidRPr="000E5FAD">
        <w:rPr>
          <w:noProof/>
        </w:rPr>
        <w:drawing>
          <wp:inline distT="0" distB="0" distL="0" distR="0" wp14:anchorId="46D5313B" wp14:editId="2A2375EB">
            <wp:extent cx="5943600" cy="430212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302125"/>
                    </a:xfrm>
                    <a:prstGeom prst="rect">
                      <a:avLst/>
                    </a:prstGeom>
                  </pic:spPr>
                </pic:pic>
              </a:graphicData>
            </a:graphic>
          </wp:inline>
        </w:drawing>
      </w:r>
    </w:p>
    <w:p w14:paraId="0F745B8B" w14:textId="44E0776B" w:rsidR="005B74BC" w:rsidRPr="00AC796C" w:rsidRDefault="005B74BC" w:rsidP="00B907DD">
      <w:pPr>
        <w:ind w:firstLine="0"/>
        <w:rPr>
          <w:lang w:eastAsia="ja-JP" w:bidi="ar-SA"/>
        </w:rPr>
      </w:pPr>
    </w:p>
    <w:p w14:paraId="55D06BDA" w14:textId="71E765E6" w:rsidR="005A5815" w:rsidRPr="00B907DD" w:rsidRDefault="005A5815" w:rsidP="00B907DD">
      <w:pPr>
        <w:ind w:firstLine="0"/>
        <w:rPr>
          <w:b/>
          <w:bCs/>
        </w:rPr>
      </w:pPr>
      <w:bookmarkStart w:id="556" w:name="_Ref134430937"/>
      <w:bookmarkStart w:id="557" w:name="_Ref114128122"/>
      <w:r w:rsidRPr="00B907DD">
        <w:rPr>
          <w:b/>
          <w:bCs/>
        </w:rPr>
        <w:t xml:space="preserve">Supplementary Figure </w:t>
      </w:r>
      <w:r w:rsidRPr="00B907DD">
        <w:rPr>
          <w:b/>
          <w:bCs/>
        </w:rPr>
        <w:fldChar w:fldCharType="begin"/>
      </w:r>
      <w:r w:rsidRPr="00B907DD">
        <w:rPr>
          <w:b/>
          <w:bCs/>
        </w:rPr>
        <w:instrText xml:space="preserve"> SEQ Supplementary_Figure \* ARABIC </w:instrText>
      </w:r>
      <w:r w:rsidRPr="00B907DD">
        <w:rPr>
          <w:b/>
          <w:bCs/>
        </w:rPr>
        <w:fldChar w:fldCharType="separate"/>
      </w:r>
      <w:r w:rsidRPr="00B907DD">
        <w:rPr>
          <w:b/>
          <w:bCs/>
          <w:noProof/>
        </w:rPr>
        <w:t>2</w:t>
      </w:r>
      <w:r w:rsidRPr="00B907DD">
        <w:rPr>
          <w:b/>
          <w:bCs/>
        </w:rPr>
        <w:fldChar w:fldCharType="end"/>
      </w:r>
      <w:bookmarkEnd w:id="556"/>
    </w:p>
    <w:p w14:paraId="553D21CA" w14:textId="5D0F4B88" w:rsidR="005A5815" w:rsidRPr="008C3EB8" w:rsidRDefault="0041788E" w:rsidP="00B907DD">
      <w:pPr>
        <w:ind w:firstLine="0"/>
      </w:pPr>
      <w:r w:rsidRPr="00B907DD">
        <w:rPr>
          <w:i/>
          <w:iCs/>
        </w:rPr>
        <w:t xml:space="preserve">QQ-plots for the </w:t>
      </w:r>
      <w:r w:rsidR="00F25F43">
        <w:rPr>
          <w:i/>
          <w:iCs/>
        </w:rPr>
        <w:t>D</w:t>
      </w:r>
      <w:r w:rsidRPr="00B907DD">
        <w:rPr>
          <w:i/>
          <w:iCs/>
        </w:rPr>
        <w:t xml:space="preserve">ependent </w:t>
      </w:r>
      <w:r w:rsidR="00F25F43">
        <w:rPr>
          <w:i/>
          <w:iCs/>
        </w:rPr>
        <w:t>V</w:t>
      </w:r>
      <w:r w:rsidRPr="00B907DD">
        <w:rPr>
          <w:i/>
          <w:iCs/>
        </w:rPr>
        <w:t xml:space="preserve">ariables that </w:t>
      </w:r>
      <w:r w:rsidR="00F25F43">
        <w:rPr>
          <w:i/>
          <w:iCs/>
        </w:rPr>
        <w:t>V</w:t>
      </w:r>
      <w:r w:rsidRPr="00B907DD">
        <w:rPr>
          <w:i/>
          <w:iCs/>
        </w:rPr>
        <w:t xml:space="preserve">iolated the </w:t>
      </w:r>
      <w:r w:rsidR="00F25F43">
        <w:rPr>
          <w:i/>
          <w:iCs/>
        </w:rPr>
        <w:t>N</w:t>
      </w:r>
      <w:r w:rsidRPr="00B907DD">
        <w:rPr>
          <w:i/>
          <w:iCs/>
        </w:rPr>
        <w:t xml:space="preserve">ormality </w:t>
      </w:r>
      <w:r w:rsidR="00F25F43">
        <w:rPr>
          <w:i/>
          <w:iCs/>
        </w:rPr>
        <w:t>A</w:t>
      </w:r>
      <w:r w:rsidRPr="00B907DD">
        <w:rPr>
          <w:i/>
          <w:iCs/>
        </w:rPr>
        <w:t>ssumption</w:t>
      </w:r>
    </w:p>
    <w:p w14:paraId="02810153" w14:textId="1A37B351" w:rsidR="00C419A3" w:rsidRDefault="005A5815" w:rsidP="00C50C22">
      <w:pPr>
        <w:pStyle w:val="Caption"/>
        <w:jc w:val="left"/>
      </w:pPr>
      <w:r>
        <w:rPr>
          <w:noProof/>
        </w:rPr>
        <w:lastRenderedPageBreak/>
        <w:drawing>
          <wp:inline distT="0" distB="0" distL="0" distR="0" wp14:anchorId="0D49599A" wp14:editId="4E98C2FC">
            <wp:extent cx="5838825" cy="4754412"/>
            <wp:effectExtent l="0" t="0" r="0" b="825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842502" cy="4757406"/>
                    </a:xfrm>
                    <a:prstGeom prst="rect">
                      <a:avLst/>
                    </a:prstGeom>
                    <a:noFill/>
                  </pic:spPr>
                </pic:pic>
              </a:graphicData>
            </a:graphic>
          </wp:inline>
        </w:drawing>
      </w:r>
    </w:p>
    <w:bookmarkEnd w:id="557"/>
    <w:p w14:paraId="067EA11B" w14:textId="77777777" w:rsidR="00A219C0" w:rsidRDefault="00A219C0" w:rsidP="00A219C0">
      <w:pPr>
        <w:ind w:firstLine="0"/>
        <w:rPr>
          <w:i/>
          <w:iCs/>
          <w:color w:val="44546A" w:themeColor="text2"/>
          <w:sz w:val="22"/>
          <w:szCs w:val="18"/>
        </w:rPr>
      </w:pPr>
    </w:p>
    <w:p w14:paraId="61412420" w14:textId="77777777" w:rsidR="00A219C0" w:rsidRDefault="00A219C0" w:rsidP="00A219C0">
      <w:pPr>
        <w:pStyle w:val="TableFigure"/>
      </w:pPr>
      <w:bookmarkStart w:id="558" w:name="_Ref134441131"/>
      <w:r>
        <w:t xml:space="preserve">Supplementary Table </w:t>
      </w:r>
      <w:r>
        <w:rPr>
          <w:noProof/>
        </w:rPr>
        <w:fldChar w:fldCharType="begin"/>
      </w:r>
      <w:r>
        <w:rPr>
          <w:noProof/>
        </w:rPr>
        <w:instrText xml:space="preserve"> SEQ Supplementary_Table \* ARABIC </w:instrText>
      </w:r>
      <w:r>
        <w:rPr>
          <w:noProof/>
        </w:rPr>
        <w:fldChar w:fldCharType="separate"/>
      </w:r>
      <w:r>
        <w:rPr>
          <w:noProof/>
        </w:rPr>
        <w:t>1</w:t>
      </w:r>
      <w:r>
        <w:rPr>
          <w:noProof/>
        </w:rPr>
        <w:fldChar w:fldCharType="end"/>
      </w:r>
      <w:bookmarkEnd w:id="558"/>
    </w:p>
    <w:p w14:paraId="1B13DAF6" w14:textId="77777777" w:rsidR="00A219C0" w:rsidRDefault="00A219C0" w:rsidP="00A219C0">
      <w:pPr>
        <w:ind w:firstLine="0"/>
        <w:rPr>
          <w:i/>
          <w:iCs/>
          <w:rtl/>
        </w:rPr>
      </w:pPr>
      <w:r>
        <w:rPr>
          <w:i/>
          <w:iCs/>
        </w:rPr>
        <w:t>Congruency Effect in the Reaching Session, Measured with AUC</w:t>
      </w:r>
    </w:p>
    <w:tbl>
      <w:tblPr>
        <w:tblStyle w:val="TableGrid"/>
        <w:tblW w:w="10207" w:type="dxa"/>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269"/>
        <w:gridCol w:w="1701"/>
        <w:gridCol w:w="1701"/>
        <w:gridCol w:w="708"/>
        <w:gridCol w:w="1134"/>
        <w:gridCol w:w="1701"/>
        <w:gridCol w:w="709"/>
        <w:gridCol w:w="284"/>
      </w:tblGrid>
      <w:tr w:rsidR="00A219C0" w14:paraId="0E1BB061" w14:textId="77777777" w:rsidTr="006E04F7">
        <w:trPr>
          <w:gridAfter w:val="1"/>
          <w:wAfter w:w="284" w:type="dxa"/>
          <w:trHeight w:val="510"/>
        </w:trPr>
        <w:tc>
          <w:tcPr>
            <w:tcW w:w="2269" w:type="dxa"/>
            <w:tcBorders>
              <w:top w:val="single" w:sz="12" w:space="0" w:color="auto"/>
            </w:tcBorders>
          </w:tcPr>
          <w:p w14:paraId="63C3C217" w14:textId="77777777" w:rsidR="00A219C0" w:rsidRDefault="00A219C0" w:rsidP="006E04F7">
            <w:pPr>
              <w:ind w:firstLine="0"/>
            </w:pPr>
          </w:p>
        </w:tc>
        <w:tc>
          <w:tcPr>
            <w:tcW w:w="1701" w:type="dxa"/>
            <w:tcBorders>
              <w:top w:val="single" w:sz="12" w:space="0" w:color="auto"/>
              <w:bottom w:val="single" w:sz="12" w:space="0" w:color="auto"/>
            </w:tcBorders>
          </w:tcPr>
          <w:p w14:paraId="67F9EB6F" w14:textId="77777777" w:rsidR="00A219C0" w:rsidRPr="00EA2CED" w:rsidRDefault="00A219C0" w:rsidP="006E04F7">
            <w:pPr>
              <w:ind w:firstLine="0"/>
              <w:jc w:val="center"/>
              <w:rPr>
                <w:b/>
                <w:bCs/>
              </w:rPr>
            </w:pPr>
            <w:r w:rsidRPr="00EA2CED">
              <w:rPr>
                <w:b/>
                <w:bCs/>
              </w:rPr>
              <w:t>Congruent</w:t>
            </w:r>
          </w:p>
        </w:tc>
        <w:tc>
          <w:tcPr>
            <w:tcW w:w="1701" w:type="dxa"/>
            <w:tcBorders>
              <w:top w:val="single" w:sz="12" w:space="0" w:color="auto"/>
              <w:bottom w:val="single" w:sz="12" w:space="0" w:color="auto"/>
            </w:tcBorders>
          </w:tcPr>
          <w:p w14:paraId="79C9DD8F" w14:textId="77777777" w:rsidR="00A219C0" w:rsidRPr="00EA2CED" w:rsidRDefault="00A219C0" w:rsidP="006E04F7">
            <w:pPr>
              <w:ind w:firstLine="0"/>
              <w:jc w:val="center"/>
              <w:rPr>
                <w:b/>
                <w:bCs/>
              </w:rPr>
            </w:pPr>
            <w:r w:rsidRPr="00EA2CED">
              <w:rPr>
                <w:b/>
                <w:bCs/>
              </w:rPr>
              <w:t>Incongruent</w:t>
            </w:r>
          </w:p>
        </w:tc>
        <w:tc>
          <w:tcPr>
            <w:tcW w:w="708" w:type="dxa"/>
            <w:tcBorders>
              <w:top w:val="single" w:sz="12" w:space="0" w:color="auto"/>
            </w:tcBorders>
          </w:tcPr>
          <w:p w14:paraId="5045A7CA" w14:textId="77777777" w:rsidR="00A219C0" w:rsidRPr="00EA2CED" w:rsidRDefault="00A219C0" w:rsidP="006E04F7">
            <w:pPr>
              <w:ind w:firstLine="0"/>
              <w:jc w:val="center"/>
              <w:rPr>
                <w:b/>
                <w:bCs/>
              </w:rPr>
            </w:pPr>
          </w:p>
        </w:tc>
        <w:tc>
          <w:tcPr>
            <w:tcW w:w="1134" w:type="dxa"/>
            <w:tcBorders>
              <w:top w:val="single" w:sz="12" w:space="0" w:color="auto"/>
            </w:tcBorders>
          </w:tcPr>
          <w:p w14:paraId="1B42DF81" w14:textId="77777777" w:rsidR="00A219C0" w:rsidRPr="00EA2CED" w:rsidRDefault="00A219C0" w:rsidP="006E04F7">
            <w:pPr>
              <w:ind w:firstLine="0"/>
              <w:jc w:val="center"/>
              <w:rPr>
                <w:b/>
                <w:bCs/>
              </w:rPr>
            </w:pPr>
          </w:p>
        </w:tc>
        <w:tc>
          <w:tcPr>
            <w:tcW w:w="1701" w:type="dxa"/>
            <w:tcBorders>
              <w:top w:val="single" w:sz="12" w:space="0" w:color="auto"/>
            </w:tcBorders>
          </w:tcPr>
          <w:p w14:paraId="6F8519A6" w14:textId="77777777" w:rsidR="00A219C0" w:rsidRDefault="00A219C0" w:rsidP="006E04F7">
            <w:pPr>
              <w:ind w:firstLine="0"/>
            </w:pPr>
          </w:p>
        </w:tc>
        <w:tc>
          <w:tcPr>
            <w:tcW w:w="709" w:type="dxa"/>
            <w:tcBorders>
              <w:top w:val="single" w:sz="12" w:space="0" w:color="auto"/>
            </w:tcBorders>
          </w:tcPr>
          <w:p w14:paraId="6035E193" w14:textId="77777777" w:rsidR="00A219C0" w:rsidRDefault="00A219C0" w:rsidP="006E04F7">
            <w:pPr>
              <w:ind w:firstLine="0"/>
            </w:pPr>
          </w:p>
        </w:tc>
      </w:tr>
      <w:tr w:rsidR="00A219C0" w14:paraId="284FB470" w14:textId="77777777" w:rsidTr="006E04F7">
        <w:trPr>
          <w:gridAfter w:val="1"/>
          <w:wAfter w:w="284" w:type="dxa"/>
          <w:trHeight w:val="254"/>
        </w:trPr>
        <w:tc>
          <w:tcPr>
            <w:tcW w:w="2269" w:type="dxa"/>
            <w:tcBorders>
              <w:bottom w:val="single" w:sz="12" w:space="0" w:color="auto"/>
            </w:tcBorders>
          </w:tcPr>
          <w:p w14:paraId="574A22E6" w14:textId="77777777" w:rsidR="00A219C0" w:rsidRPr="00EA2CED" w:rsidRDefault="00A219C0" w:rsidP="006E04F7">
            <w:pPr>
              <w:ind w:firstLine="0"/>
              <w:rPr>
                <w:b/>
                <w:bCs/>
              </w:rPr>
            </w:pPr>
          </w:p>
        </w:tc>
        <w:tc>
          <w:tcPr>
            <w:tcW w:w="1701" w:type="dxa"/>
            <w:tcBorders>
              <w:top w:val="single" w:sz="12" w:space="0" w:color="auto"/>
              <w:bottom w:val="single" w:sz="12" w:space="0" w:color="auto"/>
            </w:tcBorders>
          </w:tcPr>
          <w:p w14:paraId="5229AB18" w14:textId="77777777" w:rsidR="00A219C0" w:rsidRPr="00EA2CED" w:rsidRDefault="00A219C0" w:rsidP="006E04F7">
            <w:pPr>
              <w:ind w:firstLine="0"/>
              <w:rPr>
                <w:b/>
                <w:bCs/>
              </w:rPr>
            </w:pPr>
            <w:r>
              <w:rPr>
                <w:b/>
                <w:bCs/>
              </w:rPr>
              <w:t>M (SD)</w:t>
            </w:r>
          </w:p>
        </w:tc>
        <w:tc>
          <w:tcPr>
            <w:tcW w:w="1701" w:type="dxa"/>
            <w:tcBorders>
              <w:top w:val="single" w:sz="12" w:space="0" w:color="auto"/>
              <w:bottom w:val="single" w:sz="12" w:space="0" w:color="auto"/>
            </w:tcBorders>
          </w:tcPr>
          <w:p w14:paraId="239593E2" w14:textId="77777777" w:rsidR="00A219C0" w:rsidRPr="00EA2CED" w:rsidRDefault="00A219C0" w:rsidP="006E04F7">
            <w:pPr>
              <w:ind w:firstLine="0"/>
              <w:rPr>
                <w:b/>
                <w:bCs/>
              </w:rPr>
            </w:pPr>
            <w:r>
              <w:rPr>
                <w:b/>
                <w:bCs/>
              </w:rPr>
              <w:t>M (SD)</w:t>
            </w:r>
          </w:p>
        </w:tc>
        <w:tc>
          <w:tcPr>
            <w:tcW w:w="708" w:type="dxa"/>
            <w:tcBorders>
              <w:bottom w:val="single" w:sz="12" w:space="0" w:color="auto"/>
            </w:tcBorders>
          </w:tcPr>
          <w:p w14:paraId="3C57089D" w14:textId="77777777" w:rsidR="00A219C0" w:rsidRPr="00EA2CED" w:rsidRDefault="00A219C0" w:rsidP="006E04F7">
            <w:pPr>
              <w:ind w:firstLine="0"/>
              <w:rPr>
                <w:b/>
                <w:bCs/>
              </w:rPr>
            </w:pPr>
            <w:r>
              <w:rPr>
                <w:b/>
                <w:bCs/>
              </w:rPr>
              <w:t>t(29)</w:t>
            </w:r>
          </w:p>
        </w:tc>
        <w:tc>
          <w:tcPr>
            <w:tcW w:w="1134" w:type="dxa"/>
            <w:tcBorders>
              <w:bottom w:val="single" w:sz="12" w:space="0" w:color="auto"/>
            </w:tcBorders>
          </w:tcPr>
          <w:p w14:paraId="71F23BC2" w14:textId="77777777" w:rsidR="00A219C0" w:rsidRPr="00EA2CED" w:rsidRDefault="00A219C0" w:rsidP="006E04F7">
            <w:pPr>
              <w:ind w:firstLine="0"/>
              <w:rPr>
                <w:b/>
                <w:bCs/>
              </w:rPr>
            </w:pPr>
            <w:r>
              <w:rPr>
                <w:b/>
                <w:bCs/>
              </w:rPr>
              <w:t>p-value</w:t>
            </w:r>
          </w:p>
        </w:tc>
        <w:tc>
          <w:tcPr>
            <w:tcW w:w="1701" w:type="dxa"/>
            <w:tcBorders>
              <w:bottom w:val="single" w:sz="12" w:space="0" w:color="auto"/>
            </w:tcBorders>
          </w:tcPr>
          <w:p w14:paraId="74EB81AD" w14:textId="77777777" w:rsidR="00A219C0" w:rsidRPr="00EA2CED" w:rsidRDefault="00A219C0" w:rsidP="006E04F7">
            <w:pPr>
              <w:ind w:firstLine="0"/>
              <w:rPr>
                <w:b/>
                <w:bCs/>
              </w:rPr>
            </w:pPr>
            <w:r>
              <w:rPr>
                <w:b/>
                <w:bCs/>
              </w:rPr>
              <w:t>CI</w:t>
            </w:r>
          </w:p>
        </w:tc>
        <w:tc>
          <w:tcPr>
            <w:tcW w:w="709" w:type="dxa"/>
            <w:tcBorders>
              <w:bottom w:val="single" w:sz="12" w:space="0" w:color="auto"/>
            </w:tcBorders>
          </w:tcPr>
          <w:p w14:paraId="09DAC1F6" w14:textId="77777777" w:rsidR="00A219C0" w:rsidRPr="00EA2CED" w:rsidRDefault="00A219C0" w:rsidP="006E04F7">
            <w:pPr>
              <w:ind w:firstLine="0"/>
              <w:rPr>
                <w:b/>
                <w:bCs/>
              </w:rPr>
            </w:pPr>
            <w:r>
              <w:rPr>
                <w:b/>
                <w:bCs/>
              </w:rPr>
              <w:t>d</w:t>
            </w:r>
          </w:p>
        </w:tc>
      </w:tr>
      <w:tr w:rsidR="00A219C0" w14:paraId="7E28A7AD" w14:textId="77777777" w:rsidTr="006E04F7">
        <w:trPr>
          <w:gridAfter w:val="1"/>
          <w:wAfter w:w="284" w:type="dxa"/>
          <w:trHeight w:val="490"/>
        </w:trPr>
        <w:tc>
          <w:tcPr>
            <w:tcW w:w="2269" w:type="dxa"/>
            <w:tcBorders>
              <w:bottom w:val="single" w:sz="12" w:space="0" w:color="auto"/>
            </w:tcBorders>
          </w:tcPr>
          <w:p w14:paraId="14C9FDC3" w14:textId="77777777" w:rsidR="00A219C0" w:rsidRPr="00EA2CED" w:rsidRDefault="00A219C0" w:rsidP="006E04F7">
            <w:pPr>
              <w:ind w:firstLine="0"/>
              <w:rPr>
                <w:b/>
                <w:bCs/>
              </w:rPr>
            </w:pPr>
            <w:r>
              <w:rPr>
                <w:b/>
                <w:bCs/>
              </w:rPr>
              <w:t>AUC</w:t>
            </w:r>
          </w:p>
        </w:tc>
        <w:tc>
          <w:tcPr>
            <w:tcW w:w="1701" w:type="dxa"/>
            <w:tcBorders>
              <w:bottom w:val="single" w:sz="12" w:space="0" w:color="auto"/>
            </w:tcBorders>
          </w:tcPr>
          <w:p w14:paraId="2418E9D9" w14:textId="77777777" w:rsidR="00A219C0" w:rsidRDefault="00A219C0" w:rsidP="006E04F7">
            <w:pPr>
              <w:ind w:firstLine="0"/>
            </w:pPr>
            <w:r>
              <w:t>0.75 (0.22)</w:t>
            </w:r>
          </w:p>
        </w:tc>
        <w:tc>
          <w:tcPr>
            <w:tcW w:w="1701" w:type="dxa"/>
            <w:tcBorders>
              <w:bottom w:val="single" w:sz="12" w:space="0" w:color="auto"/>
            </w:tcBorders>
          </w:tcPr>
          <w:p w14:paraId="6ACFF2A9" w14:textId="77777777" w:rsidR="00A219C0" w:rsidRDefault="00A219C0" w:rsidP="006E04F7">
            <w:pPr>
              <w:ind w:firstLine="0"/>
            </w:pPr>
            <w:r>
              <w:t>0.92 (0.26)</w:t>
            </w:r>
          </w:p>
        </w:tc>
        <w:tc>
          <w:tcPr>
            <w:tcW w:w="708" w:type="dxa"/>
            <w:tcBorders>
              <w:bottom w:val="single" w:sz="12" w:space="0" w:color="auto"/>
            </w:tcBorders>
          </w:tcPr>
          <w:p w14:paraId="469D2C83" w14:textId="77777777" w:rsidR="00A219C0" w:rsidRDefault="00A219C0" w:rsidP="006E04F7">
            <w:pPr>
              <w:ind w:firstLine="0"/>
            </w:pPr>
            <w:r>
              <w:t>3.91</w:t>
            </w:r>
          </w:p>
        </w:tc>
        <w:tc>
          <w:tcPr>
            <w:tcW w:w="1134" w:type="dxa"/>
            <w:tcBorders>
              <w:bottom w:val="single" w:sz="12" w:space="0" w:color="auto"/>
            </w:tcBorders>
          </w:tcPr>
          <w:p w14:paraId="16C185D1" w14:textId="77777777" w:rsidR="00A219C0" w:rsidRDefault="00A219C0" w:rsidP="006E04F7">
            <w:pPr>
              <w:ind w:firstLine="0"/>
            </w:pPr>
            <w:r>
              <w:t>&lt;0.001</w:t>
            </w:r>
          </w:p>
        </w:tc>
        <w:tc>
          <w:tcPr>
            <w:tcW w:w="1701" w:type="dxa"/>
            <w:tcBorders>
              <w:bottom w:val="single" w:sz="12" w:space="0" w:color="auto"/>
            </w:tcBorders>
          </w:tcPr>
          <w:p w14:paraId="19376FCE" w14:textId="77777777" w:rsidR="00A219C0" w:rsidRDefault="00A219C0" w:rsidP="006E04F7">
            <w:pPr>
              <w:ind w:firstLine="0"/>
            </w:pPr>
            <w:r>
              <w:t>-0.25, -0.08</w:t>
            </w:r>
          </w:p>
        </w:tc>
        <w:tc>
          <w:tcPr>
            <w:tcW w:w="709" w:type="dxa"/>
            <w:tcBorders>
              <w:bottom w:val="single" w:sz="12" w:space="0" w:color="auto"/>
            </w:tcBorders>
          </w:tcPr>
          <w:p w14:paraId="7EC8F33F" w14:textId="77777777" w:rsidR="00A219C0" w:rsidRDefault="00A219C0" w:rsidP="006E04F7">
            <w:pPr>
              <w:ind w:firstLine="0"/>
            </w:pPr>
            <w:r>
              <w:t>0.71</w:t>
            </w:r>
          </w:p>
        </w:tc>
      </w:tr>
      <w:tr w:rsidR="00A219C0" w14:paraId="69A27BF3" w14:textId="77777777" w:rsidTr="006E04F7">
        <w:trPr>
          <w:trHeight w:val="490"/>
        </w:trPr>
        <w:tc>
          <w:tcPr>
            <w:tcW w:w="10207" w:type="dxa"/>
            <w:gridSpan w:val="8"/>
            <w:tcBorders>
              <w:top w:val="single" w:sz="12" w:space="0" w:color="auto"/>
            </w:tcBorders>
          </w:tcPr>
          <w:p w14:paraId="78B59859" w14:textId="77777777" w:rsidR="00A219C0" w:rsidRDefault="00A219C0" w:rsidP="006E04F7">
            <w:pPr>
              <w:ind w:firstLine="0"/>
            </w:pPr>
            <w:r w:rsidRPr="00EA2CED">
              <w:rPr>
                <w:i/>
                <w:iCs/>
                <w:sz w:val="22"/>
                <w:szCs w:val="22"/>
              </w:rPr>
              <w:t xml:space="preserve">Note. </w:t>
            </w:r>
            <w:r>
              <w:rPr>
                <w:sz w:val="22"/>
                <w:szCs w:val="22"/>
              </w:rPr>
              <w:t>t(df)</w:t>
            </w:r>
            <w:r w:rsidRPr="00EA2CED">
              <w:rPr>
                <w:sz w:val="22"/>
                <w:szCs w:val="22"/>
              </w:rPr>
              <w:t xml:space="preserve"> = t-test score</w:t>
            </w:r>
            <w:r>
              <w:rPr>
                <w:sz w:val="22"/>
                <w:szCs w:val="22"/>
              </w:rPr>
              <w:t>. D</w:t>
            </w:r>
            <w:r w:rsidRPr="00EA2CED">
              <w:rPr>
                <w:sz w:val="22"/>
                <w:szCs w:val="22"/>
              </w:rPr>
              <w:t>egrees of freedom are in parenthesis; CI = 95% confidence interval</w:t>
            </w:r>
            <w:r>
              <w:rPr>
                <w:sz w:val="22"/>
                <w:szCs w:val="22"/>
              </w:rPr>
              <w:t>s</w:t>
            </w:r>
            <w:r w:rsidRPr="00EA2CED">
              <w:rPr>
                <w:sz w:val="22"/>
                <w:szCs w:val="22"/>
              </w:rPr>
              <w:t>; d = Cohen's d.</w:t>
            </w:r>
          </w:p>
        </w:tc>
      </w:tr>
    </w:tbl>
    <w:p w14:paraId="4F2922A5" w14:textId="77777777" w:rsidR="00A219C0" w:rsidRPr="00A219C0" w:rsidRDefault="00A219C0" w:rsidP="00A219C0">
      <w:pPr>
        <w:ind w:firstLine="0"/>
      </w:pPr>
    </w:p>
    <w:p w14:paraId="7BE3C7B6" w14:textId="5A4465C1" w:rsidR="00A36939" w:rsidRPr="00A36939" w:rsidRDefault="00A36939" w:rsidP="00A36939">
      <w:pPr>
        <w:ind w:firstLine="0"/>
      </w:pPr>
    </w:p>
    <w:p w14:paraId="0BE09585" w14:textId="673C6BD4" w:rsidR="005F6361" w:rsidRDefault="00C95E59" w:rsidP="00E412ED">
      <w:pPr>
        <w:jc w:val="left"/>
      </w:pPr>
      <w:bookmarkStart w:id="559" w:name="_Ref114130120"/>
      <w:r>
        <w:br w:type="page"/>
      </w:r>
      <w:bookmarkEnd w:id="559"/>
    </w:p>
    <w:p w14:paraId="626C735D" w14:textId="77777777" w:rsidR="00AB541D" w:rsidRDefault="00AB541D" w:rsidP="005E08B6">
      <w:pPr>
        <w:ind w:firstLine="0"/>
        <w:jc w:val="left"/>
      </w:pPr>
    </w:p>
    <w:p w14:paraId="20D20597" w14:textId="5F7183C9" w:rsidR="00B00AED" w:rsidRDefault="00BB4D09" w:rsidP="005F6361">
      <w:pPr>
        <w:pStyle w:val="Heading2"/>
      </w:pPr>
      <w:bookmarkStart w:id="560" w:name="_Toc114485397"/>
      <w:commentRangeStart w:id="561"/>
      <w:r>
        <w:t>References</w:t>
      </w:r>
      <w:bookmarkEnd w:id="560"/>
      <w:commentRangeEnd w:id="561"/>
      <w:r w:rsidR="00356E51">
        <w:rPr>
          <w:rStyle w:val="CommentReference"/>
          <w:rFonts w:asciiTheme="majorBidi" w:eastAsiaTheme="minorEastAsia" w:hAnsiTheme="majorBidi" w:cstheme="majorBidi"/>
          <w:b w:val="0"/>
          <w:bCs w:val="0"/>
          <w:lang w:eastAsia="en-US" w:bidi="he-IL"/>
        </w:rPr>
        <w:commentReference w:id="561"/>
      </w:r>
    </w:p>
    <w:p w14:paraId="4250586D" w14:textId="77777777" w:rsidR="009B2959" w:rsidRDefault="0003265E" w:rsidP="009B2959">
      <w:pPr>
        <w:pStyle w:val="Bibliography"/>
      </w:pPr>
      <w:r>
        <w:rPr>
          <w:lang w:eastAsia="ja-JP" w:bidi="ar-SA"/>
        </w:rPr>
        <w:fldChar w:fldCharType="begin"/>
      </w:r>
      <w:r w:rsidR="00212ADD">
        <w:rPr>
          <w:lang w:eastAsia="ja-JP" w:bidi="ar-SA"/>
        </w:rPr>
        <w:instrText xml:space="preserve"> ADDIN ZOTERO_BIBL {"uncited":[],"omitted":[],"custom":[]} CSL_BIBLIOGRAPHY </w:instrText>
      </w:r>
      <w:r>
        <w:rPr>
          <w:lang w:eastAsia="ja-JP" w:bidi="ar-SA"/>
        </w:rPr>
        <w:fldChar w:fldCharType="separate"/>
      </w:r>
      <w:r w:rsidR="009B2959">
        <w:t xml:space="preserve">Abrams, R. L., Klinger, M. R., &amp; Greenwald, A. G. (2002). Subliminal words activate semantic categories (not automated motor responses). </w:t>
      </w:r>
      <w:r w:rsidR="009B2959">
        <w:rPr>
          <w:i/>
          <w:iCs/>
        </w:rPr>
        <w:t>Psychonomic Bulletin &amp; Review</w:t>
      </w:r>
      <w:r w:rsidR="009B2959">
        <w:t xml:space="preserve">, </w:t>
      </w:r>
      <w:r w:rsidR="009B2959">
        <w:rPr>
          <w:i/>
          <w:iCs/>
        </w:rPr>
        <w:t>9</w:t>
      </w:r>
      <w:r w:rsidR="009B2959">
        <w:t>(1), 100–106. https://doi.org/10.3758/BF03196262</w:t>
      </w:r>
    </w:p>
    <w:p w14:paraId="1F5D2CD5" w14:textId="77777777" w:rsidR="009B2959" w:rsidRDefault="009B2959" w:rsidP="009B2959">
      <w:pPr>
        <w:pStyle w:val="Bibliography"/>
      </w:pPr>
      <w:r>
        <w:t xml:space="preserve">Aivar, M. P., Brenner, E., &amp; Smeets, J. B. J. (2008). Avoiding moving obstacles. </w:t>
      </w:r>
      <w:r>
        <w:rPr>
          <w:i/>
          <w:iCs/>
        </w:rPr>
        <w:t>Experimental Brain Research</w:t>
      </w:r>
      <w:r>
        <w:t xml:space="preserve">, </w:t>
      </w:r>
      <w:r>
        <w:rPr>
          <w:i/>
          <w:iCs/>
        </w:rPr>
        <w:t>190</w:t>
      </w:r>
      <w:r>
        <w:t>(3), 251–264. https://doi.org/10.1007/s00221-008-1475-9</w:t>
      </w:r>
    </w:p>
    <w:p w14:paraId="548DBC0C" w14:textId="77777777" w:rsidR="009B2959" w:rsidRDefault="009B2959" w:rsidP="009B2959">
      <w:pPr>
        <w:pStyle w:val="Bibliography"/>
      </w:pPr>
      <w:r>
        <w:t xml:space="preserve">Almeida, J., Mahon, B. Z., Zapater-Raberov, V., Dziuba, A., Cabaço, T., Marques, J. F., &amp; Caramazza, A. (2014). Grasping with the eyes: The role of elongation in visual recognition of manipulable objects. </w:t>
      </w:r>
      <w:r>
        <w:rPr>
          <w:i/>
          <w:iCs/>
        </w:rPr>
        <w:t>Cognitive, Affective,</w:t>
      </w:r>
      <w:r>
        <w:rPr>
          <w:i/>
          <w:iCs/>
        </w:rPr>
        <w:lastRenderedPageBreak/>
        <w:t xml:space="preserve"> &amp; Behavioral Neuroscience</w:t>
      </w:r>
      <w:r>
        <w:t xml:space="preserve">, </w:t>
      </w:r>
      <w:r>
        <w:rPr>
          <w:i/>
          <w:iCs/>
        </w:rPr>
        <w:t>14</w:t>
      </w:r>
      <w:r>
        <w:t>(1), 319–335. https://doi.org/10.3758/s13415-013-0208-0</w:t>
      </w:r>
    </w:p>
    <w:p w14:paraId="5C73FBF0" w14:textId="77777777" w:rsidR="009B2959" w:rsidRDefault="009B2959" w:rsidP="009B2959">
      <w:pPr>
        <w:pStyle w:val="Bibliography"/>
      </w:pPr>
      <w:r>
        <w:t xml:space="preserve">Almeida, J., Pajtas, P. E., Mahon, B. Z., Nakayama, K., &amp; Caramazza, A. (2013). Affect of the unconscious: Visually suppressed angry faces modulate our decisions. </w:t>
      </w:r>
      <w:r>
        <w:rPr>
          <w:i/>
          <w:iCs/>
        </w:rPr>
        <w:t>Cognitive, Affective, &amp; Behavioral Neuroscience</w:t>
      </w:r>
      <w:r>
        <w:t xml:space="preserve">, </w:t>
      </w:r>
      <w:r>
        <w:rPr>
          <w:i/>
          <w:iCs/>
        </w:rPr>
        <w:t>13</w:t>
      </w:r>
      <w:r>
        <w:t>(1), 94–101. https://doi.org/10.3758/s13415-012-0133-7</w:t>
      </w:r>
    </w:p>
    <w:p w14:paraId="68950F62" w14:textId="77777777" w:rsidR="009B2959" w:rsidRDefault="009B2959" w:rsidP="009B2959">
      <w:pPr>
        <w:pStyle w:val="Bibliography"/>
      </w:pPr>
      <w:r>
        <w:t xml:space="preserve">Avneon, M., &amp; Lamy, D. (2019). Do semantic priming and retrieval of stimulus-response associations depend on conscious perception? </w:t>
      </w:r>
      <w:r>
        <w:rPr>
          <w:i/>
          <w:iCs/>
        </w:rPr>
        <w:t>Consciousness and Cognition</w:t>
      </w:r>
      <w:r>
        <w:t xml:space="preserve">, </w:t>
      </w:r>
      <w:r>
        <w:rPr>
          <w:i/>
          <w:iCs/>
        </w:rPr>
        <w:t>69</w:t>
      </w:r>
      <w:r>
        <w:t>, 36–51. https://doi.org/10.1016/j.concog.2019.01.010</w:t>
      </w:r>
    </w:p>
    <w:p w14:paraId="397C23B4" w14:textId="77777777" w:rsidR="009B2959" w:rsidRDefault="009B2959" w:rsidP="009B2959">
      <w:pPr>
        <w:pStyle w:val="Bibliography"/>
      </w:pPr>
      <w:r>
        <w:t xml:space="preserve">Biderman, N., &amp; Mudrik, L. (2018). Evidence for Implicit—But Not Unconscious—Processing of Object-Scene Relations. </w:t>
      </w:r>
      <w:r>
        <w:rPr>
          <w:i/>
          <w:iCs/>
        </w:rPr>
        <w:t>Psychological Science</w:t>
      </w:r>
      <w:r>
        <w:t xml:space="preserve">, </w:t>
      </w:r>
      <w:r>
        <w:rPr>
          <w:i/>
          <w:iCs/>
        </w:rPr>
        <w:t>29</w:t>
      </w:r>
      <w:r>
        <w:t>(2), 266–277. https://doi.org/10.1177/0956797617735745</w:t>
      </w:r>
    </w:p>
    <w:p w14:paraId="6A7288F4" w14:textId="77777777" w:rsidR="009B2959" w:rsidRDefault="009B2959" w:rsidP="009B2959">
      <w:pPr>
        <w:pStyle w:val="Bibliography"/>
      </w:pPr>
      <w:r>
        <w:t xml:space="preserve">Bodner, G. E., &amp; Masson, M. E. J. (1997). Masked Repetition Priming of Words and Nonwords: Evidence for a Nonlexical Basis for Priming. </w:t>
      </w:r>
      <w:r>
        <w:rPr>
          <w:i/>
          <w:iCs/>
        </w:rPr>
        <w:t>Journal of Memory and Language</w:t>
      </w:r>
      <w:r>
        <w:t xml:space="preserve">, </w:t>
      </w:r>
      <w:r>
        <w:rPr>
          <w:i/>
          <w:iCs/>
        </w:rPr>
        <w:t>37</w:t>
      </w:r>
      <w:r>
        <w:t>(2), 268–293. https://doi.org/10.1006/jmla.1996.2507</w:t>
      </w:r>
    </w:p>
    <w:p w14:paraId="46FCED4E" w14:textId="77777777" w:rsidR="009B2959" w:rsidRDefault="009B2959" w:rsidP="009B2959">
      <w:pPr>
        <w:pStyle w:val="Bibliography"/>
      </w:pPr>
      <w:r>
        <w:t xml:space="preserve">Bodner, G. E., &amp; Masson, M. E. J. (2003). Beyond spreading activation: An influence of relatedness proportion on masked semantic priming. </w:t>
      </w:r>
      <w:r>
        <w:rPr>
          <w:i/>
          <w:iCs/>
        </w:rPr>
        <w:t>Psychonomic Bulletin &amp; Review</w:t>
      </w:r>
      <w:r>
        <w:t xml:space="preserve">, </w:t>
      </w:r>
      <w:r>
        <w:rPr>
          <w:i/>
          <w:iCs/>
        </w:rPr>
        <w:t>10</w:t>
      </w:r>
      <w:r>
        <w:t>(3), 645–652. https://doi.org/10.3758/BF03196527</w:t>
      </w:r>
    </w:p>
    <w:p w14:paraId="70289C0E" w14:textId="77777777" w:rsidR="009B2959" w:rsidRDefault="009B2959" w:rsidP="009B2959">
      <w:pPr>
        <w:pStyle w:val="Bibliography"/>
      </w:pPr>
      <w:r>
        <w:t xml:space="preserve">Bogomolov, M., Peterson, C. B., Benjamini, Y., &amp; Sabatti, C. (2021). Hypotheses on a tree: New error rates and testing strategies. </w:t>
      </w:r>
      <w:r>
        <w:rPr>
          <w:i/>
          <w:iCs/>
        </w:rPr>
        <w:t>Biometrika</w:t>
      </w:r>
      <w:r>
        <w:t xml:space="preserve">, </w:t>
      </w:r>
      <w:r>
        <w:rPr>
          <w:i/>
          <w:iCs/>
        </w:rPr>
        <w:t>108</w:t>
      </w:r>
      <w:r>
        <w:t>(3), 575–590. https://doi.org/10.1093/biomet/asaa086</w:t>
      </w:r>
    </w:p>
    <w:p w14:paraId="60F7B34E" w14:textId="77777777" w:rsidR="009B2959" w:rsidRDefault="009B2959" w:rsidP="009B2959">
      <w:pPr>
        <w:pStyle w:val="Bibliography"/>
      </w:pPr>
      <w:r>
        <w:t xml:space="preserve">Brainard, D. H. (1997). The Psychophysics Toolbox. </w:t>
      </w:r>
      <w:r>
        <w:rPr>
          <w:i/>
          <w:iCs/>
        </w:rPr>
        <w:t>Spatial Vision</w:t>
      </w:r>
      <w:r>
        <w:t xml:space="preserve">, </w:t>
      </w:r>
      <w:r>
        <w:rPr>
          <w:i/>
          <w:iCs/>
        </w:rPr>
        <w:t>10</w:t>
      </w:r>
      <w:r>
        <w:t>(4), 433–436. https://doi.org/10.1163/156856897X00357</w:t>
      </w:r>
    </w:p>
    <w:p w14:paraId="19A698AC" w14:textId="77777777" w:rsidR="009B2959" w:rsidRDefault="009B2959" w:rsidP="009B2959">
      <w:pPr>
        <w:pStyle w:val="Bibliography"/>
      </w:pPr>
      <w:r>
        <w:t xml:space="preserve">Breitmeyer, B. G. (2015). Psychophysical “blinding” methods reveal a functional hierarchy of unconscious visual processing. </w:t>
      </w:r>
      <w:r>
        <w:rPr>
          <w:i/>
          <w:iCs/>
        </w:rPr>
        <w:t>Consciousness and Cognition</w:t>
      </w:r>
      <w:r>
        <w:t xml:space="preserve">, </w:t>
      </w:r>
      <w:r>
        <w:rPr>
          <w:i/>
          <w:iCs/>
        </w:rPr>
        <w:t>35</w:t>
      </w:r>
      <w:r>
        <w:t>, 234–250. https://doi.org/10.1016/j.concog.2015</w:t>
      </w:r>
      <w:r>
        <w:lastRenderedPageBreak/>
        <w:t>.01.012</w:t>
      </w:r>
    </w:p>
    <w:p w14:paraId="273BB017" w14:textId="77777777" w:rsidR="009B2959" w:rsidRDefault="009B2959" w:rsidP="009B2959">
      <w:pPr>
        <w:pStyle w:val="Bibliography"/>
      </w:pPr>
      <w:r>
        <w:t xml:space="preserve">Brown, R., Lau, H., &amp; LeDoux, J. E. (2019). Understanding the Higher-Order Approach to Consciousness. </w:t>
      </w:r>
      <w:r>
        <w:rPr>
          <w:i/>
          <w:iCs/>
        </w:rPr>
        <w:t>Trends in Cognitive Sciences</w:t>
      </w:r>
      <w:r>
        <w:t xml:space="preserve">, </w:t>
      </w:r>
      <w:r>
        <w:rPr>
          <w:i/>
          <w:iCs/>
        </w:rPr>
        <w:t>23</w:t>
      </w:r>
      <w:r>
        <w:t>(9), 754–768. https://doi.org/10.1016/j.tics.2019.06.009</w:t>
      </w:r>
    </w:p>
    <w:p w14:paraId="37DF1F46" w14:textId="77777777" w:rsidR="009B2959" w:rsidRDefault="009B2959" w:rsidP="009B2959">
      <w:pPr>
        <w:pStyle w:val="Bibliography"/>
      </w:pPr>
      <w:r>
        <w:t xml:space="preserve">Burk, D., Ingram, J. N., Franklin, D. W., Shadlen, M. N., &amp; Wolpert, D. M. (2014). Motor Effort Alters Changes of Mind in Sensorimotor Decision Making. </w:t>
      </w:r>
      <w:r>
        <w:rPr>
          <w:i/>
          <w:iCs/>
        </w:rPr>
        <w:t>PLoS ONE</w:t>
      </w:r>
      <w:r>
        <w:t xml:space="preserve">, </w:t>
      </w:r>
      <w:r>
        <w:rPr>
          <w:i/>
          <w:iCs/>
        </w:rPr>
        <w:t>9</w:t>
      </w:r>
      <w:r>
        <w:t>(3), e92681. https://doi.org/10.1371/journal.pone.0092681</w:t>
      </w:r>
    </w:p>
    <w:p w14:paraId="05BF8DC2" w14:textId="77777777" w:rsidR="009B2959" w:rsidRDefault="009B2959" w:rsidP="009B2959">
      <w:pPr>
        <w:pStyle w:val="Bibliography"/>
      </w:pPr>
      <w:r>
        <w:t xml:space="preserve">Cressman, E. K., Franks, I. M., Enns, J. T., &amp; Chua, R. (2007). On-line control of pointing is modiﬁed by unseen visual shapes. </w:t>
      </w:r>
      <w:r>
        <w:rPr>
          <w:i/>
          <w:iCs/>
        </w:rPr>
        <w:t>Consciousness and Cognition</w:t>
      </w:r>
      <w:r>
        <w:t>, 11.</w:t>
      </w:r>
    </w:p>
    <w:p w14:paraId="20AE1057" w14:textId="77777777" w:rsidR="009B2959" w:rsidRDefault="009B2959" w:rsidP="009B2959">
      <w:pPr>
        <w:pStyle w:val="Bibliography"/>
      </w:pPr>
      <w:r>
        <w:t xml:space="preserve">Daltrozzo, J., Signoret, C., Tillmann, B., &amp; Perrin, F. (2011). Subliminal Semantic Priming in Speech. </w:t>
      </w:r>
      <w:r>
        <w:rPr>
          <w:i/>
          <w:iCs/>
        </w:rPr>
        <w:t>PLoS ONE</w:t>
      </w:r>
      <w:r>
        <w:t xml:space="preserve">, </w:t>
      </w:r>
      <w:r>
        <w:rPr>
          <w:i/>
          <w:iCs/>
        </w:rPr>
        <w:t>6</w:t>
      </w:r>
      <w:r>
        <w:t>(5), e20273. https://doi.org/10.1371/journal.pone.0020273</w:t>
      </w:r>
    </w:p>
    <w:p w14:paraId="50B58A4F" w14:textId="77777777" w:rsidR="009B2959" w:rsidRDefault="009B2959" w:rsidP="009B2959">
      <w:pPr>
        <w:pStyle w:val="Bibliography"/>
      </w:pPr>
      <w:r>
        <w:t xml:space="preserve">Damian, M. F. (2001). Congruity effects evoked by subliminally presented primes: Automaticity rather than semantic processing. </w:t>
      </w:r>
      <w:r>
        <w:rPr>
          <w:i/>
          <w:iCs/>
        </w:rPr>
        <w:t>Journal of Experimental Psychology: Human Perception and Performance</w:t>
      </w:r>
      <w:r>
        <w:t xml:space="preserve">, </w:t>
      </w:r>
      <w:r>
        <w:rPr>
          <w:i/>
          <w:iCs/>
        </w:rPr>
        <w:t>27</w:t>
      </w:r>
      <w:r>
        <w:t>(1), 154–165. https://doi.org/10.1037/0096-1523.27.1.154</w:t>
      </w:r>
    </w:p>
    <w:p w14:paraId="5F87D516" w14:textId="77777777" w:rsidR="009B2959" w:rsidRDefault="009B2959" w:rsidP="009B2959">
      <w:pPr>
        <w:pStyle w:val="Bibliography"/>
      </w:pPr>
      <w:r>
        <w:t xml:space="preserve">Dehaene, S., Naccache, L., Clec’H, G. L., Koechlin, E., Mueller, M., &amp; Dehaene-Lambertz, G. (1998). </w:t>
      </w:r>
      <w:r>
        <w:rPr>
          <w:i/>
          <w:iCs/>
        </w:rPr>
        <w:t>Imaging unconscious semantic priming</w:t>
      </w:r>
      <w:r>
        <w:t xml:space="preserve">. </w:t>
      </w:r>
      <w:r>
        <w:rPr>
          <w:i/>
          <w:iCs/>
        </w:rPr>
        <w:t>395</w:t>
      </w:r>
      <w:r>
        <w:t>, 4.</w:t>
      </w:r>
    </w:p>
    <w:p w14:paraId="79068568" w14:textId="77777777" w:rsidR="009B2959" w:rsidRDefault="009B2959" w:rsidP="009B2959">
      <w:pPr>
        <w:pStyle w:val="Bibliography"/>
      </w:pPr>
      <w:r>
        <w:t xml:space="preserve">Dehaene, S., Naccache, L., Cohen, L., Bihan, D. L., Mangin, J.-F., Poline, J.-B., &amp; Rivière, D. (2001). Cerebral mechanisms of word masking and unconscious repetition priming. </w:t>
      </w:r>
      <w:r>
        <w:rPr>
          <w:i/>
          <w:iCs/>
        </w:rPr>
        <w:t>Nature Neuroscience</w:t>
      </w:r>
      <w:r>
        <w:t xml:space="preserve">, </w:t>
      </w:r>
      <w:r>
        <w:rPr>
          <w:i/>
          <w:iCs/>
        </w:rPr>
        <w:t>4</w:t>
      </w:r>
      <w:r>
        <w:t>(7), 752–758. https://doi.org/10.1038/89551</w:t>
      </w:r>
    </w:p>
    <w:p w14:paraId="0A38CD83" w14:textId="77777777" w:rsidR="009B2959" w:rsidRDefault="009B2959" w:rsidP="009B2959">
      <w:pPr>
        <w:pStyle w:val="Bibliography"/>
      </w:pPr>
      <w:r>
        <w:t xml:space="preserve">Dell’Acqua, R., &amp; Grainger, J. (1999). Unconscious semantic priming from pictures. </w:t>
      </w:r>
      <w:r>
        <w:rPr>
          <w:i/>
          <w:iCs/>
        </w:rPr>
        <w:t>Cognition</w:t>
      </w:r>
      <w:r>
        <w:t xml:space="preserve">, </w:t>
      </w:r>
      <w:r>
        <w:rPr>
          <w:i/>
          <w:iCs/>
        </w:rPr>
        <w:t>73</w:t>
      </w:r>
      <w:r>
        <w:t>(1), B1–B15. https://doi.org/10.1016/S0010-0277</w:t>
      </w:r>
      <w:r>
        <w:lastRenderedPageBreak/>
        <w:t>(99)00049-9</w:t>
      </w:r>
    </w:p>
    <w:p w14:paraId="4030CF44" w14:textId="77777777" w:rsidR="009B2959" w:rsidRDefault="009B2959" w:rsidP="009B2959">
      <w:pPr>
        <w:pStyle w:val="Bibliography"/>
      </w:pPr>
      <w:r>
        <w:t xml:space="preserve">D’Errico, J. (2022). </w:t>
      </w:r>
      <w:r>
        <w:rPr>
          <w:i/>
          <w:iCs/>
        </w:rPr>
        <w:t>Inpaint_nans</w:t>
      </w:r>
      <w:r>
        <w:t>. MATLAB Central File Exchange. https://www.mathworks.com/matlabcentral/fileexchange/4551-inpaint_nans</w:t>
      </w:r>
    </w:p>
    <w:p w14:paraId="2B8C31C8" w14:textId="77777777" w:rsidR="009B2959" w:rsidRDefault="009B2959" w:rsidP="009B2959">
      <w:pPr>
        <w:pStyle w:val="Bibliography"/>
      </w:pPr>
      <w:r>
        <w:t xml:space="preserve">Desmurget, M., Jordan, M., Prablanc, C., &amp; Jeannerod, M. (1997). Constrained and Unconstrained Movements Involve Different Control Strategies. </w:t>
      </w:r>
      <w:r>
        <w:rPr>
          <w:i/>
          <w:iCs/>
        </w:rPr>
        <w:t>Journal of Neurophysiology</w:t>
      </w:r>
      <w:r>
        <w:t xml:space="preserve">, </w:t>
      </w:r>
      <w:r>
        <w:rPr>
          <w:i/>
          <w:iCs/>
        </w:rPr>
        <w:t>77</w:t>
      </w:r>
      <w:r>
        <w:t>(3), 1644–1650. https://doi.org/10.1152/jn.1997.77.3.1644</w:t>
      </w:r>
    </w:p>
    <w:p w14:paraId="3C5E8379" w14:textId="77777777" w:rsidR="009B2959" w:rsidRDefault="009B2959" w:rsidP="009B2959">
      <w:pPr>
        <w:pStyle w:val="Bibliography"/>
      </w:pPr>
      <w:r>
        <w:t xml:space="preserve">Dotan, D., &amp; Dehaene, S. (2013). How do we convert a number into a finger trajectory? </w:t>
      </w:r>
      <w:r>
        <w:rPr>
          <w:i/>
          <w:iCs/>
        </w:rPr>
        <w:t>Cognition</w:t>
      </w:r>
      <w:r>
        <w:t xml:space="preserve">, </w:t>
      </w:r>
      <w:r>
        <w:rPr>
          <w:i/>
          <w:iCs/>
        </w:rPr>
        <w:t>129</w:t>
      </w:r>
      <w:r>
        <w:t>(3), 512–529. https://doi.org/10.1016/j.cognition.2013.07.007</w:t>
      </w:r>
    </w:p>
    <w:p w14:paraId="10E68D2E" w14:textId="77777777" w:rsidR="009B2959" w:rsidRDefault="009B2959" w:rsidP="009B2959">
      <w:pPr>
        <w:pStyle w:val="Bibliography"/>
      </w:pPr>
      <w:r>
        <w:t xml:space="preserve">Dotan, D., Meyniel, F., &amp; Dehaene, S. (2018). On-line confidence monitoring during decision making. </w:t>
      </w:r>
      <w:r>
        <w:rPr>
          <w:i/>
          <w:iCs/>
        </w:rPr>
        <w:t>Cognition</w:t>
      </w:r>
      <w:r>
        <w:t xml:space="preserve">, </w:t>
      </w:r>
      <w:r>
        <w:rPr>
          <w:i/>
          <w:iCs/>
        </w:rPr>
        <w:t>171</w:t>
      </w:r>
      <w:r>
        <w:t>, 112–121. https://doi.org/10.1016/j.cognition.2017.11.001</w:t>
      </w:r>
    </w:p>
    <w:p w14:paraId="77C2D77A" w14:textId="77777777" w:rsidR="009B2959" w:rsidRDefault="009B2959" w:rsidP="009B2959">
      <w:pPr>
        <w:pStyle w:val="Bibliography"/>
      </w:pPr>
      <w:r>
        <w:t xml:space="preserve">Dotan, D., Pinheiro-Chagas, P., Al Roumi, F., &amp; Dehaene, S. (2019). Track It to Crack It: Dissecting Processing Stages with Finger Tracking. </w:t>
      </w:r>
      <w:r>
        <w:rPr>
          <w:i/>
          <w:iCs/>
        </w:rPr>
        <w:t>Trends in Cognitive Sciences</w:t>
      </w:r>
      <w:r>
        <w:t xml:space="preserve">, </w:t>
      </w:r>
      <w:r>
        <w:rPr>
          <w:i/>
          <w:iCs/>
        </w:rPr>
        <w:t>23</w:t>
      </w:r>
      <w:r>
        <w:t>(12), 1058–1070. https://doi.org/10.1016/j.tics.2019.10.002</w:t>
      </w:r>
    </w:p>
    <w:p w14:paraId="08D16540" w14:textId="77777777" w:rsidR="009B2959" w:rsidRDefault="009B2959" w:rsidP="009B2959">
      <w:pPr>
        <w:pStyle w:val="Bibliography"/>
      </w:pPr>
      <w:r>
        <w:t xml:space="preserve">Everitt, B. S., &amp; Skrondal, A. (2010). </w:t>
      </w:r>
      <w:r>
        <w:rPr>
          <w:i/>
          <w:iCs/>
        </w:rPr>
        <w:t>The Cambridge dictionary of statistics</w:t>
      </w:r>
      <w:r>
        <w:t>. http://196.43.179.6:8080/xmlui/handle/123456789/1213</w:t>
      </w:r>
    </w:p>
    <w:p w14:paraId="6425FA86" w14:textId="77777777" w:rsidR="009B2959" w:rsidRDefault="009B2959" w:rsidP="009B2959">
      <w:pPr>
        <w:pStyle w:val="Bibliography"/>
      </w:pPr>
      <w:r>
        <w:t xml:space="preserve">Farmer, T. A., Cargill, S. A., Hindy, N. C., Dale, R., &amp; Spivey, M. J. (2007). Tracking the Continuity of Language Comprehension: Computer Mouse Trajectories Suggest Parallel Syntactic Processing. </w:t>
      </w:r>
      <w:r>
        <w:rPr>
          <w:i/>
          <w:iCs/>
        </w:rPr>
        <w:t>Cognitive Science</w:t>
      </w:r>
      <w:r>
        <w:t xml:space="preserve">, </w:t>
      </w:r>
      <w:r>
        <w:rPr>
          <w:i/>
          <w:iCs/>
        </w:rPr>
        <w:t>31</w:t>
      </w:r>
      <w:r>
        <w:t>(5), 889–909. https://doi.org/10.1080/03640210701530797</w:t>
      </w:r>
    </w:p>
    <w:p w14:paraId="2008E250" w14:textId="77777777" w:rsidR="009B2959" w:rsidRDefault="009B2959" w:rsidP="009B2959">
      <w:pPr>
        <w:pStyle w:val="Bibliography"/>
      </w:pPr>
      <w:r>
        <w:t xml:space="preserve">Faul, F., Erdfelder, E., Buchner, A., &amp; Lang, A.-G. (2009). Statistical power analyses using G*Power 3.1: Tests for correlation and regression analyses. </w:t>
      </w:r>
      <w:r>
        <w:rPr>
          <w:i/>
          <w:iCs/>
        </w:rPr>
        <w:t>Behavior Research Methods</w:t>
      </w:r>
      <w:r>
        <w:t xml:space="preserve">, </w:t>
      </w:r>
      <w:r>
        <w:rPr>
          <w:i/>
          <w:iCs/>
        </w:rPr>
        <w:t>41</w:t>
      </w:r>
      <w:r>
        <w:t>(4), 1149–1160. https://doi.org/10.3758/BRM.41.4.1149</w:t>
      </w:r>
    </w:p>
    <w:p w14:paraId="0FDEE5AA" w14:textId="77777777" w:rsidR="009B2959" w:rsidRDefault="009B2959" w:rsidP="009B2959">
      <w:pPr>
        <w:pStyle w:val="Bibliography"/>
      </w:pPr>
      <w:r>
        <w:t>Faul, F., Erdfelder, E.,</w:t>
      </w:r>
      <w:r>
        <w:lastRenderedPageBreak/>
        <w:t xml:space="preserve"> Lang, A.-G., &amp; Buchner, A. (2007). G*Power 3: A flexible statistical power analysis program for the social, behavioral, and biomedical sciences. </w:t>
      </w:r>
      <w:r>
        <w:rPr>
          <w:i/>
          <w:iCs/>
        </w:rPr>
        <w:t>Behavior Research Methods</w:t>
      </w:r>
      <w:r>
        <w:t xml:space="preserve">, </w:t>
      </w:r>
      <w:r>
        <w:rPr>
          <w:i/>
          <w:iCs/>
        </w:rPr>
        <w:t>39</w:t>
      </w:r>
      <w:r>
        <w:t>(2), 175–191. https://doi.org/10.3758/BF03193146</w:t>
      </w:r>
    </w:p>
    <w:p w14:paraId="751D72FC" w14:textId="77777777" w:rsidR="009B2959" w:rsidRDefault="009B2959" w:rsidP="009B2959">
      <w:pPr>
        <w:pStyle w:val="Bibliography"/>
      </w:pPr>
      <w:r>
        <w:t xml:space="preserve">Finkbeiner, M., Forster, K., Nicol, J., &amp; Nakamura, K. (2004). The role of polysemy in masked semantic and translation priming. </w:t>
      </w:r>
      <w:r>
        <w:rPr>
          <w:i/>
          <w:iCs/>
        </w:rPr>
        <w:t>Journal of Memory and Language</w:t>
      </w:r>
      <w:r>
        <w:t xml:space="preserve">, </w:t>
      </w:r>
      <w:r>
        <w:rPr>
          <w:i/>
          <w:iCs/>
        </w:rPr>
        <w:t>51</w:t>
      </w:r>
      <w:r>
        <w:t>(1), 1–22. https://doi.org/10.1016/j.jml.2004.01.004</w:t>
      </w:r>
    </w:p>
    <w:p w14:paraId="05D131A6" w14:textId="77777777" w:rsidR="009B2959" w:rsidRDefault="009B2959" w:rsidP="009B2959">
      <w:pPr>
        <w:pStyle w:val="Bibliography"/>
      </w:pPr>
      <w:r>
        <w:t xml:space="preserve">Finkbeiner, M., &amp; Friedman, J. (2011). The Flexibility of Nonconsciously Deployed Cognitive Processes: Evidence from Masked Congruence Priming. </w:t>
      </w:r>
      <w:r>
        <w:rPr>
          <w:i/>
          <w:iCs/>
        </w:rPr>
        <w:t>PLoS ONE</w:t>
      </w:r>
      <w:r>
        <w:t xml:space="preserve">, </w:t>
      </w:r>
      <w:r>
        <w:rPr>
          <w:i/>
          <w:iCs/>
        </w:rPr>
        <w:t>6</w:t>
      </w:r>
      <w:r>
        <w:t>(2), e17095. https://doi.org/10.1371/journal.pone.0017095</w:t>
      </w:r>
    </w:p>
    <w:p w14:paraId="456A69C6" w14:textId="77777777" w:rsidR="009B2959" w:rsidRDefault="009B2959" w:rsidP="009B2959">
      <w:pPr>
        <w:pStyle w:val="Bibliography"/>
      </w:pPr>
      <w:r>
        <w:t xml:space="preserve">Finkbeiner, M., Song, J.-H., Nakayama, K., &amp; Caramazza, A. (2008). Engaging the motor system with masked orthographic primes: A kinematic analysis. </w:t>
      </w:r>
      <w:r>
        <w:rPr>
          <w:i/>
          <w:iCs/>
        </w:rPr>
        <w:t>Visual Cognition</w:t>
      </w:r>
      <w:r>
        <w:t xml:space="preserve">, </w:t>
      </w:r>
      <w:r>
        <w:rPr>
          <w:i/>
          <w:iCs/>
        </w:rPr>
        <w:t>16</w:t>
      </w:r>
      <w:r>
        <w:t>(1), 11–22. https://doi.org/10.1080/13506280701203838</w:t>
      </w:r>
    </w:p>
    <w:p w14:paraId="1E689AD0" w14:textId="77777777" w:rsidR="009B2959" w:rsidRDefault="009B2959" w:rsidP="009B2959">
      <w:pPr>
        <w:pStyle w:val="Bibliography"/>
      </w:pPr>
      <w:r>
        <w:t xml:space="preserve">Forster, K. I., &amp; Davis, C. (1984). Repetition priming and frequency attenuation in lexical access. </w:t>
      </w:r>
      <w:r>
        <w:rPr>
          <w:i/>
          <w:iCs/>
        </w:rPr>
        <w:t>Journal of Experimental Psychology: Learning, Memory, and Cognition</w:t>
      </w:r>
      <w:r>
        <w:t xml:space="preserve">, </w:t>
      </w:r>
      <w:r>
        <w:rPr>
          <w:i/>
          <w:iCs/>
        </w:rPr>
        <w:t>10</w:t>
      </w:r>
      <w:r>
        <w:t>, 680–698. https://doi.org/10.1037/0278-7393.10.4.680</w:t>
      </w:r>
    </w:p>
    <w:p w14:paraId="2E07D4C9" w14:textId="77777777" w:rsidR="009B2959" w:rsidRDefault="009B2959" w:rsidP="009B2959">
      <w:pPr>
        <w:pStyle w:val="Bibliography"/>
      </w:pPr>
      <w:r>
        <w:t xml:space="preserve">Freeman, J. B., Ambady, N., Rule, N. O., &amp; Johnson, K. L. (2008). Will a category cue attract you? Motor output reveals dynamic competition across person construal. </w:t>
      </w:r>
      <w:r>
        <w:rPr>
          <w:i/>
          <w:iCs/>
        </w:rPr>
        <w:t>Journal of Experimental Psychology: General</w:t>
      </w:r>
      <w:r>
        <w:t xml:space="preserve">, </w:t>
      </w:r>
      <w:r>
        <w:rPr>
          <w:i/>
          <w:iCs/>
        </w:rPr>
        <w:t>137</w:t>
      </w:r>
      <w:r>
        <w:t>, 673–690. https://doi.org/10.1037/a0013875</w:t>
      </w:r>
    </w:p>
    <w:p w14:paraId="7D7AF7D6" w14:textId="77777777" w:rsidR="009B2959" w:rsidRDefault="009B2959" w:rsidP="009B2959">
      <w:pPr>
        <w:pStyle w:val="Bibliography"/>
      </w:pPr>
      <w:r>
        <w:t xml:space="preserve">Freeman, J. B., Dale, R., &amp; Farmer, T. A. (2011). Hand in Motion Reveals Mind in Motion. </w:t>
      </w:r>
      <w:r>
        <w:rPr>
          <w:i/>
          <w:iCs/>
        </w:rPr>
        <w:t>Frontiers in Psychology</w:t>
      </w:r>
      <w:r>
        <w:t xml:space="preserve">, </w:t>
      </w:r>
      <w:r>
        <w:rPr>
          <w:i/>
          <w:iCs/>
        </w:rPr>
        <w:t>2</w:t>
      </w:r>
      <w:r>
        <w:t>. https://doi.org/10.3389/fpsyg.2011.00059</w:t>
      </w:r>
    </w:p>
    <w:p w14:paraId="7182BE41" w14:textId="77777777" w:rsidR="009B2959" w:rsidRDefault="009B2959" w:rsidP="009B2959">
      <w:pPr>
        <w:pStyle w:val="Bibliography"/>
      </w:pPr>
      <w:r>
        <w:t xml:space="preserve">Friedman, J., &amp; Finkbeiner, M. (2010). Temporal dynamics of masked congruence priming: Evidence from reaching trajectories. </w:t>
      </w:r>
      <w:r>
        <w:rPr>
          <w:i/>
          <w:iCs/>
        </w:rPr>
        <w:t>Proceedings of the 9th Conference of the Australasian Society for Cognitive Science</w:t>
      </w:r>
      <w:r>
        <w:t>, 98–105. https://doi.org/10.509</w:t>
      </w:r>
      <w:r>
        <w:lastRenderedPageBreak/>
        <w:t>6/ASCS200916</w:t>
      </w:r>
    </w:p>
    <w:p w14:paraId="3FC9CB02" w14:textId="77777777" w:rsidR="009B2959" w:rsidRDefault="009B2959" w:rsidP="009B2959">
      <w:pPr>
        <w:pStyle w:val="Bibliography"/>
      </w:pPr>
      <w:r>
        <w:t xml:space="preserve">Frost, R., &amp; Plaut, D. (2005). </w:t>
      </w:r>
      <w:r>
        <w:rPr>
          <w:i/>
          <w:iCs/>
        </w:rPr>
        <w:t>The word-frequency database for printed Hebrew</w:t>
      </w:r>
      <w:r>
        <w:t>. http://word-freq.huji.ac.il/index.html</w:t>
      </w:r>
    </w:p>
    <w:p w14:paraId="3B7DEE42" w14:textId="77777777" w:rsidR="009B2959" w:rsidRDefault="009B2959" w:rsidP="009B2959">
      <w:pPr>
        <w:pStyle w:val="Bibliography"/>
      </w:pPr>
      <w:r>
        <w:t xml:space="preserve">Gallivan, J. P., &amp; Chapman, C. S. (2014). Three-dimensional reach trajectories as a probe of real-time decision-making between multiple competing targets. </w:t>
      </w:r>
      <w:r>
        <w:rPr>
          <w:i/>
          <w:iCs/>
        </w:rPr>
        <w:t>Frontiers in Neuroscience</w:t>
      </w:r>
      <w:r>
        <w:t xml:space="preserve">, </w:t>
      </w:r>
      <w:r>
        <w:rPr>
          <w:i/>
          <w:iCs/>
        </w:rPr>
        <w:t>8</w:t>
      </w:r>
      <w:r>
        <w:t>. https://doi.org/10.3389/fnins.2014.00215</w:t>
      </w:r>
    </w:p>
    <w:p w14:paraId="692A2E58" w14:textId="77777777" w:rsidR="009B2959" w:rsidRDefault="009B2959" w:rsidP="009B2959">
      <w:pPr>
        <w:pStyle w:val="Bibliography"/>
      </w:pPr>
      <w:r>
        <w:t xml:space="preserve">Greenwald, A. G., Draine, S. C., &amp; Abrams, R. L. (1996). Three Cognitive Markers of Unconscious Semantic Activation. </w:t>
      </w:r>
      <w:r>
        <w:rPr>
          <w:i/>
          <w:iCs/>
        </w:rPr>
        <w:t>Science</w:t>
      </w:r>
      <w:r>
        <w:t xml:space="preserve">, </w:t>
      </w:r>
      <w:r>
        <w:rPr>
          <w:i/>
          <w:iCs/>
        </w:rPr>
        <w:t>273</w:t>
      </w:r>
      <w:r>
        <w:t>(5282), 1699–1702. https://doi.org/10.1126/science.273.5282.1699</w:t>
      </w:r>
    </w:p>
    <w:p w14:paraId="1240D40B" w14:textId="77777777" w:rsidR="009B2959" w:rsidRDefault="009B2959" w:rsidP="009B2959">
      <w:pPr>
        <w:pStyle w:val="Bibliography"/>
      </w:pPr>
      <w:r>
        <w:t xml:space="preserve">Hassin, R. R. (2013). Yes It Can: On the Functional Abilities of the Human Unconscious. </w:t>
      </w:r>
      <w:r>
        <w:rPr>
          <w:i/>
          <w:iCs/>
        </w:rPr>
        <w:t>Perspectives on Psychological Science</w:t>
      </w:r>
      <w:r>
        <w:t xml:space="preserve">, </w:t>
      </w:r>
      <w:r>
        <w:rPr>
          <w:i/>
          <w:iCs/>
        </w:rPr>
        <w:t>8</w:t>
      </w:r>
      <w:r>
        <w:t>(2), 195–207. https://doi.org/10.1177/1745691612460684</w:t>
      </w:r>
    </w:p>
    <w:p w14:paraId="5C1356F4" w14:textId="77777777" w:rsidR="009B2959" w:rsidRDefault="009B2959" w:rsidP="009B2959">
      <w:pPr>
        <w:pStyle w:val="Bibliography"/>
      </w:pPr>
      <w:r>
        <w:t xml:space="preserve">Hesselmann, G., &amp; Knops, A. (2014). No conclusive evidence for numerical priming under interocular suppression. </w:t>
      </w:r>
      <w:r>
        <w:rPr>
          <w:i/>
          <w:iCs/>
        </w:rPr>
        <w:t>Psychological Science</w:t>
      </w:r>
      <w:r>
        <w:t xml:space="preserve">, </w:t>
      </w:r>
      <w:r>
        <w:rPr>
          <w:i/>
          <w:iCs/>
        </w:rPr>
        <w:t>25</w:t>
      </w:r>
      <w:r>
        <w:t>(11), 2116–2119. https://doi.org/10.1177/0956797614548876</w:t>
      </w:r>
    </w:p>
    <w:p w14:paraId="6CFBA7E1" w14:textId="77777777" w:rsidR="009B2959" w:rsidRDefault="009B2959" w:rsidP="009B2959">
      <w:pPr>
        <w:pStyle w:val="Bibliography"/>
      </w:pPr>
      <w:r>
        <w:t xml:space="preserve">Hesselmann, G., &amp; Moors, P. (2015). Definitely maybe: Can unconscious processes perform the same functions as conscious processes? </w:t>
      </w:r>
      <w:r>
        <w:rPr>
          <w:i/>
          <w:iCs/>
        </w:rPr>
        <w:t>Frontiers in Psychology</w:t>
      </w:r>
      <w:r>
        <w:t xml:space="preserve">, </w:t>
      </w:r>
      <w:r>
        <w:rPr>
          <w:i/>
          <w:iCs/>
        </w:rPr>
        <w:t>6</w:t>
      </w:r>
      <w:r>
        <w:t>. https://doi.org/10.3389/fpsyg.2015.00584</w:t>
      </w:r>
    </w:p>
    <w:p w14:paraId="0D644965" w14:textId="77777777" w:rsidR="009B2959" w:rsidRDefault="009B2959" w:rsidP="009B2959">
      <w:pPr>
        <w:pStyle w:val="Bibliography"/>
      </w:pPr>
      <w:r>
        <w:t xml:space="preserve">Hyman, I. E., Boss, S. M., Wise, B. M., McKenzie, K. E., &amp; Caggiano, J. M. (2009). Did you see the unicycling clown? Inattentional blindness while walking and talking on a cell phone. </w:t>
      </w:r>
      <w:r>
        <w:rPr>
          <w:i/>
          <w:iCs/>
        </w:rPr>
        <w:t>Applied Cognitive Psychology</w:t>
      </w:r>
      <w:r>
        <w:t xml:space="preserve">, </w:t>
      </w:r>
      <w:r>
        <w:rPr>
          <w:i/>
          <w:iCs/>
        </w:rPr>
        <w:t>24</w:t>
      </w:r>
      <w:r>
        <w:t>(5), 597–607. https://doi.org/10.1002/acp.1638</w:t>
      </w:r>
    </w:p>
    <w:p w14:paraId="5B605579" w14:textId="77777777" w:rsidR="009B2959" w:rsidRDefault="009B2959" w:rsidP="009B2959">
      <w:pPr>
        <w:pStyle w:val="Bibliography"/>
      </w:pPr>
      <w:r>
        <w:t xml:space="preserve">Jonas. (2020). </w:t>
      </w:r>
      <w:r>
        <w:rPr>
          <w:i/>
          <w:iCs/>
        </w:rPr>
        <w:t>PlotSpread</w:t>
      </w:r>
      <w:r>
        <w:t xml:space="preserve"> (Version 1.2.0.0) [Source code]. https://www.mathworks.com/matlabcentral/fileexchange/37105-plot-spread-points-beeswarm-plot</w:t>
      </w:r>
    </w:p>
    <w:p w14:paraId="19BBDC20" w14:textId="77777777" w:rsidR="009B2959" w:rsidRDefault="009B2959" w:rsidP="009B2959">
      <w:pPr>
        <w:pStyle w:val="Bibliography"/>
      </w:pPr>
      <w:r>
        <w:t>Kanwisher, N., McDermott, J., &amp; Chun, M. M. (1997). The Fusifor</w:t>
      </w:r>
      <w:r>
        <w:lastRenderedPageBreak/>
        <w:t xml:space="preserve">m Face Area: A Module in Human Extrastriate Cortex Specialized for Face Perception. </w:t>
      </w:r>
      <w:r>
        <w:rPr>
          <w:i/>
          <w:iCs/>
        </w:rPr>
        <w:t>Journal of Neuroscience</w:t>
      </w:r>
      <w:r>
        <w:t xml:space="preserve">, </w:t>
      </w:r>
      <w:r>
        <w:rPr>
          <w:i/>
          <w:iCs/>
        </w:rPr>
        <w:t>17</w:t>
      </w:r>
      <w:r>
        <w:t>(11), 4302–4311. https://doi.org/10.1523/JNEUROSCI.17-11-04302.1997</w:t>
      </w:r>
    </w:p>
    <w:p w14:paraId="56F870F2" w14:textId="77777777" w:rsidR="009B2959" w:rsidRDefault="009B2959" w:rsidP="009B2959">
      <w:pPr>
        <w:pStyle w:val="Bibliography"/>
      </w:pPr>
      <w:r>
        <w:t xml:space="preserve">Kappers, A. M. L., &amp; Bergmann Tiest, W. M. (2013). Haptic perception. </w:t>
      </w:r>
      <w:r>
        <w:rPr>
          <w:i/>
          <w:iCs/>
        </w:rPr>
        <w:t>Wiley Interdisciplinary Reviews: Cognitive Science</w:t>
      </w:r>
      <w:r>
        <w:t xml:space="preserve">, </w:t>
      </w:r>
      <w:r>
        <w:rPr>
          <w:i/>
          <w:iCs/>
        </w:rPr>
        <w:t>4</w:t>
      </w:r>
      <w:r>
        <w:t>(4), 357–374. https://doi.org/10.1002/wcs.1238</w:t>
      </w:r>
    </w:p>
    <w:p w14:paraId="1411CC08" w14:textId="77777777" w:rsidR="009B2959" w:rsidRDefault="009B2959" w:rsidP="009B2959">
      <w:pPr>
        <w:pStyle w:val="Bibliography"/>
      </w:pPr>
      <w:r>
        <w:t xml:space="preserve">Kim, C.-Y., &amp; Blake, R. (2005). Psychophysical magic: Rendering the visible ‘invisible.’ </w:t>
      </w:r>
      <w:r>
        <w:rPr>
          <w:i/>
          <w:iCs/>
        </w:rPr>
        <w:t>Trends in Cognitive Sciences</w:t>
      </w:r>
      <w:r>
        <w:t xml:space="preserve">, </w:t>
      </w:r>
      <w:r>
        <w:rPr>
          <w:i/>
          <w:iCs/>
        </w:rPr>
        <w:t>9</w:t>
      </w:r>
      <w:r>
        <w:t>(8), 381–388. https://doi.org/10.1016/j.tics.2005.06.012</w:t>
      </w:r>
    </w:p>
    <w:p w14:paraId="09CD19C3" w14:textId="77777777" w:rsidR="009B2959" w:rsidRDefault="009B2959" w:rsidP="009B2959">
      <w:pPr>
        <w:pStyle w:val="Bibliography"/>
      </w:pPr>
      <w:r>
        <w:t xml:space="preserve">Kohl, M. (2019). </w:t>
      </w:r>
      <w:r>
        <w:rPr>
          <w:i/>
          <w:iCs/>
        </w:rPr>
        <w:t>MKinfer: Inferential Statistics</w:t>
      </w:r>
      <w:r>
        <w:t xml:space="preserve"> (0.7) [Computer software]. http://www.stamats.de</w:t>
      </w:r>
    </w:p>
    <w:p w14:paraId="1C6212ED" w14:textId="77777777" w:rsidR="009B2959" w:rsidRDefault="009B2959" w:rsidP="009B2959">
      <w:pPr>
        <w:pStyle w:val="Bibliography"/>
      </w:pPr>
      <w:r>
        <w:t xml:space="preserve">Kouider, S., &amp; Dehaene, S. (2007). Levels of processing during non-conscious perception: A critical review of visual masking. </w:t>
      </w:r>
      <w:r>
        <w:rPr>
          <w:i/>
          <w:iCs/>
        </w:rPr>
        <w:t>Philosophical Transactions of the Royal Society B: Biological Sciences</w:t>
      </w:r>
      <w:r>
        <w:t xml:space="preserve">, </w:t>
      </w:r>
      <w:r>
        <w:rPr>
          <w:i/>
          <w:iCs/>
        </w:rPr>
        <w:t>362</w:t>
      </w:r>
      <w:r>
        <w:t>(1481), 857–875. https://doi.org/10.1098/rstb.2007.2093</w:t>
      </w:r>
    </w:p>
    <w:p w14:paraId="797CD3B4" w14:textId="77777777" w:rsidR="009B2959" w:rsidRDefault="009B2959" w:rsidP="009B2959">
      <w:pPr>
        <w:pStyle w:val="Bibliography"/>
      </w:pPr>
      <w:r>
        <w:t xml:space="preserve">Lamme, V. A. F., &amp; Roelfsema, P. R. (2000). The distinct modes of vision offered by feedforward and recurrent processing. </w:t>
      </w:r>
      <w:r>
        <w:rPr>
          <w:i/>
          <w:iCs/>
        </w:rPr>
        <w:t>Trends in Neurosciences</w:t>
      </w:r>
      <w:r>
        <w:t xml:space="preserve">, </w:t>
      </w:r>
      <w:r>
        <w:rPr>
          <w:i/>
          <w:iCs/>
        </w:rPr>
        <w:t>23</w:t>
      </w:r>
      <w:r>
        <w:t>(11), 571–579. https://doi.org/10.1016/S0166-2236(00)01657-X</w:t>
      </w:r>
    </w:p>
    <w:p w14:paraId="44D296C7" w14:textId="77777777" w:rsidR="009B2959" w:rsidRDefault="009B2959" w:rsidP="009B2959">
      <w:pPr>
        <w:pStyle w:val="Bibliography"/>
      </w:pPr>
      <w:r>
        <w:t xml:space="preserve">Li, W., Moallem, I., Paller, K. A., &amp; Gottfried, J. A. (2007). Subliminal Smells can Guide Social Preferences. </w:t>
      </w:r>
      <w:r>
        <w:rPr>
          <w:i/>
          <w:iCs/>
        </w:rPr>
        <w:t>Psychological Science</w:t>
      </w:r>
      <w:r>
        <w:t xml:space="preserve">, </w:t>
      </w:r>
      <w:r>
        <w:rPr>
          <w:i/>
          <w:iCs/>
        </w:rPr>
        <w:t>18</w:t>
      </w:r>
      <w:r>
        <w:t>(12), 1044–1049. https://doi.org/10.1111/j.1467-9280.2007.02023.x</w:t>
      </w:r>
    </w:p>
    <w:p w14:paraId="5DEF29D5" w14:textId="77777777" w:rsidR="009B2959" w:rsidRDefault="009B2959" w:rsidP="009B2959">
      <w:pPr>
        <w:pStyle w:val="Bibliography"/>
      </w:pPr>
      <w:r>
        <w:t xml:space="preserve">Lloyd, D. A., Abrahamyan, A., &amp; Harris, J. A. (2013). </w:t>
      </w:r>
      <w:r>
        <w:rPr>
          <w:i/>
          <w:iCs/>
        </w:rPr>
        <w:t>Brain-Stimulation Induced Blindsight: Unconscious Vision or Response Bias?</w:t>
      </w:r>
      <w:r>
        <w:t xml:space="preserve"> e82828. https://doi.org/10.1371/journal.pone.0082828</w:t>
      </w:r>
    </w:p>
    <w:p w14:paraId="3B24AC8B" w14:textId="77777777" w:rsidR="009B2959" w:rsidRDefault="009B2959" w:rsidP="009B2959">
      <w:pPr>
        <w:pStyle w:val="Bibliography"/>
      </w:pPr>
      <w:r>
        <w:t>Mack, A., &amp; Rock, I. (1998). Inattentio</w:t>
      </w:r>
      <w:r>
        <w:lastRenderedPageBreak/>
        <w:t xml:space="preserve">nal blindness: Perception without attention. In </w:t>
      </w:r>
      <w:r>
        <w:rPr>
          <w:i/>
          <w:iCs/>
        </w:rPr>
        <w:t>Visual attention</w:t>
      </w:r>
      <w:r>
        <w:t xml:space="preserve"> (pp. 55–76). Oxford University Press.</w:t>
      </w:r>
    </w:p>
    <w:p w14:paraId="08FC1403" w14:textId="77777777" w:rsidR="009B2959" w:rsidRDefault="009B2959" w:rsidP="009B2959">
      <w:pPr>
        <w:pStyle w:val="Bibliography"/>
      </w:pPr>
      <w:r>
        <w:t xml:space="preserve">Malejka, S., Vadillo, M. A., Dienes, Z., &amp; Shanks, D. R. (2021). Correlation analysis to investigate unconscious mental processes: A critical appraisal and mini-tutorial. </w:t>
      </w:r>
      <w:r>
        <w:rPr>
          <w:i/>
          <w:iCs/>
        </w:rPr>
        <w:t>Cognition</w:t>
      </w:r>
      <w:r>
        <w:t xml:space="preserve">, </w:t>
      </w:r>
      <w:r>
        <w:rPr>
          <w:i/>
          <w:iCs/>
        </w:rPr>
        <w:t>212</w:t>
      </w:r>
      <w:r>
        <w:t>, 104667. https://doi.org/10.1016/j.cognition.2021.104667</w:t>
      </w:r>
    </w:p>
    <w:p w14:paraId="49985D74" w14:textId="77777777" w:rsidR="009B2959" w:rsidRDefault="009B2959" w:rsidP="009B2959">
      <w:pPr>
        <w:pStyle w:val="Bibliography"/>
      </w:pPr>
      <w:r>
        <w:t xml:space="preserve">Maris, E., &amp; Oostenveld, R. (2007). Nonparametric statistical testing of EEG- and MEG-data. </w:t>
      </w:r>
      <w:r>
        <w:rPr>
          <w:i/>
          <w:iCs/>
        </w:rPr>
        <w:t>Journal of Neuroscience Methods</w:t>
      </w:r>
      <w:r>
        <w:t xml:space="preserve">, </w:t>
      </w:r>
      <w:r>
        <w:rPr>
          <w:i/>
          <w:iCs/>
        </w:rPr>
        <w:t>164</w:t>
      </w:r>
      <w:r>
        <w:t>(1), 177–190. https://doi.org/10.1016/j.jneumeth.2007.03.024</w:t>
      </w:r>
    </w:p>
    <w:p w14:paraId="754604FA" w14:textId="77777777" w:rsidR="009B2959" w:rsidRDefault="009B2959" w:rsidP="009B2959">
      <w:pPr>
        <w:pStyle w:val="Bibliography"/>
      </w:pPr>
      <w:r>
        <w:t xml:space="preserve">Mashour, G. A., Roelfsema, P., Changeux, J.-P., &amp; Dehaene, S. (2020). Conscious Processing and the Global Neuronal Workspace Hypothesis. </w:t>
      </w:r>
      <w:r>
        <w:rPr>
          <w:i/>
          <w:iCs/>
        </w:rPr>
        <w:t>Neuron</w:t>
      </w:r>
      <w:r>
        <w:t xml:space="preserve">, </w:t>
      </w:r>
      <w:r>
        <w:rPr>
          <w:i/>
          <w:iCs/>
        </w:rPr>
        <w:t>105</w:t>
      </w:r>
      <w:r>
        <w:t>(5), 776–798. https://doi.org/10.1016/j.neuron.2020.01.026</w:t>
      </w:r>
    </w:p>
    <w:p w14:paraId="1A39E2DC" w14:textId="77777777" w:rsidR="009B2959" w:rsidRDefault="009B2959" w:rsidP="009B2959">
      <w:pPr>
        <w:pStyle w:val="Bibliography"/>
      </w:pPr>
      <w:r>
        <w:rPr>
          <w:i/>
          <w:iCs/>
        </w:rPr>
        <w:t>MATLAB</w:t>
      </w:r>
      <w:r>
        <w:t xml:space="preserve"> (9.9.0.14677003 (R2020b)). (2020). [Computer software]. The MathWorks Inc.</w:t>
      </w:r>
    </w:p>
    <w:p w14:paraId="39C0C519" w14:textId="77777777" w:rsidR="009B2959" w:rsidRDefault="009B2959" w:rsidP="009B2959">
      <w:pPr>
        <w:pStyle w:val="Bibliography"/>
      </w:pPr>
      <w:r>
        <w:t xml:space="preserve">Merikle, P. M. (1992). Perception without awareness: Critical issues. </w:t>
      </w:r>
      <w:r>
        <w:rPr>
          <w:i/>
          <w:iCs/>
        </w:rPr>
        <w:t>American Psychologist</w:t>
      </w:r>
      <w:r>
        <w:t xml:space="preserve">, </w:t>
      </w:r>
      <w:r>
        <w:rPr>
          <w:i/>
          <w:iCs/>
        </w:rPr>
        <w:t>47</w:t>
      </w:r>
      <w:r>
        <w:t>, 792–795. https://doi.org/10.1037/0003-066X.47.6.792</w:t>
      </w:r>
    </w:p>
    <w:p w14:paraId="33562C3F" w14:textId="77777777" w:rsidR="009B2959" w:rsidRDefault="009B2959" w:rsidP="009B2959">
      <w:pPr>
        <w:pStyle w:val="Bibliography"/>
      </w:pPr>
      <w:r>
        <w:t xml:space="preserve">Michel, M. (2019). Consciousness Science Underdetermined: A Short History of Endless Debates. </w:t>
      </w:r>
      <w:r>
        <w:rPr>
          <w:i/>
          <w:iCs/>
        </w:rPr>
        <w:t>Ergo, an Open Access Journal of Philosophy</w:t>
      </w:r>
      <w:r>
        <w:t xml:space="preserve">, </w:t>
      </w:r>
      <w:r>
        <w:rPr>
          <w:i/>
          <w:iCs/>
        </w:rPr>
        <w:t>6</w:t>
      </w:r>
      <w:r>
        <w:t>(20201214). https://doi.org/10.3998/ergo.12405314.0006.028</w:t>
      </w:r>
    </w:p>
    <w:p w14:paraId="0BEC3067" w14:textId="77777777" w:rsidR="009B2959" w:rsidRDefault="009B2959" w:rsidP="009B2959">
      <w:pPr>
        <w:pStyle w:val="Bibliography"/>
      </w:pPr>
      <w:r>
        <w:t xml:space="preserve">Moher, J., &amp; Song, J.-H. (2014). Perceptual decision processes flexibly adapt to avoid change-of-mind motor costs. </w:t>
      </w:r>
      <w:r>
        <w:rPr>
          <w:i/>
          <w:iCs/>
        </w:rPr>
        <w:t>Journal of Vision</w:t>
      </w:r>
      <w:r>
        <w:t xml:space="preserve">, </w:t>
      </w:r>
      <w:r>
        <w:rPr>
          <w:i/>
          <w:iCs/>
        </w:rPr>
        <w:t>14</w:t>
      </w:r>
      <w:r>
        <w:t>(8), 1–1. https://doi.org/10.1167/14.8.1</w:t>
      </w:r>
    </w:p>
    <w:p w14:paraId="7F0985C7" w14:textId="77777777" w:rsidR="009B2959" w:rsidRDefault="009B2959" w:rsidP="009B2959">
      <w:pPr>
        <w:pStyle w:val="Bibliography"/>
      </w:pPr>
      <w:r>
        <w:t xml:space="preserve">Moher, J., &amp; Song, J.-H. (2019). A comparison of simple movement behaviors across three different devices. </w:t>
      </w:r>
      <w:r>
        <w:rPr>
          <w:i/>
          <w:iCs/>
        </w:rPr>
        <w:t>Attention, Perception, &amp; Psychophysics</w:t>
      </w:r>
      <w:r>
        <w:t xml:space="preserve">, </w:t>
      </w:r>
      <w:r>
        <w:rPr>
          <w:i/>
          <w:iCs/>
        </w:rPr>
        <w:t>81</w:t>
      </w:r>
      <w:r>
        <w:t>(7), 2558–2569. https://doi.org/10.3758/s13414-019-01856-8</w:t>
      </w:r>
    </w:p>
    <w:p w14:paraId="2B5E237F" w14:textId="77777777" w:rsidR="009B2959" w:rsidRDefault="009B2959" w:rsidP="009B2959">
      <w:pPr>
        <w:pStyle w:val="Bibliography"/>
      </w:pPr>
      <w:r>
        <w:t>Moors, P., Boelens, D., van Overwalle, J., &amp; Wagemans, J. (2016)</w:t>
      </w:r>
      <w:r>
        <w:lastRenderedPageBreak/>
        <w:t xml:space="preserve">. Scene integration without awareness: No conclusive evidence for processing scene congruency during continuous flash suppression. </w:t>
      </w:r>
      <w:r>
        <w:rPr>
          <w:i/>
          <w:iCs/>
        </w:rPr>
        <w:t>Psychological Science</w:t>
      </w:r>
      <w:r>
        <w:t xml:space="preserve">, </w:t>
      </w:r>
      <w:r>
        <w:rPr>
          <w:i/>
          <w:iCs/>
        </w:rPr>
        <w:t>27</w:t>
      </w:r>
      <w:r>
        <w:t>, 945–956. https://doi.org/10.1177/0956797616642525</w:t>
      </w:r>
    </w:p>
    <w:p w14:paraId="558490E2" w14:textId="77777777" w:rsidR="009B2959" w:rsidRDefault="009B2959" w:rsidP="009B2959">
      <w:pPr>
        <w:pStyle w:val="Bibliography"/>
      </w:pPr>
      <w:r>
        <w:t xml:space="preserve">Moors, P., &amp; Hesselmann, G. (2018). A critical reexamination of doing arithmetic nonconsciously. </w:t>
      </w:r>
      <w:r>
        <w:rPr>
          <w:i/>
          <w:iCs/>
        </w:rPr>
        <w:t>Psychonomic Bulletin &amp; Review</w:t>
      </w:r>
      <w:r>
        <w:t xml:space="preserve">, </w:t>
      </w:r>
      <w:r>
        <w:rPr>
          <w:i/>
          <w:iCs/>
        </w:rPr>
        <w:t>25</w:t>
      </w:r>
      <w:r>
        <w:t>(1), 472–481. https://doi.org/10.3758/s13423-017-1292-x</w:t>
      </w:r>
    </w:p>
    <w:p w14:paraId="59B70E75" w14:textId="77777777" w:rsidR="009B2959" w:rsidRDefault="009B2959" w:rsidP="009B2959">
      <w:pPr>
        <w:pStyle w:val="Bibliography"/>
      </w:pPr>
      <w:r>
        <w:rPr>
          <w:i/>
          <w:iCs/>
        </w:rPr>
        <w:t>Motive</w:t>
      </w:r>
      <w:r>
        <w:t xml:space="preserve"> (2.3.0). (2021). [Computer software]. NaturalPoint, Inc. https://optitrack.com/software/motive/</w:t>
      </w:r>
    </w:p>
    <w:p w14:paraId="5EB28EF8" w14:textId="77777777" w:rsidR="009B2959" w:rsidRDefault="009B2959" w:rsidP="009B2959">
      <w:pPr>
        <w:pStyle w:val="Bibliography"/>
      </w:pPr>
      <w:r>
        <w:t xml:space="preserve">Mudrik, L., &amp; Deouell, L. Y. (2022). Neuroscientific Evidence for Processing Without Awareness. </w:t>
      </w:r>
      <w:r>
        <w:rPr>
          <w:i/>
          <w:iCs/>
        </w:rPr>
        <w:t>Annual Review of Neuroscience</w:t>
      </w:r>
      <w:r>
        <w:t xml:space="preserve">, </w:t>
      </w:r>
      <w:r>
        <w:rPr>
          <w:i/>
          <w:iCs/>
        </w:rPr>
        <w:t>45</w:t>
      </w:r>
      <w:r>
        <w:t>(1), 403–423. https://doi.org/10.1146/annurev-neuro-110920-033151</w:t>
      </w:r>
    </w:p>
    <w:p w14:paraId="0323B297" w14:textId="77777777" w:rsidR="009B2959" w:rsidRDefault="009B2959" w:rsidP="009B2959">
      <w:pPr>
        <w:pStyle w:val="Bibliography"/>
      </w:pPr>
      <w:r>
        <w:t xml:space="preserve">Mudrik, L., Faivre, N., &amp; Koch, C. (2014). Information integration without awareness. </w:t>
      </w:r>
      <w:r>
        <w:rPr>
          <w:i/>
          <w:iCs/>
        </w:rPr>
        <w:t>Trends in Cognitive Sciences</w:t>
      </w:r>
      <w:r>
        <w:t xml:space="preserve">, </w:t>
      </w:r>
      <w:r>
        <w:rPr>
          <w:i/>
          <w:iCs/>
        </w:rPr>
        <w:t>18</w:t>
      </w:r>
      <w:r>
        <w:t>(9), 488–496. https://doi.org/10.1016/j.tics.2014.04.009</w:t>
      </w:r>
    </w:p>
    <w:p w14:paraId="0B86ECF4" w14:textId="77777777" w:rsidR="009B2959" w:rsidRDefault="009B2959" w:rsidP="009B2959">
      <w:pPr>
        <w:pStyle w:val="Bibliography"/>
      </w:pPr>
      <w:r>
        <w:t xml:space="preserve">Musall, S. (2022). </w:t>
      </w:r>
      <w:r>
        <w:rPr>
          <w:i/>
          <w:iCs/>
        </w:rPr>
        <w:t>Stdshade</w:t>
      </w:r>
      <w:r>
        <w:t xml:space="preserve"> (Version 1.40.0.1) [Source code]. https://www.mathworks.com/matlabcentral/fileexchange/29534-stdshade</w:t>
      </w:r>
    </w:p>
    <w:p w14:paraId="523CF28E" w14:textId="77777777" w:rsidR="009B2959" w:rsidRDefault="009B2959" w:rsidP="009B2959">
      <w:pPr>
        <w:pStyle w:val="Bibliography"/>
      </w:pPr>
      <w:r>
        <w:t xml:space="preserve">Naccache, L., Blandin, E., &amp; Dehaene, S. (2002). Unconscious Masked Priming Depends on Temporal Attention. </w:t>
      </w:r>
      <w:r>
        <w:rPr>
          <w:i/>
          <w:iCs/>
        </w:rPr>
        <w:t>Psychological Science</w:t>
      </w:r>
      <w:r>
        <w:t xml:space="preserve">, </w:t>
      </w:r>
      <w:r>
        <w:rPr>
          <w:i/>
          <w:iCs/>
        </w:rPr>
        <w:t>13</w:t>
      </w:r>
      <w:r>
        <w:t>(5), 416–424. https://doi.org/10.1111/1467-9280.00474</w:t>
      </w:r>
    </w:p>
    <w:p w14:paraId="07321EFA" w14:textId="77777777" w:rsidR="009B2959" w:rsidRDefault="009B2959" w:rsidP="009B2959">
      <w:pPr>
        <w:pStyle w:val="Bibliography"/>
      </w:pPr>
      <w:r>
        <w:t xml:space="preserve">Naccache, L., &amp; Dehaene, S. (2001). Unconscious semantic priming extends to novel unseen stimuli. </w:t>
      </w:r>
      <w:r>
        <w:rPr>
          <w:i/>
          <w:iCs/>
        </w:rPr>
        <w:t>Cognition</w:t>
      </w:r>
      <w:r>
        <w:t xml:space="preserve">, </w:t>
      </w:r>
      <w:r>
        <w:rPr>
          <w:i/>
          <w:iCs/>
        </w:rPr>
        <w:t>80</w:t>
      </w:r>
      <w:r>
        <w:t>(3), 215–229. https://doi.org/10.1016/S0010-0277(00)00139-6</w:t>
      </w:r>
    </w:p>
    <w:p w14:paraId="28DB0881" w14:textId="77777777" w:rsidR="009B2959" w:rsidRDefault="009B2959" w:rsidP="009B2959">
      <w:pPr>
        <w:pStyle w:val="Bibliography"/>
      </w:pPr>
      <w:r>
        <w:rPr>
          <w:i/>
          <w:iCs/>
        </w:rPr>
        <w:t>NatNet SDK</w:t>
      </w:r>
      <w:r>
        <w:t xml:space="preserve"> (4.0.0). (2021). [Computer software]. NaturalPoint, Inc. https://optitrack.com/software/motive/</w:t>
      </w:r>
    </w:p>
    <w:p w14:paraId="75E212BA" w14:textId="77777777" w:rsidR="009B2959" w:rsidRDefault="009B2959" w:rsidP="009B2959">
      <w:pPr>
        <w:pStyle w:val="Bibliography"/>
      </w:pPr>
      <w:r>
        <w:t xml:space="preserve">Nelson, M. (2015). </w:t>
      </w:r>
      <w:r>
        <w:rPr>
          <w:i/>
          <w:iCs/>
        </w:rPr>
        <w:t>MyBinomTest</w:t>
      </w:r>
      <w:r>
        <w:t xml:space="preserve"> (Version 2.0.0.0) [Source code]. https://www.mathworks.com/matlabcentral/fileexchange/24813-mybinomtest-s-n-p-sided</w:t>
      </w:r>
    </w:p>
    <w:p w14:paraId="7CF56FEA" w14:textId="77777777" w:rsidR="009B2959" w:rsidRDefault="009B2959" w:rsidP="009B2959">
      <w:pPr>
        <w:pStyle w:val="Bibliography"/>
      </w:pPr>
      <w:r>
        <w:t>Palluel-Germain, R., Boy, F., Orliaguet, J. P., &amp; Coello</w:t>
      </w:r>
      <w:r>
        <w:lastRenderedPageBreak/>
        <w:t xml:space="preserve">, Y. (2004). Visual and motor constraints on trajectory planning in pointing movements. </w:t>
      </w:r>
      <w:r>
        <w:rPr>
          <w:i/>
          <w:iCs/>
        </w:rPr>
        <w:t>Neuroscience Letters</w:t>
      </w:r>
      <w:r>
        <w:t xml:space="preserve">, </w:t>
      </w:r>
      <w:r>
        <w:rPr>
          <w:i/>
          <w:iCs/>
        </w:rPr>
        <w:t>372</w:t>
      </w:r>
      <w:r>
        <w:t>(3), 235–239. https://doi.org/10.1016/j.neulet.2004.09.045</w:t>
      </w:r>
    </w:p>
    <w:p w14:paraId="6ED35812" w14:textId="77777777" w:rsidR="009B2959" w:rsidRDefault="009B2959" w:rsidP="009B2959">
      <w:pPr>
        <w:pStyle w:val="Bibliography"/>
      </w:pPr>
      <w:r>
        <w:t xml:space="preserve">Peters, M. A. K., Kentridge, R. W., Phillips, I., &amp; Block, N. (2017). Does unconscious perception really exist? Continuing the ASSC20 debate. </w:t>
      </w:r>
      <w:r>
        <w:rPr>
          <w:i/>
          <w:iCs/>
        </w:rPr>
        <w:t>Neuroscience of Consciousness</w:t>
      </w:r>
      <w:r>
        <w:t xml:space="preserve">, </w:t>
      </w:r>
      <w:r>
        <w:rPr>
          <w:i/>
          <w:iCs/>
        </w:rPr>
        <w:t>2017</w:t>
      </w:r>
      <w:r>
        <w:t>(1). https://doi.org/10.1093/nc/nix015</w:t>
      </w:r>
    </w:p>
    <w:p w14:paraId="3CE69251" w14:textId="77777777" w:rsidR="009B2959" w:rsidRDefault="009B2959" w:rsidP="009B2959">
      <w:pPr>
        <w:pStyle w:val="Bibliography"/>
      </w:pPr>
      <w:r>
        <w:t xml:space="preserve">Peters, M. A. K., &amp; Lau, H. (2015). </w:t>
      </w:r>
      <w:r>
        <w:rPr>
          <w:i/>
          <w:iCs/>
        </w:rPr>
        <w:t>Human observers have optimal introspective access to perceptual processes even for visually masked stimuli</w:t>
      </w:r>
      <w:r>
        <w:t>. 30.</w:t>
      </w:r>
    </w:p>
    <w:p w14:paraId="7487F6ED" w14:textId="77777777" w:rsidR="009B2959" w:rsidRDefault="009B2959" w:rsidP="009B2959">
      <w:pPr>
        <w:pStyle w:val="Bibliography"/>
      </w:pPr>
      <w:r>
        <w:t xml:space="preserve">Poirier, C., Collignon, O., DeVolder, A. G., Renier, L., Vanlierde, A., Tranduy, D., &amp; Scheiber, C. (2005). Specific activation of the V5 brain area by auditory motion processing: An fMRI study. </w:t>
      </w:r>
      <w:r>
        <w:rPr>
          <w:i/>
          <w:iCs/>
        </w:rPr>
        <w:t>Cognitive Brain Research</w:t>
      </w:r>
      <w:r>
        <w:t xml:space="preserve">, </w:t>
      </w:r>
      <w:r>
        <w:rPr>
          <w:i/>
          <w:iCs/>
        </w:rPr>
        <w:t>25</w:t>
      </w:r>
      <w:r>
        <w:t>(3), 650–658. https://doi.org/10.1016/j.cogbrainres.2005.08.015</w:t>
      </w:r>
    </w:p>
    <w:p w14:paraId="1F18E992" w14:textId="77777777" w:rsidR="009B2959" w:rsidRDefault="009B2959" w:rsidP="009B2959">
      <w:pPr>
        <w:pStyle w:val="Bibliography"/>
      </w:pPr>
      <w:r>
        <w:t xml:space="preserve">Pratte, M. S., &amp; Rouder, J. N. (2009). A task-difficulty artifact in subliminal priming. </w:t>
      </w:r>
      <w:r>
        <w:rPr>
          <w:i/>
          <w:iCs/>
        </w:rPr>
        <w:t>Attention, Perception, &amp; Psychophysics</w:t>
      </w:r>
      <w:r>
        <w:t xml:space="preserve">, </w:t>
      </w:r>
      <w:r>
        <w:rPr>
          <w:i/>
          <w:iCs/>
        </w:rPr>
        <w:t>71</w:t>
      </w:r>
      <w:r>
        <w:t>(6), 1276–1283. https://doi.org/10.3758/APP.71.6.1276</w:t>
      </w:r>
    </w:p>
    <w:p w14:paraId="19C5491A" w14:textId="77777777" w:rsidR="009B2959" w:rsidRDefault="009B2959" w:rsidP="009B2959">
      <w:pPr>
        <w:pStyle w:val="Bibliography"/>
      </w:pPr>
      <w:r>
        <w:t xml:space="preserve">Rabagliati, H., Robertson, A., &amp; Carmel, D. (2018). The importance of awareness for understanding language. </w:t>
      </w:r>
      <w:r>
        <w:rPr>
          <w:i/>
          <w:iCs/>
        </w:rPr>
        <w:t>Journal of Experimental Psychology: General</w:t>
      </w:r>
      <w:r>
        <w:t xml:space="preserve">, </w:t>
      </w:r>
      <w:r>
        <w:rPr>
          <w:i/>
          <w:iCs/>
        </w:rPr>
        <w:t>147</w:t>
      </w:r>
      <w:r>
        <w:t>(2), 190. https://doi.org/10.1037/xge0000348</w:t>
      </w:r>
    </w:p>
    <w:p w14:paraId="409233BA" w14:textId="77777777" w:rsidR="009B2959" w:rsidRDefault="009B2959" w:rsidP="009B2959">
      <w:pPr>
        <w:pStyle w:val="Bibliography"/>
      </w:pPr>
      <w:r>
        <w:t xml:space="preserve">Resulaj, A., Kiani, R., Wolpert, D. M., &amp; Shadlen, M. N. (2009). Changes of mind in decision-making. </w:t>
      </w:r>
      <w:r>
        <w:rPr>
          <w:i/>
          <w:iCs/>
        </w:rPr>
        <w:t>Nature</w:t>
      </w:r>
      <w:r>
        <w:t xml:space="preserve">, </w:t>
      </w:r>
      <w:r>
        <w:rPr>
          <w:i/>
          <w:iCs/>
        </w:rPr>
        <w:t>461</w:t>
      </w:r>
      <w:r>
        <w:t>(7261), Article 7261. https://doi.org/10.1038/nature08275</w:t>
      </w:r>
    </w:p>
    <w:p w14:paraId="43D732C6" w14:textId="77777777" w:rsidR="009B2959" w:rsidRDefault="009B2959" w:rsidP="009B2959">
      <w:pPr>
        <w:pStyle w:val="Bibliography"/>
      </w:pPr>
      <w:r>
        <w:t>Ric, F., &amp; Muller, D. (2012). Unconscious addition: When we unconsciously initiate and follow arithmetic r</w:t>
      </w:r>
      <w:r>
        <w:lastRenderedPageBreak/>
        <w:t xml:space="preserve">ules. </w:t>
      </w:r>
      <w:r>
        <w:rPr>
          <w:i/>
          <w:iCs/>
        </w:rPr>
        <w:t>Journal of Experimental Psychology: General</w:t>
      </w:r>
      <w:r>
        <w:t xml:space="preserve">, </w:t>
      </w:r>
      <w:r>
        <w:rPr>
          <w:i/>
          <w:iCs/>
        </w:rPr>
        <w:t>141</w:t>
      </w:r>
      <w:r>
        <w:t>, 222–226. https://doi.org/10.1037/a0024608</w:t>
      </w:r>
    </w:p>
    <w:p w14:paraId="31C3A55B" w14:textId="77777777" w:rsidR="009B2959" w:rsidRDefault="009B2959" w:rsidP="009B2959">
      <w:pPr>
        <w:pStyle w:val="Bibliography"/>
      </w:pPr>
      <w:r>
        <w:t xml:space="preserve">Sand, A., &amp; Nilsson, M. E. (2016). Subliminal or not? Comparing null-hypothesis and Bayesian methods for testing subliminal priming. </w:t>
      </w:r>
      <w:r>
        <w:rPr>
          <w:i/>
          <w:iCs/>
        </w:rPr>
        <w:t>Consciousness and Cognition</w:t>
      </w:r>
      <w:r>
        <w:t xml:space="preserve">, </w:t>
      </w:r>
      <w:r>
        <w:rPr>
          <w:i/>
          <w:iCs/>
        </w:rPr>
        <w:t>44</w:t>
      </w:r>
      <w:r>
        <w:t>, 29–40. https://doi.org/10.1016/j.concog.2016.06.012</w:t>
      </w:r>
    </w:p>
    <w:p w14:paraId="39AB5C37" w14:textId="77777777" w:rsidR="009B2959" w:rsidRDefault="009B2959" w:rsidP="009B2959">
      <w:pPr>
        <w:pStyle w:val="Bibliography"/>
      </w:pPr>
      <w:r>
        <w:t xml:space="preserve">Sassenhagen, J., &amp; Draschkow, D. (2019). Cluster-based permutation tests of MEG/EEG data do not establish significance of effect latency or location. </w:t>
      </w:r>
      <w:r>
        <w:rPr>
          <w:i/>
          <w:iCs/>
        </w:rPr>
        <w:t>Psychophysiology</w:t>
      </w:r>
      <w:r>
        <w:t xml:space="preserve">, </w:t>
      </w:r>
      <w:r>
        <w:rPr>
          <w:i/>
          <w:iCs/>
        </w:rPr>
        <w:t>56</w:t>
      </w:r>
      <w:r>
        <w:t>(6), e13335. https://doi.org/10.1111/psyp.13335</w:t>
      </w:r>
    </w:p>
    <w:p w14:paraId="7DFD80BE" w14:textId="77777777" w:rsidR="009B2959" w:rsidRDefault="009B2959" w:rsidP="009B2959">
      <w:pPr>
        <w:pStyle w:val="Bibliography"/>
      </w:pPr>
      <w:r>
        <w:t xml:space="preserve">Sawchuk, C. N., Lohr, J. M., Westendorf, D. H., Meunier, S. A., &amp; Tolin, D. F. (2002). Emotional responding to fearful and disgusting stimuli in specific phobics. </w:t>
      </w:r>
      <w:r>
        <w:rPr>
          <w:i/>
          <w:iCs/>
        </w:rPr>
        <w:t>Behaviour Research and Therapy</w:t>
      </w:r>
      <w:r>
        <w:t xml:space="preserve">, </w:t>
      </w:r>
      <w:r>
        <w:rPr>
          <w:i/>
          <w:iCs/>
        </w:rPr>
        <w:t>40</w:t>
      </w:r>
      <w:r>
        <w:t>(9), 1031–1046. https://doi.org/10.1016/S0005-7967(01)00093-6</w:t>
      </w:r>
    </w:p>
    <w:p w14:paraId="01410644" w14:textId="77777777" w:rsidR="009B2959" w:rsidRDefault="009B2959" w:rsidP="009B2959">
      <w:pPr>
        <w:pStyle w:val="Bibliography"/>
      </w:pPr>
      <w:r>
        <w:t xml:space="preserve">Scherbaum, S., Dshemuchadse, M., Fischer, R., &amp; Goschke, T. (2010). How decisions evolve: The temporal dynamics of action selection. </w:t>
      </w:r>
      <w:r>
        <w:rPr>
          <w:i/>
          <w:iCs/>
        </w:rPr>
        <w:t>Cognition</w:t>
      </w:r>
      <w:r>
        <w:t xml:space="preserve">, </w:t>
      </w:r>
      <w:r>
        <w:rPr>
          <w:i/>
          <w:iCs/>
        </w:rPr>
        <w:t>115</w:t>
      </w:r>
      <w:r>
        <w:t>(3), 407–416. https://doi.org/10.1016/j.cognition.2010.02.004</w:t>
      </w:r>
    </w:p>
    <w:p w14:paraId="369A2151" w14:textId="77777777" w:rsidR="009B2959" w:rsidRDefault="009B2959" w:rsidP="009B2959">
      <w:pPr>
        <w:pStyle w:val="Bibliography"/>
      </w:pPr>
      <w:r>
        <w:t xml:space="preserve">Scherbaum, S., &amp; Kieslich, P. J. (2018). Stuck at the starting line: How the starting procedure influences mouse-tracking data. </w:t>
      </w:r>
      <w:r>
        <w:rPr>
          <w:i/>
          <w:iCs/>
        </w:rPr>
        <w:t>Behavior Research Methods</w:t>
      </w:r>
      <w:r>
        <w:t xml:space="preserve">, </w:t>
      </w:r>
      <w:r>
        <w:rPr>
          <w:i/>
          <w:iCs/>
        </w:rPr>
        <w:t>50</w:t>
      </w:r>
      <w:r>
        <w:t>(5), 2097–2110. https://doi.org/10.3758/s13428-017-0977-4</w:t>
      </w:r>
    </w:p>
    <w:p w14:paraId="51FCE642" w14:textId="77777777" w:rsidR="009B2959" w:rsidRDefault="009B2959" w:rsidP="009B2959">
      <w:pPr>
        <w:pStyle w:val="Bibliography"/>
      </w:pPr>
      <w:r>
        <w:t xml:space="preserve">Shanks, D. R. (2017). Regressive research: The pitfalls of post hoc data selection in the study of unconscious mental processes. </w:t>
      </w:r>
      <w:r>
        <w:rPr>
          <w:i/>
          <w:iCs/>
        </w:rPr>
        <w:t>Psychonomic Bulletin &amp; Review</w:t>
      </w:r>
      <w:r>
        <w:t xml:space="preserve">, </w:t>
      </w:r>
      <w:r>
        <w:rPr>
          <w:i/>
          <w:iCs/>
        </w:rPr>
        <w:t>24</w:t>
      </w:r>
      <w:r>
        <w:t>(3), 752–775. https://doi.org/10.3758/s13423-016-1170-y</w:t>
      </w:r>
    </w:p>
    <w:p w14:paraId="6E1A625E" w14:textId="77777777" w:rsidR="009B2959" w:rsidRDefault="009B2959" w:rsidP="009B2959">
      <w:pPr>
        <w:pStyle w:val="Bibliography"/>
      </w:pPr>
      <w:r>
        <w:t xml:space="preserve">Shrestha, D. L. (2014). </w:t>
      </w:r>
      <w:r>
        <w:rPr>
          <w:i/>
          <w:iCs/>
        </w:rPr>
        <w:t>Invprctile</w:t>
      </w:r>
      <w:r>
        <w:t xml:space="preserve"> (Version 1.2.0.0) [Source code]. https://www.mathworks.com/matlabcentral/fileexchange/41131-inverse-percentiles-of-a-sample</w:t>
      </w:r>
    </w:p>
    <w:p w14:paraId="053C9BAD" w14:textId="77777777" w:rsidR="009B2959" w:rsidRDefault="009B2959" w:rsidP="009B2959">
      <w:pPr>
        <w:pStyle w:val="Bibliography"/>
      </w:pPr>
      <w:r>
        <w:t xml:space="preserve">Siedlecka, E., &amp; Denson, T. F. (2019). Experimental Methods for Inducing Basic Emotions: A Qualitative Review. </w:t>
      </w:r>
      <w:r>
        <w:rPr>
          <w:i/>
          <w:iCs/>
        </w:rPr>
        <w:t>Emotion Review</w:t>
      </w:r>
      <w:r>
        <w:t xml:space="preserve">, </w:t>
      </w:r>
      <w:r>
        <w:rPr>
          <w:i/>
          <w:iCs/>
        </w:rPr>
        <w:t>11</w:t>
      </w:r>
      <w:r>
        <w:t>(1), 87–97. https://doi.org/10.1177/1754073917749016</w:t>
      </w:r>
    </w:p>
    <w:p w14:paraId="012CE224" w14:textId="77777777" w:rsidR="009B2959" w:rsidRDefault="009B2959" w:rsidP="009B2959">
      <w:pPr>
        <w:pStyle w:val="Bibliography"/>
      </w:pPr>
      <w:r>
        <w:t xml:space="preserve">Sklar, A. Y., Levy, N., Goldstein, A., Mandel, R., Maril, A., &amp; Hassin, R. R. (2012). Reading and doing arithmetic nonconsciously. </w:t>
      </w:r>
      <w:r>
        <w:rPr>
          <w:i/>
          <w:iCs/>
        </w:rPr>
        <w:t>Proceedings of the National Academy of Sciences</w:t>
      </w:r>
      <w:r>
        <w:t xml:space="preserve">, </w:t>
      </w:r>
      <w:r>
        <w:rPr>
          <w:i/>
          <w:iCs/>
        </w:rPr>
        <w:t>109</w:t>
      </w:r>
      <w:r>
        <w:t>(48), 19614–19619. https://doi.org/10.1073/pnas.1211645109</w:t>
      </w:r>
    </w:p>
    <w:p w14:paraId="31EC2B96" w14:textId="77777777" w:rsidR="009B2959" w:rsidRDefault="009B2959" w:rsidP="009B2959">
      <w:pPr>
        <w:pStyle w:val="Bibliography"/>
      </w:pPr>
      <w:r>
        <w:t xml:space="preserve">Tononi, G., Boly, M., Massimini, M., &amp; Koch, C. (2016). Integrated information theory: From consciousness to its physical substrate. </w:t>
      </w:r>
      <w:r>
        <w:rPr>
          <w:i/>
          <w:iCs/>
        </w:rPr>
        <w:t>Nature Reviews Neuroscience</w:t>
      </w:r>
      <w:r>
        <w:t xml:space="preserve">, </w:t>
      </w:r>
      <w:r>
        <w:rPr>
          <w:i/>
          <w:iCs/>
        </w:rPr>
        <w:t>17</w:t>
      </w:r>
      <w:r>
        <w:t>(7), 450–461. https://doi.org/10.1038/nrn.2016.44</w:t>
      </w:r>
    </w:p>
    <w:p w14:paraId="4C50EF49" w14:textId="77777777" w:rsidR="009B2959" w:rsidRDefault="009B2959" w:rsidP="009B2959">
      <w:pPr>
        <w:pStyle w:val="Bibliography"/>
      </w:pPr>
      <w:r>
        <w:t xml:space="preserve">Vadillo, M. A., Malejka, S., Lee, D. Y. H., Dienes, Z., &amp; Shanks, D. R. (2022). Raising awareness about measurement error in research on unconscious mental processes. </w:t>
      </w:r>
      <w:r>
        <w:rPr>
          <w:i/>
          <w:iCs/>
        </w:rPr>
        <w:t>Psychonomic Bulletin &amp; Review</w:t>
      </w:r>
      <w:r>
        <w:t xml:space="preserve">, </w:t>
      </w:r>
      <w:r>
        <w:rPr>
          <w:i/>
          <w:iCs/>
        </w:rPr>
        <w:t>29</w:t>
      </w:r>
      <w:r>
        <w:t>(1), 21–43. https://doi.org/10.3758/s13423-021-01923-y</w:t>
      </w:r>
    </w:p>
    <w:p w14:paraId="57F8A809" w14:textId="77777777" w:rsidR="009B2959" w:rsidRDefault="009B2959" w:rsidP="009B2959">
      <w:pPr>
        <w:pStyle w:val="Bibliography"/>
      </w:pPr>
      <w:r>
        <w:t xml:space="preserve">Van den Bussche, E., Van den Noortgate, W., &amp; Reynvoet, B. (2009). Mechanisms of masked priming: A meta-analysis. </w:t>
      </w:r>
      <w:r>
        <w:rPr>
          <w:i/>
          <w:iCs/>
        </w:rPr>
        <w:t>Psychological Bulletin</w:t>
      </w:r>
      <w:r>
        <w:t xml:space="preserve">, </w:t>
      </w:r>
      <w:r>
        <w:rPr>
          <w:i/>
          <w:iCs/>
        </w:rPr>
        <w:t>135</w:t>
      </w:r>
      <w:r>
        <w:t>(3), 452–477. https://doi.org/10.1037/a0015329</w:t>
      </w:r>
    </w:p>
    <w:p w14:paraId="795341A0" w14:textId="77777777" w:rsidR="009B2959" w:rsidRDefault="009B2959" w:rsidP="009B2959">
      <w:pPr>
        <w:pStyle w:val="Bibliography"/>
      </w:pPr>
      <w:r>
        <w:t xml:space="preserve">von Hofsten, C., &amp; Lindhagen, K. (1979). Observations on the development of reaching for moving objects. </w:t>
      </w:r>
      <w:r>
        <w:rPr>
          <w:i/>
          <w:iCs/>
        </w:rPr>
        <w:t>Journal of Experimental Child Psychology</w:t>
      </w:r>
      <w:r>
        <w:t xml:space="preserve">, </w:t>
      </w:r>
      <w:r>
        <w:rPr>
          <w:i/>
          <w:iCs/>
        </w:rPr>
        <w:t>28</w:t>
      </w:r>
      <w:r>
        <w:t>(1), 158–173. https://doi.org/10.1016/0022-0965(79)90109-7</w:t>
      </w:r>
    </w:p>
    <w:p w14:paraId="0A098799" w14:textId="77777777" w:rsidR="009B2959" w:rsidRDefault="009B2959" w:rsidP="009B2959">
      <w:pPr>
        <w:pStyle w:val="Bibliography"/>
      </w:pPr>
      <w:r>
        <w:t xml:space="preserve">Willander, J., &amp; Larsson, M. (2006). Smell your way back to childhood: Autobiographical odor memory. </w:t>
      </w:r>
      <w:r>
        <w:rPr>
          <w:i/>
          <w:iCs/>
        </w:rPr>
        <w:t>Psychonomic Bulletin &amp; Review</w:t>
      </w:r>
      <w:r>
        <w:t xml:space="preserve">, </w:t>
      </w:r>
      <w:r>
        <w:rPr>
          <w:i/>
          <w:iCs/>
        </w:rPr>
        <w:t>13</w:t>
      </w:r>
      <w:r>
        <w:t>(2), 240–244. https://doi.org/10.3758/BF03193837</w:t>
      </w:r>
    </w:p>
    <w:p w14:paraId="2AA39E6C" w14:textId="77777777" w:rsidR="009B2959" w:rsidRDefault="009B2959" w:rsidP="009B2959">
      <w:pPr>
        <w:pStyle w:val="Bibliography"/>
      </w:pPr>
      <w:r>
        <w:t xml:space="preserve">Xiao, K., &amp; Yamauchi, T. (2015). Subliminal semantic priming in near absence of attention: A cursor motion study. </w:t>
      </w:r>
      <w:r>
        <w:rPr>
          <w:i/>
          <w:iCs/>
        </w:rPr>
        <w:t>Consciousness and Cognition</w:t>
      </w:r>
      <w:r>
        <w:t xml:space="preserve">, </w:t>
      </w:r>
      <w:r>
        <w:rPr>
          <w:i/>
          <w:iCs/>
        </w:rPr>
        <w:t>38</w:t>
      </w:r>
      <w:r>
        <w:t>, 88–98. https://doi.org/10.1016/j.concog.2015.09.013</w:t>
      </w:r>
    </w:p>
    <w:p w14:paraId="620164A8" w14:textId="77777777" w:rsidR="009B2959" w:rsidRDefault="009B2959" w:rsidP="009B2959">
      <w:pPr>
        <w:pStyle w:val="Bibliography"/>
      </w:pPr>
      <w:r>
        <w:t xml:space="preserve">Xiao, K., Yamauchi, T., &amp; Bowman, C. (2015). </w:t>
      </w:r>
      <w:r>
        <w:rPr>
          <w:i/>
          <w:iCs/>
        </w:rPr>
        <w:t>Assessing Masked Semantic Priming: Cursor Trajectory versus Response Time Measures</w:t>
      </w:r>
      <w:r>
        <w:t>. 7.</w:t>
      </w:r>
    </w:p>
    <w:p w14:paraId="6A7F6F8C" w14:textId="77777777" w:rsidR="009B2959" w:rsidRDefault="009B2959" w:rsidP="009B2959">
      <w:pPr>
        <w:pStyle w:val="Bibliography"/>
      </w:pPr>
      <w:r>
        <w:t xml:space="preserve">Yaron, I., Zeevi, Y., Korisky, U., Marshall, W., &amp; Mudrik, L. (2022). </w:t>
      </w:r>
      <w:r>
        <w:rPr>
          <w:i/>
          <w:iCs/>
        </w:rPr>
        <w:t>Progressing, not regressing: A possible solution to the problem of regression to the mean in unconscious processing studies</w:t>
      </w:r>
      <w:r>
        <w:t xml:space="preserve"> [Preprint]. PsyArXiv. https://doi.org/10.31234/osf.io/wmucy</w:t>
      </w:r>
    </w:p>
    <w:p w14:paraId="35E74AFE" w14:textId="77777777" w:rsidR="009B2959" w:rsidRDefault="009B2959" w:rsidP="009B2959">
      <w:pPr>
        <w:pStyle w:val="Bibliography"/>
      </w:pPr>
      <w:r>
        <w:t xml:space="preserve">Yuval-Greenberg, S., &amp; Heeger, D. J. (2013). Continuous Flash Suppression Modulates Cortical Activity in Early Visual Cortex. </w:t>
      </w:r>
      <w:r>
        <w:rPr>
          <w:i/>
          <w:iCs/>
        </w:rPr>
        <w:t>Journal of Neuroscience</w:t>
      </w:r>
      <w:r>
        <w:t xml:space="preserve">, </w:t>
      </w:r>
      <w:r>
        <w:rPr>
          <w:i/>
          <w:iCs/>
        </w:rPr>
        <w:t>33</w:t>
      </w:r>
      <w:r>
        <w:t>(23), 9635–9643. https://doi.org/10.1523/JNEUROSCI.4612-12.2013</w:t>
      </w:r>
    </w:p>
    <w:p w14:paraId="0534B2CA" w14:textId="77777777" w:rsidR="009B2959" w:rsidRDefault="009B2959" w:rsidP="009B2959">
      <w:pPr>
        <w:pStyle w:val="Bibliography"/>
      </w:pPr>
      <w:r>
        <w:t xml:space="preserve">Zerweck, I. A., Kao, C.-S., Meyen, S., Amado, C., von Eltz, M., Klimm, M., &amp; Franz, V. H. (2021). Number processing outside awareness? Systematically testing sensitivities of direct and indirect measures of consciousness. </w:t>
      </w:r>
      <w:r>
        <w:rPr>
          <w:i/>
          <w:iCs/>
        </w:rPr>
        <w:t>Attention, Perception, &amp; Psychophysics</w:t>
      </w:r>
      <w:r>
        <w:t xml:space="preserve">, </w:t>
      </w:r>
      <w:r>
        <w:rPr>
          <w:i/>
          <w:iCs/>
        </w:rPr>
        <w:t>83</w:t>
      </w:r>
      <w:r>
        <w:t>(6), 2510–2529. https://doi.org/10.3758/s13414-021-02312-2</w:t>
      </w:r>
    </w:p>
    <w:p w14:paraId="4A121B67" w14:textId="6CD0FBA1" w:rsidR="00CD20FA" w:rsidRDefault="0003265E" w:rsidP="00AA73D1">
      <w:pPr>
        <w:ind w:firstLine="0"/>
        <w:rPr>
          <w:lang w:eastAsia="ja-JP" w:bidi="ar-SA"/>
        </w:rPr>
      </w:pPr>
      <w:r>
        <w:rPr>
          <w:lang w:eastAsia="ja-JP" w:bidi="ar-SA"/>
        </w:rPr>
        <w:fldChar w:fldCharType="end"/>
      </w:r>
    </w:p>
    <w:sectPr w:rsidR="00CD20FA" w:rsidSect="00DC4DA6">
      <w:headerReference w:type="default" r:id="rId23"/>
      <w:pgSz w:w="12240" w:h="15840"/>
      <w:pgMar w:top="1440" w:right="1440" w:bottom="1440" w:left="1440" w:header="708" w:footer="708" w:gutter="0"/>
      <w:cols w:space="708"/>
      <w:bidi/>
      <w:rtlGutter/>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 w:author="Liad Mudrik" w:date="2023-06-28T18:53:00Z" w:initials="LM">
    <w:p w14:paraId="549ABFC7" w14:textId="77777777" w:rsidR="005D4A99" w:rsidRDefault="005D4A99" w:rsidP="00760205">
      <w:pPr>
        <w:jc w:val="left"/>
      </w:pPr>
      <w:r>
        <w:rPr>
          <w:rStyle w:val="CommentReference"/>
        </w:rPr>
        <w:annotationRef/>
      </w:r>
      <w:r>
        <w:rPr>
          <w:color w:val="000000"/>
          <w:sz w:val="20"/>
          <w:szCs w:val="20"/>
        </w:rPr>
        <w:t>let’s remove one of those; I don’t mind which</w:t>
      </w:r>
    </w:p>
  </w:comment>
  <w:comment w:id="11" w:author="Liad Mudrik" w:date="2023-06-28T19:39:00Z" w:initials="LM">
    <w:p w14:paraId="0986EDD8" w14:textId="77777777" w:rsidR="005D4A99" w:rsidRDefault="005D4A99" w:rsidP="00760205">
      <w:pPr>
        <w:jc w:val="left"/>
      </w:pPr>
      <w:r>
        <w:rPr>
          <w:rStyle w:val="CommentReference"/>
        </w:rPr>
        <w:annotationRef/>
      </w:r>
      <w:r>
        <w:rPr>
          <w:color w:val="000000"/>
          <w:sz w:val="20"/>
          <w:szCs w:val="20"/>
        </w:rPr>
        <w:t>can you provide one more reference? Maybe the review by Dotan et al?</w:t>
      </w:r>
    </w:p>
  </w:comment>
  <w:comment w:id="14" w:author="Liad Mudrik" w:date="2023-06-28T19:46:00Z" w:initials="LM">
    <w:p w14:paraId="0F22F1CE" w14:textId="77777777" w:rsidR="005D4A99" w:rsidRDefault="005D4A99" w:rsidP="00760205">
      <w:pPr>
        <w:jc w:val="left"/>
      </w:pPr>
      <w:r>
        <w:rPr>
          <w:rStyle w:val="CommentReference"/>
        </w:rPr>
        <w:annotationRef/>
      </w:r>
      <w:r>
        <w:rPr>
          <w:color w:val="000000"/>
          <w:sz w:val="20"/>
          <w:szCs w:val="20"/>
        </w:rPr>
        <w:t>I don’t quite get what these paper are, as the sentence seems to give the conclusion for the previous study. Are these studies showing the same thing? Under this assumption, I added the “see also”, but if this was wrong, we should change</w:t>
      </w:r>
    </w:p>
  </w:comment>
  <w:comment w:id="20" w:author="Liad Mudrik" w:date="2023-06-28T19:56:00Z" w:initials="LM">
    <w:p w14:paraId="339DD232" w14:textId="77777777" w:rsidR="005D4A99" w:rsidRDefault="005D4A99" w:rsidP="00760205">
      <w:pPr>
        <w:jc w:val="left"/>
      </w:pPr>
      <w:r>
        <w:rPr>
          <w:rStyle w:val="CommentReference"/>
        </w:rPr>
        <w:annotationRef/>
      </w:r>
      <w:r>
        <w:rPr>
          <w:color w:val="000000"/>
          <w:sz w:val="20"/>
          <w:szCs w:val="20"/>
        </w:rPr>
        <w:t>please add</w:t>
      </w:r>
    </w:p>
  </w:comment>
  <w:comment w:id="21" w:author="zeev" w:date="2023-07-25T12:23:00Z" w:initials="z">
    <w:p w14:paraId="1A18D952" w14:textId="2874145A" w:rsidR="005D4A99" w:rsidRDefault="005D4A99">
      <w:pPr>
        <w:pStyle w:val="CommentText"/>
      </w:pPr>
      <w:r>
        <w:rPr>
          <w:rStyle w:val="CommentReference"/>
        </w:rPr>
        <w:annotationRef/>
      </w:r>
      <w:r>
        <w:t>Add more citations?</w:t>
      </w:r>
    </w:p>
  </w:comment>
  <w:comment w:id="22" w:author="Liad Mudrik" w:date="2023-06-28T19:57:00Z" w:initials="LM">
    <w:p w14:paraId="56AEBF86" w14:textId="77777777" w:rsidR="005D4A99" w:rsidRDefault="005D4A99" w:rsidP="00760205">
      <w:pPr>
        <w:jc w:val="left"/>
      </w:pPr>
      <w:r>
        <w:rPr>
          <w:rStyle w:val="CommentReference"/>
        </w:rPr>
        <w:annotationRef/>
      </w:r>
      <w:r>
        <w:rPr>
          <w:color w:val="000000"/>
          <w:sz w:val="20"/>
          <w:szCs w:val="20"/>
        </w:rPr>
        <w:t>here too</w:t>
      </w:r>
    </w:p>
  </w:comment>
  <w:comment w:id="43" w:author="Liad Mudrik" w:date="2023-06-28T21:01:00Z" w:initials="LM">
    <w:p w14:paraId="60B5B229" w14:textId="77777777" w:rsidR="005D4A99" w:rsidRDefault="005D4A99" w:rsidP="00760205">
      <w:pPr>
        <w:jc w:val="left"/>
      </w:pPr>
      <w:r>
        <w:rPr>
          <w:rStyle w:val="CommentReference"/>
        </w:rPr>
        <w:annotationRef/>
      </w:r>
      <w:r>
        <w:rPr>
          <w:color w:val="000000"/>
          <w:sz w:val="20"/>
          <w:szCs w:val="20"/>
        </w:rPr>
        <w:t>I suggest unifying Figure 1 and 2, and placing Figure 1 as an inset in the top right part of Figure 2 (which is empty now). I think it would work better</w:t>
      </w:r>
    </w:p>
  </w:comment>
  <w:comment w:id="44" w:author="zeev" w:date="2023-07-25T17:27:00Z" w:initials="z">
    <w:p w14:paraId="3EF19EE0" w14:textId="6E906BB9" w:rsidR="00860226" w:rsidRDefault="00860226">
      <w:pPr>
        <w:pStyle w:val="CommentText"/>
      </w:pPr>
      <w:r>
        <w:rPr>
          <w:rStyle w:val="CommentReference"/>
        </w:rPr>
        <w:annotationRef/>
      </w:r>
      <w:r>
        <w:t>Done, let me know if it looks good to you.</w:t>
      </w:r>
    </w:p>
  </w:comment>
  <w:comment w:id="106" w:author="Chen Heller" w:date="2023-07-31T12:44:00Z" w:initials="CH">
    <w:p w14:paraId="5262A86D" w14:textId="77777777" w:rsidR="00EF0DEB" w:rsidRDefault="00EF0DEB">
      <w:pPr>
        <w:pStyle w:val="CommentText"/>
        <w:ind w:firstLine="0"/>
        <w:jc w:val="left"/>
      </w:pPr>
      <w:r>
        <w:rPr>
          <w:rStyle w:val="CommentReference"/>
        </w:rPr>
        <w:annotationRef/>
      </w:r>
      <w:r>
        <w:rPr>
          <w:rFonts w:hint="eastAsia"/>
          <w:rtl/>
        </w:rPr>
        <w:t>כשאתה</w:t>
      </w:r>
      <w:r>
        <w:rPr>
          <w:rtl/>
        </w:rPr>
        <w:t xml:space="preserve"> מסיים עם הערות תשים את המסמך במצב של </w:t>
      </w:r>
    </w:p>
    <w:p w14:paraId="2DE43E2F" w14:textId="77777777" w:rsidR="00EF0DEB" w:rsidRDefault="00EF0DEB">
      <w:pPr>
        <w:pStyle w:val="CommentText"/>
        <w:ind w:firstLine="0"/>
        <w:jc w:val="left"/>
      </w:pPr>
      <w:r>
        <w:t>No markup</w:t>
      </w:r>
    </w:p>
    <w:p w14:paraId="3FE5D693" w14:textId="77777777" w:rsidR="00EF0DEB" w:rsidRDefault="00EF0DEB" w:rsidP="001E3BCE">
      <w:pPr>
        <w:pStyle w:val="CommentText"/>
        <w:ind w:firstLine="0"/>
        <w:jc w:val="left"/>
      </w:pPr>
      <w:r>
        <w:rPr>
          <w:rFonts w:hint="eastAsia"/>
          <w:rtl/>
        </w:rPr>
        <w:t>ואז</w:t>
      </w:r>
      <w:r>
        <w:rPr>
          <w:rtl/>
        </w:rPr>
        <w:t xml:space="preserve"> תעבור עליו כדי לסדר רווחים ואנטרים</w:t>
      </w:r>
    </w:p>
  </w:comment>
  <w:comment w:id="116" w:author="zeev" w:date="2023-07-25T17:28:00Z" w:initials="z">
    <w:p w14:paraId="08CC6939" w14:textId="2C42FDF9" w:rsidR="00860226" w:rsidRDefault="00860226">
      <w:pPr>
        <w:pStyle w:val="CommentText"/>
      </w:pPr>
      <w:r>
        <w:rPr>
          <w:rStyle w:val="CommentReference"/>
        </w:rPr>
        <w:annotationRef/>
      </w:r>
      <w:r>
        <w:t>I didn’t accept these changes since I formatted the figures and tables according to the journal’s formatting rules.</w:t>
      </w:r>
    </w:p>
  </w:comment>
  <w:comment w:id="191" w:author="Liad Mudrik" w:date="2023-06-28T21:22:00Z" w:initials="LM">
    <w:p w14:paraId="0D02BC64" w14:textId="5A091CB2" w:rsidR="005D4A99" w:rsidRDefault="005D4A99" w:rsidP="00760205">
      <w:pPr>
        <w:jc w:val="left"/>
      </w:pPr>
      <w:r>
        <w:rPr>
          <w:rStyle w:val="CommentReference"/>
        </w:rPr>
        <w:annotationRef/>
      </w:r>
      <w:r>
        <w:rPr>
          <w:color w:val="000000"/>
          <w:sz w:val="20"/>
          <w:szCs w:val="20"/>
        </w:rPr>
        <w:t>what does that mean?</w:t>
      </w:r>
    </w:p>
  </w:comment>
  <w:comment w:id="192" w:author="zeev" w:date="2023-07-25T12:43:00Z" w:initials="z">
    <w:p w14:paraId="2B5B75A7" w14:textId="2BD4C1AF" w:rsidR="005D4A99" w:rsidRDefault="005D4A99" w:rsidP="007B67C5">
      <w:pPr>
        <w:pStyle w:val="CommentText"/>
      </w:pPr>
      <w:r>
        <w:t>Perhaps discrete is a better word?</w:t>
      </w:r>
    </w:p>
    <w:p w14:paraId="0D8D49F6" w14:textId="40F0635F" w:rsidR="005D4A99" w:rsidRDefault="005D4A99" w:rsidP="007B67C5">
      <w:pPr>
        <w:pStyle w:val="CommentText"/>
      </w:pPr>
      <w:r>
        <w:t>I was referring to variables that have a single sample per trial. E.g. RT, distance traveled.</w:t>
      </w:r>
    </w:p>
    <w:p w14:paraId="66086D68" w14:textId="3073AA92" w:rsidR="005D4A99" w:rsidRDefault="005D4A99" w:rsidP="0039366E">
      <w:pPr>
        <w:pStyle w:val="CommentText"/>
      </w:pPr>
      <w:r>
        <w:t>As opposed to trajectory.</w:t>
      </w:r>
    </w:p>
  </w:comment>
  <w:comment w:id="199" w:author="Liad Mudrik" w:date="2023-06-28T21:48:00Z" w:initials="LM">
    <w:p w14:paraId="5091474D" w14:textId="77777777" w:rsidR="005D4A99" w:rsidRDefault="005D4A99" w:rsidP="00760205">
      <w:pPr>
        <w:jc w:val="left"/>
      </w:pPr>
      <w:r>
        <w:rPr>
          <w:rStyle w:val="CommentReference"/>
        </w:rPr>
        <w:annotationRef/>
      </w:r>
      <w:r>
        <w:rPr>
          <w:color w:val="000000"/>
          <w:sz w:val="20"/>
          <w:szCs w:val="20"/>
        </w:rPr>
        <w:t>I’m not sure this question makes sense, but shouldn’t the means in table 3 (which is now table 1) be more or less similar to the grand mean reported here? This is far from being the case for the reaching condition, and is the case for the keyboard. So perhaps there is a mistake here?</w:t>
      </w:r>
    </w:p>
  </w:comment>
  <w:comment w:id="200" w:author="zeev" w:date="2023-07-25T13:01:00Z" w:initials="z">
    <w:p w14:paraId="12B9FB54" w14:textId="77777777" w:rsidR="001008CA" w:rsidRDefault="005D4A99" w:rsidP="00E312D3">
      <w:pPr>
        <w:pStyle w:val="CommentText"/>
        <w:ind w:firstLine="0"/>
        <w:jc w:val="left"/>
      </w:pPr>
      <w:r>
        <w:rPr>
          <w:rStyle w:val="CommentReference"/>
        </w:rPr>
        <w:annotationRef/>
      </w:r>
      <w:r w:rsidR="001008CA">
        <w:t>Thank you for that, I made adjustments in  the code to receive the correct number.</w:t>
      </w:r>
    </w:p>
  </w:comment>
  <w:comment w:id="235" w:author="Liad Mudrik" w:date="2023-06-28T21:30:00Z" w:initials="LM">
    <w:p w14:paraId="1E275F86" w14:textId="521F5B58" w:rsidR="005D4A99" w:rsidRDefault="005D4A99" w:rsidP="00760205">
      <w:pPr>
        <w:jc w:val="left"/>
      </w:pPr>
      <w:r>
        <w:rPr>
          <w:rStyle w:val="CommentReference"/>
        </w:rPr>
        <w:annotationRef/>
      </w:r>
      <w:r>
        <w:rPr>
          <w:color w:val="000000"/>
          <w:sz w:val="20"/>
          <w:szCs w:val="20"/>
        </w:rPr>
        <w:t>I guess this is a rounding issue, but the percents don’t add up to a perfect 100. Please check and change</w:t>
      </w:r>
    </w:p>
  </w:comment>
  <w:comment w:id="236" w:author="Chen Heller" w:date="2023-07-31T14:37:00Z" w:initials="CH">
    <w:p w14:paraId="2050EE69" w14:textId="77777777" w:rsidR="00A01E6F" w:rsidRDefault="00A01E6F" w:rsidP="002F07DE">
      <w:pPr>
        <w:pStyle w:val="CommentText"/>
        <w:ind w:firstLine="0"/>
        <w:jc w:val="left"/>
      </w:pPr>
      <w:r>
        <w:rPr>
          <w:rStyle w:val="CommentReference"/>
        </w:rPr>
        <w:annotationRef/>
      </w:r>
      <w:r>
        <w:t>Done</w:t>
      </w:r>
    </w:p>
  </w:comment>
  <w:comment w:id="277" w:author="Liad Mudrik" w:date="2023-06-28T21:50:00Z" w:initials="LM">
    <w:p w14:paraId="15A09FF3" w14:textId="77777777" w:rsidR="005D4A99" w:rsidRDefault="005D4A99" w:rsidP="00760205">
      <w:pPr>
        <w:jc w:val="left"/>
      </w:pPr>
      <w:r>
        <w:rPr>
          <w:rStyle w:val="CommentReference"/>
        </w:rPr>
        <w:annotationRef/>
      </w:r>
      <w:r>
        <w:rPr>
          <w:color w:val="000000"/>
          <w:sz w:val="20"/>
          <w:szCs w:val="20"/>
        </w:rPr>
        <w:t>Khen, let’s please differentiate here between preregositered analyses, which should be reported first, and exploratory analyses, which should be reported second, with a headline for each one to make sure the separation is clear</w:t>
      </w:r>
    </w:p>
  </w:comment>
  <w:comment w:id="278" w:author="zeev" w:date="2023-07-25T14:40:00Z" w:initials="z">
    <w:p w14:paraId="7AB8EABF" w14:textId="49805E9A" w:rsidR="005D4A99" w:rsidRDefault="005D4A99" w:rsidP="00EA3DB9">
      <w:pPr>
        <w:pStyle w:val="CommentText"/>
        <w:rPr>
          <w:rStyle w:val="CommentReference"/>
        </w:rPr>
      </w:pPr>
      <w:r>
        <w:rPr>
          <w:rStyle w:val="CommentReference"/>
        </w:rPr>
        <w:annotationRef/>
      </w:r>
      <w:r>
        <w:rPr>
          <w:rStyle w:val="CommentReference"/>
        </w:rPr>
        <w:t xml:space="preserve">In the pre-reg we state that we will compare between keyboard RT and reach area, and that in the event that a different reaching variable </w:t>
      </w:r>
      <w:r w:rsidR="00EA3DB9">
        <w:rPr>
          <w:rStyle w:val="CommentReference"/>
        </w:rPr>
        <w:t xml:space="preserve">would </w:t>
      </w:r>
      <w:r>
        <w:rPr>
          <w:rStyle w:val="CommentReference"/>
        </w:rPr>
        <w:t>produce a larger effect than reach area, we would use it instead.</w:t>
      </w:r>
    </w:p>
    <w:p w14:paraId="2B78D027" w14:textId="727D0911" w:rsidR="005D4A99" w:rsidRDefault="005D4A99" w:rsidP="00AA4A0E">
      <w:pPr>
        <w:pStyle w:val="CommentText"/>
      </w:pPr>
      <w:r>
        <w:rPr>
          <w:rStyle w:val="CommentReference"/>
        </w:rPr>
        <w:t>See my follow up comment below.</w:t>
      </w:r>
    </w:p>
  </w:comment>
  <w:comment w:id="438" w:author="Liad Mudrik" w:date="2023-06-28T22:00:00Z" w:initials="LM">
    <w:p w14:paraId="0FBFCDA0" w14:textId="77777777" w:rsidR="00044A71" w:rsidRDefault="00044A71" w:rsidP="00044A71">
      <w:pPr>
        <w:jc w:val="left"/>
      </w:pPr>
      <w:r>
        <w:rPr>
          <w:rStyle w:val="CommentReference"/>
        </w:rPr>
        <w:annotationRef/>
      </w:r>
      <w:r>
        <w:rPr>
          <w:color w:val="000000"/>
          <w:sz w:val="20"/>
          <w:szCs w:val="20"/>
        </w:rPr>
        <w:t>here you don’t mark significant clusters with the gray rectangle?</w:t>
      </w:r>
    </w:p>
  </w:comment>
  <w:comment w:id="439" w:author="zeev" w:date="2023-07-25T13:10:00Z" w:initials="z">
    <w:p w14:paraId="4C402B77" w14:textId="77777777" w:rsidR="00044A71" w:rsidRDefault="00044A71" w:rsidP="00044A71">
      <w:pPr>
        <w:pStyle w:val="CommentText"/>
        <w:ind w:firstLine="0"/>
        <w:jc w:val="left"/>
      </w:pPr>
      <w:r>
        <w:rPr>
          <w:rStyle w:val="CommentReference"/>
        </w:rPr>
        <w:annotationRef/>
      </w:r>
      <w:r>
        <w:t>There wasn't a significant cluster in the space-normalized results.</w:t>
      </w:r>
    </w:p>
  </w:comment>
  <w:comment w:id="437" w:author="Chen Heller" w:date="2023-07-31T19:07:00Z" w:initials="CH">
    <w:p w14:paraId="6089954C" w14:textId="77777777" w:rsidR="00A80389" w:rsidRDefault="00A80389" w:rsidP="00115D77">
      <w:pPr>
        <w:pStyle w:val="CommentText"/>
        <w:ind w:firstLine="0"/>
        <w:jc w:val="left"/>
      </w:pPr>
      <w:r>
        <w:rPr>
          <w:rStyle w:val="CommentReference"/>
        </w:rPr>
        <w:annotationRef/>
      </w:r>
      <w:r>
        <w:t>Change this to CI, but leave the rest as SE.</w:t>
      </w:r>
    </w:p>
  </w:comment>
  <w:comment w:id="442" w:author="Chen Heller" w:date="2023-07-31T18:46:00Z" w:initials="CH">
    <w:p w14:paraId="54D05D39" w14:textId="71E1C0FB" w:rsidR="00044A71" w:rsidRDefault="00044A71" w:rsidP="00044A71">
      <w:pPr>
        <w:pStyle w:val="CommentText"/>
        <w:ind w:firstLine="0"/>
        <w:jc w:val="left"/>
      </w:pPr>
      <w:r>
        <w:rPr>
          <w:rStyle w:val="CommentReference"/>
        </w:rPr>
        <w:annotationRef/>
      </w:r>
      <w:r>
        <w:t>Rephrase this</w:t>
      </w:r>
    </w:p>
  </w:comment>
  <w:comment w:id="445" w:author="zeev" w:date="2023-07-25T15:38:00Z" w:initials="z">
    <w:p w14:paraId="24A63BDB" w14:textId="68F6AE2E" w:rsidR="005D4A99" w:rsidRDefault="005D4A99" w:rsidP="00E514D3">
      <w:pPr>
        <w:pStyle w:val="CommentText"/>
        <w:rPr>
          <w:rStyle w:val="CommentReference"/>
        </w:rPr>
      </w:pPr>
      <w:r w:rsidRPr="00E514D3">
        <w:rPr>
          <w:rStyle w:val="CommentReference"/>
          <w:u w:val="single"/>
        </w:rPr>
        <w:t>Contrary to the pre-reg</w:t>
      </w:r>
      <w:r>
        <w:rPr>
          <w:rStyle w:val="CommentReference"/>
        </w:rPr>
        <w:t xml:space="preserve"> where we mention we should use implied end point (iEP) to count changes of mind,  here we also </w:t>
      </w:r>
      <w:r w:rsidRPr="00AA4A0E">
        <w:rPr>
          <w:rStyle w:val="CommentReference"/>
          <w:u w:val="single"/>
        </w:rPr>
        <w:t xml:space="preserve">examine </w:t>
      </w:r>
      <w:r>
        <w:rPr>
          <w:rStyle w:val="CommentReference"/>
          <w:u w:val="single"/>
        </w:rPr>
        <w:t>iEP</w:t>
      </w:r>
      <w:r w:rsidRPr="00AA4A0E">
        <w:rPr>
          <w:rStyle w:val="CommentReference"/>
          <w:u w:val="single"/>
        </w:rPr>
        <w:t xml:space="preserve"> as a function of time</w:t>
      </w:r>
      <w:r>
        <w:rPr>
          <w:rStyle w:val="CommentReference"/>
        </w:rPr>
        <w:t xml:space="preserve">. </w:t>
      </w:r>
    </w:p>
    <w:p w14:paraId="28163385" w14:textId="13F5798E" w:rsidR="005D4A99" w:rsidRPr="00AA4A0E" w:rsidRDefault="005D4A99" w:rsidP="00E514D3">
      <w:pPr>
        <w:pStyle w:val="CommentText"/>
      </w:pPr>
      <w:r>
        <w:rPr>
          <w:rStyle w:val="CommentReference"/>
        </w:rPr>
        <w:t xml:space="preserve">Additionally, we stated we would examine the space-normalized trajectories, but here we </w:t>
      </w:r>
      <w:r w:rsidRPr="00E514D3">
        <w:rPr>
          <w:rStyle w:val="CommentReference"/>
          <w:u w:val="single"/>
        </w:rPr>
        <w:t>examine trajectories without normalization</w:t>
      </w:r>
      <w:r>
        <w:rPr>
          <w:rStyle w:val="CommentReference"/>
        </w:rPr>
        <w:t xml:space="preserve"> (i.e. as a function of time). </w:t>
      </w:r>
    </w:p>
  </w:comment>
  <w:comment w:id="487" w:author="Liad Mudrik" w:date="2023-06-28T21:58:00Z" w:initials="LM">
    <w:p w14:paraId="0F7125DF" w14:textId="77777777" w:rsidR="005D4A99" w:rsidRDefault="005D4A99" w:rsidP="00760205">
      <w:pPr>
        <w:jc w:val="left"/>
      </w:pPr>
      <w:r>
        <w:rPr>
          <w:rStyle w:val="CommentReference"/>
        </w:rPr>
        <w:annotationRef/>
      </w:r>
      <w:r>
        <w:rPr>
          <w:color w:val="000000"/>
          <w:sz w:val="20"/>
          <w:szCs w:val="20"/>
        </w:rPr>
        <w:t>when you move the figure as I explained above, please also change the formatting based on what I’ve done for Figures 1 and 2</w:t>
      </w:r>
    </w:p>
  </w:comment>
  <w:comment w:id="501" w:author="Liad Mudrik" w:date="2023-06-28T22:00:00Z" w:initials="LM">
    <w:p w14:paraId="30576B2A" w14:textId="77777777" w:rsidR="005D4A99" w:rsidRDefault="005D4A99" w:rsidP="00760205">
      <w:pPr>
        <w:jc w:val="left"/>
      </w:pPr>
      <w:r>
        <w:rPr>
          <w:rStyle w:val="CommentReference"/>
        </w:rPr>
        <w:annotationRef/>
      </w:r>
      <w:r>
        <w:rPr>
          <w:color w:val="000000"/>
          <w:sz w:val="20"/>
          <w:szCs w:val="20"/>
        </w:rPr>
        <w:t>here you don’t mark significant clusters with the gray rectangle?</w:t>
      </w:r>
    </w:p>
  </w:comment>
  <w:comment w:id="502" w:author="zeev" w:date="2023-07-25T13:10:00Z" w:initials="z">
    <w:p w14:paraId="4245AD19" w14:textId="77777777" w:rsidR="00B34670" w:rsidRDefault="005D4A99" w:rsidP="00927BFB">
      <w:pPr>
        <w:pStyle w:val="CommentText"/>
        <w:ind w:firstLine="0"/>
        <w:jc w:val="left"/>
      </w:pPr>
      <w:r>
        <w:rPr>
          <w:rStyle w:val="CommentReference"/>
        </w:rPr>
        <w:annotationRef/>
      </w:r>
      <w:r w:rsidR="00B34670">
        <w:t>There wasn't a significant cluster in the space-normalized results.</w:t>
      </w:r>
    </w:p>
  </w:comment>
  <w:comment w:id="503" w:author="Chen Heller" w:date="2023-07-31T18:46:00Z" w:initials="CH">
    <w:p w14:paraId="25C814F9" w14:textId="77777777" w:rsidR="00BD6D86" w:rsidRDefault="00BD6D86" w:rsidP="00C2711C">
      <w:pPr>
        <w:pStyle w:val="CommentText"/>
        <w:ind w:firstLine="0"/>
        <w:jc w:val="left"/>
      </w:pPr>
      <w:r>
        <w:rPr>
          <w:rStyle w:val="CommentReference"/>
        </w:rPr>
        <w:annotationRef/>
      </w:r>
      <w:r>
        <w:t>Rephrase this</w:t>
      </w:r>
    </w:p>
  </w:comment>
  <w:comment w:id="506" w:author="Liad Mudrik" w:date="2023-06-28T22:08:00Z" w:initials="LM">
    <w:p w14:paraId="3E4C53A5" w14:textId="77777777" w:rsidR="005D4A99" w:rsidRDefault="005D4A99" w:rsidP="00760205">
      <w:pPr>
        <w:jc w:val="left"/>
      </w:pPr>
      <w:r>
        <w:rPr>
          <w:rStyle w:val="CommentReference"/>
        </w:rPr>
        <w:annotationRef/>
      </w:r>
      <w:r>
        <w:rPr>
          <w:color w:val="000000"/>
          <w:sz w:val="20"/>
          <w:szCs w:val="20"/>
        </w:rPr>
        <w:t>I’m not sure about this one; do they discuss the fallacy of using continuous measures for the RT and non continuous ones for the objective (like the Meyen paper from the same group, I believe) ? If so, then our results don’t address that criticism?</w:t>
      </w:r>
    </w:p>
  </w:comment>
  <w:comment w:id="507" w:author="Liad Mudrik" w:date="2023-06-28T22:13:00Z" w:initials="LM">
    <w:p w14:paraId="452C0D69" w14:textId="77777777" w:rsidR="005D4A99" w:rsidRDefault="005D4A99" w:rsidP="00760205">
      <w:pPr>
        <w:jc w:val="left"/>
      </w:pPr>
      <w:r>
        <w:rPr>
          <w:rStyle w:val="CommentReference"/>
        </w:rPr>
        <w:annotationRef/>
      </w:r>
      <w:r>
        <w:rPr>
          <w:color w:val="000000"/>
          <w:sz w:val="20"/>
          <w:szCs w:val="20"/>
        </w:rPr>
        <w:t>this is strange; if we think there is a better analysis, we should do it. So let’s not mention it (unless I am misunderstanding something?)</w:t>
      </w:r>
    </w:p>
  </w:comment>
  <w:comment w:id="510" w:author="Liad Mudrik" w:date="2023-06-28T22:16:00Z" w:initials="LM">
    <w:p w14:paraId="23277676" w14:textId="77777777" w:rsidR="005D4A99" w:rsidRDefault="005D4A99" w:rsidP="00760205">
      <w:pPr>
        <w:jc w:val="left"/>
      </w:pPr>
      <w:r>
        <w:rPr>
          <w:rStyle w:val="CommentReference"/>
        </w:rPr>
        <w:annotationRef/>
      </w:r>
      <w:r>
        <w:rPr>
          <w:color w:val="000000"/>
          <w:sz w:val="20"/>
          <w:szCs w:val="20"/>
        </w:rPr>
        <w:t>was this also preregistered? Or was it only the reach area that we preregistered? If it’s the latter case, we should write it differently (more like you did in the abstract)</w:t>
      </w:r>
    </w:p>
  </w:comment>
  <w:comment w:id="511" w:author="zeev" w:date="2023-07-25T16:40:00Z" w:initials="z">
    <w:p w14:paraId="1A8FC423" w14:textId="18A49D1E" w:rsidR="005D4A99" w:rsidRDefault="005D4A99" w:rsidP="00A86DD6">
      <w:pPr>
        <w:pStyle w:val="CommentText"/>
      </w:pPr>
      <w:r>
        <w:rPr>
          <w:rStyle w:val="CommentReference"/>
        </w:rPr>
        <w:annotationRef/>
      </w:r>
      <w:r>
        <w:t>This is tricky, we stated that if a variable would produce a larger effect than reach area, we would use it instead. Reaching duration produces a larger effect but only when it is normalized within participant. This normalization was not included in the pre-reg.</w:t>
      </w:r>
    </w:p>
  </w:comment>
  <w:comment w:id="530" w:author="Chen Heller" w:date="2023-02-12T11:48:00Z" w:initials="CH">
    <w:p w14:paraId="1F0AF74D" w14:textId="242103BF" w:rsidR="005D4A99" w:rsidRDefault="005D4A99">
      <w:pPr>
        <w:pStyle w:val="CommentText"/>
        <w:ind w:firstLine="0"/>
        <w:jc w:val="left"/>
      </w:pPr>
      <w:r>
        <w:rPr>
          <w:rStyle w:val="CommentReference"/>
        </w:rPr>
        <w:annotationRef/>
      </w:r>
      <w:r>
        <w:t>For Khen:</w:t>
      </w:r>
    </w:p>
    <w:p w14:paraId="5F5A3A31" w14:textId="77777777" w:rsidR="005D4A99" w:rsidRDefault="005D4A99" w:rsidP="00760205">
      <w:pPr>
        <w:pStyle w:val="CommentText"/>
        <w:ind w:firstLine="0"/>
        <w:jc w:val="left"/>
      </w:pPr>
      <w:r>
        <w:t>Go over codes, make sure they are clear, than put a link here. And also in the following section (code availability)</w:t>
      </w:r>
    </w:p>
  </w:comment>
  <w:comment w:id="561" w:author="zeev" w:date="2023-07-25T10:14:00Z" w:initials="z">
    <w:p w14:paraId="0450E39D" w14:textId="77777777" w:rsidR="005D4A99" w:rsidRDefault="005D4A99">
      <w:pPr>
        <w:pStyle w:val="CommentText"/>
        <w:rPr>
          <w:noProof/>
        </w:rPr>
      </w:pPr>
      <w:r>
        <w:rPr>
          <w:rStyle w:val="CommentReference"/>
        </w:rPr>
        <w:annotationRef/>
      </w:r>
      <w:r>
        <w:rPr>
          <w:noProof/>
        </w:rPr>
        <w:t>For Liad:</w:t>
      </w:r>
    </w:p>
    <w:p w14:paraId="76FA3CC3" w14:textId="1840D297" w:rsidR="005D4A99" w:rsidRDefault="005D4A99" w:rsidP="00C16207">
      <w:pPr>
        <w:pStyle w:val="CommentText"/>
      </w:pPr>
      <w:r>
        <w:rPr>
          <w:noProof/>
        </w:rPr>
        <w:t>C</w:t>
      </w:r>
      <w:r w:rsidR="00752D41">
        <w:rPr>
          <w:noProof/>
        </w:rPr>
        <w:t>h</w:t>
      </w:r>
      <w:r>
        <w:rPr>
          <w:noProof/>
        </w:rPr>
        <w:t xml:space="preserve">eck bibliography after </w:t>
      </w:r>
      <w:r w:rsidR="00C16207">
        <w:rPr>
          <w:noProof/>
        </w:rPr>
        <w:t>receiving feedback from</w:t>
      </w:r>
      <w:r>
        <w:rPr>
          <w:noProof/>
        </w:rPr>
        <w:t xml:space="preserve"> Craig.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49ABFC7" w15:done="0"/>
  <w15:commentEx w15:paraId="0986EDD8" w15:done="0"/>
  <w15:commentEx w15:paraId="0F22F1CE" w15:done="0"/>
  <w15:commentEx w15:paraId="339DD232" w15:done="0"/>
  <w15:commentEx w15:paraId="1A18D952" w15:paraIdParent="339DD232" w15:done="0"/>
  <w15:commentEx w15:paraId="56AEBF86" w15:done="0"/>
  <w15:commentEx w15:paraId="60B5B229" w15:done="0"/>
  <w15:commentEx w15:paraId="3EF19EE0" w15:paraIdParent="60B5B229" w15:done="0"/>
  <w15:commentEx w15:paraId="3FE5D693" w15:done="0"/>
  <w15:commentEx w15:paraId="08CC6939" w15:done="0"/>
  <w15:commentEx w15:paraId="0D02BC64" w15:done="0"/>
  <w15:commentEx w15:paraId="66086D68" w15:paraIdParent="0D02BC64" w15:done="0"/>
  <w15:commentEx w15:paraId="5091474D" w15:done="0"/>
  <w15:commentEx w15:paraId="12B9FB54" w15:paraIdParent="5091474D" w15:done="0"/>
  <w15:commentEx w15:paraId="1E275F86" w15:done="0"/>
  <w15:commentEx w15:paraId="2050EE69" w15:paraIdParent="1E275F86" w15:done="0"/>
  <w15:commentEx w15:paraId="15A09FF3" w15:done="0"/>
  <w15:commentEx w15:paraId="2B78D027" w15:paraIdParent="15A09FF3" w15:done="0"/>
  <w15:commentEx w15:paraId="0FBFCDA0" w15:done="0"/>
  <w15:commentEx w15:paraId="4C402B77" w15:paraIdParent="0FBFCDA0" w15:done="0"/>
  <w15:commentEx w15:paraId="6089954C" w15:done="0"/>
  <w15:commentEx w15:paraId="54D05D39" w15:done="0"/>
  <w15:commentEx w15:paraId="28163385" w15:done="0"/>
  <w15:commentEx w15:paraId="0F7125DF" w15:done="0"/>
  <w15:commentEx w15:paraId="30576B2A" w15:done="0"/>
  <w15:commentEx w15:paraId="4245AD19" w15:paraIdParent="30576B2A" w15:done="0"/>
  <w15:commentEx w15:paraId="25C814F9" w15:done="0"/>
  <w15:commentEx w15:paraId="3E4C53A5" w15:done="0"/>
  <w15:commentEx w15:paraId="452C0D69" w15:done="0"/>
  <w15:commentEx w15:paraId="23277676" w15:done="0"/>
  <w15:commentEx w15:paraId="1A8FC423" w15:paraIdParent="23277676" w15:done="0"/>
  <w15:commentEx w15:paraId="5F5A3A31" w15:done="0"/>
  <w15:commentEx w15:paraId="76FA3CC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470024" w16cex:dateUtc="2023-06-28T22:53:00Z"/>
  <w16cex:commentExtensible w16cex:durableId="28470AD4" w16cex:dateUtc="2023-06-28T23:39:00Z"/>
  <w16cex:commentExtensible w16cex:durableId="28470C92" w16cex:dateUtc="2023-06-28T23:46:00Z"/>
  <w16cex:commentExtensible w16cex:durableId="28470EF6" w16cex:dateUtc="2023-06-28T23:56:00Z"/>
  <w16cex:commentExtensible w16cex:durableId="28470F1C" w16cex:dateUtc="2023-06-28T23:57:00Z"/>
  <w16cex:commentExtensible w16cex:durableId="28471E39" w16cex:dateUtc="2023-06-29T01:01:00Z"/>
  <w16cex:commentExtensible w16cex:durableId="28722B3D" w16cex:dateUtc="2023-07-31T09:44:00Z"/>
  <w16cex:commentExtensible w16cex:durableId="28472310" w16cex:dateUtc="2023-06-29T01:22:00Z"/>
  <w16cex:commentExtensible w16cex:durableId="28472933" w16cex:dateUtc="2023-06-29T01:48:00Z"/>
  <w16cex:commentExtensible w16cex:durableId="284724E3" w16cex:dateUtc="2023-06-29T01:30:00Z"/>
  <w16cex:commentExtensible w16cex:durableId="287245BC" w16cex:dateUtc="2023-07-31T11:37:00Z"/>
  <w16cex:commentExtensible w16cex:durableId="284729B5" w16cex:dateUtc="2023-06-29T01:50:00Z"/>
  <w16cex:commentExtensible w16cex:durableId="28728212" w16cex:dateUtc="2023-06-29T02:00:00Z"/>
  <w16cex:commentExtensible w16cex:durableId="287284E9" w16cex:dateUtc="2023-07-31T16:07:00Z"/>
  <w16cex:commentExtensible w16cex:durableId="28728210" w16cex:dateUtc="2023-07-31T15:46:00Z"/>
  <w16cex:commentExtensible w16cex:durableId="28472B6E" w16cex:dateUtc="2023-06-29T01:58:00Z"/>
  <w16cex:commentExtensible w16cex:durableId="28472BE2" w16cex:dateUtc="2023-06-29T02:00:00Z"/>
  <w16cex:commentExtensible w16cex:durableId="28728010" w16cex:dateUtc="2023-07-31T15:46:00Z"/>
  <w16cex:commentExtensible w16cex:durableId="28472DFA" w16cex:dateUtc="2023-06-29T02:08:00Z"/>
  <w16cex:commentExtensible w16cex:durableId="28472F0A" w16cex:dateUtc="2023-06-29T02:13:00Z"/>
  <w16cex:commentExtensible w16cex:durableId="28472FAC" w16cex:dateUtc="2023-06-29T02:16:00Z"/>
  <w16cex:commentExtensible w16cex:durableId="2793508B" w16cex:dateUtc="2023-02-12T09:4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49ABFC7" w16cid:durableId="28470024"/>
  <w16cid:commentId w16cid:paraId="0986EDD8" w16cid:durableId="28470AD4"/>
  <w16cid:commentId w16cid:paraId="0F22F1CE" w16cid:durableId="28470C92"/>
  <w16cid:commentId w16cid:paraId="339DD232" w16cid:durableId="28470EF6"/>
  <w16cid:commentId w16cid:paraId="1A18D952" w16cid:durableId="28722AC3"/>
  <w16cid:commentId w16cid:paraId="56AEBF86" w16cid:durableId="28470F1C"/>
  <w16cid:commentId w16cid:paraId="60B5B229" w16cid:durableId="28471E39"/>
  <w16cid:commentId w16cid:paraId="3EF19EE0" w16cid:durableId="28722AC6"/>
  <w16cid:commentId w16cid:paraId="3FE5D693" w16cid:durableId="28722B3D"/>
  <w16cid:commentId w16cid:paraId="08CC6939" w16cid:durableId="28722AC7"/>
  <w16cid:commentId w16cid:paraId="0D02BC64" w16cid:durableId="28472310"/>
  <w16cid:commentId w16cid:paraId="66086D68" w16cid:durableId="28722AC9"/>
  <w16cid:commentId w16cid:paraId="5091474D" w16cid:durableId="28472933"/>
  <w16cid:commentId w16cid:paraId="12B9FB54" w16cid:durableId="28722ACB"/>
  <w16cid:commentId w16cid:paraId="1E275F86" w16cid:durableId="284724E3"/>
  <w16cid:commentId w16cid:paraId="2050EE69" w16cid:durableId="287245BC"/>
  <w16cid:commentId w16cid:paraId="15A09FF3" w16cid:durableId="284729B5"/>
  <w16cid:commentId w16cid:paraId="2B78D027" w16cid:durableId="28722AD0"/>
  <w16cid:commentId w16cid:paraId="0FBFCDA0" w16cid:durableId="28728212"/>
  <w16cid:commentId w16cid:paraId="4C402B77" w16cid:durableId="28728211"/>
  <w16cid:commentId w16cid:paraId="6089954C" w16cid:durableId="287284E9"/>
  <w16cid:commentId w16cid:paraId="54D05D39" w16cid:durableId="28728210"/>
  <w16cid:commentId w16cid:paraId="28163385" w16cid:durableId="28722AD1"/>
  <w16cid:commentId w16cid:paraId="0F7125DF" w16cid:durableId="28472B6E"/>
  <w16cid:commentId w16cid:paraId="30576B2A" w16cid:durableId="28472BE2"/>
  <w16cid:commentId w16cid:paraId="4245AD19" w16cid:durableId="28722AD9"/>
  <w16cid:commentId w16cid:paraId="25C814F9" w16cid:durableId="28728010"/>
  <w16cid:commentId w16cid:paraId="3E4C53A5" w16cid:durableId="28472DFA"/>
  <w16cid:commentId w16cid:paraId="452C0D69" w16cid:durableId="28472F0A"/>
  <w16cid:commentId w16cid:paraId="23277676" w16cid:durableId="28472FAC"/>
  <w16cid:commentId w16cid:paraId="1A8FC423" w16cid:durableId="28722ADF"/>
  <w16cid:commentId w16cid:paraId="5F5A3A31" w16cid:durableId="2793508B"/>
  <w16cid:commentId w16cid:paraId="76FA3CC3" w16cid:durableId="28722AE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189294" w14:textId="77777777" w:rsidR="00EC2E48" w:rsidRDefault="00EC2E48" w:rsidP="00E96D8E">
      <w:r>
        <w:separator/>
      </w:r>
    </w:p>
  </w:endnote>
  <w:endnote w:type="continuationSeparator" w:id="0">
    <w:p w14:paraId="5B6FB656" w14:textId="77777777" w:rsidR="00EC2E48" w:rsidRDefault="00EC2E48" w:rsidP="00E96D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avid">
    <w:panose1 w:val="020E0502060401010101"/>
    <w:charset w:val="00"/>
    <w:family w:val="swiss"/>
    <w:pitch w:val="variable"/>
    <w:sig w:usb0="00000803" w:usb1="00000000" w:usb2="00000000" w:usb3="00000000" w:csb0="0000002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98E968" w14:textId="77777777" w:rsidR="00EC2E48" w:rsidRDefault="00EC2E48" w:rsidP="00E96D8E">
      <w:r>
        <w:separator/>
      </w:r>
    </w:p>
  </w:footnote>
  <w:footnote w:type="continuationSeparator" w:id="0">
    <w:p w14:paraId="32B0D8D3" w14:textId="77777777" w:rsidR="00EC2E48" w:rsidRDefault="00EC2E48" w:rsidP="00E96D8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93958908"/>
      <w:docPartObj>
        <w:docPartGallery w:val="Page Numbers (Top of Page)"/>
        <w:docPartUnique/>
      </w:docPartObj>
    </w:sdtPr>
    <w:sdtEndPr>
      <w:rPr>
        <w:noProof/>
      </w:rPr>
    </w:sdtEndPr>
    <w:sdtContent>
      <w:p w14:paraId="45A06099" w14:textId="54268E96" w:rsidR="005D4A99" w:rsidRDefault="005D4A99">
        <w:pPr>
          <w:pStyle w:val="Header"/>
          <w:jc w:val="right"/>
        </w:pPr>
        <w:r>
          <w:fldChar w:fldCharType="begin"/>
        </w:r>
        <w:r>
          <w:instrText xml:space="preserve"> PAGE   \* MERGEFORMAT </w:instrText>
        </w:r>
        <w:r>
          <w:fldChar w:fldCharType="separate"/>
        </w:r>
        <w:r w:rsidR="00A219C0">
          <w:rPr>
            <w:noProof/>
          </w:rPr>
          <w:t>40</w:t>
        </w:r>
        <w:r>
          <w:rPr>
            <w:noProof/>
          </w:rPr>
          <w:fldChar w:fldCharType="end"/>
        </w:r>
      </w:p>
    </w:sdtContent>
  </w:sdt>
  <w:p w14:paraId="6052914C" w14:textId="77777777" w:rsidR="005D4A99" w:rsidRDefault="005D4A9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AB6A6C8C"/>
    <w:lvl w:ilvl="0">
      <w:start w:val="1"/>
      <w:numFmt w:val="decimal"/>
      <w:pStyle w:val="ListNumber"/>
      <w:lvlText w:val="%1."/>
      <w:lvlJc w:val="left"/>
      <w:pPr>
        <w:tabs>
          <w:tab w:val="num" w:pos="1080"/>
        </w:tabs>
        <w:ind w:left="1080" w:hanging="360"/>
      </w:pPr>
      <w:rPr>
        <w:rFonts w:hint="default"/>
      </w:rPr>
    </w:lvl>
  </w:abstractNum>
  <w:abstractNum w:abstractNumId="1" w15:restartNumberingAfterBreak="0">
    <w:nsid w:val="FFFFFF89"/>
    <w:multiLevelType w:val="singleLevel"/>
    <w:tmpl w:val="7AF6942C"/>
    <w:lvl w:ilvl="0">
      <w:start w:val="1"/>
      <w:numFmt w:val="bullet"/>
      <w:pStyle w:val="ListBullet"/>
      <w:lvlText w:val=""/>
      <w:lvlJc w:val="left"/>
      <w:pPr>
        <w:tabs>
          <w:tab w:val="num" w:pos="1080"/>
        </w:tabs>
        <w:ind w:left="1080" w:hanging="360"/>
      </w:pPr>
      <w:rPr>
        <w:rFonts w:ascii="Symbol" w:hAnsi="Symbol" w:hint="default"/>
      </w:rPr>
    </w:lvl>
  </w:abstractNum>
  <w:abstractNum w:abstractNumId="2" w15:restartNumberingAfterBreak="0">
    <w:nsid w:val="083E6A7C"/>
    <w:multiLevelType w:val="multilevel"/>
    <w:tmpl w:val="A58C7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B14BA4"/>
    <w:multiLevelType w:val="hybridMultilevel"/>
    <w:tmpl w:val="3A285B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077943"/>
    <w:multiLevelType w:val="multilevel"/>
    <w:tmpl w:val="C0A2AC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A995D18"/>
    <w:multiLevelType w:val="hybridMultilevel"/>
    <w:tmpl w:val="81CC1386"/>
    <w:lvl w:ilvl="0" w:tplc="86F6F53C">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AAA6CA7"/>
    <w:multiLevelType w:val="hybridMultilevel"/>
    <w:tmpl w:val="5818265E"/>
    <w:lvl w:ilvl="0" w:tplc="BB264BA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999644C"/>
    <w:multiLevelType w:val="hybridMultilevel"/>
    <w:tmpl w:val="1A3A71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B19640C"/>
    <w:multiLevelType w:val="hybridMultilevel"/>
    <w:tmpl w:val="F3F486D8"/>
    <w:lvl w:ilvl="0" w:tplc="8564B01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68062EB"/>
    <w:multiLevelType w:val="hybridMultilevel"/>
    <w:tmpl w:val="0AEA1C6E"/>
    <w:lvl w:ilvl="0" w:tplc="45D44F98">
      <w:numFmt w:val="bullet"/>
      <w:lvlText w:val=""/>
      <w:lvlJc w:val="left"/>
      <w:pPr>
        <w:ind w:left="720" w:hanging="360"/>
      </w:pPr>
      <w:rPr>
        <w:rFonts w:ascii="Symbol" w:eastAsiaTheme="minorEastAsia" w:hAnsi="Symbol" w:cstheme="maj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C1C0C55"/>
    <w:multiLevelType w:val="hybridMultilevel"/>
    <w:tmpl w:val="C4DE3366"/>
    <w:lvl w:ilvl="0" w:tplc="1062EB92">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EA55E5B"/>
    <w:multiLevelType w:val="hybridMultilevel"/>
    <w:tmpl w:val="7E66B3FE"/>
    <w:lvl w:ilvl="0" w:tplc="58504AB6">
      <w:start w:val="30"/>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20D1174"/>
    <w:multiLevelType w:val="hybridMultilevel"/>
    <w:tmpl w:val="BECAFCC4"/>
    <w:lvl w:ilvl="0" w:tplc="49E063EC">
      <w:start w:val="1"/>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2A4189E"/>
    <w:multiLevelType w:val="multilevel"/>
    <w:tmpl w:val="51D6F7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A966AAB"/>
    <w:multiLevelType w:val="hybridMultilevel"/>
    <w:tmpl w:val="EDA0DA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45B3CBB"/>
    <w:multiLevelType w:val="hybridMultilevel"/>
    <w:tmpl w:val="5674F976"/>
    <w:lvl w:ilvl="0" w:tplc="D2EEAAA6">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5803975"/>
    <w:multiLevelType w:val="hybridMultilevel"/>
    <w:tmpl w:val="B5B8E1C8"/>
    <w:lvl w:ilvl="0" w:tplc="27184432">
      <w:start w:val="1"/>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CE47EC0"/>
    <w:multiLevelType w:val="hybridMultilevel"/>
    <w:tmpl w:val="8F16CB24"/>
    <w:lvl w:ilvl="0" w:tplc="94003E8A">
      <w:numFmt w:val="bullet"/>
      <w:lvlText w:val=""/>
      <w:lvlJc w:val="left"/>
      <w:pPr>
        <w:ind w:left="360" w:hanging="360"/>
      </w:pPr>
      <w:rPr>
        <w:rFonts w:ascii="Symbol" w:eastAsia="David" w:hAnsi="Symbol" w:cs="David" w:hint="default"/>
      </w:rPr>
    </w:lvl>
    <w:lvl w:ilvl="1" w:tplc="04090003">
      <w:start w:val="1"/>
      <w:numFmt w:val="bullet"/>
      <w:lvlText w:val="o"/>
      <w:lvlJc w:val="left"/>
      <w:pPr>
        <w:ind w:left="1080" w:hanging="360"/>
      </w:pPr>
      <w:rPr>
        <w:rFonts w:ascii="Courier New" w:hAnsi="Courier New" w:cs="Courier New" w:hint="default"/>
      </w:rPr>
    </w:lvl>
    <w:lvl w:ilvl="2" w:tplc="B686C2C4">
      <w:start w:val="1"/>
      <w:numFmt w:val="bullet"/>
      <w:lvlText w:val=""/>
      <w:lvlJc w:val="left"/>
      <w:pPr>
        <w:ind w:left="1800" w:hanging="360"/>
      </w:pPr>
      <w:rPr>
        <w:rFonts w:ascii="Wingdings" w:hAnsi="Wingdings"/>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769155690">
    <w:abstractNumId w:val="5"/>
  </w:num>
  <w:num w:numId="2" w16cid:durableId="1283341021">
    <w:abstractNumId w:val="3"/>
  </w:num>
  <w:num w:numId="3" w16cid:durableId="1745370100">
    <w:abstractNumId w:val="17"/>
  </w:num>
  <w:num w:numId="4" w16cid:durableId="1943609028">
    <w:abstractNumId w:val="12"/>
  </w:num>
  <w:num w:numId="5" w16cid:durableId="1801191862">
    <w:abstractNumId w:val="11"/>
  </w:num>
  <w:num w:numId="6" w16cid:durableId="1378898580">
    <w:abstractNumId w:val="7"/>
  </w:num>
  <w:num w:numId="7" w16cid:durableId="1484810739">
    <w:abstractNumId w:val="14"/>
  </w:num>
  <w:num w:numId="8" w16cid:durableId="1929847732">
    <w:abstractNumId w:val="15"/>
  </w:num>
  <w:num w:numId="9" w16cid:durableId="1596936369">
    <w:abstractNumId w:val="13"/>
  </w:num>
  <w:num w:numId="10" w16cid:durableId="1952710985">
    <w:abstractNumId w:val="6"/>
  </w:num>
  <w:num w:numId="11" w16cid:durableId="1483424976">
    <w:abstractNumId w:val="16"/>
  </w:num>
  <w:num w:numId="12" w16cid:durableId="1321471331">
    <w:abstractNumId w:val="10"/>
  </w:num>
  <w:num w:numId="13" w16cid:durableId="1067651799">
    <w:abstractNumId w:val="4"/>
    <w:lvlOverride w:ilvl="0">
      <w:lvl w:ilvl="0">
        <w:numFmt w:val="bullet"/>
        <w:lvlText w:val="o"/>
        <w:lvlJc w:val="left"/>
        <w:pPr>
          <w:tabs>
            <w:tab w:val="num" w:pos="720"/>
          </w:tabs>
          <w:ind w:left="720" w:hanging="360"/>
        </w:pPr>
        <w:rPr>
          <w:rFonts w:ascii="Courier New" w:hAnsi="Courier New" w:hint="default"/>
          <w:sz w:val="20"/>
        </w:rPr>
      </w:lvl>
    </w:lvlOverride>
  </w:num>
  <w:num w:numId="14" w16cid:durableId="233860228">
    <w:abstractNumId w:val="4"/>
    <w:lvlOverride w:ilvl="0">
      <w:lvl w:ilvl="0">
        <w:numFmt w:val="bullet"/>
        <w:lvlText w:val="o"/>
        <w:lvlJc w:val="left"/>
        <w:pPr>
          <w:tabs>
            <w:tab w:val="num" w:pos="720"/>
          </w:tabs>
          <w:ind w:left="720" w:hanging="360"/>
        </w:pPr>
        <w:rPr>
          <w:rFonts w:ascii="Courier New" w:hAnsi="Courier New" w:hint="default"/>
          <w:sz w:val="20"/>
        </w:rPr>
      </w:lvl>
    </w:lvlOverride>
    <w:lvlOverride w:ilvl="1">
      <w:lvl w:ilvl="1">
        <w:numFmt w:val="bullet"/>
        <w:lvlText w:val=""/>
        <w:lvlJc w:val="left"/>
        <w:pPr>
          <w:tabs>
            <w:tab w:val="num" w:pos="1440"/>
          </w:tabs>
          <w:ind w:left="1440" w:hanging="360"/>
        </w:pPr>
        <w:rPr>
          <w:rFonts w:ascii="Wingdings" w:hAnsi="Wingdings" w:hint="default"/>
          <w:sz w:val="20"/>
        </w:rPr>
      </w:lvl>
    </w:lvlOverride>
  </w:num>
  <w:num w:numId="15" w16cid:durableId="234433200">
    <w:abstractNumId w:val="1"/>
  </w:num>
  <w:num w:numId="16" w16cid:durableId="861288204">
    <w:abstractNumId w:val="1"/>
  </w:num>
  <w:num w:numId="17" w16cid:durableId="1584222028">
    <w:abstractNumId w:val="0"/>
  </w:num>
  <w:num w:numId="18" w16cid:durableId="524370770">
    <w:abstractNumId w:val="0"/>
  </w:num>
  <w:num w:numId="19" w16cid:durableId="1605916168">
    <w:abstractNumId w:val="8"/>
  </w:num>
  <w:num w:numId="20" w16cid:durableId="675769271">
    <w:abstractNumId w:val="9"/>
  </w:num>
  <w:num w:numId="21" w16cid:durableId="436027124">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zeev">
    <w15:presenceInfo w15:providerId="None" w15:userId="zeev"/>
  </w15:person>
  <w15:person w15:author="Liad Mudrik">
    <w15:presenceInfo w15:providerId="AD" w15:userId="S::mudrikli@tauex.tau.ac.il::75eea215-65b1-47fb-bdfe-0e506126cdc5"/>
  </w15:person>
  <w15:person w15:author="Chen Heller">
    <w15:presenceInfo w15:providerId="AD" w15:userId="S::hellerk@post.bgu.ac.il::477e52ea-193a-4895-9257-f8cce3effd9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5724" w:allStyles="0" w:customStyles="0" w:latentStyles="1" w:stylesInUse="0" w:headingStyles="1" w:numberingStyles="0" w:tableStyles="0" w:directFormattingOnRuns="1" w:directFormattingOnParagraphs="1" w:directFormattingOnNumbering="1" w:directFormattingOnTables="0" w:clearFormatting="1" w:top3HeadingStyles="0" w:visibleStyles="1" w:alternateStyleNames="0"/>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A3EB3"/>
    <w:rsid w:val="000004BC"/>
    <w:rsid w:val="0000070C"/>
    <w:rsid w:val="000007B3"/>
    <w:rsid w:val="00000F0F"/>
    <w:rsid w:val="0000199A"/>
    <w:rsid w:val="00001B57"/>
    <w:rsid w:val="000022AB"/>
    <w:rsid w:val="00002BCB"/>
    <w:rsid w:val="00002D6D"/>
    <w:rsid w:val="0000314A"/>
    <w:rsid w:val="00004211"/>
    <w:rsid w:val="0000469F"/>
    <w:rsid w:val="000047E6"/>
    <w:rsid w:val="00004F4C"/>
    <w:rsid w:val="00004F8C"/>
    <w:rsid w:val="00004FB0"/>
    <w:rsid w:val="00005EDB"/>
    <w:rsid w:val="000061CE"/>
    <w:rsid w:val="00006789"/>
    <w:rsid w:val="000068B4"/>
    <w:rsid w:val="00006F56"/>
    <w:rsid w:val="000070D0"/>
    <w:rsid w:val="0000776A"/>
    <w:rsid w:val="000077D6"/>
    <w:rsid w:val="00007C6C"/>
    <w:rsid w:val="000100DA"/>
    <w:rsid w:val="0001046E"/>
    <w:rsid w:val="00010729"/>
    <w:rsid w:val="00010784"/>
    <w:rsid w:val="000113F6"/>
    <w:rsid w:val="00011C0B"/>
    <w:rsid w:val="00011E44"/>
    <w:rsid w:val="00011F8E"/>
    <w:rsid w:val="000122BA"/>
    <w:rsid w:val="00012635"/>
    <w:rsid w:val="00012647"/>
    <w:rsid w:val="000128A2"/>
    <w:rsid w:val="00012DA6"/>
    <w:rsid w:val="00012F4D"/>
    <w:rsid w:val="0001355D"/>
    <w:rsid w:val="000137B2"/>
    <w:rsid w:val="00013CA4"/>
    <w:rsid w:val="000142E7"/>
    <w:rsid w:val="000150E7"/>
    <w:rsid w:val="000152A6"/>
    <w:rsid w:val="000153C5"/>
    <w:rsid w:val="000153D3"/>
    <w:rsid w:val="00015737"/>
    <w:rsid w:val="0001586F"/>
    <w:rsid w:val="00016541"/>
    <w:rsid w:val="00016678"/>
    <w:rsid w:val="00016D27"/>
    <w:rsid w:val="000174E8"/>
    <w:rsid w:val="0001784E"/>
    <w:rsid w:val="00017A5E"/>
    <w:rsid w:val="00017EEB"/>
    <w:rsid w:val="00017FCA"/>
    <w:rsid w:val="000203F3"/>
    <w:rsid w:val="00021E3D"/>
    <w:rsid w:val="000227A2"/>
    <w:rsid w:val="00023B72"/>
    <w:rsid w:val="00024E53"/>
    <w:rsid w:val="000259CC"/>
    <w:rsid w:val="00025A21"/>
    <w:rsid w:val="00026588"/>
    <w:rsid w:val="000265A6"/>
    <w:rsid w:val="00026CD9"/>
    <w:rsid w:val="00027B4F"/>
    <w:rsid w:val="000316E6"/>
    <w:rsid w:val="00031717"/>
    <w:rsid w:val="000318D8"/>
    <w:rsid w:val="00031A17"/>
    <w:rsid w:val="00031DF1"/>
    <w:rsid w:val="00031FDA"/>
    <w:rsid w:val="0003204C"/>
    <w:rsid w:val="00032165"/>
    <w:rsid w:val="0003233A"/>
    <w:rsid w:val="0003265E"/>
    <w:rsid w:val="000328DE"/>
    <w:rsid w:val="00032B9F"/>
    <w:rsid w:val="00032C67"/>
    <w:rsid w:val="000330D2"/>
    <w:rsid w:val="00033AD5"/>
    <w:rsid w:val="00034B98"/>
    <w:rsid w:val="00034D4B"/>
    <w:rsid w:val="000351A9"/>
    <w:rsid w:val="0003552A"/>
    <w:rsid w:val="000358A0"/>
    <w:rsid w:val="00035EB3"/>
    <w:rsid w:val="00035F19"/>
    <w:rsid w:val="00035FA8"/>
    <w:rsid w:val="000360C2"/>
    <w:rsid w:val="00036854"/>
    <w:rsid w:val="00036C87"/>
    <w:rsid w:val="00036E90"/>
    <w:rsid w:val="000374A6"/>
    <w:rsid w:val="000375C7"/>
    <w:rsid w:val="00037672"/>
    <w:rsid w:val="000377D0"/>
    <w:rsid w:val="00037E4F"/>
    <w:rsid w:val="000402D6"/>
    <w:rsid w:val="00040826"/>
    <w:rsid w:val="00040E5C"/>
    <w:rsid w:val="00041109"/>
    <w:rsid w:val="00041251"/>
    <w:rsid w:val="000418CC"/>
    <w:rsid w:val="00041A7E"/>
    <w:rsid w:val="00041D70"/>
    <w:rsid w:val="000426E5"/>
    <w:rsid w:val="000427BA"/>
    <w:rsid w:val="000427F1"/>
    <w:rsid w:val="000428C9"/>
    <w:rsid w:val="00042C7D"/>
    <w:rsid w:val="00042FBD"/>
    <w:rsid w:val="0004324F"/>
    <w:rsid w:val="000434D9"/>
    <w:rsid w:val="000438C2"/>
    <w:rsid w:val="000438FC"/>
    <w:rsid w:val="00043A11"/>
    <w:rsid w:val="00043A33"/>
    <w:rsid w:val="00043EEA"/>
    <w:rsid w:val="00044461"/>
    <w:rsid w:val="0004464E"/>
    <w:rsid w:val="000447DE"/>
    <w:rsid w:val="000447E3"/>
    <w:rsid w:val="00044A71"/>
    <w:rsid w:val="00045011"/>
    <w:rsid w:val="000452AB"/>
    <w:rsid w:val="00045339"/>
    <w:rsid w:val="00045865"/>
    <w:rsid w:val="00045AE5"/>
    <w:rsid w:val="00045F12"/>
    <w:rsid w:val="00045FE5"/>
    <w:rsid w:val="00046913"/>
    <w:rsid w:val="000470DB"/>
    <w:rsid w:val="000475DF"/>
    <w:rsid w:val="00050B7D"/>
    <w:rsid w:val="00050C27"/>
    <w:rsid w:val="00050F36"/>
    <w:rsid w:val="00051116"/>
    <w:rsid w:val="0005134D"/>
    <w:rsid w:val="000517AB"/>
    <w:rsid w:val="00052C82"/>
    <w:rsid w:val="00053279"/>
    <w:rsid w:val="000540D0"/>
    <w:rsid w:val="00054A13"/>
    <w:rsid w:val="000552C6"/>
    <w:rsid w:val="000556D1"/>
    <w:rsid w:val="00055809"/>
    <w:rsid w:val="000559E1"/>
    <w:rsid w:val="0005617C"/>
    <w:rsid w:val="000561B8"/>
    <w:rsid w:val="00056B2C"/>
    <w:rsid w:val="00056D64"/>
    <w:rsid w:val="00057206"/>
    <w:rsid w:val="00057528"/>
    <w:rsid w:val="000575A4"/>
    <w:rsid w:val="00057EE8"/>
    <w:rsid w:val="00060B5C"/>
    <w:rsid w:val="00060FE2"/>
    <w:rsid w:val="000610E2"/>
    <w:rsid w:val="000610E4"/>
    <w:rsid w:val="00061554"/>
    <w:rsid w:val="000618C8"/>
    <w:rsid w:val="000633D3"/>
    <w:rsid w:val="00063624"/>
    <w:rsid w:val="000639FA"/>
    <w:rsid w:val="00063B24"/>
    <w:rsid w:val="0006492A"/>
    <w:rsid w:val="00065032"/>
    <w:rsid w:val="00066C8F"/>
    <w:rsid w:val="000670D0"/>
    <w:rsid w:val="000672DE"/>
    <w:rsid w:val="00067907"/>
    <w:rsid w:val="00067A0C"/>
    <w:rsid w:val="000708C7"/>
    <w:rsid w:val="000708EB"/>
    <w:rsid w:val="00070B6C"/>
    <w:rsid w:val="00070C13"/>
    <w:rsid w:val="00070E32"/>
    <w:rsid w:val="00070F22"/>
    <w:rsid w:val="000715CA"/>
    <w:rsid w:val="00071E2F"/>
    <w:rsid w:val="0007249B"/>
    <w:rsid w:val="0007259E"/>
    <w:rsid w:val="0007305D"/>
    <w:rsid w:val="0007317A"/>
    <w:rsid w:val="000732BD"/>
    <w:rsid w:val="0007391E"/>
    <w:rsid w:val="00073924"/>
    <w:rsid w:val="00073BA8"/>
    <w:rsid w:val="00073C55"/>
    <w:rsid w:val="0007411E"/>
    <w:rsid w:val="000741C0"/>
    <w:rsid w:val="000744A2"/>
    <w:rsid w:val="00074548"/>
    <w:rsid w:val="00074E7D"/>
    <w:rsid w:val="00075363"/>
    <w:rsid w:val="000754DA"/>
    <w:rsid w:val="00075969"/>
    <w:rsid w:val="00076AB7"/>
    <w:rsid w:val="00076ABB"/>
    <w:rsid w:val="000771C7"/>
    <w:rsid w:val="00077925"/>
    <w:rsid w:val="000804AB"/>
    <w:rsid w:val="000805E5"/>
    <w:rsid w:val="0008090E"/>
    <w:rsid w:val="00080A06"/>
    <w:rsid w:val="000810A8"/>
    <w:rsid w:val="00081108"/>
    <w:rsid w:val="00081961"/>
    <w:rsid w:val="00081AB5"/>
    <w:rsid w:val="00081CDB"/>
    <w:rsid w:val="0008250B"/>
    <w:rsid w:val="00082F10"/>
    <w:rsid w:val="0008346F"/>
    <w:rsid w:val="000841CA"/>
    <w:rsid w:val="00085675"/>
    <w:rsid w:val="000857F8"/>
    <w:rsid w:val="000859F6"/>
    <w:rsid w:val="00085B46"/>
    <w:rsid w:val="00085C60"/>
    <w:rsid w:val="00086854"/>
    <w:rsid w:val="00086E17"/>
    <w:rsid w:val="0008758E"/>
    <w:rsid w:val="000901C4"/>
    <w:rsid w:val="00090482"/>
    <w:rsid w:val="000904A6"/>
    <w:rsid w:val="000904B3"/>
    <w:rsid w:val="00090F73"/>
    <w:rsid w:val="00090FA8"/>
    <w:rsid w:val="00091DD4"/>
    <w:rsid w:val="00091DE6"/>
    <w:rsid w:val="000920D5"/>
    <w:rsid w:val="000936FE"/>
    <w:rsid w:val="00093ED3"/>
    <w:rsid w:val="000945BB"/>
    <w:rsid w:val="00094743"/>
    <w:rsid w:val="00094981"/>
    <w:rsid w:val="00094C63"/>
    <w:rsid w:val="00094D37"/>
    <w:rsid w:val="00094E74"/>
    <w:rsid w:val="00095A91"/>
    <w:rsid w:val="00095F00"/>
    <w:rsid w:val="00097547"/>
    <w:rsid w:val="00097572"/>
    <w:rsid w:val="000979FB"/>
    <w:rsid w:val="00097AB5"/>
    <w:rsid w:val="00097ED6"/>
    <w:rsid w:val="00097F67"/>
    <w:rsid w:val="000A00A8"/>
    <w:rsid w:val="000A01BF"/>
    <w:rsid w:val="000A08DF"/>
    <w:rsid w:val="000A0A7C"/>
    <w:rsid w:val="000A1965"/>
    <w:rsid w:val="000A1CFE"/>
    <w:rsid w:val="000A1FFB"/>
    <w:rsid w:val="000A26D5"/>
    <w:rsid w:val="000A2938"/>
    <w:rsid w:val="000A2BD0"/>
    <w:rsid w:val="000A2C2C"/>
    <w:rsid w:val="000A2DFD"/>
    <w:rsid w:val="000A2ED0"/>
    <w:rsid w:val="000A35F7"/>
    <w:rsid w:val="000A4076"/>
    <w:rsid w:val="000A428B"/>
    <w:rsid w:val="000A4322"/>
    <w:rsid w:val="000A4571"/>
    <w:rsid w:val="000A461D"/>
    <w:rsid w:val="000A46FC"/>
    <w:rsid w:val="000A512E"/>
    <w:rsid w:val="000A57D4"/>
    <w:rsid w:val="000A5DD3"/>
    <w:rsid w:val="000A6A44"/>
    <w:rsid w:val="000A6D7D"/>
    <w:rsid w:val="000A70AF"/>
    <w:rsid w:val="000A7147"/>
    <w:rsid w:val="000A79AA"/>
    <w:rsid w:val="000B0581"/>
    <w:rsid w:val="000B0A4B"/>
    <w:rsid w:val="000B0F47"/>
    <w:rsid w:val="000B16DC"/>
    <w:rsid w:val="000B1947"/>
    <w:rsid w:val="000B21D6"/>
    <w:rsid w:val="000B23B1"/>
    <w:rsid w:val="000B25E8"/>
    <w:rsid w:val="000B2D7C"/>
    <w:rsid w:val="000B2F82"/>
    <w:rsid w:val="000B335A"/>
    <w:rsid w:val="000B3583"/>
    <w:rsid w:val="000B3669"/>
    <w:rsid w:val="000B3A24"/>
    <w:rsid w:val="000B3F6F"/>
    <w:rsid w:val="000B404A"/>
    <w:rsid w:val="000B4137"/>
    <w:rsid w:val="000B4215"/>
    <w:rsid w:val="000B4BF7"/>
    <w:rsid w:val="000B4D84"/>
    <w:rsid w:val="000B4F81"/>
    <w:rsid w:val="000B52A3"/>
    <w:rsid w:val="000B581A"/>
    <w:rsid w:val="000B5F56"/>
    <w:rsid w:val="000B62AF"/>
    <w:rsid w:val="000B6BF5"/>
    <w:rsid w:val="000B6DD8"/>
    <w:rsid w:val="000B700A"/>
    <w:rsid w:val="000C08B9"/>
    <w:rsid w:val="000C12B0"/>
    <w:rsid w:val="000C177A"/>
    <w:rsid w:val="000C2171"/>
    <w:rsid w:val="000C234D"/>
    <w:rsid w:val="000C23B3"/>
    <w:rsid w:val="000C2464"/>
    <w:rsid w:val="000C25E6"/>
    <w:rsid w:val="000C2B5D"/>
    <w:rsid w:val="000C2C03"/>
    <w:rsid w:val="000C2D13"/>
    <w:rsid w:val="000C2E01"/>
    <w:rsid w:val="000C2F18"/>
    <w:rsid w:val="000C3552"/>
    <w:rsid w:val="000C368B"/>
    <w:rsid w:val="000C3BAF"/>
    <w:rsid w:val="000C3D63"/>
    <w:rsid w:val="000C4079"/>
    <w:rsid w:val="000C456B"/>
    <w:rsid w:val="000C45A3"/>
    <w:rsid w:val="000C5896"/>
    <w:rsid w:val="000C5C32"/>
    <w:rsid w:val="000C60E4"/>
    <w:rsid w:val="000C6B4A"/>
    <w:rsid w:val="000C6BBE"/>
    <w:rsid w:val="000C73C2"/>
    <w:rsid w:val="000C7667"/>
    <w:rsid w:val="000D064C"/>
    <w:rsid w:val="000D0EC0"/>
    <w:rsid w:val="000D1105"/>
    <w:rsid w:val="000D14BE"/>
    <w:rsid w:val="000D15DF"/>
    <w:rsid w:val="000D172B"/>
    <w:rsid w:val="000D1936"/>
    <w:rsid w:val="000D1C59"/>
    <w:rsid w:val="000D1CC0"/>
    <w:rsid w:val="000D1F09"/>
    <w:rsid w:val="000D21AC"/>
    <w:rsid w:val="000D2409"/>
    <w:rsid w:val="000D257C"/>
    <w:rsid w:val="000D297B"/>
    <w:rsid w:val="000D2A7B"/>
    <w:rsid w:val="000D3C02"/>
    <w:rsid w:val="000D413A"/>
    <w:rsid w:val="000D53BB"/>
    <w:rsid w:val="000D54E0"/>
    <w:rsid w:val="000D70CA"/>
    <w:rsid w:val="000D7B1C"/>
    <w:rsid w:val="000E033C"/>
    <w:rsid w:val="000E048C"/>
    <w:rsid w:val="000E06CC"/>
    <w:rsid w:val="000E0EDB"/>
    <w:rsid w:val="000E1037"/>
    <w:rsid w:val="000E1974"/>
    <w:rsid w:val="000E1C30"/>
    <w:rsid w:val="000E2014"/>
    <w:rsid w:val="000E251B"/>
    <w:rsid w:val="000E28EE"/>
    <w:rsid w:val="000E295D"/>
    <w:rsid w:val="000E2EBF"/>
    <w:rsid w:val="000E32D8"/>
    <w:rsid w:val="000E3633"/>
    <w:rsid w:val="000E3F14"/>
    <w:rsid w:val="000E3FEB"/>
    <w:rsid w:val="000E4192"/>
    <w:rsid w:val="000E47B6"/>
    <w:rsid w:val="000E4E41"/>
    <w:rsid w:val="000E4EAF"/>
    <w:rsid w:val="000E4EEC"/>
    <w:rsid w:val="000E53E2"/>
    <w:rsid w:val="000E54E1"/>
    <w:rsid w:val="000E579D"/>
    <w:rsid w:val="000E594F"/>
    <w:rsid w:val="000E599E"/>
    <w:rsid w:val="000E5A00"/>
    <w:rsid w:val="000E5FAD"/>
    <w:rsid w:val="000E6656"/>
    <w:rsid w:val="000E66D2"/>
    <w:rsid w:val="000E6B75"/>
    <w:rsid w:val="000E6BB5"/>
    <w:rsid w:val="000E6EFE"/>
    <w:rsid w:val="000E745B"/>
    <w:rsid w:val="000F04D8"/>
    <w:rsid w:val="000F181B"/>
    <w:rsid w:val="000F239A"/>
    <w:rsid w:val="000F24FF"/>
    <w:rsid w:val="000F2A9F"/>
    <w:rsid w:val="000F2B4F"/>
    <w:rsid w:val="000F2FC7"/>
    <w:rsid w:val="000F3303"/>
    <w:rsid w:val="000F3360"/>
    <w:rsid w:val="000F3788"/>
    <w:rsid w:val="000F3CE6"/>
    <w:rsid w:val="000F51E1"/>
    <w:rsid w:val="000F6069"/>
    <w:rsid w:val="000F625F"/>
    <w:rsid w:val="000F737A"/>
    <w:rsid w:val="000F7554"/>
    <w:rsid w:val="001008CA"/>
    <w:rsid w:val="00100C8A"/>
    <w:rsid w:val="00100CB9"/>
    <w:rsid w:val="00100DAE"/>
    <w:rsid w:val="0010101F"/>
    <w:rsid w:val="001016A8"/>
    <w:rsid w:val="00102041"/>
    <w:rsid w:val="00102600"/>
    <w:rsid w:val="001034FA"/>
    <w:rsid w:val="001036D3"/>
    <w:rsid w:val="00103CA0"/>
    <w:rsid w:val="00103FAC"/>
    <w:rsid w:val="00104A1A"/>
    <w:rsid w:val="00104F28"/>
    <w:rsid w:val="00105A3C"/>
    <w:rsid w:val="0010600A"/>
    <w:rsid w:val="00106015"/>
    <w:rsid w:val="00106379"/>
    <w:rsid w:val="001070A4"/>
    <w:rsid w:val="0010755C"/>
    <w:rsid w:val="00107E5D"/>
    <w:rsid w:val="00110288"/>
    <w:rsid w:val="00110E44"/>
    <w:rsid w:val="00110E7A"/>
    <w:rsid w:val="00111021"/>
    <w:rsid w:val="0011132A"/>
    <w:rsid w:val="00111697"/>
    <w:rsid w:val="00111A75"/>
    <w:rsid w:val="001123EE"/>
    <w:rsid w:val="0011288F"/>
    <w:rsid w:val="001130AF"/>
    <w:rsid w:val="00113336"/>
    <w:rsid w:val="00113B16"/>
    <w:rsid w:val="00113B55"/>
    <w:rsid w:val="00113BDC"/>
    <w:rsid w:val="00113E5D"/>
    <w:rsid w:val="00113F7D"/>
    <w:rsid w:val="00114D69"/>
    <w:rsid w:val="00115003"/>
    <w:rsid w:val="001151CF"/>
    <w:rsid w:val="001151D7"/>
    <w:rsid w:val="001157AF"/>
    <w:rsid w:val="00115AEF"/>
    <w:rsid w:val="0011641E"/>
    <w:rsid w:val="001169C6"/>
    <w:rsid w:val="00116C56"/>
    <w:rsid w:val="00116C5D"/>
    <w:rsid w:val="00116E0A"/>
    <w:rsid w:val="00116E2B"/>
    <w:rsid w:val="00116FA2"/>
    <w:rsid w:val="00117697"/>
    <w:rsid w:val="001215E6"/>
    <w:rsid w:val="00121AD1"/>
    <w:rsid w:val="00121F45"/>
    <w:rsid w:val="00122755"/>
    <w:rsid w:val="00122F84"/>
    <w:rsid w:val="00122FDB"/>
    <w:rsid w:val="00123634"/>
    <w:rsid w:val="0012397A"/>
    <w:rsid w:val="00123D27"/>
    <w:rsid w:val="00123F6F"/>
    <w:rsid w:val="00124DBD"/>
    <w:rsid w:val="00125092"/>
    <w:rsid w:val="0012516F"/>
    <w:rsid w:val="001253A7"/>
    <w:rsid w:val="001257E5"/>
    <w:rsid w:val="0012649A"/>
    <w:rsid w:val="00126822"/>
    <w:rsid w:val="0012693A"/>
    <w:rsid w:val="00126BF0"/>
    <w:rsid w:val="00127577"/>
    <w:rsid w:val="00127736"/>
    <w:rsid w:val="0012779F"/>
    <w:rsid w:val="001278E5"/>
    <w:rsid w:val="001279E0"/>
    <w:rsid w:val="00127BFA"/>
    <w:rsid w:val="00127CC6"/>
    <w:rsid w:val="001300C2"/>
    <w:rsid w:val="0013029F"/>
    <w:rsid w:val="001306CF"/>
    <w:rsid w:val="00130C74"/>
    <w:rsid w:val="0013111A"/>
    <w:rsid w:val="00131334"/>
    <w:rsid w:val="001313AE"/>
    <w:rsid w:val="001318E5"/>
    <w:rsid w:val="00132E94"/>
    <w:rsid w:val="001330A3"/>
    <w:rsid w:val="001330B7"/>
    <w:rsid w:val="00133122"/>
    <w:rsid w:val="001340B5"/>
    <w:rsid w:val="001340FA"/>
    <w:rsid w:val="00134229"/>
    <w:rsid w:val="00134415"/>
    <w:rsid w:val="001349CD"/>
    <w:rsid w:val="001349F3"/>
    <w:rsid w:val="00135091"/>
    <w:rsid w:val="0013510A"/>
    <w:rsid w:val="0013520C"/>
    <w:rsid w:val="001353FA"/>
    <w:rsid w:val="0013594C"/>
    <w:rsid w:val="00135A50"/>
    <w:rsid w:val="00136091"/>
    <w:rsid w:val="00136373"/>
    <w:rsid w:val="0013653F"/>
    <w:rsid w:val="001368A8"/>
    <w:rsid w:val="00137135"/>
    <w:rsid w:val="0013777F"/>
    <w:rsid w:val="00137A32"/>
    <w:rsid w:val="00137C62"/>
    <w:rsid w:val="001406C6"/>
    <w:rsid w:val="00140CE6"/>
    <w:rsid w:val="00140DBB"/>
    <w:rsid w:val="00140F25"/>
    <w:rsid w:val="001413AA"/>
    <w:rsid w:val="00141410"/>
    <w:rsid w:val="001414F5"/>
    <w:rsid w:val="00141DDD"/>
    <w:rsid w:val="0014206C"/>
    <w:rsid w:val="00142385"/>
    <w:rsid w:val="001428B9"/>
    <w:rsid w:val="00142A1B"/>
    <w:rsid w:val="00142EA6"/>
    <w:rsid w:val="00143868"/>
    <w:rsid w:val="00144437"/>
    <w:rsid w:val="001448F8"/>
    <w:rsid w:val="00144F7E"/>
    <w:rsid w:val="001454A6"/>
    <w:rsid w:val="001455CB"/>
    <w:rsid w:val="00145718"/>
    <w:rsid w:val="0014572D"/>
    <w:rsid w:val="0014585C"/>
    <w:rsid w:val="00145BDF"/>
    <w:rsid w:val="00145C16"/>
    <w:rsid w:val="00145D62"/>
    <w:rsid w:val="001464FF"/>
    <w:rsid w:val="00146903"/>
    <w:rsid w:val="00146C1B"/>
    <w:rsid w:val="0014786A"/>
    <w:rsid w:val="001478E0"/>
    <w:rsid w:val="00147EB5"/>
    <w:rsid w:val="00147F56"/>
    <w:rsid w:val="001504AE"/>
    <w:rsid w:val="00150951"/>
    <w:rsid w:val="00151575"/>
    <w:rsid w:val="00151907"/>
    <w:rsid w:val="00151961"/>
    <w:rsid w:val="00152414"/>
    <w:rsid w:val="001537B9"/>
    <w:rsid w:val="00153F73"/>
    <w:rsid w:val="001545CD"/>
    <w:rsid w:val="001546D4"/>
    <w:rsid w:val="00154EA4"/>
    <w:rsid w:val="001559D9"/>
    <w:rsid w:val="00156308"/>
    <w:rsid w:val="00156B76"/>
    <w:rsid w:val="001577B8"/>
    <w:rsid w:val="001578CB"/>
    <w:rsid w:val="001601EF"/>
    <w:rsid w:val="0016027A"/>
    <w:rsid w:val="00160722"/>
    <w:rsid w:val="00160C1A"/>
    <w:rsid w:val="00160CCB"/>
    <w:rsid w:val="00160F42"/>
    <w:rsid w:val="001610B1"/>
    <w:rsid w:val="001617E7"/>
    <w:rsid w:val="001623ED"/>
    <w:rsid w:val="001624DE"/>
    <w:rsid w:val="001630E9"/>
    <w:rsid w:val="00163F52"/>
    <w:rsid w:val="001644D5"/>
    <w:rsid w:val="00164671"/>
    <w:rsid w:val="00164A7D"/>
    <w:rsid w:val="00164C29"/>
    <w:rsid w:val="00165C67"/>
    <w:rsid w:val="00166587"/>
    <w:rsid w:val="00166A9B"/>
    <w:rsid w:val="00166E5C"/>
    <w:rsid w:val="001675D8"/>
    <w:rsid w:val="00167E05"/>
    <w:rsid w:val="001700A8"/>
    <w:rsid w:val="00170C82"/>
    <w:rsid w:val="00170ED8"/>
    <w:rsid w:val="0017143F"/>
    <w:rsid w:val="001719E9"/>
    <w:rsid w:val="00171C1B"/>
    <w:rsid w:val="00171DE5"/>
    <w:rsid w:val="0017224B"/>
    <w:rsid w:val="0017255B"/>
    <w:rsid w:val="00172576"/>
    <w:rsid w:val="001726BC"/>
    <w:rsid w:val="001727BA"/>
    <w:rsid w:val="0017292F"/>
    <w:rsid w:val="00172FD0"/>
    <w:rsid w:val="00173326"/>
    <w:rsid w:val="001733CB"/>
    <w:rsid w:val="001739AD"/>
    <w:rsid w:val="00173A5A"/>
    <w:rsid w:val="00173B3A"/>
    <w:rsid w:val="00174088"/>
    <w:rsid w:val="00174143"/>
    <w:rsid w:val="001749B0"/>
    <w:rsid w:val="00174A11"/>
    <w:rsid w:val="00174F24"/>
    <w:rsid w:val="00175328"/>
    <w:rsid w:val="001754A3"/>
    <w:rsid w:val="00175865"/>
    <w:rsid w:val="00176085"/>
    <w:rsid w:val="0017688A"/>
    <w:rsid w:val="001771EB"/>
    <w:rsid w:val="00177876"/>
    <w:rsid w:val="00177DA9"/>
    <w:rsid w:val="00180101"/>
    <w:rsid w:val="0018094C"/>
    <w:rsid w:val="00180C5B"/>
    <w:rsid w:val="00180C5F"/>
    <w:rsid w:val="00180D13"/>
    <w:rsid w:val="00180F21"/>
    <w:rsid w:val="00180F23"/>
    <w:rsid w:val="00181385"/>
    <w:rsid w:val="001815E7"/>
    <w:rsid w:val="0018190B"/>
    <w:rsid w:val="001819A0"/>
    <w:rsid w:val="00181FAD"/>
    <w:rsid w:val="0018223D"/>
    <w:rsid w:val="0018258F"/>
    <w:rsid w:val="00182B4C"/>
    <w:rsid w:val="0018315F"/>
    <w:rsid w:val="001831E1"/>
    <w:rsid w:val="001834E1"/>
    <w:rsid w:val="0018350F"/>
    <w:rsid w:val="00183AC8"/>
    <w:rsid w:val="00183E05"/>
    <w:rsid w:val="00183E25"/>
    <w:rsid w:val="00183F4C"/>
    <w:rsid w:val="001841B2"/>
    <w:rsid w:val="001848FB"/>
    <w:rsid w:val="00184A78"/>
    <w:rsid w:val="00184E5C"/>
    <w:rsid w:val="00185114"/>
    <w:rsid w:val="0018530D"/>
    <w:rsid w:val="00185474"/>
    <w:rsid w:val="00185620"/>
    <w:rsid w:val="0018566B"/>
    <w:rsid w:val="00186696"/>
    <w:rsid w:val="00187036"/>
    <w:rsid w:val="001870BF"/>
    <w:rsid w:val="001878C6"/>
    <w:rsid w:val="00187EC9"/>
    <w:rsid w:val="0019002B"/>
    <w:rsid w:val="0019030C"/>
    <w:rsid w:val="001923A5"/>
    <w:rsid w:val="00192472"/>
    <w:rsid w:val="001924FD"/>
    <w:rsid w:val="00192588"/>
    <w:rsid w:val="001926CA"/>
    <w:rsid w:val="00193399"/>
    <w:rsid w:val="0019375F"/>
    <w:rsid w:val="00193826"/>
    <w:rsid w:val="001938E9"/>
    <w:rsid w:val="00193B42"/>
    <w:rsid w:val="00193E58"/>
    <w:rsid w:val="00194358"/>
    <w:rsid w:val="001946E1"/>
    <w:rsid w:val="00194F90"/>
    <w:rsid w:val="0019598D"/>
    <w:rsid w:val="00195ED2"/>
    <w:rsid w:val="001963FE"/>
    <w:rsid w:val="00196B2E"/>
    <w:rsid w:val="0019704E"/>
    <w:rsid w:val="001970E3"/>
    <w:rsid w:val="00197343"/>
    <w:rsid w:val="001973B1"/>
    <w:rsid w:val="001973D0"/>
    <w:rsid w:val="00197453"/>
    <w:rsid w:val="001979C8"/>
    <w:rsid w:val="001979E7"/>
    <w:rsid w:val="00197DF8"/>
    <w:rsid w:val="00197E55"/>
    <w:rsid w:val="001A054F"/>
    <w:rsid w:val="001A0B21"/>
    <w:rsid w:val="001A0D6C"/>
    <w:rsid w:val="001A1554"/>
    <w:rsid w:val="001A1770"/>
    <w:rsid w:val="001A1E55"/>
    <w:rsid w:val="001A1EA3"/>
    <w:rsid w:val="001A1ED9"/>
    <w:rsid w:val="001A2A7D"/>
    <w:rsid w:val="001A2B81"/>
    <w:rsid w:val="001A2F5A"/>
    <w:rsid w:val="001A3124"/>
    <w:rsid w:val="001A378A"/>
    <w:rsid w:val="001A3B6D"/>
    <w:rsid w:val="001A3D21"/>
    <w:rsid w:val="001A3FBE"/>
    <w:rsid w:val="001A4C28"/>
    <w:rsid w:val="001A5BCB"/>
    <w:rsid w:val="001A5E76"/>
    <w:rsid w:val="001A6034"/>
    <w:rsid w:val="001A63B3"/>
    <w:rsid w:val="001A649C"/>
    <w:rsid w:val="001A687C"/>
    <w:rsid w:val="001A6DEE"/>
    <w:rsid w:val="001A7210"/>
    <w:rsid w:val="001A789C"/>
    <w:rsid w:val="001A7B76"/>
    <w:rsid w:val="001A7C70"/>
    <w:rsid w:val="001A7D06"/>
    <w:rsid w:val="001B022C"/>
    <w:rsid w:val="001B09DD"/>
    <w:rsid w:val="001B0F21"/>
    <w:rsid w:val="001B1247"/>
    <w:rsid w:val="001B15B9"/>
    <w:rsid w:val="001B1644"/>
    <w:rsid w:val="001B16FC"/>
    <w:rsid w:val="001B187C"/>
    <w:rsid w:val="001B1B68"/>
    <w:rsid w:val="001B1E20"/>
    <w:rsid w:val="001B1EA8"/>
    <w:rsid w:val="001B2C33"/>
    <w:rsid w:val="001B34B0"/>
    <w:rsid w:val="001B37E5"/>
    <w:rsid w:val="001B3848"/>
    <w:rsid w:val="001B3B76"/>
    <w:rsid w:val="001B3E41"/>
    <w:rsid w:val="001B4029"/>
    <w:rsid w:val="001B4150"/>
    <w:rsid w:val="001B42C3"/>
    <w:rsid w:val="001B4591"/>
    <w:rsid w:val="001B4828"/>
    <w:rsid w:val="001B4C3F"/>
    <w:rsid w:val="001B4C51"/>
    <w:rsid w:val="001B5238"/>
    <w:rsid w:val="001B542B"/>
    <w:rsid w:val="001B59D0"/>
    <w:rsid w:val="001B5A5C"/>
    <w:rsid w:val="001B5AF6"/>
    <w:rsid w:val="001B6082"/>
    <w:rsid w:val="001B63C7"/>
    <w:rsid w:val="001B6994"/>
    <w:rsid w:val="001B6FD6"/>
    <w:rsid w:val="001B79B5"/>
    <w:rsid w:val="001B7A4E"/>
    <w:rsid w:val="001C003C"/>
    <w:rsid w:val="001C0104"/>
    <w:rsid w:val="001C015A"/>
    <w:rsid w:val="001C089C"/>
    <w:rsid w:val="001C0A44"/>
    <w:rsid w:val="001C105D"/>
    <w:rsid w:val="001C113F"/>
    <w:rsid w:val="001C2384"/>
    <w:rsid w:val="001C2970"/>
    <w:rsid w:val="001C33DD"/>
    <w:rsid w:val="001C3665"/>
    <w:rsid w:val="001C44B0"/>
    <w:rsid w:val="001C5CCB"/>
    <w:rsid w:val="001C60AE"/>
    <w:rsid w:val="001C6738"/>
    <w:rsid w:val="001C68DB"/>
    <w:rsid w:val="001C6E90"/>
    <w:rsid w:val="001C7112"/>
    <w:rsid w:val="001C733A"/>
    <w:rsid w:val="001C75C2"/>
    <w:rsid w:val="001C7715"/>
    <w:rsid w:val="001D013F"/>
    <w:rsid w:val="001D0489"/>
    <w:rsid w:val="001D0C5A"/>
    <w:rsid w:val="001D0E54"/>
    <w:rsid w:val="001D0F0B"/>
    <w:rsid w:val="001D1446"/>
    <w:rsid w:val="001D150D"/>
    <w:rsid w:val="001D15C6"/>
    <w:rsid w:val="001D1C87"/>
    <w:rsid w:val="001D2361"/>
    <w:rsid w:val="001D24FE"/>
    <w:rsid w:val="001D2508"/>
    <w:rsid w:val="001D27FA"/>
    <w:rsid w:val="001D2D68"/>
    <w:rsid w:val="001D39A8"/>
    <w:rsid w:val="001D3A88"/>
    <w:rsid w:val="001D3E89"/>
    <w:rsid w:val="001D40F8"/>
    <w:rsid w:val="001D4861"/>
    <w:rsid w:val="001D5177"/>
    <w:rsid w:val="001D5761"/>
    <w:rsid w:val="001D5AA6"/>
    <w:rsid w:val="001D5BF1"/>
    <w:rsid w:val="001D6067"/>
    <w:rsid w:val="001D6265"/>
    <w:rsid w:val="001D6512"/>
    <w:rsid w:val="001D684E"/>
    <w:rsid w:val="001D6F19"/>
    <w:rsid w:val="001D7F78"/>
    <w:rsid w:val="001E0400"/>
    <w:rsid w:val="001E06E0"/>
    <w:rsid w:val="001E0823"/>
    <w:rsid w:val="001E0906"/>
    <w:rsid w:val="001E0A80"/>
    <w:rsid w:val="001E0D76"/>
    <w:rsid w:val="001E1DCA"/>
    <w:rsid w:val="001E27A2"/>
    <w:rsid w:val="001E32AC"/>
    <w:rsid w:val="001E3689"/>
    <w:rsid w:val="001E3B21"/>
    <w:rsid w:val="001E3C72"/>
    <w:rsid w:val="001E4D2E"/>
    <w:rsid w:val="001E4DF2"/>
    <w:rsid w:val="001E53E4"/>
    <w:rsid w:val="001E631C"/>
    <w:rsid w:val="001E64D4"/>
    <w:rsid w:val="001E6C3F"/>
    <w:rsid w:val="001E6D35"/>
    <w:rsid w:val="001E73BA"/>
    <w:rsid w:val="001E74C0"/>
    <w:rsid w:val="001E74D8"/>
    <w:rsid w:val="001E75F1"/>
    <w:rsid w:val="001E7631"/>
    <w:rsid w:val="001E7E52"/>
    <w:rsid w:val="001F085D"/>
    <w:rsid w:val="001F0D4E"/>
    <w:rsid w:val="001F1330"/>
    <w:rsid w:val="001F14C2"/>
    <w:rsid w:val="001F1726"/>
    <w:rsid w:val="001F1A45"/>
    <w:rsid w:val="001F266C"/>
    <w:rsid w:val="001F2731"/>
    <w:rsid w:val="001F28FD"/>
    <w:rsid w:val="001F29A9"/>
    <w:rsid w:val="001F2A95"/>
    <w:rsid w:val="001F2BDA"/>
    <w:rsid w:val="001F33A0"/>
    <w:rsid w:val="001F39C3"/>
    <w:rsid w:val="001F3AF5"/>
    <w:rsid w:val="001F3C9B"/>
    <w:rsid w:val="001F3CD4"/>
    <w:rsid w:val="001F3D88"/>
    <w:rsid w:val="001F40FA"/>
    <w:rsid w:val="001F4284"/>
    <w:rsid w:val="001F4318"/>
    <w:rsid w:val="001F497B"/>
    <w:rsid w:val="001F4C86"/>
    <w:rsid w:val="001F524C"/>
    <w:rsid w:val="001F54D6"/>
    <w:rsid w:val="001F5A3B"/>
    <w:rsid w:val="001F5C20"/>
    <w:rsid w:val="001F68A9"/>
    <w:rsid w:val="001F6E52"/>
    <w:rsid w:val="001F712A"/>
    <w:rsid w:val="001F76F0"/>
    <w:rsid w:val="001F7E99"/>
    <w:rsid w:val="00200759"/>
    <w:rsid w:val="00200A9F"/>
    <w:rsid w:val="00200B54"/>
    <w:rsid w:val="00200E5D"/>
    <w:rsid w:val="002019E3"/>
    <w:rsid w:val="00201CB0"/>
    <w:rsid w:val="00202472"/>
    <w:rsid w:val="00202F84"/>
    <w:rsid w:val="0020308A"/>
    <w:rsid w:val="002032B0"/>
    <w:rsid w:val="00203345"/>
    <w:rsid w:val="00203FB3"/>
    <w:rsid w:val="002041CD"/>
    <w:rsid w:val="00204617"/>
    <w:rsid w:val="00204ACA"/>
    <w:rsid w:val="00204E11"/>
    <w:rsid w:val="00205077"/>
    <w:rsid w:val="0020511F"/>
    <w:rsid w:val="0020558E"/>
    <w:rsid w:val="0020575E"/>
    <w:rsid w:val="002057FC"/>
    <w:rsid w:val="00205A49"/>
    <w:rsid w:val="00205A79"/>
    <w:rsid w:val="00205DCC"/>
    <w:rsid w:val="00205F86"/>
    <w:rsid w:val="00206F1F"/>
    <w:rsid w:val="00207190"/>
    <w:rsid w:val="0020719F"/>
    <w:rsid w:val="002077DB"/>
    <w:rsid w:val="00207923"/>
    <w:rsid w:val="002105AC"/>
    <w:rsid w:val="002105CC"/>
    <w:rsid w:val="0021061A"/>
    <w:rsid w:val="00210665"/>
    <w:rsid w:val="00210691"/>
    <w:rsid w:val="0021076E"/>
    <w:rsid w:val="002108CA"/>
    <w:rsid w:val="00211090"/>
    <w:rsid w:val="00211536"/>
    <w:rsid w:val="00211609"/>
    <w:rsid w:val="002117CC"/>
    <w:rsid w:val="002118DE"/>
    <w:rsid w:val="002120B2"/>
    <w:rsid w:val="002124FE"/>
    <w:rsid w:val="00212789"/>
    <w:rsid w:val="00212ADD"/>
    <w:rsid w:val="00212D8D"/>
    <w:rsid w:val="00212E1E"/>
    <w:rsid w:val="00213028"/>
    <w:rsid w:val="0021349A"/>
    <w:rsid w:val="00213564"/>
    <w:rsid w:val="00213718"/>
    <w:rsid w:val="00213969"/>
    <w:rsid w:val="00213D82"/>
    <w:rsid w:val="00213EBA"/>
    <w:rsid w:val="00214256"/>
    <w:rsid w:val="002142E8"/>
    <w:rsid w:val="00214426"/>
    <w:rsid w:val="0021465D"/>
    <w:rsid w:val="00214847"/>
    <w:rsid w:val="00214B6F"/>
    <w:rsid w:val="00215318"/>
    <w:rsid w:val="002154B5"/>
    <w:rsid w:val="002154F5"/>
    <w:rsid w:val="002158EE"/>
    <w:rsid w:val="002159ED"/>
    <w:rsid w:val="00215D10"/>
    <w:rsid w:val="00215E02"/>
    <w:rsid w:val="00216137"/>
    <w:rsid w:val="0021642D"/>
    <w:rsid w:val="0021673E"/>
    <w:rsid w:val="00216E1D"/>
    <w:rsid w:val="002171F9"/>
    <w:rsid w:val="002176EE"/>
    <w:rsid w:val="002178E2"/>
    <w:rsid w:val="00217947"/>
    <w:rsid w:val="0021796E"/>
    <w:rsid w:val="00220703"/>
    <w:rsid w:val="00220BC2"/>
    <w:rsid w:val="0022111D"/>
    <w:rsid w:val="00221760"/>
    <w:rsid w:val="00221891"/>
    <w:rsid w:val="002219BE"/>
    <w:rsid w:val="00221A64"/>
    <w:rsid w:val="00222164"/>
    <w:rsid w:val="002223D0"/>
    <w:rsid w:val="0022264C"/>
    <w:rsid w:val="00222F98"/>
    <w:rsid w:val="00223E68"/>
    <w:rsid w:val="002243A0"/>
    <w:rsid w:val="002244FA"/>
    <w:rsid w:val="002249A5"/>
    <w:rsid w:val="00224A4F"/>
    <w:rsid w:val="00224F81"/>
    <w:rsid w:val="00225028"/>
    <w:rsid w:val="002251BA"/>
    <w:rsid w:val="00225E22"/>
    <w:rsid w:val="00226148"/>
    <w:rsid w:val="00226189"/>
    <w:rsid w:val="00226EAF"/>
    <w:rsid w:val="00226FFE"/>
    <w:rsid w:val="002277AE"/>
    <w:rsid w:val="002307CA"/>
    <w:rsid w:val="00231102"/>
    <w:rsid w:val="00231216"/>
    <w:rsid w:val="00231516"/>
    <w:rsid w:val="0023191C"/>
    <w:rsid w:val="00231BF7"/>
    <w:rsid w:val="002322CC"/>
    <w:rsid w:val="002326F0"/>
    <w:rsid w:val="00232D15"/>
    <w:rsid w:val="002337B5"/>
    <w:rsid w:val="002346CF"/>
    <w:rsid w:val="002347CB"/>
    <w:rsid w:val="0023485D"/>
    <w:rsid w:val="00234A2F"/>
    <w:rsid w:val="00234B6D"/>
    <w:rsid w:val="002351FC"/>
    <w:rsid w:val="002355CD"/>
    <w:rsid w:val="00235843"/>
    <w:rsid w:val="00235A05"/>
    <w:rsid w:val="00235E60"/>
    <w:rsid w:val="002361C2"/>
    <w:rsid w:val="00236E07"/>
    <w:rsid w:val="0023703C"/>
    <w:rsid w:val="0023775A"/>
    <w:rsid w:val="002377D2"/>
    <w:rsid w:val="00237BE6"/>
    <w:rsid w:val="00237C85"/>
    <w:rsid w:val="00240180"/>
    <w:rsid w:val="00240A36"/>
    <w:rsid w:val="00240D10"/>
    <w:rsid w:val="002411D5"/>
    <w:rsid w:val="002417C7"/>
    <w:rsid w:val="002417FA"/>
    <w:rsid w:val="00241BC0"/>
    <w:rsid w:val="0024215F"/>
    <w:rsid w:val="002426A6"/>
    <w:rsid w:val="00242C6E"/>
    <w:rsid w:val="00242ECA"/>
    <w:rsid w:val="002435D8"/>
    <w:rsid w:val="002436A8"/>
    <w:rsid w:val="00243720"/>
    <w:rsid w:val="002437C4"/>
    <w:rsid w:val="00243C1F"/>
    <w:rsid w:val="00243F3B"/>
    <w:rsid w:val="002443DB"/>
    <w:rsid w:val="00244B03"/>
    <w:rsid w:val="00244D65"/>
    <w:rsid w:val="00244D8E"/>
    <w:rsid w:val="00244E58"/>
    <w:rsid w:val="00245008"/>
    <w:rsid w:val="002453A3"/>
    <w:rsid w:val="00245B58"/>
    <w:rsid w:val="00246539"/>
    <w:rsid w:val="0024685B"/>
    <w:rsid w:val="0024692C"/>
    <w:rsid w:val="00246D3C"/>
    <w:rsid w:val="002474E6"/>
    <w:rsid w:val="00247A2B"/>
    <w:rsid w:val="00247BE4"/>
    <w:rsid w:val="00250636"/>
    <w:rsid w:val="002506AD"/>
    <w:rsid w:val="00250ADD"/>
    <w:rsid w:val="00250CC1"/>
    <w:rsid w:val="002511B4"/>
    <w:rsid w:val="00251900"/>
    <w:rsid w:val="0025214C"/>
    <w:rsid w:val="00252575"/>
    <w:rsid w:val="00253320"/>
    <w:rsid w:val="00253BED"/>
    <w:rsid w:val="002543C4"/>
    <w:rsid w:val="00254B4E"/>
    <w:rsid w:val="00254CC7"/>
    <w:rsid w:val="00255051"/>
    <w:rsid w:val="00255122"/>
    <w:rsid w:val="0025568C"/>
    <w:rsid w:val="00256119"/>
    <w:rsid w:val="002565FA"/>
    <w:rsid w:val="002566AD"/>
    <w:rsid w:val="002566CA"/>
    <w:rsid w:val="0025690B"/>
    <w:rsid w:val="00256948"/>
    <w:rsid w:val="0025720C"/>
    <w:rsid w:val="00260B74"/>
    <w:rsid w:val="0026173E"/>
    <w:rsid w:val="00261B3E"/>
    <w:rsid w:val="00261D95"/>
    <w:rsid w:val="002621B5"/>
    <w:rsid w:val="00262570"/>
    <w:rsid w:val="002627AD"/>
    <w:rsid w:val="00262BBD"/>
    <w:rsid w:val="00262ED5"/>
    <w:rsid w:val="00263294"/>
    <w:rsid w:val="00264247"/>
    <w:rsid w:val="00264327"/>
    <w:rsid w:val="00264C7A"/>
    <w:rsid w:val="00264E7D"/>
    <w:rsid w:val="00266304"/>
    <w:rsid w:val="00266551"/>
    <w:rsid w:val="0026696C"/>
    <w:rsid w:val="00266A3E"/>
    <w:rsid w:val="00266F20"/>
    <w:rsid w:val="00267106"/>
    <w:rsid w:val="002674EC"/>
    <w:rsid w:val="00270BDA"/>
    <w:rsid w:val="00271F8F"/>
    <w:rsid w:val="002722EE"/>
    <w:rsid w:val="002723F7"/>
    <w:rsid w:val="00272765"/>
    <w:rsid w:val="00272960"/>
    <w:rsid w:val="00272E61"/>
    <w:rsid w:val="00273E95"/>
    <w:rsid w:val="002745C1"/>
    <w:rsid w:val="00274AAC"/>
    <w:rsid w:val="0027507D"/>
    <w:rsid w:val="0027524C"/>
    <w:rsid w:val="0027535D"/>
    <w:rsid w:val="00275555"/>
    <w:rsid w:val="00275C8E"/>
    <w:rsid w:val="00275D34"/>
    <w:rsid w:val="002761FE"/>
    <w:rsid w:val="00276370"/>
    <w:rsid w:val="002767E0"/>
    <w:rsid w:val="00276C9D"/>
    <w:rsid w:val="00276E2E"/>
    <w:rsid w:val="00276F6F"/>
    <w:rsid w:val="002777EE"/>
    <w:rsid w:val="00277889"/>
    <w:rsid w:val="00277DDF"/>
    <w:rsid w:val="00280401"/>
    <w:rsid w:val="002805E7"/>
    <w:rsid w:val="0028073A"/>
    <w:rsid w:val="00280F21"/>
    <w:rsid w:val="00281898"/>
    <w:rsid w:val="00282180"/>
    <w:rsid w:val="00282594"/>
    <w:rsid w:val="0028261D"/>
    <w:rsid w:val="00282B86"/>
    <w:rsid w:val="00282EBB"/>
    <w:rsid w:val="00283229"/>
    <w:rsid w:val="00283362"/>
    <w:rsid w:val="00283780"/>
    <w:rsid w:val="00283B67"/>
    <w:rsid w:val="00283CE4"/>
    <w:rsid w:val="00284FAB"/>
    <w:rsid w:val="00285237"/>
    <w:rsid w:val="00285D62"/>
    <w:rsid w:val="00285F78"/>
    <w:rsid w:val="00286482"/>
    <w:rsid w:val="00286559"/>
    <w:rsid w:val="002869C6"/>
    <w:rsid w:val="00286F95"/>
    <w:rsid w:val="00287246"/>
    <w:rsid w:val="002872BA"/>
    <w:rsid w:val="002872CF"/>
    <w:rsid w:val="00287469"/>
    <w:rsid w:val="002876D0"/>
    <w:rsid w:val="00287CDB"/>
    <w:rsid w:val="00287D4C"/>
    <w:rsid w:val="00290088"/>
    <w:rsid w:val="0029008D"/>
    <w:rsid w:val="002900CD"/>
    <w:rsid w:val="00290E67"/>
    <w:rsid w:val="002919AB"/>
    <w:rsid w:val="00291AF0"/>
    <w:rsid w:val="0029207C"/>
    <w:rsid w:val="0029247E"/>
    <w:rsid w:val="00292BAC"/>
    <w:rsid w:val="00292DC4"/>
    <w:rsid w:val="00293469"/>
    <w:rsid w:val="0029365B"/>
    <w:rsid w:val="00293C44"/>
    <w:rsid w:val="00293E0C"/>
    <w:rsid w:val="0029428F"/>
    <w:rsid w:val="002944C0"/>
    <w:rsid w:val="002945D9"/>
    <w:rsid w:val="002949E3"/>
    <w:rsid w:val="00294E41"/>
    <w:rsid w:val="00294E55"/>
    <w:rsid w:val="002951B2"/>
    <w:rsid w:val="002953E3"/>
    <w:rsid w:val="00296B06"/>
    <w:rsid w:val="00296BBA"/>
    <w:rsid w:val="00296BE4"/>
    <w:rsid w:val="00296D13"/>
    <w:rsid w:val="00296FEE"/>
    <w:rsid w:val="00297149"/>
    <w:rsid w:val="002971DB"/>
    <w:rsid w:val="002972E7"/>
    <w:rsid w:val="002973C7"/>
    <w:rsid w:val="00297D1A"/>
    <w:rsid w:val="002A02F2"/>
    <w:rsid w:val="002A05C3"/>
    <w:rsid w:val="002A0697"/>
    <w:rsid w:val="002A0C7F"/>
    <w:rsid w:val="002A2279"/>
    <w:rsid w:val="002A277B"/>
    <w:rsid w:val="002A2A03"/>
    <w:rsid w:val="002A2A32"/>
    <w:rsid w:val="002A2C5B"/>
    <w:rsid w:val="002A3044"/>
    <w:rsid w:val="002A3285"/>
    <w:rsid w:val="002A3507"/>
    <w:rsid w:val="002A3816"/>
    <w:rsid w:val="002A3AD3"/>
    <w:rsid w:val="002A3CB2"/>
    <w:rsid w:val="002A41F8"/>
    <w:rsid w:val="002A45A3"/>
    <w:rsid w:val="002A45A9"/>
    <w:rsid w:val="002A4B4D"/>
    <w:rsid w:val="002A5026"/>
    <w:rsid w:val="002A51A0"/>
    <w:rsid w:val="002A5658"/>
    <w:rsid w:val="002A5D3E"/>
    <w:rsid w:val="002A5DA4"/>
    <w:rsid w:val="002A611B"/>
    <w:rsid w:val="002A64E7"/>
    <w:rsid w:val="002A6577"/>
    <w:rsid w:val="002A67DA"/>
    <w:rsid w:val="002A6955"/>
    <w:rsid w:val="002A69C9"/>
    <w:rsid w:val="002A69D6"/>
    <w:rsid w:val="002A6FB1"/>
    <w:rsid w:val="002A70C0"/>
    <w:rsid w:val="002A714F"/>
    <w:rsid w:val="002A75DD"/>
    <w:rsid w:val="002A75E6"/>
    <w:rsid w:val="002B1CCD"/>
    <w:rsid w:val="002B2300"/>
    <w:rsid w:val="002B243A"/>
    <w:rsid w:val="002B2AC5"/>
    <w:rsid w:val="002B2C37"/>
    <w:rsid w:val="002B35F8"/>
    <w:rsid w:val="002B390A"/>
    <w:rsid w:val="002B39BD"/>
    <w:rsid w:val="002B3D75"/>
    <w:rsid w:val="002B3DD7"/>
    <w:rsid w:val="002B41E9"/>
    <w:rsid w:val="002B42FD"/>
    <w:rsid w:val="002B4328"/>
    <w:rsid w:val="002B5497"/>
    <w:rsid w:val="002B56AE"/>
    <w:rsid w:val="002B61D0"/>
    <w:rsid w:val="002B67DE"/>
    <w:rsid w:val="002B69FB"/>
    <w:rsid w:val="002B6B6F"/>
    <w:rsid w:val="002B6F94"/>
    <w:rsid w:val="002B70D4"/>
    <w:rsid w:val="002B73D8"/>
    <w:rsid w:val="002B75E7"/>
    <w:rsid w:val="002B76E2"/>
    <w:rsid w:val="002B7D01"/>
    <w:rsid w:val="002C0DC1"/>
    <w:rsid w:val="002C106B"/>
    <w:rsid w:val="002C1294"/>
    <w:rsid w:val="002C13AA"/>
    <w:rsid w:val="002C13C0"/>
    <w:rsid w:val="002C1431"/>
    <w:rsid w:val="002C1CE0"/>
    <w:rsid w:val="002C1D95"/>
    <w:rsid w:val="002C30C6"/>
    <w:rsid w:val="002C3E13"/>
    <w:rsid w:val="002C4159"/>
    <w:rsid w:val="002C4610"/>
    <w:rsid w:val="002C4795"/>
    <w:rsid w:val="002C4806"/>
    <w:rsid w:val="002C4D56"/>
    <w:rsid w:val="002C4E90"/>
    <w:rsid w:val="002C4F93"/>
    <w:rsid w:val="002C5295"/>
    <w:rsid w:val="002C534A"/>
    <w:rsid w:val="002C574D"/>
    <w:rsid w:val="002C6318"/>
    <w:rsid w:val="002C64BB"/>
    <w:rsid w:val="002C7426"/>
    <w:rsid w:val="002C7614"/>
    <w:rsid w:val="002C7A24"/>
    <w:rsid w:val="002C7D78"/>
    <w:rsid w:val="002D00F6"/>
    <w:rsid w:val="002D0222"/>
    <w:rsid w:val="002D16B3"/>
    <w:rsid w:val="002D19AA"/>
    <w:rsid w:val="002D19AE"/>
    <w:rsid w:val="002D1D26"/>
    <w:rsid w:val="002D20EE"/>
    <w:rsid w:val="002D23B9"/>
    <w:rsid w:val="002D3024"/>
    <w:rsid w:val="002D32A7"/>
    <w:rsid w:val="002D3762"/>
    <w:rsid w:val="002D3986"/>
    <w:rsid w:val="002D3E32"/>
    <w:rsid w:val="002D4085"/>
    <w:rsid w:val="002D40B7"/>
    <w:rsid w:val="002D4450"/>
    <w:rsid w:val="002D47E4"/>
    <w:rsid w:val="002D4AE1"/>
    <w:rsid w:val="002D4F84"/>
    <w:rsid w:val="002D5078"/>
    <w:rsid w:val="002D52B3"/>
    <w:rsid w:val="002D543B"/>
    <w:rsid w:val="002D5AD2"/>
    <w:rsid w:val="002D5B02"/>
    <w:rsid w:val="002D5D25"/>
    <w:rsid w:val="002D6956"/>
    <w:rsid w:val="002D7235"/>
    <w:rsid w:val="002D7DC8"/>
    <w:rsid w:val="002E00A5"/>
    <w:rsid w:val="002E0D06"/>
    <w:rsid w:val="002E0DD6"/>
    <w:rsid w:val="002E11F6"/>
    <w:rsid w:val="002E1234"/>
    <w:rsid w:val="002E1995"/>
    <w:rsid w:val="002E1B80"/>
    <w:rsid w:val="002E1C88"/>
    <w:rsid w:val="002E24A3"/>
    <w:rsid w:val="002E260E"/>
    <w:rsid w:val="002E2682"/>
    <w:rsid w:val="002E2D10"/>
    <w:rsid w:val="002E2DC1"/>
    <w:rsid w:val="002E2E57"/>
    <w:rsid w:val="002E2EC4"/>
    <w:rsid w:val="002E30D9"/>
    <w:rsid w:val="002E39FB"/>
    <w:rsid w:val="002E3A43"/>
    <w:rsid w:val="002E3A53"/>
    <w:rsid w:val="002E3B9E"/>
    <w:rsid w:val="002E3E1A"/>
    <w:rsid w:val="002E3F67"/>
    <w:rsid w:val="002E44A3"/>
    <w:rsid w:val="002E465F"/>
    <w:rsid w:val="002E516B"/>
    <w:rsid w:val="002E5556"/>
    <w:rsid w:val="002E6192"/>
    <w:rsid w:val="002E61A9"/>
    <w:rsid w:val="002E6EAB"/>
    <w:rsid w:val="002E757C"/>
    <w:rsid w:val="002E7619"/>
    <w:rsid w:val="002E78B8"/>
    <w:rsid w:val="002F0C9A"/>
    <w:rsid w:val="002F0E6B"/>
    <w:rsid w:val="002F1DD5"/>
    <w:rsid w:val="002F2B31"/>
    <w:rsid w:val="002F313C"/>
    <w:rsid w:val="002F325F"/>
    <w:rsid w:val="002F328C"/>
    <w:rsid w:val="002F33FF"/>
    <w:rsid w:val="002F350E"/>
    <w:rsid w:val="002F35F0"/>
    <w:rsid w:val="002F360B"/>
    <w:rsid w:val="002F3D86"/>
    <w:rsid w:val="002F4185"/>
    <w:rsid w:val="002F45DF"/>
    <w:rsid w:val="002F4892"/>
    <w:rsid w:val="002F494F"/>
    <w:rsid w:val="002F4EF9"/>
    <w:rsid w:val="002F522D"/>
    <w:rsid w:val="002F5415"/>
    <w:rsid w:val="002F56E3"/>
    <w:rsid w:val="002F5D2D"/>
    <w:rsid w:val="002F5D44"/>
    <w:rsid w:val="002F5E5D"/>
    <w:rsid w:val="002F5F3E"/>
    <w:rsid w:val="002F617B"/>
    <w:rsid w:val="002F61EB"/>
    <w:rsid w:val="002F6482"/>
    <w:rsid w:val="002F6C19"/>
    <w:rsid w:val="002F7031"/>
    <w:rsid w:val="002F71CB"/>
    <w:rsid w:val="002F7688"/>
    <w:rsid w:val="002F78EC"/>
    <w:rsid w:val="002F7EF9"/>
    <w:rsid w:val="00300D34"/>
    <w:rsid w:val="00300E88"/>
    <w:rsid w:val="00301257"/>
    <w:rsid w:val="00302100"/>
    <w:rsid w:val="00302874"/>
    <w:rsid w:val="00302CA0"/>
    <w:rsid w:val="00303325"/>
    <w:rsid w:val="0030357B"/>
    <w:rsid w:val="003037BC"/>
    <w:rsid w:val="00303A72"/>
    <w:rsid w:val="00303E44"/>
    <w:rsid w:val="0030440D"/>
    <w:rsid w:val="0030479F"/>
    <w:rsid w:val="003050A0"/>
    <w:rsid w:val="003050A1"/>
    <w:rsid w:val="003054A7"/>
    <w:rsid w:val="0030554A"/>
    <w:rsid w:val="00305977"/>
    <w:rsid w:val="003059D6"/>
    <w:rsid w:val="00305BB5"/>
    <w:rsid w:val="00305C68"/>
    <w:rsid w:val="00305CBB"/>
    <w:rsid w:val="003062D4"/>
    <w:rsid w:val="00306903"/>
    <w:rsid w:val="00306C0B"/>
    <w:rsid w:val="00306D63"/>
    <w:rsid w:val="00307160"/>
    <w:rsid w:val="003072A4"/>
    <w:rsid w:val="00307A39"/>
    <w:rsid w:val="00307E69"/>
    <w:rsid w:val="00310313"/>
    <w:rsid w:val="003103B7"/>
    <w:rsid w:val="00310641"/>
    <w:rsid w:val="00311D7B"/>
    <w:rsid w:val="00311E92"/>
    <w:rsid w:val="00311F71"/>
    <w:rsid w:val="0031210F"/>
    <w:rsid w:val="00312F4D"/>
    <w:rsid w:val="00314072"/>
    <w:rsid w:val="00314527"/>
    <w:rsid w:val="00314A1F"/>
    <w:rsid w:val="00314D89"/>
    <w:rsid w:val="00314ED6"/>
    <w:rsid w:val="00315007"/>
    <w:rsid w:val="0031542F"/>
    <w:rsid w:val="0031554F"/>
    <w:rsid w:val="00315B3A"/>
    <w:rsid w:val="00315F51"/>
    <w:rsid w:val="00316A29"/>
    <w:rsid w:val="003172D7"/>
    <w:rsid w:val="0031754F"/>
    <w:rsid w:val="00317B7F"/>
    <w:rsid w:val="00320113"/>
    <w:rsid w:val="00320172"/>
    <w:rsid w:val="003203D1"/>
    <w:rsid w:val="0032042D"/>
    <w:rsid w:val="00321DDE"/>
    <w:rsid w:val="00322107"/>
    <w:rsid w:val="003221FC"/>
    <w:rsid w:val="00322224"/>
    <w:rsid w:val="00322520"/>
    <w:rsid w:val="00322E2A"/>
    <w:rsid w:val="00323300"/>
    <w:rsid w:val="003235FE"/>
    <w:rsid w:val="00323BAB"/>
    <w:rsid w:val="00323DB7"/>
    <w:rsid w:val="003241D3"/>
    <w:rsid w:val="003242C6"/>
    <w:rsid w:val="0032453F"/>
    <w:rsid w:val="00324863"/>
    <w:rsid w:val="00324901"/>
    <w:rsid w:val="00324D6B"/>
    <w:rsid w:val="003251EA"/>
    <w:rsid w:val="0032528D"/>
    <w:rsid w:val="00325E84"/>
    <w:rsid w:val="00326122"/>
    <w:rsid w:val="00327055"/>
    <w:rsid w:val="003279D0"/>
    <w:rsid w:val="00327FC8"/>
    <w:rsid w:val="0033027F"/>
    <w:rsid w:val="003302AB"/>
    <w:rsid w:val="00330627"/>
    <w:rsid w:val="003307ED"/>
    <w:rsid w:val="0033114B"/>
    <w:rsid w:val="00331E67"/>
    <w:rsid w:val="00331EB1"/>
    <w:rsid w:val="00333028"/>
    <w:rsid w:val="003334B5"/>
    <w:rsid w:val="003338F6"/>
    <w:rsid w:val="00333A2A"/>
    <w:rsid w:val="00333DEB"/>
    <w:rsid w:val="00333FFD"/>
    <w:rsid w:val="003341DB"/>
    <w:rsid w:val="0033425C"/>
    <w:rsid w:val="0033432A"/>
    <w:rsid w:val="00334A70"/>
    <w:rsid w:val="00334D4C"/>
    <w:rsid w:val="00334D5D"/>
    <w:rsid w:val="00335088"/>
    <w:rsid w:val="003351BB"/>
    <w:rsid w:val="00335B1A"/>
    <w:rsid w:val="00335F1E"/>
    <w:rsid w:val="00335F32"/>
    <w:rsid w:val="00336757"/>
    <w:rsid w:val="00336D27"/>
    <w:rsid w:val="00336EE6"/>
    <w:rsid w:val="00337038"/>
    <w:rsid w:val="00337559"/>
    <w:rsid w:val="00337929"/>
    <w:rsid w:val="00337B80"/>
    <w:rsid w:val="00337C38"/>
    <w:rsid w:val="003410E4"/>
    <w:rsid w:val="003414CC"/>
    <w:rsid w:val="00341933"/>
    <w:rsid w:val="00342DA7"/>
    <w:rsid w:val="00342ECB"/>
    <w:rsid w:val="00343602"/>
    <w:rsid w:val="00343DE9"/>
    <w:rsid w:val="00343DF4"/>
    <w:rsid w:val="00344016"/>
    <w:rsid w:val="00345F6E"/>
    <w:rsid w:val="0034613B"/>
    <w:rsid w:val="003461EF"/>
    <w:rsid w:val="00346A1C"/>
    <w:rsid w:val="00346BB1"/>
    <w:rsid w:val="00346DF9"/>
    <w:rsid w:val="00347120"/>
    <w:rsid w:val="00347162"/>
    <w:rsid w:val="0034783A"/>
    <w:rsid w:val="0035029B"/>
    <w:rsid w:val="00350A70"/>
    <w:rsid w:val="00350EBF"/>
    <w:rsid w:val="00351B74"/>
    <w:rsid w:val="00351DA0"/>
    <w:rsid w:val="00352773"/>
    <w:rsid w:val="003528A9"/>
    <w:rsid w:val="00352B3C"/>
    <w:rsid w:val="00352E6C"/>
    <w:rsid w:val="00353515"/>
    <w:rsid w:val="0035360E"/>
    <w:rsid w:val="00353725"/>
    <w:rsid w:val="003538C4"/>
    <w:rsid w:val="00353947"/>
    <w:rsid w:val="0035398F"/>
    <w:rsid w:val="00353B77"/>
    <w:rsid w:val="00353BE6"/>
    <w:rsid w:val="00353F1B"/>
    <w:rsid w:val="00354039"/>
    <w:rsid w:val="00354457"/>
    <w:rsid w:val="003547AD"/>
    <w:rsid w:val="003548EA"/>
    <w:rsid w:val="00354CFF"/>
    <w:rsid w:val="00354FA9"/>
    <w:rsid w:val="00355822"/>
    <w:rsid w:val="003558A3"/>
    <w:rsid w:val="00356394"/>
    <w:rsid w:val="00356812"/>
    <w:rsid w:val="00356E51"/>
    <w:rsid w:val="00357241"/>
    <w:rsid w:val="0035778A"/>
    <w:rsid w:val="00360AD4"/>
    <w:rsid w:val="00360B9A"/>
    <w:rsid w:val="00360D21"/>
    <w:rsid w:val="00360EDE"/>
    <w:rsid w:val="00360FF6"/>
    <w:rsid w:val="003616E4"/>
    <w:rsid w:val="00361F39"/>
    <w:rsid w:val="00362109"/>
    <w:rsid w:val="00362655"/>
    <w:rsid w:val="003626F6"/>
    <w:rsid w:val="00362826"/>
    <w:rsid w:val="00362E0D"/>
    <w:rsid w:val="0036328E"/>
    <w:rsid w:val="00364024"/>
    <w:rsid w:val="003642CD"/>
    <w:rsid w:val="00364D7F"/>
    <w:rsid w:val="00364E2B"/>
    <w:rsid w:val="00365322"/>
    <w:rsid w:val="003654A5"/>
    <w:rsid w:val="00365BE2"/>
    <w:rsid w:val="00365CAE"/>
    <w:rsid w:val="003660D1"/>
    <w:rsid w:val="003661BC"/>
    <w:rsid w:val="003666F9"/>
    <w:rsid w:val="00367316"/>
    <w:rsid w:val="0036771C"/>
    <w:rsid w:val="00367808"/>
    <w:rsid w:val="00367974"/>
    <w:rsid w:val="00367B60"/>
    <w:rsid w:val="00367CA5"/>
    <w:rsid w:val="00367D35"/>
    <w:rsid w:val="00367F4F"/>
    <w:rsid w:val="003703B4"/>
    <w:rsid w:val="003703EE"/>
    <w:rsid w:val="00370412"/>
    <w:rsid w:val="00370CA0"/>
    <w:rsid w:val="00371267"/>
    <w:rsid w:val="00371BE6"/>
    <w:rsid w:val="003723A9"/>
    <w:rsid w:val="00372631"/>
    <w:rsid w:val="00372F74"/>
    <w:rsid w:val="00373B48"/>
    <w:rsid w:val="003744B6"/>
    <w:rsid w:val="00374877"/>
    <w:rsid w:val="00374AED"/>
    <w:rsid w:val="00374BAF"/>
    <w:rsid w:val="00374F2B"/>
    <w:rsid w:val="00375180"/>
    <w:rsid w:val="003752BA"/>
    <w:rsid w:val="00375367"/>
    <w:rsid w:val="0037558E"/>
    <w:rsid w:val="00375982"/>
    <w:rsid w:val="00375A4E"/>
    <w:rsid w:val="00376F4C"/>
    <w:rsid w:val="00376FBE"/>
    <w:rsid w:val="0037721D"/>
    <w:rsid w:val="00377429"/>
    <w:rsid w:val="003774E0"/>
    <w:rsid w:val="00381020"/>
    <w:rsid w:val="00381259"/>
    <w:rsid w:val="0038136F"/>
    <w:rsid w:val="003817F2"/>
    <w:rsid w:val="00381DDB"/>
    <w:rsid w:val="00381DF1"/>
    <w:rsid w:val="00381EBD"/>
    <w:rsid w:val="003827AF"/>
    <w:rsid w:val="003827DA"/>
    <w:rsid w:val="00382918"/>
    <w:rsid w:val="00383B56"/>
    <w:rsid w:val="00383E69"/>
    <w:rsid w:val="003843E0"/>
    <w:rsid w:val="0038451B"/>
    <w:rsid w:val="00384887"/>
    <w:rsid w:val="003850CA"/>
    <w:rsid w:val="00385146"/>
    <w:rsid w:val="00385459"/>
    <w:rsid w:val="0038592D"/>
    <w:rsid w:val="0038594E"/>
    <w:rsid w:val="00385B43"/>
    <w:rsid w:val="00385C79"/>
    <w:rsid w:val="0038647F"/>
    <w:rsid w:val="00386720"/>
    <w:rsid w:val="00386824"/>
    <w:rsid w:val="00386AE5"/>
    <w:rsid w:val="00386D80"/>
    <w:rsid w:val="00386EB9"/>
    <w:rsid w:val="003872EE"/>
    <w:rsid w:val="00387645"/>
    <w:rsid w:val="00387714"/>
    <w:rsid w:val="00387A24"/>
    <w:rsid w:val="00387D82"/>
    <w:rsid w:val="00387E37"/>
    <w:rsid w:val="003900ED"/>
    <w:rsid w:val="003910F8"/>
    <w:rsid w:val="00391612"/>
    <w:rsid w:val="00391EDC"/>
    <w:rsid w:val="00392431"/>
    <w:rsid w:val="003926E3"/>
    <w:rsid w:val="0039299B"/>
    <w:rsid w:val="0039366E"/>
    <w:rsid w:val="00393921"/>
    <w:rsid w:val="00393DE0"/>
    <w:rsid w:val="003945DC"/>
    <w:rsid w:val="00394A04"/>
    <w:rsid w:val="00395046"/>
    <w:rsid w:val="0039629B"/>
    <w:rsid w:val="00396E66"/>
    <w:rsid w:val="003974BC"/>
    <w:rsid w:val="00397BE4"/>
    <w:rsid w:val="003A0213"/>
    <w:rsid w:val="003A0A81"/>
    <w:rsid w:val="003A101A"/>
    <w:rsid w:val="003A10AE"/>
    <w:rsid w:val="003A1311"/>
    <w:rsid w:val="003A1CDA"/>
    <w:rsid w:val="003A2B63"/>
    <w:rsid w:val="003A3339"/>
    <w:rsid w:val="003A3ABE"/>
    <w:rsid w:val="003A3BB7"/>
    <w:rsid w:val="003A401F"/>
    <w:rsid w:val="003A469D"/>
    <w:rsid w:val="003A4A50"/>
    <w:rsid w:val="003A4EEF"/>
    <w:rsid w:val="003A4F55"/>
    <w:rsid w:val="003A4FC0"/>
    <w:rsid w:val="003A558E"/>
    <w:rsid w:val="003A5915"/>
    <w:rsid w:val="003A5BBB"/>
    <w:rsid w:val="003A5F96"/>
    <w:rsid w:val="003A61EA"/>
    <w:rsid w:val="003A7204"/>
    <w:rsid w:val="003A794C"/>
    <w:rsid w:val="003A7A70"/>
    <w:rsid w:val="003B100F"/>
    <w:rsid w:val="003B10E1"/>
    <w:rsid w:val="003B1809"/>
    <w:rsid w:val="003B1849"/>
    <w:rsid w:val="003B1BD0"/>
    <w:rsid w:val="003B1E16"/>
    <w:rsid w:val="003B21E7"/>
    <w:rsid w:val="003B25EF"/>
    <w:rsid w:val="003B295C"/>
    <w:rsid w:val="003B3AF4"/>
    <w:rsid w:val="003B4107"/>
    <w:rsid w:val="003B421C"/>
    <w:rsid w:val="003B4521"/>
    <w:rsid w:val="003B522E"/>
    <w:rsid w:val="003B5367"/>
    <w:rsid w:val="003B5D17"/>
    <w:rsid w:val="003B60CB"/>
    <w:rsid w:val="003B6230"/>
    <w:rsid w:val="003B662F"/>
    <w:rsid w:val="003B68E7"/>
    <w:rsid w:val="003B6AF2"/>
    <w:rsid w:val="003B6DD9"/>
    <w:rsid w:val="003B6E2B"/>
    <w:rsid w:val="003B76FA"/>
    <w:rsid w:val="003B7F7E"/>
    <w:rsid w:val="003C0A87"/>
    <w:rsid w:val="003C0BFC"/>
    <w:rsid w:val="003C2EBA"/>
    <w:rsid w:val="003C2F0B"/>
    <w:rsid w:val="003C3262"/>
    <w:rsid w:val="003C37F0"/>
    <w:rsid w:val="003C38CB"/>
    <w:rsid w:val="003C3BE7"/>
    <w:rsid w:val="003C49D4"/>
    <w:rsid w:val="003C4B28"/>
    <w:rsid w:val="003C57F0"/>
    <w:rsid w:val="003C63AA"/>
    <w:rsid w:val="003C63DF"/>
    <w:rsid w:val="003C6E90"/>
    <w:rsid w:val="003C716D"/>
    <w:rsid w:val="003C7461"/>
    <w:rsid w:val="003C746F"/>
    <w:rsid w:val="003C7529"/>
    <w:rsid w:val="003C7A66"/>
    <w:rsid w:val="003C7FCB"/>
    <w:rsid w:val="003D0A1B"/>
    <w:rsid w:val="003D0AC5"/>
    <w:rsid w:val="003D0BBC"/>
    <w:rsid w:val="003D0BDD"/>
    <w:rsid w:val="003D0D68"/>
    <w:rsid w:val="003D0F3C"/>
    <w:rsid w:val="003D11DB"/>
    <w:rsid w:val="003D164E"/>
    <w:rsid w:val="003D1665"/>
    <w:rsid w:val="003D16E2"/>
    <w:rsid w:val="003D177E"/>
    <w:rsid w:val="003D20C0"/>
    <w:rsid w:val="003D2C1C"/>
    <w:rsid w:val="003D35F4"/>
    <w:rsid w:val="003D3679"/>
    <w:rsid w:val="003D3B05"/>
    <w:rsid w:val="003D4656"/>
    <w:rsid w:val="003D465E"/>
    <w:rsid w:val="003D4E97"/>
    <w:rsid w:val="003D5244"/>
    <w:rsid w:val="003D53EE"/>
    <w:rsid w:val="003D6174"/>
    <w:rsid w:val="003D66DB"/>
    <w:rsid w:val="003D683E"/>
    <w:rsid w:val="003D73BC"/>
    <w:rsid w:val="003D7516"/>
    <w:rsid w:val="003D75FA"/>
    <w:rsid w:val="003D7A0F"/>
    <w:rsid w:val="003E0107"/>
    <w:rsid w:val="003E0A82"/>
    <w:rsid w:val="003E0AC5"/>
    <w:rsid w:val="003E0AD5"/>
    <w:rsid w:val="003E0CB9"/>
    <w:rsid w:val="003E15C1"/>
    <w:rsid w:val="003E19AC"/>
    <w:rsid w:val="003E2985"/>
    <w:rsid w:val="003E334F"/>
    <w:rsid w:val="003E342F"/>
    <w:rsid w:val="003E36B4"/>
    <w:rsid w:val="003E480D"/>
    <w:rsid w:val="003E4AEA"/>
    <w:rsid w:val="003E62D2"/>
    <w:rsid w:val="003E68C4"/>
    <w:rsid w:val="003E7520"/>
    <w:rsid w:val="003E7833"/>
    <w:rsid w:val="003F043B"/>
    <w:rsid w:val="003F0F31"/>
    <w:rsid w:val="003F1160"/>
    <w:rsid w:val="003F1639"/>
    <w:rsid w:val="003F17C8"/>
    <w:rsid w:val="003F1817"/>
    <w:rsid w:val="003F1865"/>
    <w:rsid w:val="003F1CBA"/>
    <w:rsid w:val="003F2516"/>
    <w:rsid w:val="003F2C2D"/>
    <w:rsid w:val="003F34C1"/>
    <w:rsid w:val="003F373A"/>
    <w:rsid w:val="003F3DFE"/>
    <w:rsid w:val="003F4204"/>
    <w:rsid w:val="003F46A8"/>
    <w:rsid w:val="003F5172"/>
    <w:rsid w:val="003F57FF"/>
    <w:rsid w:val="003F656E"/>
    <w:rsid w:val="003F65E8"/>
    <w:rsid w:val="003F6A02"/>
    <w:rsid w:val="003F6AD7"/>
    <w:rsid w:val="003F6F4F"/>
    <w:rsid w:val="003F77CF"/>
    <w:rsid w:val="00400416"/>
    <w:rsid w:val="00400473"/>
    <w:rsid w:val="0040077A"/>
    <w:rsid w:val="00400848"/>
    <w:rsid w:val="00400E15"/>
    <w:rsid w:val="00401917"/>
    <w:rsid w:val="00401F39"/>
    <w:rsid w:val="004020A6"/>
    <w:rsid w:val="004027A7"/>
    <w:rsid w:val="0040283D"/>
    <w:rsid w:val="00402BB2"/>
    <w:rsid w:val="00402E33"/>
    <w:rsid w:val="00402EB2"/>
    <w:rsid w:val="004034AA"/>
    <w:rsid w:val="00403C5D"/>
    <w:rsid w:val="00404370"/>
    <w:rsid w:val="004045DE"/>
    <w:rsid w:val="00404743"/>
    <w:rsid w:val="00405473"/>
    <w:rsid w:val="004058A7"/>
    <w:rsid w:val="00405902"/>
    <w:rsid w:val="0040665E"/>
    <w:rsid w:val="004067E4"/>
    <w:rsid w:val="00406C31"/>
    <w:rsid w:val="00407745"/>
    <w:rsid w:val="00407760"/>
    <w:rsid w:val="00407779"/>
    <w:rsid w:val="00407A58"/>
    <w:rsid w:val="004102F8"/>
    <w:rsid w:val="00410711"/>
    <w:rsid w:val="00410831"/>
    <w:rsid w:val="00410B35"/>
    <w:rsid w:val="00410BEE"/>
    <w:rsid w:val="00411024"/>
    <w:rsid w:val="00411A03"/>
    <w:rsid w:val="00411F18"/>
    <w:rsid w:val="0041233D"/>
    <w:rsid w:val="004124F4"/>
    <w:rsid w:val="00412D3A"/>
    <w:rsid w:val="00412DCE"/>
    <w:rsid w:val="00412F43"/>
    <w:rsid w:val="004130C2"/>
    <w:rsid w:val="00413779"/>
    <w:rsid w:val="00413857"/>
    <w:rsid w:val="00413AD9"/>
    <w:rsid w:val="00413ECD"/>
    <w:rsid w:val="00414206"/>
    <w:rsid w:val="00414288"/>
    <w:rsid w:val="004149E5"/>
    <w:rsid w:val="00414D51"/>
    <w:rsid w:val="00414DA9"/>
    <w:rsid w:val="00415264"/>
    <w:rsid w:val="0041600A"/>
    <w:rsid w:val="00416040"/>
    <w:rsid w:val="00416240"/>
    <w:rsid w:val="004163F8"/>
    <w:rsid w:val="0041650C"/>
    <w:rsid w:val="00416697"/>
    <w:rsid w:val="00416F5A"/>
    <w:rsid w:val="00417618"/>
    <w:rsid w:val="004177D1"/>
    <w:rsid w:val="0041788E"/>
    <w:rsid w:val="00417AF2"/>
    <w:rsid w:val="00420205"/>
    <w:rsid w:val="00420327"/>
    <w:rsid w:val="00420454"/>
    <w:rsid w:val="00420625"/>
    <w:rsid w:val="00420C79"/>
    <w:rsid w:val="004214D7"/>
    <w:rsid w:val="004218E1"/>
    <w:rsid w:val="00421BD1"/>
    <w:rsid w:val="00421D19"/>
    <w:rsid w:val="00421D1F"/>
    <w:rsid w:val="004225D2"/>
    <w:rsid w:val="00422967"/>
    <w:rsid w:val="00422CDA"/>
    <w:rsid w:val="00422D1D"/>
    <w:rsid w:val="00422E34"/>
    <w:rsid w:val="0042315E"/>
    <w:rsid w:val="00423623"/>
    <w:rsid w:val="004243A5"/>
    <w:rsid w:val="00424D9F"/>
    <w:rsid w:val="004251C4"/>
    <w:rsid w:val="004256AB"/>
    <w:rsid w:val="00425B72"/>
    <w:rsid w:val="00425C33"/>
    <w:rsid w:val="0042632C"/>
    <w:rsid w:val="00426563"/>
    <w:rsid w:val="004269B7"/>
    <w:rsid w:val="00426DC6"/>
    <w:rsid w:val="004275F5"/>
    <w:rsid w:val="00427CFC"/>
    <w:rsid w:val="0043034C"/>
    <w:rsid w:val="0043075F"/>
    <w:rsid w:val="0043082D"/>
    <w:rsid w:val="004310F9"/>
    <w:rsid w:val="0043159B"/>
    <w:rsid w:val="00432208"/>
    <w:rsid w:val="004326D4"/>
    <w:rsid w:val="00432BF9"/>
    <w:rsid w:val="00433F9B"/>
    <w:rsid w:val="004348D2"/>
    <w:rsid w:val="00435280"/>
    <w:rsid w:val="004359F8"/>
    <w:rsid w:val="00435BFC"/>
    <w:rsid w:val="004363EC"/>
    <w:rsid w:val="00437184"/>
    <w:rsid w:val="004373F7"/>
    <w:rsid w:val="0043758C"/>
    <w:rsid w:val="004377E7"/>
    <w:rsid w:val="0044006A"/>
    <w:rsid w:val="00440265"/>
    <w:rsid w:val="0044043A"/>
    <w:rsid w:val="00440750"/>
    <w:rsid w:val="00440DBF"/>
    <w:rsid w:val="00441E16"/>
    <w:rsid w:val="004427F9"/>
    <w:rsid w:val="00442A90"/>
    <w:rsid w:val="00442C53"/>
    <w:rsid w:val="0044325A"/>
    <w:rsid w:val="004434EC"/>
    <w:rsid w:val="00443673"/>
    <w:rsid w:val="004438B9"/>
    <w:rsid w:val="00444106"/>
    <w:rsid w:val="004449CE"/>
    <w:rsid w:val="00445238"/>
    <w:rsid w:val="00445400"/>
    <w:rsid w:val="004457F5"/>
    <w:rsid w:val="00445B17"/>
    <w:rsid w:val="00445CB5"/>
    <w:rsid w:val="004467E8"/>
    <w:rsid w:val="00446E75"/>
    <w:rsid w:val="00447042"/>
    <w:rsid w:val="004472AC"/>
    <w:rsid w:val="004474DA"/>
    <w:rsid w:val="0044794B"/>
    <w:rsid w:val="00447B4D"/>
    <w:rsid w:val="004504CF"/>
    <w:rsid w:val="00450658"/>
    <w:rsid w:val="004507C6"/>
    <w:rsid w:val="00451F3C"/>
    <w:rsid w:val="004523DF"/>
    <w:rsid w:val="0045341F"/>
    <w:rsid w:val="00453448"/>
    <w:rsid w:val="00453E2B"/>
    <w:rsid w:val="00453F6C"/>
    <w:rsid w:val="0045410E"/>
    <w:rsid w:val="004543AF"/>
    <w:rsid w:val="004545CA"/>
    <w:rsid w:val="0045492E"/>
    <w:rsid w:val="004549C9"/>
    <w:rsid w:val="00454F0E"/>
    <w:rsid w:val="00455856"/>
    <w:rsid w:val="00455AF8"/>
    <w:rsid w:val="00456125"/>
    <w:rsid w:val="004563AC"/>
    <w:rsid w:val="00456406"/>
    <w:rsid w:val="00456E29"/>
    <w:rsid w:val="00457043"/>
    <w:rsid w:val="004570E3"/>
    <w:rsid w:val="00457561"/>
    <w:rsid w:val="00457DEF"/>
    <w:rsid w:val="00457E54"/>
    <w:rsid w:val="004607BC"/>
    <w:rsid w:val="00460A6A"/>
    <w:rsid w:val="00460AC2"/>
    <w:rsid w:val="00460EF0"/>
    <w:rsid w:val="00461263"/>
    <w:rsid w:val="00461724"/>
    <w:rsid w:val="00461EEA"/>
    <w:rsid w:val="00462973"/>
    <w:rsid w:val="00462CF1"/>
    <w:rsid w:val="00462D23"/>
    <w:rsid w:val="00463368"/>
    <w:rsid w:val="00463475"/>
    <w:rsid w:val="00463786"/>
    <w:rsid w:val="00463A29"/>
    <w:rsid w:val="00463D23"/>
    <w:rsid w:val="00463F86"/>
    <w:rsid w:val="00464331"/>
    <w:rsid w:val="0046480E"/>
    <w:rsid w:val="00464970"/>
    <w:rsid w:val="00464ACE"/>
    <w:rsid w:val="004652F4"/>
    <w:rsid w:val="00465981"/>
    <w:rsid w:val="00465D87"/>
    <w:rsid w:val="004665F2"/>
    <w:rsid w:val="00466CE8"/>
    <w:rsid w:val="00467225"/>
    <w:rsid w:val="0046755E"/>
    <w:rsid w:val="00467702"/>
    <w:rsid w:val="00467905"/>
    <w:rsid w:val="00467E11"/>
    <w:rsid w:val="00470181"/>
    <w:rsid w:val="00470337"/>
    <w:rsid w:val="00470746"/>
    <w:rsid w:val="004707BE"/>
    <w:rsid w:val="00470925"/>
    <w:rsid w:val="00470A7B"/>
    <w:rsid w:val="00470D96"/>
    <w:rsid w:val="00471003"/>
    <w:rsid w:val="00471A10"/>
    <w:rsid w:val="00472332"/>
    <w:rsid w:val="00472A5D"/>
    <w:rsid w:val="00472D1F"/>
    <w:rsid w:val="00472EEB"/>
    <w:rsid w:val="00472F8F"/>
    <w:rsid w:val="004731EE"/>
    <w:rsid w:val="004733D7"/>
    <w:rsid w:val="004737F1"/>
    <w:rsid w:val="00473B6D"/>
    <w:rsid w:val="00474E23"/>
    <w:rsid w:val="0047503A"/>
    <w:rsid w:val="0047509E"/>
    <w:rsid w:val="00475BD8"/>
    <w:rsid w:val="00475C0E"/>
    <w:rsid w:val="0047602F"/>
    <w:rsid w:val="00476106"/>
    <w:rsid w:val="0047625C"/>
    <w:rsid w:val="0047636D"/>
    <w:rsid w:val="004768D6"/>
    <w:rsid w:val="00476B35"/>
    <w:rsid w:val="004770B4"/>
    <w:rsid w:val="004773F2"/>
    <w:rsid w:val="0047776D"/>
    <w:rsid w:val="00477F28"/>
    <w:rsid w:val="004802F2"/>
    <w:rsid w:val="00480672"/>
    <w:rsid w:val="004809DE"/>
    <w:rsid w:val="00480CA7"/>
    <w:rsid w:val="00480D9B"/>
    <w:rsid w:val="0048124F"/>
    <w:rsid w:val="00481457"/>
    <w:rsid w:val="004818C9"/>
    <w:rsid w:val="00481C4D"/>
    <w:rsid w:val="004824F3"/>
    <w:rsid w:val="00482690"/>
    <w:rsid w:val="00482E6D"/>
    <w:rsid w:val="004833F9"/>
    <w:rsid w:val="00484277"/>
    <w:rsid w:val="00484801"/>
    <w:rsid w:val="00485394"/>
    <w:rsid w:val="00485576"/>
    <w:rsid w:val="0048566C"/>
    <w:rsid w:val="00485A14"/>
    <w:rsid w:val="00485A5B"/>
    <w:rsid w:val="00485A6B"/>
    <w:rsid w:val="0048663B"/>
    <w:rsid w:val="00486DCD"/>
    <w:rsid w:val="00487224"/>
    <w:rsid w:val="0048761C"/>
    <w:rsid w:val="004879A6"/>
    <w:rsid w:val="004879E0"/>
    <w:rsid w:val="004900FA"/>
    <w:rsid w:val="004903FB"/>
    <w:rsid w:val="004904FD"/>
    <w:rsid w:val="00490510"/>
    <w:rsid w:val="004907D7"/>
    <w:rsid w:val="00490E46"/>
    <w:rsid w:val="00490F76"/>
    <w:rsid w:val="004917DF"/>
    <w:rsid w:val="00491BBA"/>
    <w:rsid w:val="00492414"/>
    <w:rsid w:val="00492654"/>
    <w:rsid w:val="0049323C"/>
    <w:rsid w:val="00493304"/>
    <w:rsid w:val="004933F1"/>
    <w:rsid w:val="00493627"/>
    <w:rsid w:val="00493916"/>
    <w:rsid w:val="00493A2B"/>
    <w:rsid w:val="00494307"/>
    <w:rsid w:val="004943BB"/>
    <w:rsid w:val="00494713"/>
    <w:rsid w:val="00495453"/>
    <w:rsid w:val="0049575E"/>
    <w:rsid w:val="004957C6"/>
    <w:rsid w:val="00495A13"/>
    <w:rsid w:val="00497833"/>
    <w:rsid w:val="004979D4"/>
    <w:rsid w:val="00497BB2"/>
    <w:rsid w:val="00497D57"/>
    <w:rsid w:val="004A063A"/>
    <w:rsid w:val="004A07AA"/>
    <w:rsid w:val="004A0C1A"/>
    <w:rsid w:val="004A0EC0"/>
    <w:rsid w:val="004A114B"/>
    <w:rsid w:val="004A15A9"/>
    <w:rsid w:val="004A16F9"/>
    <w:rsid w:val="004A1C91"/>
    <w:rsid w:val="004A1EA5"/>
    <w:rsid w:val="004A24BE"/>
    <w:rsid w:val="004A2A32"/>
    <w:rsid w:val="004A2D63"/>
    <w:rsid w:val="004A345A"/>
    <w:rsid w:val="004A35A9"/>
    <w:rsid w:val="004A3C46"/>
    <w:rsid w:val="004A3F95"/>
    <w:rsid w:val="004A45C9"/>
    <w:rsid w:val="004A4684"/>
    <w:rsid w:val="004A49C8"/>
    <w:rsid w:val="004A582D"/>
    <w:rsid w:val="004A638A"/>
    <w:rsid w:val="004A6AC6"/>
    <w:rsid w:val="004A6CE4"/>
    <w:rsid w:val="004A6D9A"/>
    <w:rsid w:val="004A6F04"/>
    <w:rsid w:val="004A6FC5"/>
    <w:rsid w:val="004A723A"/>
    <w:rsid w:val="004A7559"/>
    <w:rsid w:val="004A776C"/>
    <w:rsid w:val="004A7F8B"/>
    <w:rsid w:val="004B004B"/>
    <w:rsid w:val="004B0CC2"/>
    <w:rsid w:val="004B0FDC"/>
    <w:rsid w:val="004B12A3"/>
    <w:rsid w:val="004B1F54"/>
    <w:rsid w:val="004B2643"/>
    <w:rsid w:val="004B26B6"/>
    <w:rsid w:val="004B2904"/>
    <w:rsid w:val="004B2F30"/>
    <w:rsid w:val="004B3801"/>
    <w:rsid w:val="004B44FC"/>
    <w:rsid w:val="004B4974"/>
    <w:rsid w:val="004B4C59"/>
    <w:rsid w:val="004B5C41"/>
    <w:rsid w:val="004B6630"/>
    <w:rsid w:val="004B67F7"/>
    <w:rsid w:val="004B6A53"/>
    <w:rsid w:val="004B6A7E"/>
    <w:rsid w:val="004B7AA2"/>
    <w:rsid w:val="004B7C4C"/>
    <w:rsid w:val="004B7D48"/>
    <w:rsid w:val="004C0942"/>
    <w:rsid w:val="004C0A6C"/>
    <w:rsid w:val="004C0D8A"/>
    <w:rsid w:val="004C0E67"/>
    <w:rsid w:val="004C0E90"/>
    <w:rsid w:val="004C1160"/>
    <w:rsid w:val="004C19CF"/>
    <w:rsid w:val="004C1C62"/>
    <w:rsid w:val="004C1E66"/>
    <w:rsid w:val="004C2E97"/>
    <w:rsid w:val="004C34F8"/>
    <w:rsid w:val="004C3803"/>
    <w:rsid w:val="004C40B5"/>
    <w:rsid w:val="004C4126"/>
    <w:rsid w:val="004C41F7"/>
    <w:rsid w:val="004C4275"/>
    <w:rsid w:val="004C5A1F"/>
    <w:rsid w:val="004C6214"/>
    <w:rsid w:val="004C6464"/>
    <w:rsid w:val="004C64BF"/>
    <w:rsid w:val="004C6684"/>
    <w:rsid w:val="004C6B61"/>
    <w:rsid w:val="004C71BB"/>
    <w:rsid w:val="004C7623"/>
    <w:rsid w:val="004C77BE"/>
    <w:rsid w:val="004C7928"/>
    <w:rsid w:val="004D00B9"/>
    <w:rsid w:val="004D0352"/>
    <w:rsid w:val="004D0526"/>
    <w:rsid w:val="004D1478"/>
    <w:rsid w:val="004D1A49"/>
    <w:rsid w:val="004D2144"/>
    <w:rsid w:val="004D2319"/>
    <w:rsid w:val="004D25AA"/>
    <w:rsid w:val="004D2793"/>
    <w:rsid w:val="004D2906"/>
    <w:rsid w:val="004D2932"/>
    <w:rsid w:val="004D2D11"/>
    <w:rsid w:val="004D35B3"/>
    <w:rsid w:val="004D39BB"/>
    <w:rsid w:val="004D40BE"/>
    <w:rsid w:val="004D43D2"/>
    <w:rsid w:val="004D4528"/>
    <w:rsid w:val="004D5003"/>
    <w:rsid w:val="004D558B"/>
    <w:rsid w:val="004D5BF1"/>
    <w:rsid w:val="004D5FA1"/>
    <w:rsid w:val="004D6A76"/>
    <w:rsid w:val="004D6C22"/>
    <w:rsid w:val="004D796F"/>
    <w:rsid w:val="004D7C0F"/>
    <w:rsid w:val="004D7CE2"/>
    <w:rsid w:val="004E041F"/>
    <w:rsid w:val="004E0807"/>
    <w:rsid w:val="004E0A8B"/>
    <w:rsid w:val="004E0C6C"/>
    <w:rsid w:val="004E0F45"/>
    <w:rsid w:val="004E1421"/>
    <w:rsid w:val="004E14D4"/>
    <w:rsid w:val="004E1EB8"/>
    <w:rsid w:val="004E1F6A"/>
    <w:rsid w:val="004E2179"/>
    <w:rsid w:val="004E2185"/>
    <w:rsid w:val="004E23B1"/>
    <w:rsid w:val="004E2486"/>
    <w:rsid w:val="004E28B9"/>
    <w:rsid w:val="004E28D1"/>
    <w:rsid w:val="004E2A04"/>
    <w:rsid w:val="004E3729"/>
    <w:rsid w:val="004E3A92"/>
    <w:rsid w:val="004E40AB"/>
    <w:rsid w:val="004E56B3"/>
    <w:rsid w:val="004E674B"/>
    <w:rsid w:val="004E674D"/>
    <w:rsid w:val="004E6BC3"/>
    <w:rsid w:val="004E6D7B"/>
    <w:rsid w:val="004E7164"/>
    <w:rsid w:val="004E71B9"/>
    <w:rsid w:val="004E7A77"/>
    <w:rsid w:val="004F0152"/>
    <w:rsid w:val="004F0586"/>
    <w:rsid w:val="004F066D"/>
    <w:rsid w:val="004F076B"/>
    <w:rsid w:val="004F0CAD"/>
    <w:rsid w:val="004F16BC"/>
    <w:rsid w:val="004F16E8"/>
    <w:rsid w:val="004F1986"/>
    <w:rsid w:val="004F1C7D"/>
    <w:rsid w:val="004F2245"/>
    <w:rsid w:val="004F240A"/>
    <w:rsid w:val="004F2ED5"/>
    <w:rsid w:val="004F3106"/>
    <w:rsid w:val="004F3156"/>
    <w:rsid w:val="004F3354"/>
    <w:rsid w:val="004F38B2"/>
    <w:rsid w:val="004F3C0C"/>
    <w:rsid w:val="004F3FA5"/>
    <w:rsid w:val="004F40BF"/>
    <w:rsid w:val="004F4301"/>
    <w:rsid w:val="004F4941"/>
    <w:rsid w:val="004F4999"/>
    <w:rsid w:val="004F4E89"/>
    <w:rsid w:val="004F53CD"/>
    <w:rsid w:val="004F5838"/>
    <w:rsid w:val="004F5D4B"/>
    <w:rsid w:val="004F5F68"/>
    <w:rsid w:val="004F63D8"/>
    <w:rsid w:val="004F6689"/>
    <w:rsid w:val="004F736B"/>
    <w:rsid w:val="004F7654"/>
    <w:rsid w:val="0050028A"/>
    <w:rsid w:val="00500416"/>
    <w:rsid w:val="00500448"/>
    <w:rsid w:val="00502539"/>
    <w:rsid w:val="00502BED"/>
    <w:rsid w:val="00502C41"/>
    <w:rsid w:val="00502F15"/>
    <w:rsid w:val="0050397F"/>
    <w:rsid w:val="005041FE"/>
    <w:rsid w:val="00504374"/>
    <w:rsid w:val="00504D37"/>
    <w:rsid w:val="00504E33"/>
    <w:rsid w:val="0050518E"/>
    <w:rsid w:val="005056F4"/>
    <w:rsid w:val="00506163"/>
    <w:rsid w:val="005063ED"/>
    <w:rsid w:val="00506659"/>
    <w:rsid w:val="0050667F"/>
    <w:rsid w:val="0050725F"/>
    <w:rsid w:val="00507C86"/>
    <w:rsid w:val="00510708"/>
    <w:rsid w:val="00510AA9"/>
    <w:rsid w:val="00511E42"/>
    <w:rsid w:val="0051223B"/>
    <w:rsid w:val="005129FA"/>
    <w:rsid w:val="00512CDD"/>
    <w:rsid w:val="005134AB"/>
    <w:rsid w:val="00513526"/>
    <w:rsid w:val="005139BE"/>
    <w:rsid w:val="00513B7D"/>
    <w:rsid w:val="005144B7"/>
    <w:rsid w:val="00514D48"/>
    <w:rsid w:val="00514F93"/>
    <w:rsid w:val="00516EE2"/>
    <w:rsid w:val="005178DC"/>
    <w:rsid w:val="00520B5B"/>
    <w:rsid w:val="00520BB9"/>
    <w:rsid w:val="00520C6C"/>
    <w:rsid w:val="00520DBC"/>
    <w:rsid w:val="00521037"/>
    <w:rsid w:val="00521087"/>
    <w:rsid w:val="005210F3"/>
    <w:rsid w:val="005217F0"/>
    <w:rsid w:val="00521B41"/>
    <w:rsid w:val="00522333"/>
    <w:rsid w:val="0052293C"/>
    <w:rsid w:val="005231E8"/>
    <w:rsid w:val="0052374D"/>
    <w:rsid w:val="00523A1B"/>
    <w:rsid w:val="00523E01"/>
    <w:rsid w:val="00523ED0"/>
    <w:rsid w:val="005241D7"/>
    <w:rsid w:val="00524638"/>
    <w:rsid w:val="00525F62"/>
    <w:rsid w:val="005263AB"/>
    <w:rsid w:val="005263FE"/>
    <w:rsid w:val="00527920"/>
    <w:rsid w:val="00527E95"/>
    <w:rsid w:val="00530200"/>
    <w:rsid w:val="005304B6"/>
    <w:rsid w:val="00530D53"/>
    <w:rsid w:val="0053116D"/>
    <w:rsid w:val="0053128B"/>
    <w:rsid w:val="00531AAE"/>
    <w:rsid w:val="00531D8F"/>
    <w:rsid w:val="00532562"/>
    <w:rsid w:val="0053258F"/>
    <w:rsid w:val="00532E1D"/>
    <w:rsid w:val="005333D3"/>
    <w:rsid w:val="00533630"/>
    <w:rsid w:val="00533882"/>
    <w:rsid w:val="00533F9C"/>
    <w:rsid w:val="00533FB8"/>
    <w:rsid w:val="005341E0"/>
    <w:rsid w:val="005345F0"/>
    <w:rsid w:val="00534691"/>
    <w:rsid w:val="005348CC"/>
    <w:rsid w:val="0053517A"/>
    <w:rsid w:val="00535B09"/>
    <w:rsid w:val="00535D8D"/>
    <w:rsid w:val="0053605B"/>
    <w:rsid w:val="005362FF"/>
    <w:rsid w:val="00536C25"/>
    <w:rsid w:val="00536CFE"/>
    <w:rsid w:val="00537228"/>
    <w:rsid w:val="00537333"/>
    <w:rsid w:val="00537514"/>
    <w:rsid w:val="00537739"/>
    <w:rsid w:val="0053799F"/>
    <w:rsid w:val="00537ACB"/>
    <w:rsid w:val="00540076"/>
    <w:rsid w:val="00540286"/>
    <w:rsid w:val="005402EB"/>
    <w:rsid w:val="00540E91"/>
    <w:rsid w:val="00540EEF"/>
    <w:rsid w:val="0054107F"/>
    <w:rsid w:val="00541286"/>
    <w:rsid w:val="00541579"/>
    <w:rsid w:val="0054169C"/>
    <w:rsid w:val="005416B0"/>
    <w:rsid w:val="005417A6"/>
    <w:rsid w:val="00541949"/>
    <w:rsid w:val="00541CC5"/>
    <w:rsid w:val="0054201D"/>
    <w:rsid w:val="005424AB"/>
    <w:rsid w:val="00542777"/>
    <w:rsid w:val="00542950"/>
    <w:rsid w:val="00542968"/>
    <w:rsid w:val="00542C66"/>
    <w:rsid w:val="005436B9"/>
    <w:rsid w:val="00543738"/>
    <w:rsid w:val="00543E3D"/>
    <w:rsid w:val="00544770"/>
    <w:rsid w:val="00544D19"/>
    <w:rsid w:val="00545080"/>
    <w:rsid w:val="0054526A"/>
    <w:rsid w:val="0054561D"/>
    <w:rsid w:val="00545C06"/>
    <w:rsid w:val="00545E65"/>
    <w:rsid w:val="00546571"/>
    <w:rsid w:val="0054689E"/>
    <w:rsid w:val="0054710B"/>
    <w:rsid w:val="0054737E"/>
    <w:rsid w:val="00547992"/>
    <w:rsid w:val="00547A8C"/>
    <w:rsid w:val="005500AD"/>
    <w:rsid w:val="005500D0"/>
    <w:rsid w:val="00550318"/>
    <w:rsid w:val="00550EFC"/>
    <w:rsid w:val="0055129B"/>
    <w:rsid w:val="00551AEB"/>
    <w:rsid w:val="0055279C"/>
    <w:rsid w:val="0055300D"/>
    <w:rsid w:val="0055344F"/>
    <w:rsid w:val="005534BA"/>
    <w:rsid w:val="00553B76"/>
    <w:rsid w:val="00553BDF"/>
    <w:rsid w:val="00553D44"/>
    <w:rsid w:val="00553F6D"/>
    <w:rsid w:val="005541B0"/>
    <w:rsid w:val="005550AB"/>
    <w:rsid w:val="005551AF"/>
    <w:rsid w:val="00555379"/>
    <w:rsid w:val="00555BB9"/>
    <w:rsid w:val="00555C3D"/>
    <w:rsid w:val="005562ED"/>
    <w:rsid w:val="00556570"/>
    <w:rsid w:val="00556784"/>
    <w:rsid w:val="00556BF3"/>
    <w:rsid w:val="005572A8"/>
    <w:rsid w:val="00560489"/>
    <w:rsid w:val="00560506"/>
    <w:rsid w:val="0056056F"/>
    <w:rsid w:val="00560A4A"/>
    <w:rsid w:val="00560F66"/>
    <w:rsid w:val="005628A6"/>
    <w:rsid w:val="00562960"/>
    <w:rsid w:val="00562AD9"/>
    <w:rsid w:val="00563641"/>
    <w:rsid w:val="00563B4D"/>
    <w:rsid w:val="00563E64"/>
    <w:rsid w:val="00564706"/>
    <w:rsid w:val="0056477B"/>
    <w:rsid w:val="00564EAC"/>
    <w:rsid w:val="00564F37"/>
    <w:rsid w:val="005651AA"/>
    <w:rsid w:val="005653F2"/>
    <w:rsid w:val="005660FD"/>
    <w:rsid w:val="00566B31"/>
    <w:rsid w:val="00566B54"/>
    <w:rsid w:val="00566B9F"/>
    <w:rsid w:val="005670BB"/>
    <w:rsid w:val="00567538"/>
    <w:rsid w:val="0056773D"/>
    <w:rsid w:val="0056778C"/>
    <w:rsid w:val="00567EA3"/>
    <w:rsid w:val="00567FB3"/>
    <w:rsid w:val="005705E3"/>
    <w:rsid w:val="0057071E"/>
    <w:rsid w:val="00570789"/>
    <w:rsid w:val="00570C94"/>
    <w:rsid w:val="00570DC8"/>
    <w:rsid w:val="00570FF8"/>
    <w:rsid w:val="00570FFD"/>
    <w:rsid w:val="005716D3"/>
    <w:rsid w:val="0057172D"/>
    <w:rsid w:val="00571A19"/>
    <w:rsid w:val="0057216E"/>
    <w:rsid w:val="0057241D"/>
    <w:rsid w:val="00572879"/>
    <w:rsid w:val="00572C24"/>
    <w:rsid w:val="00572DFD"/>
    <w:rsid w:val="0057371E"/>
    <w:rsid w:val="00573C77"/>
    <w:rsid w:val="005750D0"/>
    <w:rsid w:val="005751BA"/>
    <w:rsid w:val="005756CF"/>
    <w:rsid w:val="00575A49"/>
    <w:rsid w:val="00575E64"/>
    <w:rsid w:val="00576271"/>
    <w:rsid w:val="005766DD"/>
    <w:rsid w:val="00576907"/>
    <w:rsid w:val="0057715F"/>
    <w:rsid w:val="00580FBC"/>
    <w:rsid w:val="00581168"/>
    <w:rsid w:val="005812BB"/>
    <w:rsid w:val="0058203C"/>
    <w:rsid w:val="005821EF"/>
    <w:rsid w:val="005824BE"/>
    <w:rsid w:val="00582EEC"/>
    <w:rsid w:val="005832C0"/>
    <w:rsid w:val="00583425"/>
    <w:rsid w:val="0058377F"/>
    <w:rsid w:val="005841D4"/>
    <w:rsid w:val="0058425C"/>
    <w:rsid w:val="00584360"/>
    <w:rsid w:val="005844E0"/>
    <w:rsid w:val="00584C0E"/>
    <w:rsid w:val="00584E64"/>
    <w:rsid w:val="005856CE"/>
    <w:rsid w:val="005859F9"/>
    <w:rsid w:val="005863EE"/>
    <w:rsid w:val="005869EC"/>
    <w:rsid w:val="00586A32"/>
    <w:rsid w:val="00586B59"/>
    <w:rsid w:val="00586D34"/>
    <w:rsid w:val="00586E85"/>
    <w:rsid w:val="00586E9E"/>
    <w:rsid w:val="00586F4F"/>
    <w:rsid w:val="0058739A"/>
    <w:rsid w:val="005873B9"/>
    <w:rsid w:val="005875E6"/>
    <w:rsid w:val="00587830"/>
    <w:rsid w:val="0058792A"/>
    <w:rsid w:val="00587B56"/>
    <w:rsid w:val="00587C11"/>
    <w:rsid w:val="00587CF1"/>
    <w:rsid w:val="00587EB6"/>
    <w:rsid w:val="00590081"/>
    <w:rsid w:val="00590E1B"/>
    <w:rsid w:val="005918CC"/>
    <w:rsid w:val="00591B0D"/>
    <w:rsid w:val="00591CFE"/>
    <w:rsid w:val="00591DE6"/>
    <w:rsid w:val="00592631"/>
    <w:rsid w:val="005948F8"/>
    <w:rsid w:val="00594DA5"/>
    <w:rsid w:val="00595024"/>
    <w:rsid w:val="005956B2"/>
    <w:rsid w:val="005957FE"/>
    <w:rsid w:val="0059582A"/>
    <w:rsid w:val="00595BAF"/>
    <w:rsid w:val="00595E26"/>
    <w:rsid w:val="00595EB5"/>
    <w:rsid w:val="005960B6"/>
    <w:rsid w:val="0059673D"/>
    <w:rsid w:val="0059682D"/>
    <w:rsid w:val="005968C3"/>
    <w:rsid w:val="00596AA0"/>
    <w:rsid w:val="00596EDB"/>
    <w:rsid w:val="00597E92"/>
    <w:rsid w:val="005A025D"/>
    <w:rsid w:val="005A0BA0"/>
    <w:rsid w:val="005A0BF6"/>
    <w:rsid w:val="005A1684"/>
    <w:rsid w:val="005A1882"/>
    <w:rsid w:val="005A196A"/>
    <w:rsid w:val="005A1B06"/>
    <w:rsid w:val="005A1B74"/>
    <w:rsid w:val="005A1D56"/>
    <w:rsid w:val="005A1DF1"/>
    <w:rsid w:val="005A2198"/>
    <w:rsid w:val="005A22F5"/>
    <w:rsid w:val="005A3910"/>
    <w:rsid w:val="005A3DC5"/>
    <w:rsid w:val="005A45EF"/>
    <w:rsid w:val="005A4B8A"/>
    <w:rsid w:val="005A4C44"/>
    <w:rsid w:val="005A4CE4"/>
    <w:rsid w:val="005A5398"/>
    <w:rsid w:val="005A5675"/>
    <w:rsid w:val="005A5815"/>
    <w:rsid w:val="005A597E"/>
    <w:rsid w:val="005A5E91"/>
    <w:rsid w:val="005A6806"/>
    <w:rsid w:val="005A6877"/>
    <w:rsid w:val="005A6878"/>
    <w:rsid w:val="005A6AFA"/>
    <w:rsid w:val="005A6F79"/>
    <w:rsid w:val="005A7125"/>
    <w:rsid w:val="005A7297"/>
    <w:rsid w:val="005A72C7"/>
    <w:rsid w:val="005A73D2"/>
    <w:rsid w:val="005A7C38"/>
    <w:rsid w:val="005B0295"/>
    <w:rsid w:val="005B038C"/>
    <w:rsid w:val="005B06C2"/>
    <w:rsid w:val="005B0880"/>
    <w:rsid w:val="005B08BB"/>
    <w:rsid w:val="005B1163"/>
    <w:rsid w:val="005B17B6"/>
    <w:rsid w:val="005B1A12"/>
    <w:rsid w:val="005B1B51"/>
    <w:rsid w:val="005B22B7"/>
    <w:rsid w:val="005B262C"/>
    <w:rsid w:val="005B29C8"/>
    <w:rsid w:val="005B2A6E"/>
    <w:rsid w:val="005B2E96"/>
    <w:rsid w:val="005B3247"/>
    <w:rsid w:val="005B3405"/>
    <w:rsid w:val="005B3B53"/>
    <w:rsid w:val="005B3FFA"/>
    <w:rsid w:val="005B45DE"/>
    <w:rsid w:val="005B4A5B"/>
    <w:rsid w:val="005B4C51"/>
    <w:rsid w:val="005B4D15"/>
    <w:rsid w:val="005B4DE8"/>
    <w:rsid w:val="005B4E48"/>
    <w:rsid w:val="005B4E49"/>
    <w:rsid w:val="005B509C"/>
    <w:rsid w:val="005B5892"/>
    <w:rsid w:val="005B5EA4"/>
    <w:rsid w:val="005B6EC9"/>
    <w:rsid w:val="005B74BC"/>
    <w:rsid w:val="005B755E"/>
    <w:rsid w:val="005B7C15"/>
    <w:rsid w:val="005B7DA6"/>
    <w:rsid w:val="005B7EDA"/>
    <w:rsid w:val="005C0148"/>
    <w:rsid w:val="005C0D84"/>
    <w:rsid w:val="005C1EB2"/>
    <w:rsid w:val="005C2B8A"/>
    <w:rsid w:val="005C2BDD"/>
    <w:rsid w:val="005C36E4"/>
    <w:rsid w:val="005C3C6A"/>
    <w:rsid w:val="005C5708"/>
    <w:rsid w:val="005C5A39"/>
    <w:rsid w:val="005C607F"/>
    <w:rsid w:val="005C621D"/>
    <w:rsid w:val="005C66F0"/>
    <w:rsid w:val="005C673F"/>
    <w:rsid w:val="005C6867"/>
    <w:rsid w:val="005C69C9"/>
    <w:rsid w:val="005C6DD0"/>
    <w:rsid w:val="005C74A8"/>
    <w:rsid w:val="005C754F"/>
    <w:rsid w:val="005C7FDA"/>
    <w:rsid w:val="005D07E0"/>
    <w:rsid w:val="005D094A"/>
    <w:rsid w:val="005D09A7"/>
    <w:rsid w:val="005D0A36"/>
    <w:rsid w:val="005D0AD8"/>
    <w:rsid w:val="005D0E4D"/>
    <w:rsid w:val="005D0FA8"/>
    <w:rsid w:val="005D11D3"/>
    <w:rsid w:val="005D1A39"/>
    <w:rsid w:val="005D209B"/>
    <w:rsid w:val="005D2204"/>
    <w:rsid w:val="005D27DF"/>
    <w:rsid w:val="005D282A"/>
    <w:rsid w:val="005D2BB7"/>
    <w:rsid w:val="005D2C62"/>
    <w:rsid w:val="005D2EFD"/>
    <w:rsid w:val="005D30C7"/>
    <w:rsid w:val="005D3136"/>
    <w:rsid w:val="005D3599"/>
    <w:rsid w:val="005D402D"/>
    <w:rsid w:val="005D420E"/>
    <w:rsid w:val="005D443D"/>
    <w:rsid w:val="005D449B"/>
    <w:rsid w:val="005D4A99"/>
    <w:rsid w:val="005D4AC1"/>
    <w:rsid w:val="005D4AE5"/>
    <w:rsid w:val="005D53E0"/>
    <w:rsid w:val="005D5722"/>
    <w:rsid w:val="005D59F2"/>
    <w:rsid w:val="005D66C8"/>
    <w:rsid w:val="005D6A2B"/>
    <w:rsid w:val="005D70D4"/>
    <w:rsid w:val="005D712D"/>
    <w:rsid w:val="005D7980"/>
    <w:rsid w:val="005D7C3E"/>
    <w:rsid w:val="005E04C4"/>
    <w:rsid w:val="005E08B6"/>
    <w:rsid w:val="005E0F70"/>
    <w:rsid w:val="005E1423"/>
    <w:rsid w:val="005E1514"/>
    <w:rsid w:val="005E1916"/>
    <w:rsid w:val="005E2A98"/>
    <w:rsid w:val="005E3892"/>
    <w:rsid w:val="005E3BE0"/>
    <w:rsid w:val="005E3E6F"/>
    <w:rsid w:val="005E4162"/>
    <w:rsid w:val="005E4F3B"/>
    <w:rsid w:val="005E5944"/>
    <w:rsid w:val="005E5C1C"/>
    <w:rsid w:val="005E658D"/>
    <w:rsid w:val="005E6629"/>
    <w:rsid w:val="005E6DD2"/>
    <w:rsid w:val="005E76CB"/>
    <w:rsid w:val="005F0446"/>
    <w:rsid w:val="005F073D"/>
    <w:rsid w:val="005F1215"/>
    <w:rsid w:val="005F1626"/>
    <w:rsid w:val="005F1F53"/>
    <w:rsid w:val="005F2363"/>
    <w:rsid w:val="005F2372"/>
    <w:rsid w:val="005F23DE"/>
    <w:rsid w:val="005F25E3"/>
    <w:rsid w:val="005F2BBE"/>
    <w:rsid w:val="005F33D3"/>
    <w:rsid w:val="005F374C"/>
    <w:rsid w:val="005F47C8"/>
    <w:rsid w:val="005F4B45"/>
    <w:rsid w:val="005F50A1"/>
    <w:rsid w:val="005F573D"/>
    <w:rsid w:val="005F5BB1"/>
    <w:rsid w:val="005F5DBF"/>
    <w:rsid w:val="005F6361"/>
    <w:rsid w:val="005F65EC"/>
    <w:rsid w:val="005F6E93"/>
    <w:rsid w:val="005F7169"/>
    <w:rsid w:val="005F7AAA"/>
    <w:rsid w:val="00601429"/>
    <w:rsid w:val="006017E0"/>
    <w:rsid w:val="00601D88"/>
    <w:rsid w:val="00601DB1"/>
    <w:rsid w:val="00601E34"/>
    <w:rsid w:val="00601EDA"/>
    <w:rsid w:val="00601F78"/>
    <w:rsid w:val="006021CC"/>
    <w:rsid w:val="006022E4"/>
    <w:rsid w:val="006024B6"/>
    <w:rsid w:val="00602F86"/>
    <w:rsid w:val="00603BC2"/>
    <w:rsid w:val="00603C71"/>
    <w:rsid w:val="00603CF2"/>
    <w:rsid w:val="00603D52"/>
    <w:rsid w:val="0060501C"/>
    <w:rsid w:val="006063A2"/>
    <w:rsid w:val="006069C6"/>
    <w:rsid w:val="00606B11"/>
    <w:rsid w:val="00606C93"/>
    <w:rsid w:val="00607438"/>
    <w:rsid w:val="00610239"/>
    <w:rsid w:val="00610D46"/>
    <w:rsid w:val="0061196C"/>
    <w:rsid w:val="006119BA"/>
    <w:rsid w:val="00611E32"/>
    <w:rsid w:val="00611FA1"/>
    <w:rsid w:val="006120F0"/>
    <w:rsid w:val="00612121"/>
    <w:rsid w:val="00612440"/>
    <w:rsid w:val="0061257B"/>
    <w:rsid w:val="0061280A"/>
    <w:rsid w:val="00613B97"/>
    <w:rsid w:val="0061430A"/>
    <w:rsid w:val="00614B8F"/>
    <w:rsid w:val="00615119"/>
    <w:rsid w:val="006157BA"/>
    <w:rsid w:val="006157D5"/>
    <w:rsid w:val="006158A6"/>
    <w:rsid w:val="00616020"/>
    <w:rsid w:val="00616793"/>
    <w:rsid w:val="0061699E"/>
    <w:rsid w:val="006171BD"/>
    <w:rsid w:val="006178F2"/>
    <w:rsid w:val="00617CD7"/>
    <w:rsid w:val="00620379"/>
    <w:rsid w:val="00620A7E"/>
    <w:rsid w:val="00620B0A"/>
    <w:rsid w:val="00620C85"/>
    <w:rsid w:val="006213C8"/>
    <w:rsid w:val="00621802"/>
    <w:rsid w:val="0062193E"/>
    <w:rsid w:val="00621AE6"/>
    <w:rsid w:val="00621D4B"/>
    <w:rsid w:val="00621E6D"/>
    <w:rsid w:val="006222C6"/>
    <w:rsid w:val="00622C8F"/>
    <w:rsid w:val="0062314C"/>
    <w:rsid w:val="00623686"/>
    <w:rsid w:val="006238E0"/>
    <w:rsid w:val="00623AE4"/>
    <w:rsid w:val="00623DF1"/>
    <w:rsid w:val="00623FAE"/>
    <w:rsid w:val="0062413F"/>
    <w:rsid w:val="0062503C"/>
    <w:rsid w:val="00625565"/>
    <w:rsid w:val="0062560D"/>
    <w:rsid w:val="00625F75"/>
    <w:rsid w:val="00626236"/>
    <w:rsid w:val="00626B44"/>
    <w:rsid w:val="0062765E"/>
    <w:rsid w:val="0062787D"/>
    <w:rsid w:val="00627B21"/>
    <w:rsid w:val="006300F3"/>
    <w:rsid w:val="00630528"/>
    <w:rsid w:val="006306AF"/>
    <w:rsid w:val="00630994"/>
    <w:rsid w:val="00630A0A"/>
    <w:rsid w:val="00630B08"/>
    <w:rsid w:val="00631277"/>
    <w:rsid w:val="006316CA"/>
    <w:rsid w:val="00631ADB"/>
    <w:rsid w:val="00632499"/>
    <w:rsid w:val="00632545"/>
    <w:rsid w:val="006328FC"/>
    <w:rsid w:val="00632B17"/>
    <w:rsid w:val="00632EC3"/>
    <w:rsid w:val="00633642"/>
    <w:rsid w:val="00633C98"/>
    <w:rsid w:val="0063420E"/>
    <w:rsid w:val="00634423"/>
    <w:rsid w:val="0063460A"/>
    <w:rsid w:val="00634A10"/>
    <w:rsid w:val="00634A8C"/>
    <w:rsid w:val="00634E13"/>
    <w:rsid w:val="00634F9F"/>
    <w:rsid w:val="0063520D"/>
    <w:rsid w:val="00635792"/>
    <w:rsid w:val="00635807"/>
    <w:rsid w:val="00635BDD"/>
    <w:rsid w:val="00635FD0"/>
    <w:rsid w:val="00636D2F"/>
    <w:rsid w:val="00636FAD"/>
    <w:rsid w:val="006376A0"/>
    <w:rsid w:val="006378BF"/>
    <w:rsid w:val="00637975"/>
    <w:rsid w:val="00637A89"/>
    <w:rsid w:val="00637B87"/>
    <w:rsid w:val="00637CDC"/>
    <w:rsid w:val="00637E33"/>
    <w:rsid w:val="0064003A"/>
    <w:rsid w:val="006400A3"/>
    <w:rsid w:val="00640428"/>
    <w:rsid w:val="00640699"/>
    <w:rsid w:val="00640799"/>
    <w:rsid w:val="0064080A"/>
    <w:rsid w:val="00640A55"/>
    <w:rsid w:val="00640A7E"/>
    <w:rsid w:val="00640DA7"/>
    <w:rsid w:val="00642AA7"/>
    <w:rsid w:val="00642C0B"/>
    <w:rsid w:val="00642DBC"/>
    <w:rsid w:val="00643010"/>
    <w:rsid w:val="006432A1"/>
    <w:rsid w:val="00643FAC"/>
    <w:rsid w:val="00644C86"/>
    <w:rsid w:val="00645173"/>
    <w:rsid w:val="0064579B"/>
    <w:rsid w:val="00645A8E"/>
    <w:rsid w:val="00646143"/>
    <w:rsid w:val="00646D84"/>
    <w:rsid w:val="00647313"/>
    <w:rsid w:val="00647384"/>
    <w:rsid w:val="006478F0"/>
    <w:rsid w:val="00647F13"/>
    <w:rsid w:val="00650481"/>
    <w:rsid w:val="006507E8"/>
    <w:rsid w:val="00650981"/>
    <w:rsid w:val="006509AD"/>
    <w:rsid w:val="006509FC"/>
    <w:rsid w:val="00650AC9"/>
    <w:rsid w:val="00650AE3"/>
    <w:rsid w:val="006511C9"/>
    <w:rsid w:val="00651BB4"/>
    <w:rsid w:val="00652640"/>
    <w:rsid w:val="006528C3"/>
    <w:rsid w:val="00652983"/>
    <w:rsid w:val="00652B7D"/>
    <w:rsid w:val="0065307A"/>
    <w:rsid w:val="0065308E"/>
    <w:rsid w:val="00653B2C"/>
    <w:rsid w:val="00654083"/>
    <w:rsid w:val="006547CB"/>
    <w:rsid w:val="00654998"/>
    <w:rsid w:val="00654E48"/>
    <w:rsid w:val="00655104"/>
    <w:rsid w:val="00655124"/>
    <w:rsid w:val="006555BB"/>
    <w:rsid w:val="00655F9B"/>
    <w:rsid w:val="0065611C"/>
    <w:rsid w:val="006568FE"/>
    <w:rsid w:val="00656B04"/>
    <w:rsid w:val="00656F48"/>
    <w:rsid w:val="006573CF"/>
    <w:rsid w:val="00660F7A"/>
    <w:rsid w:val="006617C2"/>
    <w:rsid w:val="00661812"/>
    <w:rsid w:val="00661C36"/>
    <w:rsid w:val="00661C9D"/>
    <w:rsid w:val="00661DB5"/>
    <w:rsid w:val="00661E71"/>
    <w:rsid w:val="00661EE4"/>
    <w:rsid w:val="00662215"/>
    <w:rsid w:val="006627CF"/>
    <w:rsid w:val="00662855"/>
    <w:rsid w:val="0066358C"/>
    <w:rsid w:val="00663803"/>
    <w:rsid w:val="00663A13"/>
    <w:rsid w:val="00663BCB"/>
    <w:rsid w:val="0066436D"/>
    <w:rsid w:val="00664A27"/>
    <w:rsid w:val="00664BFD"/>
    <w:rsid w:val="00665CA4"/>
    <w:rsid w:val="00665EDC"/>
    <w:rsid w:val="00666006"/>
    <w:rsid w:val="006660CF"/>
    <w:rsid w:val="00666616"/>
    <w:rsid w:val="00666BA6"/>
    <w:rsid w:val="006672CB"/>
    <w:rsid w:val="0066759C"/>
    <w:rsid w:val="00667B71"/>
    <w:rsid w:val="00667D50"/>
    <w:rsid w:val="006707A3"/>
    <w:rsid w:val="00670AF4"/>
    <w:rsid w:val="00671036"/>
    <w:rsid w:val="006711BF"/>
    <w:rsid w:val="006716E0"/>
    <w:rsid w:val="00671861"/>
    <w:rsid w:val="006718EA"/>
    <w:rsid w:val="00672398"/>
    <w:rsid w:val="00672B0F"/>
    <w:rsid w:val="00672C13"/>
    <w:rsid w:val="0067304F"/>
    <w:rsid w:val="006730AD"/>
    <w:rsid w:val="006732EE"/>
    <w:rsid w:val="00673AEA"/>
    <w:rsid w:val="00674491"/>
    <w:rsid w:val="0067459B"/>
    <w:rsid w:val="006748D5"/>
    <w:rsid w:val="00674981"/>
    <w:rsid w:val="00674E9B"/>
    <w:rsid w:val="00675387"/>
    <w:rsid w:val="006755D0"/>
    <w:rsid w:val="00675AA3"/>
    <w:rsid w:val="00675C5D"/>
    <w:rsid w:val="00676400"/>
    <w:rsid w:val="00676419"/>
    <w:rsid w:val="006765CD"/>
    <w:rsid w:val="006766A3"/>
    <w:rsid w:val="006766D1"/>
    <w:rsid w:val="00676B11"/>
    <w:rsid w:val="00676ED5"/>
    <w:rsid w:val="006772E6"/>
    <w:rsid w:val="00677835"/>
    <w:rsid w:val="00677FB3"/>
    <w:rsid w:val="00680395"/>
    <w:rsid w:val="00680C2E"/>
    <w:rsid w:val="00681778"/>
    <w:rsid w:val="00681F03"/>
    <w:rsid w:val="00681FA4"/>
    <w:rsid w:val="006820C0"/>
    <w:rsid w:val="00682511"/>
    <w:rsid w:val="00683384"/>
    <w:rsid w:val="00683454"/>
    <w:rsid w:val="0068530F"/>
    <w:rsid w:val="006855E6"/>
    <w:rsid w:val="006856BE"/>
    <w:rsid w:val="006859A6"/>
    <w:rsid w:val="006859EB"/>
    <w:rsid w:val="00685ADB"/>
    <w:rsid w:val="00685F7A"/>
    <w:rsid w:val="0068641C"/>
    <w:rsid w:val="0068691D"/>
    <w:rsid w:val="00686CB0"/>
    <w:rsid w:val="00686DA5"/>
    <w:rsid w:val="00687C17"/>
    <w:rsid w:val="0069061A"/>
    <w:rsid w:val="00690952"/>
    <w:rsid w:val="00690FB8"/>
    <w:rsid w:val="006911C5"/>
    <w:rsid w:val="00691986"/>
    <w:rsid w:val="006919D4"/>
    <w:rsid w:val="00691ACE"/>
    <w:rsid w:val="00691C30"/>
    <w:rsid w:val="00691DE5"/>
    <w:rsid w:val="00692341"/>
    <w:rsid w:val="00692575"/>
    <w:rsid w:val="00693366"/>
    <w:rsid w:val="00693A06"/>
    <w:rsid w:val="006942C7"/>
    <w:rsid w:val="006943BC"/>
    <w:rsid w:val="00694406"/>
    <w:rsid w:val="00694848"/>
    <w:rsid w:val="006952B5"/>
    <w:rsid w:val="006958B5"/>
    <w:rsid w:val="00695A01"/>
    <w:rsid w:val="00695D3D"/>
    <w:rsid w:val="00696384"/>
    <w:rsid w:val="00697ADB"/>
    <w:rsid w:val="00697DA6"/>
    <w:rsid w:val="00697F40"/>
    <w:rsid w:val="00697FF7"/>
    <w:rsid w:val="006A11E7"/>
    <w:rsid w:val="006A13F2"/>
    <w:rsid w:val="006A1DF9"/>
    <w:rsid w:val="006A2CCD"/>
    <w:rsid w:val="006A2DB9"/>
    <w:rsid w:val="006A418B"/>
    <w:rsid w:val="006A4212"/>
    <w:rsid w:val="006A4946"/>
    <w:rsid w:val="006A4E72"/>
    <w:rsid w:val="006A52EC"/>
    <w:rsid w:val="006A5854"/>
    <w:rsid w:val="006A6C48"/>
    <w:rsid w:val="006A7346"/>
    <w:rsid w:val="006A758F"/>
    <w:rsid w:val="006A7649"/>
    <w:rsid w:val="006A7738"/>
    <w:rsid w:val="006A7AFF"/>
    <w:rsid w:val="006A7B52"/>
    <w:rsid w:val="006A7C15"/>
    <w:rsid w:val="006B0120"/>
    <w:rsid w:val="006B03C2"/>
    <w:rsid w:val="006B03CC"/>
    <w:rsid w:val="006B0DA6"/>
    <w:rsid w:val="006B13AE"/>
    <w:rsid w:val="006B1A74"/>
    <w:rsid w:val="006B1AD7"/>
    <w:rsid w:val="006B1D99"/>
    <w:rsid w:val="006B1E3A"/>
    <w:rsid w:val="006B1EDE"/>
    <w:rsid w:val="006B1F6C"/>
    <w:rsid w:val="006B2126"/>
    <w:rsid w:val="006B2277"/>
    <w:rsid w:val="006B2340"/>
    <w:rsid w:val="006B2934"/>
    <w:rsid w:val="006B2942"/>
    <w:rsid w:val="006B2AFC"/>
    <w:rsid w:val="006B353A"/>
    <w:rsid w:val="006B3721"/>
    <w:rsid w:val="006B4F02"/>
    <w:rsid w:val="006B5CE3"/>
    <w:rsid w:val="006B5F78"/>
    <w:rsid w:val="006B61DC"/>
    <w:rsid w:val="006B6378"/>
    <w:rsid w:val="006B6975"/>
    <w:rsid w:val="006B6AC7"/>
    <w:rsid w:val="006B6B4D"/>
    <w:rsid w:val="006B6CE7"/>
    <w:rsid w:val="006B6FDC"/>
    <w:rsid w:val="006B7188"/>
    <w:rsid w:val="006B71BC"/>
    <w:rsid w:val="006B77E7"/>
    <w:rsid w:val="006B7C6A"/>
    <w:rsid w:val="006B7E6A"/>
    <w:rsid w:val="006C00C1"/>
    <w:rsid w:val="006C027B"/>
    <w:rsid w:val="006C08C3"/>
    <w:rsid w:val="006C111E"/>
    <w:rsid w:val="006C1222"/>
    <w:rsid w:val="006C164D"/>
    <w:rsid w:val="006C1CC8"/>
    <w:rsid w:val="006C231A"/>
    <w:rsid w:val="006C26ED"/>
    <w:rsid w:val="006C2804"/>
    <w:rsid w:val="006C2C93"/>
    <w:rsid w:val="006C2FEA"/>
    <w:rsid w:val="006C3096"/>
    <w:rsid w:val="006C30C7"/>
    <w:rsid w:val="006C3BE6"/>
    <w:rsid w:val="006C3D2D"/>
    <w:rsid w:val="006C450F"/>
    <w:rsid w:val="006C45B5"/>
    <w:rsid w:val="006C46FC"/>
    <w:rsid w:val="006C4C61"/>
    <w:rsid w:val="006C4DF2"/>
    <w:rsid w:val="006C5426"/>
    <w:rsid w:val="006C7556"/>
    <w:rsid w:val="006C7DF8"/>
    <w:rsid w:val="006C7F90"/>
    <w:rsid w:val="006D019D"/>
    <w:rsid w:val="006D028A"/>
    <w:rsid w:val="006D07A6"/>
    <w:rsid w:val="006D0A97"/>
    <w:rsid w:val="006D15E5"/>
    <w:rsid w:val="006D17AA"/>
    <w:rsid w:val="006D17FD"/>
    <w:rsid w:val="006D22C4"/>
    <w:rsid w:val="006D230D"/>
    <w:rsid w:val="006D277D"/>
    <w:rsid w:val="006D284F"/>
    <w:rsid w:val="006D2FC7"/>
    <w:rsid w:val="006D3129"/>
    <w:rsid w:val="006D3540"/>
    <w:rsid w:val="006D3EC2"/>
    <w:rsid w:val="006D4106"/>
    <w:rsid w:val="006D471B"/>
    <w:rsid w:val="006D472D"/>
    <w:rsid w:val="006D52D7"/>
    <w:rsid w:val="006D5550"/>
    <w:rsid w:val="006D560D"/>
    <w:rsid w:val="006D58BA"/>
    <w:rsid w:val="006D6438"/>
    <w:rsid w:val="006D6BD1"/>
    <w:rsid w:val="006D6D70"/>
    <w:rsid w:val="006D707B"/>
    <w:rsid w:val="006D708F"/>
    <w:rsid w:val="006E10C7"/>
    <w:rsid w:val="006E1548"/>
    <w:rsid w:val="006E182A"/>
    <w:rsid w:val="006E1988"/>
    <w:rsid w:val="006E2077"/>
    <w:rsid w:val="006E219E"/>
    <w:rsid w:val="006E2379"/>
    <w:rsid w:val="006E2C0F"/>
    <w:rsid w:val="006E3515"/>
    <w:rsid w:val="006E380F"/>
    <w:rsid w:val="006E42B4"/>
    <w:rsid w:val="006E42FF"/>
    <w:rsid w:val="006E4902"/>
    <w:rsid w:val="006E4F8B"/>
    <w:rsid w:val="006E5AE5"/>
    <w:rsid w:val="006E625F"/>
    <w:rsid w:val="006E6D22"/>
    <w:rsid w:val="006E6F98"/>
    <w:rsid w:val="006E74E9"/>
    <w:rsid w:val="006E765D"/>
    <w:rsid w:val="006F00A4"/>
    <w:rsid w:val="006F03FE"/>
    <w:rsid w:val="006F0680"/>
    <w:rsid w:val="006F08A1"/>
    <w:rsid w:val="006F0D10"/>
    <w:rsid w:val="006F1192"/>
    <w:rsid w:val="006F1664"/>
    <w:rsid w:val="006F18CB"/>
    <w:rsid w:val="006F2914"/>
    <w:rsid w:val="006F35AA"/>
    <w:rsid w:val="006F3878"/>
    <w:rsid w:val="006F51CB"/>
    <w:rsid w:val="006F52DF"/>
    <w:rsid w:val="006F5721"/>
    <w:rsid w:val="006F5798"/>
    <w:rsid w:val="006F57B4"/>
    <w:rsid w:val="006F5B74"/>
    <w:rsid w:val="006F5E65"/>
    <w:rsid w:val="006F655C"/>
    <w:rsid w:val="006F660F"/>
    <w:rsid w:val="006F6C89"/>
    <w:rsid w:val="006F72A0"/>
    <w:rsid w:val="006F73D7"/>
    <w:rsid w:val="006F76E5"/>
    <w:rsid w:val="006F7B28"/>
    <w:rsid w:val="006F7BC9"/>
    <w:rsid w:val="006F7C4F"/>
    <w:rsid w:val="007006CC"/>
    <w:rsid w:val="007006DA"/>
    <w:rsid w:val="007006EC"/>
    <w:rsid w:val="007007E9"/>
    <w:rsid w:val="00700A3A"/>
    <w:rsid w:val="00700B3A"/>
    <w:rsid w:val="00701085"/>
    <w:rsid w:val="0070130A"/>
    <w:rsid w:val="007013EF"/>
    <w:rsid w:val="0070172D"/>
    <w:rsid w:val="0070195B"/>
    <w:rsid w:val="00702292"/>
    <w:rsid w:val="00702526"/>
    <w:rsid w:val="00702586"/>
    <w:rsid w:val="00702983"/>
    <w:rsid w:val="00702B77"/>
    <w:rsid w:val="00702DBE"/>
    <w:rsid w:val="0070391E"/>
    <w:rsid w:val="00703C81"/>
    <w:rsid w:val="00704C66"/>
    <w:rsid w:val="00704F09"/>
    <w:rsid w:val="00704F58"/>
    <w:rsid w:val="00706755"/>
    <w:rsid w:val="00706998"/>
    <w:rsid w:val="00707007"/>
    <w:rsid w:val="00707AB2"/>
    <w:rsid w:val="00707E16"/>
    <w:rsid w:val="007107F9"/>
    <w:rsid w:val="0071096F"/>
    <w:rsid w:val="007109DD"/>
    <w:rsid w:val="0071142B"/>
    <w:rsid w:val="007116EB"/>
    <w:rsid w:val="00711B02"/>
    <w:rsid w:val="00711CFE"/>
    <w:rsid w:val="007123F8"/>
    <w:rsid w:val="00712A7C"/>
    <w:rsid w:val="00712E40"/>
    <w:rsid w:val="007131CE"/>
    <w:rsid w:val="0071391D"/>
    <w:rsid w:val="00714A8A"/>
    <w:rsid w:val="00714C97"/>
    <w:rsid w:val="00714D63"/>
    <w:rsid w:val="00714EDB"/>
    <w:rsid w:val="00714F4F"/>
    <w:rsid w:val="007156D0"/>
    <w:rsid w:val="007156FD"/>
    <w:rsid w:val="00716570"/>
    <w:rsid w:val="00716647"/>
    <w:rsid w:val="0071689D"/>
    <w:rsid w:val="007169F4"/>
    <w:rsid w:val="0071701D"/>
    <w:rsid w:val="00717FF1"/>
    <w:rsid w:val="007205D7"/>
    <w:rsid w:val="00720BAF"/>
    <w:rsid w:val="00720BE1"/>
    <w:rsid w:val="0072187B"/>
    <w:rsid w:val="00722085"/>
    <w:rsid w:val="0072262F"/>
    <w:rsid w:val="007231AE"/>
    <w:rsid w:val="00723227"/>
    <w:rsid w:val="00723368"/>
    <w:rsid w:val="00723526"/>
    <w:rsid w:val="0072366B"/>
    <w:rsid w:val="00723BC7"/>
    <w:rsid w:val="00724744"/>
    <w:rsid w:val="00724996"/>
    <w:rsid w:val="00724C62"/>
    <w:rsid w:val="0072556F"/>
    <w:rsid w:val="007257A6"/>
    <w:rsid w:val="00725A51"/>
    <w:rsid w:val="0072673B"/>
    <w:rsid w:val="00726ACF"/>
    <w:rsid w:val="00726F04"/>
    <w:rsid w:val="00727A39"/>
    <w:rsid w:val="00727A8C"/>
    <w:rsid w:val="00727CA7"/>
    <w:rsid w:val="00727E11"/>
    <w:rsid w:val="00727E1E"/>
    <w:rsid w:val="007301DD"/>
    <w:rsid w:val="007305EA"/>
    <w:rsid w:val="0073091D"/>
    <w:rsid w:val="007309FB"/>
    <w:rsid w:val="00730ED4"/>
    <w:rsid w:val="00730EEB"/>
    <w:rsid w:val="0073277C"/>
    <w:rsid w:val="00732FBA"/>
    <w:rsid w:val="00733404"/>
    <w:rsid w:val="0073383F"/>
    <w:rsid w:val="00733A7A"/>
    <w:rsid w:val="00733D1A"/>
    <w:rsid w:val="00733EA1"/>
    <w:rsid w:val="007345ED"/>
    <w:rsid w:val="00734F8E"/>
    <w:rsid w:val="00735858"/>
    <w:rsid w:val="007358A0"/>
    <w:rsid w:val="00735979"/>
    <w:rsid w:val="00735AEF"/>
    <w:rsid w:val="0073604D"/>
    <w:rsid w:val="00736159"/>
    <w:rsid w:val="00736523"/>
    <w:rsid w:val="007369DB"/>
    <w:rsid w:val="00736E8F"/>
    <w:rsid w:val="0073711D"/>
    <w:rsid w:val="007379E3"/>
    <w:rsid w:val="00737C52"/>
    <w:rsid w:val="00740084"/>
    <w:rsid w:val="00740844"/>
    <w:rsid w:val="00741B5D"/>
    <w:rsid w:val="00741E1D"/>
    <w:rsid w:val="00741F3D"/>
    <w:rsid w:val="007421ED"/>
    <w:rsid w:val="007429C1"/>
    <w:rsid w:val="0074373F"/>
    <w:rsid w:val="00744529"/>
    <w:rsid w:val="00744735"/>
    <w:rsid w:val="00744990"/>
    <w:rsid w:val="007449E8"/>
    <w:rsid w:val="00744B47"/>
    <w:rsid w:val="00744B65"/>
    <w:rsid w:val="00744EE0"/>
    <w:rsid w:val="007454AC"/>
    <w:rsid w:val="0074561B"/>
    <w:rsid w:val="00745CB4"/>
    <w:rsid w:val="007464CD"/>
    <w:rsid w:val="00746BAC"/>
    <w:rsid w:val="007471EE"/>
    <w:rsid w:val="0074750F"/>
    <w:rsid w:val="00747526"/>
    <w:rsid w:val="00750710"/>
    <w:rsid w:val="00750A55"/>
    <w:rsid w:val="00751A94"/>
    <w:rsid w:val="00752142"/>
    <w:rsid w:val="00752645"/>
    <w:rsid w:val="00752664"/>
    <w:rsid w:val="00752959"/>
    <w:rsid w:val="00752C4E"/>
    <w:rsid w:val="00752D41"/>
    <w:rsid w:val="007531FE"/>
    <w:rsid w:val="007534FC"/>
    <w:rsid w:val="00753690"/>
    <w:rsid w:val="0075387D"/>
    <w:rsid w:val="00753D28"/>
    <w:rsid w:val="00753D9C"/>
    <w:rsid w:val="00753F0E"/>
    <w:rsid w:val="007541C8"/>
    <w:rsid w:val="007546C5"/>
    <w:rsid w:val="00754A46"/>
    <w:rsid w:val="00754C50"/>
    <w:rsid w:val="00754D78"/>
    <w:rsid w:val="0075582B"/>
    <w:rsid w:val="00756803"/>
    <w:rsid w:val="00756C42"/>
    <w:rsid w:val="00756E3F"/>
    <w:rsid w:val="0075723C"/>
    <w:rsid w:val="0075797D"/>
    <w:rsid w:val="00760089"/>
    <w:rsid w:val="00760205"/>
    <w:rsid w:val="00760254"/>
    <w:rsid w:val="00760775"/>
    <w:rsid w:val="007609F5"/>
    <w:rsid w:val="00760A98"/>
    <w:rsid w:val="00760ACE"/>
    <w:rsid w:val="00760C21"/>
    <w:rsid w:val="0076108B"/>
    <w:rsid w:val="007617C6"/>
    <w:rsid w:val="0076200C"/>
    <w:rsid w:val="007629C9"/>
    <w:rsid w:val="00762D69"/>
    <w:rsid w:val="00764059"/>
    <w:rsid w:val="007647F1"/>
    <w:rsid w:val="007652E8"/>
    <w:rsid w:val="007655DE"/>
    <w:rsid w:val="00765704"/>
    <w:rsid w:val="0076578A"/>
    <w:rsid w:val="00765A34"/>
    <w:rsid w:val="00765C15"/>
    <w:rsid w:val="00765F5C"/>
    <w:rsid w:val="00766A03"/>
    <w:rsid w:val="00766B95"/>
    <w:rsid w:val="0076787F"/>
    <w:rsid w:val="0076791C"/>
    <w:rsid w:val="00767BD2"/>
    <w:rsid w:val="00767F54"/>
    <w:rsid w:val="007700AC"/>
    <w:rsid w:val="0077049F"/>
    <w:rsid w:val="007704FA"/>
    <w:rsid w:val="00770BD0"/>
    <w:rsid w:val="00770C6A"/>
    <w:rsid w:val="00770D38"/>
    <w:rsid w:val="00770DDA"/>
    <w:rsid w:val="00770EA1"/>
    <w:rsid w:val="00770FEB"/>
    <w:rsid w:val="00771D2F"/>
    <w:rsid w:val="00771F8C"/>
    <w:rsid w:val="0077208C"/>
    <w:rsid w:val="00772DFE"/>
    <w:rsid w:val="007730FB"/>
    <w:rsid w:val="00773335"/>
    <w:rsid w:val="007733AC"/>
    <w:rsid w:val="00773A76"/>
    <w:rsid w:val="00773DB8"/>
    <w:rsid w:val="00773F6F"/>
    <w:rsid w:val="00774229"/>
    <w:rsid w:val="007742B1"/>
    <w:rsid w:val="00774745"/>
    <w:rsid w:val="00774E47"/>
    <w:rsid w:val="00775994"/>
    <w:rsid w:val="00776072"/>
    <w:rsid w:val="0077608B"/>
    <w:rsid w:val="00776128"/>
    <w:rsid w:val="00776191"/>
    <w:rsid w:val="007768A2"/>
    <w:rsid w:val="0077761B"/>
    <w:rsid w:val="0077789A"/>
    <w:rsid w:val="0078001D"/>
    <w:rsid w:val="00780806"/>
    <w:rsid w:val="00780B42"/>
    <w:rsid w:val="00780FFE"/>
    <w:rsid w:val="007810DC"/>
    <w:rsid w:val="007813E2"/>
    <w:rsid w:val="00781772"/>
    <w:rsid w:val="007818E3"/>
    <w:rsid w:val="0078194B"/>
    <w:rsid w:val="0078197A"/>
    <w:rsid w:val="007819EC"/>
    <w:rsid w:val="0078275B"/>
    <w:rsid w:val="007828CE"/>
    <w:rsid w:val="00783424"/>
    <w:rsid w:val="00783631"/>
    <w:rsid w:val="007839E1"/>
    <w:rsid w:val="00783C99"/>
    <w:rsid w:val="00783CC7"/>
    <w:rsid w:val="007846C7"/>
    <w:rsid w:val="007848FB"/>
    <w:rsid w:val="007851B9"/>
    <w:rsid w:val="007868F8"/>
    <w:rsid w:val="00786A9A"/>
    <w:rsid w:val="007874F0"/>
    <w:rsid w:val="00787CED"/>
    <w:rsid w:val="00790166"/>
    <w:rsid w:val="00790904"/>
    <w:rsid w:val="00790FB0"/>
    <w:rsid w:val="007912BB"/>
    <w:rsid w:val="0079143B"/>
    <w:rsid w:val="00791C35"/>
    <w:rsid w:val="00791D2B"/>
    <w:rsid w:val="00791DAD"/>
    <w:rsid w:val="00791E36"/>
    <w:rsid w:val="00791E6A"/>
    <w:rsid w:val="00793236"/>
    <w:rsid w:val="00793367"/>
    <w:rsid w:val="0079357F"/>
    <w:rsid w:val="007939AF"/>
    <w:rsid w:val="00793AAA"/>
    <w:rsid w:val="00793BE0"/>
    <w:rsid w:val="00793F0B"/>
    <w:rsid w:val="00794090"/>
    <w:rsid w:val="00794365"/>
    <w:rsid w:val="007943B2"/>
    <w:rsid w:val="007945F7"/>
    <w:rsid w:val="0079471B"/>
    <w:rsid w:val="007947A5"/>
    <w:rsid w:val="00794CBC"/>
    <w:rsid w:val="00794FB0"/>
    <w:rsid w:val="00795055"/>
    <w:rsid w:val="00795E0F"/>
    <w:rsid w:val="0079639D"/>
    <w:rsid w:val="00796416"/>
    <w:rsid w:val="007977FD"/>
    <w:rsid w:val="00797EE4"/>
    <w:rsid w:val="007A0222"/>
    <w:rsid w:val="007A0694"/>
    <w:rsid w:val="007A0FCA"/>
    <w:rsid w:val="007A1FC0"/>
    <w:rsid w:val="007A27D7"/>
    <w:rsid w:val="007A34B6"/>
    <w:rsid w:val="007A3A61"/>
    <w:rsid w:val="007A3BB7"/>
    <w:rsid w:val="007A3EB3"/>
    <w:rsid w:val="007A4A6D"/>
    <w:rsid w:val="007A4CEE"/>
    <w:rsid w:val="007A525D"/>
    <w:rsid w:val="007A620B"/>
    <w:rsid w:val="007A6274"/>
    <w:rsid w:val="007A6540"/>
    <w:rsid w:val="007A6C7D"/>
    <w:rsid w:val="007A7706"/>
    <w:rsid w:val="007B00A0"/>
    <w:rsid w:val="007B0511"/>
    <w:rsid w:val="007B078A"/>
    <w:rsid w:val="007B0D8E"/>
    <w:rsid w:val="007B0F56"/>
    <w:rsid w:val="007B0FE4"/>
    <w:rsid w:val="007B1356"/>
    <w:rsid w:val="007B1390"/>
    <w:rsid w:val="007B1825"/>
    <w:rsid w:val="007B2023"/>
    <w:rsid w:val="007B2321"/>
    <w:rsid w:val="007B232B"/>
    <w:rsid w:val="007B254B"/>
    <w:rsid w:val="007B2A5F"/>
    <w:rsid w:val="007B2B84"/>
    <w:rsid w:val="007B2C7A"/>
    <w:rsid w:val="007B2D69"/>
    <w:rsid w:val="007B3138"/>
    <w:rsid w:val="007B33ED"/>
    <w:rsid w:val="007B3449"/>
    <w:rsid w:val="007B3667"/>
    <w:rsid w:val="007B4395"/>
    <w:rsid w:val="007B476D"/>
    <w:rsid w:val="007B4859"/>
    <w:rsid w:val="007B4A83"/>
    <w:rsid w:val="007B4B60"/>
    <w:rsid w:val="007B51A6"/>
    <w:rsid w:val="007B59BB"/>
    <w:rsid w:val="007B5A36"/>
    <w:rsid w:val="007B5F74"/>
    <w:rsid w:val="007B612C"/>
    <w:rsid w:val="007B61C5"/>
    <w:rsid w:val="007B623C"/>
    <w:rsid w:val="007B67C5"/>
    <w:rsid w:val="007B6A95"/>
    <w:rsid w:val="007B7156"/>
    <w:rsid w:val="007B76EC"/>
    <w:rsid w:val="007B776C"/>
    <w:rsid w:val="007B7FD0"/>
    <w:rsid w:val="007B7FF4"/>
    <w:rsid w:val="007C0E7F"/>
    <w:rsid w:val="007C0ED3"/>
    <w:rsid w:val="007C0EF1"/>
    <w:rsid w:val="007C1108"/>
    <w:rsid w:val="007C11A2"/>
    <w:rsid w:val="007C11E2"/>
    <w:rsid w:val="007C135E"/>
    <w:rsid w:val="007C13FD"/>
    <w:rsid w:val="007C1758"/>
    <w:rsid w:val="007C1881"/>
    <w:rsid w:val="007C192A"/>
    <w:rsid w:val="007C1BC4"/>
    <w:rsid w:val="007C1BF8"/>
    <w:rsid w:val="007C1D18"/>
    <w:rsid w:val="007C2211"/>
    <w:rsid w:val="007C2577"/>
    <w:rsid w:val="007C28D8"/>
    <w:rsid w:val="007C34C4"/>
    <w:rsid w:val="007C36AA"/>
    <w:rsid w:val="007C374B"/>
    <w:rsid w:val="007C40F4"/>
    <w:rsid w:val="007C4278"/>
    <w:rsid w:val="007C4A0A"/>
    <w:rsid w:val="007C4A8E"/>
    <w:rsid w:val="007C4C19"/>
    <w:rsid w:val="007C576F"/>
    <w:rsid w:val="007C5787"/>
    <w:rsid w:val="007C5932"/>
    <w:rsid w:val="007C5A7A"/>
    <w:rsid w:val="007C5E80"/>
    <w:rsid w:val="007C64DF"/>
    <w:rsid w:val="007C64F2"/>
    <w:rsid w:val="007C6561"/>
    <w:rsid w:val="007C65B8"/>
    <w:rsid w:val="007C6AF2"/>
    <w:rsid w:val="007C6CA9"/>
    <w:rsid w:val="007C6DE3"/>
    <w:rsid w:val="007C71AC"/>
    <w:rsid w:val="007C76BC"/>
    <w:rsid w:val="007C7A43"/>
    <w:rsid w:val="007C7C66"/>
    <w:rsid w:val="007C7DBF"/>
    <w:rsid w:val="007C7E06"/>
    <w:rsid w:val="007C7E8B"/>
    <w:rsid w:val="007D0199"/>
    <w:rsid w:val="007D0270"/>
    <w:rsid w:val="007D034A"/>
    <w:rsid w:val="007D0716"/>
    <w:rsid w:val="007D0FC4"/>
    <w:rsid w:val="007D134C"/>
    <w:rsid w:val="007D1608"/>
    <w:rsid w:val="007D164B"/>
    <w:rsid w:val="007D1787"/>
    <w:rsid w:val="007D180D"/>
    <w:rsid w:val="007D198C"/>
    <w:rsid w:val="007D1A08"/>
    <w:rsid w:val="007D27D9"/>
    <w:rsid w:val="007D2D12"/>
    <w:rsid w:val="007D3937"/>
    <w:rsid w:val="007D3BA7"/>
    <w:rsid w:val="007D4049"/>
    <w:rsid w:val="007D4471"/>
    <w:rsid w:val="007D4472"/>
    <w:rsid w:val="007D4484"/>
    <w:rsid w:val="007D4D98"/>
    <w:rsid w:val="007D4EDB"/>
    <w:rsid w:val="007D4FD0"/>
    <w:rsid w:val="007D52A6"/>
    <w:rsid w:val="007D5385"/>
    <w:rsid w:val="007D5E2C"/>
    <w:rsid w:val="007D5E42"/>
    <w:rsid w:val="007D6156"/>
    <w:rsid w:val="007D6CBE"/>
    <w:rsid w:val="007D6DB4"/>
    <w:rsid w:val="007D71AC"/>
    <w:rsid w:val="007D7457"/>
    <w:rsid w:val="007D77BB"/>
    <w:rsid w:val="007D7E80"/>
    <w:rsid w:val="007E00D4"/>
    <w:rsid w:val="007E07B9"/>
    <w:rsid w:val="007E08AD"/>
    <w:rsid w:val="007E0BDD"/>
    <w:rsid w:val="007E0DED"/>
    <w:rsid w:val="007E0DF8"/>
    <w:rsid w:val="007E1196"/>
    <w:rsid w:val="007E132F"/>
    <w:rsid w:val="007E171E"/>
    <w:rsid w:val="007E1993"/>
    <w:rsid w:val="007E1F1D"/>
    <w:rsid w:val="007E1F8D"/>
    <w:rsid w:val="007E1FF1"/>
    <w:rsid w:val="007E22AF"/>
    <w:rsid w:val="007E2512"/>
    <w:rsid w:val="007E2626"/>
    <w:rsid w:val="007E28FF"/>
    <w:rsid w:val="007E296B"/>
    <w:rsid w:val="007E3266"/>
    <w:rsid w:val="007E343D"/>
    <w:rsid w:val="007E4492"/>
    <w:rsid w:val="007E5360"/>
    <w:rsid w:val="007E5925"/>
    <w:rsid w:val="007E5E44"/>
    <w:rsid w:val="007E6A5B"/>
    <w:rsid w:val="007E6B66"/>
    <w:rsid w:val="007E7278"/>
    <w:rsid w:val="007E738E"/>
    <w:rsid w:val="007E7F99"/>
    <w:rsid w:val="007F0B60"/>
    <w:rsid w:val="007F0E1E"/>
    <w:rsid w:val="007F125C"/>
    <w:rsid w:val="007F1411"/>
    <w:rsid w:val="007F2417"/>
    <w:rsid w:val="007F2471"/>
    <w:rsid w:val="007F2518"/>
    <w:rsid w:val="007F2704"/>
    <w:rsid w:val="007F2853"/>
    <w:rsid w:val="007F291A"/>
    <w:rsid w:val="007F2998"/>
    <w:rsid w:val="007F2C99"/>
    <w:rsid w:val="007F2D8B"/>
    <w:rsid w:val="007F3413"/>
    <w:rsid w:val="007F35A6"/>
    <w:rsid w:val="007F3A22"/>
    <w:rsid w:val="007F4285"/>
    <w:rsid w:val="007F4931"/>
    <w:rsid w:val="007F4A76"/>
    <w:rsid w:val="007F56FA"/>
    <w:rsid w:val="007F5FC7"/>
    <w:rsid w:val="007F6306"/>
    <w:rsid w:val="007F6BCE"/>
    <w:rsid w:val="007F6CA0"/>
    <w:rsid w:val="007F6CBC"/>
    <w:rsid w:val="007F6E3E"/>
    <w:rsid w:val="007F6E99"/>
    <w:rsid w:val="007F7522"/>
    <w:rsid w:val="007F7B30"/>
    <w:rsid w:val="007F7BE3"/>
    <w:rsid w:val="00800447"/>
    <w:rsid w:val="0080087A"/>
    <w:rsid w:val="008008B1"/>
    <w:rsid w:val="008009E2"/>
    <w:rsid w:val="00800AFC"/>
    <w:rsid w:val="00800B3D"/>
    <w:rsid w:val="00800CE5"/>
    <w:rsid w:val="00800E91"/>
    <w:rsid w:val="00800ED2"/>
    <w:rsid w:val="00800ED7"/>
    <w:rsid w:val="00801B66"/>
    <w:rsid w:val="00801CF1"/>
    <w:rsid w:val="00802014"/>
    <w:rsid w:val="00802906"/>
    <w:rsid w:val="00802ACC"/>
    <w:rsid w:val="00802D1E"/>
    <w:rsid w:val="0080343A"/>
    <w:rsid w:val="008043D7"/>
    <w:rsid w:val="008059A0"/>
    <w:rsid w:val="008059C1"/>
    <w:rsid w:val="00806126"/>
    <w:rsid w:val="008067C9"/>
    <w:rsid w:val="00807338"/>
    <w:rsid w:val="00807480"/>
    <w:rsid w:val="00807563"/>
    <w:rsid w:val="008076A6"/>
    <w:rsid w:val="00807854"/>
    <w:rsid w:val="00807AED"/>
    <w:rsid w:val="00807DAB"/>
    <w:rsid w:val="008108F6"/>
    <w:rsid w:val="00810BEA"/>
    <w:rsid w:val="00810EB7"/>
    <w:rsid w:val="0081116E"/>
    <w:rsid w:val="0081144E"/>
    <w:rsid w:val="008116EA"/>
    <w:rsid w:val="008119A3"/>
    <w:rsid w:val="00812047"/>
    <w:rsid w:val="008124C7"/>
    <w:rsid w:val="008125D5"/>
    <w:rsid w:val="00812704"/>
    <w:rsid w:val="0081292B"/>
    <w:rsid w:val="00812AFA"/>
    <w:rsid w:val="00812DA2"/>
    <w:rsid w:val="008135C1"/>
    <w:rsid w:val="0081408E"/>
    <w:rsid w:val="008140F6"/>
    <w:rsid w:val="00814493"/>
    <w:rsid w:val="00814536"/>
    <w:rsid w:val="008149AA"/>
    <w:rsid w:val="008149FD"/>
    <w:rsid w:val="00814AA7"/>
    <w:rsid w:val="00814D48"/>
    <w:rsid w:val="0081501B"/>
    <w:rsid w:val="008152C5"/>
    <w:rsid w:val="0081537E"/>
    <w:rsid w:val="00815688"/>
    <w:rsid w:val="00816F47"/>
    <w:rsid w:val="00817016"/>
    <w:rsid w:val="008175A4"/>
    <w:rsid w:val="00817654"/>
    <w:rsid w:val="00817F50"/>
    <w:rsid w:val="00820346"/>
    <w:rsid w:val="00820475"/>
    <w:rsid w:val="00820789"/>
    <w:rsid w:val="00821038"/>
    <w:rsid w:val="00821217"/>
    <w:rsid w:val="00821BDB"/>
    <w:rsid w:val="00821C89"/>
    <w:rsid w:val="00822C3C"/>
    <w:rsid w:val="00822EF1"/>
    <w:rsid w:val="0082310B"/>
    <w:rsid w:val="0082355E"/>
    <w:rsid w:val="00823AC0"/>
    <w:rsid w:val="00823BDC"/>
    <w:rsid w:val="00823C00"/>
    <w:rsid w:val="00823CFE"/>
    <w:rsid w:val="008240F8"/>
    <w:rsid w:val="008244C8"/>
    <w:rsid w:val="008246E6"/>
    <w:rsid w:val="00824724"/>
    <w:rsid w:val="00824A3C"/>
    <w:rsid w:val="00824B02"/>
    <w:rsid w:val="00825236"/>
    <w:rsid w:val="008257B9"/>
    <w:rsid w:val="00825C5B"/>
    <w:rsid w:val="00826438"/>
    <w:rsid w:val="00826776"/>
    <w:rsid w:val="008267F4"/>
    <w:rsid w:val="0082689E"/>
    <w:rsid w:val="00827596"/>
    <w:rsid w:val="008277F5"/>
    <w:rsid w:val="00827A2B"/>
    <w:rsid w:val="00827E2E"/>
    <w:rsid w:val="008306CA"/>
    <w:rsid w:val="00830FF6"/>
    <w:rsid w:val="008318DE"/>
    <w:rsid w:val="00831906"/>
    <w:rsid w:val="00831E6C"/>
    <w:rsid w:val="008327E0"/>
    <w:rsid w:val="00832A5D"/>
    <w:rsid w:val="00832C42"/>
    <w:rsid w:val="00833521"/>
    <w:rsid w:val="00833535"/>
    <w:rsid w:val="0083353B"/>
    <w:rsid w:val="00833610"/>
    <w:rsid w:val="00833923"/>
    <w:rsid w:val="00834142"/>
    <w:rsid w:val="00834230"/>
    <w:rsid w:val="008345CC"/>
    <w:rsid w:val="008347B1"/>
    <w:rsid w:val="008347CC"/>
    <w:rsid w:val="00834981"/>
    <w:rsid w:val="00835178"/>
    <w:rsid w:val="008351C5"/>
    <w:rsid w:val="00835861"/>
    <w:rsid w:val="008359E0"/>
    <w:rsid w:val="00836147"/>
    <w:rsid w:val="0083668D"/>
    <w:rsid w:val="00836D3F"/>
    <w:rsid w:val="00836F75"/>
    <w:rsid w:val="0083707E"/>
    <w:rsid w:val="0083754F"/>
    <w:rsid w:val="0083771B"/>
    <w:rsid w:val="00837774"/>
    <w:rsid w:val="00837CD1"/>
    <w:rsid w:val="00837D48"/>
    <w:rsid w:val="00837DDA"/>
    <w:rsid w:val="0084046E"/>
    <w:rsid w:val="008405CF"/>
    <w:rsid w:val="00840D69"/>
    <w:rsid w:val="00840E09"/>
    <w:rsid w:val="00840E10"/>
    <w:rsid w:val="00840F26"/>
    <w:rsid w:val="008414CB"/>
    <w:rsid w:val="00841EA5"/>
    <w:rsid w:val="00842DE2"/>
    <w:rsid w:val="00843515"/>
    <w:rsid w:val="0084353A"/>
    <w:rsid w:val="0084367E"/>
    <w:rsid w:val="00844DD9"/>
    <w:rsid w:val="00844E99"/>
    <w:rsid w:val="008451AC"/>
    <w:rsid w:val="00845878"/>
    <w:rsid w:val="008459B0"/>
    <w:rsid w:val="00846864"/>
    <w:rsid w:val="00846B82"/>
    <w:rsid w:val="00846D1E"/>
    <w:rsid w:val="0084762D"/>
    <w:rsid w:val="008476D5"/>
    <w:rsid w:val="008477F1"/>
    <w:rsid w:val="00847BD3"/>
    <w:rsid w:val="0085053A"/>
    <w:rsid w:val="00850F27"/>
    <w:rsid w:val="0085100F"/>
    <w:rsid w:val="00851226"/>
    <w:rsid w:val="00851859"/>
    <w:rsid w:val="00851BE3"/>
    <w:rsid w:val="00852347"/>
    <w:rsid w:val="008525EC"/>
    <w:rsid w:val="00852EE2"/>
    <w:rsid w:val="00852F05"/>
    <w:rsid w:val="008535CC"/>
    <w:rsid w:val="00853621"/>
    <w:rsid w:val="00853A02"/>
    <w:rsid w:val="00853D98"/>
    <w:rsid w:val="00853F45"/>
    <w:rsid w:val="0085410A"/>
    <w:rsid w:val="00854C50"/>
    <w:rsid w:val="00854D68"/>
    <w:rsid w:val="00854E29"/>
    <w:rsid w:val="00854EA5"/>
    <w:rsid w:val="00854F2F"/>
    <w:rsid w:val="00855B09"/>
    <w:rsid w:val="00855B75"/>
    <w:rsid w:val="00855ED5"/>
    <w:rsid w:val="008561B0"/>
    <w:rsid w:val="008562BE"/>
    <w:rsid w:val="0085649F"/>
    <w:rsid w:val="00856683"/>
    <w:rsid w:val="008566E6"/>
    <w:rsid w:val="00856B23"/>
    <w:rsid w:val="00856D5D"/>
    <w:rsid w:val="00857636"/>
    <w:rsid w:val="00857C26"/>
    <w:rsid w:val="00857CFA"/>
    <w:rsid w:val="008601AF"/>
    <w:rsid w:val="00860226"/>
    <w:rsid w:val="00860CF5"/>
    <w:rsid w:val="00861172"/>
    <w:rsid w:val="008612C1"/>
    <w:rsid w:val="00861428"/>
    <w:rsid w:val="00861B41"/>
    <w:rsid w:val="00861C14"/>
    <w:rsid w:val="00861D29"/>
    <w:rsid w:val="0086269B"/>
    <w:rsid w:val="00862E46"/>
    <w:rsid w:val="0086307E"/>
    <w:rsid w:val="00863194"/>
    <w:rsid w:val="008639DB"/>
    <w:rsid w:val="00864163"/>
    <w:rsid w:val="00864858"/>
    <w:rsid w:val="00864965"/>
    <w:rsid w:val="00864A30"/>
    <w:rsid w:val="00865203"/>
    <w:rsid w:val="00865D5A"/>
    <w:rsid w:val="00865FB3"/>
    <w:rsid w:val="008662C9"/>
    <w:rsid w:val="008668F3"/>
    <w:rsid w:val="00867213"/>
    <w:rsid w:val="008673AD"/>
    <w:rsid w:val="008704D6"/>
    <w:rsid w:val="0087060B"/>
    <w:rsid w:val="00870B5D"/>
    <w:rsid w:val="00870E4E"/>
    <w:rsid w:val="00870FF0"/>
    <w:rsid w:val="00871168"/>
    <w:rsid w:val="00871611"/>
    <w:rsid w:val="00871791"/>
    <w:rsid w:val="00871F65"/>
    <w:rsid w:val="00872435"/>
    <w:rsid w:val="008725A0"/>
    <w:rsid w:val="008738F8"/>
    <w:rsid w:val="008738FA"/>
    <w:rsid w:val="00873955"/>
    <w:rsid w:val="00873FA3"/>
    <w:rsid w:val="00874762"/>
    <w:rsid w:val="008747F0"/>
    <w:rsid w:val="0087554C"/>
    <w:rsid w:val="00875B00"/>
    <w:rsid w:val="0087608F"/>
    <w:rsid w:val="0087650F"/>
    <w:rsid w:val="008766BD"/>
    <w:rsid w:val="00876B5F"/>
    <w:rsid w:val="00877280"/>
    <w:rsid w:val="008776A8"/>
    <w:rsid w:val="00877E08"/>
    <w:rsid w:val="00880407"/>
    <w:rsid w:val="00881651"/>
    <w:rsid w:val="00882FE3"/>
    <w:rsid w:val="00882FE9"/>
    <w:rsid w:val="00883667"/>
    <w:rsid w:val="00883733"/>
    <w:rsid w:val="008838A7"/>
    <w:rsid w:val="00883958"/>
    <w:rsid w:val="008843BB"/>
    <w:rsid w:val="008845DF"/>
    <w:rsid w:val="0088465F"/>
    <w:rsid w:val="008846F9"/>
    <w:rsid w:val="00884885"/>
    <w:rsid w:val="008854C1"/>
    <w:rsid w:val="008857EF"/>
    <w:rsid w:val="00885A46"/>
    <w:rsid w:val="00885AEB"/>
    <w:rsid w:val="0088646F"/>
    <w:rsid w:val="00886782"/>
    <w:rsid w:val="00886E62"/>
    <w:rsid w:val="00886EF1"/>
    <w:rsid w:val="0088708F"/>
    <w:rsid w:val="008872B1"/>
    <w:rsid w:val="008874AD"/>
    <w:rsid w:val="008877C7"/>
    <w:rsid w:val="008878ED"/>
    <w:rsid w:val="00887BC5"/>
    <w:rsid w:val="00887DD3"/>
    <w:rsid w:val="00890078"/>
    <w:rsid w:val="00890169"/>
    <w:rsid w:val="00890657"/>
    <w:rsid w:val="00890A62"/>
    <w:rsid w:val="00891372"/>
    <w:rsid w:val="008918D3"/>
    <w:rsid w:val="00891D80"/>
    <w:rsid w:val="008921B2"/>
    <w:rsid w:val="008922B7"/>
    <w:rsid w:val="008931D6"/>
    <w:rsid w:val="008932E9"/>
    <w:rsid w:val="00893C5D"/>
    <w:rsid w:val="00893CAA"/>
    <w:rsid w:val="00894851"/>
    <w:rsid w:val="00894AA8"/>
    <w:rsid w:val="00894F0C"/>
    <w:rsid w:val="0089502C"/>
    <w:rsid w:val="0089537D"/>
    <w:rsid w:val="008958F6"/>
    <w:rsid w:val="008966D2"/>
    <w:rsid w:val="0089705D"/>
    <w:rsid w:val="008976A8"/>
    <w:rsid w:val="00897733"/>
    <w:rsid w:val="008979D8"/>
    <w:rsid w:val="008A01E3"/>
    <w:rsid w:val="008A048D"/>
    <w:rsid w:val="008A08B4"/>
    <w:rsid w:val="008A0F94"/>
    <w:rsid w:val="008A15B1"/>
    <w:rsid w:val="008A15B5"/>
    <w:rsid w:val="008A283B"/>
    <w:rsid w:val="008A297A"/>
    <w:rsid w:val="008A2C9F"/>
    <w:rsid w:val="008A34A3"/>
    <w:rsid w:val="008A35B1"/>
    <w:rsid w:val="008A3BB9"/>
    <w:rsid w:val="008A3F06"/>
    <w:rsid w:val="008A3F79"/>
    <w:rsid w:val="008A4A29"/>
    <w:rsid w:val="008A4B01"/>
    <w:rsid w:val="008A5982"/>
    <w:rsid w:val="008A62A7"/>
    <w:rsid w:val="008A6365"/>
    <w:rsid w:val="008A65D3"/>
    <w:rsid w:val="008A7406"/>
    <w:rsid w:val="008A7BE5"/>
    <w:rsid w:val="008A7E8F"/>
    <w:rsid w:val="008A7FBF"/>
    <w:rsid w:val="008B00C9"/>
    <w:rsid w:val="008B0370"/>
    <w:rsid w:val="008B0679"/>
    <w:rsid w:val="008B0C5F"/>
    <w:rsid w:val="008B125E"/>
    <w:rsid w:val="008B18FB"/>
    <w:rsid w:val="008B19C4"/>
    <w:rsid w:val="008B2159"/>
    <w:rsid w:val="008B22C0"/>
    <w:rsid w:val="008B293C"/>
    <w:rsid w:val="008B373E"/>
    <w:rsid w:val="008B3911"/>
    <w:rsid w:val="008B3DFE"/>
    <w:rsid w:val="008B3F10"/>
    <w:rsid w:val="008B4344"/>
    <w:rsid w:val="008B65A5"/>
    <w:rsid w:val="008B6F3C"/>
    <w:rsid w:val="008B6F9A"/>
    <w:rsid w:val="008B70CA"/>
    <w:rsid w:val="008B71A6"/>
    <w:rsid w:val="008B77EC"/>
    <w:rsid w:val="008C05C0"/>
    <w:rsid w:val="008C0CC4"/>
    <w:rsid w:val="008C0D4C"/>
    <w:rsid w:val="008C0FF6"/>
    <w:rsid w:val="008C100B"/>
    <w:rsid w:val="008C1025"/>
    <w:rsid w:val="008C13FB"/>
    <w:rsid w:val="008C1915"/>
    <w:rsid w:val="008C1953"/>
    <w:rsid w:val="008C1B53"/>
    <w:rsid w:val="008C1C3A"/>
    <w:rsid w:val="008C2097"/>
    <w:rsid w:val="008C325B"/>
    <w:rsid w:val="008C33DB"/>
    <w:rsid w:val="008C3EB8"/>
    <w:rsid w:val="008C418F"/>
    <w:rsid w:val="008C423D"/>
    <w:rsid w:val="008C4312"/>
    <w:rsid w:val="008C5027"/>
    <w:rsid w:val="008C54D8"/>
    <w:rsid w:val="008C567E"/>
    <w:rsid w:val="008C57E4"/>
    <w:rsid w:val="008C58B4"/>
    <w:rsid w:val="008C60DA"/>
    <w:rsid w:val="008C6829"/>
    <w:rsid w:val="008C6A56"/>
    <w:rsid w:val="008C6CEA"/>
    <w:rsid w:val="008C7284"/>
    <w:rsid w:val="008C7759"/>
    <w:rsid w:val="008C7B87"/>
    <w:rsid w:val="008D07B1"/>
    <w:rsid w:val="008D07BB"/>
    <w:rsid w:val="008D0840"/>
    <w:rsid w:val="008D0C34"/>
    <w:rsid w:val="008D0FB9"/>
    <w:rsid w:val="008D1032"/>
    <w:rsid w:val="008D1378"/>
    <w:rsid w:val="008D13A3"/>
    <w:rsid w:val="008D15AE"/>
    <w:rsid w:val="008D1F56"/>
    <w:rsid w:val="008D23F0"/>
    <w:rsid w:val="008D2C73"/>
    <w:rsid w:val="008D2F5D"/>
    <w:rsid w:val="008D33FF"/>
    <w:rsid w:val="008D35B7"/>
    <w:rsid w:val="008D41A6"/>
    <w:rsid w:val="008D52E2"/>
    <w:rsid w:val="008D5739"/>
    <w:rsid w:val="008D6E00"/>
    <w:rsid w:val="008E0243"/>
    <w:rsid w:val="008E036C"/>
    <w:rsid w:val="008E0743"/>
    <w:rsid w:val="008E09FA"/>
    <w:rsid w:val="008E0CE3"/>
    <w:rsid w:val="008E0DC9"/>
    <w:rsid w:val="008E0E05"/>
    <w:rsid w:val="008E1421"/>
    <w:rsid w:val="008E1816"/>
    <w:rsid w:val="008E193B"/>
    <w:rsid w:val="008E20C0"/>
    <w:rsid w:val="008E2686"/>
    <w:rsid w:val="008E273F"/>
    <w:rsid w:val="008E2BFA"/>
    <w:rsid w:val="008E3C0E"/>
    <w:rsid w:val="008E3D48"/>
    <w:rsid w:val="008E5F2A"/>
    <w:rsid w:val="008E603A"/>
    <w:rsid w:val="008E62C2"/>
    <w:rsid w:val="008E64B0"/>
    <w:rsid w:val="008E682E"/>
    <w:rsid w:val="008E682F"/>
    <w:rsid w:val="008E7395"/>
    <w:rsid w:val="008E73F0"/>
    <w:rsid w:val="008E7477"/>
    <w:rsid w:val="008E7A2D"/>
    <w:rsid w:val="008F0674"/>
    <w:rsid w:val="008F1AD1"/>
    <w:rsid w:val="008F1EBF"/>
    <w:rsid w:val="008F238B"/>
    <w:rsid w:val="008F25A1"/>
    <w:rsid w:val="008F276E"/>
    <w:rsid w:val="008F2801"/>
    <w:rsid w:val="008F3257"/>
    <w:rsid w:val="008F357D"/>
    <w:rsid w:val="008F37CB"/>
    <w:rsid w:val="008F3877"/>
    <w:rsid w:val="008F398C"/>
    <w:rsid w:val="008F3A54"/>
    <w:rsid w:val="008F3F2B"/>
    <w:rsid w:val="008F412E"/>
    <w:rsid w:val="008F440E"/>
    <w:rsid w:val="008F4511"/>
    <w:rsid w:val="008F48BC"/>
    <w:rsid w:val="008F4EDF"/>
    <w:rsid w:val="008F50CF"/>
    <w:rsid w:val="008F51BA"/>
    <w:rsid w:val="008F540B"/>
    <w:rsid w:val="008F5680"/>
    <w:rsid w:val="008F6040"/>
    <w:rsid w:val="008F6166"/>
    <w:rsid w:val="008F6C3F"/>
    <w:rsid w:val="008F6CE0"/>
    <w:rsid w:val="008F6E27"/>
    <w:rsid w:val="008F6F85"/>
    <w:rsid w:val="008F78FA"/>
    <w:rsid w:val="008F7E64"/>
    <w:rsid w:val="00900539"/>
    <w:rsid w:val="009018C7"/>
    <w:rsid w:val="00901A79"/>
    <w:rsid w:val="00901B3D"/>
    <w:rsid w:val="0090221B"/>
    <w:rsid w:val="00902DC4"/>
    <w:rsid w:val="009033FE"/>
    <w:rsid w:val="0090348A"/>
    <w:rsid w:val="00903502"/>
    <w:rsid w:val="00903A61"/>
    <w:rsid w:val="00903CA4"/>
    <w:rsid w:val="00903F69"/>
    <w:rsid w:val="00903FAC"/>
    <w:rsid w:val="0090476F"/>
    <w:rsid w:val="00904BDE"/>
    <w:rsid w:val="00904C49"/>
    <w:rsid w:val="00904C7B"/>
    <w:rsid w:val="00904EB9"/>
    <w:rsid w:val="00905424"/>
    <w:rsid w:val="00905DE5"/>
    <w:rsid w:val="00906246"/>
    <w:rsid w:val="009065EC"/>
    <w:rsid w:val="00907938"/>
    <w:rsid w:val="00907B19"/>
    <w:rsid w:val="00910EEC"/>
    <w:rsid w:val="009120F3"/>
    <w:rsid w:val="00912A84"/>
    <w:rsid w:val="00912D51"/>
    <w:rsid w:val="00912E5C"/>
    <w:rsid w:val="0091310E"/>
    <w:rsid w:val="009144E2"/>
    <w:rsid w:val="00914987"/>
    <w:rsid w:val="00914B1D"/>
    <w:rsid w:val="009159A8"/>
    <w:rsid w:val="00915CA3"/>
    <w:rsid w:val="00915F02"/>
    <w:rsid w:val="00915F5C"/>
    <w:rsid w:val="00917191"/>
    <w:rsid w:val="009171F0"/>
    <w:rsid w:val="009172C7"/>
    <w:rsid w:val="009202FE"/>
    <w:rsid w:val="00920E59"/>
    <w:rsid w:val="00921498"/>
    <w:rsid w:val="00921740"/>
    <w:rsid w:val="00921B64"/>
    <w:rsid w:val="0092202A"/>
    <w:rsid w:val="00922B3E"/>
    <w:rsid w:val="00922EEE"/>
    <w:rsid w:val="00923C88"/>
    <w:rsid w:val="00923E83"/>
    <w:rsid w:val="00923FA7"/>
    <w:rsid w:val="00924524"/>
    <w:rsid w:val="009245E5"/>
    <w:rsid w:val="00924755"/>
    <w:rsid w:val="0092475A"/>
    <w:rsid w:val="009247E9"/>
    <w:rsid w:val="00924D0C"/>
    <w:rsid w:val="00924F8B"/>
    <w:rsid w:val="00924FB7"/>
    <w:rsid w:val="00925126"/>
    <w:rsid w:val="0092550B"/>
    <w:rsid w:val="00925A27"/>
    <w:rsid w:val="00926796"/>
    <w:rsid w:val="009268E9"/>
    <w:rsid w:val="00927161"/>
    <w:rsid w:val="00927717"/>
    <w:rsid w:val="00927C86"/>
    <w:rsid w:val="00927DF4"/>
    <w:rsid w:val="00927E3C"/>
    <w:rsid w:val="00927E7D"/>
    <w:rsid w:val="00927FBB"/>
    <w:rsid w:val="0093001E"/>
    <w:rsid w:val="00931AFD"/>
    <w:rsid w:val="00932458"/>
    <w:rsid w:val="00932732"/>
    <w:rsid w:val="009327F0"/>
    <w:rsid w:val="00932A1C"/>
    <w:rsid w:val="00933530"/>
    <w:rsid w:val="009337F6"/>
    <w:rsid w:val="00933923"/>
    <w:rsid w:val="009339FA"/>
    <w:rsid w:val="00934069"/>
    <w:rsid w:val="00934D68"/>
    <w:rsid w:val="009352B8"/>
    <w:rsid w:val="00935B6B"/>
    <w:rsid w:val="00935BF6"/>
    <w:rsid w:val="00935C80"/>
    <w:rsid w:val="00935D83"/>
    <w:rsid w:val="00935EB5"/>
    <w:rsid w:val="00936DBB"/>
    <w:rsid w:val="00937021"/>
    <w:rsid w:val="00937130"/>
    <w:rsid w:val="00937384"/>
    <w:rsid w:val="00937753"/>
    <w:rsid w:val="00937C70"/>
    <w:rsid w:val="009416D7"/>
    <w:rsid w:val="00941782"/>
    <w:rsid w:val="00941B2F"/>
    <w:rsid w:val="0094240B"/>
    <w:rsid w:val="00942B38"/>
    <w:rsid w:val="00943137"/>
    <w:rsid w:val="009438A7"/>
    <w:rsid w:val="00944AF4"/>
    <w:rsid w:val="00944FAF"/>
    <w:rsid w:val="0094565A"/>
    <w:rsid w:val="009458A5"/>
    <w:rsid w:val="00945E1B"/>
    <w:rsid w:val="00945E9B"/>
    <w:rsid w:val="0094652B"/>
    <w:rsid w:val="009466C3"/>
    <w:rsid w:val="009467C4"/>
    <w:rsid w:val="00946F58"/>
    <w:rsid w:val="00947740"/>
    <w:rsid w:val="00950873"/>
    <w:rsid w:val="00950DF9"/>
    <w:rsid w:val="00950F1D"/>
    <w:rsid w:val="00951A98"/>
    <w:rsid w:val="009526D2"/>
    <w:rsid w:val="0095287E"/>
    <w:rsid w:val="00952AF8"/>
    <w:rsid w:val="00952FF2"/>
    <w:rsid w:val="00953299"/>
    <w:rsid w:val="00953422"/>
    <w:rsid w:val="00953643"/>
    <w:rsid w:val="00953AA9"/>
    <w:rsid w:val="00953CB2"/>
    <w:rsid w:val="00953E48"/>
    <w:rsid w:val="0095479C"/>
    <w:rsid w:val="00954A46"/>
    <w:rsid w:val="009554CF"/>
    <w:rsid w:val="00955DDC"/>
    <w:rsid w:val="00955DE5"/>
    <w:rsid w:val="00956589"/>
    <w:rsid w:val="0095688E"/>
    <w:rsid w:val="00956CA8"/>
    <w:rsid w:val="00956ED9"/>
    <w:rsid w:val="00957AE0"/>
    <w:rsid w:val="00957AE3"/>
    <w:rsid w:val="00957F6B"/>
    <w:rsid w:val="00960A07"/>
    <w:rsid w:val="00960D0C"/>
    <w:rsid w:val="00960DD1"/>
    <w:rsid w:val="00960EDA"/>
    <w:rsid w:val="009617A9"/>
    <w:rsid w:val="00961F77"/>
    <w:rsid w:val="009623DB"/>
    <w:rsid w:val="00962549"/>
    <w:rsid w:val="009625FE"/>
    <w:rsid w:val="00962917"/>
    <w:rsid w:val="00962BAE"/>
    <w:rsid w:val="009630E8"/>
    <w:rsid w:val="00963416"/>
    <w:rsid w:val="00963730"/>
    <w:rsid w:val="00963C78"/>
    <w:rsid w:val="00963D50"/>
    <w:rsid w:val="009643C8"/>
    <w:rsid w:val="00964AD3"/>
    <w:rsid w:val="00964C67"/>
    <w:rsid w:val="00964D17"/>
    <w:rsid w:val="00964D34"/>
    <w:rsid w:val="00964D4A"/>
    <w:rsid w:val="00964FF9"/>
    <w:rsid w:val="0096520E"/>
    <w:rsid w:val="00965216"/>
    <w:rsid w:val="00965706"/>
    <w:rsid w:val="00965AF6"/>
    <w:rsid w:val="0096618E"/>
    <w:rsid w:val="0096653D"/>
    <w:rsid w:val="00966547"/>
    <w:rsid w:val="00966B33"/>
    <w:rsid w:val="009673B6"/>
    <w:rsid w:val="00967672"/>
    <w:rsid w:val="0097052D"/>
    <w:rsid w:val="009706FD"/>
    <w:rsid w:val="00970BF3"/>
    <w:rsid w:val="00970BFD"/>
    <w:rsid w:val="00970F61"/>
    <w:rsid w:val="009713A8"/>
    <w:rsid w:val="0097177F"/>
    <w:rsid w:val="00971976"/>
    <w:rsid w:val="00972A60"/>
    <w:rsid w:val="00972E22"/>
    <w:rsid w:val="0097325B"/>
    <w:rsid w:val="00973CA2"/>
    <w:rsid w:val="00973D76"/>
    <w:rsid w:val="00973F2D"/>
    <w:rsid w:val="00973F8F"/>
    <w:rsid w:val="0097421E"/>
    <w:rsid w:val="00974448"/>
    <w:rsid w:val="00974BAA"/>
    <w:rsid w:val="00975578"/>
    <w:rsid w:val="009758D8"/>
    <w:rsid w:val="009758DC"/>
    <w:rsid w:val="009759B7"/>
    <w:rsid w:val="00975FE3"/>
    <w:rsid w:val="00976673"/>
    <w:rsid w:val="00976C14"/>
    <w:rsid w:val="00977059"/>
    <w:rsid w:val="00977165"/>
    <w:rsid w:val="009778E3"/>
    <w:rsid w:val="00977BBF"/>
    <w:rsid w:val="0098038F"/>
    <w:rsid w:val="00980886"/>
    <w:rsid w:val="009813B3"/>
    <w:rsid w:val="009814CC"/>
    <w:rsid w:val="009818AF"/>
    <w:rsid w:val="009819A0"/>
    <w:rsid w:val="00981BF0"/>
    <w:rsid w:val="00983715"/>
    <w:rsid w:val="0098458E"/>
    <w:rsid w:val="00984883"/>
    <w:rsid w:val="009851C4"/>
    <w:rsid w:val="0098526A"/>
    <w:rsid w:val="00986A9C"/>
    <w:rsid w:val="009872FC"/>
    <w:rsid w:val="00987CF2"/>
    <w:rsid w:val="00987D0F"/>
    <w:rsid w:val="00987DD6"/>
    <w:rsid w:val="00990047"/>
    <w:rsid w:val="0099020A"/>
    <w:rsid w:val="009902EE"/>
    <w:rsid w:val="0099062F"/>
    <w:rsid w:val="009907A6"/>
    <w:rsid w:val="009908DA"/>
    <w:rsid w:val="00990A3A"/>
    <w:rsid w:val="0099110F"/>
    <w:rsid w:val="00991129"/>
    <w:rsid w:val="00991168"/>
    <w:rsid w:val="0099179F"/>
    <w:rsid w:val="00991859"/>
    <w:rsid w:val="00991B49"/>
    <w:rsid w:val="00992077"/>
    <w:rsid w:val="00992426"/>
    <w:rsid w:val="009924F0"/>
    <w:rsid w:val="009932E5"/>
    <w:rsid w:val="009944F5"/>
    <w:rsid w:val="0099451E"/>
    <w:rsid w:val="009951E1"/>
    <w:rsid w:val="00995283"/>
    <w:rsid w:val="0099617E"/>
    <w:rsid w:val="00996413"/>
    <w:rsid w:val="00996599"/>
    <w:rsid w:val="00996946"/>
    <w:rsid w:val="00996DFF"/>
    <w:rsid w:val="00996E18"/>
    <w:rsid w:val="009A0548"/>
    <w:rsid w:val="009A058D"/>
    <w:rsid w:val="009A130D"/>
    <w:rsid w:val="009A1BF7"/>
    <w:rsid w:val="009A1D38"/>
    <w:rsid w:val="009A2106"/>
    <w:rsid w:val="009A2EDE"/>
    <w:rsid w:val="009A3064"/>
    <w:rsid w:val="009A3E90"/>
    <w:rsid w:val="009A484B"/>
    <w:rsid w:val="009A4D8B"/>
    <w:rsid w:val="009A536B"/>
    <w:rsid w:val="009A53FF"/>
    <w:rsid w:val="009A594B"/>
    <w:rsid w:val="009A5D40"/>
    <w:rsid w:val="009A60C0"/>
    <w:rsid w:val="009A64EE"/>
    <w:rsid w:val="009A6E21"/>
    <w:rsid w:val="009A705F"/>
    <w:rsid w:val="009A7976"/>
    <w:rsid w:val="009A7DF2"/>
    <w:rsid w:val="009B002C"/>
    <w:rsid w:val="009B06B1"/>
    <w:rsid w:val="009B0704"/>
    <w:rsid w:val="009B084A"/>
    <w:rsid w:val="009B1356"/>
    <w:rsid w:val="009B200E"/>
    <w:rsid w:val="009B23A5"/>
    <w:rsid w:val="009B2959"/>
    <w:rsid w:val="009B2A1E"/>
    <w:rsid w:val="009B2B64"/>
    <w:rsid w:val="009B2D65"/>
    <w:rsid w:val="009B30B8"/>
    <w:rsid w:val="009B34BD"/>
    <w:rsid w:val="009B35DE"/>
    <w:rsid w:val="009B4E4E"/>
    <w:rsid w:val="009B586F"/>
    <w:rsid w:val="009B608A"/>
    <w:rsid w:val="009B62EE"/>
    <w:rsid w:val="009B63EB"/>
    <w:rsid w:val="009B6566"/>
    <w:rsid w:val="009B6A00"/>
    <w:rsid w:val="009C01DA"/>
    <w:rsid w:val="009C058F"/>
    <w:rsid w:val="009C0F94"/>
    <w:rsid w:val="009C0FF0"/>
    <w:rsid w:val="009C1386"/>
    <w:rsid w:val="009C1D55"/>
    <w:rsid w:val="009C243C"/>
    <w:rsid w:val="009C3286"/>
    <w:rsid w:val="009C328A"/>
    <w:rsid w:val="009C3535"/>
    <w:rsid w:val="009C3923"/>
    <w:rsid w:val="009C3EAE"/>
    <w:rsid w:val="009C4003"/>
    <w:rsid w:val="009C40FD"/>
    <w:rsid w:val="009C4B49"/>
    <w:rsid w:val="009C4DD7"/>
    <w:rsid w:val="009C5143"/>
    <w:rsid w:val="009C570B"/>
    <w:rsid w:val="009C5AEA"/>
    <w:rsid w:val="009C5EBA"/>
    <w:rsid w:val="009C5F2E"/>
    <w:rsid w:val="009C6738"/>
    <w:rsid w:val="009C7915"/>
    <w:rsid w:val="009C7EF8"/>
    <w:rsid w:val="009D0958"/>
    <w:rsid w:val="009D0FA2"/>
    <w:rsid w:val="009D111A"/>
    <w:rsid w:val="009D12A3"/>
    <w:rsid w:val="009D1829"/>
    <w:rsid w:val="009D1872"/>
    <w:rsid w:val="009D19B1"/>
    <w:rsid w:val="009D1EE5"/>
    <w:rsid w:val="009D1EF5"/>
    <w:rsid w:val="009D23A2"/>
    <w:rsid w:val="009D268E"/>
    <w:rsid w:val="009D2718"/>
    <w:rsid w:val="009D2E02"/>
    <w:rsid w:val="009D2E33"/>
    <w:rsid w:val="009D2E7A"/>
    <w:rsid w:val="009D2F3B"/>
    <w:rsid w:val="009D2FEF"/>
    <w:rsid w:val="009D31B7"/>
    <w:rsid w:val="009D3368"/>
    <w:rsid w:val="009D3D84"/>
    <w:rsid w:val="009D443E"/>
    <w:rsid w:val="009D4FDB"/>
    <w:rsid w:val="009D64F9"/>
    <w:rsid w:val="009D6903"/>
    <w:rsid w:val="009D6C03"/>
    <w:rsid w:val="009D6D5D"/>
    <w:rsid w:val="009D7554"/>
    <w:rsid w:val="009D7B44"/>
    <w:rsid w:val="009D7B60"/>
    <w:rsid w:val="009E013B"/>
    <w:rsid w:val="009E0157"/>
    <w:rsid w:val="009E072D"/>
    <w:rsid w:val="009E0B5B"/>
    <w:rsid w:val="009E0DF6"/>
    <w:rsid w:val="009E1264"/>
    <w:rsid w:val="009E1520"/>
    <w:rsid w:val="009E2104"/>
    <w:rsid w:val="009E21B9"/>
    <w:rsid w:val="009E2A8F"/>
    <w:rsid w:val="009E300D"/>
    <w:rsid w:val="009E311A"/>
    <w:rsid w:val="009E325E"/>
    <w:rsid w:val="009E3917"/>
    <w:rsid w:val="009E3931"/>
    <w:rsid w:val="009E3F49"/>
    <w:rsid w:val="009E43B8"/>
    <w:rsid w:val="009E4444"/>
    <w:rsid w:val="009E495C"/>
    <w:rsid w:val="009E52C5"/>
    <w:rsid w:val="009E579C"/>
    <w:rsid w:val="009E5BB5"/>
    <w:rsid w:val="009E5DF4"/>
    <w:rsid w:val="009E620A"/>
    <w:rsid w:val="009E648C"/>
    <w:rsid w:val="009E6706"/>
    <w:rsid w:val="009E6C6F"/>
    <w:rsid w:val="009E7EA9"/>
    <w:rsid w:val="009F050A"/>
    <w:rsid w:val="009F1B7B"/>
    <w:rsid w:val="009F1F90"/>
    <w:rsid w:val="009F25EA"/>
    <w:rsid w:val="009F2FB2"/>
    <w:rsid w:val="009F3529"/>
    <w:rsid w:val="009F373B"/>
    <w:rsid w:val="009F3D0C"/>
    <w:rsid w:val="009F3E85"/>
    <w:rsid w:val="009F43BB"/>
    <w:rsid w:val="009F470F"/>
    <w:rsid w:val="009F5FFC"/>
    <w:rsid w:val="009F6C96"/>
    <w:rsid w:val="009F6D8E"/>
    <w:rsid w:val="009F71F7"/>
    <w:rsid w:val="009F73BA"/>
    <w:rsid w:val="009F7DBA"/>
    <w:rsid w:val="00A00143"/>
    <w:rsid w:val="00A001E4"/>
    <w:rsid w:val="00A003BE"/>
    <w:rsid w:val="00A005E2"/>
    <w:rsid w:val="00A0070E"/>
    <w:rsid w:val="00A00866"/>
    <w:rsid w:val="00A00E18"/>
    <w:rsid w:val="00A00F2A"/>
    <w:rsid w:val="00A01313"/>
    <w:rsid w:val="00A017B5"/>
    <w:rsid w:val="00A01A4C"/>
    <w:rsid w:val="00A01A93"/>
    <w:rsid w:val="00A01E6F"/>
    <w:rsid w:val="00A02192"/>
    <w:rsid w:val="00A02FBC"/>
    <w:rsid w:val="00A034F5"/>
    <w:rsid w:val="00A03C3E"/>
    <w:rsid w:val="00A03CA5"/>
    <w:rsid w:val="00A03F41"/>
    <w:rsid w:val="00A0428F"/>
    <w:rsid w:val="00A043C9"/>
    <w:rsid w:val="00A04C37"/>
    <w:rsid w:val="00A04DA8"/>
    <w:rsid w:val="00A0517B"/>
    <w:rsid w:val="00A0618C"/>
    <w:rsid w:val="00A06B26"/>
    <w:rsid w:val="00A07104"/>
    <w:rsid w:val="00A07DCA"/>
    <w:rsid w:val="00A10490"/>
    <w:rsid w:val="00A10549"/>
    <w:rsid w:val="00A1090C"/>
    <w:rsid w:val="00A10B90"/>
    <w:rsid w:val="00A11373"/>
    <w:rsid w:val="00A11D2C"/>
    <w:rsid w:val="00A11DD2"/>
    <w:rsid w:val="00A132B3"/>
    <w:rsid w:val="00A1358A"/>
    <w:rsid w:val="00A139B6"/>
    <w:rsid w:val="00A139BB"/>
    <w:rsid w:val="00A13A41"/>
    <w:rsid w:val="00A13ABC"/>
    <w:rsid w:val="00A13C72"/>
    <w:rsid w:val="00A13E1F"/>
    <w:rsid w:val="00A13F39"/>
    <w:rsid w:val="00A1409F"/>
    <w:rsid w:val="00A1462D"/>
    <w:rsid w:val="00A148D0"/>
    <w:rsid w:val="00A14CF2"/>
    <w:rsid w:val="00A14E92"/>
    <w:rsid w:val="00A1504D"/>
    <w:rsid w:val="00A1537D"/>
    <w:rsid w:val="00A15391"/>
    <w:rsid w:val="00A1639F"/>
    <w:rsid w:val="00A1709C"/>
    <w:rsid w:val="00A171DF"/>
    <w:rsid w:val="00A17310"/>
    <w:rsid w:val="00A1755E"/>
    <w:rsid w:val="00A17855"/>
    <w:rsid w:val="00A20144"/>
    <w:rsid w:val="00A20BD7"/>
    <w:rsid w:val="00A21343"/>
    <w:rsid w:val="00A21522"/>
    <w:rsid w:val="00A217AA"/>
    <w:rsid w:val="00A219C0"/>
    <w:rsid w:val="00A21C84"/>
    <w:rsid w:val="00A22DF0"/>
    <w:rsid w:val="00A22F14"/>
    <w:rsid w:val="00A22F40"/>
    <w:rsid w:val="00A23173"/>
    <w:rsid w:val="00A23426"/>
    <w:rsid w:val="00A23704"/>
    <w:rsid w:val="00A23713"/>
    <w:rsid w:val="00A23CB8"/>
    <w:rsid w:val="00A23E43"/>
    <w:rsid w:val="00A240A5"/>
    <w:rsid w:val="00A243CB"/>
    <w:rsid w:val="00A2466B"/>
    <w:rsid w:val="00A248E6"/>
    <w:rsid w:val="00A24DAE"/>
    <w:rsid w:val="00A257A1"/>
    <w:rsid w:val="00A25EEA"/>
    <w:rsid w:val="00A25F82"/>
    <w:rsid w:val="00A26212"/>
    <w:rsid w:val="00A264EA"/>
    <w:rsid w:val="00A26E41"/>
    <w:rsid w:val="00A27288"/>
    <w:rsid w:val="00A27819"/>
    <w:rsid w:val="00A3021D"/>
    <w:rsid w:val="00A30850"/>
    <w:rsid w:val="00A310AB"/>
    <w:rsid w:val="00A3121A"/>
    <w:rsid w:val="00A319B7"/>
    <w:rsid w:val="00A321E4"/>
    <w:rsid w:val="00A322C2"/>
    <w:rsid w:val="00A322E0"/>
    <w:rsid w:val="00A330B5"/>
    <w:rsid w:val="00A33239"/>
    <w:rsid w:val="00A34CE5"/>
    <w:rsid w:val="00A36939"/>
    <w:rsid w:val="00A36C47"/>
    <w:rsid w:val="00A370F0"/>
    <w:rsid w:val="00A3761B"/>
    <w:rsid w:val="00A3771B"/>
    <w:rsid w:val="00A37877"/>
    <w:rsid w:val="00A40609"/>
    <w:rsid w:val="00A4090B"/>
    <w:rsid w:val="00A40EA5"/>
    <w:rsid w:val="00A40EF8"/>
    <w:rsid w:val="00A4127D"/>
    <w:rsid w:val="00A41781"/>
    <w:rsid w:val="00A420EA"/>
    <w:rsid w:val="00A42670"/>
    <w:rsid w:val="00A4296D"/>
    <w:rsid w:val="00A42B30"/>
    <w:rsid w:val="00A42CD7"/>
    <w:rsid w:val="00A43979"/>
    <w:rsid w:val="00A43A97"/>
    <w:rsid w:val="00A43F80"/>
    <w:rsid w:val="00A449FA"/>
    <w:rsid w:val="00A44BFB"/>
    <w:rsid w:val="00A44CF7"/>
    <w:rsid w:val="00A45066"/>
    <w:rsid w:val="00A45296"/>
    <w:rsid w:val="00A45350"/>
    <w:rsid w:val="00A45B00"/>
    <w:rsid w:val="00A46029"/>
    <w:rsid w:val="00A464E8"/>
    <w:rsid w:val="00A465F4"/>
    <w:rsid w:val="00A47FEC"/>
    <w:rsid w:val="00A50171"/>
    <w:rsid w:val="00A50477"/>
    <w:rsid w:val="00A51059"/>
    <w:rsid w:val="00A51190"/>
    <w:rsid w:val="00A517CA"/>
    <w:rsid w:val="00A51F1D"/>
    <w:rsid w:val="00A523AA"/>
    <w:rsid w:val="00A526EC"/>
    <w:rsid w:val="00A528D0"/>
    <w:rsid w:val="00A5297C"/>
    <w:rsid w:val="00A52F52"/>
    <w:rsid w:val="00A53122"/>
    <w:rsid w:val="00A532C2"/>
    <w:rsid w:val="00A5336B"/>
    <w:rsid w:val="00A53552"/>
    <w:rsid w:val="00A53B2B"/>
    <w:rsid w:val="00A53CC3"/>
    <w:rsid w:val="00A53F64"/>
    <w:rsid w:val="00A544A4"/>
    <w:rsid w:val="00A5464E"/>
    <w:rsid w:val="00A5513A"/>
    <w:rsid w:val="00A55274"/>
    <w:rsid w:val="00A55E0D"/>
    <w:rsid w:val="00A55F3B"/>
    <w:rsid w:val="00A561BE"/>
    <w:rsid w:val="00A5641A"/>
    <w:rsid w:val="00A56B2E"/>
    <w:rsid w:val="00A57CA5"/>
    <w:rsid w:val="00A57EFF"/>
    <w:rsid w:val="00A60507"/>
    <w:rsid w:val="00A60E0D"/>
    <w:rsid w:val="00A6155C"/>
    <w:rsid w:val="00A61D0A"/>
    <w:rsid w:val="00A6242D"/>
    <w:rsid w:val="00A628BB"/>
    <w:rsid w:val="00A63387"/>
    <w:rsid w:val="00A6338E"/>
    <w:rsid w:val="00A637E9"/>
    <w:rsid w:val="00A638CF"/>
    <w:rsid w:val="00A643B2"/>
    <w:rsid w:val="00A64431"/>
    <w:rsid w:val="00A64751"/>
    <w:rsid w:val="00A65CA7"/>
    <w:rsid w:val="00A661C8"/>
    <w:rsid w:val="00A664C3"/>
    <w:rsid w:val="00A6702D"/>
    <w:rsid w:val="00A671D0"/>
    <w:rsid w:val="00A67621"/>
    <w:rsid w:val="00A67AF2"/>
    <w:rsid w:val="00A67C16"/>
    <w:rsid w:val="00A67ED9"/>
    <w:rsid w:val="00A7033C"/>
    <w:rsid w:val="00A70478"/>
    <w:rsid w:val="00A70B91"/>
    <w:rsid w:val="00A71002"/>
    <w:rsid w:val="00A71099"/>
    <w:rsid w:val="00A716DC"/>
    <w:rsid w:val="00A72790"/>
    <w:rsid w:val="00A7285B"/>
    <w:rsid w:val="00A72CF2"/>
    <w:rsid w:val="00A740D0"/>
    <w:rsid w:val="00A74725"/>
    <w:rsid w:val="00A75B96"/>
    <w:rsid w:val="00A75EC8"/>
    <w:rsid w:val="00A7614E"/>
    <w:rsid w:val="00A76243"/>
    <w:rsid w:val="00A76268"/>
    <w:rsid w:val="00A76373"/>
    <w:rsid w:val="00A763FD"/>
    <w:rsid w:val="00A76FF7"/>
    <w:rsid w:val="00A7794D"/>
    <w:rsid w:val="00A77C13"/>
    <w:rsid w:val="00A77C6B"/>
    <w:rsid w:val="00A77CF3"/>
    <w:rsid w:val="00A77F54"/>
    <w:rsid w:val="00A8022D"/>
    <w:rsid w:val="00A80389"/>
    <w:rsid w:val="00A806F1"/>
    <w:rsid w:val="00A807AA"/>
    <w:rsid w:val="00A80A24"/>
    <w:rsid w:val="00A812DD"/>
    <w:rsid w:val="00A813E2"/>
    <w:rsid w:val="00A81873"/>
    <w:rsid w:val="00A81928"/>
    <w:rsid w:val="00A81D09"/>
    <w:rsid w:val="00A81DB8"/>
    <w:rsid w:val="00A8235A"/>
    <w:rsid w:val="00A82BE9"/>
    <w:rsid w:val="00A82CDE"/>
    <w:rsid w:val="00A8455B"/>
    <w:rsid w:val="00A847E8"/>
    <w:rsid w:val="00A84FA1"/>
    <w:rsid w:val="00A85020"/>
    <w:rsid w:val="00A85056"/>
    <w:rsid w:val="00A854EF"/>
    <w:rsid w:val="00A8559B"/>
    <w:rsid w:val="00A856CE"/>
    <w:rsid w:val="00A8583A"/>
    <w:rsid w:val="00A85F15"/>
    <w:rsid w:val="00A86475"/>
    <w:rsid w:val="00A86564"/>
    <w:rsid w:val="00A86621"/>
    <w:rsid w:val="00A8680A"/>
    <w:rsid w:val="00A86C1D"/>
    <w:rsid w:val="00A86DD6"/>
    <w:rsid w:val="00A8788A"/>
    <w:rsid w:val="00A87A03"/>
    <w:rsid w:val="00A90EFC"/>
    <w:rsid w:val="00A911B9"/>
    <w:rsid w:val="00A9151E"/>
    <w:rsid w:val="00A91CEC"/>
    <w:rsid w:val="00A923D1"/>
    <w:rsid w:val="00A927FB"/>
    <w:rsid w:val="00A92D4E"/>
    <w:rsid w:val="00A9331B"/>
    <w:rsid w:val="00A9349F"/>
    <w:rsid w:val="00A93951"/>
    <w:rsid w:val="00A941E4"/>
    <w:rsid w:val="00A94256"/>
    <w:rsid w:val="00A9436D"/>
    <w:rsid w:val="00A94CFA"/>
    <w:rsid w:val="00A9506E"/>
    <w:rsid w:val="00A9513D"/>
    <w:rsid w:val="00A951A3"/>
    <w:rsid w:val="00A95371"/>
    <w:rsid w:val="00A95B10"/>
    <w:rsid w:val="00A95B39"/>
    <w:rsid w:val="00A95DF0"/>
    <w:rsid w:val="00A95FD6"/>
    <w:rsid w:val="00A96324"/>
    <w:rsid w:val="00A9660E"/>
    <w:rsid w:val="00A96A13"/>
    <w:rsid w:val="00A96FFC"/>
    <w:rsid w:val="00A975D1"/>
    <w:rsid w:val="00A97E5C"/>
    <w:rsid w:val="00A97E80"/>
    <w:rsid w:val="00A97F97"/>
    <w:rsid w:val="00AA00FE"/>
    <w:rsid w:val="00AA03E9"/>
    <w:rsid w:val="00AA0599"/>
    <w:rsid w:val="00AA0A1B"/>
    <w:rsid w:val="00AA12FA"/>
    <w:rsid w:val="00AA1333"/>
    <w:rsid w:val="00AA1B21"/>
    <w:rsid w:val="00AA2BC2"/>
    <w:rsid w:val="00AA3922"/>
    <w:rsid w:val="00AA4590"/>
    <w:rsid w:val="00AA45CA"/>
    <w:rsid w:val="00AA484A"/>
    <w:rsid w:val="00AA4A0E"/>
    <w:rsid w:val="00AA4C0F"/>
    <w:rsid w:val="00AA4DB2"/>
    <w:rsid w:val="00AA4F09"/>
    <w:rsid w:val="00AA5871"/>
    <w:rsid w:val="00AA5A37"/>
    <w:rsid w:val="00AA5AC7"/>
    <w:rsid w:val="00AA62C6"/>
    <w:rsid w:val="00AA734E"/>
    <w:rsid w:val="00AA73D1"/>
    <w:rsid w:val="00AA762A"/>
    <w:rsid w:val="00AA786A"/>
    <w:rsid w:val="00AA7D91"/>
    <w:rsid w:val="00AA7E61"/>
    <w:rsid w:val="00AA7E94"/>
    <w:rsid w:val="00AB0D0E"/>
    <w:rsid w:val="00AB1E30"/>
    <w:rsid w:val="00AB245E"/>
    <w:rsid w:val="00AB2671"/>
    <w:rsid w:val="00AB3083"/>
    <w:rsid w:val="00AB3759"/>
    <w:rsid w:val="00AB37E3"/>
    <w:rsid w:val="00AB3845"/>
    <w:rsid w:val="00AB39EF"/>
    <w:rsid w:val="00AB3D73"/>
    <w:rsid w:val="00AB41F5"/>
    <w:rsid w:val="00AB4D6B"/>
    <w:rsid w:val="00AB4E91"/>
    <w:rsid w:val="00AB541D"/>
    <w:rsid w:val="00AB64D5"/>
    <w:rsid w:val="00AB699E"/>
    <w:rsid w:val="00AB69B6"/>
    <w:rsid w:val="00AB7059"/>
    <w:rsid w:val="00AB7EB9"/>
    <w:rsid w:val="00AC0275"/>
    <w:rsid w:val="00AC0289"/>
    <w:rsid w:val="00AC02CC"/>
    <w:rsid w:val="00AC06B8"/>
    <w:rsid w:val="00AC09E0"/>
    <w:rsid w:val="00AC0A9B"/>
    <w:rsid w:val="00AC0E4D"/>
    <w:rsid w:val="00AC19D7"/>
    <w:rsid w:val="00AC1A47"/>
    <w:rsid w:val="00AC1C73"/>
    <w:rsid w:val="00AC1E5B"/>
    <w:rsid w:val="00AC1F98"/>
    <w:rsid w:val="00AC2253"/>
    <w:rsid w:val="00AC25B6"/>
    <w:rsid w:val="00AC2B66"/>
    <w:rsid w:val="00AC348A"/>
    <w:rsid w:val="00AC3529"/>
    <w:rsid w:val="00AC3B16"/>
    <w:rsid w:val="00AC3E85"/>
    <w:rsid w:val="00AC4354"/>
    <w:rsid w:val="00AC4809"/>
    <w:rsid w:val="00AC5948"/>
    <w:rsid w:val="00AC59C2"/>
    <w:rsid w:val="00AC5BCA"/>
    <w:rsid w:val="00AC6A89"/>
    <w:rsid w:val="00AC6CB5"/>
    <w:rsid w:val="00AC70BA"/>
    <w:rsid w:val="00AC72E9"/>
    <w:rsid w:val="00AC73D8"/>
    <w:rsid w:val="00AC796C"/>
    <w:rsid w:val="00AC79D4"/>
    <w:rsid w:val="00AC7A77"/>
    <w:rsid w:val="00AC7E23"/>
    <w:rsid w:val="00AD0B2B"/>
    <w:rsid w:val="00AD1964"/>
    <w:rsid w:val="00AD201A"/>
    <w:rsid w:val="00AD29A9"/>
    <w:rsid w:val="00AD3210"/>
    <w:rsid w:val="00AD376D"/>
    <w:rsid w:val="00AD3A01"/>
    <w:rsid w:val="00AD3E20"/>
    <w:rsid w:val="00AD4A30"/>
    <w:rsid w:val="00AD5211"/>
    <w:rsid w:val="00AD5A71"/>
    <w:rsid w:val="00AD5B97"/>
    <w:rsid w:val="00AD5E6F"/>
    <w:rsid w:val="00AD5EAE"/>
    <w:rsid w:val="00AD6ABD"/>
    <w:rsid w:val="00AD6F04"/>
    <w:rsid w:val="00AD6F61"/>
    <w:rsid w:val="00AD6FB1"/>
    <w:rsid w:val="00AD74F0"/>
    <w:rsid w:val="00AE02F9"/>
    <w:rsid w:val="00AE0B16"/>
    <w:rsid w:val="00AE13F2"/>
    <w:rsid w:val="00AE2150"/>
    <w:rsid w:val="00AE2737"/>
    <w:rsid w:val="00AE28B6"/>
    <w:rsid w:val="00AE2C0F"/>
    <w:rsid w:val="00AE30F4"/>
    <w:rsid w:val="00AE31CF"/>
    <w:rsid w:val="00AE3F32"/>
    <w:rsid w:val="00AE4442"/>
    <w:rsid w:val="00AE4FAE"/>
    <w:rsid w:val="00AE5279"/>
    <w:rsid w:val="00AE55AB"/>
    <w:rsid w:val="00AE59FC"/>
    <w:rsid w:val="00AE5A4F"/>
    <w:rsid w:val="00AE5D8E"/>
    <w:rsid w:val="00AE6117"/>
    <w:rsid w:val="00AE63F2"/>
    <w:rsid w:val="00AE66BB"/>
    <w:rsid w:val="00AE6807"/>
    <w:rsid w:val="00AE68FF"/>
    <w:rsid w:val="00AE6CA7"/>
    <w:rsid w:val="00AE6DE7"/>
    <w:rsid w:val="00AE6F4E"/>
    <w:rsid w:val="00AE7CAD"/>
    <w:rsid w:val="00AF0130"/>
    <w:rsid w:val="00AF07A0"/>
    <w:rsid w:val="00AF0B67"/>
    <w:rsid w:val="00AF0C32"/>
    <w:rsid w:val="00AF0D06"/>
    <w:rsid w:val="00AF0DED"/>
    <w:rsid w:val="00AF0EF1"/>
    <w:rsid w:val="00AF15C8"/>
    <w:rsid w:val="00AF1F7F"/>
    <w:rsid w:val="00AF2009"/>
    <w:rsid w:val="00AF2593"/>
    <w:rsid w:val="00AF3312"/>
    <w:rsid w:val="00AF3410"/>
    <w:rsid w:val="00AF3C98"/>
    <w:rsid w:val="00AF3D16"/>
    <w:rsid w:val="00AF402D"/>
    <w:rsid w:val="00AF42AC"/>
    <w:rsid w:val="00AF4549"/>
    <w:rsid w:val="00AF4CAF"/>
    <w:rsid w:val="00AF4EA4"/>
    <w:rsid w:val="00AF5BB1"/>
    <w:rsid w:val="00AF5C97"/>
    <w:rsid w:val="00AF6349"/>
    <w:rsid w:val="00AF7005"/>
    <w:rsid w:val="00AF7220"/>
    <w:rsid w:val="00AF72AB"/>
    <w:rsid w:val="00AF738E"/>
    <w:rsid w:val="00B000DC"/>
    <w:rsid w:val="00B00319"/>
    <w:rsid w:val="00B0099D"/>
    <w:rsid w:val="00B00AED"/>
    <w:rsid w:val="00B00D48"/>
    <w:rsid w:val="00B0131F"/>
    <w:rsid w:val="00B016BC"/>
    <w:rsid w:val="00B01A02"/>
    <w:rsid w:val="00B01DA2"/>
    <w:rsid w:val="00B01E98"/>
    <w:rsid w:val="00B022E4"/>
    <w:rsid w:val="00B0297C"/>
    <w:rsid w:val="00B02A06"/>
    <w:rsid w:val="00B04081"/>
    <w:rsid w:val="00B0450F"/>
    <w:rsid w:val="00B0476C"/>
    <w:rsid w:val="00B05406"/>
    <w:rsid w:val="00B05481"/>
    <w:rsid w:val="00B0597F"/>
    <w:rsid w:val="00B059DB"/>
    <w:rsid w:val="00B060AF"/>
    <w:rsid w:val="00B06116"/>
    <w:rsid w:val="00B06A8B"/>
    <w:rsid w:val="00B06F06"/>
    <w:rsid w:val="00B072EB"/>
    <w:rsid w:val="00B075F1"/>
    <w:rsid w:val="00B079C6"/>
    <w:rsid w:val="00B1036A"/>
    <w:rsid w:val="00B1053B"/>
    <w:rsid w:val="00B1089A"/>
    <w:rsid w:val="00B10DC2"/>
    <w:rsid w:val="00B10E2C"/>
    <w:rsid w:val="00B10FE0"/>
    <w:rsid w:val="00B114F3"/>
    <w:rsid w:val="00B11D41"/>
    <w:rsid w:val="00B11DFE"/>
    <w:rsid w:val="00B11F9C"/>
    <w:rsid w:val="00B1230E"/>
    <w:rsid w:val="00B12492"/>
    <w:rsid w:val="00B12E88"/>
    <w:rsid w:val="00B12EAF"/>
    <w:rsid w:val="00B13A08"/>
    <w:rsid w:val="00B13A61"/>
    <w:rsid w:val="00B13B0A"/>
    <w:rsid w:val="00B1470F"/>
    <w:rsid w:val="00B1489D"/>
    <w:rsid w:val="00B148DB"/>
    <w:rsid w:val="00B14A91"/>
    <w:rsid w:val="00B14D1C"/>
    <w:rsid w:val="00B14F9D"/>
    <w:rsid w:val="00B1506E"/>
    <w:rsid w:val="00B1507B"/>
    <w:rsid w:val="00B15DE6"/>
    <w:rsid w:val="00B160A8"/>
    <w:rsid w:val="00B161C6"/>
    <w:rsid w:val="00B164E2"/>
    <w:rsid w:val="00B16A11"/>
    <w:rsid w:val="00B16D05"/>
    <w:rsid w:val="00B170A4"/>
    <w:rsid w:val="00B176EA"/>
    <w:rsid w:val="00B17727"/>
    <w:rsid w:val="00B17C9B"/>
    <w:rsid w:val="00B2035D"/>
    <w:rsid w:val="00B212F3"/>
    <w:rsid w:val="00B21774"/>
    <w:rsid w:val="00B21ABD"/>
    <w:rsid w:val="00B21DF2"/>
    <w:rsid w:val="00B21E2C"/>
    <w:rsid w:val="00B223C3"/>
    <w:rsid w:val="00B224CD"/>
    <w:rsid w:val="00B227A1"/>
    <w:rsid w:val="00B227A7"/>
    <w:rsid w:val="00B22825"/>
    <w:rsid w:val="00B22BC3"/>
    <w:rsid w:val="00B23456"/>
    <w:rsid w:val="00B2360B"/>
    <w:rsid w:val="00B23DC6"/>
    <w:rsid w:val="00B25107"/>
    <w:rsid w:val="00B25647"/>
    <w:rsid w:val="00B25E81"/>
    <w:rsid w:val="00B266D6"/>
    <w:rsid w:val="00B26836"/>
    <w:rsid w:val="00B26DB3"/>
    <w:rsid w:val="00B26FEC"/>
    <w:rsid w:val="00B274FE"/>
    <w:rsid w:val="00B2756B"/>
    <w:rsid w:val="00B279F9"/>
    <w:rsid w:val="00B300C4"/>
    <w:rsid w:val="00B301C2"/>
    <w:rsid w:val="00B311C2"/>
    <w:rsid w:val="00B311EB"/>
    <w:rsid w:val="00B313BD"/>
    <w:rsid w:val="00B31CCE"/>
    <w:rsid w:val="00B31E3D"/>
    <w:rsid w:val="00B32030"/>
    <w:rsid w:val="00B322A4"/>
    <w:rsid w:val="00B3254C"/>
    <w:rsid w:val="00B32736"/>
    <w:rsid w:val="00B327B1"/>
    <w:rsid w:val="00B327F2"/>
    <w:rsid w:val="00B3331D"/>
    <w:rsid w:val="00B33642"/>
    <w:rsid w:val="00B34343"/>
    <w:rsid w:val="00B343D7"/>
    <w:rsid w:val="00B344D2"/>
    <w:rsid w:val="00B345F6"/>
    <w:rsid w:val="00B34670"/>
    <w:rsid w:val="00B34E69"/>
    <w:rsid w:val="00B34F04"/>
    <w:rsid w:val="00B35006"/>
    <w:rsid w:val="00B352DE"/>
    <w:rsid w:val="00B35332"/>
    <w:rsid w:val="00B35555"/>
    <w:rsid w:val="00B35F4E"/>
    <w:rsid w:val="00B368DC"/>
    <w:rsid w:val="00B36B06"/>
    <w:rsid w:val="00B36FEC"/>
    <w:rsid w:val="00B37017"/>
    <w:rsid w:val="00B40047"/>
    <w:rsid w:val="00B41456"/>
    <w:rsid w:val="00B4163D"/>
    <w:rsid w:val="00B41C19"/>
    <w:rsid w:val="00B41E5A"/>
    <w:rsid w:val="00B420F1"/>
    <w:rsid w:val="00B4220B"/>
    <w:rsid w:val="00B42E84"/>
    <w:rsid w:val="00B435D6"/>
    <w:rsid w:val="00B43C88"/>
    <w:rsid w:val="00B448BB"/>
    <w:rsid w:val="00B44EDC"/>
    <w:rsid w:val="00B4510A"/>
    <w:rsid w:val="00B45B56"/>
    <w:rsid w:val="00B45C8C"/>
    <w:rsid w:val="00B45E15"/>
    <w:rsid w:val="00B45E24"/>
    <w:rsid w:val="00B46358"/>
    <w:rsid w:val="00B46403"/>
    <w:rsid w:val="00B46B54"/>
    <w:rsid w:val="00B46B95"/>
    <w:rsid w:val="00B47382"/>
    <w:rsid w:val="00B47417"/>
    <w:rsid w:val="00B479D0"/>
    <w:rsid w:val="00B47AF7"/>
    <w:rsid w:val="00B47C3E"/>
    <w:rsid w:val="00B50007"/>
    <w:rsid w:val="00B5000E"/>
    <w:rsid w:val="00B501B8"/>
    <w:rsid w:val="00B50234"/>
    <w:rsid w:val="00B507EA"/>
    <w:rsid w:val="00B50C6A"/>
    <w:rsid w:val="00B50F48"/>
    <w:rsid w:val="00B51C6A"/>
    <w:rsid w:val="00B51E4B"/>
    <w:rsid w:val="00B5203A"/>
    <w:rsid w:val="00B52085"/>
    <w:rsid w:val="00B52414"/>
    <w:rsid w:val="00B52A7A"/>
    <w:rsid w:val="00B52F48"/>
    <w:rsid w:val="00B5316D"/>
    <w:rsid w:val="00B533F7"/>
    <w:rsid w:val="00B53473"/>
    <w:rsid w:val="00B53C5F"/>
    <w:rsid w:val="00B53DA4"/>
    <w:rsid w:val="00B53DED"/>
    <w:rsid w:val="00B54198"/>
    <w:rsid w:val="00B549CC"/>
    <w:rsid w:val="00B54E83"/>
    <w:rsid w:val="00B5549D"/>
    <w:rsid w:val="00B55954"/>
    <w:rsid w:val="00B55D74"/>
    <w:rsid w:val="00B56061"/>
    <w:rsid w:val="00B56152"/>
    <w:rsid w:val="00B565E4"/>
    <w:rsid w:val="00B56BA4"/>
    <w:rsid w:val="00B56EE6"/>
    <w:rsid w:val="00B602EA"/>
    <w:rsid w:val="00B6032F"/>
    <w:rsid w:val="00B60A3F"/>
    <w:rsid w:val="00B6108F"/>
    <w:rsid w:val="00B61102"/>
    <w:rsid w:val="00B61217"/>
    <w:rsid w:val="00B61223"/>
    <w:rsid w:val="00B61341"/>
    <w:rsid w:val="00B61734"/>
    <w:rsid w:val="00B619AD"/>
    <w:rsid w:val="00B61B7C"/>
    <w:rsid w:val="00B61C47"/>
    <w:rsid w:val="00B621A3"/>
    <w:rsid w:val="00B62452"/>
    <w:rsid w:val="00B626E0"/>
    <w:rsid w:val="00B62865"/>
    <w:rsid w:val="00B63590"/>
    <w:rsid w:val="00B636F0"/>
    <w:rsid w:val="00B63DA4"/>
    <w:rsid w:val="00B63DDE"/>
    <w:rsid w:val="00B65869"/>
    <w:rsid w:val="00B65BC7"/>
    <w:rsid w:val="00B65CB3"/>
    <w:rsid w:val="00B65CCC"/>
    <w:rsid w:val="00B66392"/>
    <w:rsid w:val="00B663D5"/>
    <w:rsid w:val="00B66C84"/>
    <w:rsid w:val="00B702B0"/>
    <w:rsid w:val="00B7042B"/>
    <w:rsid w:val="00B71B7D"/>
    <w:rsid w:val="00B71ECF"/>
    <w:rsid w:val="00B72118"/>
    <w:rsid w:val="00B72AC7"/>
    <w:rsid w:val="00B72BAD"/>
    <w:rsid w:val="00B7402F"/>
    <w:rsid w:val="00B74112"/>
    <w:rsid w:val="00B744F1"/>
    <w:rsid w:val="00B7460D"/>
    <w:rsid w:val="00B74AD2"/>
    <w:rsid w:val="00B74D9D"/>
    <w:rsid w:val="00B74E88"/>
    <w:rsid w:val="00B75552"/>
    <w:rsid w:val="00B756F6"/>
    <w:rsid w:val="00B7572A"/>
    <w:rsid w:val="00B75831"/>
    <w:rsid w:val="00B759CA"/>
    <w:rsid w:val="00B76A17"/>
    <w:rsid w:val="00B77016"/>
    <w:rsid w:val="00B77430"/>
    <w:rsid w:val="00B7749F"/>
    <w:rsid w:val="00B77D2C"/>
    <w:rsid w:val="00B8142F"/>
    <w:rsid w:val="00B82406"/>
    <w:rsid w:val="00B8257A"/>
    <w:rsid w:val="00B8268F"/>
    <w:rsid w:val="00B82B6C"/>
    <w:rsid w:val="00B83018"/>
    <w:rsid w:val="00B8346F"/>
    <w:rsid w:val="00B83C9B"/>
    <w:rsid w:val="00B83F72"/>
    <w:rsid w:val="00B843B0"/>
    <w:rsid w:val="00B8456E"/>
    <w:rsid w:val="00B84C8D"/>
    <w:rsid w:val="00B84CAE"/>
    <w:rsid w:val="00B85208"/>
    <w:rsid w:val="00B85270"/>
    <w:rsid w:val="00B85465"/>
    <w:rsid w:val="00B85D87"/>
    <w:rsid w:val="00B86632"/>
    <w:rsid w:val="00B86BD4"/>
    <w:rsid w:val="00B86C99"/>
    <w:rsid w:val="00B870F2"/>
    <w:rsid w:val="00B87495"/>
    <w:rsid w:val="00B875BE"/>
    <w:rsid w:val="00B907DD"/>
    <w:rsid w:val="00B91ED2"/>
    <w:rsid w:val="00B9255F"/>
    <w:rsid w:val="00B92907"/>
    <w:rsid w:val="00B93159"/>
    <w:rsid w:val="00B9323B"/>
    <w:rsid w:val="00B93651"/>
    <w:rsid w:val="00B93BB4"/>
    <w:rsid w:val="00B93F90"/>
    <w:rsid w:val="00B948B2"/>
    <w:rsid w:val="00B94F99"/>
    <w:rsid w:val="00B95348"/>
    <w:rsid w:val="00B970CD"/>
    <w:rsid w:val="00B978FF"/>
    <w:rsid w:val="00B97BB2"/>
    <w:rsid w:val="00BA028F"/>
    <w:rsid w:val="00BA0317"/>
    <w:rsid w:val="00BA05C1"/>
    <w:rsid w:val="00BA0B5B"/>
    <w:rsid w:val="00BA0C61"/>
    <w:rsid w:val="00BA192B"/>
    <w:rsid w:val="00BA1978"/>
    <w:rsid w:val="00BA1A0E"/>
    <w:rsid w:val="00BA1C3D"/>
    <w:rsid w:val="00BA1DC1"/>
    <w:rsid w:val="00BA1FA9"/>
    <w:rsid w:val="00BA20B9"/>
    <w:rsid w:val="00BA27DB"/>
    <w:rsid w:val="00BA3148"/>
    <w:rsid w:val="00BA3CA8"/>
    <w:rsid w:val="00BA3CB9"/>
    <w:rsid w:val="00BA41CF"/>
    <w:rsid w:val="00BA4221"/>
    <w:rsid w:val="00BA4688"/>
    <w:rsid w:val="00BA47D7"/>
    <w:rsid w:val="00BA484D"/>
    <w:rsid w:val="00BA4C40"/>
    <w:rsid w:val="00BA4EED"/>
    <w:rsid w:val="00BA502F"/>
    <w:rsid w:val="00BA5193"/>
    <w:rsid w:val="00BA5874"/>
    <w:rsid w:val="00BA5DE9"/>
    <w:rsid w:val="00BA5E7E"/>
    <w:rsid w:val="00BA6127"/>
    <w:rsid w:val="00BA6169"/>
    <w:rsid w:val="00BA64D1"/>
    <w:rsid w:val="00BA6587"/>
    <w:rsid w:val="00BA7C88"/>
    <w:rsid w:val="00BB064F"/>
    <w:rsid w:val="00BB114D"/>
    <w:rsid w:val="00BB1229"/>
    <w:rsid w:val="00BB1396"/>
    <w:rsid w:val="00BB155B"/>
    <w:rsid w:val="00BB1D45"/>
    <w:rsid w:val="00BB2161"/>
    <w:rsid w:val="00BB21CF"/>
    <w:rsid w:val="00BB2222"/>
    <w:rsid w:val="00BB2496"/>
    <w:rsid w:val="00BB268A"/>
    <w:rsid w:val="00BB29FF"/>
    <w:rsid w:val="00BB2A79"/>
    <w:rsid w:val="00BB2F40"/>
    <w:rsid w:val="00BB389B"/>
    <w:rsid w:val="00BB39F4"/>
    <w:rsid w:val="00BB3C72"/>
    <w:rsid w:val="00BB3CC5"/>
    <w:rsid w:val="00BB3D69"/>
    <w:rsid w:val="00BB422E"/>
    <w:rsid w:val="00BB4758"/>
    <w:rsid w:val="00BB4AAF"/>
    <w:rsid w:val="00BB4D09"/>
    <w:rsid w:val="00BB5023"/>
    <w:rsid w:val="00BB5162"/>
    <w:rsid w:val="00BB566E"/>
    <w:rsid w:val="00BB5672"/>
    <w:rsid w:val="00BB59C8"/>
    <w:rsid w:val="00BB5E42"/>
    <w:rsid w:val="00BB6F51"/>
    <w:rsid w:val="00BB6FB1"/>
    <w:rsid w:val="00BB78AE"/>
    <w:rsid w:val="00BB7ED8"/>
    <w:rsid w:val="00BB7F39"/>
    <w:rsid w:val="00BC011B"/>
    <w:rsid w:val="00BC119D"/>
    <w:rsid w:val="00BC11A7"/>
    <w:rsid w:val="00BC1450"/>
    <w:rsid w:val="00BC1F33"/>
    <w:rsid w:val="00BC1FF9"/>
    <w:rsid w:val="00BC252D"/>
    <w:rsid w:val="00BC32D6"/>
    <w:rsid w:val="00BC4AF2"/>
    <w:rsid w:val="00BC4D3B"/>
    <w:rsid w:val="00BC4D66"/>
    <w:rsid w:val="00BC5510"/>
    <w:rsid w:val="00BC55D0"/>
    <w:rsid w:val="00BC60C1"/>
    <w:rsid w:val="00BC6B5B"/>
    <w:rsid w:val="00BC6D73"/>
    <w:rsid w:val="00BC732A"/>
    <w:rsid w:val="00BC7E6E"/>
    <w:rsid w:val="00BD065A"/>
    <w:rsid w:val="00BD06E4"/>
    <w:rsid w:val="00BD0E85"/>
    <w:rsid w:val="00BD1665"/>
    <w:rsid w:val="00BD19D4"/>
    <w:rsid w:val="00BD211C"/>
    <w:rsid w:val="00BD24CA"/>
    <w:rsid w:val="00BD293D"/>
    <w:rsid w:val="00BD2A49"/>
    <w:rsid w:val="00BD33D6"/>
    <w:rsid w:val="00BD3911"/>
    <w:rsid w:val="00BD3F24"/>
    <w:rsid w:val="00BD40C2"/>
    <w:rsid w:val="00BD444D"/>
    <w:rsid w:val="00BD490D"/>
    <w:rsid w:val="00BD4BEB"/>
    <w:rsid w:val="00BD5411"/>
    <w:rsid w:val="00BD5703"/>
    <w:rsid w:val="00BD5E22"/>
    <w:rsid w:val="00BD6016"/>
    <w:rsid w:val="00BD62CD"/>
    <w:rsid w:val="00BD64AE"/>
    <w:rsid w:val="00BD6D86"/>
    <w:rsid w:val="00BD6E45"/>
    <w:rsid w:val="00BD6E83"/>
    <w:rsid w:val="00BD6EE9"/>
    <w:rsid w:val="00BD6F39"/>
    <w:rsid w:val="00BD75B9"/>
    <w:rsid w:val="00BE0235"/>
    <w:rsid w:val="00BE02E7"/>
    <w:rsid w:val="00BE0804"/>
    <w:rsid w:val="00BE0B86"/>
    <w:rsid w:val="00BE0BF2"/>
    <w:rsid w:val="00BE0E6F"/>
    <w:rsid w:val="00BE164E"/>
    <w:rsid w:val="00BE1670"/>
    <w:rsid w:val="00BE1EE3"/>
    <w:rsid w:val="00BE1F50"/>
    <w:rsid w:val="00BE24A3"/>
    <w:rsid w:val="00BE252D"/>
    <w:rsid w:val="00BE34E7"/>
    <w:rsid w:val="00BE38E8"/>
    <w:rsid w:val="00BE3998"/>
    <w:rsid w:val="00BE3B54"/>
    <w:rsid w:val="00BE4232"/>
    <w:rsid w:val="00BE4794"/>
    <w:rsid w:val="00BE4ADB"/>
    <w:rsid w:val="00BE4BFF"/>
    <w:rsid w:val="00BE4DF4"/>
    <w:rsid w:val="00BE5499"/>
    <w:rsid w:val="00BE5A40"/>
    <w:rsid w:val="00BE5B4B"/>
    <w:rsid w:val="00BE6015"/>
    <w:rsid w:val="00BE6494"/>
    <w:rsid w:val="00BE67D6"/>
    <w:rsid w:val="00BE6F30"/>
    <w:rsid w:val="00BE73CB"/>
    <w:rsid w:val="00BE7B84"/>
    <w:rsid w:val="00BE7F64"/>
    <w:rsid w:val="00BF05D0"/>
    <w:rsid w:val="00BF08EE"/>
    <w:rsid w:val="00BF0A1F"/>
    <w:rsid w:val="00BF0DB0"/>
    <w:rsid w:val="00BF1001"/>
    <w:rsid w:val="00BF12D2"/>
    <w:rsid w:val="00BF29D1"/>
    <w:rsid w:val="00BF29EF"/>
    <w:rsid w:val="00BF2C93"/>
    <w:rsid w:val="00BF2D47"/>
    <w:rsid w:val="00BF3383"/>
    <w:rsid w:val="00BF348C"/>
    <w:rsid w:val="00BF3C32"/>
    <w:rsid w:val="00BF3E1B"/>
    <w:rsid w:val="00BF43E2"/>
    <w:rsid w:val="00BF4777"/>
    <w:rsid w:val="00BF4E2E"/>
    <w:rsid w:val="00BF4FCB"/>
    <w:rsid w:val="00BF5E08"/>
    <w:rsid w:val="00BF5F9A"/>
    <w:rsid w:val="00BF601E"/>
    <w:rsid w:val="00BF6226"/>
    <w:rsid w:val="00BF638F"/>
    <w:rsid w:val="00BF6789"/>
    <w:rsid w:val="00BF6918"/>
    <w:rsid w:val="00BF6D92"/>
    <w:rsid w:val="00BF7530"/>
    <w:rsid w:val="00BF7AD9"/>
    <w:rsid w:val="00C005C2"/>
    <w:rsid w:val="00C00891"/>
    <w:rsid w:val="00C00FAB"/>
    <w:rsid w:val="00C01588"/>
    <w:rsid w:val="00C01655"/>
    <w:rsid w:val="00C019CF"/>
    <w:rsid w:val="00C01C94"/>
    <w:rsid w:val="00C0281E"/>
    <w:rsid w:val="00C02897"/>
    <w:rsid w:val="00C02993"/>
    <w:rsid w:val="00C02A15"/>
    <w:rsid w:val="00C02C68"/>
    <w:rsid w:val="00C0305E"/>
    <w:rsid w:val="00C03503"/>
    <w:rsid w:val="00C035AC"/>
    <w:rsid w:val="00C03648"/>
    <w:rsid w:val="00C038A5"/>
    <w:rsid w:val="00C038D3"/>
    <w:rsid w:val="00C03963"/>
    <w:rsid w:val="00C03B33"/>
    <w:rsid w:val="00C03B4D"/>
    <w:rsid w:val="00C03B72"/>
    <w:rsid w:val="00C03B8E"/>
    <w:rsid w:val="00C03CA8"/>
    <w:rsid w:val="00C03E22"/>
    <w:rsid w:val="00C04494"/>
    <w:rsid w:val="00C04573"/>
    <w:rsid w:val="00C04604"/>
    <w:rsid w:val="00C048A9"/>
    <w:rsid w:val="00C05336"/>
    <w:rsid w:val="00C05544"/>
    <w:rsid w:val="00C0555C"/>
    <w:rsid w:val="00C05794"/>
    <w:rsid w:val="00C0593F"/>
    <w:rsid w:val="00C05D95"/>
    <w:rsid w:val="00C060D1"/>
    <w:rsid w:val="00C06156"/>
    <w:rsid w:val="00C0633F"/>
    <w:rsid w:val="00C067FC"/>
    <w:rsid w:val="00C071DD"/>
    <w:rsid w:val="00C07262"/>
    <w:rsid w:val="00C072CE"/>
    <w:rsid w:val="00C073DB"/>
    <w:rsid w:val="00C0770D"/>
    <w:rsid w:val="00C0785D"/>
    <w:rsid w:val="00C07894"/>
    <w:rsid w:val="00C07B4A"/>
    <w:rsid w:val="00C07D7A"/>
    <w:rsid w:val="00C10820"/>
    <w:rsid w:val="00C10DAE"/>
    <w:rsid w:val="00C10FCD"/>
    <w:rsid w:val="00C11486"/>
    <w:rsid w:val="00C11698"/>
    <w:rsid w:val="00C11B4F"/>
    <w:rsid w:val="00C11D51"/>
    <w:rsid w:val="00C11D9D"/>
    <w:rsid w:val="00C11E89"/>
    <w:rsid w:val="00C1270E"/>
    <w:rsid w:val="00C12E86"/>
    <w:rsid w:val="00C13750"/>
    <w:rsid w:val="00C1383D"/>
    <w:rsid w:val="00C138A6"/>
    <w:rsid w:val="00C13E3D"/>
    <w:rsid w:val="00C14A75"/>
    <w:rsid w:val="00C14A9A"/>
    <w:rsid w:val="00C14F71"/>
    <w:rsid w:val="00C15594"/>
    <w:rsid w:val="00C16207"/>
    <w:rsid w:val="00C16B02"/>
    <w:rsid w:val="00C17012"/>
    <w:rsid w:val="00C17949"/>
    <w:rsid w:val="00C17DE0"/>
    <w:rsid w:val="00C17EFC"/>
    <w:rsid w:val="00C17FB4"/>
    <w:rsid w:val="00C17FCD"/>
    <w:rsid w:val="00C205C1"/>
    <w:rsid w:val="00C20D1C"/>
    <w:rsid w:val="00C215F0"/>
    <w:rsid w:val="00C217BF"/>
    <w:rsid w:val="00C22586"/>
    <w:rsid w:val="00C23184"/>
    <w:rsid w:val="00C2374A"/>
    <w:rsid w:val="00C2400C"/>
    <w:rsid w:val="00C2473A"/>
    <w:rsid w:val="00C24B34"/>
    <w:rsid w:val="00C24F2B"/>
    <w:rsid w:val="00C25156"/>
    <w:rsid w:val="00C252EB"/>
    <w:rsid w:val="00C25322"/>
    <w:rsid w:val="00C25B06"/>
    <w:rsid w:val="00C25E5E"/>
    <w:rsid w:val="00C26360"/>
    <w:rsid w:val="00C2650D"/>
    <w:rsid w:val="00C26631"/>
    <w:rsid w:val="00C266D9"/>
    <w:rsid w:val="00C269F2"/>
    <w:rsid w:val="00C26CF9"/>
    <w:rsid w:val="00C27056"/>
    <w:rsid w:val="00C27322"/>
    <w:rsid w:val="00C274A8"/>
    <w:rsid w:val="00C274CC"/>
    <w:rsid w:val="00C27A48"/>
    <w:rsid w:val="00C27B49"/>
    <w:rsid w:val="00C27C66"/>
    <w:rsid w:val="00C3013B"/>
    <w:rsid w:val="00C30714"/>
    <w:rsid w:val="00C30D60"/>
    <w:rsid w:val="00C31504"/>
    <w:rsid w:val="00C31A82"/>
    <w:rsid w:val="00C32066"/>
    <w:rsid w:val="00C323AA"/>
    <w:rsid w:val="00C33129"/>
    <w:rsid w:val="00C33203"/>
    <w:rsid w:val="00C33D1E"/>
    <w:rsid w:val="00C33D50"/>
    <w:rsid w:val="00C33E42"/>
    <w:rsid w:val="00C34142"/>
    <w:rsid w:val="00C341E5"/>
    <w:rsid w:val="00C3426D"/>
    <w:rsid w:val="00C34308"/>
    <w:rsid w:val="00C3440C"/>
    <w:rsid w:val="00C3463A"/>
    <w:rsid w:val="00C3464D"/>
    <w:rsid w:val="00C34670"/>
    <w:rsid w:val="00C3467E"/>
    <w:rsid w:val="00C3475E"/>
    <w:rsid w:val="00C347DC"/>
    <w:rsid w:val="00C34ABE"/>
    <w:rsid w:val="00C35036"/>
    <w:rsid w:val="00C3534E"/>
    <w:rsid w:val="00C35AD1"/>
    <w:rsid w:val="00C36314"/>
    <w:rsid w:val="00C37247"/>
    <w:rsid w:val="00C37DDB"/>
    <w:rsid w:val="00C37EB9"/>
    <w:rsid w:val="00C40509"/>
    <w:rsid w:val="00C409E0"/>
    <w:rsid w:val="00C40D47"/>
    <w:rsid w:val="00C41558"/>
    <w:rsid w:val="00C418C2"/>
    <w:rsid w:val="00C419A3"/>
    <w:rsid w:val="00C41AFA"/>
    <w:rsid w:val="00C41B60"/>
    <w:rsid w:val="00C41C4E"/>
    <w:rsid w:val="00C422EB"/>
    <w:rsid w:val="00C42604"/>
    <w:rsid w:val="00C428AE"/>
    <w:rsid w:val="00C42DC7"/>
    <w:rsid w:val="00C42EF6"/>
    <w:rsid w:val="00C43318"/>
    <w:rsid w:val="00C43686"/>
    <w:rsid w:val="00C447A0"/>
    <w:rsid w:val="00C44F8A"/>
    <w:rsid w:val="00C4591B"/>
    <w:rsid w:val="00C4642A"/>
    <w:rsid w:val="00C464FB"/>
    <w:rsid w:val="00C465CD"/>
    <w:rsid w:val="00C465FF"/>
    <w:rsid w:val="00C46903"/>
    <w:rsid w:val="00C46CA1"/>
    <w:rsid w:val="00C46CA3"/>
    <w:rsid w:val="00C472BB"/>
    <w:rsid w:val="00C478DD"/>
    <w:rsid w:val="00C50459"/>
    <w:rsid w:val="00C505EC"/>
    <w:rsid w:val="00C50650"/>
    <w:rsid w:val="00C50C22"/>
    <w:rsid w:val="00C50EBB"/>
    <w:rsid w:val="00C510CC"/>
    <w:rsid w:val="00C5156F"/>
    <w:rsid w:val="00C517D1"/>
    <w:rsid w:val="00C529D0"/>
    <w:rsid w:val="00C53586"/>
    <w:rsid w:val="00C539C2"/>
    <w:rsid w:val="00C53B7E"/>
    <w:rsid w:val="00C53C55"/>
    <w:rsid w:val="00C54EA9"/>
    <w:rsid w:val="00C54EDA"/>
    <w:rsid w:val="00C54F0D"/>
    <w:rsid w:val="00C55229"/>
    <w:rsid w:val="00C55689"/>
    <w:rsid w:val="00C5611F"/>
    <w:rsid w:val="00C56AF9"/>
    <w:rsid w:val="00C56BE0"/>
    <w:rsid w:val="00C56E28"/>
    <w:rsid w:val="00C574C7"/>
    <w:rsid w:val="00C57CEE"/>
    <w:rsid w:val="00C57DC5"/>
    <w:rsid w:val="00C57EC0"/>
    <w:rsid w:val="00C60113"/>
    <w:rsid w:val="00C60609"/>
    <w:rsid w:val="00C60C71"/>
    <w:rsid w:val="00C61CBE"/>
    <w:rsid w:val="00C62147"/>
    <w:rsid w:val="00C626E7"/>
    <w:rsid w:val="00C62C46"/>
    <w:rsid w:val="00C62D8B"/>
    <w:rsid w:val="00C63264"/>
    <w:rsid w:val="00C63624"/>
    <w:rsid w:val="00C63DE1"/>
    <w:rsid w:val="00C63F6D"/>
    <w:rsid w:val="00C641FC"/>
    <w:rsid w:val="00C646FB"/>
    <w:rsid w:val="00C6487E"/>
    <w:rsid w:val="00C64FA8"/>
    <w:rsid w:val="00C64FDF"/>
    <w:rsid w:val="00C65950"/>
    <w:rsid w:val="00C666D5"/>
    <w:rsid w:val="00C66BC3"/>
    <w:rsid w:val="00C66F16"/>
    <w:rsid w:val="00C67208"/>
    <w:rsid w:val="00C674B7"/>
    <w:rsid w:val="00C67A32"/>
    <w:rsid w:val="00C700FC"/>
    <w:rsid w:val="00C702AD"/>
    <w:rsid w:val="00C70AA4"/>
    <w:rsid w:val="00C710DA"/>
    <w:rsid w:val="00C7145C"/>
    <w:rsid w:val="00C71547"/>
    <w:rsid w:val="00C71BB5"/>
    <w:rsid w:val="00C720A8"/>
    <w:rsid w:val="00C72379"/>
    <w:rsid w:val="00C72721"/>
    <w:rsid w:val="00C72A03"/>
    <w:rsid w:val="00C72ED6"/>
    <w:rsid w:val="00C737B2"/>
    <w:rsid w:val="00C737D1"/>
    <w:rsid w:val="00C739BC"/>
    <w:rsid w:val="00C73C34"/>
    <w:rsid w:val="00C73ED8"/>
    <w:rsid w:val="00C73F3D"/>
    <w:rsid w:val="00C7418C"/>
    <w:rsid w:val="00C74577"/>
    <w:rsid w:val="00C7562B"/>
    <w:rsid w:val="00C75C58"/>
    <w:rsid w:val="00C75DA2"/>
    <w:rsid w:val="00C75F12"/>
    <w:rsid w:val="00C75FB9"/>
    <w:rsid w:val="00C76856"/>
    <w:rsid w:val="00C7689F"/>
    <w:rsid w:val="00C76B7D"/>
    <w:rsid w:val="00C76F74"/>
    <w:rsid w:val="00C77AA0"/>
    <w:rsid w:val="00C77AFC"/>
    <w:rsid w:val="00C77E69"/>
    <w:rsid w:val="00C816CC"/>
    <w:rsid w:val="00C81B40"/>
    <w:rsid w:val="00C823D2"/>
    <w:rsid w:val="00C825C1"/>
    <w:rsid w:val="00C82D1B"/>
    <w:rsid w:val="00C82E00"/>
    <w:rsid w:val="00C83077"/>
    <w:rsid w:val="00C8343B"/>
    <w:rsid w:val="00C838EC"/>
    <w:rsid w:val="00C83E51"/>
    <w:rsid w:val="00C847A1"/>
    <w:rsid w:val="00C847A3"/>
    <w:rsid w:val="00C84C32"/>
    <w:rsid w:val="00C859DE"/>
    <w:rsid w:val="00C85A74"/>
    <w:rsid w:val="00C85A7F"/>
    <w:rsid w:val="00C86209"/>
    <w:rsid w:val="00C868B7"/>
    <w:rsid w:val="00C86C57"/>
    <w:rsid w:val="00C86F8D"/>
    <w:rsid w:val="00C87267"/>
    <w:rsid w:val="00C87524"/>
    <w:rsid w:val="00C87C9B"/>
    <w:rsid w:val="00C901C1"/>
    <w:rsid w:val="00C90517"/>
    <w:rsid w:val="00C90608"/>
    <w:rsid w:val="00C906BE"/>
    <w:rsid w:val="00C90A43"/>
    <w:rsid w:val="00C91145"/>
    <w:rsid w:val="00C91318"/>
    <w:rsid w:val="00C914B5"/>
    <w:rsid w:val="00C91E33"/>
    <w:rsid w:val="00C92149"/>
    <w:rsid w:val="00C92864"/>
    <w:rsid w:val="00C947BC"/>
    <w:rsid w:val="00C95261"/>
    <w:rsid w:val="00C95CC8"/>
    <w:rsid w:val="00C95E59"/>
    <w:rsid w:val="00C95F7C"/>
    <w:rsid w:val="00C96149"/>
    <w:rsid w:val="00C961E8"/>
    <w:rsid w:val="00C9660A"/>
    <w:rsid w:val="00C97129"/>
    <w:rsid w:val="00C973A3"/>
    <w:rsid w:val="00C97A3C"/>
    <w:rsid w:val="00C97CF8"/>
    <w:rsid w:val="00C97F57"/>
    <w:rsid w:val="00C97FE0"/>
    <w:rsid w:val="00CA0B86"/>
    <w:rsid w:val="00CA1081"/>
    <w:rsid w:val="00CA1298"/>
    <w:rsid w:val="00CA1380"/>
    <w:rsid w:val="00CA169C"/>
    <w:rsid w:val="00CA193B"/>
    <w:rsid w:val="00CA1CDF"/>
    <w:rsid w:val="00CA1FE8"/>
    <w:rsid w:val="00CA2666"/>
    <w:rsid w:val="00CA266E"/>
    <w:rsid w:val="00CA26D6"/>
    <w:rsid w:val="00CA2A22"/>
    <w:rsid w:val="00CA2A96"/>
    <w:rsid w:val="00CA2CB2"/>
    <w:rsid w:val="00CA3047"/>
    <w:rsid w:val="00CA3673"/>
    <w:rsid w:val="00CA3936"/>
    <w:rsid w:val="00CA397F"/>
    <w:rsid w:val="00CA3C26"/>
    <w:rsid w:val="00CA3EC1"/>
    <w:rsid w:val="00CA3F09"/>
    <w:rsid w:val="00CA4069"/>
    <w:rsid w:val="00CA4735"/>
    <w:rsid w:val="00CA4820"/>
    <w:rsid w:val="00CA4A59"/>
    <w:rsid w:val="00CA5296"/>
    <w:rsid w:val="00CA55B7"/>
    <w:rsid w:val="00CA5D3E"/>
    <w:rsid w:val="00CA6888"/>
    <w:rsid w:val="00CA6ADD"/>
    <w:rsid w:val="00CA6C1D"/>
    <w:rsid w:val="00CA6D62"/>
    <w:rsid w:val="00CA779D"/>
    <w:rsid w:val="00CA7AF7"/>
    <w:rsid w:val="00CA7B9C"/>
    <w:rsid w:val="00CB0617"/>
    <w:rsid w:val="00CB06D2"/>
    <w:rsid w:val="00CB0F34"/>
    <w:rsid w:val="00CB1258"/>
    <w:rsid w:val="00CB278A"/>
    <w:rsid w:val="00CB2CC7"/>
    <w:rsid w:val="00CB44B6"/>
    <w:rsid w:val="00CB48F5"/>
    <w:rsid w:val="00CB4918"/>
    <w:rsid w:val="00CB497F"/>
    <w:rsid w:val="00CB4B02"/>
    <w:rsid w:val="00CB50F5"/>
    <w:rsid w:val="00CB5253"/>
    <w:rsid w:val="00CB58A8"/>
    <w:rsid w:val="00CB5A32"/>
    <w:rsid w:val="00CB5E6E"/>
    <w:rsid w:val="00CB60D0"/>
    <w:rsid w:val="00CB632F"/>
    <w:rsid w:val="00CB6DF3"/>
    <w:rsid w:val="00CB74BE"/>
    <w:rsid w:val="00CB7531"/>
    <w:rsid w:val="00CB7856"/>
    <w:rsid w:val="00CB785E"/>
    <w:rsid w:val="00CC047D"/>
    <w:rsid w:val="00CC0BF4"/>
    <w:rsid w:val="00CC0F3F"/>
    <w:rsid w:val="00CC138E"/>
    <w:rsid w:val="00CC18CA"/>
    <w:rsid w:val="00CC199C"/>
    <w:rsid w:val="00CC1D88"/>
    <w:rsid w:val="00CC2463"/>
    <w:rsid w:val="00CC2641"/>
    <w:rsid w:val="00CC287B"/>
    <w:rsid w:val="00CC290A"/>
    <w:rsid w:val="00CC2EBD"/>
    <w:rsid w:val="00CC36A4"/>
    <w:rsid w:val="00CC3819"/>
    <w:rsid w:val="00CC38EC"/>
    <w:rsid w:val="00CC3B01"/>
    <w:rsid w:val="00CC3DFB"/>
    <w:rsid w:val="00CC48C1"/>
    <w:rsid w:val="00CC4D4A"/>
    <w:rsid w:val="00CC523D"/>
    <w:rsid w:val="00CC5A6F"/>
    <w:rsid w:val="00CC60DA"/>
    <w:rsid w:val="00CC6144"/>
    <w:rsid w:val="00CC7137"/>
    <w:rsid w:val="00CC7177"/>
    <w:rsid w:val="00CC71D2"/>
    <w:rsid w:val="00CC7488"/>
    <w:rsid w:val="00CC7828"/>
    <w:rsid w:val="00CD009A"/>
    <w:rsid w:val="00CD022A"/>
    <w:rsid w:val="00CD0862"/>
    <w:rsid w:val="00CD14A0"/>
    <w:rsid w:val="00CD1FDE"/>
    <w:rsid w:val="00CD20FA"/>
    <w:rsid w:val="00CD2DF0"/>
    <w:rsid w:val="00CD33CC"/>
    <w:rsid w:val="00CD3698"/>
    <w:rsid w:val="00CD3847"/>
    <w:rsid w:val="00CD3FA4"/>
    <w:rsid w:val="00CD41E0"/>
    <w:rsid w:val="00CD4302"/>
    <w:rsid w:val="00CD4F94"/>
    <w:rsid w:val="00CD5910"/>
    <w:rsid w:val="00CD5F4A"/>
    <w:rsid w:val="00CD6873"/>
    <w:rsid w:val="00CD6B99"/>
    <w:rsid w:val="00CD743D"/>
    <w:rsid w:val="00CD75B6"/>
    <w:rsid w:val="00CD7735"/>
    <w:rsid w:val="00CE04ED"/>
    <w:rsid w:val="00CE0E3C"/>
    <w:rsid w:val="00CE1295"/>
    <w:rsid w:val="00CE2020"/>
    <w:rsid w:val="00CE2ED4"/>
    <w:rsid w:val="00CE2F1D"/>
    <w:rsid w:val="00CE372F"/>
    <w:rsid w:val="00CE37CA"/>
    <w:rsid w:val="00CE3813"/>
    <w:rsid w:val="00CE3B44"/>
    <w:rsid w:val="00CE3CE8"/>
    <w:rsid w:val="00CE40AB"/>
    <w:rsid w:val="00CE439B"/>
    <w:rsid w:val="00CE4C57"/>
    <w:rsid w:val="00CE6B53"/>
    <w:rsid w:val="00CE7D8D"/>
    <w:rsid w:val="00CF03B6"/>
    <w:rsid w:val="00CF06C9"/>
    <w:rsid w:val="00CF07E0"/>
    <w:rsid w:val="00CF0A33"/>
    <w:rsid w:val="00CF0A6F"/>
    <w:rsid w:val="00CF0CD2"/>
    <w:rsid w:val="00CF108A"/>
    <w:rsid w:val="00CF11CD"/>
    <w:rsid w:val="00CF167C"/>
    <w:rsid w:val="00CF173A"/>
    <w:rsid w:val="00CF222D"/>
    <w:rsid w:val="00CF313E"/>
    <w:rsid w:val="00CF4EE8"/>
    <w:rsid w:val="00CF4F56"/>
    <w:rsid w:val="00CF56A5"/>
    <w:rsid w:val="00CF56FB"/>
    <w:rsid w:val="00CF598A"/>
    <w:rsid w:val="00CF599D"/>
    <w:rsid w:val="00CF5AA9"/>
    <w:rsid w:val="00CF5C7E"/>
    <w:rsid w:val="00CF6A9C"/>
    <w:rsid w:val="00CF6B66"/>
    <w:rsid w:val="00CF6BB6"/>
    <w:rsid w:val="00CF6F7D"/>
    <w:rsid w:val="00CF6F7F"/>
    <w:rsid w:val="00CF7681"/>
    <w:rsid w:val="00CF79E6"/>
    <w:rsid w:val="00D0004A"/>
    <w:rsid w:val="00D0065C"/>
    <w:rsid w:val="00D0099E"/>
    <w:rsid w:val="00D011EC"/>
    <w:rsid w:val="00D012CA"/>
    <w:rsid w:val="00D0194C"/>
    <w:rsid w:val="00D01D1A"/>
    <w:rsid w:val="00D02235"/>
    <w:rsid w:val="00D02409"/>
    <w:rsid w:val="00D0268C"/>
    <w:rsid w:val="00D02C7F"/>
    <w:rsid w:val="00D02E2E"/>
    <w:rsid w:val="00D02FB5"/>
    <w:rsid w:val="00D03020"/>
    <w:rsid w:val="00D03187"/>
    <w:rsid w:val="00D03A75"/>
    <w:rsid w:val="00D03D49"/>
    <w:rsid w:val="00D044AA"/>
    <w:rsid w:val="00D04AED"/>
    <w:rsid w:val="00D04E10"/>
    <w:rsid w:val="00D0536B"/>
    <w:rsid w:val="00D0539B"/>
    <w:rsid w:val="00D053EA"/>
    <w:rsid w:val="00D05A95"/>
    <w:rsid w:val="00D05E91"/>
    <w:rsid w:val="00D05F71"/>
    <w:rsid w:val="00D06152"/>
    <w:rsid w:val="00D06247"/>
    <w:rsid w:val="00D06351"/>
    <w:rsid w:val="00D06605"/>
    <w:rsid w:val="00D06AF1"/>
    <w:rsid w:val="00D06E72"/>
    <w:rsid w:val="00D078A0"/>
    <w:rsid w:val="00D07BF4"/>
    <w:rsid w:val="00D07ECD"/>
    <w:rsid w:val="00D10059"/>
    <w:rsid w:val="00D102F5"/>
    <w:rsid w:val="00D109D5"/>
    <w:rsid w:val="00D10EFE"/>
    <w:rsid w:val="00D10F26"/>
    <w:rsid w:val="00D11100"/>
    <w:rsid w:val="00D11242"/>
    <w:rsid w:val="00D11292"/>
    <w:rsid w:val="00D1171F"/>
    <w:rsid w:val="00D11E5A"/>
    <w:rsid w:val="00D12ACD"/>
    <w:rsid w:val="00D12C9C"/>
    <w:rsid w:val="00D12DFB"/>
    <w:rsid w:val="00D12EAE"/>
    <w:rsid w:val="00D12FA1"/>
    <w:rsid w:val="00D1351B"/>
    <w:rsid w:val="00D14270"/>
    <w:rsid w:val="00D147F8"/>
    <w:rsid w:val="00D14B89"/>
    <w:rsid w:val="00D1564D"/>
    <w:rsid w:val="00D15D0E"/>
    <w:rsid w:val="00D15D83"/>
    <w:rsid w:val="00D160F9"/>
    <w:rsid w:val="00D1621D"/>
    <w:rsid w:val="00D162CB"/>
    <w:rsid w:val="00D163A1"/>
    <w:rsid w:val="00D164E2"/>
    <w:rsid w:val="00D1694D"/>
    <w:rsid w:val="00D16D80"/>
    <w:rsid w:val="00D17299"/>
    <w:rsid w:val="00D1732C"/>
    <w:rsid w:val="00D17344"/>
    <w:rsid w:val="00D1788C"/>
    <w:rsid w:val="00D17BA6"/>
    <w:rsid w:val="00D17FE5"/>
    <w:rsid w:val="00D20D24"/>
    <w:rsid w:val="00D20D3E"/>
    <w:rsid w:val="00D21058"/>
    <w:rsid w:val="00D210E4"/>
    <w:rsid w:val="00D210F4"/>
    <w:rsid w:val="00D2171B"/>
    <w:rsid w:val="00D2181E"/>
    <w:rsid w:val="00D21B46"/>
    <w:rsid w:val="00D22079"/>
    <w:rsid w:val="00D2266E"/>
    <w:rsid w:val="00D2269B"/>
    <w:rsid w:val="00D2286A"/>
    <w:rsid w:val="00D22EFD"/>
    <w:rsid w:val="00D230D1"/>
    <w:rsid w:val="00D23156"/>
    <w:rsid w:val="00D23FF4"/>
    <w:rsid w:val="00D2404F"/>
    <w:rsid w:val="00D246C7"/>
    <w:rsid w:val="00D2491F"/>
    <w:rsid w:val="00D24A26"/>
    <w:rsid w:val="00D24D5A"/>
    <w:rsid w:val="00D25473"/>
    <w:rsid w:val="00D258AF"/>
    <w:rsid w:val="00D25900"/>
    <w:rsid w:val="00D25DBC"/>
    <w:rsid w:val="00D26857"/>
    <w:rsid w:val="00D268B3"/>
    <w:rsid w:val="00D26B4E"/>
    <w:rsid w:val="00D26EF4"/>
    <w:rsid w:val="00D2764C"/>
    <w:rsid w:val="00D277C4"/>
    <w:rsid w:val="00D27C09"/>
    <w:rsid w:val="00D27F4B"/>
    <w:rsid w:val="00D304B4"/>
    <w:rsid w:val="00D30D79"/>
    <w:rsid w:val="00D311E1"/>
    <w:rsid w:val="00D31780"/>
    <w:rsid w:val="00D31803"/>
    <w:rsid w:val="00D31A54"/>
    <w:rsid w:val="00D31A9B"/>
    <w:rsid w:val="00D31B65"/>
    <w:rsid w:val="00D31C74"/>
    <w:rsid w:val="00D3231C"/>
    <w:rsid w:val="00D3291A"/>
    <w:rsid w:val="00D32D71"/>
    <w:rsid w:val="00D3384D"/>
    <w:rsid w:val="00D338ED"/>
    <w:rsid w:val="00D33A97"/>
    <w:rsid w:val="00D33BF7"/>
    <w:rsid w:val="00D3454F"/>
    <w:rsid w:val="00D35C3E"/>
    <w:rsid w:val="00D365B0"/>
    <w:rsid w:val="00D3670B"/>
    <w:rsid w:val="00D36BCB"/>
    <w:rsid w:val="00D37A2D"/>
    <w:rsid w:val="00D37C14"/>
    <w:rsid w:val="00D404AB"/>
    <w:rsid w:val="00D41367"/>
    <w:rsid w:val="00D413C6"/>
    <w:rsid w:val="00D415E2"/>
    <w:rsid w:val="00D41684"/>
    <w:rsid w:val="00D41EFF"/>
    <w:rsid w:val="00D4213C"/>
    <w:rsid w:val="00D42596"/>
    <w:rsid w:val="00D4274A"/>
    <w:rsid w:val="00D42B50"/>
    <w:rsid w:val="00D430DC"/>
    <w:rsid w:val="00D433EC"/>
    <w:rsid w:val="00D434AA"/>
    <w:rsid w:val="00D436D6"/>
    <w:rsid w:val="00D44019"/>
    <w:rsid w:val="00D440E9"/>
    <w:rsid w:val="00D442AA"/>
    <w:rsid w:val="00D442E6"/>
    <w:rsid w:val="00D4446F"/>
    <w:rsid w:val="00D4454B"/>
    <w:rsid w:val="00D44AC8"/>
    <w:rsid w:val="00D44B6C"/>
    <w:rsid w:val="00D45077"/>
    <w:rsid w:val="00D4518B"/>
    <w:rsid w:val="00D455AD"/>
    <w:rsid w:val="00D4588D"/>
    <w:rsid w:val="00D45C23"/>
    <w:rsid w:val="00D46145"/>
    <w:rsid w:val="00D4631A"/>
    <w:rsid w:val="00D4672F"/>
    <w:rsid w:val="00D46738"/>
    <w:rsid w:val="00D47A1A"/>
    <w:rsid w:val="00D47A34"/>
    <w:rsid w:val="00D5069E"/>
    <w:rsid w:val="00D50724"/>
    <w:rsid w:val="00D508C0"/>
    <w:rsid w:val="00D50A41"/>
    <w:rsid w:val="00D518F5"/>
    <w:rsid w:val="00D5192F"/>
    <w:rsid w:val="00D5319F"/>
    <w:rsid w:val="00D53840"/>
    <w:rsid w:val="00D53D6D"/>
    <w:rsid w:val="00D542A7"/>
    <w:rsid w:val="00D543D8"/>
    <w:rsid w:val="00D544FE"/>
    <w:rsid w:val="00D546B8"/>
    <w:rsid w:val="00D54EFE"/>
    <w:rsid w:val="00D554C4"/>
    <w:rsid w:val="00D559E4"/>
    <w:rsid w:val="00D567F2"/>
    <w:rsid w:val="00D56EE6"/>
    <w:rsid w:val="00D57772"/>
    <w:rsid w:val="00D579EC"/>
    <w:rsid w:val="00D601CC"/>
    <w:rsid w:val="00D60972"/>
    <w:rsid w:val="00D61130"/>
    <w:rsid w:val="00D6155B"/>
    <w:rsid w:val="00D616F8"/>
    <w:rsid w:val="00D61C84"/>
    <w:rsid w:val="00D61DDE"/>
    <w:rsid w:val="00D62DBE"/>
    <w:rsid w:val="00D62EEB"/>
    <w:rsid w:val="00D62F67"/>
    <w:rsid w:val="00D63322"/>
    <w:rsid w:val="00D63E64"/>
    <w:rsid w:val="00D640C9"/>
    <w:rsid w:val="00D642C0"/>
    <w:rsid w:val="00D65AAF"/>
    <w:rsid w:val="00D65F2C"/>
    <w:rsid w:val="00D65F7F"/>
    <w:rsid w:val="00D668C1"/>
    <w:rsid w:val="00D6696D"/>
    <w:rsid w:val="00D66C46"/>
    <w:rsid w:val="00D66C76"/>
    <w:rsid w:val="00D66E49"/>
    <w:rsid w:val="00D670C6"/>
    <w:rsid w:val="00D671CB"/>
    <w:rsid w:val="00D6736D"/>
    <w:rsid w:val="00D67584"/>
    <w:rsid w:val="00D67693"/>
    <w:rsid w:val="00D67F7C"/>
    <w:rsid w:val="00D700F7"/>
    <w:rsid w:val="00D7014F"/>
    <w:rsid w:val="00D70179"/>
    <w:rsid w:val="00D7022C"/>
    <w:rsid w:val="00D704AE"/>
    <w:rsid w:val="00D708AD"/>
    <w:rsid w:val="00D71297"/>
    <w:rsid w:val="00D7154A"/>
    <w:rsid w:val="00D735C3"/>
    <w:rsid w:val="00D73A00"/>
    <w:rsid w:val="00D73B0E"/>
    <w:rsid w:val="00D740D4"/>
    <w:rsid w:val="00D75003"/>
    <w:rsid w:val="00D76147"/>
    <w:rsid w:val="00D77A57"/>
    <w:rsid w:val="00D77F8D"/>
    <w:rsid w:val="00D802FC"/>
    <w:rsid w:val="00D806C2"/>
    <w:rsid w:val="00D80A66"/>
    <w:rsid w:val="00D80B9B"/>
    <w:rsid w:val="00D81236"/>
    <w:rsid w:val="00D81544"/>
    <w:rsid w:val="00D81B56"/>
    <w:rsid w:val="00D81E44"/>
    <w:rsid w:val="00D820B0"/>
    <w:rsid w:val="00D825AF"/>
    <w:rsid w:val="00D826D9"/>
    <w:rsid w:val="00D8285F"/>
    <w:rsid w:val="00D82A97"/>
    <w:rsid w:val="00D831DE"/>
    <w:rsid w:val="00D83EBF"/>
    <w:rsid w:val="00D84823"/>
    <w:rsid w:val="00D84B77"/>
    <w:rsid w:val="00D84D5F"/>
    <w:rsid w:val="00D85544"/>
    <w:rsid w:val="00D85BD6"/>
    <w:rsid w:val="00D8659A"/>
    <w:rsid w:val="00D86683"/>
    <w:rsid w:val="00D86D53"/>
    <w:rsid w:val="00D87160"/>
    <w:rsid w:val="00D879DF"/>
    <w:rsid w:val="00D900C3"/>
    <w:rsid w:val="00D908A0"/>
    <w:rsid w:val="00D90FD7"/>
    <w:rsid w:val="00D91221"/>
    <w:rsid w:val="00D9186A"/>
    <w:rsid w:val="00D925B5"/>
    <w:rsid w:val="00D92A4F"/>
    <w:rsid w:val="00D92FDA"/>
    <w:rsid w:val="00D9318E"/>
    <w:rsid w:val="00D936F4"/>
    <w:rsid w:val="00D93812"/>
    <w:rsid w:val="00D93A2D"/>
    <w:rsid w:val="00D93BCE"/>
    <w:rsid w:val="00D93ED9"/>
    <w:rsid w:val="00D942AD"/>
    <w:rsid w:val="00D94A5B"/>
    <w:rsid w:val="00D94A6E"/>
    <w:rsid w:val="00D94EDE"/>
    <w:rsid w:val="00D965AD"/>
    <w:rsid w:val="00D966CD"/>
    <w:rsid w:val="00D96BDF"/>
    <w:rsid w:val="00D97677"/>
    <w:rsid w:val="00D97A79"/>
    <w:rsid w:val="00D97C85"/>
    <w:rsid w:val="00D97DDA"/>
    <w:rsid w:val="00D97F2B"/>
    <w:rsid w:val="00DA0201"/>
    <w:rsid w:val="00DA0D30"/>
    <w:rsid w:val="00DA1608"/>
    <w:rsid w:val="00DA31C2"/>
    <w:rsid w:val="00DA32D2"/>
    <w:rsid w:val="00DA350E"/>
    <w:rsid w:val="00DA3F54"/>
    <w:rsid w:val="00DA44F9"/>
    <w:rsid w:val="00DA5694"/>
    <w:rsid w:val="00DA5861"/>
    <w:rsid w:val="00DA6605"/>
    <w:rsid w:val="00DA6678"/>
    <w:rsid w:val="00DA7781"/>
    <w:rsid w:val="00DA7DA4"/>
    <w:rsid w:val="00DB1F10"/>
    <w:rsid w:val="00DB1FF3"/>
    <w:rsid w:val="00DB26C5"/>
    <w:rsid w:val="00DB2938"/>
    <w:rsid w:val="00DB37BB"/>
    <w:rsid w:val="00DB43B1"/>
    <w:rsid w:val="00DB43BA"/>
    <w:rsid w:val="00DB4AFD"/>
    <w:rsid w:val="00DB4BC2"/>
    <w:rsid w:val="00DB4E1A"/>
    <w:rsid w:val="00DB55AB"/>
    <w:rsid w:val="00DB56AD"/>
    <w:rsid w:val="00DB5BD3"/>
    <w:rsid w:val="00DB64D7"/>
    <w:rsid w:val="00DB64E2"/>
    <w:rsid w:val="00DB665E"/>
    <w:rsid w:val="00DB6701"/>
    <w:rsid w:val="00DB671C"/>
    <w:rsid w:val="00DB6977"/>
    <w:rsid w:val="00DB6C47"/>
    <w:rsid w:val="00DB70BA"/>
    <w:rsid w:val="00DB7354"/>
    <w:rsid w:val="00DB77C5"/>
    <w:rsid w:val="00DB7DD5"/>
    <w:rsid w:val="00DB7EF8"/>
    <w:rsid w:val="00DC017F"/>
    <w:rsid w:val="00DC020C"/>
    <w:rsid w:val="00DC103F"/>
    <w:rsid w:val="00DC11F3"/>
    <w:rsid w:val="00DC14CE"/>
    <w:rsid w:val="00DC26A2"/>
    <w:rsid w:val="00DC26B3"/>
    <w:rsid w:val="00DC290F"/>
    <w:rsid w:val="00DC2E73"/>
    <w:rsid w:val="00DC301E"/>
    <w:rsid w:val="00DC3267"/>
    <w:rsid w:val="00DC371C"/>
    <w:rsid w:val="00DC40E5"/>
    <w:rsid w:val="00DC45AA"/>
    <w:rsid w:val="00DC475C"/>
    <w:rsid w:val="00DC4C66"/>
    <w:rsid w:val="00DC4DA6"/>
    <w:rsid w:val="00DC51F0"/>
    <w:rsid w:val="00DC5BE2"/>
    <w:rsid w:val="00DC5E6B"/>
    <w:rsid w:val="00DC6616"/>
    <w:rsid w:val="00DC6DAD"/>
    <w:rsid w:val="00DD0450"/>
    <w:rsid w:val="00DD09D4"/>
    <w:rsid w:val="00DD0C54"/>
    <w:rsid w:val="00DD0F93"/>
    <w:rsid w:val="00DD10DC"/>
    <w:rsid w:val="00DD11A6"/>
    <w:rsid w:val="00DD1ECB"/>
    <w:rsid w:val="00DD1F25"/>
    <w:rsid w:val="00DD25DB"/>
    <w:rsid w:val="00DD26A8"/>
    <w:rsid w:val="00DD2D3F"/>
    <w:rsid w:val="00DD300B"/>
    <w:rsid w:val="00DD37AF"/>
    <w:rsid w:val="00DD3BDF"/>
    <w:rsid w:val="00DD3C88"/>
    <w:rsid w:val="00DD40C2"/>
    <w:rsid w:val="00DD44EB"/>
    <w:rsid w:val="00DD4ECB"/>
    <w:rsid w:val="00DD51C6"/>
    <w:rsid w:val="00DD5347"/>
    <w:rsid w:val="00DD538C"/>
    <w:rsid w:val="00DD64C3"/>
    <w:rsid w:val="00DD6996"/>
    <w:rsid w:val="00DD6F2C"/>
    <w:rsid w:val="00DD75A3"/>
    <w:rsid w:val="00DD7902"/>
    <w:rsid w:val="00DE0070"/>
    <w:rsid w:val="00DE0558"/>
    <w:rsid w:val="00DE08FC"/>
    <w:rsid w:val="00DE0CEF"/>
    <w:rsid w:val="00DE0E1F"/>
    <w:rsid w:val="00DE1065"/>
    <w:rsid w:val="00DE18A0"/>
    <w:rsid w:val="00DE2711"/>
    <w:rsid w:val="00DE28CD"/>
    <w:rsid w:val="00DE2B8A"/>
    <w:rsid w:val="00DE2BAA"/>
    <w:rsid w:val="00DE2C27"/>
    <w:rsid w:val="00DE3992"/>
    <w:rsid w:val="00DE3E4F"/>
    <w:rsid w:val="00DE3FB9"/>
    <w:rsid w:val="00DE4422"/>
    <w:rsid w:val="00DE4583"/>
    <w:rsid w:val="00DE4C1D"/>
    <w:rsid w:val="00DE4F36"/>
    <w:rsid w:val="00DE584D"/>
    <w:rsid w:val="00DE5ACB"/>
    <w:rsid w:val="00DE67F7"/>
    <w:rsid w:val="00DE70C4"/>
    <w:rsid w:val="00DE78F9"/>
    <w:rsid w:val="00DF0648"/>
    <w:rsid w:val="00DF171D"/>
    <w:rsid w:val="00DF210F"/>
    <w:rsid w:val="00DF22E6"/>
    <w:rsid w:val="00DF2976"/>
    <w:rsid w:val="00DF2A31"/>
    <w:rsid w:val="00DF2B98"/>
    <w:rsid w:val="00DF30FD"/>
    <w:rsid w:val="00DF32CC"/>
    <w:rsid w:val="00DF3E0F"/>
    <w:rsid w:val="00DF3FEA"/>
    <w:rsid w:val="00DF420B"/>
    <w:rsid w:val="00DF4574"/>
    <w:rsid w:val="00DF5142"/>
    <w:rsid w:val="00DF51BA"/>
    <w:rsid w:val="00DF53EE"/>
    <w:rsid w:val="00DF5864"/>
    <w:rsid w:val="00DF5E7F"/>
    <w:rsid w:val="00DF6324"/>
    <w:rsid w:val="00DF63F4"/>
    <w:rsid w:val="00DF649A"/>
    <w:rsid w:val="00DF68D8"/>
    <w:rsid w:val="00DF6C92"/>
    <w:rsid w:val="00DF6D1B"/>
    <w:rsid w:val="00DF710B"/>
    <w:rsid w:val="00DF7242"/>
    <w:rsid w:val="00E0044F"/>
    <w:rsid w:val="00E008EA"/>
    <w:rsid w:val="00E00D0C"/>
    <w:rsid w:val="00E010C7"/>
    <w:rsid w:val="00E01C39"/>
    <w:rsid w:val="00E01C5C"/>
    <w:rsid w:val="00E02767"/>
    <w:rsid w:val="00E034A0"/>
    <w:rsid w:val="00E0382E"/>
    <w:rsid w:val="00E03B8D"/>
    <w:rsid w:val="00E047C6"/>
    <w:rsid w:val="00E04868"/>
    <w:rsid w:val="00E04DE0"/>
    <w:rsid w:val="00E04EF4"/>
    <w:rsid w:val="00E05797"/>
    <w:rsid w:val="00E05869"/>
    <w:rsid w:val="00E06273"/>
    <w:rsid w:val="00E06275"/>
    <w:rsid w:val="00E065BD"/>
    <w:rsid w:val="00E06684"/>
    <w:rsid w:val="00E07041"/>
    <w:rsid w:val="00E0705B"/>
    <w:rsid w:val="00E074FD"/>
    <w:rsid w:val="00E075E9"/>
    <w:rsid w:val="00E07621"/>
    <w:rsid w:val="00E07CA8"/>
    <w:rsid w:val="00E103D2"/>
    <w:rsid w:val="00E1078C"/>
    <w:rsid w:val="00E11384"/>
    <w:rsid w:val="00E118B7"/>
    <w:rsid w:val="00E12CF5"/>
    <w:rsid w:val="00E132B1"/>
    <w:rsid w:val="00E133ED"/>
    <w:rsid w:val="00E1373B"/>
    <w:rsid w:val="00E13B36"/>
    <w:rsid w:val="00E13B48"/>
    <w:rsid w:val="00E13C85"/>
    <w:rsid w:val="00E140C6"/>
    <w:rsid w:val="00E1425A"/>
    <w:rsid w:val="00E142B2"/>
    <w:rsid w:val="00E14539"/>
    <w:rsid w:val="00E14B61"/>
    <w:rsid w:val="00E1502C"/>
    <w:rsid w:val="00E15773"/>
    <w:rsid w:val="00E15EAE"/>
    <w:rsid w:val="00E15FF6"/>
    <w:rsid w:val="00E1685F"/>
    <w:rsid w:val="00E17660"/>
    <w:rsid w:val="00E17B16"/>
    <w:rsid w:val="00E207FB"/>
    <w:rsid w:val="00E21850"/>
    <w:rsid w:val="00E22203"/>
    <w:rsid w:val="00E228DD"/>
    <w:rsid w:val="00E228EB"/>
    <w:rsid w:val="00E22EFB"/>
    <w:rsid w:val="00E2320C"/>
    <w:rsid w:val="00E2344B"/>
    <w:rsid w:val="00E23537"/>
    <w:rsid w:val="00E23675"/>
    <w:rsid w:val="00E239C4"/>
    <w:rsid w:val="00E23D85"/>
    <w:rsid w:val="00E241C3"/>
    <w:rsid w:val="00E24A8B"/>
    <w:rsid w:val="00E24AF9"/>
    <w:rsid w:val="00E24D9D"/>
    <w:rsid w:val="00E24E4A"/>
    <w:rsid w:val="00E2517D"/>
    <w:rsid w:val="00E25267"/>
    <w:rsid w:val="00E252F2"/>
    <w:rsid w:val="00E25332"/>
    <w:rsid w:val="00E25494"/>
    <w:rsid w:val="00E254D2"/>
    <w:rsid w:val="00E25C34"/>
    <w:rsid w:val="00E26045"/>
    <w:rsid w:val="00E2612D"/>
    <w:rsid w:val="00E26F00"/>
    <w:rsid w:val="00E272FE"/>
    <w:rsid w:val="00E27440"/>
    <w:rsid w:val="00E274AE"/>
    <w:rsid w:val="00E276D4"/>
    <w:rsid w:val="00E27775"/>
    <w:rsid w:val="00E27C91"/>
    <w:rsid w:val="00E27D26"/>
    <w:rsid w:val="00E30DF7"/>
    <w:rsid w:val="00E3108A"/>
    <w:rsid w:val="00E310F0"/>
    <w:rsid w:val="00E3118B"/>
    <w:rsid w:val="00E31408"/>
    <w:rsid w:val="00E314F6"/>
    <w:rsid w:val="00E314FB"/>
    <w:rsid w:val="00E31540"/>
    <w:rsid w:val="00E31AD5"/>
    <w:rsid w:val="00E31D49"/>
    <w:rsid w:val="00E321D9"/>
    <w:rsid w:val="00E326FF"/>
    <w:rsid w:val="00E3275F"/>
    <w:rsid w:val="00E32CA4"/>
    <w:rsid w:val="00E3330E"/>
    <w:rsid w:val="00E335C6"/>
    <w:rsid w:val="00E338EB"/>
    <w:rsid w:val="00E3478F"/>
    <w:rsid w:val="00E350A8"/>
    <w:rsid w:val="00E35C73"/>
    <w:rsid w:val="00E368FC"/>
    <w:rsid w:val="00E370DE"/>
    <w:rsid w:val="00E371B2"/>
    <w:rsid w:val="00E3794C"/>
    <w:rsid w:val="00E403CC"/>
    <w:rsid w:val="00E40999"/>
    <w:rsid w:val="00E40A65"/>
    <w:rsid w:val="00E412ED"/>
    <w:rsid w:val="00E41E7B"/>
    <w:rsid w:val="00E4208B"/>
    <w:rsid w:val="00E42400"/>
    <w:rsid w:val="00E430BA"/>
    <w:rsid w:val="00E43264"/>
    <w:rsid w:val="00E432CC"/>
    <w:rsid w:val="00E432DA"/>
    <w:rsid w:val="00E434A1"/>
    <w:rsid w:val="00E437D4"/>
    <w:rsid w:val="00E439A1"/>
    <w:rsid w:val="00E43D31"/>
    <w:rsid w:val="00E44B96"/>
    <w:rsid w:val="00E44D81"/>
    <w:rsid w:val="00E4565F"/>
    <w:rsid w:val="00E4599C"/>
    <w:rsid w:val="00E45D75"/>
    <w:rsid w:val="00E45FC6"/>
    <w:rsid w:val="00E4682C"/>
    <w:rsid w:val="00E46ABA"/>
    <w:rsid w:val="00E46BEB"/>
    <w:rsid w:val="00E46E50"/>
    <w:rsid w:val="00E47313"/>
    <w:rsid w:val="00E47379"/>
    <w:rsid w:val="00E47503"/>
    <w:rsid w:val="00E4765C"/>
    <w:rsid w:val="00E47752"/>
    <w:rsid w:val="00E47FE9"/>
    <w:rsid w:val="00E50916"/>
    <w:rsid w:val="00E510F7"/>
    <w:rsid w:val="00E514D3"/>
    <w:rsid w:val="00E5154E"/>
    <w:rsid w:val="00E516C2"/>
    <w:rsid w:val="00E516F7"/>
    <w:rsid w:val="00E51CBC"/>
    <w:rsid w:val="00E52148"/>
    <w:rsid w:val="00E52E97"/>
    <w:rsid w:val="00E52FE8"/>
    <w:rsid w:val="00E53B78"/>
    <w:rsid w:val="00E53D6D"/>
    <w:rsid w:val="00E53F62"/>
    <w:rsid w:val="00E543B7"/>
    <w:rsid w:val="00E54CA0"/>
    <w:rsid w:val="00E54F05"/>
    <w:rsid w:val="00E5510C"/>
    <w:rsid w:val="00E55539"/>
    <w:rsid w:val="00E556CA"/>
    <w:rsid w:val="00E558A1"/>
    <w:rsid w:val="00E55B8C"/>
    <w:rsid w:val="00E55CA2"/>
    <w:rsid w:val="00E55F0D"/>
    <w:rsid w:val="00E565F9"/>
    <w:rsid w:val="00E5692C"/>
    <w:rsid w:val="00E56C14"/>
    <w:rsid w:val="00E5732E"/>
    <w:rsid w:val="00E57908"/>
    <w:rsid w:val="00E60341"/>
    <w:rsid w:val="00E60766"/>
    <w:rsid w:val="00E60A40"/>
    <w:rsid w:val="00E6114A"/>
    <w:rsid w:val="00E611D3"/>
    <w:rsid w:val="00E61A7B"/>
    <w:rsid w:val="00E61D1C"/>
    <w:rsid w:val="00E62162"/>
    <w:rsid w:val="00E6220A"/>
    <w:rsid w:val="00E6275C"/>
    <w:rsid w:val="00E63574"/>
    <w:rsid w:val="00E638A2"/>
    <w:rsid w:val="00E63B30"/>
    <w:rsid w:val="00E644D7"/>
    <w:rsid w:val="00E6479A"/>
    <w:rsid w:val="00E64905"/>
    <w:rsid w:val="00E64D32"/>
    <w:rsid w:val="00E6522C"/>
    <w:rsid w:val="00E65DB2"/>
    <w:rsid w:val="00E65EFB"/>
    <w:rsid w:val="00E660D2"/>
    <w:rsid w:val="00E6618F"/>
    <w:rsid w:val="00E6661C"/>
    <w:rsid w:val="00E668B7"/>
    <w:rsid w:val="00E6743D"/>
    <w:rsid w:val="00E674BB"/>
    <w:rsid w:val="00E67822"/>
    <w:rsid w:val="00E67D8D"/>
    <w:rsid w:val="00E67E0B"/>
    <w:rsid w:val="00E67F2F"/>
    <w:rsid w:val="00E70A84"/>
    <w:rsid w:val="00E70B73"/>
    <w:rsid w:val="00E70D5D"/>
    <w:rsid w:val="00E71112"/>
    <w:rsid w:val="00E7111D"/>
    <w:rsid w:val="00E7205D"/>
    <w:rsid w:val="00E72484"/>
    <w:rsid w:val="00E72C37"/>
    <w:rsid w:val="00E72C5B"/>
    <w:rsid w:val="00E72CB2"/>
    <w:rsid w:val="00E72DB0"/>
    <w:rsid w:val="00E7318D"/>
    <w:rsid w:val="00E7320D"/>
    <w:rsid w:val="00E7371F"/>
    <w:rsid w:val="00E737D4"/>
    <w:rsid w:val="00E73C04"/>
    <w:rsid w:val="00E740B6"/>
    <w:rsid w:val="00E745EC"/>
    <w:rsid w:val="00E74CD9"/>
    <w:rsid w:val="00E74EAB"/>
    <w:rsid w:val="00E75205"/>
    <w:rsid w:val="00E75527"/>
    <w:rsid w:val="00E75A76"/>
    <w:rsid w:val="00E75FF4"/>
    <w:rsid w:val="00E76167"/>
    <w:rsid w:val="00E761A9"/>
    <w:rsid w:val="00E76A1D"/>
    <w:rsid w:val="00E77597"/>
    <w:rsid w:val="00E77C2D"/>
    <w:rsid w:val="00E80490"/>
    <w:rsid w:val="00E8074E"/>
    <w:rsid w:val="00E80D8B"/>
    <w:rsid w:val="00E81170"/>
    <w:rsid w:val="00E81933"/>
    <w:rsid w:val="00E819AE"/>
    <w:rsid w:val="00E81C04"/>
    <w:rsid w:val="00E828D4"/>
    <w:rsid w:val="00E82C6C"/>
    <w:rsid w:val="00E8307D"/>
    <w:rsid w:val="00E834D9"/>
    <w:rsid w:val="00E83AFB"/>
    <w:rsid w:val="00E83D04"/>
    <w:rsid w:val="00E83D56"/>
    <w:rsid w:val="00E83DC2"/>
    <w:rsid w:val="00E84249"/>
    <w:rsid w:val="00E85257"/>
    <w:rsid w:val="00E85366"/>
    <w:rsid w:val="00E85D4D"/>
    <w:rsid w:val="00E86161"/>
    <w:rsid w:val="00E86169"/>
    <w:rsid w:val="00E86220"/>
    <w:rsid w:val="00E8628A"/>
    <w:rsid w:val="00E86625"/>
    <w:rsid w:val="00E867AF"/>
    <w:rsid w:val="00E86E51"/>
    <w:rsid w:val="00E8719D"/>
    <w:rsid w:val="00E87547"/>
    <w:rsid w:val="00E875AF"/>
    <w:rsid w:val="00E87DAD"/>
    <w:rsid w:val="00E87F2F"/>
    <w:rsid w:val="00E9043E"/>
    <w:rsid w:val="00E90A57"/>
    <w:rsid w:val="00E9122A"/>
    <w:rsid w:val="00E914F0"/>
    <w:rsid w:val="00E9177E"/>
    <w:rsid w:val="00E918BC"/>
    <w:rsid w:val="00E91A80"/>
    <w:rsid w:val="00E91B25"/>
    <w:rsid w:val="00E91B50"/>
    <w:rsid w:val="00E91C4E"/>
    <w:rsid w:val="00E91D06"/>
    <w:rsid w:val="00E93496"/>
    <w:rsid w:val="00E93521"/>
    <w:rsid w:val="00E93C2A"/>
    <w:rsid w:val="00E93D6A"/>
    <w:rsid w:val="00E93DD8"/>
    <w:rsid w:val="00E942CE"/>
    <w:rsid w:val="00E94313"/>
    <w:rsid w:val="00E94A0B"/>
    <w:rsid w:val="00E94C2D"/>
    <w:rsid w:val="00E9545C"/>
    <w:rsid w:val="00E95DDB"/>
    <w:rsid w:val="00E95DFE"/>
    <w:rsid w:val="00E966E6"/>
    <w:rsid w:val="00E9684E"/>
    <w:rsid w:val="00E96C56"/>
    <w:rsid w:val="00E96D8E"/>
    <w:rsid w:val="00E973D9"/>
    <w:rsid w:val="00E97A5E"/>
    <w:rsid w:val="00E97DDA"/>
    <w:rsid w:val="00EA0065"/>
    <w:rsid w:val="00EA0563"/>
    <w:rsid w:val="00EA099F"/>
    <w:rsid w:val="00EA0A50"/>
    <w:rsid w:val="00EA0C0A"/>
    <w:rsid w:val="00EA11B7"/>
    <w:rsid w:val="00EA1A01"/>
    <w:rsid w:val="00EA1EAE"/>
    <w:rsid w:val="00EA201D"/>
    <w:rsid w:val="00EA229D"/>
    <w:rsid w:val="00EA238F"/>
    <w:rsid w:val="00EA23A8"/>
    <w:rsid w:val="00EA261B"/>
    <w:rsid w:val="00EA2DDD"/>
    <w:rsid w:val="00EA2F0B"/>
    <w:rsid w:val="00EA32EB"/>
    <w:rsid w:val="00EA34BA"/>
    <w:rsid w:val="00EA3A38"/>
    <w:rsid w:val="00EA3AAA"/>
    <w:rsid w:val="00EA3DB9"/>
    <w:rsid w:val="00EA402B"/>
    <w:rsid w:val="00EA4904"/>
    <w:rsid w:val="00EA4EB5"/>
    <w:rsid w:val="00EA53C4"/>
    <w:rsid w:val="00EA53CE"/>
    <w:rsid w:val="00EA59D1"/>
    <w:rsid w:val="00EA664C"/>
    <w:rsid w:val="00EA72DA"/>
    <w:rsid w:val="00EA7482"/>
    <w:rsid w:val="00EA777E"/>
    <w:rsid w:val="00EA7BFE"/>
    <w:rsid w:val="00EB02F2"/>
    <w:rsid w:val="00EB097D"/>
    <w:rsid w:val="00EB13B2"/>
    <w:rsid w:val="00EB1594"/>
    <w:rsid w:val="00EB15BA"/>
    <w:rsid w:val="00EB15ED"/>
    <w:rsid w:val="00EB2064"/>
    <w:rsid w:val="00EB2242"/>
    <w:rsid w:val="00EB2D18"/>
    <w:rsid w:val="00EB2FF8"/>
    <w:rsid w:val="00EB3F41"/>
    <w:rsid w:val="00EB44AC"/>
    <w:rsid w:val="00EB4767"/>
    <w:rsid w:val="00EB4A3D"/>
    <w:rsid w:val="00EB4AD4"/>
    <w:rsid w:val="00EB4F13"/>
    <w:rsid w:val="00EB56AF"/>
    <w:rsid w:val="00EB56BD"/>
    <w:rsid w:val="00EB57B5"/>
    <w:rsid w:val="00EB5816"/>
    <w:rsid w:val="00EB66F5"/>
    <w:rsid w:val="00EB6D79"/>
    <w:rsid w:val="00EB6DDD"/>
    <w:rsid w:val="00EB6DE4"/>
    <w:rsid w:val="00EB7018"/>
    <w:rsid w:val="00EB74D7"/>
    <w:rsid w:val="00EB7CDD"/>
    <w:rsid w:val="00EB7D5E"/>
    <w:rsid w:val="00EC097D"/>
    <w:rsid w:val="00EC0EE9"/>
    <w:rsid w:val="00EC1384"/>
    <w:rsid w:val="00EC13BC"/>
    <w:rsid w:val="00EC1703"/>
    <w:rsid w:val="00EC1866"/>
    <w:rsid w:val="00EC18DC"/>
    <w:rsid w:val="00EC1A59"/>
    <w:rsid w:val="00EC1BFD"/>
    <w:rsid w:val="00EC1EA9"/>
    <w:rsid w:val="00EC1EE6"/>
    <w:rsid w:val="00EC1FE7"/>
    <w:rsid w:val="00EC1FED"/>
    <w:rsid w:val="00EC2B7B"/>
    <w:rsid w:val="00EC2E48"/>
    <w:rsid w:val="00EC310C"/>
    <w:rsid w:val="00EC31CF"/>
    <w:rsid w:val="00EC38FA"/>
    <w:rsid w:val="00EC3CDE"/>
    <w:rsid w:val="00EC3DA9"/>
    <w:rsid w:val="00EC4888"/>
    <w:rsid w:val="00EC54CC"/>
    <w:rsid w:val="00EC597B"/>
    <w:rsid w:val="00EC5DF0"/>
    <w:rsid w:val="00EC5E25"/>
    <w:rsid w:val="00EC5E86"/>
    <w:rsid w:val="00EC5F3F"/>
    <w:rsid w:val="00EC601F"/>
    <w:rsid w:val="00EC6C9A"/>
    <w:rsid w:val="00EC6F48"/>
    <w:rsid w:val="00EC7629"/>
    <w:rsid w:val="00ED0205"/>
    <w:rsid w:val="00ED05EE"/>
    <w:rsid w:val="00ED0CD8"/>
    <w:rsid w:val="00ED0D0C"/>
    <w:rsid w:val="00ED0D5A"/>
    <w:rsid w:val="00ED10E5"/>
    <w:rsid w:val="00ED1528"/>
    <w:rsid w:val="00ED152F"/>
    <w:rsid w:val="00ED29BB"/>
    <w:rsid w:val="00ED3BE7"/>
    <w:rsid w:val="00ED40CC"/>
    <w:rsid w:val="00ED412E"/>
    <w:rsid w:val="00ED42D1"/>
    <w:rsid w:val="00ED48CE"/>
    <w:rsid w:val="00ED4B59"/>
    <w:rsid w:val="00ED60E1"/>
    <w:rsid w:val="00ED611A"/>
    <w:rsid w:val="00ED62B3"/>
    <w:rsid w:val="00ED63BF"/>
    <w:rsid w:val="00ED6635"/>
    <w:rsid w:val="00ED770C"/>
    <w:rsid w:val="00ED7CA8"/>
    <w:rsid w:val="00ED7D28"/>
    <w:rsid w:val="00ED7D7C"/>
    <w:rsid w:val="00ED7E2A"/>
    <w:rsid w:val="00ED7FF8"/>
    <w:rsid w:val="00EE0803"/>
    <w:rsid w:val="00EE09D5"/>
    <w:rsid w:val="00EE0BFD"/>
    <w:rsid w:val="00EE0D1C"/>
    <w:rsid w:val="00EE0E3B"/>
    <w:rsid w:val="00EE1564"/>
    <w:rsid w:val="00EE24E2"/>
    <w:rsid w:val="00EE27A0"/>
    <w:rsid w:val="00EE283D"/>
    <w:rsid w:val="00EE2AAC"/>
    <w:rsid w:val="00EE2C62"/>
    <w:rsid w:val="00EE2E47"/>
    <w:rsid w:val="00EE34E1"/>
    <w:rsid w:val="00EE3C0C"/>
    <w:rsid w:val="00EE4142"/>
    <w:rsid w:val="00EE4147"/>
    <w:rsid w:val="00EE4318"/>
    <w:rsid w:val="00EE4616"/>
    <w:rsid w:val="00EE49FC"/>
    <w:rsid w:val="00EE4F17"/>
    <w:rsid w:val="00EE5959"/>
    <w:rsid w:val="00EE5989"/>
    <w:rsid w:val="00EE5C8B"/>
    <w:rsid w:val="00EE5CFF"/>
    <w:rsid w:val="00EE5D37"/>
    <w:rsid w:val="00EE60E8"/>
    <w:rsid w:val="00EE63AC"/>
    <w:rsid w:val="00EE63CF"/>
    <w:rsid w:val="00EE6512"/>
    <w:rsid w:val="00EE6BFF"/>
    <w:rsid w:val="00EE7036"/>
    <w:rsid w:val="00EE76D5"/>
    <w:rsid w:val="00EE7911"/>
    <w:rsid w:val="00EE7CBB"/>
    <w:rsid w:val="00EF088A"/>
    <w:rsid w:val="00EF0951"/>
    <w:rsid w:val="00EF0DD5"/>
    <w:rsid w:val="00EF0DEB"/>
    <w:rsid w:val="00EF160C"/>
    <w:rsid w:val="00EF19BB"/>
    <w:rsid w:val="00EF1C4F"/>
    <w:rsid w:val="00EF1C76"/>
    <w:rsid w:val="00EF2174"/>
    <w:rsid w:val="00EF2201"/>
    <w:rsid w:val="00EF272C"/>
    <w:rsid w:val="00EF350F"/>
    <w:rsid w:val="00EF3A26"/>
    <w:rsid w:val="00EF3A62"/>
    <w:rsid w:val="00EF3B5E"/>
    <w:rsid w:val="00EF3CBB"/>
    <w:rsid w:val="00EF4463"/>
    <w:rsid w:val="00EF4EE7"/>
    <w:rsid w:val="00EF4F7C"/>
    <w:rsid w:val="00EF52E5"/>
    <w:rsid w:val="00EF531A"/>
    <w:rsid w:val="00EF5E04"/>
    <w:rsid w:val="00EF5E42"/>
    <w:rsid w:val="00EF613D"/>
    <w:rsid w:val="00EF6263"/>
    <w:rsid w:val="00EF639C"/>
    <w:rsid w:val="00EF6FDF"/>
    <w:rsid w:val="00EF72DE"/>
    <w:rsid w:val="00EF789A"/>
    <w:rsid w:val="00EF7C05"/>
    <w:rsid w:val="00F00854"/>
    <w:rsid w:val="00F0095E"/>
    <w:rsid w:val="00F00C31"/>
    <w:rsid w:val="00F010B3"/>
    <w:rsid w:val="00F01249"/>
    <w:rsid w:val="00F012DB"/>
    <w:rsid w:val="00F01467"/>
    <w:rsid w:val="00F0190E"/>
    <w:rsid w:val="00F01BF6"/>
    <w:rsid w:val="00F023E2"/>
    <w:rsid w:val="00F0246E"/>
    <w:rsid w:val="00F02862"/>
    <w:rsid w:val="00F030AF"/>
    <w:rsid w:val="00F032C8"/>
    <w:rsid w:val="00F03EAA"/>
    <w:rsid w:val="00F05249"/>
    <w:rsid w:val="00F0567A"/>
    <w:rsid w:val="00F056DF"/>
    <w:rsid w:val="00F06124"/>
    <w:rsid w:val="00F06477"/>
    <w:rsid w:val="00F06AB6"/>
    <w:rsid w:val="00F06B6B"/>
    <w:rsid w:val="00F06CC7"/>
    <w:rsid w:val="00F0759A"/>
    <w:rsid w:val="00F076DA"/>
    <w:rsid w:val="00F077AD"/>
    <w:rsid w:val="00F100A1"/>
    <w:rsid w:val="00F10300"/>
    <w:rsid w:val="00F10B87"/>
    <w:rsid w:val="00F110C3"/>
    <w:rsid w:val="00F11408"/>
    <w:rsid w:val="00F12932"/>
    <w:rsid w:val="00F12D4E"/>
    <w:rsid w:val="00F135D2"/>
    <w:rsid w:val="00F13728"/>
    <w:rsid w:val="00F13ABB"/>
    <w:rsid w:val="00F143F4"/>
    <w:rsid w:val="00F158AA"/>
    <w:rsid w:val="00F16423"/>
    <w:rsid w:val="00F167DC"/>
    <w:rsid w:val="00F16851"/>
    <w:rsid w:val="00F169B8"/>
    <w:rsid w:val="00F17027"/>
    <w:rsid w:val="00F171A1"/>
    <w:rsid w:val="00F17472"/>
    <w:rsid w:val="00F204EE"/>
    <w:rsid w:val="00F20677"/>
    <w:rsid w:val="00F2083D"/>
    <w:rsid w:val="00F20E38"/>
    <w:rsid w:val="00F21124"/>
    <w:rsid w:val="00F2118E"/>
    <w:rsid w:val="00F21387"/>
    <w:rsid w:val="00F2171F"/>
    <w:rsid w:val="00F219BF"/>
    <w:rsid w:val="00F22CCB"/>
    <w:rsid w:val="00F22DA9"/>
    <w:rsid w:val="00F233BE"/>
    <w:rsid w:val="00F23A92"/>
    <w:rsid w:val="00F2404D"/>
    <w:rsid w:val="00F244D2"/>
    <w:rsid w:val="00F244E5"/>
    <w:rsid w:val="00F2494C"/>
    <w:rsid w:val="00F24E75"/>
    <w:rsid w:val="00F2509E"/>
    <w:rsid w:val="00F25506"/>
    <w:rsid w:val="00F25681"/>
    <w:rsid w:val="00F25B34"/>
    <w:rsid w:val="00F25E45"/>
    <w:rsid w:val="00F25F43"/>
    <w:rsid w:val="00F265E8"/>
    <w:rsid w:val="00F26B8E"/>
    <w:rsid w:val="00F270E5"/>
    <w:rsid w:val="00F270E6"/>
    <w:rsid w:val="00F27478"/>
    <w:rsid w:val="00F2793E"/>
    <w:rsid w:val="00F27DF3"/>
    <w:rsid w:val="00F30189"/>
    <w:rsid w:val="00F310FE"/>
    <w:rsid w:val="00F314D3"/>
    <w:rsid w:val="00F31867"/>
    <w:rsid w:val="00F31946"/>
    <w:rsid w:val="00F32184"/>
    <w:rsid w:val="00F326C9"/>
    <w:rsid w:val="00F332FE"/>
    <w:rsid w:val="00F33592"/>
    <w:rsid w:val="00F33945"/>
    <w:rsid w:val="00F33E25"/>
    <w:rsid w:val="00F34BA1"/>
    <w:rsid w:val="00F34EEA"/>
    <w:rsid w:val="00F351D9"/>
    <w:rsid w:val="00F35677"/>
    <w:rsid w:val="00F35A77"/>
    <w:rsid w:val="00F35EB8"/>
    <w:rsid w:val="00F36DA1"/>
    <w:rsid w:val="00F370F2"/>
    <w:rsid w:val="00F37271"/>
    <w:rsid w:val="00F374F8"/>
    <w:rsid w:val="00F3771A"/>
    <w:rsid w:val="00F378E9"/>
    <w:rsid w:val="00F37E59"/>
    <w:rsid w:val="00F407D6"/>
    <w:rsid w:val="00F4098D"/>
    <w:rsid w:val="00F409F2"/>
    <w:rsid w:val="00F41760"/>
    <w:rsid w:val="00F423BA"/>
    <w:rsid w:val="00F42D58"/>
    <w:rsid w:val="00F42EF6"/>
    <w:rsid w:val="00F43BB9"/>
    <w:rsid w:val="00F43C61"/>
    <w:rsid w:val="00F43DE5"/>
    <w:rsid w:val="00F442AD"/>
    <w:rsid w:val="00F44394"/>
    <w:rsid w:val="00F44BEF"/>
    <w:rsid w:val="00F450C3"/>
    <w:rsid w:val="00F45643"/>
    <w:rsid w:val="00F45888"/>
    <w:rsid w:val="00F45D87"/>
    <w:rsid w:val="00F46961"/>
    <w:rsid w:val="00F46BE0"/>
    <w:rsid w:val="00F46C29"/>
    <w:rsid w:val="00F46DD3"/>
    <w:rsid w:val="00F46EF3"/>
    <w:rsid w:val="00F47103"/>
    <w:rsid w:val="00F50E45"/>
    <w:rsid w:val="00F50EB4"/>
    <w:rsid w:val="00F51116"/>
    <w:rsid w:val="00F51554"/>
    <w:rsid w:val="00F517ED"/>
    <w:rsid w:val="00F5189C"/>
    <w:rsid w:val="00F518E8"/>
    <w:rsid w:val="00F51AD1"/>
    <w:rsid w:val="00F51BA9"/>
    <w:rsid w:val="00F52653"/>
    <w:rsid w:val="00F52893"/>
    <w:rsid w:val="00F52F72"/>
    <w:rsid w:val="00F52FA1"/>
    <w:rsid w:val="00F539F2"/>
    <w:rsid w:val="00F54076"/>
    <w:rsid w:val="00F5487D"/>
    <w:rsid w:val="00F54903"/>
    <w:rsid w:val="00F55135"/>
    <w:rsid w:val="00F5543D"/>
    <w:rsid w:val="00F55658"/>
    <w:rsid w:val="00F55B59"/>
    <w:rsid w:val="00F55B84"/>
    <w:rsid w:val="00F560F9"/>
    <w:rsid w:val="00F5635B"/>
    <w:rsid w:val="00F5646C"/>
    <w:rsid w:val="00F5658A"/>
    <w:rsid w:val="00F57BDE"/>
    <w:rsid w:val="00F602A6"/>
    <w:rsid w:val="00F60F42"/>
    <w:rsid w:val="00F61119"/>
    <w:rsid w:val="00F611B7"/>
    <w:rsid w:val="00F615EF"/>
    <w:rsid w:val="00F623D6"/>
    <w:rsid w:val="00F624C6"/>
    <w:rsid w:val="00F625AB"/>
    <w:rsid w:val="00F6282F"/>
    <w:rsid w:val="00F62ADA"/>
    <w:rsid w:val="00F630B9"/>
    <w:rsid w:val="00F630C9"/>
    <w:rsid w:val="00F63796"/>
    <w:rsid w:val="00F63B44"/>
    <w:rsid w:val="00F63BB7"/>
    <w:rsid w:val="00F63DB3"/>
    <w:rsid w:val="00F6416E"/>
    <w:rsid w:val="00F64333"/>
    <w:rsid w:val="00F64F0C"/>
    <w:rsid w:val="00F654BF"/>
    <w:rsid w:val="00F65E08"/>
    <w:rsid w:val="00F669D5"/>
    <w:rsid w:val="00F66FE7"/>
    <w:rsid w:val="00F67E21"/>
    <w:rsid w:val="00F7066A"/>
    <w:rsid w:val="00F7070D"/>
    <w:rsid w:val="00F70923"/>
    <w:rsid w:val="00F70C75"/>
    <w:rsid w:val="00F718EC"/>
    <w:rsid w:val="00F71D0B"/>
    <w:rsid w:val="00F720FA"/>
    <w:rsid w:val="00F72814"/>
    <w:rsid w:val="00F72D47"/>
    <w:rsid w:val="00F72E27"/>
    <w:rsid w:val="00F731C7"/>
    <w:rsid w:val="00F734B5"/>
    <w:rsid w:val="00F73709"/>
    <w:rsid w:val="00F739C8"/>
    <w:rsid w:val="00F74524"/>
    <w:rsid w:val="00F74975"/>
    <w:rsid w:val="00F7544F"/>
    <w:rsid w:val="00F756C3"/>
    <w:rsid w:val="00F7582E"/>
    <w:rsid w:val="00F75974"/>
    <w:rsid w:val="00F759D6"/>
    <w:rsid w:val="00F75AC1"/>
    <w:rsid w:val="00F75CD5"/>
    <w:rsid w:val="00F761C9"/>
    <w:rsid w:val="00F7664B"/>
    <w:rsid w:val="00F7666F"/>
    <w:rsid w:val="00F76AC2"/>
    <w:rsid w:val="00F76B30"/>
    <w:rsid w:val="00F770D9"/>
    <w:rsid w:val="00F77119"/>
    <w:rsid w:val="00F77152"/>
    <w:rsid w:val="00F77328"/>
    <w:rsid w:val="00F77750"/>
    <w:rsid w:val="00F77DA2"/>
    <w:rsid w:val="00F80191"/>
    <w:rsid w:val="00F80D11"/>
    <w:rsid w:val="00F80F26"/>
    <w:rsid w:val="00F8100A"/>
    <w:rsid w:val="00F8123B"/>
    <w:rsid w:val="00F8175F"/>
    <w:rsid w:val="00F81AF0"/>
    <w:rsid w:val="00F81E80"/>
    <w:rsid w:val="00F8223C"/>
    <w:rsid w:val="00F824A9"/>
    <w:rsid w:val="00F8254D"/>
    <w:rsid w:val="00F82BCA"/>
    <w:rsid w:val="00F82E1C"/>
    <w:rsid w:val="00F82F91"/>
    <w:rsid w:val="00F84008"/>
    <w:rsid w:val="00F8418A"/>
    <w:rsid w:val="00F844D4"/>
    <w:rsid w:val="00F84910"/>
    <w:rsid w:val="00F863A5"/>
    <w:rsid w:val="00F869D5"/>
    <w:rsid w:val="00F86A8B"/>
    <w:rsid w:val="00F87340"/>
    <w:rsid w:val="00F874B3"/>
    <w:rsid w:val="00F87BD6"/>
    <w:rsid w:val="00F916F0"/>
    <w:rsid w:val="00F922BC"/>
    <w:rsid w:val="00F929FC"/>
    <w:rsid w:val="00F9302D"/>
    <w:rsid w:val="00F93500"/>
    <w:rsid w:val="00F936AB"/>
    <w:rsid w:val="00F937CF"/>
    <w:rsid w:val="00F93A2C"/>
    <w:rsid w:val="00F93E19"/>
    <w:rsid w:val="00F93E58"/>
    <w:rsid w:val="00F945FA"/>
    <w:rsid w:val="00F94DE8"/>
    <w:rsid w:val="00F94FAB"/>
    <w:rsid w:val="00F950D7"/>
    <w:rsid w:val="00F95B36"/>
    <w:rsid w:val="00F961D4"/>
    <w:rsid w:val="00F964EC"/>
    <w:rsid w:val="00F9651C"/>
    <w:rsid w:val="00F96A55"/>
    <w:rsid w:val="00F96E3D"/>
    <w:rsid w:val="00F97E82"/>
    <w:rsid w:val="00F97EED"/>
    <w:rsid w:val="00FA00FF"/>
    <w:rsid w:val="00FA0118"/>
    <w:rsid w:val="00FA0B1F"/>
    <w:rsid w:val="00FA1183"/>
    <w:rsid w:val="00FA149D"/>
    <w:rsid w:val="00FA18D7"/>
    <w:rsid w:val="00FA1F2E"/>
    <w:rsid w:val="00FA2B5D"/>
    <w:rsid w:val="00FA2C9B"/>
    <w:rsid w:val="00FA315C"/>
    <w:rsid w:val="00FA3257"/>
    <w:rsid w:val="00FA348C"/>
    <w:rsid w:val="00FA39DA"/>
    <w:rsid w:val="00FA4EF0"/>
    <w:rsid w:val="00FA5A84"/>
    <w:rsid w:val="00FA5D66"/>
    <w:rsid w:val="00FA5D8E"/>
    <w:rsid w:val="00FA5E4D"/>
    <w:rsid w:val="00FA68C8"/>
    <w:rsid w:val="00FA6EE5"/>
    <w:rsid w:val="00FA7190"/>
    <w:rsid w:val="00FA754D"/>
    <w:rsid w:val="00FA7BD7"/>
    <w:rsid w:val="00FB0008"/>
    <w:rsid w:val="00FB0480"/>
    <w:rsid w:val="00FB05DB"/>
    <w:rsid w:val="00FB1503"/>
    <w:rsid w:val="00FB27E7"/>
    <w:rsid w:val="00FB35E9"/>
    <w:rsid w:val="00FB377D"/>
    <w:rsid w:val="00FB37A2"/>
    <w:rsid w:val="00FB3817"/>
    <w:rsid w:val="00FB3AEE"/>
    <w:rsid w:val="00FB47B2"/>
    <w:rsid w:val="00FB52E1"/>
    <w:rsid w:val="00FB5371"/>
    <w:rsid w:val="00FB5ABF"/>
    <w:rsid w:val="00FB6AF7"/>
    <w:rsid w:val="00FB6D6C"/>
    <w:rsid w:val="00FB7688"/>
    <w:rsid w:val="00FC0D0A"/>
    <w:rsid w:val="00FC1512"/>
    <w:rsid w:val="00FC1674"/>
    <w:rsid w:val="00FC1685"/>
    <w:rsid w:val="00FC19CB"/>
    <w:rsid w:val="00FC1FC8"/>
    <w:rsid w:val="00FC26A9"/>
    <w:rsid w:val="00FC2B22"/>
    <w:rsid w:val="00FC3846"/>
    <w:rsid w:val="00FC39C9"/>
    <w:rsid w:val="00FC3A89"/>
    <w:rsid w:val="00FC3AAB"/>
    <w:rsid w:val="00FC40BD"/>
    <w:rsid w:val="00FC4734"/>
    <w:rsid w:val="00FC47E3"/>
    <w:rsid w:val="00FC4966"/>
    <w:rsid w:val="00FC4D2B"/>
    <w:rsid w:val="00FC5026"/>
    <w:rsid w:val="00FC5963"/>
    <w:rsid w:val="00FC5A63"/>
    <w:rsid w:val="00FC6200"/>
    <w:rsid w:val="00FC637E"/>
    <w:rsid w:val="00FC6AAB"/>
    <w:rsid w:val="00FC7077"/>
    <w:rsid w:val="00FC7606"/>
    <w:rsid w:val="00FD004A"/>
    <w:rsid w:val="00FD08CE"/>
    <w:rsid w:val="00FD0B1B"/>
    <w:rsid w:val="00FD1495"/>
    <w:rsid w:val="00FD256A"/>
    <w:rsid w:val="00FD2B26"/>
    <w:rsid w:val="00FD37D8"/>
    <w:rsid w:val="00FD39DB"/>
    <w:rsid w:val="00FD3F53"/>
    <w:rsid w:val="00FD4772"/>
    <w:rsid w:val="00FD4EBA"/>
    <w:rsid w:val="00FD50D6"/>
    <w:rsid w:val="00FD5395"/>
    <w:rsid w:val="00FD5493"/>
    <w:rsid w:val="00FD54C4"/>
    <w:rsid w:val="00FD55C9"/>
    <w:rsid w:val="00FD57DE"/>
    <w:rsid w:val="00FD5BFF"/>
    <w:rsid w:val="00FD5D3D"/>
    <w:rsid w:val="00FD5FE1"/>
    <w:rsid w:val="00FD6465"/>
    <w:rsid w:val="00FD666F"/>
    <w:rsid w:val="00FD6F63"/>
    <w:rsid w:val="00FD71CF"/>
    <w:rsid w:val="00FD7D6B"/>
    <w:rsid w:val="00FD7F4C"/>
    <w:rsid w:val="00FE0063"/>
    <w:rsid w:val="00FE08F0"/>
    <w:rsid w:val="00FE0AE9"/>
    <w:rsid w:val="00FE12FA"/>
    <w:rsid w:val="00FE13FF"/>
    <w:rsid w:val="00FE14C8"/>
    <w:rsid w:val="00FE196C"/>
    <w:rsid w:val="00FE25BD"/>
    <w:rsid w:val="00FE284B"/>
    <w:rsid w:val="00FE2EF8"/>
    <w:rsid w:val="00FE2F43"/>
    <w:rsid w:val="00FE3C9C"/>
    <w:rsid w:val="00FE431B"/>
    <w:rsid w:val="00FE4332"/>
    <w:rsid w:val="00FE4524"/>
    <w:rsid w:val="00FE453D"/>
    <w:rsid w:val="00FE49CD"/>
    <w:rsid w:val="00FE4C78"/>
    <w:rsid w:val="00FE5245"/>
    <w:rsid w:val="00FE5951"/>
    <w:rsid w:val="00FE5AC6"/>
    <w:rsid w:val="00FE629D"/>
    <w:rsid w:val="00FE65DE"/>
    <w:rsid w:val="00FE662A"/>
    <w:rsid w:val="00FE6875"/>
    <w:rsid w:val="00FE6A65"/>
    <w:rsid w:val="00FE6B88"/>
    <w:rsid w:val="00FE6F5F"/>
    <w:rsid w:val="00FE73E4"/>
    <w:rsid w:val="00FE7D2C"/>
    <w:rsid w:val="00FE7F45"/>
    <w:rsid w:val="00FE7FDC"/>
    <w:rsid w:val="00FF06FA"/>
    <w:rsid w:val="00FF0723"/>
    <w:rsid w:val="00FF07DF"/>
    <w:rsid w:val="00FF08AE"/>
    <w:rsid w:val="00FF090F"/>
    <w:rsid w:val="00FF0D06"/>
    <w:rsid w:val="00FF0FAB"/>
    <w:rsid w:val="00FF20F9"/>
    <w:rsid w:val="00FF2207"/>
    <w:rsid w:val="00FF25A5"/>
    <w:rsid w:val="00FF2CE9"/>
    <w:rsid w:val="00FF2F95"/>
    <w:rsid w:val="00FF322C"/>
    <w:rsid w:val="00FF3F69"/>
    <w:rsid w:val="00FF4BCA"/>
    <w:rsid w:val="00FF52AF"/>
    <w:rsid w:val="00FF52F3"/>
    <w:rsid w:val="00FF5517"/>
    <w:rsid w:val="00FF579E"/>
    <w:rsid w:val="00FF6578"/>
    <w:rsid w:val="00FF65B8"/>
    <w:rsid w:val="00FF752F"/>
    <w:rsid w:val="00FF7DA6"/>
    <w:rsid w:val="00FF7DA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E15A12"/>
  <w15:chartTrackingRefBased/>
  <w15:docId w15:val="{08F5AE03-0876-44D7-B8F1-E0F7D37176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he-IL"/>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4" w:qFormat="1"/>
    <w:lsdException w:name="heading 2" w:semiHidden="1" w:uiPriority="4" w:unhideWhenUsed="1" w:qFormat="1"/>
    <w:lsdException w:name="heading 3" w:semiHidden="1" w:uiPriority="4" w:unhideWhenUsed="1" w:qFormat="1"/>
    <w:lsdException w:name="heading 4" w:semiHidden="1" w:uiPriority="4" w:unhideWhenUsed="1" w:qFormat="1"/>
    <w:lsdException w:name="heading 5" w:semiHidden="1" w:uiPriority="4"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5"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9" w:unhideWhenUsed="1" w:qFormat="1"/>
    <w:lsdException w:name="List Number" w:semiHidden="1" w:uiPriority="9"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uiPriority="21" w:qFormat="1"/>
    <w:lsdException w:name="Subtle Reference" w:semiHidden="1" w:uiPriority="31" w:unhideWhenUsed="1" w:qFormat="1"/>
    <w:lsdException w:name="Intense Reference" w:uiPriority="32"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40FA"/>
    <w:pPr>
      <w:jc w:val="both"/>
    </w:pPr>
    <w:rPr>
      <w:rFonts w:asciiTheme="majorBidi" w:hAnsiTheme="majorBidi" w:cstheme="majorBidi"/>
    </w:rPr>
  </w:style>
  <w:style w:type="paragraph" w:styleId="Heading1">
    <w:name w:val="heading 1"/>
    <w:aliases w:val="Date"/>
    <w:basedOn w:val="Normal"/>
    <w:next w:val="Normal"/>
    <w:link w:val="Heading1Char"/>
    <w:uiPriority w:val="4"/>
    <w:qFormat/>
    <w:rsid w:val="00ED10E5"/>
    <w:pPr>
      <w:keepNext/>
      <w:keepLines/>
      <w:ind w:firstLine="0"/>
      <w:jc w:val="center"/>
      <w:outlineLvl w:val="0"/>
    </w:pPr>
    <w:rPr>
      <w:rFonts w:asciiTheme="majorHAnsi" w:eastAsiaTheme="majorEastAsia" w:hAnsiTheme="majorHAnsi"/>
      <w:b/>
      <w:bCs/>
    </w:rPr>
  </w:style>
  <w:style w:type="paragraph" w:styleId="Heading2">
    <w:name w:val="heading 2"/>
    <w:next w:val="Normal"/>
    <w:link w:val="Heading2Char"/>
    <w:uiPriority w:val="4"/>
    <w:unhideWhenUsed/>
    <w:qFormat/>
    <w:rsid w:val="00023B72"/>
    <w:pPr>
      <w:keepNext/>
      <w:keepLines/>
      <w:spacing w:before="240"/>
      <w:ind w:firstLine="0"/>
      <w:jc w:val="center"/>
      <w:outlineLvl w:val="1"/>
    </w:pPr>
    <w:rPr>
      <w:rFonts w:ascii="Times New Roman" w:eastAsia="SimHei" w:hAnsi="Times New Roman" w:cs="Times New Roman"/>
      <w:b/>
      <w:bCs/>
      <w:lang w:eastAsia="ja-JP" w:bidi="ar-SA"/>
    </w:rPr>
  </w:style>
  <w:style w:type="paragraph" w:styleId="Heading3">
    <w:name w:val="heading 3"/>
    <w:basedOn w:val="NoSpacing"/>
    <w:next w:val="Normal"/>
    <w:link w:val="Heading3Char"/>
    <w:uiPriority w:val="4"/>
    <w:unhideWhenUsed/>
    <w:qFormat/>
    <w:rsid w:val="006D277D"/>
    <w:pPr>
      <w:bidi w:val="0"/>
      <w:spacing w:before="240"/>
      <w:outlineLvl w:val="2"/>
    </w:pPr>
    <w:rPr>
      <w:rFonts w:ascii="Times New Roman" w:eastAsia="SimSun" w:hAnsi="Times New Roman" w:cs="Times New Roman"/>
      <w:b/>
      <w:bCs/>
      <w:kern w:val="24"/>
      <w:lang w:eastAsia="ja-JP" w:bidi="ar-SA"/>
    </w:rPr>
  </w:style>
  <w:style w:type="paragraph" w:styleId="Heading4">
    <w:name w:val="heading 4"/>
    <w:basedOn w:val="Normal"/>
    <w:next w:val="Normal"/>
    <w:link w:val="Heading4Char"/>
    <w:uiPriority w:val="4"/>
    <w:unhideWhenUsed/>
    <w:qFormat/>
    <w:rsid w:val="00C0305E"/>
    <w:pPr>
      <w:keepNext/>
      <w:keepLines/>
      <w:ind w:firstLine="340"/>
      <w:outlineLvl w:val="3"/>
    </w:pPr>
    <w:rPr>
      <w:rFonts w:eastAsiaTheme="majorEastAsia"/>
      <w:i/>
      <w:iCs/>
    </w:rPr>
  </w:style>
  <w:style w:type="paragraph" w:styleId="Heading5">
    <w:name w:val="heading 5"/>
    <w:basedOn w:val="Normal"/>
    <w:next w:val="Normal"/>
    <w:link w:val="Heading5Char"/>
    <w:uiPriority w:val="4"/>
    <w:unhideWhenUsed/>
    <w:qFormat/>
    <w:rsid w:val="00ED10E5"/>
    <w:pPr>
      <w:keepNext/>
      <w:keepLines/>
      <w:outlineLvl w:val="4"/>
    </w:pPr>
    <w:rPr>
      <w:rFonts w:asciiTheme="majorHAnsi" w:eastAsiaTheme="majorEastAsia" w:hAnsiTheme="majorHAnsi"/>
      <w:i/>
      <w:iCs/>
    </w:rPr>
  </w:style>
  <w:style w:type="paragraph" w:styleId="Heading6">
    <w:name w:val="heading 6"/>
    <w:basedOn w:val="Normal"/>
    <w:next w:val="Normal"/>
    <w:link w:val="Heading6Char"/>
    <w:uiPriority w:val="9"/>
    <w:semiHidden/>
    <w:qFormat/>
    <w:rsid w:val="00ED10E5"/>
    <w:pPr>
      <w:keepNext/>
      <w:keepLines/>
      <w:spacing w:before="40"/>
      <w:ind w:firstLine="0"/>
      <w:outlineLvl w:val="5"/>
    </w:pPr>
    <w:rPr>
      <w:rFonts w:asciiTheme="majorHAnsi" w:eastAsiaTheme="majorEastAsia" w:hAnsiTheme="majorHAnsi"/>
      <w:color w:val="1F3763" w:themeColor="accent1" w:themeShade="7F"/>
    </w:rPr>
  </w:style>
  <w:style w:type="paragraph" w:styleId="Heading7">
    <w:name w:val="heading 7"/>
    <w:basedOn w:val="Normal"/>
    <w:next w:val="Normal"/>
    <w:link w:val="Heading7Char"/>
    <w:uiPriority w:val="9"/>
    <w:semiHidden/>
    <w:qFormat/>
    <w:rsid w:val="00ED10E5"/>
    <w:pPr>
      <w:keepNext/>
      <w:keepLines/>
      <w:spacing w:before="40"/>
      <w:ind w:firstLine="0"/>
      <w:outlineLvl w:val="6"/>
    </w:pPr>
    <w:rPr>
      <w:rFonts w:asciiTheme="majorHAnsi" w:eastAsiaTheme="majorEastAsia" w:hAnsiTheme="majorHAnsi"/>
      <w:i/>
      <w:iCs/>
      <w:color w:val="1F3763" w:themeColor="accent1" w:themeShade="7F"/>
    </w:rPr>
  </w:style>
  <w:style w:type="paragraph" w:styleId="Heading8">
    <w:name w:val="heading 8"/>
    <w:basedOn w:val="Normal"/>
    <w:next w:val="Normal"/>
    <w:link w:val="Heading8Char"/>
    <w:uiPriority w:val="9"/>
    <w:semiHidden/>
    <w:qFormat/>
    <w:rsid w:val="00ED10E5"/>
    <w:pPr>
      <w:keepNext/>
      <w:keepLines/>
      <w:spacing w:before="40"/>
      <w:ind w:firstLine="0"/>
      <w:outlineLvl w:val="7"/>
    </w:pPr>
    <w:rPr>
      <w:rFonts w:asciiTheme="majorHAnsi" w:eastAsiaTheme="majorEastAsia" w:hAnsiTheme="majorHAnsi"/>
      <w:color w:val="272727" w:themeColor="text1" w:themeTint="D8"/>
      <w:sz w:val="22"/>
      <w:szCs w:val="21"/>
    </w:rPr>
  </w:style>
  <w:style w:type="paragraph" w:styleId="Heading9">
    <w:name w:val="heading 9"/>
    <w:basedOn w:val="Normal"/>
    <w:next w:val="Normal"/>
    <w:link w:val="Heading9Char"/>
    <w:uiPriority w:val="9"/>
    <w:semiHidden/>
    <w:qFormat/>
    <w:rsid w:val="00ED10E5"/>
    <w:pPr>
      <w:keepNext/>
      <w:keepLines/>
      <w:spacing w:before="40"/>
      <w:ind w:firstLine="0"/>
      <w:outlineLvl w:val="8"/>
    </w:pPr>
    <w:rPr>
      <w:rFonts w:asciiTheme="majorHAnsi" w:eastAsiaTheme="majorEastAsia" w:hAnsiTheme="majorHAnsi"/>
      <w:i/>
      <w:iCs/>
      <w:color w:val="272727" w:themeColor="text1" w:themeTint="D8"/>
      <w:sz w:val="22"/>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Date Char"/>
    <w:basedOn w:val="DefaultParagraphFont"/>
    <w:link w:val="Heading1"/>
    <w:uiPriority w:val="4"/>
    <w:rsid w:val="00ED10E5"/>
    <w:rPr>
      <w:rFonts w:asciiTheme="majorHAnsi" w:eastAsiaTheme="majorEastAsia" w:hAnsiTheme="majorHAnsi" w:cstheme="majorBidi"/>
      <w:b/>
      <w:bCs/>
      <w:kern w:val="24"/>
    </w:rPr>
  </w:style>
  <w:style w:type="paragraph" w:styleId="NoSpacing">
    <w:name w:val="No Spacing"/>
    <w:aliases w:val="No Indent"/>
    <w:link w:val="NoSpacingChar"/>
    <w:uiPriority w:val="1"/>
    <w:qFormat/>
    <w:rsid w:val="00ED10E5"/>
    <w:pPr>
      <w:bidi/>
      <w:ind w:firstLine="0"/>
    </w:pPr>
  </w:style>
  <w:style w:type="character" w:customStyle="1" w:styleId="NoSpacingChar">
    <w:name w:val="No Spacing Char"/>
    <w:aliases w:val="No Indent Char"/>
    <w:basedOn w:val="DefaultParagraphFont"/>
    <w:link w:val="NoSpacing"/>
    <w:uiPriority w:val="1"/>
    <w:rsid w:val="00ED10E5"/>
  </w:style>
  <w:style w:type="character" w:customStyle="1" w:styleId="Heading2Char">
    <w:name w:val="Heading 2 Char"/>
    <w:basedOn w:val="DefaultParagraphFont"/>
    <w:link w:val="Heading2"/>
    <w:uiPriority w:val="4"/>
    <w:rsid w:val="00023B72"/>
    <w:rPr>
      <w:rFonts w:ascii="Times New Roman" w:eastAsia="SimHei" w:hAnsi="Times New Roman" w:cs="Times New Roman"/>
      <w:b/>
      <w:bCs/>
      <w:lang w:eastAsia="ja-JP" w:bidi="ar-SA"/>
    </w:rPr>
  </w:style>
  <w:style w:type="character" w:customStyle="1" w:styleId="Heading3Char">
    <w:name w:val="Heading 3 Char"/>
    <w:basedOn w:val="DefaultParagraphFont"/>
    <w:link w:val="Heading3"/>
    <w:uiPriority w:val="4"/>
    <w:rsid w:val="006D277D"/>
    <w:rPr>
      <w:rFonts w:ascii="Times New Roman" w:eastAsia="SimSun" w:hAnsi="Times New Roman" w:cs="Times New Roman"/>
      <w:b/>
      <w:bCs/>
      <w:kern w:val="24"/>
      <w:lang w:eastAsia="ja-JP" w:bidi="ar-SA"/>
    </w:rPr>
  </w:style>
  <w:style w:type="character" w:customStyle="1" w:styleId="Heading4Char">
    <w:name w:val="Heading 4 Char"/>
    <w:basedOn w:val="DefaultParagraphFont"/>
    <w:link w:val="Heading4"/>
    <w:uiPriority w:val="4"/>
    <w:rsid w:val="00C0305E"/>
    <w:rPr>
      <w:rFonts w:asciiTheme="majorBidi" w:eastAsiaTheme="majorEastAsia" w:hAnsiTheme="majorBidi" w:cstheme="majorBidi"/>
      <w:i/>
      <w:iCs/>
    </w:rPr>
  </w:style>
  <w:style w:type="character" w:customStyle="1" w:styleId="Heading5Char">
    <w:name w:val="Heading 5 Char"/>
    <w:basedOn w:val="DefaultParagraphFont"/>
    <w:link w:val="Heading5"/>
    <w:uiPriority w:val="4"/>
    <w:rsid w:val="00ED10E5"/>
    <w:rPr>
      <w:rFonts w:asciiTheme="majorHAnsi" w:eastAsiaTheme="majorEastAsia" w:hAnsiTheme="majorHAnsi" w:cstheme="majorBidi"/>
      <w:i/>
      <w:iCs/>
      <w:kern w:val="24"/>
    </w:rPr>
  </w:style>
  <w:style w:type="character" w:customStyle="1" w:styleId="Heading6Char">
    <w:name w:val="Heading 6 Char"/>
    <w:basedOn w:val="DefaultParagraphFont"/>
    <w:link w:val="Heading6"/>
    <w:uiPriority w:val="9"/>
    <w:semiHidden/>
    <w:rsid w:val="00ED10E5"/>
    <w:rPr>
      <w:rFonts w:asciiTheme="majorHAnsi" w:eastAsiaTheme="majorEastAsia" w:hAnsiTheme="majorHAnsi" w:cstheme="majorBidi"/>
      <w:color w:val="1F3763" w:themeColor="accent1" w:themeShade="7F"/>
      <w:kern w:val="24"/>
    </w:rPr>
  </w:style>
  <w:style w:type="character" w:customStyle="1" w:styleId="Heading7Char">
    <w:name w:val="Heading 7 Char"/>
    <w:basedOn w:val="DefaultParagraphFont"/>
    <w:link w:val="Heading7"/>
    <w:uiPriority w:val="9"/>
    <w:semiHidden/>
    <w:rsid w:val="00ED10E5"/>
    <w:rPr>
      <w:rFonts w:asciiTheme="majorHAnsi" w:eastAsiaTheme="majorEastAsia" w:hAnsiTheme="majorHAnsi" w:cstheme="majorBidi"/>
      <w:i/>
      <w:iCs/>
      <w:color w:val="1F3763" w:themeColor="accent1" w:themeShade="7F"/>
      <w:kern w:val="24"/>
    </w:rPr>
  </w:style>
  <w:style w:type="character" w:customStyle="1" w:styleId="Heading8Char">
    <w:name w:val="Heading 8 Char"/>
    <w:basedOn w:val="DefaultParagraphFont"/>
    <w:link w:val="Heading8"/>
    <w:uiPriority w:val="9"/>
    <w:semiHidden/>
    <w:rsid w:val="00ED10E5"/>
    <w:rPr>
      <w:rFonts w:asciiTheme="majorHAnsi" w:eastAsiaTheme="majorEastAsia" w:hAnsiTheme="majorHAnsi" w:cstheme="majorBidi"/>
      <w:color w:val="272727" w:themeColor="text1" w:themeTint="D8"/>
      <w:kern w:val="24"/>
      <w:sz w:val="22"/>
      <w:szCs w:val="21"/>
    </w:rPr>
  </w:style>
  <w:style w:type="paragraph" w:styleId="Title">
    <w:name w:val="Title"/>
    <w:basedOn w:val="Normal"/>
    <w:link w:val="TitleChar"/>
    <w:qFormat/>
    <w:rsid w:val="00ED10E5"/>
    <w:pPr>
      <w:spacing w:before="2400"/>
      <w:ind w:firstLine="0"/>
      <w:contextualSpacing/>
      <w:jc w:val="center"/>
    </w:pPr>
    <w:rPr>
      <w:rFonts w:asciiTheme="majorHAnsi" w:eastAsiaTheme="majorEastAsia" w:hAnsiTheme="majorHAnsi"/>
    </w:rPr>
  </w:style>
  <w:style w:type="character" w:customStyle="1" w:styleId="TitleChar">
    <w:name w:val="Title Char"/>
    <w:basedOn w:val="DefaultParagraphFont"/>
    <w:link w:val="Title"/>
    <w:rsid w:val="00ED10E5"/>
    <w:rPr>
      <w:rFonts w:asciiTheme="majorHAnsi" w:eastAsiaTheme="majorEastAsia" w:hAnsiTheme="majorHAnsi" w:cstheme="majorBidi"/>
      <w:kern w:val="24"/>
    </w:rPr>
  </w:style>
  <w:style w:type="paragraph" w:styleId="Subtitle">
    <w:name w:val="Subtitle"/>
    <w:basedOn w:val="Normal"/>
    <w:next w:val="Normal"/>
    <w:link w:val="SubtitleChar"/>
    <w:uiPriority w:val="18"/>
    <w:semiHidden/>
    <w:unhideWhenUsed/>
    <w:qFormat/>
    <w:rsid w:val="00C24F2B"/>
    <w:pPr>
      <w:numPr>
        <w:ilvl w:val="1"/>
      </w:numPr>
      <w:spacing w:after="160"/>
      <w:ind w:firstLine="720"/>
    </w:pPr>
    <w:rPr>
      <w:color w:val="5A5A5A" w:themeColor="text1" w:themeTint="A5"/>
      <w:spacing w:val="15"/>
      <w:sz w:val="22"/>
      <w:szCs w:val="22"/>
    </w:rPr>
  </w:style>
  <w:style w:type="character" w:customStyle="1" w:styleId="SubtitleChar">
    <w:name w:val="Subtitle Char"/>
    <w:basedOn w:val="DefaultParagraphFont"/>
    <w:link w:val="Subtitle"/>
    <w:uiPriority w:val="18"/>
    <w:semiHidden/>
    <w:rsid w:val="00C24F2B"/>
    <w:rPr>
      <w:color w:val="5A5A5A" w:themeColor="text1" w:themeTint="A5"/>
      <w:spacing w:val="15"/>
      <w:kern w:val="24"/>
      <w:sz w:val="22"/>
      <w:szCs w:val="22"/>
    </w:rPr>
  </w:style>
  <w:style w:type="paragraph" w:styleId="ListParagraph">
    <w:name w:val="List Paragraph"/>
    <w:basedOn w:val="Normal"/>
    <w:uiPriority w:val="34"/>
    <w:unhideWhenUsed/>
    <w:qFormat/>
    <w:rsid w:val="00ED10E5"/>
    <w:pPr>
      <w:ind w:left="720" w:firstLine="0"/>
      <w:contextualSpacing/>
    </w:pPr>
  </w:style>
  <w:style w:type="paragraph" w:styleId="Header">
    <w:name w:val="header"/>
    <w:basedOn w:val="Normal"/>
    <w:link w:val="HeaderChar"/>
    <w:uiPriority w:val="99"/>
    <w:unhideWhenUsed/>
    <w:qFormat/>
    <w:rsid w:val="00ED10E5"/>
    <w:pPr>
      <w:spacing w:line="240" w:lineRule="auto"/>
      <w:ind w:firstLine="0"/>
    </w:pPr>
  </w:style>
  <w:style w:type="character" w:customStyle="1" w:styleId="HeaderChar">
    <w:name w:val="Header Char"/>
    <w:basedOn w:val="DefaultParagraphFont"/>
    <w:link w:val="Header"/>
    <w:uiPriority w:val="99"/>
    <w:rsid w:val="00ED10E5"/>
    <w:rPr>
      <w:kern w:val="24"/>
    </w:rPr>
  </w:style>
  <w:style w:type="paragraph" w:styleId="Footer">
    <w:name w:val="footer"/>
    <w:basedOn w:val="Normal"/>
    <w:link w:val="FooterChar"/>
    <w:uiPriority w:val="99"/>
    <w:unhideWhenUsed/>
    <w:rsid w:val="00C24F2B"/>
    <w:pPr>
      <w:tabs>
        <w:tab w:val="center" w:pos="4680"/>
        <w:tab w:val="right" w:pos="9360"/>
      </w:tabs>
    </w:pPr>
  </w:style>
  <w:style w:type="character" w:customStyle="1" w:styleId="FooterChar">
    <w:name w:val="Footer Char"/>
    <w:basedOn w:val="DefaultParagraphFont"/>
    <w:link w:val="Footer"/>
    <w:uiPriority w:val="99"/>
    <w:rsid w:val="00C24F2B"/>
    <w:rPr>
      <w:rFonts w:ascii="Calibri" w:eastAsia="David" w:hAnsi="Calibri" w:cs="David"/>
      <w:sz w:val="24"/>
      <w:szCs w:val="24"/>
    </w:rPr>
  </w:style>
  <w:style w:type="character" w:styleId="CommentReference">
    <w:name w:val="annotation reference"/>
    <w:basedOn w:val="DefaultParagraphFont"/>
    <w:uiPriority w:val="99"/>
    <w:semiHidden/>
    <w:unhideWhenUsed/>
    <w:rsid w:val="00DC5BE2"/>
    <w:rPr>
      <w:sz w:val="16"/>
      <w:szCs w:val="16"/>
    </w:rPr>
  </w:style>
  <w:style w:type="paragraph" w:styleId="CommentText">
    <w:name w:val="annotation text"/>
    <w:basedOn w:val="Normal"/>
    <w:link w:val="CommentTextChar"/>
    <w:uiPriority w:val="99"/>
    <w:unhideWhenUsed/>
    <w:rsid w:val="00DC5BE2"/>
    <w:rPr>
      <w:sz w:val="20"/>
      <w:szCs w:val="20"/>
    </w:rPr>
  </w:style>
  <w:style w:type="character" w:customStyle="1" w:styleId="CommentTextChar">
    <w:name w:val="Comment Text Char"/>
    <w:basedOn w:val="DefaultParagraphFont"/>
    <w:link w:val="CommentText"/>
    <w:uiPriority w:val="99"/>
    <w:rsid w:val="00DC5BE2"/>
    <w:rPr>
      <w:rFonts w:ascii="Calibri" w:eastAsia="David" w:hAnsi="Calibri" w:cs="David"/>
      <w:sz w:val="20"/>
      <w:szCs w:val="20"/>
    </w:rPr>
  </w:style>
  <w:style w:type="paragraph" w:styleId="CommentSubject">
    <w:name w:val="annotation subject"/>
    <w:basedOn w:val="CommentText"/>
    <w:next w:val="CommentText"/>
    <w:link w:val="CommentSubjectChar"/>
    <w:uiPriority w:val="99"/>
    <w:semiHidden/>
    <w:unhideWhenUsed/>
    <w:rsid w:val="00DC5BE2"/>
    <w:rPr>
      <w:b/>
      <w:bCs/>
    </w:rPr>
  </w:style>
  <w:style w:type="character" w:customStyle="1" w:styleId="CommentSubjectChar">
    <w:name w:val="Comment Subject Char"/>
    <w:basedOn w:val="CommentTextChar"/>
    <w:link w:val="CommentSubject"/>
    <w:uiPriority w:val="99"/>
    <w:semiHidden/>
    <w:rsid w:val="00DC5BE2"/>
    <w:rPr>
      <w:rFonts w:ascii="Calibri" w:eastAsia="David" w:hAnsi="Calibri" w:cs="David"/>
      <w:b/>
      <w:bCs/>
      <w:sz w:val="20"/>
      <w:szCs w:val="20"/>
    </w:rPr>
  </w:style>
  <w:style w:type="paragraph" w:styleId="BalloonText">
    <w:name w:val="Balloon Text"/>
    <w:basedOn w:val="Normal"/>
    <w:link w:val="BalloonTextChar"/>
    <w:uiPriority w:val="99"/>
    <w:semiHidden/>
    <w:unhideWhenUsed/>
    <w:rsid w:val="00DC5BE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C5BE2"/>
    <w:rPr>
      <w:rFonts w:ascii="Segoe UI" w:eastAsia="David" w:hAnsi="Segoe UI" w:cs="Segoe UI"/>
      <w:sz w:val="18"/>
      <w:szCs w:val="18"/>
    </w:rPr>
  </w:style>
  <w:style w:type="character" w:styleId="Hyperlink">
    <w:name w:val="Hyperlink"/>
    <w:basedOn w:val="DefaultParagraphFont"/>
    <w:uiPriority w:val="99"/>
    <w:unhideWhenUsed/>
    <w:rsid w:val="00FA39DA"/>
    <w:rPr>
      <w:color w:val="0563C1" w:themeColor="hyperlink"/>
      <w:u w:val="single"/>
    </w:rPr>
  </w:style>
  <w:style w:type="character" w:customStyle="1" w:styleId="UnresolvedMention1">
    <w:name w:val="Unresolved Mention1"/>
    <w:basedOn w:val="DefaultParagraphFont"/>
    <w:uiPriority w:val="99"/>
    <w:semiHidden/>
    <w:unhideWhenUsed/>
    <w:rsid w:val="00FA39DA"/>
    <w:rPr>
      <w:color w:val="605E5C"/>
      <w:shd w:val="clear" w:color="auto" w:fill="E1DFDD"/>
    </w:rPr>
  </w:style>
  <w:style w:type="paragraph" w:styleId="NormalWeb">
    <w:name w:val="Normal (Web)"/>
    <w:basedOn w:val="Normal"/>
    <w:uiPriority w:val="99"/>
    <w:semiHidden/>
    <w:unhideWhenUsed/>
    <w:rsid w:val="00540E91"/>
    <w:pPr>
      <w:spacing w:before="100" w:beforeAutospacing="1" w:after="100" w:afterAutospacing="1"/>
    </w:pPr>
    <w:rPr>
      <w:rFonts w:ascii="Times New Roman" w:eastAsia="Times New Roman" w:hAnsi="Times New Roman" w:cs="Times New Roman"/>
    </w:rPr>
  </w:style>
  <w:style w:type="paragraph" w:styleId="Revision">
    <w:name w:val="Revision"/>
    <w:hidden/>
    <w:uiPriority w:val="99"/>
    <w:semiHidden/>
    <w:rsid w:val="00540E91"/>
    <w:pPr>
      <w:spacing w:line="240" w:lineRule="auto"/>
    </w:pPr>
    <w:rPr>
      <w:rFonts w:ascii="Calibri" w:eastAsia="David" w:hAnsi="Calibri" w:cs="David"/>
    </w:rPr>
  </w:style>
  <w:style w:type="character" w:customStyle="1" w:styleId="title-text">
    <w:name w:val="title-text"/>
    <w:basedOn w:val="DefaultParagraphFont"/>
    <w:rsid w:val="00976673"/>
  </w:style>
  <w:style w:type="paragraph" w:customStyle="1" w:styleId="SectionTitle">
    <w:name w:val="Section Title"/>
    <w:basedOn w:val="Normal"/>
    <w:uiPriority w:val="2"/>
    <w:qFormat/>
    <w:rsid w:val="00ED10E5"/>
    <w:pPr>
      <w:pageBreakBefore/>
      <w:ind w:firstLine="0"/>
      <w:jc w:val="center"/>
      <w:outlineLvl w:val="0"/>
    </w:pPr>
    <w:rPr>
      <w:rFonts w:asciiTheme="majorHAnsi" w:eastAsiaTheme="majorEastAsia" w:hAnsiTheme="majorHAnsi"/>
    </w:rPr>
  </w:style>
  <w:style w:type="paragraph" w:customStyle="1" w:styleId="TableFigure">
    <w:name w:val="Table/Figure"/>
    <w:basedOn w:val="Normal"/>
    <w:uiPriority w:val="39"/>
    <w:qFormat/>
    <w:rsid w:val="00E46BEB"/>
    <w:pPr>
      <w:spacing w:before="240"/>
      <w:ind w:firstLine="0"/>
      <w:contextualSpacing/>
      <w:jc w:val="left"/>
    </w:pPr>
    <w:rPr>
      <w:b/>
      <w:bCs/>
    </w:rPr>
  </w:style>
  <w:style w:type="paragraph" w:customStyle="1" w:styleId="Title2">
    <w:name w:val="Title 2"/>
    <w:basedOn w:val="Normal"/>
    <w:uiPriority w:val="1"/>
    <w:qFormat/>
    <w:rsid w:val="00ED10E5"/>
    <w:pPr>
      <w:ind w:firstLine="0"/>
      <w:jc w:val="center"/>
    </w:pPr>
  </w:style>
  <w:style w:type="character" w:customStyle="1" w:styleId="Heading9Char">
    <w:name w:val="Heading 9 Char"/>
    <w:basedOn w:val="DefaultParagraphFont"/>
    <w:link w:val="Heading9"/>
    <w:uiPriority w:val="9"/>
    <w:semiHidden/>
    <w:rsid w:val="00ED10E5"/>
    <w:rPr>
      <w:rFonts w:asciiTheme="majorHAnsi" w:eastAsiaTheme="majorEastAsia" w:hAnsiTheme="majorHAnsi" w:cstheme="majorBidi"/>
      <w:i/>
      <w:iCs/>
      <w:color w:val="272727" w:themeColor="text1" w:themeTint="D8"/>
      <w:kern w:val="24"/>
      <w:sz w:val="22"/>
      <w:szCs w:val="21"/>
    </w:rPr>
  </w:style>
  <w:style w:type="paragraph" w:styleId="Caption">
    <w:name w:val="caption"/>
    <w:basedOn w:val="Normal"/>
    <w:next w:val="Normal"/>
    <w:uiPriority w:val="35"/>
    <w:unhideWhenUsed/>
    <w:qFormat/>
    <w:rsid w:val="00ED10E5"/>
    <w:pPr>
      <w:spacing w:after="200" w:line="240" w:lineRule="auto"/>
      <w:ind w:firstLine="0"/>
    </w:pPr>
    <w:rPr>
      <w:i/>
      <w:iCs/>
      <w:color w:val="44546A" w:themeColor="text2"/>
      <w:sz w:val="22"/>
      <w:szCs w:val="18"/>
    </w:rPr>
  </w:style>
  <w:style w:type="character" w:styleId="FootnoteReference">
    <w:name w:val="footnote reference"/>
    <w:basedOn w:val="DefaultParagraphFont"/>
    <w:uiPriority w:val="5"/>
    <w:semiHidden/>
    <w:unhideWhenUsed/>
    <w:qFormat/>
    <w:rsid w:val="00ED10E5"/>
    <w:rPr>
      <w:vertAlign w:val="superscript"/>
    </w:rPr>
  </w:style>
  <w:style w:type="paragraph" w:styleId="EndnoteText">
    <w:name w:val="endnote text"/>
    <w:basedOn w:val="Normal"/>
    <w:link w:val="EndnoteTextChar"/>
    <w:uiPriority w:val="99"/>
    <w:semiHidden/>
    <w:unhideWhenUsed/>
    <w:qFormat/>
    <w:rsid w:val="00ED10E5"/>
    <w:pPr>
      <w:spacing w:line="240" w:lineRule="auto"/>
    </w:pPr>
    <w:rPr>
      <w:sz w:val="22"/>
      <w:szCs w:val="20"/>
    </w:rPr>
  </w:style>
  <w:style w:type="character" w:customStyle="1" w:styleId="EndnoteTextChar">
    <w:name w:val="Endnote Text Char"/>
    <w:basedOn w:val="DefaultParagraphFont"/>
    <w:link w:val="EndnoteText"/>
    <w:uiPriority w:val="99"/>
    <w:semiHidden/>
    <w:rsid w:val="00ED10E5"/>
    <w:rPr>
      <w:kern w:val="24"/>
      <w:sz w:val="22"/>
      <w:szCs w:val="20"/>
    </w:rPr>
  </w:style>
  <w:style w:type="paragraph" w:styleId="ListBullet">
    <w:name w:val="List Bullet"/>
    <w:basedOn w:val="Normal"/>
    <w:uiPriority w:val="9"/>
    <w:semiHidden/>
    <w:unhideWhenUsed/>
    <w:qFormat/>
    <w:rsid w:val="00ED10E5"/>
    <w:pPr>
      <w:numPr>
        <w:numId w:val="16"/>
      </w:numPr>
      <w:contextualSpacing/>
    </w:pPr>
  </w:style>
  <w:style w:type="paragraph" w:styleId="ListNumber">
    <w:name w:val="List Number"/>
    <w:basedOn w:val="Normal"/>
    <w:uiPriority w:val="9"/>
    <w:semiHidden/>
    <w:unhideWhenUsed/>
    <w:qFormat/>
    <w:rsid w:val="00ED10E5"/>
    <w:pPr>
      <w:numPr>
        <w:numId w:val="18"/>
      </w:numPr>
      <w:contextualSpacing/>
    </w:pPr>
  </w:style>
  <w:style w:type="character" w:styleId="Strong">
    <w:name w:val="Strong"/>
    <w:basedOn w:val="DefaultParagraphFont"/>
    <w:uiPriority w:val="22"/>
    <w:unhideWhenUsed/>
    <w:qFormat/>
    <w:rsid w:val="00ED10E5"/>
    <w:rPr>
      <w:b w:val="0"/>
      <w:bCs w:val="0"/>
      <w:caps/>
      <w:smallCaps w:val="0"/>
    </w:rPr>
  </w:style>
  <w:style w:type="character" w:styleId="Emphasis">
    <w:name w:val="Emphasis"/>
    <w:basedOn w:val="DefaultParagraphFont"/>
    <w:uiPriority w:val="4"/>
    <w:unhideWhenUsed/>
    <w:qFormat/>
    <w:rsid w:val="00ED10E5"/>
    <w:rPr>
      <w:i/>
      <w:iCs/>
    </w:rPr>
  </w:style>
  <w:style w:type="paragraph" w:styleId="Quote">
    <w:name w:val="Quote"/>
    <w:basedOn w:val="Normal"/>
    <w:next w:val="Normal"/>
    <w:link w:val="QuoteChar"/>
    <w:uiPriority w:val="29"/>
    <w:unhideWhenUsed/>
    <w:qFormat/>
    <w:rsid w:val="00ED10E5"/>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rsid w:val="00ED10E5"/>
    <w:rPr>
      <w:i/>
      <w:iCs/>
      <w:color w:val="404040" w:themeColor="text1" w:themeTint="BF"/>
      <w:kern w:val="24"/>
    </w:rPr>
  </w:style>
  <w:style w:type="paragraph" w:styleId="IntenseQuote">
    <w:name w:val="Intense Quote"/>
    <w:basedOn w:val="Normal"/>
    <w:next w:val="Normal"/>
    <w:link w:val="IntenseQuoteChar"/>
    <w:uiPriority w:val="30"/>
    <w:unhideWhenUsed/>
    <w:qFormat/>
    <w:rsid w:val="00ED10E5"/>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rsid w:val="00ED10E5"/>
    <w:rPr>
      <w:i/>
      <w:iCs/>
      <w:color w:val="404040" w:themeColor="text1" w:themeTint="BF"/>
      <w:kern w:val="24"/>
    </w:rPr>
  </w:style>
  <w:style w:type="character" w:styleId="IntenseEmphasis">
    <w:name w:val="Intense Emphasis"/>
    <w:basedOn w:val="DefaultParagraphFont"/>
    <w:uiPriority w:val="21"/>
    <w:unhideWhenUsed/>
    <w:qFormat/>
    <w:rsid w:val="00ED10E5"/>
    <w:rPr>
      <w:i/>
      <w:iCs/>
      <w:color w:val="0F1C32" w:themeColor="accent1" w:themeShade="40"/>
    </w:rPr>
  </w:style>
  <w:style w:type="character" w:styleId="IntenseReference">
    <w:name w:val="Intense Reference"/>
    <w:basedOn w:val="DefaultParagraphFont"/>
    <w:uiPriority w:val="32"/>
    <w:unhideWhenUsed/>
    <w:qFormat/>
    <w:rsid w:val="00ED10E5"/>
    <w:rPr>
      <w:b/>
      <w:bCs/>
      <w:caps w:val="0"/>
      <w:smallCaps/>
      <w:color w:val="595959" w:themeColor="text1" w:themeTint="A6"/>
      <w:spacing w:val="5"/>
    </w:rPr>
  </w:style>
  <w:style w:type="paragraph" w:styleId="Bibliography">
    <w:name w:val="Bibliography"/>
    <w:basedOn w:val="Normal"/>
    <w:next w:val="Normal"/>
    <w:uiPriority w:val="37"/>
    <w:unhideWhenUsed/>
    <w:qFormat/>
    <w:rsid w:val="00ED10E5"/>
    <w:pPr>
      <w:ind w:left="720" w:hanging="720"/>
    </w:pPr>
  </w:style>
  <w:style w:type="paragraph" w:styleId="TOCHeading">
    <w:name w:val="TOC Heading"/>
    <w:basedOn w:val="Heading1"/>
    <w:next w:val="Normal"/>
    <w:uiPriority w:val="39"/>
    <w:unhideWhenUsed/>
    <w:qFormat/>
    <w:rsid w:val="00ED10E5"/>
    <w:pPr>
      <w:spacing w:before="240"/>
      <w:ind w:firstLine="720"/>
      <w:jc w:val="left"/>
      <w:outlineLvl w:val="9"/>
    </w:pPr>
    <w:rPr>
      <w:bCs w:val="0"/>
      <w:szCs w:val="32"/>
    </w:rPr>
  </w:style>
  <w:style w:type="paragraph" w:customStyle="1" w:styleId="Caption1">
    <w:name w:val="Caption1"/>
    <w:basedOn w:val="NoSpacing"/>
    <w:link w:val="Caption1Char"/>
    <w:qFormat/>
    <w:rsid w:val="001F2731"/>
    <w:pPr>
      <w:bidi w:val="0"/>
      <w:spacing w:after="240" w:line="240" w:lineRule="auto"/>
      <w:ind w:right="845"/>
      <w:jc w:val="both"/>
    </w:pPr>
    <w:rPr>
      <w:rFonts w:asciiTheme="majorBidi" w:hAnsiTheme="majorBidi" w:cstheme="majorBidi"/>
      <w:i/>
      <w:iCs/>
      <w:sz w:val="22"/>
      <w:szCs w:val="22"/>
    </w:rPr>
  </w:style>
  <w:style w:type="paragraph" w:customStyle="1" w:styleId="Openingheader">
    <w:name w:val="Opening header"/>
    <w:basedOn w:val="Normal"/>
    <w:link w:val="OpeningheaderChar"/>
    <w:qFormat/>
    <w:rsid w:val="00607438"/>
    <w:pPr>
      <w:spacing w:line="240" w:lineRule="auto"/>
      <w:ind w:firstLine="0"/>
      <w:jc w:val="center"/>
    </w:pPr>
    <w:rPr>
      <w:rFonts w:eastAsia="Times New Roman" w:cs="Times New Roman"/>
      <w:noProof/>
      <w:sz w:val="44"/>
      <w:szCs w:val="44"/>
    </w:rPr>
  </w:style>
  <w:style w:type="character" w:customStyle="1" w:styleId="Caption1Char">
    <w:name w:val="Caption1 Char"/>
    <w:basedOn w:val="NoSpacingChar"/>
    <w:link w:val="Caption1"/>
    <w:rsid w:val="001F2731"/>
    <w:rPr>
      <w:rFonts w:asciiTheme="majorBidi" w:hAnsiTheme="majorBidi" w:cstheme="majorBidi"/>
      <w:i/>
      <w:iCs/>
      <w:sz w:val="22"/>
      <w:szCs w:val="22"/>
    </w:rPr>
  </w:style>
  <w:style w:type="paragraph" w:styleId="TOC2">
    <w:name w:val="toc 2"/>
    <w:basedOn w:val="Normal"/>
    <w:next w:val="Normal"/>
    <w:autoRedefine/>
    <w:uiPriority w:val="39"/>
    <w:unhideWhenUsed/>
    <w:rsid w:val="00665EDC"/>
    <w:pPr>
      <w:tabs>
        <w:tab w:val="left" w:pos="2384"/>
        <w:tab w:val="right" w:leader="dot" w:pos="9350"/>
      </w:tabs>
      <w:ind w:left="240"/>
      <w:jc w:val="left"/>
    </w:pPr>
    <w:rPr>
      <w:rFonts w:asciiTheme="minorHAnsi" w:hAnsiTheme="minorHAnsi" w:cstheme="minorHAnsi"/>
      <w:smallCaps/>
      <w:sz w:val="20"/>
      <w:szCs w:val="20"/>
    </w:rPr>
  </w:style>
  <w:style w:type="character" w:customStyle="1" w:styleId="OpeningheaderChar">
    <w:name w:val="Opening header Char"/>
    <w:basedOn w:val="DefaultParagraphFont"/>
    <w:link w:val="Openingheader"/>
    <w:rsid w:val="00607438"/>
    <w:rPr>
      <w:rFonts w:asciiTheme="majorBidi" w:eastAsia="Times New Roman" w:hAnsiTheme="majorBidi" w:cs="Times New Roman"/>
      <w:noProof/>
      <w:sz w:val="44"/>
      <w:szCs w:val="44"/>
    </w:rPr>
  </w:style>
  <w:style w:type="paragraph" w:styleId="TOC3">
    <w:name w:val="toc 3"/>
    <w:basedOn w:val="Normal"/>
    <w:next w:val="Normal"/>
    <w:autoRedefine/>
    <w:uiPriority w:val="39"/>
    <w:unhideWhenUsed/>
    <w:rsid w:val="006238E0"/>
    <w:pPr>
      <w:bidi/>
      <w:ind w:left="480"/>
      <w:jc w:val="left"/>
    </w:pPr>
    <w:rPr>
      <w:rFonts w:asciiTheme="minorHAnsi" w:hAnsiTheme="minorHAnsi" w:cstheme="minorHAnsi"/>
      <w:i/>
      <w:iCs/>
      <w:sz w:val="20"/>
      <w:szCs w:val="20"/>
    </w:rPr>
  </w:style>
  <w:style w:type="paragraph" w:styleId="TOC1">
    <w:name w:val="toc 1"/>
    <w:basedOn w:val="Normal"/>
    <w:next w:val="Normal"/>
    <w:autoRedefine/>
    <w:uiPriority w:val="39"/>
    <w:unhideWhenUsed/>
    <w:rsid w:val="006238E0"/>
    <w:pPr>
      <w:bidi/>
      <w:spacing w:before="120" w:after="120"/>
      <w:jc w:val="left"/>
    </w:pPr>
    <w:rPr>
      <w:rFonts w:asciiTheme="minorHAnsi" w:hAnsiTheme="minorHAnsi" w:cstheme="minorHAnsi"/>
      <w:b/>
      <w:bCs/>
      <w:caps/>
      <w:sz w:val="20"/>
      <w:szCs w:val="20"/>
    </w:rPr>
  </w:style>
  <w:style w:type="paragraph" w:styleId="TOC4">
    <w:name w:val="toc 4"/>
    <w:basedOn w:val="Normal"/>
    <w:next w:val="Normal"/>
    <w:autoRedefine/>
    <w:uiPriority w:val="39"/>
    <w:unhideWhenUsed/>
    <w:rsid w:val="00074548"/>
    <w:pPr>
      <w:tabs>
        <w:tab w:val="right" w:leader="dot" w:pos="9350"/>
      </w:tabs>
      <w:ind w:left="72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6238E0"/>
    <w:pPr>
      <w:bidi/>
      <w:ind w:left="96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6238E0"/>
    <w:pPr>
      <w:bidi/>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6238E0"/>
    <w:pPr>
      <w:bidi/>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6238E0"/>
    <w:pPr>
      <w:bidi/>
      <w:ind w:left="168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6238E0"/>
    <w:pPr>
      <w:bidi/>
      <w:ind w:left="1920"/>
      <w:jc w:val="left"/>
    </w:pPr>
    <w:rPr>
      <w:rFonts w:asciiTheme="minorHAnsi" w:hAnsiTheme="minorHAnsi" w:cstheme="minorHAnsi"/>
      <w:sz w:val="18"/>
      <w:szCs w:val="18"/>
    </w:rPr>
  </w:style>
  <w:style w:type="table" w:styleId="TableGrid">
    <w:name w:val="Table Grid"/>
    <w:basedOn w:val="TableNormal"/>
    <w:uiPriority w:val="39"/>
    <w:rsid w:val="002C461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5F47C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086525">
      <w:bodyDiv w:val="1"/>
      <w:marLeft w:val="0"/>
      <w:marRight w:val="0"/>
      <w:marTop w:val="0"/>
      <w:marBottom w:val="0"/>
      <w:divBdr>
        <w:top w:val="none" w:sz="0" w:space="0" w:color="auto"/>
        <w:left w:val="none" w:sz="0" w:space="0" w:color="auto"/>
        <w:bottom w:val="none" w:sz="0" w:space="0" w:color="auto"/>
        <w:right w:val="none" w:sz="0" w:space="0" w:color="auto"/>
      </w:divBdr>
    </w:div>
    <w:div w:id="179004876">
      <w:bodyDiv w:val="1"/>
      <w:marLeft w:val="0"/>
      <w:marRight w:val="0"/>
      <w:marTop w:val="0"/>
      <w:marBottom w:val="0"/>
      <w:divBdr>
        <w:top w:val="none" w:sz="0" w:space="0" w:color="auto"/>
        <w:left w:val="none" w:sz="0" w:space="0" w:color="auto"/>
        <w:bottom w:val="none" w:sz="0" w:space="0" w:color="auto"/>
        <w:right w:val="none" w:sz="0" w:space="0" w:color="auto"/>
      </w:divBdr>
    </w:div>
    <w:div w:id="222563752">
      <w:bodyDiv w:val="1"/>
      <w:marLeft w:val="0"/>
      <w:marRight w:val="0"/>
      <w:marTop w:val="0"/>
      <w:marBottom w:val="0"/>
      <w:divBdr>
        <w:top w:val="none" w:sz="0" w:space="0" w:color="auto"/>
        <w:left w:val="none" w:sz="0" w:space="0" w:color="auto"/>
        <w:bottom w:val="none" w:sz="0" w:space="0" w:color="auto"/>
        <w:right w:val="none" w:sz="0" w:space="0" w:color="auto"/>
      </w:divBdr>
    </w:div>
    <w:div w:id="248006715">
      <w:bodyDiv w:val="1"/>
      <w:marLeft w:val="0"/>
      <w:marRight w:val="0"/>
      <w:marTop w:val="0"/>
      <w:marBottom w:val="0"/>
      <w:divBdr>
        <w:top w:val="none" w:sz="0" w:space="0" w:color="auto"/>
        <w:left w:val="none" w:sz="0" w:space="0" w:color="auto"/>
        <w:bottom w:val="none" w:sz="0" w:space="0" w:color="auto"/>
        <w:right w:val="none" w:sz="0" w:space="0" w:color="auto"/>
      </w:divBdr>
    </w:div>
    <w:div w:id="370806357">
      <w:bodyDiv w:val="1"/>
      <w:marLeft w:val="0"/>
      <w:marRight w:val="0"/>
      <w:marTop w:val="0"/>
      <w:marBottom w:val="0"/>
      <w:divBdr>
        <w:top w:val="none" w:sz="0" w:space="0" w:color="auto"/>
        <w:left w:val="none" w:sz="0" w:space="0" w:color="auto"/>
        <w:bottom w:val="none" w:sz="0" w:space="0" w:color="auto"/>
        <w:right w:val="none" w:sz="0" w:space="0" w:color="auto"/>
      </w:divBdr>
    </w:div>
    <w:div w:id="495268308">
      <w:bodyDiv w:val="1"/>
      <w:marLeft w:val="0"/>
      <w:marRight w:val="0"/>
      <w:marTop w:val="0"/>
      <w:marBottom w:val="0"/>
      <w:divBdr>
        <w:top w:val="none" w:sz="0" w:space="0" w:color="auto"/>
        <w:left w:val="none" w:sz="0" w:space="0" w:color="auto"/>
        <w:bottom w:val="none" w:sz="0" w:space="0" w:color="auto"/>
        <w:right w:val="none" w:sz="0" w:space="0" w:color="auto"/>
      </w:divBdr>
    </w:div>
    <w:div w:id="612592160">
      <w:bodyDiv w:val="1"/>
      <w:marLeft w:val="0"/>
      <w:marRight w:val="0"/>
      <w:marTop w:val="0"/>
      <w:marBottom w:val="0"/>
      <w:divBdr>
        <w:top w:val="none" w:sz="0" w:space="0" w:color="auto"/>
        <w:left w:val="none" w:sz="0" w:space="0" w:color="auto"/>
        <w:bottom w:val="none" w:sz="0" w:space="0" w:color="auto"/>
        <w:right w:val="none" w:sz="0" w:space="0" w:color="auto"/>
      </w:divBdr>
      <w:divsChild>
        <w:div w:id="375207297">
          <w:marLeft w:val="0"/>
          <w:marRight w:val="0"/>
          <w:marTop w:val="0"/>
          <w:marBottom w:val="0"/>
          <w:divBdr>
            <w:top w:val="none" w:sz="0" w:space="0" w:color="auto"/>
            <w:left w:val="none" w:sz="0" w:space="0" w:color="auto"/>
            <w:bottom w:val="none" w:sz="0" w:space="0" w:color="auto"/>
            <w:right w:val="none" w:sz="0" w:space="0" w:color="auto"/>
          </w:divBdr>
          <w:divsChild>
            <w:div w:id="1533877858">
              <w:marLeft w:val="0"/>
              <w:marRight w:val="0"/>
              <w:marTop w:val="0"/>
              <w:marBottom w:val="0"/>
              <w:divBdr>
                <w:top w:val="none" w:sz="0" w:space="0" w:color="auto"/>
                <w:left w:val="none" w:sz="0" w:space="0" w:color="auto"/>
                <w:bottom w:val="none" w:sz="0" w:space="0" w:color="auto"/>
                <w:right w:val="none" w:sz="0" w:space="0" w:color="auto"/>
              </w:divBdr>
              <w:divsChild>
                <w:div w:id="979769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4191581">
      <w:bodyDiv w:val="1"/>
      <w:marLeft w:val="0"/>
      <w:marRight w:val="0"/>
      <w:marTop w:val="0"/>
      <w:marBottom w:val="0"/>
      <w:divBdr>
        <w:top w:val="none" w:sz="0" w:space="0" w:color="auto"/>
        <w:left w:val="none" w:sz="0" w:space="0" w:color="auto"/>
        <w:bottom w:val="none" w:sz="0" w:space="0" w:color="auto"/>
        <w:right w:val="none" w:sz="0" w:space="0" w:color="auto"/>
      </w:divBdr>
    </w:div>
    <w:div w:id="683942861">
      <w:bodyDiv w:val="1"/>
      <w:marLeft w:val="0"/>
      <w:marRight w:val="0"/>
      <w:marTop w:val="0"/>
      <w:marBottom w:val="0"/>
      <w:divBdr>
        <w:top w:val="none" w:sz="0" w:space="0" w:color="auto"/>
        <w:left w:val="none" w:sz="0" w:space="0" w:color="auto"/>
        <w:bottom w:val="none" w:sz="0" w:space="0" w:color="auto"/>
        <w:right w:val="none" w:sz="0" w:space="0" w:color="auto"/>
      </w:divBdr>
    </w:div>
    <w:div w:id="811825545">
      <w:bodyDiv w:val="1"/>
      <w:marLeft w:val="0"/>
      <w:marRight w:val="0"/>
      <w:marTop w:val="0"/>
      <w:marBottom w:val="0"/>
      <w:divBdr>
        <w:top w:val="none" w:sz="0" w:space="0" w:color="auto"/>
        <w:left w:val="none" w:sz="0" w:space="0" w:color="auto"/>
        <w:bottom w:val="none" w:sz="0" w:space="0" w:color="auto"/>
        <w:right w:val="none" w:sz="0" w:space="0" w:color="auto"/>
      </w:divBdr>
    </w:div>
    <w:div w:id="888422264">
      <w:bodyDiv w:val="1"/>
      <w:marLeft w:val="0"/>
      <w:marRight w:val="0"/>
      <w:marTop w:val="0"/>
      <w:marBottom w:val="0"/>
      <w:divBdr>
        <w:top w:val="none" w:sz="0" w:space="0" w:color="auto"/>
        <w:left w:val="none" w:sz="0" w:space="0" w:color="auto"/>
        <w:bottom w:val="none" w:sz="0" w:space="0" w:color="auto"/>
        <w:right w:val="none" w:sz="0" w:space="0" w:color="auto"/>
      </w:divBdr>
    </w:div>
    <w:div w:id="904800528">
      <w:bodyDiv w:val="1"/>
      <w:marLeft w:val="0"/>
      <w:marRight w:val="0"/>
      <w:marTop w:val="0"/>
      <w:marBottom w:val="0"/>
      <w:divBdr>
        <w:top w:val="none" w:sz="0" w:space="0" w:color="auto"/>
        <w:left w:val="none" w:sz="0" w:space="0" w:color="auto"/>
        <w:bottom w:val="none" w:sz="0" w:space="0" w:color="auto"/>
        <w:right w:val="none" w:sz="0" w:space="0" w:color="auto"/>
      </w:divBdr>
      <w:divsChild>
        <w:div w:id="40256591">
          <w:marLeft w:val="0"/>
          <w:marRight w:val="0"/>
          <w:marTop w:val="0"/>
          <w:marBottom w:val="0"/>
          <w:divBdr>
            <w:top w:val="none" w:sz="0" w:space="0" w:color="auto"/>
            <w:left w:val="none" w:sz="0" w:space="0" w:color="auto"/>
            <w:bottom w:val="none" w:sz="0" w:space="0" w:color="auto"/>
            <w:right w:val="none" w:sz="0" w:space="0" w:color="auto"/>
          </w:divBdr>
        </w:div>
      </w:divsChild>
    </w:div>
    <w:div w:id="912740428">
      <w:bodyDiv w:val="1"/>
      <w:marLeft w:val="0"/>
      <w:marRight w:val="0"/>
      <w:marTop w:val="0"/>
      <w:marBottom w:val="0"/>
      <w:divBdr>
        <w:top w:val="none" w:sz="0" w:space="0" w:color="auto"/>
        <w:left w:val="none" w:sz="0" w:space="0" w:color="auto"/>
        <w:bottom w:val="none" w:sz="0" w:space="0" w:color="auto"/>
        <w:right w:val="none" w:sz="0" w:space="0" w:color="auto"/>
      </w:divBdr>
    </w:div>
    <w:div w:id="1132868726">
      <w:bodyDiv w:val="1"/>
      <w:marLeft w:val="0"/>
      <w:marRight w:val="0"/>
      <w:marTop w:val="0"/>
      <w:marBottom w:val="0"/>
      <w:divBdr>
        <w:top w:val="none" w:sz="0" w:space="0" w:color="auto"/>
        <w:left w:val="none" w:sz="0" w:space="0" w:color="auto"/>
        <w:bottom w:val="none" w:sz="0" w:space="0" w:color="auto"/>
        <w:right w:val="none" w:sz="0" w:space="0" w:color="auto"/>
      </w:divBdr>
      <w:divsChild>
        <w:div w:id="294530510">
          <w:marLeft w:val="0"/>
          <w:marRight w:val="0"/>
          <w:marTop w:val="0"/>
          <w:marBottom w:val="0"/>
          <w:divBdr>
            <w:top w:val="none" w:sz="0" w:space="0" w:color="auto"/>
            <w:left w:val="none" w:sz="0" w:space="0" w:color="auto"/>
            <w:bottom w:val="none" w:sz="0" w:space="0" w:color="auto"/>
            <w:right w:val="none" w:sz="0" w:space="0" w:color="auto"/>
          </w:divBdr>
        </w:div>
      </w:divsChild>
    </w:div>
    <w:div w:id="1199663882">
      <w:bodyDiv w:val="1"/>
      <w:marLeft w:val="0"/>
      <w:marRight w:val="0"/>
      <w:marTop w:val="0"/>
      <w:marBottom w:val="0"/>
      <w:divBdr>
        <w:top w:val="none" w:sz="0" w:space="0" w:color="auto"/>
        <w:left w:val="none" w:sz="0" w:space="0" w:color="auto"/>
        <w:bottom w:val="none" w:sz="0" w:space="0" w:color="auto"/>
        <w:right w:val="none" w:sz="0" w:space="0" w:color="auto"/>
      </w:divBdr>
    </w:div>
    <w:div w:id="1210217762">
      <w:bodyDiv w:val="1"/>
      <w:marLeft w:val="0"/>
      <w:marRight w:val="0"/>
      <w:marTop w:val="0"/>
      <w:marBottom w:val="0"/>
      <w:divBdr>
        <w:top w:val="none" w:sz="0" w:space="0" w:color="auto"/>
        <w:left w:val="none" w:sz="0" w:space="0" w:color="auto"/>
        <w:bottom w:val="none" w:sz="0" w:space="0" w:color="auto"/>
        <w:right w:val="none" w:sz="0" w:space="0" w:color="auto"/>
      </w:divBdr>
    </w:div>
    <w:div w:id="1349067595">
      <w:bodyDiv w:val="1"/>
      <w:marLeft w:val="0"/>
      <w:marRight w:val="0"/>
      <w:marTop w:val="0"/>
      <w:marBottom w:val="0"/>
      <w:divBdr>
        <w:top w:val="none" w:sz="0" w:space="0" w:color="auto"/>
        <w:left w:val="none" w:sz="0" w:space="0" w:color="auto"/>
        <w:bottom w:val="none" w:sz="0" w:space="0" w:color="auto"/>
        <w:right w:val="none" w:sz="0" w:space="0" w:color="auto"/>
      </w:divBdr>
    </w:div>
    <w:div w:id="1557594227">
      <w:bodyDiv w:val="1"/>
      <w:marLeft w:val="0"/>
      <w:marRight w:val="0"/>
      <w:marTop w:val="0"/>
      <w:marBottom w:val="0"/>
      <w:divBdr>
        <w:top w:val="none" w:sz="0" w:space="0" w:color="auto"/>
        <w:left w:val="none" w:sz="0" w:space="0" w:color="auto"/>
        <w:bottom w:val="none" w:sz="0" w:space="0" w:color="auto"/>
        <w:right w:val="none" w:sz="0" w:space="0" w:color="auto"/>
      </w:divBdr>
    </w:div>
    <w:div w:id="1607036704">
      <w:bodyDiv w:val="1"/>
      <w:marLeft w:val="0"/>
      <w:marRight w:val="0"/>
      <w:marTop w:val="0"/>
      <w:marBottom w:val="0"/>
      <w:divBdr>
        <w:top w:val="none" w:sz="0" w:space="0" w:color="auto"/>
        <w:left w:val="none" w:sz="0" w:space="0" w:color="auto"/>
        <w:bottom w:val="none" w:sz="0" w:space="0" w:color="auto"/>
        <w:right w:val="none" w:sz="0" w:space="0" w:color="auto"/>
      </w:divBdr>
    </w:div>
    <w:div w:id="1631084650">
      <w:bodyDiv w:val="1"/>
      <w:marLeft w:val="0"/>
      <w:marRight w:val="0"/>
      <w:marTop w:val="0"/>
      <w:marBottom w:val="0"/>
      <w:divBdr>
        <w:top w:val="none" w:sz="0" w:space="0" w:color="auto"/>
        <w:left w:val="none" w:sz="0" w:space="0" w:color="auto"/>
        <w:bottom w:val="none" w:sz="0" w:space="0" w:color="auto"/>
        <w:right w:val="none" w:sz="0" w:space="0" w:color="auto"/>
      </w:divBdr>
      <w:divsChild>
        <w:div w:id="1778330136">
          <w:marLeft w:val="0"/>
          <w:marRight w:val="0"/>
          <w:marTop w:val="0"/>
          <w:marBottom w:val="0"/>
          <w:divBdr>
            <w:top w:val="none" w:sz="0" w:space="0" w:color="auto"/>
            <w:left w:val="none" w:sz="0" w:space="0" w:color="auto"/>
            <w:bottom w:val="none" w:sz="0" w:space="0" w:color="auto"/>
            <w:right w:val="none" w:sz="0" w:space="0" w:color="auto"/>
          </w:divBdr>
          <w:divsChild>
            <w:div w:id="191754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443625">
      <w:bodyDiv w:val="1"/>
      <w:marLeft w:val="0"/>
      <w:marRight w:val="0"/>
      <w:marTop w:val="0"/>
      <w:marBottom w:val="0"/>
      <w:divBdr>
        <w:top w:val="none" w:sz="0" w:space="0" w:color="auto"/>
        <w:left w:val="none" w:sz="0" w:space="0" w:color="auto"/>
        <w:bottom w:val="none" w:sz="0" w:space="0" w:color="auto"/>
        <w:right w:val="none" w:sz="0" w:space="0" w:color="auto"/>
      </w:divBdr>
    </w:div>
    <w:div w:id="1904095550">
      <w:bodyDiv w:val="1"/>
      <w:marLeft w:val="0"/>
      <w:marRight w:val="0"/>
      <w:marTop w:val="0"/>
      <w:marBottom w:val="0"/>
      <w:divBdr>
        <w:top w:val="none" w:sz="0" w:space="0" w:color="auto"/>
        <w:left w:val="none" w:sz="0" w:space="0" w:color="auto"/>
        <w:bottom w:val="none" w:sz="0" w:space="0" w:color="auto"/>
        <w:right w:val="none" w:sz="0" w:space="0" w:color="auto"/>
      </w:divBdr>
      <w:divsChild>
        <w:div w:id="173543475">
          <w:marLeft w:val="0"/>
          <w:marRight w:val="0"/>
          <w:marTop w:val="0"/>
          <w:marBottom w:val="0"/>
          <w:divBdr>
            <w:top w:val="none" w:sz="0" w:space="0" w:color="auto"/>
            <w:left w:val="none" w:sz="0" w:space="0" w:color="auto"/>
            <w:bottom w:val="none" w:sz="0" w:space="0" w:color="auto"/>
            <w:right w:val="none" w:sz="0" w:space="0" w:color="auto"/>
          </w:divBdr>
          <w:divsChild>
            <w:div w:id="374351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420246">
      <w:bodyDiv w:val="1"/>
      <w:marLeft w:val="0"/>
      <w:marRight w:val="0"/>
      <w:marTop w:val="0"/>
      <w:marBottom w:val="0"/>
      <w:divBdr>
        <w:top w:val="none" w:sz="0" w:space="0" w:color="auto"/>
        <w:left w:val="none" w:sz="0" w:space="0" w:color="auto"/>
        <w:bottom w:val="none" w:sz="0" w:space="0" w:color="auto"/>
        <w:right w:val="none" w:sz="0" w:space="0" w:color="auto"/>
      </w:divBdr>
    </w:div>
    <w:div w:id="1937782821">
      <w:bodyDiv w:val="1"/>
      <w:marLeft w:val="0"/>
      <w:marRight w:val="0"/>
      <w:marTop w:val="0"/>
      <w:marBottom w:val="0"/>
      <w:divBdr>
        <w:top w:val="none" w:sz="0" w:space="0" w:color="auto"/>
        <w:left w:val="none" w:sz="0" w:space="0" w:color="auto"/>
        <w:bottom w:val="none" w:sz="0" w:space="0" w:color="auto"/>
        <w:right w:val="none" w:sz="0" w:space="0" w:color="auto"/>
      </w:divBdr>
    </w:div>
    <w:div w:id="2061055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emf"/><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emf"/><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hyperlink" Target="https://osf.io/8dsv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eader" Target="header1.xml"/><Relationship Id="rId10" Type="http://schemas.microsoft.com/office/2016/09/relationships/commentsIds" Target="commentsIds.xml"/><Relationship Id="rId19" Type="http://schemas.openxmlformats.org/officeDocument/2006/relationships/image" Target="media/image8.emf"/><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630FD8FAA2D4003A9D6CDE81B9D9673"/>
        <w:category>
          <w:name w:val="General"/>
          <w:gallery w:val="placeholder"/>
        </w:category>
        <w:types>
          <w:type w:val="bbPlcHdr"/>
        </w:types>
        <w:behaviors>
          <w:behavior w:val="content"/>
        </w:behaviors>
        <w:guid w:val="{CF036CDA-0824-454B-B015-C05CFE53CA49}"/>
      </w:docPartPr>
      <w:docPartBody>
        <w:p w:rsidR="003858F0" w:rsidRDefault="00D73831" w:rsidP="00D73831">
          <w:pPr>
            <w:pStyle w:val="5630FD8FAA2D4003A9D6CDE81B9D9673"/>
          </w:pPr>
          <w:r>
            <w:t>[Title Here, up to 12 Words, on One to Two Lines]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avid">
    <w:panose1 w:val="020E0502060401010101"/>
    <w:charset w:val="00"/>
    <w:family w:val="swiss"/>
    <w:pitch w:val="variable"/>
    <w:sig w:usb0="00000803" w:usb1="00000000" w:usb2="00000000" w:usb3="00000000" w:csb0="0000002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3831"/>
    <w:rsid w:val="00006819"/>
    <w:rsid w:val="00011465"/>
    <w:rsid w:val="00023287"/>
    <w:rsid w:val="000A31B3"/>
    <w:rsid w:val="000B0D88"/>
    <w:rsid w:val="000E54A9"/>
    <w:rsid w:val="001220C6"/>
    <w:rsid w:val="00127C3D"/>
    <w:rsid w:val="001307C2"/>
    <w:rsid w:val="00163472"/>
    <w:rsid w:val="001D2755"/>
    <w:rsid w:val="001F65C0"/>
    <w:rsid w:val="0021068C"/>
    <w:rsid w:val="00215BD9"/>
    <w:rsid w:val="00223FC4"/>
    <w:rsid w:val="002328BB"/>
    <w:rsid w:val="002944C9"/>
    <w:rsid w:val="002A02A1"/>
    <w:rsid w:val="002B2462"/>
    <w:rsid w:val="002C5C9D"/>
    <w:rsid w:val="002D0EA6"/>
    <w:rsid w:val="002E54AB"/>
    <w:rsid w:val="00341C12"/>
    <w:rsid w:val="00384947"/>
    <w:rsid w:val="003858F0"/>
    <w:rsid w:val="003C27B7"/>
    <w:rsid w:val="003E49DE"/>
    <w:rsid w:val="0041443A"/>
    <w:rsid w:val="00432463"/>
    <w:rsid w:val="004455E0"/>
    <w:rsid w:val="004855D7"/>
    <w:rsid w:val="00494A0B"/>
    <w:rsid w:val="004C18BC"/>
    <w:rsid w:val="004F6766"/>
    <w:rsid w:val="005550F3"/>
    <w:rsid w:val="005D30BC"/>
    <w:rsid w:val="005E20A3"/>
    <w:rsid w:val="006370FB"/>
    <w:rsid w:val="006443A7"/>
    <w:rsid w:val="006518EA"/>
    <w:rsid w:val="00667941"/>
    <w:rsid w:val="00670C21"/>
    <w:rsid w:val="00692C2F"/>
    <w:rsid w:val="006948EB"/>
    <w:rsid w:val="006F1494"/>
    <w:rsid w:val="00785D08"/>
    <w:rsid w:val="007B2205"/>
    <w:rsid w:val="007D17FC"/>
    <w:rsid w:val="007F24A8"/>
    <w:rsid w:val="00806683"/>
    <w:rsid w:val="008072CF"/>
    <w:rsid w:val="008210C2"/>
    <w:rsid w:val="008619EB"/>
    <w:rsid w:val="00873785"/>
    <w:rsid w:val="008778AB"/>
    <w:rsid w:val="008B1A81"/>
    <w:rsid w:val="008B57F0"/>
    <w:rsid w:val="008C4119"/>
    <w:rsid w:val="008D3C8E"/>
    <w:rsid w:val="009276B5"/>
    <w:rsid w:val="00A0376F"/>
    <w:rsid w:val="00A14592"/>
    <w:rsid w:val="00AA2FCA"/>
    <w:rsid w:val="00B0445A"/>
    <w:rsid w:val="00B36078"/>
    <w:rsid w:val="00B763CF"/>
    <w:rsid w:val="00BE2BC3"/>
    <w:rsid w:val="00C46BBD"/>
    <w:rsid w:val="00C63E71"/>
    <w:rsid w:val="00C70E4B"/>
    <w:rsid w:val="00C85B91"/>
    <w:rsid w:val="00CA088A"/>
    <w:rsid w:val="00CF6EB4"/>
    <w:rsid w:val="00D04AD4"/>
    <w:rsid w:val="00D426A3"/>
    <w:rsid w:val="00D73831"/>
    <w:rsid w:val="00D820F7"/>
    <w:rsid w:val="00D838D4"/>
    <w:rsid w:val="00D960E2"/>
    <w:rsid w:val="00DB0648"/>
    <w:rsid w:val="00DC1654"/>
    <w:rsid w:val="00DE72D4"/>
    <w:rsid w:val="00E643F0"/>
    <w:rsid w:val="00E82198"/>
    <w:rsid w:val="00EC7049"/>
    <w:rsid w:val="00F27792"/>
    <w:rsid w:val="00F346ED"/>
    <w:rsid w:val="00F36148"/>
    <w:rsid w:val="00F47C82"/>
    <w:rsid w:val="00F54281"/>
    <w:rsid w:val="00FA6713"/>
    <w:rsid w:val="00FC3167"/>
    <w:rsid w:val="00FE77A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630FD8FAA2D4003A9D6CDE81B9D9673">
    <w:name w:val="5630FD8FAA2D4003A9D6CDE81B9D9673"/>
    <w:rsid w:val="00D73831"/>
    <w:pPr>
      <w:bidi/>
    </w:pPr>
  </w:style>
  <w:style w:type="character" w:styleId="PlaceholderText">
    <w:name w:val="Placeholder Text"/>
    <w:basedOn w:val="DefaultParagraphFont"/>
    <w:uiPriority w:val="99"/>
    <w:semiHidden/>
    <w:rsid w:val="00DB064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C9397F-0D89-4109-BB73-5F0B21B830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17107</TotalTime>
  <Pages>48</Pages>
  <Words>45712</Words>
  <Characters>228560</Characters>
  <Application>Microsoft Office Word</Application>
  <DocSecurity>0</DocSecurity>
  <Lines>1904</Lines>
  <Paragraphs>547</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Show some sensitivity! Using motion tracking to explore unconscious processes</vt:lpstr>
      <vt:lpstr>Show some sensitivity! Using motion tracking to explore unconscious processes</vt:lpstr>
    </vt:vector>
  </TitlesOfParts>
  <Company/>
  <LinksUpToDate>false</LinksUpToDate>
  <CharactersWithSpaces>273725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Show some sensitivity! Using motion tracking to explore unconscious processes</dc:title>
  <dc:subject/>
  <dc:creator>Chen Heller</dc:creator>
  <cp:keywords/>
  <dc:description/>
  <cp:lastModifiedBy>Chen Heller</cp:lastModifiedBy>
  <cp:revision>946</cp:revision>
  <cp:lastPrinted>2023-01-04T12:57:00Z</cp:lastPrinted>
  <dcterms:created xsi:type="dcterms:W3CDTF">2022-09-19T06:03:00Z</dcterms:created>
  <dcterms:modified xsi:type="dcterms:W3CDTF">2023-07-31T16:37:00Z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zotero-version="6.0.15"&gt;&lt;session id="K9P9kDBB"/&gt;&lt;style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y fmtid="{D5CDD505-2E9C-101B-9397-08002B2CF9AE}" pid="4" name="GrammarlyDocumentId">
    <vt:lpwstr>843330a27328006c3655ca21e249f8d7c7e30adde189e5b867dcf7346fed52f1</vt:lpwstr>
  </property>
</Properties>
</file>
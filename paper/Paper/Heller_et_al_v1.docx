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3" w:name="_Toc114485356"/>
    <w:bookmarkStart w:id="4"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 xml:space="preserve">Tel-Aviv, </w:t>
      </w:r>
      <w:proofErr w:type="gramStart"/>
      <w:r w:rsidR="00B56BA4">
        <w:t>Israel,</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3"/>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 xml:space="preserve">Liad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5" w:name="_Toc114485357"/>
      <w:r>
        <w:lastRenderedPageBreak/>
        <w:tab/>
      </w:r>
      <w:r>
        <w:tab/>
      </w:r>
      <w:r w:rsidR="00337559">
        <w:t>Abstract</w:t>
      </w:r>
      <w:bookmarkEnd w:id="5"/>
    </w:p>
    <w:p w14:paraId="0F169FD0" w14:textId="5E582FB4" w:rsidR="00337559" w:rsidRPr="007E22AF" w:rsidRDefault="000904B3" w:rsidP="00BB7ED8">
      <w:pPr>
        <w:ind w:firstLine="0"/>
        <w:rPr>
          <w:rtl/>
        </w:rPr>
      </w:pPr>
      <w:bookmarkStart w:id="6"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proofErr w:type="gramStart"/>
      <w:r w:rsidRPr="00CA4C70">
        <w:t>contradicting</w:t>
      </w:r>
      <w:proofErr w:type="gramEnd"/>
      <w:r w:rsidRPr="00CA4C70">
        <w:t xml:space="preserve">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7"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4"/>
    <w:p w14:paraId="6E8365D4" w14:textId="78F7DC60" w:rsidR="008932E9" w:rsidRDefault="004F240A" w:rsidP="00F21647">
      <w:pPr>
        <w:pPrChange w:id="9" w:author="Chen Heller" w:date="2023-08-02T14:54:00Z">
          <w:pPr>
            <w:ind w:firstLine="0"/>
          </w:pPr>
        </w:pPrChange>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 xml:space="preserve">(Kappers &amp; Bergmann </w:t>
      </w:r>
      <w:proofErr w:type="spellStart"/>
      <w:r w:rsidR="00B85FB5" w:rsidRPr="00B85FB5">
        <w:rPr>
          <w:rFonts w:ascii="Times New Roman" w:hAnsi="Times New Roman" w:cs="Times New Roman"/>
        </w:rPr>
        <w:t>Tiest</w:t>
      </w:r>
      <w:proofErr w:type="spellEnd"/>
      <w:r w:rsidR="00B85FB5" w:rsidRPr="00B85FB5">
        <w:rPr>
          <w:rFonts w:ascii="Times New Roman" w:hAnsi="Times New Roman" w:cs="Times New Roman"/>
        </w:rPr>
        <w: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607CFF23"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10"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11"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6E2DFBCE" w:rsidR="00531AAE" w:rsidRDefault="00771F8C" w:rsidP="00871791">
      <w:del w:id="12" w:author="Chen Heller" w:date="2023-08-02T14:40:00Z">
        <w:r w:rsidDel="00434A86">
          <w:lastRenderedPageBreak/>
          <w:delText>On the other hand</w:delText>
        </w:r>
      </w:del>
      <w:ins w:id="13" w:author="Chen Heller" w:date="2023-08-02T14:40:00Z">
        <w:r w:rsidR="00434A86">
          <w:t>Conversely</w:t>
        </w:r>
      </w:ins>
      <w:r>
        <w:t>,</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w:t>
      </w:r>
      <w:del w:id="14" w:author="Chen Heller" w:date="2023-08-02T14:38:00Z">
        <w:r w:rsidR="00DE70C4" w:rsidDel="00F71B41">
          <w:delText xml:space="preserve">that </w:delText>
        </w:r>
      </w:del>
      <w:ins w:id="15" w:author="Chen Heller" w:date="2023-08-02T14:38:00Z">
        <w:r w:rsidR="00F71B41">
          <w:t>which</w:t>
        </w:r>
        <w:r w:rsidR="00F71B41">
          <w:t xml:space="preserve"> </w:t>
        </w:r>
      </w:ins>
      <w:r w:rsidR="00DE70C4">
        <w:t>could potentially unravel unconscious processing</w:t>
      </w:r>
      <w:r w:rsidR="007C5932">
        <w:t xml:space="preserve"> that </w:t>
      </w:r>
      <w:del w:id="16" w:author="zeev" w:date="2023-07-25T12:16:00Z">
        <w:r w:rsidR="007C5932" w:rsidDel="00871791">
          <w:delText xml:space="preserve">might </w:delText>
        </w:r>
      </w:del>
      <w:ins w:id="17" w:author="zeev" w:date="2023-07-25T12:16:00Z">
        <w:r w:rsidR="00871791">
          <w:t xml:space="preserve">would </w:t>
        </w:r>
      </w:ins>
      <w:r w:rsidR="007C5932">
        <w:t>otherwise go unnoticed.</w:t>
      </w:r>
      <w:r w:rsidR="00DE70C4">
        <w:t xml:space="preserve"> </w:t>
      </w:r>
    </w:p>
    <w:p w14:paraId="36583870" w14:textId="1C7EAD49" w:rsidR="002C1CE0" w:rsidRDefault="00837CD9" w:rsidP="00B9126E">
      <w:pPr>
        <w:rPr>
          <w:rtl/>
        </w:rPr>
        <w:pPrChange w:id="18" w:author="Chen Heller" w:date="2023-08-02T14:36:00Z">
          <w:pPr>
            <w:ind w:firstLine="0"/>
          </w:pPr>
        </w:pPrChange>
      </w:pPr>
      <w:ins w:id="19" w:author="Chen Heller" w:date="2023-08-02T14:38:00Z">
        <w:r>
          <w:t>M</w:t>
        </w:r>
      </w:ins>
      <w:del w:id="20" w:author="Chen Heller" w:date="2023-08-02T14:36:00Z">
        <w:r w:rsidR="000B52A3" w:rsidDel="006A286A">
          <w:delText>M</w:delText>
        </w:r>
      </w:del>
      <w:r w:rsidR="00B000DC">
        <w:t xml:space="preserve">otion </w:t>
      </w:r>
      <w:r w:rsidR="002C1CE0">
        <w:t>tracking</w:t>
      </w:r>
      <w:del w:id="21" w:author="Chen Heller" w:date="2023-08-02T14:37:00Z">
        <w:r w:rsidR="00B66392" w:rsidDel="006A286A">
          <w:delText>,</w:delText>
        </w:r>
        <w:r w:rsidR="002C1CE0" w:rsidDel="006A286A">
          <w:delText xml:space="preserve"> </w:delText>
        </w:r>
        <w:r w:rsidR="000B52A3" w:rsidDel="006A286A">
          <w:delText>on the other hand</w:delText>
        </w:r>
      </w:del>
      <w:r w:rsidR="000B52A3">
        <w:t xml:space="preserve">, </w:t>
      </w:r>
      <w:ins w:id="22" w:author="Chen Heller" w:date="2023-08-02T14:38:00Z">
        <w:r>
          <w:t xml:space="preserve">on the other hand, </w:t>
        </w:r>
      </w:ins>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017A5E">
        <w:t xml:space="preserve"> </w:t>
      </w:r>
      <w:r w:rsidR="00036E90">
        <w:t xml:space="preserve">motion tracking </w:t>
      </w:r>
      <w:r w:rsidR="00017A5E">
        <w:t xml:space="preserve">might </w:t>
      </w:r>
      <w:r w:rsidR="00036E90">
        <w:t xml:space="preserve">accordingly </w:t>
      </w:r>
      <w:r w:rsidR="00017A5E">
        <w:t xml:space="preserve">prove to be </w:t>
      </w:r>
      <w:del w:id="2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2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3C326563"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del w:id="25" w:author="Chen Heller" w:date="2023-08-02T11:27:00Z">
        <w:r w:rsidR="0035360E" w:rsidDel="00A03E09">
          <w:delText xml:space="preserve">evoke </w:delText>
        </w:r>
      </w:del>
      <w:ins w:id="26" w:author="Chen Heller" w:date="2023-08-02T11:27:00Z">
        <w:r w:rsidR="00A03E09">
          <w:t>elicit</w:t>
        </w:r>
        <w:r w:rsidR="00A03E09">
          <w:t xml:space="preserve"> </w:t>
        </w:r>
      </w:ins>
      <w:r w:rsidR="0035360E">
        <w:t xml:space="preserve">conflicts between </w:t>
      </w:r>
      <w:r w:rsidR="00EF72DE">
        <w:t>the</w:t>
      </w:r>
      <w:r w:rsidR="00EF3B5E">
        <w:t xml:space="preserve"> prime and target</w:t>
      </w:r>
      <w:r w:rsidR="003C716D">
        <w:t>.</w:t>
      </w:r>
      <w:r w:rsidR="00EF3B5E">
        <w:t xml:space="preserve"> </w:t>
      </w:r>
      <w:r w:rsidR="003C716D">
        <w:t xml:space="preserve">This </w:t>
      </w:r>
      <w:del w:id="27" w:author="Chen Heller" w:date="2023-08-02T11:28:00Z">
        <w:r w:rsidR="003C716D" w:rsidDel="00A03E09">
          <w:delText xml:space="preserve">was done </w:delText>
        </w:r>
      </w:del>
      <w:ins w:id="28" w:author="Chen Heller" w:date="2023-08-02T11:28:00Z">
        <w:r w:rsidR="00A03E09">
          <w:t xml:space="preserve">aspect </w:t>
        </w:r>
      </w:ins>
      <w:ins w:id="29" w:author="Chen Heller" w:date="2023-08-02T11:29:00Z">
        <w:r w:rsidR="00136CCD">
          <w:t xml:space="preserve">has been explored </w:t>
        </w:r>
      </w:ins>
      <w:r w:rsidR="003C716D">
        <w:t>in a handful of studies</w:t>
      </w:r>
      <w:del w:id="30" w:author="Chen Heller" w:date="2023-08-02T11:29:00Z">
        <w:r w:rsidR="003C716D" w:rsidDel="00136CCD">
          <w:delText xml:space="preserve">: </w:delText>
        </w:r>
      </w:del>
      <w:ins w:id="31" w:author="Chen Heller" w:date="2023-08-02T11:29:00Z">
        <w:r w:rsidR="00136CCD">
          <w:t>.</w:t>
        </w:r>
        <w:r w:rsidR="00136CCD">
          <w:t xml:space="preserve"> </w:t>
        </w:r>
      </w:ins>
      <w:del w:id="32" w:author="Chen Heller" w:date="2023-08-02T11:29:00Z">
        <w:r w:rsidR="00E8074E" w:rsidDel="00136CCD">
          <w:delText xml:space="preserve">two </w:delText>
        </w:r>
      </w:del>
      <w:commentRangeStart w:id="33"/>
      <w:ins w:id="34" w:author="Chen Heller" w:date="2023-08-02T11:29:00Z">
        <w:r w:rsidR="00136CCD">
          <w:t>T</w:t>
        </w:r>
        <w:r w:rsidR="00136CCD">
          <w:t xml:space="preserve">wo </w:t>
        </w:r>
        <w:r w:rsidR="00136CCD">
          <w:t xml:space="preserve">such </w:t>
        </w:r>
      </w:ins>
      <w:r w:rsidR="00E8074E">
        <w:t>studies probed</w:t>
      </w:r>
      <w:r w:rsidR="004E0C6C">
        <w:t xml:space="preserve"> </w:t>
      </w:r>
      <w:r w:rsidR="00952AF8">
        <w:lastRenderedPageBreak/>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del w:id="35" w:author="Chen Heller" w:date="2023-08-02T11:31:00Z">
        <w:r w:rsidR="00C02C68" w:rsidDel="00BE1C96">
          <w:delText xml:space="preserve"> </w:delText>
        </w:r>
        <w:r w:rsidR="00BC1FF9" w:rsidDel="00BE1C96">
          <w:delText xml:space="preserve">of </w:delText>
        </w:r>
        <w:r w:rsidR="004E0C6C" w:rsidDel="00BE1C96">
          <w:delText>a person/animal</w:delText>
        </w:r>
      </w:del>
      <w:r w:rsidR="004E0C6C">
        <w:t xml:space="preserve"> </w:t>
      </w:r>
      <w:r w:rsidR="004879A6">
        <w:t xml:space="preserve">using </w:t>
      </w:r>
      <w:r w:rsidR="00C02C68">
        <w:t>a reaching response</w:t>
      </w:r>
      <w:del w:id="36" w:author="Chen Heller" w:date="2023-08-02T11:32:00Z">
        <w:r w:rsidR="00C02C68" w:rsidDel="00BE1C96">
          <w:delText xml:space="preserve">, </w:delText>
        </w:r>
        <w:r w:rsidR="004D6C22" w:rsidDel="00BE1C96">
          <w:delText xml:space="preserve">while </w:delText>
        </w:r>
        <w:r w:rsidR="00C02C68" w:rsidDel="00BE1C96">
          <w:delText>movement was tracked</w:delText>
        </w:r>
      </w:del>
      <w:commentRangeEnd w:id="33"/>
      <w:r w:rsidR="00BE1C96">
        <w:rPr>
          <w:rStyle w:val="CommentReference"/>
        </w:rPr>
        <w:commentReference w:id="33"/>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del w:id="37" w:author="Chen Heller" w:date="2023-08-02T11:37:00Z">
        <w:r w:rsidR="00F6282F" w:rsidDel="00FD0007">
          <w:delText xml:space="preserve"> </w:delText>
        </w:r>
        <w:r w:rsidR="00C25B06" w:rsidDel="00FD0007">
          <w:fldChar w:fldCharType="begin"/>
        </w:r>
        <w:r w:rsidR="008D13A3" w:rsidDel="00FD0007">
          <w:del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delInstrText>
        </w:r>
        <w:r w:rsidR="00C25B06" w:rsidDel="00FD0007">
          <w:fldChar w:fldCharType="separate"/>
        </w:r>
        <w:r w:rsidR="00C25B06" w:rsidRPr="00C25B06" w:rsidDel="00FD0007">
          <w:rPr>
            <w:rFonts w:ascii="Times New Roman" w:hAnsi="Times New Roman" w:cs="Times New Roman"/>
          </w:rPr>
          <w:delText>(</w:delText>
        </w:r>
        <w:r w:rsidR="00E75527" w:rsidDel="00FD0007">
          <w:rPr>
            <w:rFonts w:ascii="Times New Roman" w:hAnsi="Times New Roman" w:cs="Times New Roman"/>
          </w:rPr>
          <w:delText xml:space="preserve">Experiment 1 in </w:delText>
        </w:r>
        <w:r w:rsidR="00C25B06" w:rsidRPr="00C25B06" w:rsidDel="00FD0007">
          <w:rPr>
            <w:rFonts w:ascii="Times New Roman" w:hAnsi="Times New Roman" w:cs="Times New Roman"/>
          </w:rPr>
          <w:delText>Finkbeiner &amp; Friedman, 2011)</w:delText>
        </w:r>
        <w:r w:rsidR="00C25B06" w:rsidDel="00FD0007">
          <w:fldChar w:fldCharType="end"/>
        </w:r>
      </w:del>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 xml:space="preserve">to correct their movement </w:t>
      </w:r>
      <w:proofErr w:type="gramStart"/>
      <w:r w:rsidR="006C164D">
        <w:t>mid-</w:t>
      </w:r>
      <w:r w:rsidR="00B6032F">
        <w:t>way</w:t>
      </w:r>
      <w:proofErr w:type="gramEnd"/>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38" w:name="_Hlk110934244"/>
      <w:r w:rsidR="006C164D">
        <w:t xml:space="preserve">When responses were given via a keyboard, </w:t>
      </w:r>
      <w:bookmarkEnd w:id="38"/>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933302" w:rsidR="00DF649A" w:rsidRDefault="00347120" w:rsidP="009B2959">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del w:id="39" w:author="Chen Heller" w:date="2023-07-31T19:37:00Z">
        <w:r w:rsidR="00696384" w:rsidDel="009B2959">
          <w:delText>(</w:delText>
        </w:r>
      </w:del>
      <w:r w:rsidR="009B2959">
        <w:fldChar w:fldCharType="begin"/>
      </w:r>
      <w:r w:rsidR="009B2959">
        <w:instrText xml:space="preserve"> ADDIN ZOTERO_ITEM CSL_CITATION {"citationID":"7qlSJnlA","properties":{"formattedCitation":"(Yaron et al., 2022)","plainCitation":"(Yaron et al., 2022)","noteIndex":0},"citationItems":[{"id":972,"uris":["http://zotero.org/users/8275165/items/R7KWXAAV"],"itemData":{"id":972,"type":"report","abstract":"How convincing is current evidence for unconscious processing? Recently, a major criticism suggested that this evidence might be fully explained by a mere statistical phenomenon: regression to the mean (RttM). Since excluding participants based on an awareness assessment is a common practice in such studies, this post-hoc data selection might evoke RttM and lead to false effects that are driven by aware participants wrongfully classified as unaware. Here, we examined this criticism using both simulations and data from 15 studies probing unconscious processing (43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three proposed ways to assess whether an effect is genuine or reflects RttM; all suffered from substantial limitations, such as a lack of power or an unjustified linearity assumption. Accordingly, we suggest a new nonparametric solution, which enjoys high sensitivity and relatively high power. Together, this work emphasizes the need to account for the contribution of measurement error to effects of unconscious processing. It further suggests a way to meet the important challenge posed by RttM, in an attempt to establish a reliable and robust corpus of knowledge in studying unconscious processing.","genre":"preprint","language":"en","note":"DOI: 10.31234/osf.io/wmucy","publisher":"PsyArXiv","source":"DOI.org (Crossref)","title":"Progressing, not regressing: a possible solution to the problem of regression to the mean in unconscious processing studies","title-short":"Progressing, not regressing","URL":"https://osf.io/wmucy","author":[{"family":"Yaron","given":"Itay"},{"family":"Zeevi","given":"Yoav"},{"family":"Korisky","given":"Uri"},{"family":"Marshall","given":"William"},{"family":"Mudrik","given":"Liad"}],"accessed":{"date-parts":[["2023",7,31]]},"issued":{"date-parts":[["2022",5,10]]}}}],"schema":"https://github.com/citation-style-language/schema/raw/master/csl-citation.json"} </w:instrText>
      </w:r>
      <w:r w:rsidR="009B2959">
        <w:fldChar w:fldCharType="separate"/>
      </w:r>
      <w:r w:rsidR="009B2959" w:rsidRPr="009B2959">
        <w:rPr>
          <w:rFonts w:ascii="Times New Roman" w:hAnsi="Times New Roman" w:cs="Times New Roman"/>
        </w:rPr>
        <w:t>(Yaron et al., 2022)</w:t>
      </w:r>
      <w:r w:rsidR="009B2959">
        <w:fldChar w:fldCharType="end"/>
      </w:r>
      <w:del w:id="40" w:author="Chen Heller" w:date="2023-07-31T19:37:00Z">
        <w:r w:rsidR="00696384" w:rsidDel="009B2959">
          <w:delText>Yaron et al., in press)</w:delText>
        </w:r>
      </w:del>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41" w:name="_Hlk130133941"/>
      <w:r w:rsidR="00901B3D" w:rsidRPr="00901B3D">
        <w:rPr>
          <w:rFonts w:ascii="Times New Roman" w:hAnsi="Times New Roman" w:cs="Times New Roman"/>
        </w:rPr>
        <w:t>Burk et al., 2014; Moher &amp; Song, 2014</w:t>
      </w:r>
      <w:bookmarkEnd w:id="41"/>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42"/>
      <w:commentRangeStart w:id="43"/>
      <w:r w:rsidR="002B61D0">
        <w:t xml:space="preserve">Reingold &amp; </w:t>
      </w:r>
      <w:proofErr w:type="spellStart"/>
      <w:r w:rsidR="002B61D0">
        <w:t>Merikle</w:t>
      </w:r>
      <w:proofErr w:type="spellEnd"/>
      <w:r w:rsidR="002B61D0">
        <w:t>, 1988</w:t>
      </w:r>
      <w:commentRangeEnd w:id="42"/>
      <w:r w:rsidR="002B61D0">
        <w:rPr>
          <w:rStyle w:val="CommentReference"/>
        </w:rPr>
        <w:commentReference w:id="42"/>
      </w:r>
      <w:commentRangeEnd w:id="43"/>
      <w:r w:rsidR="00A25F82">
        <w:rPr>
          <w:rStyle w:val="CommentReference"/>
        </w:rPr>
        <w:commentReference w:id="43"/>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44"/>
      <w:r w:rsidR="002B61D0">
        <w:t xml:space="preserve"> </w:t>
      </w:r>
      <w:proofErr w:type="spellStart"/>
      <w:r w:rsidR="002B61D0">
        <w:t>Ramsoy</w:t>
      </w:r>
      <w:proofErr w:type="spellEnd"/>
      <w:r w:rsidR="002B61D0">
        <w:t xml:space="preserve"> &amp; Overgaard, 2004</w:t>
      </w:r>
      <w:commentRangeEnd w:id="44"/>
      <w:r w:rsidR="002B61D0">
        <w:rPr>
          <w:rStyle w:val="CommentReference"/>
        </w:rPr>
        <w:commentReference w:id="44"/>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45" w:name="_Toc114485389"/>
      <w:r>
        <w:t>Methods</w:t>
      </w:r>
      <w:bookmarkEnd w:id="45"/>
    </w:p>
    <w:p w14:paraId="635A0C30" w14:textId="77777777" w:rsidR="00D826D9" w:rsidRPr="00194409" w:rsidRDefault="00D826D9" w:rsidP="006327F5">
      <w:pPr>
        <w:pStyle w:val="Heading4"/>
      </w:pPr>
      <w:bookmarkStart w:id="46" w:name="_Toc114485390"/>
      <w:commentRangeStart w:id="47"/>
      <w:r w:rsidRPr="006327F5">
        <w:t>Participants</w:t>
      </w:r>
      <w:bookmarkEnd w:id="46"/>
      <w:commentRangeEnd w:id="47"/>
      <w:r w:rsidR="006327F5" w:rsidRPr="006327F5">
        <w:rPr>
          <w:rStyle w:val="CommentReference"/>
          <w:sz w:val="24"/>
          <w:szCs w:val="24"/>
          <w:rPrChange w:id="48" w:author="Chen Heller" w:date="2023-08-02T14:50:00Z">
            <w:rPr>
              <w:rStyle w:val="CommentReference"/>
              <w:rFonts w:eastAsiaTheme="minorEastAsia"/>
              <w:b w:val="0"/>
              <w:bCs w:val="0"/>
              <w:i w:val="0"/>
              <w:iCs w:val="0"/>
            </w:rPr>
          </w:rPrChange>
        </w:rPr>
        <w:commentReference w:id="47"/>
      </w:r>
    </w:p>
    <w:p w14:paraId="45B2D852" w14:textId="09A3E0C1" w:rsidR="00955DDC" w:rsidRDefault="00E432DA" w:rsidP="00F21647">
      <w:pPr>
        <w:pPrChange w:id="49" w:author="Chen Heller" w:date="2023-08-02T14:54:00Z">
          <w:pPr>
            <w:ind w:firstLine="0"/>
          </w:pPr>
        </w:pPrChange>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w:t>
      </w:r>
      <w:proofErr w:type="gramStart"/>
      <w:r w:rsidR="00E9545C">
        <w:t>right handed</w:t>
      </w:r>
      <w:proofErr w:type="gramEnd"/>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50"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6327F5">
      <w:pPr>
        <w:pPrChange w:id="51" w:author="Chen Heller" w:date="2023-08-02T14:50:00Z">
          <w:pPr>
            <w:ind w:firstLine="340"/>
          </w:pPr>
        </w:pPrChange>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52" w:name="_Toc114485391"/>
      <w:r>
        <w:t>Stimuli</w:t>
      </w:r>
    </w:p>
    <w:p w14:paraId="0D6912FB" w14:textId="796BC3D7" w:rsidR="00B65869" w:rsidDel="006327F5" w:rsidRDefault="00B65869" w:rsidP="00F21647">
      <w:pPr>
        <w:rPr>
          <w:del w:id="53" w:author="Chen Heller" w:date="2023-08-02T14:51:00Z"/>
        </w:rPr>
        <w:pPrChange w:id="54" w:author="Chen Heller" w:date="2023-08-02T14:54:00Z">
          <w:pPr>
            <w:ind w:firstLine="340"/>
          </w:pPr>
        </w:pPrChange>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ins w:id="55" w:author="Chen Heller" w:date="2023-08-02T14:51:00Z">
        <w:r w:rsidR="000C1A49">
          <w:t xml:space="preserve">. </w:t>
        </w:r>
      </w:ins>
    </w:p>
    <w:p w14:paraId="3CE9451E" w14:textId="6930851D" w:rsidR="004C0942" w:rsidRDefault="004C0942" w:rsidP="00F21647">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it </w:t>
      </w:r>
      <w:r>
        <w:t xml:space="preserve">could </w:t>
      </w:r>
      <w:r w:rsidRPr="00400416">
        <w:t xml:space="preserve">be preceded by </w:t>
      </w:r>
      <w:r w:rsidRPr="00400416">
        <w:lastRenderedPageBreak/>
        <w:t>"GRASS"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56"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pPr>
        <w:ind w:firstLine="340"/>
        <w:pPrChange w:id="57" w:author="Chen Heller" w:date="2023-07-31T12:43:00Z">
          <w:pPr>
            <w:ind w:firstLine="0"/>
          </w:pPr>
        </w:pPrChange>
      </w:pPr>
    </w:p>
    <w:p w14:paraId="1309E783" w14:textId="77777777" w:rsidR="00B65869" w:rsidRDefault="00B65869" w:rsidP="006327F5">
      <w:pPr>
        <w:pStyle w:val="Heading4"/>
      </w:pPr>
      <w:r>
        <w:t>Apparatus</w:t>
      </w:r>
    </w:p>
    <w:p w14:paraId="05A8EE64" w14:textId="6E03BAC0" w:rsidR="00B65869" w:rsidDel="000C1A49" w:rsidRDefault="00D5069E" w:rsidP="00F21647">
      <w:pPr>
        <w:rPr>
          <w:del w:id="58" w:author="Chen Heller" w:date="2023-08-02T14:51:00Z"/>
        </w:rPr>
        <w:pPrChange w:id="59" w:author="Chen Heller" w:date="2023-08-02T14:54:00Z">
          <w:pPr>
            <w:ind w:firstLine="0"/>
          </w:pPr>
        </w:pPrChange>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separate"/>
      </w:r>
      <w:r w:rsidR="009E311A" w:rsidRPr="009E311A">
        <w:t xml:space="preserve">Figure </w:t>
      </w:r>
      <w:r w:rsidR="009E311A" w:rsidRPr="00DB1FF3">
        <w:t>1</w: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w:t>
      </w:r>
      <w:r w:rsidR="00B65869" w:rsidRPr="007846C7">
        <w:lastRenderedPageBreak/>
        <w:t>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rsidP="00F21647">
      <w:pPr>
        <w:pStyle w:val="Caption"/>
        <w:keepNext/>
        <w:spacing w:line="480" w:lineRule="auto"/>
        <w:ind w:firstLine="720"/>
        <w:jc w:val="left"/>
        <w:rPr>
          <w:moveFrom w:id="60" w:author="Liad Mudrik" w:date="2023-06-28T20:59:00Z"/>
          <w:b/>
          <w:bCs/>
          <w:i/>
          <w:iCs/>
          <w:sz w:val="24"/>
          <w:szCs w:val="20"/>
        </w:rPr>
        <w:pPrChange w:id="61" w:author="Chen Heller" w:date="2023-08-02T14:54:00Z">
          <w:pPr>
            <w:pStyle w:val="Caption"/>
            <w:keepNext/>
            <w:spacing w:line="480" w:lineRule="auto"/>
          </w:pPr>
        </w:pPrChange>
      </w:pPr>
      <w:moveFromRangeStart w:id="62" w:author="Liad Mudrik" w:date="2023-06-28T20:59:00Z" w:name="move138878359"/>
      <w:moveFrom w:id="63" w:author="Liad Mudrik" w:date="2023-06-28T20:59:00Z">
        <w:r w:rsidRPr="00DB1FF3" w:rsidDel="00F43DE5">
          <w:rPr>
            <w:b/>
            <w:bCs/>
            <w:sz w:val="24"/>
            <w:szCs w:val="20"/>
          </w:rPr>
          <w:t xml:space="preserve">Figure </w:t>
        </w:r>
        <w:r w:rsidRPr="00DB1FF3" w:rsidDel="00F43DE5">
          <w:rPr>
            <w:b/>
            <w:bCs/>
            <w:color w:val="44546A" w:themeColor="text2"/>
            <w:szCs w:val="20"/>
          </w:rPr>
          <w:fldChar w:fldCharType="begin"/>
        </w:r>
        <w:r w:rsidRPr="00DB1FF3" w:rsidDel="00F43DE5">
          <w:rPr>
            <w:b/>
            <w:bCs/>
            <w:sz w:val="24"/>
            <w:szCs w:val="20"/>
          </w:rPr>
          <w:instrText xml:space="preserve"> SEQ Figure \* ARABIC </w:instrText>
        </w:r>
        <w:r w:rsidRPr="00DB1FF3" w:rsidDel="00F43DE5">
          <w:rPr>
            <w:b/>
            <w:bCs/>
            <w:color w:val="44546A" w:themeColor="text2"/>
            <w:szCs w:val="20"/>
          </w:rPr>
          <w:fldChar w:fldCharType="separate"/>
        </w:r>
        <w:r w:rsidRPr="00DB1FF3" w:rsidDel="00F43DE5">
          <w:rPr>
            <w:b/>
            <w:bCs/>
            <w:noProof/>
            <w:sz w:val="24"/>
            <w:szCs w:val="20"/>
          </w:rPr>
          <w:t>1</w:t>
        </w:r>
        <w:r w:rsidRPr="00DB1FF3" w:rsidDel="00F43DE5">
          <w:rPr>
            <w:b/>
            <w:bCs/>
            <w:color w:val="44546A" w:themeColor="text2"/>
            <w:szCs w:val="20"/>
          </w:rPr>
          <w:fldChar w:fldCharType="end"/>
        </w:r>
      </w:moveFrom>
    </w:p>
    <w:p w14:paraId="5DA0067E" w14:textId="2C461979" w:rsidR="00CA2A96" w:rsidRPr="008C3EB8" w:rsidDel="00F43DE5" w:rsidRDefault="009159A8" w:rsidP="00F21647">
      <w:pPr>
        <w:jc w:val="left"/>
        <w:rPr>
          <w:moveFrom w:id="64" w:author="Liad Mudrik" w:date="2023-06-28T20:59:00Z"/>
        </w:rPr>
        <w:pPrChange w:id="65" w:author="Chen Heller" w:date="2023-08-02T14:54:00Z">
          <w:pPr>
            <w:ind w:firstLine="0"/>
          </w:pPr>
        </w:pPrChange>
      </w:pPr>
      <w:moveFrom w:id="66" w:author="Liad Mudrik" w:date="2023-06-28T20:59:00Z">
        <w:r w:rsidRPr="00DB1FF3" w:rsidDel="00F43DE5">
          <w:rPr>
            <w:i/>
            <w:iCs/>
          </w:rPr>
          <w:t>Experimental Setup</w:t>
        </w:r>
      </w:moveFrom>
    </w:p>
    <w:moveFromRangeEnd w:id="62"/>
    <w:p w14:paraId="142171C9" w14:textId="57FD686D" w:rsidR="00854D68" w:rsidRDefault="009A6E21" w:rsidP="00F21647">
      <w:pPr>
        <w:pPrChange w:id="67" w:author="Chen Heller" w:date="2023-08-02T14:54:00Z">
          <w:pPr>
            <w:pStyle w:val="NoSpacing"/>
            <w:keepNext/>
            <w:bidi w:val="0"/>
            <w:jc w:val="center"/>
          </w:pPr>
        </w:pPrChange>
      </w:pPr>
      <w:del w:id="68"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69" w:author="zeev" w:date="2023-07-25T17:27:00Z"/>
          <w:moveTo w:id="70" w:author="Liad Mudrik" w:date="2023-06-28T20:59:00Z"/>
          <w:b/>
          <w:bCs/>
          <w:i/>
          <w:iCs/>
          <w:szCs w:val="22"/>
          <w:rPrChange w:id="71" w:author="Liad Mudrik" w:date="2023-06-28T20:59:00Z">
            <w:rPr>
              <w:del w:id="72" w:author="zeev" w:date="2023-07-25T17:27:00Z"/>
              <w:moveTo w:id="73" w:author="Liad Mudrik" w:date="2023-06-28T20:59:00Z"/>
              <w:b/>
              <w:bCs/>
              <w:i w:val="0"/>
              <w:iCs w:val="0"/>
              <w:sz w:val="24"/>
              <w:szCs w:val="20"/>
            </w:rPr>
          </w:rPrChange>
        </w:rPr>
        <w:pPrChange w:id="74" w:author="Liad Mudrik" w:date="2023-06-28T20:59:00Z">
          <w:pPr>
            <w:pStyle w:val="Caption"/>
            <w:keepNext/>
            <w:spacing w:line="480" w:lineRule="auto"/>
          </w:pPr>
        </w:pPrChange>
      </w:pPr>
      <w:bookmarkStart w:id="75" w:name="_Ref134430239"/>
      <w:moveToRangeStart w:id="76" w:author="Liad Mudrik" w:date="2023-06-28T20:59:00Z" w:name="move138878359"/>
      <w:commentRangeStart w:id="77"/>
      <w:commentRangeStart w:id="78"/>
      <w:moveTo w:id="79" w:author="Liad Mudrik" w:date="2023-06-28T20:59:00Z">
        <w:del w:id="80" w:author="zeev" w:date="2023-07-25T17:27:00Z">
          <w:r w:rsidRPr="00F43DE5" w:rsidDel="00860226">
            <w:rPr>
              <w:b/>
              <w:bCs/>
              <w:color w:val="44546A" w:themeColor="text2"/>
              <w:szCs w:val="22"/>
              <w:rPrChange w:id="81" w:author="Liad Mudrik" w:date="2023-06-28T20:59:00Z">
                <w:rPr>
                  <w:b/>
                  <w:bCs/>
                  <w:szCs w:val="20"/>
                </w:rPr>
              </w:rPrChange>
            </w:rPr>
            <w:delText xml:space="preserve">Figure </w:delText>
          </w:r>
          <w:r w:rsidRPr="00F43DE5" w:rsidDel="00860226">
            <w:rPr>
              <w:b/>
              <w:bCs/>
              <w:color w:val="44546A" w:themeColor="text2"/>
              <w:szCs w:val="22"/>
              <w:rPrChange w:id="82" w:author="Liad Mudrik" w:date="2023-06-28T20:59:00Z">
                <w:rPr>
                  <w:b/>
                  <w:bCs/>
                  <w:szCs w:val="20"/>
                </w:rPr>
              </w:rPrChange>
            </w:rPr>
            <w:fldChar w:fldCharType="begin"/>
          </w:r>
          <w:r w:rsidRPr="00F43DE5" w:rsidDel="00860226">
            <w:rPr>
              <w:b/>
              <w:bCs/>
              <w:color w:val="44546A" w:themeColor="text2"/>
              <w:szCs w:val="22"/>
              <w:rPrChange w:id="83" w:author="Liad Mudrik" w:date="2023-06-28T20:59:00Z">
                <w:rPr>
                  <w:b/>
                  <w:bCs/>
                  <w:szCs w:val="20"/>
                </w:rPr>
              </w:rPrChange>
            </w:rPr>
            <w:delInstrText xml:space="preserve"> SEQ Figure \* ARABIC </w:delInstrText>
          </w:r>
          <w:r w:rsidRPr="00F43DE5" w:rsidDel="00860226">
            <w:rPr>
              <w:b/>
              <w:bCs/>
              <w:color w:val="44546A" w:themeColor="text2"/>
              <w:szCs w:val="22"/>
              <w:rPrChange w:id="84" w:author="Liad Mudrik" w:date="2023-06-28T20:59:00Z">
                <w:rPr>
                  <w:b/>
                  <w:bCs/>
                  <w:szCs w:val="20"/>
                </w:rPr>
              </w:rPrChange>
            </w:rPr>
            <w:fldChar w:fldCharType="separate"/>
          </w:r>
          <w:r w:rsidRPr="00F43DE5" w:rsidDel="00860226">
            <w:rPr>
              <w:b/>
              <w:bCs/>
              <w:noProof/>
              <w:color w:val="44546A" w:themeColor="text2"/>
              <w:szCs w:val="22"/>
              <w:rPrChange w:id="85" w:author="Liad Mudrik" w:date="2023-06-28T20:59:00Z">
                <w:rPr>
                  <w:b/>
                  <w:bCs/>
                  <w:noProof/>
                  <w:szCs w:val="20"/>
                </w:rPr>
              </w:rPrChange>
            </w:rPr>
            <w:delText>1</w:delText>
          </w:r>
          <w:r w:rsidRPr="00F43DE5" w:rsidDel="00860226">
            <w:rPr>
              <w:b/>
              <w:bCs/>
              <w:color w:val="44546A" w:themeColor="text2"/>
              <w:szCs w:val="22"/>
              <w:rPrChange w:id="86" w:author="Liad Mudrik" w:date="2023-06-28T20:59:00Z">
                <w:rPr>
                  <w:b/>
                  <w:bCs/>
                  <w:szCs w:val="20"/>
                </w:rPr>
              </w:rPrChange>
            </w:rPr>
            <w:fldChar w:fldCharType="end"/>
          </w:r>
        </w:del>
      </w:moveTo>
      <w:bookmarkEnd w:id="75"/>
      <w:ins w:id="87" w:author="Liad Mudrik" w:date="2023-06-28T20:59:00Z">
        <w:del w:id="88" w:author="zeev" w:date="2023-07-25T17:27:00Z">
          <w:r w:rsidRPr="00F43DE5" w:rsidDel="00860226">
            <w:rPr>
              <w:b/>
              <w:bCs/>
              <w:color w:val="44546A" w:themeColor="text2"/>
              <w:szCs w:val="22"/>
              <w:rPrChange w:id="89" w:author="Liad Mudrik" w:date="2023-06-28T20:59:00Z">
                <w:rPr>
                  <w:b/>
                  <w:bCs/>
                  <w:szCs w:val="20"/>
                </w:rPr>
              </w:rPrChange>
            </w:rPr>
            <w:delText xml:space="preserve">: </w:delText>
          </w:r>
          <w:r w:rsidRPr="00F43DE5" w:rsidDel="00860226">
            <w:rPr>
              <w:i/>
              <w:iCs/>
              <w:color w:val="44546A" w:themeColor="text2"/>
              <w:szCs w:val="22"/>
              <w:rPrChange w:id="90" w:author="Liad Mudrik" w:date="2023-06-28T20:59:00Z">
                <w:rPr>
                  <w:i w:val="0"/>
                  <w:iCs w:val="0"/>
                </w:rPr>
              </w:rPrChange>
            </w:rPr>
            <w:delText xml:space="preserve"> </w:delText>
          </w:r>
        </w:del>
      </w:ins>
      <w:commentRangeEnd w:id="77"/>
      <w:ins w:id="91" w:author="Liad Mudrik" w:date="2023-06-28T21:01:00Z">
        <w:del w:id="92" w:author="zeev" w:date="2023-07-25T17:27:00Z">
          <w:r w:rsidR="00420454" w:rsidDel="00860226">
            <w:rPr>
              <w:rStyle w:val="CommentReference"/>
              <w:color w:val="auto"/>
            </w:rPr>
            <w:commentReference w:id="77"/>
          </w:r>
        </w:del>
      </w:ins>
      <w:commentRangeEnd w:id="78"/>
      <w:r w:rsidR="00860226">
        <w:rPr>
          <w:rStyle w:val="CommentReference"/>
          <w:color w:val="auto"/>
        </w:rPr>
        <w:commentReference w:id="78"/>
      </w:r>
    </w:p>
    <w:p w14:paraId="2C058CE9" w14:textId="2631F143" w:rsidR="00F43DE5" w:rsidRPr="00F43DE5" w:rsidDel="00860226" w:rsidRDefault="00F43DE5">
      <w:pPr>
        <w:pStyle w:val="Caption"/>
        <w:keepNext/>
        <w:ind w:left="567" w:right="713"/>
        <w:rPr>
          <w:del w:id="93" w:author="zeev" w:date="2023-07-25T17:27:00Z"/>
          <w:moveTo w:id="94" w:author="Liad Mudrik" w:date="2023-06-28T20:59:00Z"/>
          <w:i/>
          <w:color w:val="44546A" w:themeColor="text2"/>
          <w:szCs w:val="22"/>
          <w:rPrChange w:id="95" w:author="Liad Mudrik" w:date="2023-06-28T20:59:00Z">
            <w:rPr>
              <w:del w:id="96" w:author="zeev" w:date="2023-07-25T17:27:00Z"/>
              <w:moveTo w:id="97" w:author="Liad Mudrik" w:date="2023-06-28T20:59:00Z"/>
              <w:iCs/>
            </w:rPr>
          </w:rPrChange>
        </w:rPr>
        <w:pPrChange w:id="98" w:author="Liad Mudrik" w:date="2023-06-28T20:59:00Z">
          <w:pPr>
            <w:ind w:firstLine="0"/>
          </w:pPr>
        </w:pPrChange>
      </w:pPr>
      <w:ins w:id="99" w:author="Liad Mudrik" w:date="2023-06-28T20:59:00Z">
        <w:del w:id="100" w:author="zeev" w:date="2023-07-25T17:27:00Z">
          <w:r w:rsidRPr="00F43DE5" w:rsidDel="00860226">
            <w:rPr>
              <w:i/>
              <w:color w:val="44546A" w:themeColor="text2"/>
              <w:szCs w:val="22"/>
              <w:rPrChange w:id="101" w:author="Liad Mudrik" w:date="2023-06-28T20:59:00Z">
                <w:rPr>
                  <w:iCs/>
                </w:rPr>
              </w:rPrChange>
            </w:rPr>
            <w:delText xml:space="preserve">An illustration of the </w:delText>
          </w:r>
        </w:del>
      </w:ins>
      <w:moveTo w:id="102" w:author="Liad Mudrik" w:date="2023-06-28T20:59:00Z">
        <w:del w:id="103" w:author="zeev" w:date="2023-07-25T17:27:00Z">
          <w:r w:rsidRPr="00F43DE5" w:rsidDel="00860226">
            <w:rPr>
              <w:i/>
              <w:color w:val="44546A" w:themeColor="text2"/>
              <w:szCs w:val="22"/>
              <w:rPrChange w:id="104" w:author="Liad Mudrik" w:date="2023-06-28T20:59:00Z">
                <w:rPr>
                  <w:iCs/>
                </w:rPr>
              </w:rPrChange>
            </w:rPr>
            <w:delText>E</w:delText>
          </w:r>
        </w:del>
      </w:moveTo>
      <w:ins w:id="105" w:author="Liad Mudrik" w:date="2023-06-28T20:59:00Z">
        <w:del w:id="106" w:author="zeev" w:date="2023-07-25T17:27:00Z">
          <w:r w:rsidRPr="00F43DE5" w:rsidDel="00860226">
            <w:rPr>
              <w:i/>
              <w:color w:val="44546A" w:themeColor="text2"/>
              <w:szCs w:val="22"/>
              <w:rPrChange w:id="107" w:author="Liad Mudrik" w:date="2023-06-28T20:59:00Z">
                <w:rPr>
                  <w:iCs/>
                </w:rPr>
              </w:rPrChange>
            </w:rPr>
            <w:delText>e</w:delText>
          </w:r>
        </w:del>
      </w:ins>
      <w:moveTo w:id="108" w:author="Liad Mudrik" w:date="2023-06-28T20:59:00Z">
        <w:del w:id="109" w:author="zeev" w:date="2023-07-25T17:27:00Z">
          <w:r w:rsidRPr="00F43DE5" w:rsidDel="00860226">
            <w:rPr>
              <w:i/>
              <w:color w:val="44546A" w:themeColor="text2"/>
              <w:szCs w:val="22"/>
              <w:rPrChange w:id="110" w:author="Liad Mudrik" w:date="2023-06-28T20:59:00Z">
                <w:rPr>
                  <w:iCs/>
                </w:rPr>
              </w:rPrChange>
            </w:rPr>
            <w:delText xml:space="preserve">xperimental </w:delText>
          </w:r>
        </w:del>
      </w:moveTo>
      <w:ins w:id="111" w:author="Liad Mudrik" w:date="2023-06-28T20:59:00Z">
        <w:del w:id="112" w:author="zeev" w:date="2023-07-25T17:27:00Z">
          <w:r w:rsidRPr="00F43DE5" w:rsidDel="00860226">
            <w:rPr>
              <w:i/>
              <w:color w:val="44546A" w:themeColor="text2"/>
              <w:szCs w:val="22"/>
              <w:rPrChange w:id="113" w:author="Liad Mudrik" w:date="2023-06-28T20:59:00Z">
                <w:rPr>
                  <w:iCs/>
                </w:rPr>
              </w:rPrChange>
            </w:rPr>
            <w:delText>S</w:delText>
          </w:r>
        </w:del>
      </w:ins>
      <w:moveTo w:id="114" w:author="Liad Mudrik" w:date="2023-06-28T20:59:00Z">
        <w:del w:id="115" w:author="zeev" w:date="2023-07-25T17:27:00Z">
          <w:r w:rsidRPr="00F43DE5" w:rsidDel="00860226">
            <w:rPr>
              <w:i/>
              <w:color w:val="44546A" w:themeColor="text2"/>
              <w:szCs w:val="22"/>
              <w:rPrChange w:id="116" w:author="Liad Mudrik" w:date="2023-06-28T20:59:00Z">
                <w:rPr>
                  <w:iCs/>
                </w:rPr>
              </w:rPrChange>
            </w:rPr>
            <w:delText>Setup</w:delText>
          </w:r>
        </w:del>
      </w:moveTo>
      <w:ins w:id="117" w:author="Liad Mudrik" w:date="2023-06-28T20:59:00Z">
        <w:del w:id="118" w:author="zeev" w:date="2023-07-25T17:27:00Z">
          <w:r w:rsidRPr="00F43DE5" w:rsidDel="00860226">
            <w:rPr>
              <w:i/>
              <w:color w:val="44546A" w:themeColor="text2"/>
              <w:szCs w:val="22"/>
              <w:rPrChange w:id="119" w:author="Liad Mudrik" w:date="2023-06-28T20:59:00Z">
                <w:rPr>
                  <w:iCs/>
                </w:rPr>
              </w:rPrChange>
            </w:rPr>
            <w:delText xml:space="preserve">. </w:delText>
          </w:r>
        </w:del>
      </w:ins>
    </w:p>
    <w:moveToRangeEnd w:id="76"/>
    <w:p w14:paraId="7A776834" w14:textId="57D652C8" w:rsidR="00F43DE5" w:rsidDel="000C1A49" w:rsidRDefault="00CA2A96" w:rsidP="00F9302D">
      <w:pPr>
        <w:pStyle w:val="Caption"/>
        <w:keepNext/>
        <w:ind w:left="567" w:right="713"/>
        <w:rPr>
          <w:del w:id="120" w:author="Chen Heller" w:date="2023-08-02T14:51:00Z"/>
        </w:rPr>
      </w:pPr>
      <w:del w:id="121" w:author="Chen Heller" w:date="2023-08-02T14:51:00Z">
        <w:r w:rsidRPr="00F43DE5" w:rsidDel="000C1A49">
          <w:rPr>
            <w:i/>
            <w:iCs/>
            <w:color w:val="auto"/>
            <w:szCs w:val="22"/>
            <w:rPrChange w:id="122" w:author="Liad Mudrik" w:date="2023-06-28T20:59:00Z">
              <w:rPr>
                <w:i w:val="0"/>
                <w:iCs w:val="0"/>
                <w:color w:val="auto"/>
                <w:sz w:val="24"/>
                <w:szCs w:val="24"/>
              </w:rPr>
            </w:rPrChange>
          </w:rPr>
          <w:delText>Note.</w:delText>
        </w:r>
        <w:r w:rsidR="00854D68" w:rsidRPr="00F43DE5" w:rsidDel="000C1A49">
          <w:rPr>
            <w:szCs w:val="22"/>
            <w:rPrChange w:id="123" w:author="Liad Mudrik" w:date="2023-06-28T20:59:00Z">
              <w:rPr/>
            </w:rPrChange>
          </w:rPr>
          <w:delText xml:space="preserve"> </w:delText>
        </w:r>
      </w:del>
      <w:ins w:id="124" w:author="Liad Mudrik" w:date="2023-06-28T20:59:00Z">
        <w:del w:id="125" w:author="Chen Heller" w:date="2023-08-02T14:51:00Z">
          <w:r w:rsidR="00F43DE5" w:rsidDel="000C1A49">
            <w:rPr>
              <w:szCs w:val="22"/>
            </w:rPr>
            <w:delText xml:space="preserve"> </w:delText>
          </w:r>
        </w:del>
      </w:ins>
      <w:del w:id="126" w:author="Chen Heller" w:date="2023-08-02T14:51:00Z">
        <w:r w:rsidR="00854D68" w:rsidRPr="00F43DE5" w:rsidDel="000C1A49">
          <w:rPr>
            <w:szCs w:val="22"/>
            <w:rPrChange w:id="127" w:author="Liad Mudrik" w:date="2023-06-28T20:59:00Z">
              <w:rPr/>
            </w:rPrChange>
          </w:rPr>
          <w:delText xml:space="preserve">A participant placing his finger on the starting point which is located </w:delText>
        </w:r>
        <w:r w:rsidR="004907D7" w:rsidRPr="00F43DE5" w:rsidDel="000C1A49">
          <w:rPr>
            <w:szCs w:val="22"/>
            <w:rPrChange w:id="128" w:author="Liad Mudrik" w:date="2023-06-28T20:59:00Z">
              <w:rPr/>
            </w:rPrChange>
          </w:rPr>
          <w:delText>35</w:delText>
        </w:r>
        <w:r w:rsidR="00854D68" w:rsidRPr="00F43DE5" w:rsidDel="000C1A49">
          <w:rPr>
            <w:szCs w:val="22"/>
            <w:rPrChange w:id="129" w:author="Liad Mudrik" w:date="2023-06-28T20:59:00Z">
              <w:rPr/>
            </w:rPrChange>
          </w:rPr>
          <w:delText>cm away from the screen. The target is positioned 24</w:delText>
        </w:r>
      </w:del>
      <w:ins w:id="130" w:author="Liad Mudrik" w:date="2023-06-28T20:59:00Z">
        <w:del w:id="131" w:author="Chen Heller" w:date="2023-08-02T14:51:00Z">
          <w:r w:rsidR="00F43DE5" w:rsidDel="000C1A49">
            <w:rPr>
              <w:szCs w:val="22"/>
            </w:rPr>
            <w:delText xml:space="preserve"> </w:delText>
          </w:r>
        </w:del>
      </w:ins>
      <w:del w:id="132" w:author="Chen Heller" w:date="2023-08-02T14:51:00Z">
        <w:r w:rsidR="00854D68" w:rsidRPr="00F43DE5" w:rsidDel="000C1A49">
          <w:rPr>
            <w:szCs w:val="22"/>
            <w:rPrChange w:id="133" w:author="Liad Mudrik" w:date="2023-06-28T20:59:00Z">
              <w:rPr/>
            </w:rPrChange>
          </w:rPr>
          <w:delText>cm above the starting point and the answers are placed on each of its sides, 20</w:delText>
        </w:r>
      </w:del>
      <w:ins w:id="134" w:author="Liad Mudrik" w:date="2023-06-28T21:00:00Z">
        <w:del w:id="135" w:author="Chen Heller" w:date="2023-08-02T14:51:00Z">
          <w:r w:rsidR="00F43DE5" w:rsidDel="000C1A49">
            <w:rPr>
              <w:szCs w:val="22"/>
            </w:rPr>
            <w:delText xml:space="preserve"> </w:delText>
          </w:r>
        </w:del>
      </w:ins>
      <w:del w:id="136" w:author="Chen Heller" w:date="2023-08-02T14:51:00Z">
        <w:r w:rsidR="00854D68" w:rsidRPr="00F43DE5" w:rsidDel="000C1A49">
          <w:rPr>
            <w:szCs w:val="22"/>
            <w:rPrChange w:id="137" w:author="Liad Mudrik" w:date="2023-06-28T20:59:00Z">
              <w:rPr/>
            </w:rPrChange>
          </w:rPr>
          <w:delText>cm apart. Z axis maps the path to and from the screen. X</w:delText>
        </w:r>
        <w:r w:rsidR="00F0759A" w:rsidRPr="00F43DE5" w:rsidDel="000C1A49">
          <w:rPr>
            <w:szCs w:val="22"/>
            <w:rPrChange w:id="138" w:author="Liad Mudrik" w:date="2023-06-28T20:59:00Z">
              <w:rPr/>
            </w:rPrChange>
          </w:rPr>
          <w:delText>-</w:delText>
        </w:r>
        <w:r w:rsidR="00854D68" w:rsidRPr="00F43DE5" w:rsidDel="000C1A49">
          <w:rPr>
            <w:szCs w:val="22"/>
            <w:rPrChange w:id="139" w:author="Liad Mudrik" w:date="2023-06-28T20:59:00Z">
              <w:rPr/>
            </w:rPrChange>
          </w:rPr>
          <w:delText>axis maps the left and right directions. Y axis maps the up and down directions</w:delText>
        </w:r>
        <w:r w:rsidR="00854D68" w:rsidRPr="009159A8" w:rsidDel="000C1A49">
          <w:delText>.</w:delText>
        </w:r>
      </w:del>
    </w:p>
    <w:p w14:paraId="1CB04382" w14:textId="3DC8F256" w:rsidR="00F9302D" w:rsidRPr="00F9302D" w:rsidDel="000C1A49" w:rsidRDefault="00F9302D" w:rsidP="00F9302D">
      <w:pPr>
        <w:ind w:firstLine="0"/>
        <w:rPr>
          <w:ins w:id="140" w:author="Liad Mudrik" w:date="2023-06-28T20:59:00Z"/>
          <w:del w:id="141" w:author="Chen Heller" w:date="2023-08-02T14:51:00Z"/>
        </w:rPr>
      </w:pPr>
    </w:p>
    <w:p w14:paraId="5FC1E55D" w14:textId="2EA491BA" w:rsidR="00D826D9" w:rsidRDefault="00D826D9" w:rsidP="006327F5">
      <w:pPr>
        <w:pStyle w:val="Heading4"/>
      </w:pPr>
      <w:r>
        <w:t>Procedure</w:t>
      </w:r>
      <w:bookmarkEnd w:id="52"/>
    </w:p>
    <w:p w14:paraId="4E8D7141" w14:textId="6D07F046" w:rsidR="005D3136" w:rsidRDefault="007156FD" w:rsidP="00F21647">
      <w:pPr>
        <w:pPrChange w:id="142" w:author="Chen Heller" w:date="2023-08-02T14:54: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proofErr w:type="spellStart"/>
      <w:r w:rsidR="005D3136">
        <w:t>pseudorandomly</w:t>
      </w:r>
      <w:proofErr w:type="spellEnd"/>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5A2508CF"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43" w:author="Chen Heller" w:date="2023-07-31T19:22:00Z">
        <w:r w:rsidR="007C1D18">
          <w:fldChar w:fldCharType="begin"/>
        </w:r>
        <w:r w:rsidR="007C1D18">
          <w:instrText xml:space="preserve"> REF _Ref141723775 \h </w:instrText>
        </w:r>
      </w:ins>
      <w:r w:rsidR="007C1D18">
        <w:instrText xml:space="preserve"> \* MERGEFORMAT </w:instrText>
      </w:r>
      <w:r w:rsidR="007C1D18">
        <w:fldChar w:fldCharType="separate"/>
      </w:r>
      <w:ins w:id="144" w:author="Liad Mudrik" w:date="2023-06-28T21:14:00Z">
        <w:r w:rsidR="007C1D18" w:rsidRPr="007C1D18">
          <w:rPr>
            <w:rPrChange w:id="145" w:author="Chen Heller" w:date="2023-07-31T19:22:00Z">
              <w:rPr>
                <w:b/>
                <w:bCs/>
                <w:szCs w:val="20"/>
              </w:rPr>
            </w:rPrChange>
          </w:rPr>
          <w:t xml:space="preserve">Figure </w:t>
        </w:r>
      </w:ins>
      <w:ins w:id="146" w:author="Chen Heller" w:date="2023-07-31T19:22:00Z">
        <w:r w:rsidR="007C1D18" w:rsidRPr="007C1D18">
          <w:rPr>
            <w:rPrChange w:id="147" w:author="Chen Heller" w:date="2023-07-31T19:22:00Z">
              <w:rPr>
                <w:b/>
                <w:bCs/>
                <w:i/>
                <w:iCs/>
                <w:noProof/>
                <w:szCs w:val="20"/>
              </w:rPr>
            </w:rPrChange>
          </w:rPr>
          <w:t>1</w:t>
        </w:r>
        <w:r w:rsidR="007C1D18">
          <w:fldChar w:fldCharType="end"/>
        </w:r>
      </w:ins>
      <w:del w:id="148"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328AA6D0" w14:textId="77777777" w:rsidR="003A6723" w:rsidRDefault="003A6723">
      <w:pPr>
        <w:jc w:val="left"/>
        <w:rPr>
          <w:ins w:id="149" w:author="Chen Heller" w:date="2023-08-02T15:17:00Z"/>
          <w:rFonts w:ascii="Times New Roman" w:hAnsi="Times New Roman" w:cs="Times New Roman"/>
          <w:b/>
          <w:bCs/>
          <w:color w:val="000000" w:themeColor="text1"/>
        </w:rPr>
      </w:pPr>
      <w:ins w:id="150" w:author="Chen Heller" w:date="2023-08-02T15:17:00Z">
        <w:r>
          <w:br w:type="page"/>
        </w:r>
      </w:ins>
    </w:p>
    <w:p w14:paraId="10AF58D9" w14:textId="2E55F452" w:rsidR="009D05E8" w:rsidRPr="0024237F" w:rsidDel="00B60696" w:rsidRDefault="009D05E8" w:rsidP="003A6723">
      <w:pPr>
        <w:pStyle w:val="FigureNumber"/>
        <w:rPr>
          <w:del w:id="151" w:author="Liad Mudrik" w:date="2023-06-28T21:14:00Z"/>
        </w:rPr>
        <w:pPrChange w:id="152" w:author="Chen Heller" w:date="2023-08-02T15:16:00Z">
          <w:pPr>
            <w:pStyle w:val="NoSpacing"/>
            <w:keepNext/>
            <w:tabs>
              <w:tab w:val="left" w:pos="270"/>
            </w:tabs>
            <w:bidi w:val="0"/>
          </w:pPr>
        </w:pPrChange>
      </w:pPr>
      <w:r w:rsidRPr="003A6723">
        <w:lastRenderedPageBreak/>
        <w:t>Figure</w:t>
      </w:r>
      <w:r w:rsidRPr="0024237F">
        <w:t xml:space="preserve"> </w:t>
      </w:r>
      <w:r w:rsidRPr="0024237F">
        <w:fldChar w:fldCharType="begin"/>
      </w:r>
      <w:r w:rsidRPr="0024237F">
        <w:instrText xml:space="preserve"> SEQ Figure \* ARABIC </w:instrText>
      </w:r>
      <w:r w:rsidRPr="0024237F">
        <w:fldChar w:fldCharType="separate"/>
      </w:r>
      <w:r w:rsidRPr="0024237F">
        <w:rPr>
          <w:rPrChange w:id="153" w:author="Chen Heller" w:date="2023-08-02T15:12:00Z">
            <w:rPr>
              <w:b/>
              <w:bCs/>
              <w:noProof/>
            </w:rPr>
          </w:rPrChange>
        </w:rPr>
        <w:t>1</w:t>
      </w:r>
      <w:r w:rsidRPr="0024237F">
        <w:fldChar w:fldCharType="end"/>
      </w:r>
    </w:p>
    <w:p w14:paraId="7DF10802" w14:textId="77777777" w:rsidR="00B60696" w:rsidRPr="004E1EB8" w:rsidRDefault="00B60696" w:rsidP="003A6723">
      <w:pPr>
        <w:pStyle w:val="FigureNumber"/>
        <w:rPr>
          <w:ins w:id="154" w:author="Chen Heller" w:date="2023-08-02T15:08:00Z"/>
        </w:rPr>
        <w:pPrChange w:id="155" w:author="Chen Heller" w:date="2023-08-02T15:16:00Z">
          <w:pPr>
            <w:pStyle w:val="Caption"/>
            <w:keepNext/>
            <w:spacing w:line="480" w:lineRule="auto"/>
          </w:pPr>
        </w:pPrChange>
      </w:pPr>
    </w:p>
    <w:p w14:paraId="61B02F79" w14:textId="7EBB0348" w:rsidR="00F9302D" w:rsidRDefault="009D05E8" w:rsidP="00860226">
      <w:pPr>
        <w:pStyle w:val="NoSpacing"/>
        <w:keepNext/>
        <w:tabs>
          <w:tab w:val="left" w:pos="270"/>
        </w:tabs>
        <w:bidi w:val="0"/>
      </w:pPr>
      <w:r w:rsidRPr="003A6723">
        <w:rPr>
          <w:rStyle w:val="FigureHeaderChar"/>
          <w:color w:val="auto"/>
          <w:rPrChange w:id="156" w:author="Chen Heller" w:date="2023-08-02T15:14:00Z">
            <w:rPr>
              <w:iCs/>
            </w:rPr>
          </w:rPrChange>
        </w:rPr>
        <w:t>Stimuli Presentation Order</w:t>
      </w:r>
      <w:ins w:id="157" w:author="zeev" w:date="2023-07-25T17:24:00Z">
        <w:r w:rsidRPr="003A6723">
          <w:rPr>
            <w:rStyle w:val="FigureHeaderChar"/>
            <w:color w:val="auto"/>
            <w:rPrChange w:id="158" w:author="Chen Heller" w:date="2023-08-02T15:14:00Z">
              <w:rPr/>
            </w:rPrChange>
          </w:rPr>
          <w:t xml:space="preserve"> and</w:t>
        </w:r>
      </w:ins>
      <w:ins w:id="159" w:author="zeev" w:date="2023-07-25T17:26:00Z">
        <w:r w:rsidRPr="003A6723">
          <w:rPr>
            <w:rStyle w:val="FigureHeaderChar"/>
            <w:color w:val="auto"/>
            <w:rPrChange w:id="160" w:author="Chen Heller" w:date="2023-08-02T15:14:00Z">
              <w:rPr/>
            </w:rPrChange>
          </w:rPr>
          <w:t xml:space="preserve"> an</w:t>
        </w:r>
      </w:ins>
      <w:ins w:id="161" w:author="zeev" w:date="2023-07-25T17:24:00Z">
        <w:r w:rsidRPr="003A6723">
          <w:rPr>
            <w:rStyle w:val="FigureHeaderChar"/>
            <w:color w:val="auto"/>
            <w:rPrChange w:id="162" w:author="Chen Heller" w:date="2023-08-02T15:14:00Z">
              <w:rPr/>
            </w:rPrChange>
          </w:rPr>
          <w:t xml:space="preserve"> </w:t>
        </w:r>
        <w:del w:id="163" w:author="Chen Heller" w:date="2023-08-02T15:09:00Z">
          <w:r w:rsidRPr="003A6723" w:rsidDel="00B60696">
            <w:rPr>
              <w:rStyle w:val="FigureHeaderChar"/>
              <w:color w:val="auto"/>
              <w:rPrChange w:id="164" w:author="Chen Heller" w:date="2023-08-02T15:14:00Z">
                <w:rPr/>
              </w:rPrChange>
            </w:rPr>
            <w:delText>I</w:delText>
          </w:r>
        </w:del>
      </w:ins>
      <w:ins w:id="165" w:author="Chen Heller" w:date="2023-08-02T15:09:00Z">
        <w:r w:rsidR="00B60696" w:rsidRPr="003A6723">
          <w:rPr>
            <w:rStyle w:val="FigureHeaderChar"/>
            <w:color w:val="auto"/>
            <w:rPrChange w:id="166" w:author="Chen Heller" w:date="2023-08-02T15:14:00Z">
              <w:rPr/>
            </w:rPrChange>
          </w:rPr>
          <w:t>I</w:t>
        </w:r>
      </w:ins>
      <w:ins w:id="167" w:author="zeev" w:date="2023-07-25T17:24:00Z">
        <w:r w:rsidRPr="003A6723">
          <w:rPr>
            <w:rStyle w:val="FigureHeaderChar"/>
            <w:color w:val="auto"/>
            <w:rPrChange w:id="168" w:author="Chen Heller" w:date="2023-08-02T15:14:00Z">
              <w:rPr/>
            </w:rPrChange>
          </w:rPr>
          <w:t xml:space="preserve">llustration of </w:t>
        </w:r>
      </w:ins>
      <w:ins w:id="169" w:author="zeev" w:date="2023-07-25T17:26:00Z">
        <w:r w:rsidRPr="003A6723">
          <w:rPr>
            <w:rStyle w:val="FigureHeaderChar"/>
            <w:color w:val="auto"/>
            <w:rPrChange w:id="170" w:author="Chen Heller" w:date="2023-08-02T15:14:00Z">
              <w:rPr/>
            </w:rPrChange>
          </w:rPr>
          <w:t xml:space="preserve">the </w:t>
        </w:r>
      </w:ins>
      <w:ins w:id="171" w:author="zeev" w:date="2023-07-25T17:24:00Z">
        <w:r w:rsidRPr="003A6723">
          <w:rPr>
            <w:rStyle w:val="FigureHeaderChar"/>
            <w:color w:val="auto"/>
            <w:rPrChange w:id="172" w:author="Chen Heller" w:date="2023-08-02T15:14:00Z">
              <w:rPr/>
            </w:rPrChange>
          </w:rPr>
          <w:t>Experimental Setup</w:t>
        </w:r>
      </w:ins>
      <w:commentRangeStart w:id="173"/>
      <w:r w:rsidR="00860226"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commentRangeEnd w:id="173"/>
      <w:r>
        <w:rPr>
          <w:rStyle w:val="CommentReference"/>
          <w:rFonts w:asciiTheme="majorBidi" w:hAnsiTheme="majorBidi" w:cstheme="majorBidi"/>
        </w:rPr>
        <w:commentReference w:id="173"/>
      </w:r>
    </w:p>
    <w:p w14:paraId="769B5AC2" w14:textId="23BFBD96" w:rsidR="00F9302D" w:rsidRPr="000103C9" w:rsidRDefault="00F9302D" w:rsidP="000103C9">
      <w:pPr>
        <w:pStyle w:val="Caption"/>
        <w:rPr>
          <w:color w:val="44546A" w:themeColor="text2"/>
          <w:rPrChange w:id="174" w:author="Chen Heller" w:date="2023-08-02T15:21:00Z">
            <w:rPr/>
          </w:rPrChange>
        </w:rPr>
        <w:pPrChange w:id="175" w:author="Chen Heller" w:date="2023-08-02T15:20:00Z">
          <w:pPr>
            <w:pStyle w:val="Caption"/>
            <w:keepNext/>
            <w:ind w:right="4"/>
          </w:pPr>
        </w:pPrChange>
      </w:pPr>
      <w:r w:rsidRPr="000103C9">
        <w:rPr>
          <w:i/>
          <w:iCs/>
        </w:rPr>
        <w:t>Note.</w:t>
      </w:r>
      <w:r w:rsidRPr="000103C9">
        <w:t xml:space="preserve"> Each trial was composed of a fixation cross (1000 </w:t>
      </w:r>
      <w:proofErr w:type="spellStart"/>
      <w:r w:rsidRPr="000103C9">
        <w:t>ms</w:t>
      </w:r>
      <w:proofErr w:type="spellEnd"/>
      <w:r w:rsidRPr="000103C9">
        <w:t xml:space="preserve">), a first mask (270 </w:t>
      </w:r>
      <w:proofErr w:type="spellStart"/>
      <w:r w:rsidRPr="000103C9">
        <w:t>ms</w:t>
      </w:r>
      <w:proofErr w:type="spellEnd"/>
      <w:r w:rsidRPr="000103C9">
        <w:t xml:space="preserve">), a second mask (30 </w:t>
      </w:r>
      <w:proofErr w:type="spellStart"/>
      <w:r w:rsidRPr="000103C9">
        <w:t>ms</w:t>
      </w:r>
      <w:proofErr w:type="spellEnd"/>
      <w:r w:rsidRPr="000103C9">
        <w:t xml:space="preserve">), a prime word (30 </w:t>
      </w:r>
      <w:proofErr w:type="spellStart"/>
      <w:r w:rsidRPr="000103C9">
        <w:t>ms</w:t>
      </w:r>
      <w:proofErr w:type="spellEnd"/>
      <w:r w:rsidRPr="000103C9">
        <w:t xml:space="preserve">), a third mask (30 </w:t>
      </w:r>
      <w:proofErr w:type="spellStart"/>
      <w:r w:rsidRPr="000103C9">
        <w:t>ms</w:t>
      </w:r>
      <w:proofErr w:type="spellEnd"/>
      <w:r w:rsidRPr="000103C9">
        <w:t xml:space="preserve">), a classification task (100-740 </w:t>
      </w:r>
      <w:proofErr w:type="spellStart"/>
      <w:r w:rsidRPr="000103C9">
        <w:t>ms</w:t>
      </w:r>
      <w:proofErr w:type="spellEnd"/>
      <w:r w:rsidRPr="000103C9">
        <w:t xml:space="preserve">, out of which the target was displayed for 500 </w:t>
      </w:r>
      <w:proofErr w:type="spellStart"/>
      <w:r w:rsidRPr="000103C9">
        <w:t>ms</w:t>
      </w:r>
      <w:proofErr w:type="spellEnd"/>
      <w:r w:rsidRPr="000103C9">
        <w:t xml:space="preserve">), a recognition task (0-7000 </w:t>
      </w:r>
      <w:proofErr w:type="spellStart"/>
      <w:r w:rsidRPr="000103C9">
        <w:t>ms</w:t>
      </w:r>
      <w:proofErr w:type="spellEnd"/>
      <w:r w:rsidRPr="000103C9">
        <w:t xml:space="preserve">) and a PAS task (no time limit). The blue circles appearing on the screen were presented as markers for the participants to know where they should touch </w:t>
      </w:r>
      <w:proofErr w:type="gramStart"/>
      <w:r w:rsidRPr="000103C9">
        <w:t>in order to</w:t>
      </w:r>
      <w:proofErr w:type="gramEnd"/>
      <w:r w:rsidRPr="000103C9">
        <w:t xml:space="preserve"> make their response. </w:t>
      </w:r>
      <w:del w:id="176" w:author="zeev" w:date="2023-07-25T12:36:00Z">
        <w:r w:rsidRPr="000103C9" w:rsidDel="00B0450F">
          <w:delText>In practice, the blue</w:delText>
        </w:r>
      </w:del>
      <w:ins w:id="177" w:author="zeev" w:date="2023-07-25T12:36:00Z">
        <w:r w:rsidRPr="000103C9">
          <w:t>The</w:t>
        </w:r>
      </w:ins>
      <w:r w:rsidRPr="000103C9">
        <w:rPr>
          <w:rPrChange w:id="178" w:author="Chen Heller" w:date="2023-08-02T15:21:00Z">
            <w:rPr>
              <w:i w:val="0"/>
              <w:color w:val="auto"/>
              <w:sz w:val="24"/>
              <w:szCs w:val="24"/>
            </w:rPr>
          </w:rPrChange>
        </w:rPr>
        <w:t xml:space="preserve"> circle</w:t>
      </w:r>
      <w:ins w:id="179" w:author="zeev" w:date="2023-07-25T12:36:00Z">
        <w:r w:rsidRPr="000103C9">
          <w:t>s</w:t>
        </w:r>
      </w:ins>
      <w:r w:rsidRPr="000103C9">
        <w:rPr>
          <w:rPrChange w:id="180" w:author="Chen Heller" w:date="2023-08-02T15:21:00Z">
            <w:rPr>
              <w:i w:val="0"/>
              <w:color w:val="auto"/>
              <w:sz w:val="24"/>
              <w:szCs w:val="24"/>
            </w:rPr>
          </w:rPrChange>
        </w:rPr>
        <w:t xml:space="preserve"> and the Artificial/Natural category names were presented on the screen from the beginning of the trial, but for clarity purposes are presented here only after the last mask.</w:t>
      </w:r>
      <w:ins w:id="181" w:author="zeev" w:date="2023-07-25T17:25:00Z">
        <w:r w:rsidR="00860226" w:rsidRPr="000103C9">
          <w:t xml:space="preserve"> </w:t>
        </w:r>
      </w:ins>
      <w:ins w:id="182" w:author="zeev" w:date="2023-07-25T17:26:00Z">
        <w:r w:rsidR="00860226" w:rsidRPr="000103C9">
          <w:t>The inset on the top right corner depicts a</w:t>
        </w:r>
      </w:ins>
      <w:ins w:id="183" w:author="zeev" w:date="2023-07-25T17:25:00Z">
        <w:r w:rsidR="00860226" w:rsidRPr="000103C9">
          <w:rPr>
            <w:szCs w:val="22"/>
          </w:rPr>
          <w:t xml:space="preserve"> participant placing his finger on the starting </w:t>
        </w:r>
      </w:ins>
      <w:ins w:id="184" w:author="zeev" w:date="2023-07-25T17:26:00Z">
        <w:r w:rsidR="00860226" w:rsidRPr="000103C9">
          <w:rPr>
            <w:szCs w:val="22"/>
          </w:rPr>
          <w:t>point, which</w:t>
        </w:r>
      </w:ins>
      <w:ins w:id="185" w:author="zeev" w:date="2023-07-25T17:25:00Z">
        <w:r w:rsidR="00860226" w:rsidRPr="000103C9">
          <w:rPr>
            <w:szCs w:val="22"/>
          </w:rPr>
          <w:t xml:space="preserve"> is located 35cm away from the screen. The target is positioned 24 cm above the starting point and the answers are placed on each of its sides, 20 cm apart. Z axis maps the path to and from the screen. X-axis maps the left and right directions. </w:t>
        </w:r>
        <w:proofErr w:type="gramStart"/>
        <w:r w:rsidR="00860226" w:rsidRPr="000103C9">
          <w:rPr>
            <w:szCs w:val="22"/>
          </w:rPr>
          <w:t>Y axis</w:t>
        </w:r>
        <w:proofErr w:type="gramEnd"/>
        <w:r w:rsidR="00860226" w:rsidRPr="000103C9">
          <w:rPr>
            <w:szCs w:val="22"/>
          </w:rPr>
          <w:t xml:space="preserve"> maps the up and down directions</w:t>
        </w:r>
        <w:r w:rsidR="00860226" w:rsidRPr="000103C9">
          <w:t>.</w:t>
        </w:r>
      </w:ins>
      <w:ins w:id="186" w:author="zeev" w:date="2023-07-25T17:24:00Z">
        <w:r w:rsidR="00860226" w:rsidRPr="000103C9">
          <w:t xml:space="preserve"> </w:t>
        </w:r>
      </w:ins>
    </w:p>
    <w:p w14:paraId="450E6B5A" w14:textId="446DFDBE" w:rsidR="00F9302D" w:rsidDel="00BA2DC6" w:rsidRDefault="00F9302D" w:rsidP="00F9302D">
      <w:pPr>
        <w:ind w:firstLine="0"/>
        <w:rPr>
          <w:del w:id="187" w:author="Chen Heller" w:date="2023-08-02T15:17:00Z"/>
        </w:rP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proofErr w:type="spellStart"/>
      <w:r w:rsidR="00E23537">
        <w:t>ms</w:t>
      </w:r>
      <w:proofErr w:type="spellEnd"/>
      <w:r w:rsidR="00E23537">
        <w:t xml:space="preserve"> </w:t>
      </w:r>
      <w:r w:rsidR="00576271">
        <w:t>post</w:t>
      </w:r>
      <w:r w:rsidR="0053116D">
        <w:t xml:space="preserve"> target presentation</w:t>
      </w:r>
      <w:r w:rsidR="00472EEB">
        <w:t xml:space="preserve"> and then reach the screen within 420</w:t>
      </w:r>
      <w:r w:rsidR="001F3D88">
        <w:t xml:space="preserve"> </w:t>
      </w:r>
      <w:proofErr w:type="spellStart"/>
      <w:r w:rsidR="00472EEB">
        <w:t>ms</w:t>
      </w:r>
      <w:r w:rsidR="00067907">
        <w:t>.</w:t>
      </w:r>
      <w:proofErr w:type="spellEnd"/>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w:t>
      </w:r>
      <w:r w:rsidR="00067907">
        <w:lastRenderedPageBreak/>
        <w:t xml:space="preserve">(on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w:t>
      </w:r>
      <w:proofErr w:type="gramStart"/>
      <w:r w:rsidR="00067907">
        <w:t xml:space="preserve">a </w:t>
      </w:r>
      <w:r w:rsidR="007546C5">
        <w:t>"</w:t>
      </w:r>
      <w:proofErr w:type="gramEnd"/>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proofErr w:type="spellStart"/>
      <w:r>
        <w:t>ms</w:t>
      </w:r>
      <w:proofErr w:type="spellEnd"/>
      <w:r>
        <w:t xml:space="preserve">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88" w:author="zeev" w:date="2023-07-25T12:30:00Z">
        <w:r w:rsidR="00CE2F1D" w:rsidDel="00B0450F">
          <w:delText>t</w:delText>
        </w:r>
      </w:del>
      <w:ins w:id="189"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 xml:space="preserve">taken using the </w:t>
      </w:r>
      <w:del w:id="190"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91"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proofErr w:type="spellStart"/>
      <w:r>
        <w:t>ms</w:t>
      </w:r>
      <w:proofErr w:type="spellEnd"/>
      <w:r>
        <w:t xml:space="preserve"> of existing data </w:t>
      </w:r>
      <w:r>
        <w:lastRenderedPageBreak/>
        <w:t>or more than 100</w:t>
      </w:r>
      <w:r w:rsidR="003926E3">
        <w:t xml:space="preserve"> </w:t>
      </w:r>
      <w:proofErr w:type="spellStart"/>
      <w:r>
        <w:t>ms</w:t>
      </w:r>
      <w:proofErr w:type="spellEnd"/>
      <w:r>
        <w:t xml:space="preserve">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proofErr w:type="spellStart"/>
      <w:r>
        <w:t>ms</w:t>
      </w:r>
      <w:proofErr w:type="spellEnd"/>
      <w:r>
        <w:t xml:space="preserve"> and 320</w:t>
      </w:r>
      <w:r w:rsidR="002B1CCD">
        <w:t xml:space="preserve"> </w:t>
      </w:r>
      <w:proofErr w:type="spellStart"/>
      <w:r>
        <w:t>ms</w:t>
      </w:r>
      <w:proofErr w:type="spellEnd"/>
      <w:r>
        <w:t xml:space="preserve"> after target display and lasted no longer than 420</w:t>
      </w:r>
      <w:r w:rsidR="002B1CCD">
        <w:t xml:space="preserve"> </w:t>
      </w:r>
      <w:proofErr w:type="spellStart"/>
      <w:r>
        <w:t>ms</w:t>
      </w:r>
      <w:proofErr w:type="spellEnd"/>
      <w:r>
        <w:t xml:space="preserve">). </w:t>
      </w:r>
      <w:r>
        <w:rPr>
          <w:i/>
          <w:iCs/>
        </w:rPr>
        <w:t>Valid trials</w:t>
      </w:r>
      <w:r>
        <w:t xml:space="preserve"> were those that were not excluded due to any exclusion criteria.</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w:t>
      </w:r>
      <w:proofErr w:type="gramStart"/>
      <w:r>
        <w:t>low</w:t>
      </w:r>
      <w:r w:rsidR="00E338EB">
        <w:t>-</w:t>
      </w:r>
      <w:r>
        <w:t>pass</w:t>
      </w:r>
      <w:proofErr w:type="gramEnd"/>
      <w:r>
        <w:t xml:space="preserve">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w:t>
      </w:r>
      <w:r>
        <w:lastRenderedPageBreak/>
        <w:t>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3BFADEB0"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A82BE9" w:rsidRPr="00A82BE9">
        <w:t xml:space="preserve">Supplementary Figure </w:t>
      </w:r>
      <w:r w:rsidR="00A82BE9" w:rsidRPr="00DB1FF3">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1313AE" w:rsidRPr="00DB1FF3">
        <w:t>Supplementary Figure 2</w:t>
      </w:r>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192"/>
      <w:commentRangeStart w:id="193"/>
      <w:del w:id="194" w:author="zeev" w:date="2023-07-25T12:43:00Z">
        <w:r w:rsidR="005345F0" w:rsidDel="0039366E">
          <w:delText>non-timeseries</w:delText>
        </w:r>
      </w:del>
      <w:ins w:id="195" w:author="zeev" w:date="2023-07-25T12:49:00Z">
        <w:r w:rsidR="007B67C5">
          <w:t xml:space="preserve"> </w:t>
        </w:r>
        <w:del w:id="196" w:author="Chen Heller" w:date="2023-07-31T12:45:00Z">
          <w:r w:rsidR="007B67C5" w:rsidDel="00EF0DEB">
            <w:delText>descrete</w:delText>
          </w:r>
        </w:del>
      </w:ins>
      <w:ins w:id="197" w:author="Chen Heller" w:date="2023-07-31T12:45:00Z">
        <w:r w:rsidR="00EF0DEB">
          <w:t>discrete</w:t>
        </w:r>
      </w:ins>
      <w:r w:rsidR="005345F0">
        <w:t xml:space="preserve"> variables </w:t>
      </w:r>
      <w:commentRangeEnd w:id="192"/>
      <w:r w:rsidR="00564F37">
        <w:rPr>
          <w:rStyle w:val="CommentReference"/>
        </w:rPr>
        <w:commentReference w:id="192"/>
      </w:r>
      <w:commentRangeEnd w:id="193"/>
      <w:r w:rsidR="0039366E">
        <w:rPr>
          <w:rStyle w:val="CommentReference"/>
        </w:rPr>
        <w:commentReference w:id="193"/>
      </w:r>
      <w:r w:rsidR="005345F0">
        <w:t>were normalized within participant.</w:t>
      </w:r>
      <w:del w:id="198"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43FB1883" w:rsidR="008E7395" w:rsidRPr="00296B06" w:rsidDel="00CA552C" w:rsidRDefault="008E7395" w:rsidP="00296B06">
      <w:pPr>
        <w:ind w:left="720" w:firstLine="0"/>
        <w:rPr>
          <w:del w:id="199" w:author="Chen Heller" w:date="2023-08-02T15:27:00Z"/>
        </w:rPr>
      </w:pPr>
      <w:bookmarkStart w:id="200" w:name="_Toc114485393"/>
    </w:p>
    <w:p w14:paraId="3AA9C79F" w14:textId="598A9702" w:rsidR="00D826D9" w:rsidRDefault="00D826D9" w:rsidP="006238E0">
      <w:pPr>
        <w:pStyle w:val="Heading3"/>
      </w:pPr>
      <w:r>
        <w:t>Results</w:t>
      </w:r>
      <w:bookmarkEnd w:id="200"/>
    </w:p>
    <w:p w14:paraId="4475D219" w14:textId="3AADC18E" w:rsidR="008C57E4" w:rsidRPr="00E412ED" w:rsidRDefault="008C57E4" w:rsidP="00F21647">
      <w:pPr>
        <w:pStyle w:val="Heading4"/>
        <w:pPrChange w:id="201" w:author="Chen Heller" w:date="2023-08-02T14:55:00Z">
          <w:pPr>
            <w:ind w:firstLine="0"/>
          </w:pPr>
        </w:pPrChange>
      </w:pPr>
      <w:r w:rsidRPr="00E412ED">
        <w:t>Trial exclusion</w:t>
      </w:r>
    </w:p>
    <w:p w14:paraId="7495EE97" w14:textId="7A884D2C" w:rsidR="008C57E4" w:rsidRDefault="008C57E4" w:rsidP="008B6FEA">
      <w:pPr>
        <w:pPrChange w:id="202" w:author="Chen Heller" w:date="2023-08-02T14:55:00Z">
          <w:pPr>
            <w:ind w:firstLine="0"/>
          </w:pPr>
        </w:pPrChange>
      </w:pPr>
      <w:r>
        <w:t>The number of excluded trials in the reaching task was high</w:t>
      </w:r>
      <w:r w:rsidR="000E47B6">
        <w:t>er</w:t>
      </w:r>
      <w:r>
        <w:t xml:space="preserve"> </w:t>
      </w:r>
      <w:r w:rsidR="000E47B6">
        <w:t>than in</w:t>
      </w:r>
      <w:r>
        <w:t xml:space="preserve"> the keyboard task </w:t>
      </w:r>
      <w:commentRangeStart w:id="203"/>
      <w:commentRangeStart w:id="204"/>
      <w:r>
        <w:t>(</w:t>
      </w:r>
      <w:proofErr w:type="spellStart"/>
      <w:r>
        <w:t>M</w:t>
      </w:r>
      <w:r>
        <w:rPr>
          <w:vertAlign w:val="subscript"/>
        </w:rPr>
        <w:t>reach</w:t>
      </w:r>
      <w:proofErr w:type="spellEnd"/>
      <w:r>
        <w:t xml:space="preserve"> = </w:t>
      </w:r>
      <w:del w:id="205" w:author="Chen Heller" w:date="2023-07-31T13:57:00Z">
        <w:r w:rsidDel="00C702AD">
          <w:delText>128.76</w:delText>
        </w:r>
        <w:commentRangeEnd w:id="203"/>
        <w:r w:rsidR="003A3339" w:rsidDel="00C702AD">
          <w:rPr>
            <w:rStyle w:val="CommentReference"/>
          </w:rPr>
          <w:commentReference w:id="203"/>
        </w:r>
        <w:commentRangeEnd w:id="204"/>
        <w:r w:rsidR="00234A2F" w:rsidDel="00C702AD">
          <w:rPr>
            <w:rStyle w:val="CommentReference"/>
          </w:rPr>
          <w:commentReference w:id="204"/>
        </w:r>
      </w:del>
      <w:ins w:id="206" w:author="Chen Heller" w:date="2023-07-31T13:57:00Z">
        <w:r w:rsidR="00C702AD">
          <w:t>106.23</w:t>
        </w:r>
      </w:ins>
      <w:r>
        <w:t xml:space="preserve">, </w:t>
      </w:r>
      <w:proofErr w:type="spellStart"/>
      <w:r>
        <w:t>SD</w:t>
      </w:r>
      <w:r>
        <w:rPr>
          <w:vertAlign w:val="subscript"/>
        </w:rPr>
        <w:t>reach</w:t>
      </w:r>
      <w:proofErr w:type="spellEnd"/>
      <w:r>
        <w:t xml:space="preserve"> = </w:t>
      </w:r>
      <w:del w:id="207" w:author="Chen Heller" w:date="2023-07-31T13:57:00Z">
        <w:r w:rsidDel="00C702AD">
          <w:delText>35</w:delText>
        </w:r>
      </w:del>
      <w:ins w:id="208" w:author="Chen Heller" w:date="2023-07-31T13:57:00Z">
        <w:r w:rsidR="00C702AD">
          <w:t>32</w:t>
        </w:r>
      </w:ins>
      <w:r>
        <w:t>.</w:t>
      </w:r>
      <w:del w:id="209" w:author="Chen Heller" w:date="2023-07-31T13:57:00Z">
        <w:r w:rsidDel="00C702AD">
          <w:delText>52</w:delText>
        </w:r>
      </w:del>
      <w:ins w:id="210" w:author="Chen Heller" w:date="2023-07-31T13:57:00Z">
        <w:r w:rsidR="00C702AD">
          <w:t>59</w:t>
        </w:r>
      </w:ins>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del w:id="211" w:author="Chen Heller" w:date="2023-07-31T13:58:00Z">
        <w:r w:rsidDel="00C702AD">
          <w:delText>12.70</w:delText>
        </w:r>
      </w:del>
      <w:ins w:id="212" w:author="Chen Heller" w:date="2023-07-31T13:58:00Z">
        <w:r w:rsidR="00C702AD">
          <w:t>9.78</w:t>
        </w:r>
      </w:ins>
      <w:r>
        <w:t>, p &lt; 0.001, 95% CI [</w:t>
      </w:r>
      <w:del w:id="213" w:author="Chen Heller" w:date="2023-07-31T13:58:00Z">
        <w:r w:rsidDel="00C702AD">
          <w:delText>65.91</w:delText>
        </w:r>
      </w:del>
      <w:ins w:id="214" w:author="Chen Heller" w:date="2023-07-31T13:58:00Z">
        <w:r w:rsidR="00C702AD">
          <w:t>44.31</w:t>
        </w:r>
      </w:ins>
      <w:r>
        <w:t xml:space="preserve">, </w:t>
      </w:r>
      <w:del w:id="215" w:author="Chen Heller" w:date="2023-07-31T13:58:00Z">
        <w:r w:rsidDel="00C702AD">
          <w:delText>91.21</w:delText>
        </w:r>
      </w:del>
      <w:ins w:id="216" w:author="Chen Heller" w:date="2023-07-31T13:58:00Z">
        <w:r w:rsidR="00C702AD">
          <w:t>67.75</w:t>
        </w:r>
      </w:ins>
      <w:r>
        <w:t xml:space="preserve">], Cohen's d = </w:t>
      </w:r>
      <w:del w:id="217" w:author="Chen Heller" w:date="2023-07-31T13:58:00Z">
        <w:r w:rsidDel="003D75FA">
          <w:delText>2.31</w:delText>
        </w:r>
      </w:del>
      <w:ins w:id="218" w:author="Chen Heller" w:date="2023-07-31T13:58:00Z">
        <w:r w:rsidR="003D75FA">
          <w:t>1.78</w:t>
        </w:r>
      </w:ins>
      <w:r>
        <w:t xml:space="preserve">). </w:t>
      </w:r>
      <w:r w:rsidR="006C1222">
        <w:t>T</w:t>
      </w:r>
      <w:r>
        <w:t xml:space="preserve">his </w:t>
      </w:r>
      <w:r w:rsidR="006C1222">
        <w:t xml:space="preserve">difference stemmed from the </w:t>
      </w:r>
      <w:proofErr w:type="gramStart"/>
      <w:r>
        <w:t>late  and</w:t>
      </w:r>
      <w:proofErr w:type="gramEnd"/>
      <w:r>
        <w:t xml:space="preserve">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r w:rsidRPr="00E04DE0">
        <w:t xml:space="preserve">Table </w:t>
      </w:r>
      <w:r w:rsidR="00964AD3">
        <w:t>1</w:t>
      </w:r>
      <w:r w:rsidRPr="00E04DE0">
        <w:fldChar w:fldCharType="end"/>
      </w:r>
      <w:r>
        <w:t>).</w:t>
      </w:r>
    </w:p>
    <w:p w14:paraId="1A9605F3" w14:textId="09D0C748" w:rsidR="00964AD3" w:rsidRPr="008E7395" w:rsidRDefault="00964AD3" w:rsidP="00F34753">
      <w:pPr>
        <w:pStyle w:val="FigureNumber"/>
        <w:rPr>
          <w:i/>
          <w:iCs/>
        </w:rPr>
        <w:pPrChange w:id="219" w:author="Chen Heller" w:date="2023-08-02T15:25:00Z">
          <w:pPr>
            <w:pStyle w:val="TableFigure"/>
          </w:pPr>
        </w:pPrChange>
      </w:pPr>
      <w:bookmarkStart w:id="220" w:name="_Ref134436820"/>
      <w:r w:rsidRPr="00E04DE0">
        <w:t xml:space="preserve">Table </w:t>
      </w:r>
      <w:bookmarkEnd w:id="220"/>
      <w:r w:rsidR="003A3339">
        <w:t>1</w:t>
      </w:r>
    </w:p>
    <w:p w14:paraId="086F07A2" w14:textId="4CE4822F" w:rsidR="00964AD3" w:rsidRPr="008E7395" w:rsidRDefault="00964AD3" w:rsidP="00CA552C">
      <w:pPr>
        <w:pStyle w:val="FigureHeader"/>
        <w:pPrChange w:id="221" w:author="Chen Heller" w:date="2023-08-02T15:28:00Z">
          <w:pPr>
            <w:pStyle w:val="Caption"/>
            <w:keepNext/>
            <w:spacing w:line="480" w:lineRule="auto"/>
          </w:pPr>
        </w:pPrChange>
      </w:pPr>
      <w:r w:rsidRPr="00CA552C">
        <w:t>Comparison</w:t>
      </w:r>
      <w:r w:rsidRPr="008E7395">
        <w:t xml:space="preserve"> of the Number of Excluded Trials Between the Reaching </w:t>
      </w:r>
      <w:del w:id="222" w:author="Chen Heller" w:date="2023-08-02T15:26:00Z">
        <w:r w:rsidRPr="008E7395" w:rsidDel="00CE3A6E">
          <w:delText xml:space="preserve">Session </w:delText>
        </w:r>
      </w:del>
      <w:r w:rsidRPr="008E7395">
        <w:t>and the Keyboard Session</w:t>
      </w:r>
      <w:ins w:id="223" w:author="Chen Heller" w:date="2023-08-02T15:26:00Z">
        <w:r w:rsidR="00CE3A6E">
          <w:t>s</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proofErr w:type="gramStart"/>
            <w:r>
              <w:rPr>
                <w:b/>
                <w:bCs/>
              </w:rPr>
              <w:t>t(</w:t>
            </w:r>
            <w:proofErr w:type="gramEnd"/>
            <w:r>
              <w:rPr>
                <w:b/>
                <w:bCs/>
              </w:rPr>
              <w: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pPr>
              <w:ind w:firstLine="0"/>
              <w:jc w:val="center"/>
              <w:pPrChange w:id="224" w:author="Chen Heller" w:date="2023-07-31T12:50:00Z">
                <w:pPr>
                  <w:ind w:firstLine="0"/>
                </w:pPr>
              </w:pPrChange>
            </w:pPr>
            <w:del w:id="225" w:author="Chen Heller" w:date="2023-07-31T12:49:00Z">
              <w:r w:rsidDel="002C7426">
                <w:delText>0 (0)</w:delText>
              </w:r>
            </w:del>
          </w:p>
        </w:tc>
        <w:tc>
          <w:tcPr>
            <w:tcW w:w="709" w:type="dxa"/>
          </w:tcPr>
          <w:p w14:paraId="5624C1C6" w14:textId="30CDBAEE" w:rsidR="00964AD3" w:rsidRDefault="00964AD3" w:rsidP="00760205">
            <w:pPr>
              <w:ind w:firstLine="0"/>
            </w:pPr>
            <w:del w:id="226" w:author="Chen Heller" w:date="2023-07-31T12:53:00Z">
              <w:r w:rsidDel="002944C0">
                <w:delText>6.43</w:delText>
              </w:r>
            </w:del>
          </w:p>
        </w:tc>
        <w:tc>
          <w:tcPr>
            <w:tcW w:w="992" w:type="dxa"/>
          </w:tcPr>
          <w:p w14:paraId="5B2AA52A" w14:textId="15CC54B4" w:rsidR="00964AD3" w:rsidRDefault="00964AD3" w:rsidP="00760205">
            <w:pPr>
              <w:ind w:firstLine="0"/>
            </w:pPr>
            <w:del w:id="227" w:author="Chen Heller" w:date="2023-07-31T12:53:00Z">
              <w:r w:rsidDel="002944C0">
                <w:delText>&lt;0.001</w:delText>
              </w:r>
            </w:del>
          </w:p>
        </w:tc>
        <w:tc>
          <w:tcPr>
            <w:tcW w:w="1702" w:type="dxa"/>
          </w:tcPr>
          <w:p w14:paraId="0E0F2D1A" w14:textId="478D9F9C" w:rsidR="00964AD3" w:rsidRDefault="00964AD3" w:rsidP="00760205">
            <w:pPr>
              <w:ind w:firstLine="0"/>
            </w:pPr>
            <w:del w:id="228"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29" w:author="Chen Heller" w:date="2023-07-31T13:15:00Z"/>
        </w:trPr>
        <w:tc>
          <w:tcPr>
            <w:tcW w:w="2126" w:type="dxa"/>
            <w:tcBorders>
              <w:bottom w:val="single" w:sz="4" w:space="0" w:color="000000"/>
            </w:tcBorders>
          </w:tcPr>
          <w:p w14:paraId="2062B6EF" w14:textId="6CC925CB" w:rsidR="00AF3D16" w:rsidRDefault="00AF3D16" w:rsidP="00AF3D16">
            <w:pPr>
              <w:ind w:firstLine="0"/>
              <w:rPr>
                <w:ins w:id="230" w:author="Chen Heller" w:date="2023-07-31T13:15:00Z"/>
                <w:b/>
                <w:bCs/>
              </w:rPr>
            </w:pPr>
            <w:ins w:id="231"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32" w:author="Chen Heller" w:date="2023-07-31T13:15:00Z"/>
              </w:rPr>
            </w:pPr>
            <w:ins w:id="233"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34"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35"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36"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37"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rsidP="00F34753">
            <w:pPr>
              <w:pStyle w:val="Caption"/>
              <w:pPrChange w:id="238" w:author="Chen Heller" w:date="2023-08-02T15:25:00Z">
                <w:pPr>
                  <w:ind w:firstLine="0"/>
                </w:pPr>
              </w:pPrChange>
            </w:pPr>
            <w:r w:rsidRPr="00F64F57">
              <w:rPr>
                <w:i/>
                <w:iCs/>
              </w:rPr>
              <w:t xml:space="preserve">Note. </w:t>
            </w:r>
            <w:r w:rsidRPr="00F64F57">
              <w:t>t</w:t>
            </w:r>
            <w:r>
              <w:t>(</w:t>
            </w:r>
            <w:proofErr w:type="spellStart"/>
            <w:r>
              <w:t>df</w:t>
            </w:r>
            <w:proofErr w:type="spellEnd"/>
            <w:r>
              <w:t>)</w:t>
            </w:r>
            <w:r w:rsidRPr="00F64F57">
              <w:t xml:space="preserve"> = t-test score, degrees of freedom are in parenthesis; p = </w:t>
            </w:r>
            <w:r>
              <w:t xml:space="preserve">p-value; </w:t>
            </w:r>
            <w:r w:rsidRPr="00F64F57">
              <w:t>CI = 95% confidence interval</w:t>
            </w:r>
            <w:r>
              <w:t>s.</w:t>
            </w:r>
          </w:p>
        </w:tc>
      </w:tr>
    </w:tbl>
    <w:p w14:paraId="6FDADB43" w14:textId="474C0EDD" w:rsidR="00964AD3" w:rsidDel="00CA552C" w:rsidRDefault="00964AD3" w:rsidP="00964AD3">
      <w:pPr>
        <w:ind w:firstLine="0"/>
        <w:rPr>
          <w:del w:id="239" w:author="Chen Heller" w:date="2023-08-02T15:27:00Z"/>
        </w:rPr>
      </w:pPr>
    </w:p>
    <w:p w14:paraId="016CD883" w14:textId="49A0F4CC" w:rsidR="00887DD3" w:rsidRPr="00234A2F" w:rsidRDefault="00BA4221" w:rsidP="008B6FEA">
      <w:pPr>
        <w:pStyle w:val="Heading4"/>
        <w:pPrChange w:id="240" w:author="Chen Heller" w:date="2023-08-02T14:55:00Z">
          <w:pPr>
            <w:ind w:firstLine="0"/>
          </w:pPr>
        </w:pPrChange>
      </w:pPr>
      <w:r w:rsidRPr="00234A2F">
        <w:t>Prime visibility</w:t>
      </w:r>
      <w:r w:rsidR="00012635" w:rsidRPr="00234A2F">
        <w:t xml:space="preserve"> </w:t>
      </w:r>
    </w:p>
    <w:p w14:paraId="438C6938" w14:textId="6C1BC87A" w:rsidR="00DB7DD5" w:rsidRDefault="004731EE" w:rsidP="00234A2F">
      <w:pPr>
        <w:rPr>
          <w:ins w:id="241" w:author="Chen Heller" w:date="2023-07-31T17:45:00Z"/>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42" w:author="Chen Heller" w:date="2023-07-31T14:34:00Z">
        <w:r w:rsidR="004E2179" w:rsidDel="00586F4F">
          <w:delText>79</w:delText>
        </w:r>
      </w:del>
      <w:ins w:id="243" w:author="Chen Heller" w:date="2023-07-31T14:34:00Z">
        <w:r w:rsidR="00586F4F">
          <w:t>80</w:t>
        </w:r>
      </w:ins>
      <w:r w:rsidR="00BA4221">
        <w:t xml:space="preserve">% a visibility </w:t>
      </w:r>
      <w:r>
        <w:t xml:space="preserve">rating of </w:t>
      </w:r>
      <w:r w:rsidR="00BA4221">
        <w:t xml:space="preserve">2, </w:t>
      </w:r>
      <w:r w:rsidR="001F6E52">
        <w:t>0.</w:t>
      </w:r>
      <w:del w:id="244" w:author="Chen Heller" w:date="2023-07-31T14:34:00Z">
        <w:r w:rsidR="004E2179" w:rsidDel="00586F4F">
          <w:delText>63</w:delText>
        </w:r>
      </w:del>
      <w:ins w:id="245" w:author="Chen Heller" w:date="2023-07-31T14:34:00Z">
        <w:r w:rsidR="00586F4F">
          <w:t>64</w:t>
        </w:r>
      </w:ins>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while in the keyboard session</w:t>
      </w:r>
      <w:r w:rsidR="00823AC0">
        <w:t>,</w:t>
      </w:r>
      <w:r w:rsidR="00012635">
        <w:t xml:space="preserve"> </w:t>
      </w:r>
      <w:r w:rsidR="004E2179">
        <w:t>92.</w:t>
      </w:r>
      <w:del w:id="246" w:author="Chen Heller" w:date="2023-07-31T14:36:00Z">
        <w:r w:rsidR="004E2179" w:rsidDel="00C63F6D">
          <w:delText>12</w:delText>
        </w:r>
      </w:del>
      <w:ins w:id="247" w:author="Chen Heller" w:date="2023-07-31T14:36:00Z">
        <w:r w:rsidR="00C63F6D">
          <w:t>13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48" w:author="Chen Heller" w:date="2023-07-31T14:36:00Z">
        <w:r w:rsidR="004733D7" w:rsidDel="00C63F6D">
          <w:delText>70</w:delText>
        </w:r>
      </w:del>
      <w:ins w:id="249" w:author="Chen Heller" w:date="2023-07-31T14:36:00Z">
        <w:r w:rsidR="00C63F6D">
          <w:t>71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 xml:space="preserve">M = </w:t>
      </w:r>
      <w:r w:rsidR="00F01249">
        <w:lastRenderedPageBreak/>
        <w:t>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50"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51" w:author="Chen Heller" w:date="2023-07-31T19:18:00Z">
            <w:rPr>
              <w:b/>
              <w:bCs/>
            </w:rPr>
          </w:rPrChange>
        </w:rPr>
        <w:instrText xml:space="preserve"> \* MERGEFORMAT </w:instrText>
      </w:r>
      <w:r w:rsidR="00403C5D" w:rsidRPr="00403C5D">
        <w:fldChar w:fldCharType="separate"/>
      </w:r>
      <w:ins w:id="252" w:author="Chen Heller" w:date="2023-07-31T19:18:00Z">
        <w:r w:rsidR="00403C5D" w:rsidRPr="00403C5D">
          <w:rPr>
            <w:rPrChange w:id="253" w:author="Chen Heller" w:date="2023-07-31T19:18:00Z">
              <w:rPr>
                <w:b/>
                <w:bCs/>
              </w:rPr>
            </w:rPrChange>
          </w:rPr>
          <w:t xml:space="preserve">Figure </w:t>
        </w:r>
        <w:r w:rsidR="00403C5D" w:rsidRPr="00403C5D">
          <w:rPr>
            <w:noProof/>
            <w:rPrChange w:id="254" w:author="Chen Heller" w:date="2023-07-31T19:18:00Z">
              <w:rPr>
                <w:b/>
                <w:bCs/>
                <w:noProof/>
              </w:rPr>
            </w:rPrChange>
          </w:rPr>
          <w:t>2</w:t>
        </w:r>
        <w:r w:rsidR="00403C5D" w:rsidRPr="00403C5D">
          <w:fldChar w:fldCharType="end"/>
        </w:r>
        <w:r w:rsidR="00403C5D">
          <w:t>)</w:t>
        </w:r>
      </w:ins>
      <w:r w:rsidR="008116EA">
        <w:t>.</w:t>
      </w:r>
    </w:p>
    <w:p w14:paraId="2A622787" w14:textId="5B0AB2D9" w:rsidR="008A15B1" w:rsidRDefault="008A15B1" w:rsidP="008A007F">
      <w:pPr>
        <w:pStyle w:val="FigureNumber"/>
        <w:rPr>
          <w:ins w:id="255" w:author="Chen Heller" w:date="2023-07-31T17:47:00Z"/>
        </w:rPr>
        <w:pPrChange w:id="256" w:author="Chen Heller" w:date="2023-08-02T15:18:00Z">
          <w:pPr>
            <w:pStyle w:val="TableFigure"/>
          </w:pPr>
        </w:pPrChange>
      </w:pPr>
      <w:bookmarkStart w:id="257" w:name="_Ref141723514"/>
      <w:ins w:id="258"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59" w:author="Chen Heller" w:date="2023-07-31T17:46:00Z">
        <w:r w:rsidRPr="008A15B1">
          <w:rPr>
            <w:noProof/>
          </w:rPr>
          <w:t>2</w:t>
        </w:r>
        <w:r w:rsidRPr="008A15B1">
          <w:fldChar w:fldCharType="end"/>
        </w:r>
      </w:ins>
      <w:bookmarkEnd w:id="257"/>
    </w:p>
    <w:p w14:paraId="2308B196" w14:textId="0C17DFD3" w:rsidR="008A15B1" w:rsidRPr="008A15B1" w:rsidRDefault="002307CA" w:rsidP="008A007F">
      <w:pPr>
        <w:pStyle w:val="FigureHeader"/>
        <w:rPr>
          <w:ins w:id="260" w:author="Chen Heller" w:date="2023-07-31T17:46:00Z"/>
          <w:color w:val="auto"/>
          <w:szCs w:val="24"/>
          <w:rPrChange w:id="261" w:author="Chen Heller" w:date="2023-07-31T17:47:00Z">
            <w:rPr>
              <w:ins w:id="262" w:author="Chen Heller" w:date="2023-07-31T17:46:00Z"/>
              <w:b/>
              <w:bCs/>
            </w:rPr>
          </w:rPrChange>
        </w:rPr>
        <w:pPrChange w:id="263" w:author="Chen Heller" w:date="2023-08-02T15:18:00Z">
          <w:pPr>
            <w:pStyle w:val="Caption"/>
          </w:pPr>
        </w:pPrChange>
      </w:pPr>
      <w:ins w:id="264" w:author="Chen Heller" w:date="2023-07-31T17:47:00Z">
        <w:r>
          <w:t>Objective Task Performance</w:t>
        </w:r>
      </w:ins>
    </w:p>
    <w:p w14:paraId="5A4D8372" w14:textId="67D4A9CC" w:rsidR="00385B43" w:rsidRDefault="00975FE3" w:rsidP="00385B43">
      <w:pPr>
        <w:ind w:firstLine="0"/>
        <w:rPr>
          <w:ins w:id="265" w:author="Chen Heller" w:date="2023-07-31T17:45:00Z"/>
        </w:rPr>
      </w:pPr>
      <w:ins w:id="266" w:author="Chen Heller" w:date="2023-07-31T17:55:00Z">
        <w:r>
          <w:rPr>
            <w:noProof/>
          </w:rPr>
          <w:drawing>
            <wp:inline distT="0" distB="0" distL="0" distR="0" wp14:anchorId="32142882" wp14:editId="7A5EA783">
              <wp:extent cx="6062133" cy="2233874"/>
              <wp:effectExtent l="0" t="0" r="0" b="0"/>
              <wp:docPr id="828555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043" cy="2239368"/>
                      </a:xfrm>
                      <a:prstGeom prst="rect">
                        <a:avLst/>
                      </a:prstGeom>
                      <a:noFill/>
                    </pic:spPr>
                  </pic:pic>
                </a:graphicData>
              </a:graphic>
            </wp:inline>
          </w:drawing>
        </w:r>
      </w:ins>
    </w:p>
    <w:p w14:paraId="54758D0D" w14:textId="1475BDA8" w:rsidR="00385B43" w:rsidRPr="000103C9" w:rsidRDefault="00385B43" w:rsidP="00AC2919">
      <w:pPr>
        <w:pStyle w:val="Caption"/>
        <w:rPr>
          <w:ins w:id="267" w:author="Chen Heller" w:date="2023-07-31T17:58:00Z"/>
        </w:rPr>
        <w:pPrChange w:id="268" w:author="Chen Heller" w:date="2023-08-02T15:18:00Z">
          <w:pPr>
            <w:ind w:firstLine="0"/>
          </w:pPr>
        </w:pPrChange>
      </w:pPr>
      <w:ins w:id="269" w:author="Chen Heller" w:date="2023-07-31T17:45:00Z">
        <w:r w:rsidRPr="00974A4E">
          <w:rPr>
            <w:i/>
            <w:iCs/>
          </w:rPr>
          <w:t>Note.</w:t>
        </w:r>
        <w:r>
          <w:t xml:space="preserve"> </w:t>
        </w:r>
      </w:ins>
      <w:ins w:id="270" w:author="Chen Heller" w:date="2023-07-31T17:59:00Z">
        <w:r w:rsidR="00927FBB" w:rsidRPr="000103C9">
          <w:t>Performance in the o</w:t>
        </w:r>
        <w:r w:rsidR="003414CC" w:rsidRPr="000103C9">
          <w:t>bjective awareness task</w:t>
        </w:r>
        <w:r w:rsidR="00927FBB" w:rsidRPr="000103C9">
          <w:t xml:space="preserve">. Dots </w:t>
        </w:r>
      </w:ins>
      <w:ins w:id="271" w:author="Chen Heller" w:date="2023-07-31T18:00:00Z">
        <w:r w:rsidR="00927FBB" w:rsidRPr="000103C9">
          <w:t xml:space="preserve">mark </w:t>
        </w:r>
        <w:r w:rsidR="00BD293D" w:rsidRPr="000103C9">
          <w:t xml:space="preserve">each </w:t>
        </w:r>
      </w:ins>
      <w:ins w:id="272" w:author="Chen Heller" w:date="2023-07-31T17:59:00Z">
        <w:r w:rsidR="00927FBB" w:rsidRPr="000103C9">
          <w:t>participant</w:t>
        </w:r>
      </w:ins>
      <w:ins w:id="273" w:author="Chen Heller" w:date="2023-07-31T18:00:00Z">
        <w:r w:rsidR="00BD293D" w:rsidRPr="000103C9">
          <w:t>'s</w:t>
        </w:r>
      </w:ins>
      <w:ins w:id="274" w:author="Chen Heller" w:date="2023-07-31T17:59:00Z">
        <w:r w:rsidR="00927FBB" w:rsidRPr="000103C9">
          <w:t xml:space="preserve"> </w:t>
        </w:r>
      </w:ins>
      <w:proofErr w:type="gramStart"/>
      <w:ins w:id="275" w:author="Chen Heller" w:date="2023-07-31T18:08:00Z">
        <w:r w:rsidR="00C274A8" w:rsidRPr="000103C9">
          <w:t>performance</w:t>
        </w:r>
      </w:ins>
      <w:proofErr w:type="gramEnd"/>
      <w:ins w:id="276" w:author="Chen Heller" w:date="2023-07-31T18:09:00Z">
        <w:r w:rsidR="00C274A8" w:rsidRPr="000103C9">
          <w:t xml:space="preserve"> </w:t>
        </w:r>
      </w:ins>
      <w:ins w:id="277" w:author="Chen Heller" w:date="2023-07-31T18:00:00Z">
        <w:r w:rsidR="00927FBB" w:rsidRPr="000103C9">
          <w:t xml:space="preserve">and </w:t>
        </w:r>
      </w:ins>
      <w:ins w:id="278" w:author="Chen Heller" w:date="2023-07-31T17:59:00Z">
        <w:r w:rsidR="00927FBB" w:rsidRPr="000103C9">
          <w:t xml:space="preserve">the red/blue horizontal lines </w:t>
        </w:r>
      </w:ins>
      <w:ins w:id="279" w:author="Chen Heller" w:date="2023-07-31T18:00:00Z">
        <w:r w:rsidR="00BD293D" w:rsidRPr="000103C9">
          <w:t xml:space="preserve">represent </w:t>
        </w:r>
      </w:ins>
      <w:ins w:id="280" w:author="Chen Heller" w:date="2023-07-31T17:59:00Z">
        <w:r w:rsidR="00927FBB" w:rsidRPr="000103C9">
          <w:t xml:space="preserve">the average. Black error bars </w:t>
        </w:r>
      </w:ins>
      <w:ins w:id="281" w:author="Chen Heller" w:date="2023-07-31T18:01:00Z">
        <w:r w:rsidR="00BD293D" w:rsidRPr="000103C9">
          <w:t xml:space="preserve">depict </w:t>
        </w:r>
      </w:ins>
      <w:ins w:id="282" w:author="Chen Heller" w:date="2023-07-31T17:59:00Z">
        <w:r w:rsidR="00927FBB" w:rsidRPr="000103C9">
          <w:t xml:space="preserve">the </w:t>
        </w:r>
      </w:ins>
      <w:ins w:id="283" w:author="Chen Heller" w:date="2023-07-31T18:01:00Z">
        <w:r w:rsidR="00BD293D" w:rsidRPr="000103C9">
          <w:t>CI</w:t>
        </w:r>
      </w:ins>
      <w:ins w:id="284" w:author="Chen Heller" w:date="2023-07-31T18:09:00Z">
        <w:r w:rsidR="002437C4" w:rsidRPr="000103C9">
          <w:t>s</w:t>
        </w:r>
      </w:ins>
      <w:ins w:id="285" w:author="Chen Heller" w:date="2023-07-31T17:45:00Z">
        <w:r w:rsidRPr="000103C9">
          <w:t>.</w:t>
        </w:r>
      </w:ins>
    </w:p>
    <w:p w14:paraId="28FDC28E" w14:textId="090B73F6" w:rsidR="003414CC" w:rsidDel="008B6FEA" w:rsidRDefault="003414CC" w:rsidP="008B6FEA">
      <w:pPr>
        <w:pStyle w:val="Heading4"/>
        <w:rPr>
          <w:del w:id="286" w:author="Chen Heller" w:date="2023-08-02T14:55:00Z"/>
          <w:rtl/>
        </w:rPr>
        <w:pPrChange w:id="287" w:author="Chen Heller" w:date="2023-08-02T14:55:00Z">
          <w:pPr/>
        </w:pPrChange>
      </w:pPr>
    </w:p>
    <w:p w14:paraId="77D7A6B8" w14:textId="2AF59DD6" w:rsidR="005844E0" w:rsidRDefault="004C4126" w:rsidP="008B6FEA">
      <w:pPr>
        <w:pStyle w:val="Heading4"/>
        <w:pPrChange w:id="288" w:author="Chen Heller" w:date="2023-08-02T14:55:00Z">
          <w:pPr>
            <w:ind w:firstLine="0"/>
          </w:pPr>
        </w:pPrChange>
      </w:pPr>
      <w:ins w:id="289" w:author="zeev" w:date="2023-07-25T14:37:00Z">
        <w:r>
          <w:t xml:space="preserve">Preregistered </w:t>
        </w:r>
      </w:ins>
      <w:commentRangeStart w:id="290"/>
      <w:commentRangeStart w:id="291"/>
      <w:del w:id="292" w:author="zeev" w:date="2023-07-25T14:37:00Z">
        <w:r w:rsidR="00652B7D" w:rsidRPr="00E412ED" w:rsidDel="004C4126">
          <w:delText>C</w:delText>
        </w:r>
      </w:del>
      <w:ins w:id="293" w:author="zeev" w:date="2023-07-25T14:37:00Z">
        <w:r>
          <w:t>c</w:t>
        </w:r>
      </w:ins>
      <w:r w:rsidR="00652B7D" w:rsidRPr="00E412ED">
        <w:t>ongruency effect</w:t>
      </w:r>
      <w:del w:id="294" w:author="Chen Heller" w:date="2023-08-02T14:55:00Z">
        <w:r w:rsidR="00652B7D" w:rsidDel="008B6FEA">
          <w:delText>:</w:delText>
        </w:r>
      </w:del>
      <w:r w:rsidR="00652B7D">
        <w:t xml:space="preserve"> </w:t>
      </w:r>
      <w:commentRangeEnd w:id="290"/>
      <w:r w:rsidR="003A3339">
        <w:rPr>
          <w:rStyle w:val="CommentReference"/>
        </w:rPr>
        <w:commentReference w:id="290"/>
      </w:r>
      <w:commentRangeEnd w:id="291"/>
      <w:r w:rsidR="00D71297">
        <w:rPr>
          <w:rStyle w:val="CommentReference"/>
        </w:rPr>
        <w:commentReference w:id="291"/>
      </w:r>
    </w:p>
    <w:p w14:paraId="11D57144" w14:textId="7F7089E3" w:rsidR="007B776C" w:rsidRDefault="00F01249" w:rsidP="00AC2B66">
      <w:pPr>
        <w:rPr>
          <w:ins w:id="295"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296" w:author="Chen Heller" w:date="2023-07-31T19:19:00Z">
        <w:r w:rsidR="00720BE1">
          <w:t xml:space="preserve"> panels (h-k) of</w:t>
        </w:r>
      </w:ins>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r w:rsidR="0077049F" w:rsidRPr="0077049F">
        <w:fldChar w:fldCharType="separate"/>
      </w:r>
      <w:r w:rsidR="0077049F" w:rsidRPr="0077049F">
        <w:t xml:space="preserve">Figure </w:t>
      </w:r>
      <w:r w:rsidR="0077049F" w:rsidRPr="008E7395">
        <w:t>3</w:t>
      </w:r>
      <w:r w:rsidR="0077049F" w:rsidRPr="0077049F">
        <w:fldChar w:fldCharType="end"/>
      </w:r>
      <w:r w:rsidR="0077049F">
        <w:t xml:space="preserve"> </w:t>
      </w:r>
      <w:r w:rsidR="008347CC">
        <w:t>describe</w:t>
      </w:r>
      <w:ins w:id="297" w:author="zeev" w:date="2023-07-25T13:04:00Z">
        <w:del w:id="298"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299" w:author="zeev" w:date="2023-07-25T16:32:00Z">
        <w:r w:rsidR="00CB5A32" w:rsidDel="00801CF1">
          <w:delText xml:space="preserve"> </w:delText>
        </w:r>
      </w:del>
      <w:r w:rsidR="00CB5A32">
        <w:t>=</w:t>
      </w:r>
      <w:del w:id="300"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301" w:author="zeev" w:date="2023-07-25T16:32:00Z">
        <w:r w:rsidR="00A70B91" w:rsidDel="00801CF1">
          <w:delText xml:space="preserve"> </w:delText>
        </w:r>
      </w:del>
      <w:r w:rsidR="00A70B91">
        <w:t>=</w:t>
      </w:r>
      <w:del w:id="302" w:author="zeev" w:date="2023-07-25T16:32:00Z">
        <w:r w:rsidR="00A70B91" w:rsidDel="00801CF1">
          <w:delText xml:space="preserve"> </w:delText>
        </w:r>
      </w:del>
      <w:del w:id="303" w:author="zeev" w:date="2023-07-25T15:55:00Z">
        <w:r w:rsidR="00A70B91" w:rsidDel="00A95B39">
          <w:delText>XX</w:delText>
        </w:r>
      </w:del>
      <w:ins w:id="304" w:author="zeev" w:date="2023-07-25T15:55:00Z">
        <w:r w:rsidR="00A95B39">
          <w:t>545.46</w:t>
        </w:r>
      </w:ins>
      <w:r w:rsidR="00A70B91">
        <w:t>, SD=</w:t>
      </w:r>
      <w:del w:id="305" w:author="zeev" w:date="2023-07-25T15:55:00Z">
        <w:r w:rsidR="00A70B91" w:rsidDel="00A95B39">
          <w:delText>XX</w:delText>
        </w:r>
      </w:del>
      <w:ins w:id="306"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307" w:author="zeev" w:date="2023-07-25T15:55:00Z">
        <w:r w:rsidR="00A70B91" w:rsidDel="00A95B39">
          <w:delText>XX</w:delText>
        </w:r>
      </w:del>
      <w:ins w:id="308" w:author="zeev" w:date="2023-07-25T15:55:00Z">
        <w:r w:rsidR="00A95B39">
          <w:t>525.53</w:t>
        </w:r>
      </w:ins>
      <w:r w:rsidR="00A70B91">
        <w:t>, SD=</w:t>
      </w:r>
      <w:del w:id="309" w:author="zeev" w:date="2023-07-25T15:55:00Z">
        <w:r w:rsidR="00A70B91" w:rsidDel="00A95B39">
          <w:delText>XX</w:delText>
        </w:r>
      </w:del>
      <w:ins w:id="310" w:author="zeev" w:date="2023-07-25T15:55:00Z">
        <w:r w:rsidR="00A95B39">
          <w:t>35.76</w:t>
        </w:r>
      </w:ins>
      <w:r w:rsidR="00A70B91">
        <w:t>, t(29</w:t>
      </w:r>
      <w:del w:id="311" w:author="zeev" w:date="2023-07-25T15:55:00Z">
        <w:r w:rsidR="00A70B91" w:rsidDel="00A95B39">
          <w:delText xml:space="preserve">)=??, </w:delText>
        </w:r>
      </w:del>
      <w:ins w:id="312" w:author="zeev" w:date="2023-07-25T15:55:00Z">
        <w:r w:rsidR="00A95B39">
          <w:t xml:space="preserve">)=6.42, </w:t>
        </w:r>
      </w:ins>
      <w:r w:rsidR="00A70B91">
        <w:t>p</w:t>
      </w:r>
      <w:del w:id="313" w:author="zeev" w:date="2023-07-25T15:56:00Z">
        <w:r w:rsidR="00A70B91" w:rsidDel="00A95B39">
          <w:delText xml:space="preserve">=??, </w:delText>
        </w:r>
      </w:del>
      <w:ins w:id="314" w:author="zeev" w:date="2023-07-25T15:56:00Z">
        <w:r w:rsidR="00A95B39">
          <w:t xml:space="preserve">&lt;0.001, </w:t>
        </w:r>
      </w:ins>
      <w:r w:rsidR="00A70B91">
        <w:t>CIs</w:t>
      </w:r>
      <w:del w:id="315" w:author="zeev" w:date="2023-07-25T15:56:00Z">
        <w:r w:rsidR="00A70B91" w:rsidDel="00A95B39">
          <w:delText>=??</w:delText>
        </w:r>
        <w:r w:rsidR="00CB5A32" w:rsidDel="00A95B39">
          <w:delText xml:space="preserve">) </w:delText>
        </w:r>
      </w:del>
      <w:ins w:id="316" w:author="zeev" w:date="2023-07-25T15:56:00Z">
        <w:r w:rsidR="00A95B39">
          <w:t>=</w:t>
        </w:r>
      </w:ins>
      <w:ins w:id="317" w:author="zeev" w:date="2023-07-25T16:00:00Z">
        <w:r w:rsidR="00A95B39">
          <w:t>-</w:t>
        </w:r>
      </w:ins>
      <w:ins w:id="318" w:author="zeev" w:date="2023-07-25T15:56:00Z">
        <w:r w:rsidR="00A95B39">
          <w:t xml:space="preserve">26.27, </w:t>
        </w:r>
      </w:ins>
      <w:ins w:id="319" w:author="zeev" w:date="2023-07-25T16:00:00Z">
        <w:r w:rsidR="00A95B39">
          <w:t>-</w:t>
        </w:r>
      </w:ins>
      <w:ins w:id="320" w:author="zeev" w:date="2023-07-25T15:56:00Z">
        <w:r w:rsidR="00A95B39">
          <w:t xml:space="preserve">13.58) </w:t>
        </w:r>
      </w:ins>
      <w:r w:rsidR="00346BB1">
        <w:t>was</w:t>
      </w:r>
      <w:r w:rsidR="00E74CD9">
        <w:t xml:space="preserve"> </w:t>
      </w:r>
      <w:r w:rsidR="00CB5A32">
        <w:lastRenderedPageBreak/>
        <w:t>larger than the reach area effect (Cohen's d</w:t>
      </w:r>
      <w:del w:id="321" w:author="zeev" w:date="2023-07-25T16:32:00Z">
        <w:r w:rsidR="00CB5A32" w:rsidDel="00801CF1">
          <w:delText xml:space="preserve"> </w:delText>
        </w:r>
      </w:del>
      <w:r w:rsidR="00CB5A32">
        <w:t>=</w:t>
      </w:r>
      <w:del w:id="322"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323" w:author="zeev" w:date="2023-07-25T16:32:00Z">
        <w:r w:rsidR="00A70B91" w:rsidDel="00801CF1">
          <w:delText xml:space="preserve"> </w:delText>
        </w:r>
      </w:del>
      <w:r w:rsidR="00A70B91">
        <w:t>=</w:t>
      </w:r>
      <w:del w:id="324" w:author="zeev" w:date="2023-07-25T16:32:00Z">
        <w:r w:rsidR="00A70B91" w:rsidDel="00801CF1">
          <w:delText xml:space="preserve"> </w:delText>
        </w:r>
      </w:del>
      <w:del w:id="325" w:author="zeev" w:date="2023-07-25T15:56:00Z">
        <w:r w:rsidR="00A70B91" w:rsidDel="00A95B39">
          <w:delText>XX</w:delText>
        </w:r>
      </w:del>
      <w:ins w:id="326" w:author="zeev" w:date="2023-07-25T15:56:00Z">
        <w:r w:rsidR="00A95B39">
          <w:t>1.74</w:t>
        </w:r>
      </w:ins>
      <w:r w:rsidR="00A70B91">
        <w:t>, SD=</w:t>
      </w:r>
      <w:del w:id="327" w:author="zeev" w:date="2023-07-25T15:56:00Z">
        <w:r w:rsidR="00A70B91" w:rsidDel="00A95B39">
          <w:delText>XX</w:delText>
        </w:r>
      </w:del>
      <w:ins w:id="328" w:author="zeev" w:date="2023-07-25T15:56:00Z">
        <w:r w:rsidR="00A95B39">
          <w:t>0.</w:t>
        </w:r>
      </w:ins>
      <w:ins w:id="329"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330" w:author="zeev" w:date="2023-07-25T15:57:00Z">
        <w:r w:rsidR="00A70B91" w:rsidDel="00A95B39">
          <w:delText>XX</w:delText>
        </w:r>
      </w:del>
      <w:ins w:id="331" w:author="zeev" w:date="2023-07-25T15:57:00Z">
        <w:r w:rsidR="00A95B39">
          <w:t>2.09</w:t>
        </w:r>
      </w:ins>
      <w:r w:rsidR="00A70B91">
        <w:t>, SD=</w:t>
      </w:r>
      <w:del w:id="332" w:author="zeev" w:date="2023-07-25T15:57:00Z">
        <w:r w:rsidR="00A70B91" w:rsidDel="00A95B39">
          <w:delText>XX</w:delText>
        </w:r>
      </w:del>
      <w:ins w:id="333" w:author="zeev" w:date="2023-07-25T15:57:00Z">
        <w:r w:rsidR="00A95B39">
          <w:t>0.51</w:t>
        </w:r>
      </w:ins>
      <w:r w:rsidR="00A70B91">
        <w:t>, t(29</w:t>
      </w:r>
      <w:del w:id="334" w:author="zeev" w:date="2023-07-25T15:57:00Z">
        <w:r w:rsidR="00A70B91" w:rsidDel="00A95B39">
          <w:delText xml:space="preserve">)=??, </w:delText>
        </w:r>
      </w:del>
      <w:ins w:id="335" w:author="zeev" w:date="2023-07-25T15:57:00Z">
        <w:r w:rsidR="00A95B39">
          <w:t xml:space="preserve">)=3.75, </w:t>
        </w:r>
      </w:ins>
      <w:r w:rsidR="00A70B91">
        <w:t>p</w:t>
      </w:r>
      <w:del w:id="336" w:author="zeev" w:date="2023-07-25T15:57:00Z">
        <w:r w:rsidR="00A70B91" w:rsidDel="00A95B39">
          <w:delText xml:space="preserve">=??, </w:delText>
        </w:r>
      </w:del>
      <w:ins w:id="337" w:author="zeev" w:date="2023-07-25T15:57:00Z">
        <w:r w:rsidR="00A95B39">
          <w:t xml:space="preserve">&lt;0.001, </w:t>
        </w:r>
      </w:ins>
      <w:r w:rsidR="00A70B91">
        <w:t>CIs</w:t>
      </w:r>
      <w:del w:id="338" w:author="zeev" w:date="2023-07-25T15:57:00Z">
        <w:r w:rsidR="00A70B91" w:rsidDel="00A95B39">
          <w:delText>=??</w:delText>
        </w:r>
        <w:r w:rsidR="00CB5A32" w:rsidDel="00A95B39">
          <w:delText>)</w:delText>
        </w:r>
        <w:r w:rsidR="008B18FB" w:rsidDel="00A95B39">
          <w:delText xml:space="preserve">. </w:delText>
        </w:r>
      </w:del>
      <w:ins w:id="339"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340" w:author="zeev" w:date="2023-07-25T16:29:00Z">
        <w:r w:rsidR="008B3F10">
          <w:rPr>
            <w:vertAlign w:val="subscript"/>
          </w:rPr>
          <w:t>normalized</w:t>
        </w:r>
        <w:proofErr w:type="spellEnd"/>
        <w:r w:rsidR="008B3F10">
          <w:rPr>
            <w:vertAlign w:val="subscript"/>
          </w:rPr>
          <w:t xml:space="preserve"> reaching duration</w:t>
        </w:r>
      </w:ins>
      <w:del w:id="341" w:author="zeev" w:date="2023-07-25T16:33:00Z">
        <w:r w:rsidR="007156D0" w:rsidDel="00801CF1">
          <w:delText xml:space="preserve"> </w:delText>
        </w:r>
      </w:del>
      <w:r w:rsidR="007156D0">
        <w:t>=</w:t>
      </w:r>
      <w:del w:id="342" w:author="zeev" w:date="2023-07-25T16:33:00Z">
        <w:r w:rsidR="007156D0" w:rsidDel="00801CF1">
          <w:delText xml:space="preserve"> </w:delText>
        </w:r>
      </w:del>
      <w:r w:rsidR="002E0DD6">
        <w:t>1.25</w:t>
      </w:r>
      <w:r w:rsidR="00A70B91">
        <w:t>;</w:t>
      </w:r>
      <w:ins w:id="343" w:author="zeev" w:date="2023-07-25T16:24:00Z">
        <w:r w:rsidR="008A4A29">
          <w:t xml:space="preserve"> Cohen’s d</w:t>
        </w:r>
      </w:ins>
      <w:del w:id="344" w:author="zeev" w:date="2023-07-25T16:33:00Z">
        <w:r w:rsidR="00A70B91" w:rsidDel="00801CF1">
          <w:delText xml:space="preserve"> </w:delText>
        </w:r>
      </w:del>
      <w:ins w:id="345" w:author="zeev" w:date="2023-07-25T16:24:00Z">
        <w:r w:rsidR="008A4A29">
          <w:t>=</w:t>
        </w:r>
      </w:ins>
      <w:ins w:id="346" w:author="zeev" w:date="2023-07-25T16:25:00Z">
        <w:r w:rsidR="008A4A29">
          <w:t>1</w:t>
        </w:r>
      </w:ins>
      <w:ins w:id="347" w:author="zeev" w:date="2023-07-25T16:27:00Z">
        <w:r w:rsidR="008B3F10">
          <w:t>.17</w:t>
        </w:r>
      </w:ins>
      <w:ins w:id="348" w:author="zeev" w:date="2023-07-25T16:25:00Z">
        <w:r w:rsidR="008A4A29">
          <w:t xml:space="preserve">; </w:t>
        </w:r>
      </w:ins>
      <w:proofErr w:type="spellStart"/>
      <w:r w:rsidR="00A70B91">
        <w:t>M</w:t>
      </w:r>
      <w:r w:rsidR="00A70B91" w:rsidRPr="00234A2F">
        <w:rPr>
          <w:vertAlign w:val="subscript"/>
        </w:rPr>
        <w:t>inc</w:t>
      </w:r>
      <w:proofErr w:type="spellEnd"/>
      <w:del w:id="349" w:author="zeev" w:date="2023-07-25T16:33:00Z">
        <w:r w:rsidR="00A70B91" w:rsidDel="00801CF1">
          <w:delText xml:space="preserve"> </w:delText>
        </w:r>
      </w:del>
      <w:r w:rsidR="00A70B91">
        <w:t>=</w:t>
      </w:r>
      <w:del w:id="350" w:author="zeev" w:date="2023-07-25T16:33:00Z">
        <w:r w:rsidR="00A70B91" w:rsidDel="00801CF1">
          <w:delText xml:space="preserve"> </w:delText>
        </w:r>
      </w:del>
      <w:ins w:id="351" w:author="zeev" w:date="2023-07-25T16:25:00Z">
        <w:r w:rsidR="008B3F10">
          <w:t>429</w:t>
        </w:r>
      </w:ins>
      <w:del w:id="352" w:author="zeev" w:date="2023-07-25T15:58:00Z">
        <w:r w:rsidR="00A70B91" w:rsidDel="00A95B39">
          <w:delText>XX</w:delText>
        </w:r>
      </w:del>
      <w:r w:rsidR="00A70B91">
        <w:t>, SD=</w:t>
      </w:r>
      <w:del w:id="353" w:author="zeev" w:date="2023-07-25T15:58:00Z">
        <w:r w:rsidR="00A70B91" w:rsidDel="00A95B39">
          <w:delText>XX</w:delText>
        </w:r>
      </w:del>
      <w:ins w:id="354"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355" w:author="zeev" w:date="2023-07-25T15:58:00Z">
        <w:r w:rsidR="00A70B91" w:rsidDel="00A95B39">
          <w:delText>XX</w:delText>
        </w:r>
      </w:del>
      <w:ins w:id="356" w:author="zeev" w:date="2023-07-25T16:25:00Z">
        <w:r w:rsidR="008B3F10">
          <w:t>415.88</w:t>
        </w:r>
      </w:ins>
      <w:r w:rsidR="00A70B91">
        <w:t>, SD=</w:t>
      </w:r>
      <w:del w:id="357" w:author="zeev" w:date="2023-07-25T15:58:00Z">
        <w:r w:rsidR="00A70B91" w:rsidDel="00A95B39">
          <w:delText>XX</w:delText>
        </w:r>
      </w:del>
      <w:ins w:id="358" w:author="zeev" w:date="2023-07-25T16:26:00Z">
        <w:r w:rsidR="008B3F10">
          <w:t>29.76</w:t>
        </w:r>
      </w:ins>
      <w:del w:id="359" w:author="zeev" w:date="2023-07-25T15:59:00Z">
        <w:r w:rsidR="00A70B91" w:rsidRPr="00A70B91" w:rsidDel="00A95B39">
          <w:delText xml:space="preserve"> </w:delText>
        </w:r>
      </w:del>
      <w:r w:rsidR="00A70B91">
        <w:t xml:space="preserve">, </w:t>
      </w:r>
      <w:del w:id="360" w:author="zeev" w:date="2023-07-25T15:59:00Z">
        <w:r w:rsidR="00A70B91" w:rsidDel="00A95B39">
          <w:delText xml:space="preserve">t(29)=??, </w:delText>
        </w:r>
      </w:del>
      <w:r w:rsidR="00A70B91">
        <w:t>p</w:t>
      </w:r>
      <w:del w:id="361" w:author="zeev" w:date="2023-07-25T15:59:00Z">
        <w:r w:rsidR="00A70B91" w:rsidDel="00A95B39">
          <w:delText xml:space="preserve">=??, </w:delText>
        </w:r>
      </w:del>
      <w:ins w:id="362" w:author="zeev" w:date="2023-07-25T15:59:00Z">
        <w:r w:rsidR="00A95B39">
          <w:t xml:space="preserve">&lt;0.001, </w:t>
        </w:r>
      </w:ins>
      <w:r w:rsidR="00A70B91">
        <w:t>CIs</w:t>
      </w:r>
      <w:del w:id="363" w:author="zeev" w:date="2023-07-25T16:01:00Z">
        <w:r w:rsidR="00A70B91" w:rsidDel="00A95B39">
          <w:delText>=??</w:delText>
        </w:r>
        <w:r w:rsidR="002E0DD6" w:rsidDel="00A95B39">
          <w:delText>)</w:delText>
        </w:r>
        <w:r w:rsidR="005B17B6" w:rsidDel="00A95B39">
          <w:delText xml:space="preserve"> </w:delText>
        </w:r>
      </w:del>
      <w:ins w:id="364" w:author="zeev" w:date="2023-07-25T16:01:00Z">
        <w:r w:rsidR="00A95B39">
          <w:t>=-</w:t>
        </w:r>
      </w:ins>
      <w:ins w:id="365" w:author="zeev" w:date="2023-07-25T16:26:00Z">
        <w:r w:rsidR="008B3F10">
          <w:t>17.08</w:t>
        </w:r>
      </w:ins>
      <w:ins w:id="366" w:author="zeev" w:date="2023-07-25T16:01:00Z">
        <w:r w:rsidR="00A95B39">
          <w:t xml:space="preserve">, </w:t>
        </w:r>
      </w:ins>
      <w:ins w:id="367" w:author="zeev" w:date="2023-07-25T16:26:00Z">
        <w:r w:rsidR="008B3F10">
          <w:t>-9.17</w:t>
        </w:r>
      </w:ins>
      <w:ins w:id="368" w:author="zeev" w:date="2023-07-25T16:01:00Z">
        <w:r w:rsidR="00A95B39">
          <w:t xml:space="preserve">) </w:t>
        </w:r>
      </w:ins>
      <w:r w:rsidR="005B17B6">
        <w:t xml:space="preserve">than the normalized keyboard-RT (Cohen's </w:t>
      </w:r>
      <w:proofErr w:type="spellStart"/>
      <w:r w:rsidR="005B17B6">
        <w:t>d</w:t>
      </w:r>
      <w:ins w:id="369" w:author="zeev" w:date="2023-07-25T16:29:00Z">
        <w:r w:rsidR="008B3F10">
          <w:rPr>
            <w:vertAlign w:val="subscript"/>
          </w:rPr>
          <w:t>normalized</w:t>
        </w:r>
        <w:proofErr w:type="spellEnd"/>
        <w:r w:rsidR="008B3F10">
          <w:rPr>
            <w:vertAlign w:val="subscript"/>
          </w:rPr>
          <w:t xml:space="preserve"> keyboard RT</w:t>
        </w:r>
      </w:ins>
      <w:del w:id="370" w:author="zeev" w:date="2023-07-25T16:33:00Z">
        <w:r w:rsidR="005B17B6" w:rsidDel="00801CF1">
          <w:delText xml:space="preserve"> </w:delText>
        </w:r>
      </w:del>
      <w:r w:rsidR="005B17B6">
        <w:t>=</w:t>
      </w:r>
      <w:del w:id="371" w:author="zeev" w:date="2023-07-25T16:33:00Z">
        <w:r w:rsidR="005B17B6" w:rsidDel="00801CF1">
          <w:delText xml:space="preserve"> </w:delText>
        </w:r>
      </w:del>
      <w:r w:rsidR="005B17B6">
        <w:t>1.18</w:t>
      </w:r>
      <w:del w:id="372"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373" w:author="zeev" w:date="2023-07-25T16:07:00Z">
        <w:r w:rsidR="00A70B91" w:rsidDel="0041650C">
          <w:delText>XX</w:delText>
        </w:r>
      </w:del>
      <w:del w:id="374" w:author="zeev" w:date="2023-07-25T16:30:00Z">
        <w:r w:rsidR="00A70B91" w:rsidDel="008B3F10">
          <w:delText>, SD=</w:delText>
        </w:r>
      </w:del>
      <w:del w:id="375" w:author="zeev" w:date="2023-07-25T16:07:00Z">
        <w:r w:rsidR="00A70B91" w:rsidDel="0041650C">
          <w:delText>XX</w:delText>
        </w:r>
      </w:del>
      <w:del w:id="376" w:author="zeev" w:date="2023-07-25T16:30:00Z">
        <w:r w:rsidR="00A70B91" w:rsidDel="008B3F10">
          <w:delText>, M</w:delText>
        </w:r>
        <w:r w:rsidR="00A70B91" w:rsidRPr="00EC5BE4" w:rsidDel="008B3F10">
          <w:rPr>
            <w:vertAlign w:val="subscript"/>
          </w:rPr>
          <w:delText>con</w:delText>
        </w:r>
        <w:r w:rsidR="00A70B91" w:rsidDel="008B3F10">
          <w:delText>=</w:delText>
        </w:r>
      </w:del>
      <w:del w:id="377" w:author="zeev" w:date="2023-07-25T16:07:00Z">
        <w:r w:rsidR="00A70B91" w:rsidDel="0041650C">
          <w:delText>XX</w:delText>
        </w:r>
      </w:del>
      <w:del w:id="378" w:author="zeev" w:date="2023-07-25T16:30:00Z">
        <w:r w:rsidR="00A70B91" w:rsidDel="008B3F10">
          <w:delText>, SD=</w:delText>
        </w:r>
      </w:del>
      <w:del w:id="379" w:author="zeev" w:date="2023-07-25T16:07:00Z">
        <w:r w:rsidR="00A70B91" w:rsidDel="0041650C">
          <w:delText>XX</w:delText>
        </w:r>
      </w:del>
      <w:del w:id="380" w:author="zeev" w:date="2023-07-25T16:30:00Z">
        <w:r w:rsidR="00A70B91" w:rsidDel="008B3F10">
          <w:delText>, t(29</w:delText>
        </w:r>
      </w:del>
      <w:del w:id="381" w:author="zeev" w:date="2023-07-25T16:07:00Z">
        <w:r w:rsidR="00A70B91" w:rsidDel="0041650C">
          <w:delText xml:space="preserve">)=??, </w:delText>
        </w:r>
      </w:del>
      <w:del w:id="382" w:author="zeev" w:date="2023-07-25T16:30:00Z">
        <w:r w:rsidR="00A70B91" w:rsidDel="008B3F10">
          <w:delText>p</w:delText>
        </w:r>
      </w:del>
      <w:del w:id="383" w:author="zeev" w:date="2023-07-25T16:07:00Z">
        <w:r w:rsidR="00A70B91" w:rsidDel="0041650C">
          <w:delText xml:space="preserve">=??, </w:delText>
        </w:r>
      </w:del>
      <w:del w:id="384" w:author="zeev" w:date="2023-07-25T16:30:00Z">
        <w:r w:rsidR="00A70B91" w:rsidDel="008B3F10">
          <w:delText>CIs</w:delText>
        </w:r>
      </w:del>
      <w:del w:id="385" w:author="zeev" w:date="2023-07-25T16:07:00Z">
        <w:r w:rsidR="00A70B91" w:rsidDel="0041650C">
          <w:delText>=??</w:delText>
        </w:r>
        <w:r w:rsidR="005B17B6" w:rsidDel="0041650C">
          <w:delText>)</w:delText>
        </w:r>
        <w:r w:rsidR="007156D0" w:rsidDel="0041650C">
          <w:delText xml:space="preserve">. </w:delText>
        </w:r>
      </w:del>
      <w:ins w:id="386" w:author="zeev" w:date="2023-07-25T16:07:00Z">
        <w:r w:rsidR="0041650C">
          <w:t xml:space="preserve">). </w:t>
        </w:r>
      </w:ins>
      <w:r w:rsidR="000E28EE" w:rsidRPr="000E28EE">
        <w:t>Furthermore, incongruent trials exhibited a greater traveled distance</w:t>
      </w:r>
      <w:r w:rsidR="00A70B91">
        <w:t xml:space="preserve"> </w:t>
      </w:r>
      <w:r w:rsidR="00B22825">
        <w:t>(</w:t>
      </w:r>
      <w:proofErr w:type="spellStart"/>
      <w:r w:rsidR="00A70B91">
        <w:t>M</w:t>
      </w:r>
      <w:r w:rsidR="00A70B91" w:rsidRPr="00EC5BE4">
        <w:rPr>
          <w:vertAlign w:val="subscript"/>
        </w:rPr>
        <w:t>inc</w:t>
      </w:r>
      <w:proofErr w:type="spellEnd"/>
      <w:del w:id="387" w:author="zeev" w:date="2023-07-25T16:31:00Z">
        <w:r w:rsidR="00A70B91" w:rsidDel="00801CF1">
          <w:delText xml:space="preserve"> </w:delText>
        </w:r>
      </w:del>
      <w:r w:rsidR="00A70B91">
        <w:t>=</w:t>
      </w:r>
      <w:del w:id="388" w:author="zeev" w:date="2023-07-25T16:31:00Z">
        <w:r w:rsidR="00A70B91" w:rsidDel="00801CF1">
          <w:delText xml:space="preserve"> XX</w:delText>
        </w:r>
      </w:del>
      <w:ins w:id="389" w:author="zeev" w:date="2023-07-25T16:31:00Z">
        <w:r w:rsidR="00801CF1">
          <w:t>39.09</w:t>
        </w:r>
      </w:ins>
      <w:r w:rsidR="00A70B91">
        <w:t>, SD=</w:t>
      </w:r>
      <w:del w:id="390" w:author="zeev" w:date="2023-07-25T16:31:00Z">
        <w:r w:rsidR="00A70B91" w:rsidDel="00801CF1">
          <w:delText>XX</w:delText>
        </w:r>
      </w:del>
      <w:ins w:id="391"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392" w:author="zeev" w:date="2023-07-25T16:31:00Z">
        <w:r w:rsidR="00A70B91" w:rsidDel="00801CF1">
          <w:delText>XX</w:delText>
        </w:r>
      </w:del>
      <w:ins w:id="393" w:author="zeev" w:date="2023-07-25T16:31:00Z">
        <w:r w:rsidR="00801CF1">
          <w:t>38.20</w:t>
        </w:r>
      </w:ins>
      <w:r w:rsidR="00A70B91">
        <w:t>, SD=</w:t>
      </w:r>
      <w:del w:id="394" w:author="zeev" w:date="2023-07-25T16:31:00Z">
        <w:r w:rsidR="00A70B91" w:rsidDel="00801CF1">
          <w:delText>XX</w:delText>
        </w:r>
        <w:r w:rsidR="00C347DC" w:rsidRPr="00C347DC" w:rsidDel="00801CF1">
          <w:delText xml:space="preserve"> </w:delText>
        </w:r>
      </w:del>
      <w:ins w:id="395" w:author="zeev" w:date="2023-07-25T16:31:00Z">
        <w:r w:rsidR="00801CF1">
          <w:t>1.44</w:t>
        </w:r>
        <w:r w:rsidR="00801CF1" w:rsidRPr="00C347DC">
          <w:t xml:space="preserve"> </w:t>
        </w:r>
      </w:ins>
      <w:r w:rsidR="00C347DC">
        <w:t>t(29</w:t>
      </w:r>
      <w:del w:id="396" w:author="zeev" w:date="2023-07-25T16:31:00Z">
        <w:r w:rsidR="00C347DC" w:rsidDel="00801CF1">
          <w:delText xml:space="preserve">)=??, </w:delText>
        </w:r>
      </w:del>
      <w:ins w:id="397" w:author="zeev" w:date="2023-07-25T16:31:00Z">
        <w:r w:rsidR="00801CF1">
          <w:t xml:space="preserve">)=5.19, </w:t>
        </w:r>
      </w:ins>
      <w:r w:rsidR="00C347DC">
        <w:t>p</w:t>
      </w:r>
      <w:del w:id="398" w:author="zeev" w:date="2023-07-25T16:31:00Z">
        <w:r w:rsidR="00C347DC" w:rsidDel="00801CF1">
          <w:delText xml:space="preserve">=??, </w:delText>
        </w:r>
      </w:del>
      <w:ins w:id="399" w:author="zeev" w:date="2023-07-25T16:31:00Z">
        <w:r w:rsidR="00801CF1">
          <w:t xml:space="preserve">&lt;0.001, </w:t>
        </w:r>
      </w:ins>
      <w:r w:rsidR="00C347DC">
        <w:t>CIs</w:t>
      </w:r>
      <w:del w:id="400" w:author="zeev" w:date="2023-07-25T16:31:00Z">
        <w:r w:rsidR="00C347DC" w:rsidDel="00801CF1">
          <w:delText xml:space="preserve">=??; </w:delText>
        </w:r>
      </w:del>
      <w:ins w:id="401" w:author="zeev" w:date="2023-07-25T16:31:00Z">
        <w:r w:rsidR="00801CF1">
          <w:t xml:space="preserve">=-1.25, </w:t>
        </w:r>
      </w:ins>
      <w:ins w:id="402" w:author="zeev" w:date="2023-07-25T16:32:00Z">
        <w:r w:rsidR="00801CF1">
          <w:t>-0.54</w:t>
        </w:r>
      </w:ins>
      <w:ins w:id="403" w:author="zeev" w:date="2023-07-25T16:31:00Z">
        <w:r w:rsidR="00801CF1">
          <w:t xml:space="preserve">; </w:t>
        </w:r>
      </w:ins>
      <w:r w:rsidR="00C347DC">
        <w:t xml:space="preserve">Cohen's d </w:t>
      </w:r>
      <w:del w:id="404"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405"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406" w:author="zeev" w:date="2023-07-25T16:33:00Z">
        <w:r w:rsidR="004C77BE" w:rsidDel="0007305D">
          <w:delText xml:space="preserve"> </w:delText>
        </w:r>
      </w:del>
      <w:r w:rsidR="004C77BE">
        <w:t>=</w:t>
      </w:r>
      <w:del w:id="407" w:author="zeev" w:date="2023-07-25T16:33:00Z">
        <w:r w:rsidR="004C77BE" w:rsidDel="0007305D">
          <w:delText xml:space="preserve"> </w:delText>
        </w:r>
      </w:del>
      <w:del w:id="408" w:author="zeev" w:date="2023-07-25T16:34:00Z">
        <w:r w:rsidR="004C77BE" w:rsidDel="0007305D">
          <w:delText>1.18</w:delText>
        </w:r>
      </w:del>
      <w:ins w:id="409" w:author="zeev" w:date="2023-07-25T16:34:00Z">
        <w:r w:rsidR="0007305D">
          <w:t>0.19</w:t>
        </w:r>
      </w:ins>
      <w:r w:rsidR="004C77BE">
        <w:t xml:space="preserve">; </w:t>
      </w:r>
      <w:proofErr w:type="spellStart"/>
      <w:r w:rsidR="004C77BE">
        <w:t>M</w:t>
      </w:r>
      <w:r w:rsidR="004C77BE" w:rsidRPr="00EC5BE4">
        <w:rPr>
          <w:vertAlign w:val="subscript"/>
        </w:rPr>
        <w:t>inc</w:t>
      </w:r>
      <w:proofErr w:type="spellEnd"/>
      <w:del w:id="410" w:author="zeev" w:date="2023-07-25T16:34:00Z">
        <w:r w:rsidR="004C77BE" w:rsidDel="0007305D">
          <w:delText xml:space="preserve"> </w:delText>
        </w:r>
      </w:del>
      <w:r w:rsidR="004C77BE">
        <w:t>=</w:t>
      </w:r>
      <w:del w:id="411" w:author="zeev" w:date="2023-07-25T16:34:00Z">
        <w:r w:rsidR="004C77BE" w:rsidDel="0007305D">
          <w:delText xml:space="preserve"> XX</w:delText>
        </w:r>
      </w:del>
      <w:ins w:id="412" w:author="zeev" w:date="2023-07-25T16:34:00Z">
        <w:r w:rsidR="0007305D">
          <w:t>173.06</w:t>
        </w:r>
      </w:ins>
      <w:r w:rsidR="004C77BE">
        <w:t>, SD=</w:t>
      </w:r>
      <w:del w:id="413" w:author="zeev" w:date="2023-07-25T16:34:00Z">
        <w:r w:rsidR="004C77BE" w:rsidDel="0007305D">
          <w:delText>XX</w:delText>
        </w:r>
      </w:del>
      <w:ins w:id="414"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415" w:author="zeev" w:date="2023-07-25T16:34:00Z">
        <w:r w:rsidR="004C77BE" w:rsidDel="0007305D">
          <w:delText>XX</w:delText>
        </w:r>
      </w:del>
      <w:ins w:id="416" w:author="zeev" w:date="2023-07-25T16:34:00Z">
        <w:r w:rsidR="0007305D">
          <w:t>171.29</w:t>
        </w:r>
      </w:ins>
      <w:r w:rsidR="004C77BE">
        <w:t>, SD=</w:t>
      </w:r>
      <w:del w:id="417" w:author="zeev" w:date="2023-07-25T16:34:00Z">
        <w:r w:rsidR="004C77BE" w:rsidDel="0007305D">
          <w:delText>XX</w:delText>
        </w:r>
      </w:del>
      <w:ins w:id="418" w:author="zeev" w:date="2023-07-25T16:34:00Z">
        <w:r w:rsidR="0007305D">
          <w:rPr>
            <w:rFonts w:hint="cs"/>
            <w:rtl/>
          </w:rPr>
          <w:t>22.42</w:t>
        </w:r>
      </w:ins>
      <w:r w:rsidR="004C77BE">
        <w:t xml:space="preserve">, </w:t>
      </w:r>
      <w:del w:id="419" w:author="zeev" w:date="2023-07-25T16:34:00Z">
        <w:r w:rsidR="004C77BE" w:rsidDel="0007305D">
          <w:delText xml:space="preserve">t(29)=??, </w:delText>
        </w:r>
      </w:del>
      <w:r w:rsidR="004C77BE">
        <w:t>p</w:t>
      </w:r>
      <w:del w:id="420" w:author="zeev" w:date="2023-07-25T16:34:00Z">
        <w:r w:rsidR="004C77BE" w:rsidDel="0007305D">
          <w:delText xml:space="preserve">=??, </w:delText>
        </w:r>
      </w:del>
      <w:ins w:id="421" w:author="zeev" w:date="2023-07-25T16:34:00Z">
        <w:r w:rsidR="0007305D">
          <w:t xml:space="preserve">=0.318, </w:t>
        </w:r>
      </w:ins>
      <w:r w:rsidR="004C77BE">
        <w:t>CIs</w:t>
      </w:r>
      <w:del w:id="422" w:author="zeev" w:date="2023-07-25T16:35:00Z">
        <w:r w:rsidR="004C77BE" w:rsidDel="0007305D">
          <w:delText>=??)</w:delText>
        </w:r>
        <w:r w:rsidR="00055809" w:rsidDel="0007305D">
          <w:delText xml:space="preserve">. </w:delText>
        </w:r>
      </w:del>
      <w:ins w:id="423"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424" w:author="zeev" w:date="2023-07-25T16:35:00Z">
        <w:r w:rsidR="00B22825" w:rsidDel="008C100B">
          <w:delText xml:space="preserve"> </w:delText>
        </w:r>
      </w:del>
      <w:r w:rsidR="00B22825">
        <w:t>=</w:t>
      </w:r>
      <w:del w:id="425" w:author="zeev" w:date="2023-07-25T16:35:00Z">
        <w:r w:rsidR="00B22825" w:rsidDel="008C100B">
          <w:delText xml:space="preserve"> </w:delText>
        </w:r>
        <w:r w:rsidR="00B22825" w:rsidDel="00AC2B66">
          <w:delText>XX</w:delText>
        </w:r>
      </w:del>
      <w:ins w:id="426" w:author="zeev" w:date="2023-07-25T16:35:00Z">
        <w:r w:rsidR="00AC2B66">
          <w:t>1.99</w:t>
        </w:r>
      </w:ins>
      <w:r w:rsidR="00B22825">
        <w:t>, SD=</w:t>
      </w:r>
      <w:del w:id="427" w:author="zeev" w:date="2023-07-25T16:35:00Z">
        <w:r w:rsidR="00B22825" w:rsidDel="00AC2B66">
          <w:delText>XX</w:delText>
        </w:r>
      </w:del>
      <w:ins w:id="428"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429" w:author="zeev" w:date="2023-07-25T16:35:00Z">
        <w:r w:rsidR="00B22825" w:rsidDel="00AC2B66">
          <w:delText>XX</w:delText>
        </w:r>
      </w:del>
      <w:ins w:id="430" w:author="zeev" w:date="2023-07-25T16:35:00Z">
        <w:r w:rsidR="00AC2B66">
          <w:t>1.77</w:t>
        </w:r>
      </w:ins>
      <w:r w:rsidR="00B22825">
        <w:t>, SD=</w:t>
      </w:r>
      <w:del w:id="431" w:author="zeev" w:date="2023-07-25T16:35:00Z">
        <w:r w:rsidR="00B22825" w:rsidDel="00AC2B66">
          <w:delText>XX</w:delText>
        </w:r>
        <w:r w:rsidR="00B22825" w:rsidRPr="00C347DC" w:rsidDel="00AC2B66">
          <w:delText xml:space="preserve"> </w:delText>
        </w:r>
      </w:del>
      <w:ins w:id="432" w:author="zeev" w:date="2023-07-25T16:35:00Z">
        <w:r w:rsidR="00AC2B66">
          <w:t>0.40,</w:t>
        </w:r>
      </w:ins>
      <w:del w:id="433" w:author="zeev" w:date="2023-07-25T16:36:00Z">
        <w:r w:rsidR="00B22825" w:rsidDel="00AC2B66">
          <w:delText>t(29)=??,</w:delText>
        </w:r>
      </w:del>
      <w:r w:rsidR="00B22825">
        <w:t xml:space="preserve"> p</w:t>
      </w:r>
      <w:del w:id="434" w:author="zeev" w:date="2023-07-25T16:36:00Z">
        <w:r w:rsidR="00B22825" w:rsidDel="00AC2B66">
          <w:delText xml:space="preserve">=??, </w:delText>
        </w:r>
      </w:del>
      <w:ins w:id="435" w:author="zeev" w:date="2023-07-25T16:36:00Z">
        <w:r w:rsidR="00AC2B66">
          <w:t xml:space="preserve">=0.02, </w:t>
        </w:r>
      </w:ins>
      <w:r w:rsidR="00B22825">
        <w:t>CIs</w:t>
      </w:r>
      <w:del w:id="436" w:author="zeev" w:date="2023-07-25T16:36:00Z">
        <w:r w:rsidR="00B22825" w:rsidDel="00AC2B66">
          <w:delText xml:space="preserve">=??; </w:delText>
        </w:r>
      </w:del>
      <w:ins w:id="437" w:author="zeev" w:date="2023-07-25T16:36:00Z">
        <w:r w:rsidR="00AC2B66">
          <w:t xml:space="preserve">=-0.39, -0.05; </w:t>
        </w:r>
      </w:ins>
      <w:r w:rsidR="00B22825">
        <w:t>Cohen's d</w:t>
      </w:r>
      <w:del w:id="438" w:author="zeev" w:date="2023-07-25T16:36:00Z">
        <w:r w:rsidR="00B22825" w:rsidDel="00AC2B66">
          <w:delText xml:space="preserve"> =??)</w:delText>
        </w:r>
        <w:r w:rsidR="00453F6C" w:rsidDel="00AC2B66">
          <w:delText xml:space="preserve">. </w:delText>
        </w:r>
      </w:del>
      <w:ins w:id="439" w:author="zeev" w:date="2023-07-25T16:36:00Z">
        <w:r w:rsidR="00AC2B66">
          <w:t xml:space="preserve">=0.46). </w:t>
        </w:r>
      </w:ins>
    </w:p>
    <w:p w14:paraId="3181F0B8" w14:textId="4EEFE083" w:rsidR="00044A71" w:rsidRDefault="00044A71" w:rsidP="000103C9">
      <w:pPr>
        <w:pStyle w:val="FigureNumber"/>
        <w:rPr>
          <w:ins w:id="440" w:author="Chen Heller" w:date="2023-07-31T18:55:00Z"/>
          <w:i/>
          <w:iCs/>
        </w:rPr>
        <w:pPrChange w:id="441" w:author="Chen Heller" w:date="2023-08-02T15:22:00Z">
          <w:pPr>
            <w:ind w:firstLine="0"/>
          </w:pPr>
        </w:pPrChange>
      </w:pPr>
      <w:bookmarkStart w:id="442" w:name="_Ref141723623"/>
      <w:ins w:id="443" w:author="Chen Heller" w:date="2023-07-31T18:55:00Z">
        <w:r>
          <w:lastRenderedPageBreak/>
          <w:t xml:space="preserve">Figure </w:t>
        </w:r>
        <w:r>
          <w:fldChar w:fldCharType="begin"/>
        </w:r>
        <w:r>
          <w:instrText xml:space="preserve"> SEQ Figure \* ARABIC </w:instrText>
        </w:r>
      </w:ins>
      <w:r>
        <w:fldChar w:fldCharType="separate"/>
      </w:r>
      <w:ins w:id="444" w:author="Chen Heller" w:date="2023-07-31T18:55:00Z">
        <w:r>
          <w:rPr>
            <w:noProof/>
          </w:rPr>
          <w:t>3</w:t>
        </w:r>
        <w:r>
          <w:fldChar w:fldCharType="end"/>
        </w:r>
        <w:bookmarkEnd w:id="442"/>
      </w:ins>
    </w:p>
    <w:p w14:paraId="7F450BD0" w14:textId="51A7E827" w:rsidR="00044A71" w:rsidRPr="00FE453D" w:rsidRDefault="00044A71" w:rsidP="000103C9">
      <w:pPr>
        <w:pStyle w:val="FigureHeader"/>
        <w:rPr>
          <w:ins w:id="445" w:author="Chen Heller" w:date="2023-07-31T18:55:00Z"/>
        </w:rPr>
        <w:pPrChange w:id="446" w:author="Chen Heller" w:date="2023-08-02T15:22:00Z">
          <w:pPr>
            <w:ind w:firstLine="0"/>
          </w:pPr>
        </w:pPrChange>
      </w:pPr>
      <w:ins w:id="447" w:author="Chen Heller" w:date="2023-07-31T18:55:00Z">
        <w:r w:rsidRPr="008E7395">
          <w:t xml:space="preserve">Results </w:t>
        </w:r>
        <w:r>
          <w:t>of</w:t>
        </w:r>
        <w:r w:rsidRPr="008E7395">
          <w:t xml:space="preserve"> the </w:t>
        </w:r>
        <w:r>
          <w:t>Pre-registered Analysis</w:t>
        </w:r>
      </w:ins>
    </w:p>
    <w:p w14:paraId="16E318A3" w14:textId="77777777" w:rsidR="00044A71" w:rsidRDefault="00044A71" w:rsidP="00044A71">
      <w:pPr>
        <w:pStyle w:val="Caption"/>
        <w:rPr>
          <w:ins w:id="448" w:author="Chen Heller" w:date="2023-07-31T18:55:00Z"/>
          <w:i/>
          <w:iCs/>
          <w:noProof/>
        </w:rPr>
      </w:pPr>
      <w:ins w:id="449" w:author="Chen Heller" w:date="2023-07-31T18:55:00Z">
        <w:r>
          <w:rPr>
            <w:i/>
            <w:iCs/>
            <w:noProof/>
          </w:rPr>
          <w:drawing>
            <wp:inline distT="0" distB="0" distL="0" distR="0" wp14:anchorId="02729B19" wp14:editId="4B605AD3">
              <wp:extent cx="5362873" cy="7422078"/>
              <wp:effectExtent l="0" t="0" r="0" b="7620"/>
              <wp:docPr id="1284917126"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17126" name="Picture 12"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61" cy="7460397"/>
                      </a:xfrm>
                      <a:prstGeom prst="rect">
                        <a:avLst/>
                      </a:prstGeom>
                      <a:noFill/>
                    </pic:spPr>
                  </pic:pic>
                </a:graphicData>
              </a:graphic>
            </wp:inline>
          </w:drawing>
        </w:r>
      </w:ins>
    </w:p>
    <w:p w14:paraId="6A74368D" w14:textId="2134D240" w:rsidR="00044A71" w:rsidRDefault="00044A71" w:rsidP="00D42973">
      <w:pPr>
        <w:pStyle w:val="Caption"/>
        <w:pPrChange w:id="450" w:author="Chen Heller" w:date="2023-08-02T15:24:00Z">
          <w:pPr/>
        </w:pPrChange>
      </w:pPr>
      <w:ins w:id="451" w:author="Chen Heller" w:date="2023-07-31T18:55:00Z">
        <w:r w:rsidRPr="008E7395">
          <w:rPr>
            <w:i/>
            <w:iCs/>
          </w:rPr>
          <w:lastRenderedPageBreak/>
          <w:t>Note.</w:t>
        </w:r>
        <w:r>
          <w:t xml:space="preserve"> a) Reaching trajectories in valid trials, averaged across participants. Shaded areas are the </w:t>
        </w:r>
        <w:commentRangeStart w:id="452"/>
        <w:r>
          <w:t xml:space="preserve">standard error </w:t>
        </w:r>
        <w:commentRangeStart w:id="453"/>
        <w:commentRangeStart w:id="454"/>
        <w:r>
          <w:t xml:space="preserve">(SE). </w:t>
        </w:r>
        <w:commentRangeEnd w:id="453"/>
        <w:r>
          <w:rPr>
            <w:rStyle w:val="CommentReference"/>
          </w:rPr>
          <w:commentReference w:id="453"/>
        </w:r>
        <w:commentRangeEnd w:id="454"/>
        <w:r>
          <w:rPr>
            <w:rStyle w:val="CommentReference"/>
          </w:rPr>
          <w:commentReference w:id="454"/>
        </w:r>
      </w:ins>
      <w:commentRangeEnd w:id="452"/>
      <w:ins w:id="455" w:author="Chen Heller" w:date="2023-07-31T19:07:00Z">
        <w:r w:rsidR="00A80389">
          <w:rPr>
            <w:rStyle w:val="CommentReference"/>
          </w:rPr>
          <w:commentReference w:id="452"/>
        </w:r>
      </w:ins>
      <w:ins w:id="456" w:author="Chen Heller" w:date="2023-07-31T18:55:00Z">
        <w:r>
          <w:t xml:space="preserve">(b-f) Results of the different measures taken in the experiments. Dots represent single-participant averages across valid trials, while the red/blue horizontal lines depict the average of all participants.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 </w:t>
        </w:r>
        <w:commentRangeStart w:id="457"/>
        <w:r>
          <w:t>(after correction for multiple comparisons)</w:t>
        </w:r>
        <w:r w:rsidRPr="00F3771A">
          <w:t>.</w:t>
        </w:r>
        <w:r>
          <w:t xml:space="preserve"> </w:t>
        </w:r>
        <w:commentRangeEnd w:id="457"/>
        <w:r>
          <w:rPr>
            <w:rStyle w:val="CommentReference"/>
          </w:rPr>
          <w:commentReference w:id="457"/>
        </w:r>
        <w:r>
          <w:t>(h-k)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rsidP="008B6FEA">
      <w:pPr>
        <w:pStyle w:val="Heading4"/>
        <w:rPr>
          <w:ins w:id="458" w:author="zeev" w:date="2023-07-25T15:37:00Z"/>
        </w:rPr>
        <w:pPrChange w:id="459" w:author="Chen Heller" w:date="2023-08-02T14:56:00Z">
          <w:pPr/>
        </w:pPrChange>
      </w:pPr>
      <w:commentRangeStart w:id="460"/>
      <w:ins w:id="461" w:author="zeev" w:date="2023-07-25T15:37:00Z">
        <w:r w:rsidRPr="006E04F7">
          <w:t>Exploratory</w:t>
        </w:r>
      </w:ins>
      <w:commentRangeEnd w:id="460"/>
      <w:ins w:id="462" w:author="zeev" w:date="2023-07-25T15:38:00Z">
        <w:r>
          <w:rPr>
            <w:rStyle w:val="CommentReference"/>
          </w:rPr>
          <w:commentReference w:id="460"/>
        </w:r>
      </w:ins>
      <w:ins w:id="463" w:author="zeev" w:date="2023-07-25T15:37:00Z">
        <w:r w:rsidRPr="006E04F7">
          <w:t xml:space="preserve"> congruency effect</w:t>
        </w:r>
        <w:del w:id="464" w:author="Chen Heller" w:date="2023-08-02T14:56:00Z">
          <w:r w:rsidRPr="006E04F7" w:rsidDel="008B6FEA">
            <w:delText>:</w:delText>
          </w:r>
        </w:del>
      </w:ins>
    </w:p>
    <w:p w14:paraId="234C1000" w14:textId="5AAF0981" w:rsidR="004C4126" w:rsidRPr="00061554" w:rsidDel="00061554" w:rsidRDefault="00095A91" w:rsidP="009D05E8">
      <w:pPr>
        <w:rPr>
          <w:ins w:id="465" w:author="zeev" w:date="2023-07-25T14:38:00Z"/>
          <w:del w:id="466"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467" w:author="zeev" w:date="2023-07-25T15:31:00Z">
        <w:r w:rsidR="00CD2DF0">
          <w:t xml:space="preserve"> </w:t>
        </w:r>
      </w:ins>
      <w:proofErr w:type="spellStart"/>
      <w:r w:rsidR="00D10059">
        <w:t>ms</w:t>
      </w:r>
      <w:proofErr w:type="spellEnd"/>
      <w:r w:rsidR="00D10059">
        <w:t xml:space="preserve">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r w:rsidR="0077049F" w:rsidRPr="008E7395">
        <w:t>Figure 4</w:t>
      </w:r>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9D05E8">
      <w:pPr>
        <w:rPr>
          <w:del w:id="468" w:author="Chen Heller" w:date="2023-07-31T18:09:00Z"/>
          <w:i/>
          <w:iCs/>
        </w:rPr>
      </w:pPr>
    </w:p>
    <w:p w14:paraId="4CE0605F" w14:textId="4ED8B84B" w:rsidR="00774E47" w:rsidDel="00061554" w:rsidRDefault="00D60972" w:rsidP="008B6FEA">
      <w:pPr>
        <w:rPr>
          <w:del w:id="469" w:author="Chen Heller" w:date="2023-07-31T18:09:00Z"/>
        </w:rPr>
        <w:pPrChange w:id="470" w:author="Chen Heller" w:date="2023-08-02T14:56:00Z">
          <w:pPr>
            <w:jc w:val="left"/>
          </w:pPr>
        </w:pPrChange>
      </w:pPr>
      <w:del w:id="471" w:author="Chen Heller" w:date="2023-07-31T18:09:00Z">
        <w:r w:rsidDel="00061554">
          <w:br w:type="page"/>
        </w:r>
      </w:del>
    </w:p>
    <w:p w14:paraId="31C457C0" w14:textId="6C9F73E3" w:rsidR="003D0BDD" w:rsidDel="00061554" w:rsidRDefault="003D0BDD" w:rsidP="008B6FEA">
      <w:pPr>
        <w:rPr>
          <w:del w:id="472" w:author="Chen Heller" w:date="2023-07-31T18:10:00Z"/>
        </w:rPr>
        <w:pPrChange w:id="473" w:author="Chen Heller" w:date="2023-08-02T14:56:00Z">
          <w:pPr>
            <w:ind w:firstLine="0"/>
          </w:pPr>
        </w:pPrChange>
      </w:pPr>
    </w:p>
    <w:p w14:paraId="10D770A1" w14:textId="07551F08" w:rsidR="003D0BDD" w:rsidDel="00061554" w:rsidRDefault="003D0BDD" w:rsidP="008B6FEA">
      <w:pPr>
        <w:rPr>
          <w:del w:id="474" w:author="Chen Heller" w:date="2023-07-31T18:10:00Z"/>
        </w:rPr>
        <w:pPrChange w:id="475" w:author="Chen Heller" w:date="2023-08-02T14:56:00Z">
          <w:pPr>
            <w:ind w:firstLine="0"/>
          </w:pPr>
        </w:pPrChange>
      </w:pPr>
    </w:p>
    <w:p w14:paraId="50FA1A6B" w14:textId="76BF93A9" w:rsidR="00AB541D" w:rsidRDefault="00AB541D" w:rsidP="008B6FEA">
      <w:pPr>
        <w:pPrChange w:id="476" w:author="Chen Heller" w:date="2023-08-02T14:56:00Z">
          <w:pPr>
            <w:ind w:firstLine="0"/>
          </w:pPr>
        </w:pPrChange>
      </w:pPr>
    </w:p>
    <w:p w14:paraId="74245F29" w14:textId="3127940D" w:rsidR="00AB541D" w:rsidDel="00061554" w:rsidRDefault="00AB541D" w:rsidP="00AB541D">
      <w:pPr>
        <w:pStyle w:val="Caption"/>
        <w:keepNext/>
        <w:rPr>
          <w:del w:id="477" w:author="Chen Heller" w:date="2023-07-31T18:10:00Z"/>
        </w:rPr>
      </w:pPr>
    </w:p>
    <w:p w14:paraId="698FF9E6" w14:textId="593B604F" w:rsidR="004251C4" w:rsidDel="00061554" w:rsidRDefault="004251C4" w:rsidP="004251C4">
      <w:pPr>
        <w:keepNext/>
        <w:ind w:firstLine="0"/>
        <w:rPr>
          <w:del w:id="478" w:author="Chen Heller" w:date="2023-07-31T18:10:00Z"/>
        </w:rPr>
      </w:pPr>
    </w:p>
    <w:p w14:paraId="3AEEF847" w14:textId="4409C5E2" w:rsidR="0032528D" w:rsidRPr="00F204EE" w:rsidDel="00844E99" w:rsidRDefault="0032528D" w:rsidP="008E7395">
      <w:pPr>
        <w:pStyle w:val="TableFigure"/>
        <w:rPr>
          <w:del w:id="479" w:author="Chen Heller" w:date="2023-07-31T18:43:00Z"/>
        </w:rPr>
      </w:pPr>
      <w:bookmarkStart w:id="480" w:name="_Ref129683805"/>
      <w:bookmarkStart w:id="481" w:name="_Ref113906821"/>
      <w:del w:id="482" w:author="Chen Heller" w:date="2023-07-31T18:43:00Z">
        <w:r w:rsidRPr="00F204EE" w:rsidDel="00844E99">
          <w:delText xml:space="preserve">Figure </w:delText>
        </w:r>
      </w:del>
      <w:del w:id="483" w:author="Chen Heller" w:date="2023-07-31T17:46:00Z">
        <w:r w:rsidR="00760205" w:rsidDel="008A15B1">
          <w:rPr>
            <w:b w:val="0"/>
            <w:bCs w:val="0"/>
            <w:noProof/>
          </w:rPr>
          <w:fldChar w:fldCharType="begin"/>
        </w:r>
        <w:r w:rsidR="00760205" w:rsidDel="008A15B1">
          <w:rPr>
            <w:noProof/>
          </w:rPr>
          <w:delInstrText xml:space="preserve"> SEQ Figure \* ARABIC </w:delInstrText>
        </w:r>
        <w:r w:rsidR="00760205" w:rsidDel="008A15B1">
          <w:rPr>
            <w:b w:val="0"/>
            <w:bCs w:val="0"/>
            <w:noProof/>
          </w:rPr>
          <w:fldChar w:fldCharType="separate"/>
        </w:r>
        <w:r w:rsidR="00CA2A96" w:rsidRPr="00F204EE" w:rsidDel="008A15B1">
          <w:rPr>
            <w:noProof/>
          </w:rPr>
          <w:delText>3</w:delText>
        </w:r>
        <w:r w:rsidR="00760205" w:rsidDel="008A15B1">
          <w:rPr>
            <w:b w:val="0"/>
            <w:bCs w:val="0"/>
            <w:noProof/>
          </w:rPr>
          <w:fldChar w:fldCharType="end"/>
        </w:r>
      </w:del>
      <w:bookmarkEnd w:id="480"/>
    </w:p>
    <w:p w14:paraId="16C69F89" w14:textId="7DBF7BCB" w:rsidR="001E7631" w:rsidRPr="00DC2E73" w:rsidDel="00844E99" w:rsidRDefault="00B61217" w:rsidP="001E7631">
      <w:pPr>
        <w:ind w:firstLine="0"/>
        <w:rPr>
          <w:del w:id="484" w:author="Chen Heller" w:date="2023-07-31T18:43:00Z"/>
        </w:rPr>
      </w:pPr>
      <w:del w:id="485"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486" w:author="Chen Heller" w:date="2023-07-31T18:43:00Z"/>
        </w:rPr>
      </w:pPr>
      <w:del w:id="487"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488" w:author="Chen Heller" w:date="2023-07-31T18:43:00Z"/>
          <w:i/>
          <w:iCs/>
        </w:rPr>
      </w:pPr>
      <w:del w:id="489" w:author="Chen Heller" w:date="2023-07-31T18:43:00Z">
        <w:r w:rsidRPr="00974A4E" w:rsidDel="003F1CBA">
          <w:rPr>
            <w:i/>
            <w:iCs/>
          </w:rPr>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490" w:author="Chen Heller" w:date="2023-07-31T15:09:00Z">
        <w:r w:rsidDel="001D7F78">
          <w:delText>. (a,c) Belong to participant 53 while (b, d) belong to participant 59.</w:delText>
        </w:r>
      </w:del>
    </w:p>
    <w:p w14:paraId="4D6F6DBF" w14:textId="04A5F4A9" w:rsidR="001E7631" w:rsidRDefault="001E7631" w:rsidP="00D42973">
      <w:pPr>
        <w:pStyle w:val="FigureNumber"/>
        <w:pPrChange w:id="491" w:author="Chen Heller" w:date="2023-08-02T15:24:00Z">
          <w:pPr>
            <w:pStyle w:val="TableFigure"/>
          </w:pPr>
        </w:pPrChange>
      </w:pPr>
      <w:bookmarkStart w:id="492" w:name="_Ref141723683"/>
      <w:bookmarkStart w:id="493" w:name="_Ref134432967"/>
      <w:r w:rsidRPr="007C71AC">
        <w:t>Figure</w:t>
      </w:r>
      <w:r w:rsidRPr="002C7A24">
        <w:t xml:space="preserve"> </w:t>
      </w:r>
      <w:bookmarkStart w:id="494" w:name="_Ref134432250"/>
      <w:ins w:id="495" w:author="Chen Heller" w:date="2023-07-31T17:46:00Z">
        <w:r w:rsidR="008A15B1">
          <w:fldChar w:fldCharType="begin"/>
        </w:r>
        <w:r w:rsidR="008A15B1">
          <w:instrText xml:space="preserve"> SEQ Figure \* ARABIC </w:instrText>
        </w:r>
      </w:ins>
      <w:r w:rsidR="008A15B1">
        <w:fldChar w:fldCharType="separate"/>
      </w:r>
      <w:ins w:id="496" w:author="Chen Heller" w:date="2023-07-31T17:46:00Z">
        <w:r w:rsidR="008A15B1">
          <w:rPr>
            <w:noProof/>
          </w:rPr>
          <w:t>4</w:t>
        </w:r>
        <w:r w:rsidR="008A15B1">
          <w:fldChar w:fldCharType="end"/>
        </w:r>
      </w:ins>
      <w:bookmarkEnd w:id="492"/>
      <w:del w:id="497"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493"/>
      <w:bookmarkEnd w:id="494"/>
    </w:p>
    <w:p w14:paraId="505F5538" w14:textId="73F873EA" w:rsidR="007C71AC" w:rsidRPr="00FE453D" w:rsidRDefault="007C71AC" w:rsidP="00D42973">
      <w:pPr>
        <w:pStyle w:val="FigureHeader"/>
        <w:pPrChange w:id="498" w:author="Chen Heller" w:date="2023-08-02T15:24:00Z">
          <w:pPr>
            <w:pStyle w:val="Caption"/>
            <w:spacing w:line="480" w:lineRule="auto"/>
          </w:pPr>
        </w:pPrChange>
      </w:pPr>
      <w:del w:id="499" w:author="Chen Heller" w:date="2023-07-31T16:47:00Z">
        <w:r w:rsidRPr="008E7395" w:rsidDel="005D0FA8">
          <w:delText>Time-Dependent Results</w:delText>
        </w:r>
      </w:del>
      <w:ins w:id="500" w:author="Chen Heller" w:date="2023-07-31T16:47:00Z">
        <w:r w:rsidR="005D0FA8">
          <w:t>Results of the Exploratory Analysis</w:t>
        </w:r>
      </w:ins>
    </w:p>
    <w:p w14:paraId="74551909" w14:textId="6672F103" w:rsidR="007C71AC" w:rsidRDefault="00C41AFA" w:rsidP="00C41AFA">
      <w:pPr>
        <w:ind w:firstLine="0"/>
      </w:pPr>
      <w:ins w:id="501" w:author="Chen Heller" w:date="2023-07-31T19:17:00Z">
        <w:r w:rsidRPr="00C41AFA">
          <w:rPr>
            <w:noProof/>
          </w:rPr>
          <w:drawing>
            <wp:inline distT="0" distB="0" distL="0" distR="0" wp14:anchorId="621BA7FB" wp14:editId="4977C30E">
              <wp:extent cx="5943600" cy="2570480"/>
              <wp:effectExtent l="0" t="0" r="0" b="1270"/>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943600" cy="2570480"/>
                      </a:xfrm>
                      <a:prstGeom prst="rect">
                        <a:avLst/>
                      </a:prstGeom>
                    </pic:spPr>
                  </pic:pic>
                </a:graphicData>
              </a:graphic>
            </wp:inline>
          </w:drawing>
        </w:r>
      </w:ins>
      <w:del w:id="502"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rsidP="00F34753">
      <w:pPr>
        <w:pStyle w:val="Caption"/>
        <w:rPr>
          <w:b/>
          <w:bCs/>
          <w:i/>
          <w:iCs/>
        </w:rPr>
        <w:pPrChange w:id="503" w:author="Chen Heller" w:date="2023-08-02T15:25:00Z">
          <w:pPr>
            <w:ind w:firstLine="0"/>
          </w:pPr>
        </w:pPrChange>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proofErr w:type="spellStart"/>
      <w:r>
        <w:t>ms</w:t>
      </w:r>
      <w:proofErr w:type="spellEnd"/>
      <w:r>
        <w:t xml:space="preserve">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504"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505" w:author="Chen Heller" w:date="2023-07-31T18:54:00Z"/>
        </w:rPr>
      </w:pPr>
      <w:bookmarkStart w:id="506" w:name="_Ref134432975"/>
      <w:bookmarkEnd w:id="481"/>
      <w:commentRangeStart w:id="507"/>
      <w:del w:id="508" w:author="Chen Heller" w:date="2023-07-31T18:54:00Z">
        <w:r w:rsidRPr="00E46BEB" w:rsidDel="00044A71">
          <w:lastRenderedPageBreak/>
          <w:delText>Figure</w:delText>
        </w:r>
        <w:r w:rsidRPr="002C7A24" w:rsidDel="00044A71">
          <w:delText xml:space="preserve"> </w:delText>
        </w:r>
      </w:del>
      <w:del w:id="509" w:author="Chen Heller" w:date="2023-07-31T17:46:00Z">
        <w:r w:rsidR="00760205" w:rsidDel="008A15B1">
          <w:rPr>
            <w:b w:val="0"/>
            <w:bCs w:val="0"/>
          </w:rPr>
          <w:fldChar w:fldCharType="begin"/>
        </w:r>
        <w:r w:rsidR="00760205" w:rsidDel="008A15B1">
          <w:delInstrText xml:space="preserve"> SEQ Figure \* ARABIC </w:delInstrText>
        </w:r>
        <w:r w:rsidR="00760205" w:rsidDel="008A15B1">
          <w:rPr>
            <w:b w:val="0"/>
            <w:bCs w:val="0"/>
          </w:rPr>
          <w:fldChar w:fldCharType="separate"/>
        </w:r>
        <w:r w:rsidRPr="008E7395" w:rsidDel="008A15B1">
          <w:delText>5</w:delText>
        </w:r>
        <w:r w:rsidR="00760205" w:rsidDel="008A15B1">
          <w:rPr>
            <w:b w:val="0"/>
            <w:bCs w:val="0"/>
          </w:rPr>
          <w:fldChar w:fldCharType="end"/>
        </w:r>
      </w:del>
      <w:bookmarkEnd w:id="506"/>
    </w:p>
    <w:p w14:paraId="45F82470" w14:textId="6C6D7FF2" w:rsidR="007C71AC" w:rsidRPr="00FE453D" w:rsidDel="00044A71" w:rsidRDefault="007C71AC" w:rsidP="008E7395">
      <w:pPr>
        <w:ind w:firstLine="0"/>
        <w:rPr>
          <w:del w:id="510" w:author="Chen Heller" w:date="2023-07-31T18:54:00Z"/>
        </w:rPr>
      </w:pPr>
      <w:del w:id="511" w:author="Chen Heller" w:date="2023-07-31T18:54:00Z">
        <w:r w:rsidRPr="008E7395" w:rsidDel="00044A71">
          <w:rPr>
            <w:i/>
            <w:iCs/>
          </w:rPr>
          <w:delText xml:space="preserve">Results </w:delText>
        </w:r>
      </w:del>
      <w:del w:id="512" w:author="Chen Heller" w:date="2023-07-31T16:48:00Z">
        <w:r w:rsidRPr="008E7395" w:rsidDel="00C269F2">
          <w:rPr>
            <w:i/>
            <w:iCs/>
          </w:rPr>
          <w:delText xml:space="preserve">for </w:delText>
        </w:r>
      </w:del>
      <w:del w:id="513" w:author="Chen Heller" w:date="2023-07-31T18:54:00Z">
        <w:r w:rsidRPr="008E7395" w:rsidDel="00044A71">
          <w:rPr>
            <w:i/>
            <w:iCs/>
          </w:rPr>
          <w:delText xml:space="preserve">the </w:delText>
        </w:r>
      </w:del>
      <w:del w:id="514" w:author="Chen Heller" w:date="2023-07-31T16:48:00Z">
        <w:r w:rsidRPr="008E7395" w:rsidDel="00C269F2">
          <w:rPr>
            <w:i/>
            <w:iCs/>
          </w:rPr>
          <w:delText>Space-Normalized Trajectories</w:delText>
        </w:r>
        <w:commentRangeEnd w:id="507"/>
        <w:r w:rsidR="003A3339" w:rsidDel="00C269F2">
          <w:rPr>
            <w:rStyle w:val="CommentReference"/>
          </w:rPr>
          <w:commentReference w:id="507"/>
        </w:r>
      </w:del>
    </w:p>
    <w:p w14:paraId="5B9AB780" w14:textId="689DF60D" w:rsidR="007C71AC" w:rsidDel="007C65B8" w:rsidRDefault="007C71AC" w:rsidP="007C71AC">
      <w:pPr>
        <w:pStyle w:val="Caption"/>
        <w:rPr>
          <w:del w:id="515" w:author="Chen Heller" w:date="2023-07-31T16:46:00Z"/>
        </w:rPr>
      </w:pPr>
      <w:del w:id="516" w:author="Chen Heller" w:date="2023-07-31T16:46:00Z">
        <w:r w:rsidRPr="00821BDB" w:rsidDel="007C65B8">
          <w:rPr>
            <w:noProof/>
          </w:rPr>
          <w:delText xml:space="preserve"> </w:delText>
        </w:r>
        <w:r w:rsidRPr="006E380F" w:rsidDel="007C65B8">
          <w:rPr>
            <w:noProof/>
            <w:color w:val="44546A" w:themeColor="text2"/>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517" w:author="Chen Heller" w:date="2023-07-31T18:55:00Z"/>
        </w:rPr>
      </w:pPr>
      <w:del w:id="518" w:author="Chen Heller" w:date="2023-07-31T18:54:00Z">
        <w:r w:rsidRPr="008E7395" w:rsidDel="00044A71">
          <w:rPr>
            <w:i/>
            <w:iCs/>
          </w:rPr>
          <w:delText>Note.</w:delText>
        </w:r>
        <w:r w:rsidDel="00044A71">
          <w:delText xml:space="preserve"> a) Reaching trajectories in valid trials</w:delText>
        </w:r>
      </w:del>
      <w:del w:id="519" w:author="Chen Heller" w:date="2023-07-31T18:06:00Z">
        <w:r w:rsidDel="00783424">
          <w:delText xml:space="preserve"> </w:delText>
        </w:r>
      </w:del>
      <w:del w:id="520" w:author="Chen Heller" w:date="2023-07-31T18:54:00Z">
        <w:r w:rsidDel="00044A71">
          <w:delText xml:space="preserve">, averaged across participants. Shaded areas are the standard error (SE). (b-f)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variables did not distribute normally)</w:delText>
        </w:r>
        <w:r w:rsidDel="00044A71">
          <w:delText>. Full/dashed grey lines represent a numerical incline/decline (respectively) between the congruent and incongruent conditions</w:delText>
        </w:r>
        <w:r w:rsidRPr="00F3771A" w:rsidDel="00044A71">
          <w:delText>.</w:delText>
        </w:r>
        <w:r w:rsidR="003A3339" w:rsidDel="00044A71">
          <w:delText xml:space="preserve"> Measures in the figure were not normalized within participant.</w:delText>
        </w:r>
      </w:del>
    </w:p>
    <w:p w14:paraId="0B7BE30B" w14:textId="390D9ADC" w:rsidR="00BA6169" w:rsidDel="00044A71" w:rsidRDefault="00BA6169" w:rsidP="00044A71">
      <w:pPr>
        <w:ind w:firstLine="0"/>
        <w:rPr>
          <w:del w:id="521" w:author="Chen Heller" w:date="2023-07-31T18:55:00Z"/>
        </w:rPr>
      </w:pPr>
    </w:p>
    <w:p w14:paraId="0950B412" w14:textId="0DBE75FB" w:rsidR="00E668B7" w:rsidRDefault="00E668B7" w:rsidP="006238E0">
      <w:pPr>
        <w:pStyle w:val="Heading2"/>
      </w:pPr>
      <w:bookmarkStart w:id="522" w:name="_Toc114485395"/>
      <w:r>
        <w:t>Discussion</w:t>
      </w:r>
      <w:bookmarkEnd w:id="522"/>
    </w:p>
    <w:p w14:paraId="60F8E191" w14:textId="737A80C8" w:rsidR="00463A29" w:rsidRDefault="00776072" w:rsidP="008B6FEA">
      <w:pPr>
        <w:pPrChange w:id="523" w:author="Chen Heller" w:date="2023-08-02T14:56:00Z">
          <w:pPr>
            <w:ind w:firstLine="0"/>
          </w:pPr>
        </w:pPrChange>
      </w:pPr>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(Hassin, 2013; Hesselmann &amp; Moors, 2015; Michel, 2019; Mudrik &amp; 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6E7DC44B" w:rsidR="00B00AED" w:rsidRDefault="00ED6635" w:rsidP="00982338">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proofErr w:type="spellStart"/>
      <w:r w:rsidR="00793BE0">
        <w:t>ms</w:t>
      </w:r>
      <w:proofErr w:type="spellEnd"/>
      <w:r w:rsidR="00793BE0">
        <w:t xml:space="preserve">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w:t>
      </w:r>
      <w:r w:rsidR="00F17027">
        <w:lastRenderedPageBreak/>
        <w:t xml:space="preserve">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24"/>
      <w:commentRangeStart w:id="525"/>
      <w:r w:rsidR="00F17027" w:rsidRPr="00C57DC5">
        <w:fldChar w:fldCharType="begin"/>
      </w:r>
      <w:r w:rsidR="00982338">
        <w:instrText xml:space="preserve"> ADDIN ZOTERO_ITEM CSL_CITATION {"citationID":"2AXhBVeM","properties":{"formattedCitation":"(Merikle, 1992)","plainCitation":"(Merikle, 1992)","noteIndex":0},"citationItems":[{"id":725,"uris":["http://zotero.org/users/8275165/items/D25ESJHX"],"itemData":{"id":725,"type":"article-journal","abstract":"Discusses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M."}],"issued":{"date-parts":[["1992"]]}}}],"schema":"https://github.com/citation-style-language/schema/raw/master/csl-citation.json"} </w:instrText>
      </w:r>
      <w:r w:rsidR="00F17027" w:rsidRPr="00C57DC5">
        <w:fldChar w:fldCharType="separate"/>
      </w:r>
      <w:r w:rsidR="00982338" w:rsidRPr="00982338">
        <w:rPr>
          <w:rFonts w:ascii="Times New Roman" w:hAnsi="Times New Roman" w:cs="Times New Roman"/>
        </w:rPr>
        <w:t>(</w:t>
      </w:r>
      <w:proofErr w:type="spellStart"/>
      <w:r w:rsidR="00982338" w:rsidRPr="00982338">
        <w:rPr>
          <w:rFonts w:ascii="Times New Roman" w:hAnsi="Times New Roman" w:cs="Times New Roman"/>
        </w:rPr>
        <w:t>Merikle</w:t>
      </w:r>
      <w:proofErr w:type="spellEnd"/>
      <w:r w:rsidR="00982338" w:rsidRPr="00982338">
        <w:rPr>
          <w:rFonts w:ascii="Times New Roman" w:hAnsi="Times New Roman" w:cs="Times New Roman"/>
        </w:rPr>
        <w:t>, 1992)</w:t>
      </w:r>
      <w:r w:rsidR="00F17027" w:rsidRPr="00C57DC5">
        <w:fldChar w:fldCharType="end"/>
      </w:r>
      <w:commentRangeEnd w:id="524"/>
      <w:r w:rsidR="00AC1C73">
        <w:rPr>
          <w:rStyle w:val="CommentReference"/>
        </w:rPr>
        <w:commentReference w:id="524"/>
      </w:r>
      <w:commentRangeEnd w:id="525"/>
      <w:r w:rsidR="009F5448">
        <w:rPr>
          <w:rStyle w:val="CommentReference"/>
        </w:rPr>
        <w:commentReference w:id="525"/>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lastRenderedPageBreak/>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26"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27"/>
      <w:commentRangeStart w:id="528"/>
      <w:r w:rsidR="00977059">
        <w:t xml:space="preserve">reaching </w:t>
      </w:r>
      <w:del w:id="529" w:author="zeev" w:date="2023-07-25T16:44:00Z">
        <w:r w:rsidR="003B1BD0" w:rsidDel="005D4A99">
          <w:delText xml:space="preserve">duration </w:delText>
        </w:r>
        <w:r w:rsidR="009245E5" w:rsidDel="005D4A99">
          <w:delText>variable</w:delText>
        </w:r>
        <w:commentRangeEnd w:id="527"/>
        <w:r w:rsidR="00EA7482" w:rsidDel="005D4A99">
          <w:rPr>
            <w:rStyle w:val="CommentReference"/>
          </w:rPr>
          <w:commentReference w:id="527"/>
        </w:r>
        <w:commentRangeEnd w:id="528"/>
        <w:r w:rsidR="00A86DD6" w:rsidDel="005D4A99">
          <w:rPr>
            <w:rStyle w:val="CommentReference"/>
          </w:rPr>
          <w:commentReference w:id="528"/>
        </w:r>
      </w:del>
      <w:ins w:id="530" w:author="zeev" w:date="2023-07-25T16:44:00Z">
        <w:r w:rsidR="005D4A99">
          <w:t>condition</w:t>
        </w:r>
      </w:ins>
      <w:r w:rsidR="005D402D">
        <w:t xml:space="preserve">, </w:t>
      </w:r>
      <w:r w:rsidR="00791C35">
        <w:t>though to a lesser extent than we expected</w:t>
      </w:r>
      <w:ins w:id="531" w:author="zeev" w:date="2023-07-25T16:50:00Z">
        <w:r w:rsidR="00A41781">
          <w:t xml:space="preserve">. </w:t>
        </w:r>
      </w:ins>
      <w:ins w:id="532" w:author="zeev" w:date="2023-07-25T16:52:00Z">
        <w:r w:rsidR="00A41781">
          <w:t xml:space="preserve">Notably, </w:t>
        </w:r>
      </w:ins>
      <w:ins w:id="533" w:author="zeev" w:date="2023-07-25T16:53:00Z">
        <w:r w:rsidR="00A41781">
          <w:t xml:space="preserve">this advantage was </w:t>
        </w:r>
      </w:ins>
      <w:ins w:id="534" w:author="zeev" w:date="2023-07-25T16:57:00Z">
        <w:r w:rsidR="000B25E8">
          <w:t xml:space="preserve">evident in the </w:t>
        </w:r>
      </w:ins>
      <w:ins w:id="535" w:author="zeev" w:date="2023-07-25T16:53:00Z">
        <w:r w:rsidR="00A41781">
          <w:t>reaching dura</w:t>
        </w:r>
        <w:r w:rsidR="000B25E8">
          <w:t>tion</w:t>
        </w:r>
      </w:ins>
      <w:ins w:id="536" w:author="zeev" w:date="2023-07-25T16:57:00Z">
        <w:r w:rsidR="000B25E8">
          <w:t xml:space="preserve"> variable</w:t>
        </w:r>
      </w:ins>
      <w:ins w:id="537" w:author="zeev" w:date="2023-07-25T16:55:00Z">
        <w:r w:rsidR="000B25E8">
          <w:t xml:space="preserve">, </w:t>
        </w:r>
      </w:ins>
      <w:ins w:id="538" w:author="zeev" w:date="2023-07-25T16:57:00Z">
        <w:r w:rsidR="000B25E8">
          <w:t xml:space="preserve">rather than </w:t>
        </w:r>
      </w:ins>
      <w:ins w:id="539" w:author="zeev" w:date="2023-07-25T16:58:00Z">
        <w:r w:rsidR="009623DB">
          <w:t xml:space="preserve">the </w:t>
        </w:r>
      </w:ins>
      <w:ins w:id="540" w:author="zeev" w:date="2023-07-25T16:57:00Z">
        <w:r w:rsidR="000B25E8">
          <w:t xml:space="preserve">anticipated </w:t>
        </w:r>
      </w:ins>
      <w:ins w:id="541" w:author="zeev" w:date="2023-07-25T16:54:00Z">
        <w:r w:rsidR="00A41781">
          <w:t>reach area</w:t>
        </w:r>
      </w:ins>
      <w:ins w:id="542" w:author="zeev" w:date="2023-07-25T16:57:00Z">
        <w:r w:rsidR="000B25E8">
          <w:t xml:space="preserve"> variable</w:t>
        </w:r>
      </w:ins>
      <w:ins w:id="543" w:author="zeev" w:date="2023-07-25T16:54:00Z">
        <w:r w:rsidR="00A41781">
          <w:t xml:space="preserve">, and </w:t>
        </w:r>
      </w:ins>
      <w:ins w:id="544" w:author="zeev" w:date="2023-07-25T16:44:00Z">
        <w:r w:rsidR="005D4A99">
          <w:t xml:space="preserve">only when </w:t>
        </w:r>
      </w:ins>
      <w:ins w:id="545"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072F32A"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A7285B">
        <w:t xml:space="preserve">Supplementary Table </w:t>
      </w:r>
      <w:r w:rsidR="00A7285B">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proofErr w:type="gramStart"/>
      <w:r w:rsidR="00623686">
        <w:t>amount</w:t>
      </w:r>
      <w:proofErr w:type="gramEnd"/>
      <w:r w:rsidR="00623686">
        <w:t xml:space="preserve">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del w:id="546"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 xml:space="preserve">Consent to </w:t>
      </w:r>
      <w:proofErr w:type="gramStart"/>
      <w:r w:rsidRPr="00D0536B">
        <w:t>participate</w:t>
      </w:r>
      <w:proofErr w:type="gramEnd"/>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68E00A75"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r w:rsidR="00903A61">
        <w:rPr>
          <w:lang w:eastAsia="ja-JP" w:bidi="ar-SA"/>
        </w:rPr>
        <w:t xml:space="preserve">and </w:t>
      </w:r>
      <w:r>
        <w:rPr>
          <w:lang w:eastAsia="ja-JP" w:bidi="ar-SA"/>
        </w:rPr>
        <w:t>data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 [</w:t>
      </w:r>
      <w:commentRangeStart w:id="547"/>
      <w:r w:rsidR="00386720">
        <w:rPr>
          <w:lang w:eastAsia="ja-JP" w:bidi="ar-SA"/>
        </w:rPr>
        <w:t>ref</w:t>
      </w:r>
      <w:commentRangeEnd w:id="547"/>
      <w:r w:rsidR="00386720">
        <w:rPr>
          <w:rStyle w:val="CommentReference"/>
        </w:rPr>
        <w:commentReference w:id="547"/>
      </w:r>
      <w:r w:rsidR="003660D1">
        <w:rPr>
          <w:lang w:eastAsia="ja-JP" w:bidi="ar-SA"/>
        </w:rPr>
        <w:t>]</w:t>
      </w:r>
      <w:r>
        <w:rPr>
          <w:lang w:eastAsia="ja-JP" w:bidi="ar-SA"/>
        </w:rPr>
        <w:t>.</w:t>
      </w:r>
    </w:p>
    <w:p w14:paraId="53E234F5" w14:textId="19E3346E" w:rsidR="00D0536B" w:rsidRDefault="00D0536B" w:rsidP="006E10C7">
      <w:pPr>
        <w:pStyle w:val="Heading3"/>
      </w:pPr>
      <w:r w:rsidRPr="00D0536B">
        <w:t>Code availability</w:t>
      </w:r>
    </w:p>
    <w:p w14:paraId="281670E0" w14:textId="445D88B1" w:rsidR="00D0536B" w:rsidRDefault="006E10C7" w:rsidP="009D2F3B">
      <w:pPr>
        <w:ind w:firstLine="0"/>
      </w:pPr>
      <w:r>
        <w:rPr>
          <w:lang w:eastAsia="ja-JP" w:bidi="ar-SA"/>
        </w:rPr>
        <w:t>All the scripts used to produce this experiment and analyze its results are available at [ref to GitHub].</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35D99524"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48" w:author="Chen Heller" w:date="2023-07-31T19:21:00Z">
        <w:r w:rsidR="00720BE1">
          <w:fldChar w:fldCharType="begin"/>
        </w:r>
        <w:r w:rsidR="00720BE1">
          <w:instrText xml:space="preserve"> REF _Ref141723623 \h </w:instrText>
        </w:r>
      </w:ins>
      <w:r w:rsidR="00720BE1">
        <w:fldChar w:fldCharType="separate"/>
      </w:r>
      <w:ins w:id="549" w:author="Chen Heller" w:date="2023-07-31T19:21:00Z">
        <w:r w:rsidR="00720BE1">
          <w:t xml:space="preserve">Figure </w:t>
        </w:r>
        <w:r w:rsidR="00720BE1">
          <w:rPr>
            <w:noProof/>
          </w:rPr>
          <w:t>3</w:t>
        </w:r>
        <w:r w:rsidR="00720BE1">
          <w:fldChar w:fldCharType="end"/>
        </w:r>
        <w:r w:rsidR="00720BE1">
          <w:t xml:space="preserve"> </w:t>
        </w:r>
      </w:ins>
      <w:del w:id="550"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51" w:author="Chen Heller" w:date="2023-07-31T19:21:00Z">
        <w:r w:rsidR="00720BE1">
          <w:t xml:space="preserve"> </w:t>
        </w:r>
        <w:r w:rsidR="00720BE1">
          <w:fldChar w:fldCharType="begin"/>
        </w:r>
        <w:r w:rsidR="00720BE1">
          <w:instrText xml:space="preserve"> REF _Ref141723683 \h </w:instrText>
        </w:r>
      </w:ins>
      <w:r w:rsidR="00720BE1">
        <w:fldChar w:fldCharType="separate"/>
      </w:r>
      <w:ins w:id="552" w:author="Chen Heller" w:date="2023-07-31T19:21:00Z">
        <w:r w:rsidR="00720BE1" w:rsidRPr="007C71AC">
          <w:t>Figure</w:t>
        </w:r>
        <w:r w:rsidR="00720BE1" w:rsidRPr="002C7A24">
          <w:t xml:space="preserve"> </w:t>
        </w:r>
        <w:r w:rsidR="00720BE1">
          <w:rPr>
            <w:noProof/>
          </w:rPr>
          <w:t>4</w:t>
        </w:r>
        <w:r w:rsidR="00720BE1">
          <w:fldChar w:fldCharType="end"/>
        </w:r>
      </w:ins>
      <w:ins w:id="553" w:author="Chen Heller" w:date="2023-07-31T19:20:00Z">
        <w:r w:rsidR="00720BE1">
          <w:t xml:space="preserve"> </w:t>
        </w:r>
      </w:ins>
      <w:del w:id="554"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555" w:author="Chen Heller" w:date="2023-07-31T19:20:00Z">
        <w:r w:rsidR="00720BE1">
          <w:t xml:space="preserve"> </w:t>
        </w:r>
      </w:ins>
      <w:ins w:id="556"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557" w:author="Chen Heller" w:date="2023-07-31T19:21:00Z">
        <w:r w:rsidR="009713A8" w:rsidRPr="009713A8">
          <w:rPr>
            <w:rPrChange w:id="558" w:author="Chen Heller" w:date="2023-07-31T19:22:00Z">
              <w:rPr>
                <w:b/>
                <w:bCs/>
              </w:rPr>
            </w:rPrChange>
          </w:rPr>
          <w:t xml:space="preserve">Figure </w:t>
        </w:r>
        <w:r w:rsidR="009713A8" w:rsidRPr="009713A8">
          <w:rPr>
            <w:rPrChange w:id="559" w:author="Chen Heller" w:date="2023-07-31T19:22:00Z">
              <w:rPr>
                <w:b/>
                <w:bCs/>
                <w:noProof/>
              </w:rPr>
            </w:rPrChange>
          </w:rPr>
          <w:t>2</w:t>
        </w:r>
        <w:r w:rsidR="009713A8">
          <w:fldChar w:fldCharType="end"/>
        </w:r>
        <w:r w:rsidR="009713A8">
          <w:t xml:space="preserve"> and </w:t>
        </w:r>
      </w:ins>
      <w:ins w:id="560" w:author="Chen Heller" w:date="2023-07-31T19:20:00Z">
        <w:r w:rsidR="00720BE1">
          <w:fldChar w:fldCharType="begin"/>
        </w:r>
        <w:r w:rsidR="00720BE1">
          <w:instrText xml:space="preserve"> REF _Ref141723623 \h </w:instrText>
        </w:r>
      </w:ins>
      <w:r w:rsidR="00720BE1">
        <w:fldChar w:fldCharType="separate"/>
      </w:r>
      <w:ins w:id="561" w:author="Chen Heller" w:date="2023-07-31T19:20:00Z">
        <w:r w:rsidR="00720BE1">
          <w:t xml:space="preserve">Figure </w:t>
        </w:r>
        <w:r w:rsidR="00720BE1">
          <w:rPr>
            <w:noProof/>
          </w:rPr>
          <w:t>3</w:t>
        </w:r>
        <w:r w:rsidR="00720BE1">
          <w:fldChar w:fldCharType="end"/>
        </w:r>
      </w:ins>
      <w:del w:id="562"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563" w:name="_Toc114485396"/>
      <w:r>
        <w:lastRenderedPageBreak/>
        <w:t>Supplementary materials</w:t>
      </w:r>
      <w:bookmarkEnd w:id="563"/>
    </w:p>
    <w:p w14:paraId="760CDEBF" w14:textId="77777777" w:rsidR="00C95E59" w:rsidRPr="00C95E59" w:rsidRDefault="00C95E59" w:rsidP="00C95E59">
      <w:pPr>
        <w:rPr>
          <w:lang w:eastAsia="ja-JP" w:bidi="ar-SA"/>
        </w:rPr>
      </w:pPr>
    </w:p>
    <w:p w14:paraId="2164AC59" w14:textId="0FF559F1" w:rsidR="000E5FAD" w:rsidRPr="00A219C0" w:rsidRDefault="000E5FAD">
      <w:pPr>
        <w:pStyle w:val="TableFigure"/>
        <w:rPr>
          <w:b w:val="0"/>
          <w:bCs w:val="0"/>
          <w:i/>
          <w:iCs/>
          <w:rPrChange w:id="564" w:author="zeev" w:date="2023-07-25T17:42:00Z">
            <w:rPr>
              <w:b/>
              <w:bCs/>
              <w:i w:val="0"/>
              <w:iCs w:val="0"/>
              <w:sz w:val="24"/>
              <w:szCs w:val="20"/>
            </w:rPr>
          </w:rPrChange>
        </w:rPr>
        <w:pPrChange w:id="565" w:author="zeev" w:date="2023-07-25T17:42:00Z">
          <w:pPr>
            <w:pStyle w:val="Caption"/>
            <w:keepNext/>
            <w:spacing w:line="480" w:lineRule="auto"/>
          </w:pPr>
        </w:pPrChange>
      </w:pPr>
      <w:bookmarkStart w:id="566" w:name="_Ref134430697"/>
      <w:r w:rsidRPr="00A219C0">
        <w:rPr>
          <w:rPrChange w:id="567" w:author="zeev" w:date="2023-07-25T17:42:00Z">
            <w:rPr>
              <w:b/>
              <w:bCs/>
              <w:i w:val="0"/>
              <w:iCs w:val="0"/>
              <w:szCs w:val="20"/>
            </w:rPr>
          </w:rPrChange>
        </w:rPr>
        <w:t xml:space="preserve">Supplementary Figure </w:t>
      </w:r>
      <w:r w:rsidR="005A5815" w:rsidRPr="00A219C0">
        <w:rPr>
          <w:rPrChange w:id="568" w:author="zeev" w:date="2023-07-25T17:42:00Z">
            <w:rPr>
              <w:b/>
              <w:bCs/>
              <w:i w:val="0"/>
              <w:iCs w:val="0"/>
              <w:szCs w:val="20"/>
            </w:rPr>
          </w:rPrChange>
        </w:rPr>
        <w:fldChar w:fldCharType="begin"/>
      </w:r>
      <w:r w:rsidR="005A5815" w:rsidRPr="00A219C0">
        <w:rPr>
          <w:rPrChange w:id="569" w:author="zeev" w:date="2023-07-25T17:42:00Z">
            <w:rPr>
              <w:b/>
              <w:bCs/>
              <w:i w:val="0"/>
              <w:iCs w:val="0"/>
              <w:szCs w:val="20"/>
            </w:rPr>
          </w:rPrChange>
        </w:rPr>
        <w:instrText xml:space="preserve"> SEQ Supplementary_Figure \* ARABIC </w:instrText>
      </w:r>
      <w:r w:rsidR="005A5815" w:rsidRPr="00A219C0">
        <w:rPr>
          <w:rPrChange w:id="570" w:author="zeev" w:date="2023-07-25T17:42:00Z">
            <w:rPr>
              <w:b/>
              <w:bCs/>
              <w:i w:val="0"/>
              <w:iCs w:val="0"/>
              <w:szCs w:val="20"/>
            </w:rPr>
          </w:rPrChange>
        </w:rPr>
        <w:fldChar w:fldCharType="separate"/>
      </w:r>
      <w:r w:rsidR="005A5815" w:rsidRPr="00A219C0">
        <w:rPr>
          <w:rPrChange w:id="571" w:author="zeev" w:date="2023-07-25T17:42:00Z">
            <w:rPr>
              <w:b/>
              <w:bCs/>
              <w:i w:val="0"/>
              <w:iCs w:val="0"/>
              <w:noProof/>
              <w:szCs w:val="20"/>
            </w:rPr>
          </w:rPrChange>
        </w:rPr>
        <w:t>1</w:t>
      </w:r>
      <w:r w:rsidR="005A5815" w:rsidRPr="00A219C0">
        <w:rPr>
          <w:rPrChange w:id="572" w:author="zeev" w:date="2023-07-25T17:42:00Z">
            <w:rPr>
              <w:b/>
              <w:bCs/>
              <w:i w:val="0"/>
              <w:iCs w:val="0"/>
              <w:szCs w:val="20"/>
            </w:rPr>
          </w:rPrChange>
        </w:rPr>
        <w:fldChar w:fldCharType="end"/>
      </w:r>
      <w:bookmarkEnd w:id="566"/>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71E765E6" w:rsidR="005A5815" w:rsidRPr="00B907DD" w:rsidRDefault="005A5815" w:rsidP="00B907DD">
      <w:pPr>
        <w:ind w:firstLine="0"/>
        <w:rPr>
          <w:b/>
          <w:bCs/>
        </w:rPr>
      </w:pPr>
      <w:bookmarkStart w:id="573" w:name="_Ref134430937"/>
      <w:bookmarkStart w:id="574"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Pr="00B907DD">
        <w:rPr>
          <w:b/>
          <w:bCs/>
          <w:noProof/>
        </w:rPr>
        <w:t>2</w:t>
      </w:r>
      <w:r w:rsidRPr="00B907DD">
        <w:rPr>
          <w:b/>
          <w:bCs/>
        </w:rPr>
        <w:fldChar w:fldCharType="end"/>
      </w:r>
      <w:bookmarkEnd w:id="573"/>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574"/>
    <w:p w14:paraId="067EA11B" w14:textId="77777777" w:rsidR="00A219C0" w:rsidRDefault="00A219C0" w:rsidP="00A219C0">
      <w:pPr>
        <w:ind w:firstLine="0"/>
        <w:rPr>
          <w:i/>
          <w:iCs/>
          <w:color w:val="44546A" w:themeColor="text2"/>
          <w:sz w:val="22"/>
          <w:szCs w:val="18"/>
        </w:rPr>
      </w:pPr>
    </w:p>
    <w:p w14:paraId="61412420" w14:textId="77777777" w:rsidR="00A219C0" w:rsidRDefault="00A219C0" w:rsidP="00A219C0">
      <w:pPr>
        <w:pStyle w:val="TableFigure"/>
      </w:pPr>
      <w:bookmarkStart w:id="575" w:name="_Ref134441131"/>
      <w:r>
        <w:t xml:space="preserve">Supplementary Table </w:t>
      </w:r>
      <w:r>
        <w:rPr>
          <w:noProof/>
        </w:rPr>
        <w:fldChar w:fldCharType="begin"/>
      </w:r>
      <w:r>
        <w:rPr>
          <w:noProof/>
        </w:rPr>
        <w:instrText xml:space="preserve"> SEQ Supplementary_Table \* ARABIC </w:instrText>
      </w:r>
      <w:r>
        <w:rPr>
          <w:noProof/>
        </w:rPr>
        <w:fldChar w:fldCharType="separate"/>
      </w:r>
      <w:r>
        <w:rPr>
          <w:noProof/>
        </w:rPr>
        <w:t>1</w:t>
      </w:r>
      <w:r>
        <w:rPr>
          <w:noProof/>
        </w:rPr>
        <w:fldChar w:fldCharType="end"/>
      </w:r>
      <w:bookmarkEnd w:id="575"/>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proofErr w:type="gramStart"/>
            <w:r>
              <w:rPr>
                <w:b/>
                <w:bCs/>
              </w:rPr>
              <w:t>t(</w:t>
            </w:r>
            <w:proofErr w:type="gramEnd"/>
            <w:r>
              <w:rPr>
                <w:b/>
                <w:bCs/>
              </w:rPr>
              <w: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576" w:name="_Ref114130120"/>
      <w:r>
        <w:br w:type="page"/>
      </w:r>
      <w:bookmarkEnd w:id="576"/>
    </w:p>
    <w:p w14:paraId="626C735D" w14:textId="77777777" w:rsidR="00AB541D" w:rsidRDefault="00AB541D" w:rsidP="005E08B6">
      <w:pPr>
        <w:ind w:firstLine="0"/>
        <w:jc w:val="left"/>
      </w:pPr>
    </w:p>
    <w:p w14:paraId="20D20597" w14:textId="5F7183C9" w:rsidR="00B00AED" w:rsidRDefault="00BB4D09" w:rsidP="005F6361">
      <w:pPr>
        <w:pStyle w:val="Heading2"/>
      </w:pPr>
      <w:bookmarkStart w:id="577" w:name="_Toc114485397"/>
      <w:commentRangeStart w:id="578"/>
      <w:r>
        <w:t>References</w:t>
      </w:r>
      <w:bookmarkEnd w:id="577"/>
      <w:commentRangeEnd w:id="578"/>
      <w:r w:rsidR="00356E51">
        <w:rPr>
          <w:rStyle w:val="CommentReference"/>
          <w:rFonts w:asciiTheme="majorBidi" w:eastAsiaTheme="minorEastAsia" w:hAnsiTheme="majorBidi" w:cstheme="majorBidi"/>
          <w:b w:val="0"/>
          <w:bCs w:val="0"/>
          <w:lang w:eastAsia="en-US" w:bidi="he-IL"/>
        </w:rPr>
        <w:commentReference w:id="578"/>
      </w:r>
    </w:p>
    <w:p w14:paraId="61978B05" w14:textId="77777777" w:rsidR="00982338" w:rsidRDefault="0003265E" w:rsidP="00982338">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82338">
        <w:t xml:space="preserve">Abrams, R. L., Klinger, M. R., &amp; Greenwald, A. G. (2002). Subliminal words activate semantic categories (not automated motor responses). </w:t>
      </w:r>
      <w:r w:rsidR="00982338">
        <w:rPr>
          <w:i/>
          <w:iCs/>
        </w:rPr>
        <w:t>Psychonomic Bulletin &amp; Review</w:t>
      </w:r>
      <w:r w:rsidR="00982338">
        <w:t xml:space="preserve">, </w:t>
      </w:r>
      <w:r w:rsidR="00982338">
        <w:rPr>
          <w:i/>
          <w:iCs/>
        </w:rPr>
        <w:t>9</w:t>
      </w:r>
      <w:r w:rsidR="00982338">
        <w:t>(1), 100–106. https://doi.org/10.3758/BF03196262</w:t>
      </w:r>
    </w:p>
    <w:p w14:paraId="0DBD241F" w14:textId="77777777" w:rsidR="00982338" w:rsidRDefault="00982338" w:rsidP="00982338">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2C1F82EB" w14:textId="77777777" w:rsidR="00982338" w:rsidRDefault="00982338" w:rsidP="00982338">
      <w:pPr>
        <w:pStyle w:val="Bibliography"/>
      </w:pPr>
      <w:r>
        <w:t xml:space="preserve">Almeida, J., Mahon, B. Z., </w:t>
      </w:r>
      <w:proofErr w:type="spellStart"/>
      <w:r>
        <w:t>Zapater-Raberov</w:t>
      </w:r>
      <w:proofErr w:type="spellEnd"/>
      <w:r>
        <w:t xml:space="preserve">, V., Dziuba,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4FEE3A0D" w14:textId="77777777" w:rsidR="00982338" w:rsidRDefault="00982338" w:rsidP="00982338">
      <w:pPr>
        <w:pStyle w:val="Bibliography"/>
      </w:pPr>
      <w:r>
        <w:t xml:space="preserve">Almeida, J., Pajtas, P. E., Mahon, B. Z., Nakayama, K., &amp; </w:t>
      </w:r>
      <w:proofErr w:type="spellStart"/>
      <w:r>
        <w:t>Caramazza</w:t>
      </w:r>
      <w:proofErr w:type="spellEnd"/>
      <w:r>
        <w:t xml:space="preserve">, A. (2013). </w:t>
      </w:r>
      <w:proofErr w:type="spellStart"/>
      <w:proofErr w:type="gramStart"/>
      <w:r>
        <w:t>Affect</w:t>
      </w:r>
      <w:proofErr w:type="spellEnd"/>
      <w:proofErr w:type="gram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0135E5E9" w14:textId="77777777" w:rsidR="00982338" w:rsidRDefault="00982338" w:rsidP="00982338">
      <w:pPr>
        <w:pStyle w:val="Bibliography"/>
      </w:pPr>
      <w:proofErr w:type="spellStart"/>
      <w:r>
        <w:t>Avneon</w:t>
      </w:r>
      <w:proofErr w:type="spellEnd"/>
      <w:r>
        <w:t xml:space="preserve">,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0BC1BF50" w14:textId="77777777" w:rsidR="00982338" w:rsidRDefault="00982338" w:rsidP="00982338">
      <w:pPr>
        <w:pStyle w:val="Bibliography"/>
      </w:pPr>
      <w:r>
        <w:t xml:space="preserve">Biderman, N., &amp; </w:t>
      </w:r>
      <w:proofErr w:type="spellStart"/>
      <w:r>
        <w:t>Mudrik</w:t>
      </w:r>
      <w:proofErr w:type="spellEnd"/>
      <w:r>
        <w:t xml:space="preserve">, L. (2018). Evidence for Implicit—But Not Unconscious—Processing of Object-Scene Relations. </w:t>
      </w:r>
      <w:r>
        <w:rPr>
          <w:i/>
          <w:iCs/>
        </w:rPr>
        <w:t>Psychological Science</w:t>
      </w:r>
      <w:r>
        <w:t xml:space="preserve">, </w:t>
      </w:r>
      <w:r>
        <w:rPr>
          <w:i/>
          <w:iCs/>
        </w:rPr>
        <w:t>29</w:t>
      </w:r>
      <w:r>
        <w:t>(2), 266–277. https://doi.org/10.1177/0956797617735745</w:t>
      </w:r>
    </w:p>
    <w:p w14:paraId="22D52539" w14:textId="77777777" w:rsidR="00982338" w:rsidRDefault="00982338" w:rsidP="00982338">
      <w:pPr>
        <w:pStyle w:val="Bibliography"/>
      </w:pPr>
      <w:r>
        <w:t xml:space="preserve">Bodner, G. E., &amp; Masson, M. E. J. (1997). Masked Repetition Priming of Words and Nonwords: Evidence for a </w:t>
      </w:r>
      <w:proofErr w:type="spellStart"/>
      <w:r>
        <w:t>Nonlexical</w:t>
      </w:r>
      <w:proofErr w:type="spellEnd"/>
      <w:r>
        <w:t xml:space="preserve"> Basis for Priming. </w:t>
      </w:r>
      <w:r>
        <w:rPr>
          <w:i/>
          <w:iCs/>
        </w:rPr>
        <w:t>Journal of Memory and Language</w:t>
      </w:r>
      <w:r>
        <w:t xml:space="preserve">, </w:t>
      </w:r>
      <w:r>
        <w:rPr>
          <w:i/>
          <w:iCs/>
        </w:rPr>
        <w:t>37</w:t>
      </w:r>
      <w:r>
        <w:t>(2), 268–293. https://doi.org/10.1006/jmla.1996.2507</w:t>
      </w:r>
    </w:p>
    <w:p w14:paraId="6601D3C9" w14:textId="77777777" w:rsidR="00982338" w:rsidRDefault="00982338" w:rsidP="00982338">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6F26A091" w14:textId="77777777" w:rsidR="00982338" w:rsidRDefault="00982338" w:rsidP="00982338">
      <w:pPr>
        <w:pStyle w:val="Bibliography"/>
      </w:pPr>
      <w:r>
        <w:t xml:space="preserve">Bogomolov, M., Peterson, C. B., Benjamini,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37EADB67" w14:textId="77777777" w:rsidR="00982338" w:rsidRDefault="00982338" w:rsidP="00982338">
      <w:pPr>
        <w:pStyle w:val="Bibliography"/>
      </w:pPr>
      <w:r>
        <w:t xml:space="preserve">Brainard, D. H. (1997). The Psychophysics Toolbox. </w:t>
      </w:r>
      <w:r>
        <w:rPr>
          <w:i/>
          <w:iCs/>
        </w:rPr>
        <w:t>Spatial Vision</w:t>
      </w:r>
      <w:r>
        <w:t xml:space="preserve">, </w:t>
      </w:r>
      <w:r>
        <w:rPr>
          <w:i/>
          <w:iCs/>
        </w:rPr>
        <w:t>10</w:t>
      </w:r>
      <w:r>
        <w:t>(4), 433–436. https://doi.org/10.1163/156856897X00357</w:t>
      </w:r>
    </w:p>
    <w:p w14:paraId="47EFDAA8" w14:textId="77777777" w:rsidR="00982338" w:rsidRDefault="00982338" w:rsidP="00982338">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57A42982" w14:textId="77777777" w:rsidR="00982338" w:rsidRDefault="00982338" w:rsidP="00982338">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4FD94F32" w14:textId="77777777" w:rsidR="00982338" w:rsidRDefault="00982338" w:rsidP="00982338">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5EC00B60" w14:textId="77777777" w:rsidR="00982338" w:rsidRDefault="00982338" w:rsidP="00982338">
      <w:pPr>
        <w:pStyle w:val="Bibliography"/>
      </w:pPr>
      <w:r>
        <w:t xml:space="preserve">Cressman, E. K., Franks, I. M., Enns, J. T., &amp; Chua, R. (2007). On-line control of pointing is modiﬁed by unseen visual shapes. </w:t>
      </w:r>
      <w:r>
        <w:rPr>
          <w:i/>
          <w:iCs/>
        </w:rPr>
        <w:t>Consciousness and Cognition</w:t>
      </w:r>
      <w:r>
        <w:t>, 11.</w:t>
      </w:r>
    </w:p>
    <w:p w14:paraId="08815664" w14:textId="77777777" w:rsidR="00982338" w:rsidRDefault="00982338" w:rsidP="00982338">
      <w:pPr>
        <w:pStyle w:val="Bibliography"/>
      </w:pPr>
      <w:proofErr w:type="spellStart"/>
      <w:r>
        <w:t>Daltrozzo</w:t>
      </w:r>
      <w:proofErr w:type="spellEnd"/>
      <w:r>
        <w:t xml:space="preserve">, J., Signoret, C., Tillmann,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64DBFF1C" w14:textId="77777777" w:rsidR="00982338" w:rsidRDefault="00982338" w:rsidP="00982338">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66D6CBA2" w14:textId="77777777" w:rsidR="00982338" w:rsidRDefault="00982338" w:rsidP="00982338">
      <w:pPr>
        <w:pStyle w:val="Bibliography"/>
      </w:pPr>
      <w:r>
        <w:t xml:space="preserve">Dehaene, S., Naccache, L., </w:t>
      </w:r>
      <w:proofErr w:type="spellStart"/>
      <w:r>
        <w:t>Clec’H</w:t>
      </w:r>
      <w:proofErr w:type="spellEnd"/>
      <w:r>
        <w:t xml:space="preserve">, G. L., Koechlin, E., Mueller, M., &amp; Dehaene-Lambertz, G. (1998). </w:t>
      </w:r>
      <w:r>
        <w:rPr>
          <w:i/>
          <w:iCs/>
        </w:rPr>
        <w:t>Imaging unconscious semantic priming</w:t>
      </w:r>
      <w:r>
        <w:t xml:space="preserve">. </w:t>
      </w:r>
      <w:r>
        <w:rPr>
          <w:i/>
          <w:iCs/>
        </w:rPr>
        <w:t>395</w:t>
      </w:r>
      <w:r>
        <w:t>, 4.</w:t>
      </w:r>
    </w:p>
    <w:p w14:paraId="594EE65C" w14:textId="77777777" w:rsidR="00982338" w:rsidRDefault="00982338" w:rsidP="00982338">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2E82F76" w14:textId="77777777" w:rsidR="00982338" w:rsidRDefault="00982338" w:rsidP="00982338">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6071AC1D" w14:textId="77777777" w:rsidR="00982338" w:rsidRDefault="00982338" w:rsidP="00982338">
      <w:pPr>
        <w:pStyle w:val="Bibliography"/>
      </w:pPr>
      <w:r>
        <w:t xml:space="preserve">D’Errico, J. (2022). </w:t>
      </w:r>
      <w:proofErr w:type="spellStart"/>
      <w:r>
        <w:rPr>
          <w:i/>
          <w:iCs/>
        </w:rPr>
        <w:t>Inpaint_nans</w:t>
      </w:r>
      <w:proofErr w:type="spellEnd"/>
      <w:r>
        <w:t>. MATLAB Central File Exchange. https://www.mathworks.com/matlabcentral/fileexchange/4551-inpaint_nans</w:t>
      </w:r>
    </w:p>
    <w:p w14:paraId="03E4C41B" w14:textId="77777777" w:rsidR="00982338" w:rsidRDefault="00982338" w:rsidP="00982338">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7A44050A" w14:textId="77777777" w:rsidR="00982338" w:rsidRDefault="00982338" w:rsidP="00982338">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E824A8B" w14:textId="77777777" w:rsidR="00982338" w:rsidRDefault="00982338" w:rsidP="00982338">
      <w:pPr>
        <w:pStyle w:val="Bibliography"/>
      </w:pPr>
      <w:r>
        <w:t xml:space="preserve">Dotan, D., </w:t>
      </w:r>
      <w:proofErr w:type="spellStart"/>
      <w:r>
        <w:t>Meyniel</w:t>
      </w:r>
      <w:proofErr w:type="spellEnd"/>
      <w:r>
        <w:t xml:space="preserve">, F., &amp; Dehaene, S. (2018). </w:t>
      </w:r>
      <w:proofErr w:type="gramStart"/>
      <w:r>
        <w:t>On-line</w:t>
      </w:r>
      <w:proofErr w:type="gramEnd"/>
      <w:r>
        <w:t xml:space="preserve"> confidence monitoring during decision making. </w:t>
      </w:r>
      <w:r>
        <w:rPr>
          <w:i/>
          <w:iCs/>
        </w:rPr>
        <w:t>Cognition</w:t>
      </w:r>
      <w:r>
        <w:t xml:space="preserve">, </w:t>
      </w:r>
      <w:r>
        <w:rPr>
          <w:i/>
          <w:iCs/>
        </w:rPr>
        <w:t>171</w:t>
      </w:r>
      <w:r>
        <w:t>, 112–121. https://doi.org/10.1016/j.cognition.2017.11.001</w:t>
      </w:r>
    </w:p>
    <w:p w14:paraId="07727E5B" w14:textId="77777777" w:rsidR="00982338" w:rsidRDefault="00982338" w:rsidP="00982338">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23F4" w14:textId="77777777" w:rsidR="00982338" w:rsidRDefault="00982338" w:rsidP="00982338">
      <w:pPr>
        <w:pStyle w:val="Bibliography"/>
      </w:pPr>
      <w:r>
        <w:lastRenderedPageBreak/>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3F7E18A3" w14:textId="77777777" w:rsidR="00982338" w:rsidRDefault="00982338" w:rsidP="00982338">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840C9D" w14:textId="77777777" w:rsidR="00982338" w:rsidRDefault="00982338" w:rsidP="00982338">
      <w:pPr>
        <w:pStyle w:val="Bibliography"/>
      </w:pPr>
      <w:r>
        <w:t xml:space="preserve">Faul,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5BE4D659" w14:textId="77777777" w:rsidR="00982338" w:rsidRDefault="00982338" w:rsidP="00982338">
      <w:pPr>
        <w:pStyle w:val="Bibliography"/>
      </w:pPr>
      <w:r>
        <w:t xml:space="preserve">Faul,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75000313" w14:textId="77777777" w:rsidR="00982338" w:rsidRDefault="00982338" w:rsidP="00982338">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C82DB94" w14:textId="77777777" w:rsidR="00982338" w:rsidRDefault="00982338" w:rsidP="00982338">
      <w:pPr>
        <w:pStyle w:val="Bibliography"/>
      </w:pPr>
      <w:r>
        <w:t xml:space="preserve">Finkbeiner,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632E70FD" w14:textId="77777777" w:rsidR="00982338" w:rsidRDefault="00982338" w:rsidP="00982338">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07B18AE8" w14:textId="77777777" w:rsidR="00982338" w:rsidRDefault="00982338" w:rsidP="00982338">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412A9676" w14:textId="77777777" w:rsidR="00982338" w:rsidRDefault="00982338" w:rsidP="00982338">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9DAFED7" w14:textId="77777777" w:rsidR="00982338" w:rsidRDefault="00982338" w:rsidP="00982338">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16F4D02" w14:textId="77777777" w:rsidR="00982338" w:rsidRDefault="00982338" w:rsidP="00982338">
      <w:pPr>
        <w:pStyle w:val="Bibliography"/>
      </w:pPr>
      <w:r>
        <w:t xml:space="preserve">Frost, R., &amp; Plaut, D. (2005). </w:t>
      </w:r>
      <w:r>
        <w:rPr>
          <w:i/>
          <w:iCs/>
        </w:rPr>
        <w:t>The word-frequency database for printed Hebrew</w:t>
      </w:r>
      <w:r>
        <w:t>. http://word-freq.huji.ac.il/index.html</w:t>
      </w:r>
    </w:p>
    <w:p w14:paraId="25EA0378" w14:textId="77777777" w:rsidR="00982338" w:rsidRDefault="00982338" w:rsidP="00982338">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1D93DFD9" w14:textId="77777777" w:rsidR="00982338" w:rsidRDefault="00982338" w:rsidP="00982338">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4CFF5139" w14:textId="77777777" w:rsidR="00982338" w:rsidRDefault="00982338" w:rsidP="00982338">
      <w:pPr>
        <w:pStyle w:val="Bibliography"/>
      </w:pPr>
      <w:r>
        <w:t xml:space="preserve">Hassin,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79DBE18A" w14:textId="77777777" w:rsidR="00982338" w:rsidRDefault="00982338" w:rsidP="00982338">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3686DF6" w14:textId="77777777" w:rsidR="00982338" w:rsidRDefault="00982338" w:rsidP="00982338">
      <w:pPr>
        <w:pStyle w:val="Bibliography"/>
      </w:pPr>
      <w:r>
        <w:lastRenderedPageBreak/>
        <w:t xml:space="preserve">Hesselmann,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584F2F89" w14:textId="77777777" w:rsidR="00982338" w:rsidRDefault="00982338" w:rsidP="00982338">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0DF8B4F" w14:textId="77777777" w:rsidR="00982338" w:rsidRDefault="00982338" w:rsidP="00982338">
      <w:pPr>
        <w:pStyle w:val="Bibliography"/>
      </w:pPr>
      <w:r>
        <w:t xml:space="preserve">Jonas. (2020). </w:t>
      </w:r>
      <w:proofErr w:type="spellStart"/>
      <w:r>
        <w:rPr>
          <w:i/>
          <w:iCs/>
        </w:rPr>
        <w:t>PlotSpread</w:t>
      </w:r>
      <w:proofErr w:type="spellEnd"/>
      <w:r>
        <w:t xml:space="preserve"> (Version 1.2.0.0) [Source code]. https://www.mathworks.com/matlabcentral/fileexchange/37105-plot-spread-points-beeswarm-plot</w:t>
      </w:r>
    </w:p>
    <w:p w14:paraId="4AF04F28" w14:textId="77777777" w:rsidR="00982338" w:rsidRDefault="00982338" w:rsidP="00982338">
      <w:pPr>
        <w:pStyle w:val="Bibliography"/>
      </w:pPr>
      <w:r>
        <w:t xml:space="preserve">Kappers,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00199C4F" w14:textId="77777777" w:rsidR="00982338" w:rsidRDefault="00982338" w:rsidP="00982338">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18E2FF4" w14:textId="77777777" w:rsidR="00982338" w:rsidRDefault="00982338" w:rsidP="00982338">
      <w:pPr>
        <w:pStyle w:val="Bibliography"/>
      </w:pPr>
      <w:r>
        <w:t xml:space="preserve">Kohl, M. (2019). </w:t>
      </w:r>
      <w:proofErr w:type="spellStart"/>
      <w:r>
        <w:rPr>
          <w:i/>
          <w:iCs/>
        </w:rPr>
        <w:t>MKinfer</w:t>
      </w:r>
      <w:proofErr w:type="spellEnd"/>
      <w:r>
        <w:rPr>
          <w:i/>
          <w:iCs/>
        </w:rPr>
        <w:t>: Inferential Statistics</w:t>
      </w:r>
      <w:r>
        <w:t xml:space="preserve"> (0.7) [Computer software]. http://www.stamats.de</w:t>
      </w:r>
    </w:p>
    <w:p w14:paraId="76D298C0" w14:textId="77777777" w:rsidR="00982338" w:rsidRDefault="00982338" w:rsidP="00982338">
      <w:pPr>
        <w:pStyle w:val="Bibliography"/>
      </w:pPr>
      <w:proofErr w:type="spellStart"/>
      <w:r>
        <w:t>Kouider</w:t>
      </w:r>
      <w:proofErr w:type="spellEnd"/>
      <w:r>
        <w:t xml:space="preserve">,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83B07FF" w14:textId="77777777" w:rsidR="00982338" w:rsidRDefault="00982338" w:rsidP="00982338">
      <w:pPr>
        <w:pStyle w:val="Bibliography"/>
      </w:pPr>
      <w:r>
        <w:t xml:space="preserve">Lamme,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5BAE7A0E" w14:textId="77777777" w:rsidR="00982338" w:rsidRDefault="00982338" w:rsidP="00982338">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F8D62AC" w14:textId="77777777" w:rsidR="00982338" w:rsidRDefault="00982338" w:rsidP="00982338">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7E0F366C" w14:textId="77777777" w:rsidR="00982338" w:rsidRDefault="00982338" w:rsidP="00982338">
      <w:pPr>
        <w:pStyle w:val="Bibliography"/>
      </w:pPr>
      <w:proofErr w:type="spellStart"/>
      <w:r>
        <w:t>Malejka</w:t>
      </w:r>
      <w:proofErr w:type="spellEnd"/>
      <w:r>
        <w:t xml:space="preserve">, S., Vadillo,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28A7DA8D" w14:textId="77777777" w:rsidR="00982338" w:rsidRDefault="00982338" w:rsidP="00982338">
      <w:pPr>
        <w:pStyle w:val="Bibliography"/>
      </w:pPr>
      <w:r>
        <w:t xml:space="preserve">Maris, E., &amp; </w:t>
      </w:r>
      <w:proofErr w:type="spellStart"/>
      <w:r>
        <w:t>Oostenveld</w:t>
      </w:r>
      <w:proofErr w:type="spellEnd"/>
      <w:r>
        <w:t xml:space="preserve">, R. (2007). Nonparametric statistical testing of EEG- and MEG-data. </w:t>
      </w:r>
      <w:r>
        <w:rPr>
          <w:i/>
          <w:iCs/>
        </w:rPr>
        <w:t>Journal of Neuroscience Methods</w:t>
      </w:r>
      <w:r>
        <w:t xml:space="preserve">, </w:t>
      </w:r>
      <w:r>
        <w:rPr>
          <w:i/>
          <w:iCs/>
        </w:rPr>
        <w:t>164</w:t>
      </w:r>
      <w:r>
        <w:t>(1), 177–190. https://doi.org/10.1016/j.jneumeth.2007.03.024</w:t>
      </w:r>
    </w:p>
    <w:p w14:paraId="4A781CE0" w14:textId="77777777" w:rsidR="00982338" w:rsidRDefault="00982338" w:rsidP="00982338">
      <w:pPr>
        <w:pStyle w:val="Bibliography"/>
      </w:pPr>
      <w:proofErr w:type="spellStart"/>
      <w:r>
        <w:t>Mashour</w:t>
      </w:r>
      <w:proofErr w:type="spellEnd"/>
      <w:r>
        <w:t xml:space="preserve">, G. A., </w:t>
      </w:r>
      <w:proofErr w:type="spellStart"/>
      <w:r>
        <w:t>Roelfsema</w:t>
      </w:r>
      <w:proofErr w:type="spellEnd"/>
      <w:r>
        <w:t xml:space="preserve">, P., Changeux, J.-P., &amp; Dehaene, S. (2020). Conscious Processing and the Global Neuronal Workspace Hypothesis. </w:t>
      </w:r>
      <w:r>
        <w:rPr>
          <w:i/>
          <w:iCs/>
        </w:rPr>
        <w:t>Neuron</w:t>
      </w:r>
      <w:r>
        <w:t xml:space="preserve">, </w:t>
      </w:r>
      <w:r>
        <w:rPr>
          <w:i/>
          <w:iCs/>
        </w:rPr>
        <w:t>105</w:t>
      </w:r>
      <w:r>
        <w:t>(5), 776–798. https://doi.org/10.1016/j.neuron.2020.01.026</w:t>
      </w:r>
    </w:p>
    <w:p w14:paraId="7CF8AC6A" w14:textId="77777777" w:rsidR="00982338" w:rsidRDefault="00982338" w:rsidP="00982338">
      <w:pPr>
        <w:pStyle w:val="Bibliography"/>
      </w:pPr>
      <w:r>
        <w:rPr>
          <w:i/>
          <w:iCs/>
        </w:rPr>
        <w:t>MATLAB</w:t>
      </w:r>
      <w:r>
        <w:t xml:space="preserve"> (9.9.0.14677003 (R2020b)). (2020). [Computer software]. </w:t>
      </w:r>
      <w:proofErr w:type="gramStart"/>
      <w:r>
        <w:t>The MathWorks</w:t>
      </w:r>
      <w:proofErr w:type="gramEnd"/>
      <w:r>
        <w:t xml:space="preserve"> Inc.</w:t>
      </w:r>
    </w:p>
    <w:p w14:paraId="6AFB660D" w14:textId="77777777" w:rsidR="00982338" w:rsidRDefault="00982338" w:rsidP="00982338">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4986F131" w14:textId="77777777" w:rsidR="00982338" w:rsidRDefault="00982338" w:rsidP="00982338">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8DFB100" w14:textId="77777777" w:rsidR="00982338" w:rsidRDefault="00982338" w:rsidP="00982338">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89642CA" w14:textId="77777777" w:rsidR="00982338" w:rsidRDefault="00982338" w:rsidP="00982338">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578D078A" w14:textId="77777777" w:rsidR="00982338" w:rsidRDefault="00982338" w:rsidP="00982338">
      <w:pPr>
        <w:pStyle w:val="Bibliography"/>
      </w:pPr>
      <w:r>
        <w:lastRenderedPageBreak/>
        <w:t xml:space="preserve">Moors, P., Boelens, D., van </w:t>
      </w:r>
      <w:proofErr w:type="spellStart"/>
      <w:r>
        <w:t>Overwalle</w:t>
      </w:r>
      <w:proofErr w:type="spellEnd"/>
      <w:r>
        <w:t xml:space="preserve">, J., &amp; </w:t>
      </w:r>
      <w:proofErr w:type="spellStart"/>
      <w:r>
        <w:t>Wagemans</w:t>
      </w:r>
      <w:proofErr w:type="spellEnd"/>
      <w:r>
        <w:t xml:space="preserve">,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8670FE6" w14:textId="77777777" w:rsidR="00982338" w:rsidRDefault="00982338" w:rsidP="00982338">
      <w:pPr>
        <w:pStyle w:val="Bibliography"/>
      </w:pPr>
      <w:r>
        <w:t xml:space="preserve">Moors, P., &amp; Hesselmann,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04D9D16F" w14:textId="77777777" w:rsidR="00982338" w:rsidRDefault="00982338" w:rsidP="00982338">
      <w:pPr>
        <w:pStyle w:val="Bibliography"/>
      </w:pPr>
      <w:r>
        <w:rPr>
          <w:i/>
          <w:iCs/>
        </w:rPr>
        <w:t>Motive</w:t>
      </w:r>
      <w:r>
        <w:t xml:space="preserve"> (2.3.0). (2021). [Computer software]. </w:t>
      </w:r>
      <w:proofErr w:type="spellStart"/>
      <w:r>
        <w:t>NaturalPoint</w:t>
      </w:r>
      <w:proofErr w:type="spellEnd"/>
      <w:r>
        <w:t>, Inc. https://optitrack.com/software/motive/</w:t>
      </w:r>
    </w:p>
    <w:p w14:paraId="334451DD" w14:textId="77777777" w:rsidR="00982338" w:rsidRDefault="00982338" w:rsidP="00982338">
      <w:pPr>
        <w:pStyle w:val="Bibliography"/>
      </w:pPr>
      <w:proofErr w:type="spellStart"/>
      <w:r>
        <w:t>Mudrik</w:t>
      </w:r>
      <w:proofErr w:type="spellEnd"/>
      <w:r>
        <w:t xml:space="preserve">, L., &amp; </w:t>
      </w:r>
      <w:proofErr w:type="spellStart"/>
      <w:r>
        <w:t>Deouell</w:t>
      </w:r>
      <w:proofErr w:type="spellEnd"/>
      <w:r>
        <w:t xml:space="preserve">, L. Y. (2022). Neuroscientific Evidence for Processing Without Awareness. </w:t>
      </w:r>
      <w:r>
        <w:rPr>
          <w:i/>
          <w:iCs/>
        </w:rPr>
        <w:t>Annual Review of Neuroscience</w:t>
      </w:r>
      <w:r>
        <w:t xml:space="preserve">, </w:t>
      </w:r>
      <w:r>
        <w:rPr>
          <w:i/>
          <w:iCs/>
        </w:rPr>
        <w:t>45</w:t>
      </w:r>
      <w:r>
        <w:t>(1), 403–423. https://doi.org/10.1146/annurev-neuro-110920-033151</w:t>
      </w:r>
    </w:p>
    <w:p w14:paraId="5F054A26" w14:textId="77777777" w:rsidR="00982338" w:rsidRDefault="00982338" w:rsidP="00982338">
      <w:pPr>
        <w:pStyle w:val="Bibliography"/>
      </w:pPr>
      <w:proofErr w:type="spellStart"/>
      <w:r>
        <w:t>Mudrik</w:t>
      </w:r>
      <w:proofErr w:type="spellEnd"/>
      <w:r>
        <w:t xml:space="preserve">, L., Faivre, N., &amp; Koch, C. (2014). Information integration without awareness. </w:t>
      </w:r>
      <w:r>
        <w:rPr>
          <w:i/>
          <w:iCs/>
        </w:rPr>
        <w:t>Trends in Cognitive Sciences</w:t>
      </w:r>
      <w:r>
        <w:t xml:space="preserve">, </w:t>
      </w:r>
      <w:r>
        <w:rPr>
          <w:i/>
          <w:iCs/>
        </w:rPr>
        <w:t>18</w:t>
      </w:r>
      <w:r>
        <w:t>(9), 488–496. https://doi.org/10.1016/j.tics.2014.04.009</w:t>
      </w:r>
    </w:p>
    <w:p w14:paraId="68FA7CDA" w14:textId="77777777" w:rsidR="00982338" w:rsidRDefault="00982338" w:rsidP="00982338">
      <w:pPr>
        <w:pStyle w:val="Bibliography"/>
      </w:pPr>
      <w:r>
        <w:t xml:space="preserve">Musall, S. (2022). </w:t>
      </w:r>
      <w:proofErr w:type="spellStart"/>
      <w:r>
        <w:rPr>
          <w:i/>
          <w:iCs/>
        </w:rPr>
        <w:t>Stdshade</w:t>
      </w:r>
      <w:proofErr w:type="spellEnd"/>
      <w:r>
        <w:t xml:space="preserve"> (Version 1.40.0.1) [Source code]. https://www.mathworks.com/matlabcentral/fileexchange/29534-stdshade</w:t>
      </w:r>
    </w:p>
    <w:p w14:paraId="6C94AA5C" w14:textId="77777777" w:rsidR="00982338" w:rsidRDefault="00982338" w:rsidP="00982338">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1E586C3B" w14:textId="77777777" w:rsidR="00982338" w:rsidRDefault="00982338" w:rsidP="00982338">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413CE0FC" w14:textId="77777777" w:rsidR="00982338" w:rsidRDefault="00982338" w:rsidP="00982338">
      <w:pPr>
        <w:pStyle w:val="Bibliography"/>
      </w:pPr>
      <w:proofErr w:type="spellStart"/>
      <w:r>
        <w:rPr>
          <w:i/>
          <w:iCs/>
        </w:rPr>
        <w:t>NatNet</w:t>
      </w:r>
      <w:proofErr w:type="spellEnd"/>
      <w:r>
        <w:rPr>
          <w:i/>
          <w:iCs/>
        </w:rPr>
        <w:t xml:space="preserve"> SDK</w:t>
      </w:r>
      <w:r>
        <w:t xml:space="preserve"> (4.0.0). (2021). [Computer software]. </w:t>
      </w:r>
      <w:proofErr w:type="spellStart"/>
      <w:r>
        <w:t>NaturalPoint</w:t>
      </w:r>
      <w:proofErr w:type="spellEnd"/>
      <w:r>
        <w:t>, Inc. https://optitrack.com/software/motive/</w:t>
      </w:r>
    </w:p>
    <w:p w14:paraId="578FFD4F" w14:textId="77777777" w:rsidR="00982338" w:rsidRDefault="00982338" w:rsidP="00982338">
      <w:pPr>
        <w:pStyle w:val="Bibliography"/>
      </w:pPr>
      <w:r>
        <w:lastRenderedPageBreak/>
        <w:t xml:space="preserve">Nelson, M. (2015). </w:t>
      </w:r>
      <w:proofErr w:type="spellStart"/>
      <w:r>
        <w:rPr>
          <w:i/>
          <w:iCs/>
        </w:rPr>
        <w:t>MyBinomTest</w:t>
      </w:r>
      <w:proofErr w:type="spellEnd"/>
      <w:r>
        <w:t xml:space="preserve"> (Version 2.0.0.0) [Source code]. https://www.mathworks.com/matlabcentral/fileexchange/24813-mybinomtest-s-n-p-sided</w:t>
      </w:r>
    </w:p>
    <w:p w14:paraId="49F5B0C4" w14:textId="77777777" w:rsidR="00982338" w:rsidRDefault="00982338" w:rsidP="00982338">
      <w:pPr>
        <w:pStyle w:val="Bibliography"/>
      </w:pPr>
      <w:proofErr w:type="spellStart"/>
      <w:r>
        <w:t>Palluel</w:t>
      </w:r>
      <w:proofErr w:type="spellEnd"/>
      <w:r>
        <w:t xml:space="preserve">-Germain, R., Boy, F., </w:t>
      </w:r>
      <w:proofErr w:type="spellStart"/>
      <w:r>
        <w:t>Orliaguet</w:t>
      </w:r>
      <w:proofErr w:type="spellEnd"/>
      <w:r>
        <w:t xml:space="preserve">,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718B2CB6" w14:textId="77777777" w:rsidR="00982338" w:rsidRDefault="00982338" w:rsidP="00982338">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33F3656" w14:textId="77777777" w:rsidR="00982338" w:rsidRDefault="00982338" w:rsidP="00982338">
      <w:pPr>
        <w:pStyle w:val="Bibliography"/>
      </w:pPr>
      <w:r>
        <w:t xml:space="preserve">Peters, M. A. K., &amp; Lau, H. (2015). </w:t>
      </w:r>
      <w:r>
        <w:rPr>
          <w:i/>
          <w:iCs/>
        </w:rPr>
        <w:t>Human observers have optimal introspective access to perceptual processes even for visually masked stimuli</w:t>
      </w:r>
      <w:r>
        <w:t>. 30.</w:t>
      </w:r>
    </w:p>
    <w:p w14:paraId="2B142A3B" w14:textId="77777777" w:rsidR="00982338" w:rsidRDefault="00982338" w:rsidP="00982338">
      <w:pPr>
        <w:pStyle w:val="Bibliography"/>
      </w:pPr>
      <w:r>
        <w:t xml:space="preserve">Poirier, C., Collignon, O., DeVolder, A. G., Renier, L., </w:t>
      </w:r>
      <w:proofErr w:type="spellStart"/>
      <w:r>
        <w:t>Vanlierde</w:t>
      </w:r>
      <w:proofErr w:type="spellEnd"/>
      <w:r>
        <w:t xml:space="preserve">, A., </w:t>
      </w:r>
      <w:proofErr w:type="spellStart"/>
      <w:r>
        <w:t>Tranduy</w:t>
      </w:r>
      <w:proofErr w:type="spellEnd"/>
      <w:r>
        <w:t xml:space="preserve">,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FA4DAA0" w14:textId="77777777" w:rsidR="00982338" w:rsidRDefault="00982338" w:rsidP="00982338">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3263F7A7" w14:textId="77777777" w:rsidR="00982338" w:rsidRDefault="00982338" w:rsidP="00982338">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40209F1B" w14:textId="77777777" w:rsidR="00982338" w:rsidRDefault="00982338" w:rsidP="00982338">
      <w:pPr>
        <w:pStyle w:val="Bibliography"/>
      </w:pPr>
      <w:r>
        <w:t xml:space="preserve">Resulaj, A., Kiani, R., Wolpert, D. M., &amp; </w:t>
      </w:r>
      <w:proofErr w:type="spellStart"/>
      <w:r>
        <w:t>Shadlen</w:t>
      </w:r>
      <w:proofErr w:type="spellEnd"/>
      <w:r>
        <w:t xml:space="preserve">, M. N. (2009). Changes of mind in decision-making. </w:t>
      </w:r>
      <w:r>
        <w:rPr>
          <w:i/>
          <w:iCs/>
        </w:rPr>
        <w:t>Nature</w:t>
      </w:r>
      <w:r>
        <w:t xml:space="preserve">, </w:t>
      </w:r>
      <w:r>
        <w:rPr>
          <w:i/>
          <w:iCs/>
        </w:rPr>
        <w:t>461</w:t>
      </w:r>
      <w:r>
        <w:t>(7261), Article 7261. https://doi.org/10.1038/nature08275</w:t>
      </w:r>
    </w:p>
    <w:p w14:paraId="3E8495B1" w14:textId="77777777" w:rsidR="00982338" w:rsidRDefault="00982338" w:rsidP="00982338">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F6F7AB1" w14:textId="77777777" w:rsidR="00982338" w:rsidRDefault="00982338" w:rsidP="00982338">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72C2DEDF" w14:textId="77777777" w:rsidR="00982338" w:rsidRDefault="00982338" w:rsidP="00982338">
      <w:pPr>
        <w:pStyle w:val="Bibliography"/>
      </w:pPr>
      <w:proofErr w:type="spellStart"/>
      <w:r>
        <w:t>Sassenhagen</w:t>
      </w:r>
      <w:proofErr w:type="spellEnd"/>
      <w:r>
        <w:t xml:space="preserve">, J., &amp; </w:t>
      </w:r>
      <w:proofErr w:type="spellStart"/>
      <w:r>
        <w:t>Draschkow</w:t>
      </w:r>
      <w:proofErr w:type="spellEnd"/>
      <w:r>
        <w:t xml:space="preserve">,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38ECF38B" w14:textId="77777777" w:rsidR="00982338" w:rsidRDefault="00982338" w:rsidP="00982338">
      <w:pPr>
        <w:pStyle w:val="Bibliography"/>
      </w:pPr>
      <w:r>
        <w:t xml:space="preserve">Sawchuk, C. N., Lohr, J. M., Westendorf, D. H., Meunier, S. A., &amp; Tolin,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7547EFF0" w14:textId="77777777" w:rsidR="00982338" w:rsidRDefault="00982338" w:rsidP="00982338">
      <w:pPr>
        <w:pStyle w:val="Bibliography"/>
      </w:pPr>
      <w:proofErr w:type="spellStart"/>
      <w:r>
        <w:t>Scherbaum</w:t>
      </w:r>
      <w:proofErr w:type="spellEnd"/>
      <w:r>
        <w:t xml:space="preserve">, S., </w:t>
      </w:r>
      <w:proofErr w:type="spellStart"/>
      <w:r>
        <w:t>Dshemuchadse</w:t>
      </w:r>
      <w:proofErr w:type="spellEnd"/>
      <w:r>
        <w:t xml:space="preserve">, M., Fischer, R., &amp; Goschke, T. (2010). How decisions evolve: The temporal dynamics of action selection. </w:t>
      </w:r>
      <w:r>
        <w:rPr>
          <w:i/>
          <w:iCs/>
        </w:rPr>
        <w:t>Cognition</w:t>
      </w:r>
      <w:r>
        <w:t xml:space="preserve">, </w:t>
      </w:r>
      <w:r>
        <w:rPr>
          <w:i/>
          <w:iCs/>
        </w:rPr>
        <w:t>115</w:t>
      </w:r>
      <w:r>
        <w:t>(3), 407–416. https://doi.org/10.1016/j.cognition.2010.02.004</w:t>
      </w:r>
    </w:p>
    <w:p w14:paraId="63CCBF39" w14:textId="77777777" w:rsidR="00982338" w:rsidRDefault="00982338" w:rsidP="00982338">
      <w:pPr>
        <w:pStyle w:val="Bibliography"/>
      </w:pPr>
      <w:proofErr w:type="spellStart"/>
      <w:r>
        <w:t>Scherbaum</w:t>
      </w:r>
      <w:proofErr w:type="spellEnd"/>
      <w:r>
        <w:t xml:space="preserve">,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40D0E36B" w14:textId="77777777" w:rsidR="00982338" w:rsidRDefault="00982338" w:rsidP="00982338">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8B1676C" w14:textId="77777777" w:rsidR="00982338" w:rsidRDefault="00982338" w:rsidP="00982338">
      <w:pPr>
        <w:pStyle w:val="Bibliography"/>
      </w:pPr>
      <w:r>
        <w:lastRenderedPageBreak/>
        <w:t xml:space="preserve">Shrestha, D. L. (2014). </w:t>
      </w:r>
      <w:proofErr w:type="spellStart"/>
      <w:r>
        <w:rPr>
          <w:i/>
          <w:iCs/>
        </w:rPr>
        <w:t>Invprctile</w:t>
      </w:r>
      <w:proofErr w:type="spellEnd"/>
      <w:r>
        <w:t xml:space="preserve"> (Version 1.2.0.0) [Source code]. https://www.mathworks.com/matlabcentral/fileexchange/41131-inverse-percentiles-of-a-sample</w:t>
      </w:r>
    </w:p>
    <w:p w14:paraId="38D97520" w14:textId="77777777" w:rsidR="00982338" w:rsidRDefault="00982338" w:rsidP="00982338">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96F0CC4" w14:textId="77777777" w:rsidR="00982338" w:rsidRDefault="00982338" w:rsidP="00982338">
      <w:pPr>
        <w:pStyle w:val="Bibliography"/>
      </w:pPr>
      <w:r>
        <w:t xml:space="preserve">Sklar, A. Y., Levy, N., Goldstein, A., Mandel, R., Maril, A., &amp; Hassin,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04498144" w14:textId="77777777" w:rsidR="00982338" w:rsidRDefault="00982338" w:rsidP="00982338">
      <w:pPr>
        <w:pStyle w:val="Bibliography"/>
      </w:pPr>
      <w:proofErr w:type="spellStart"/>
      <w:r>
        <w:t>Tononi</w:t>
      </w:r>
      <w:proofErr w:type="spellEnd"/>
      <w:r>
        <w:t xml:space="preserve">,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12F0BAD0" w14:textId="77777777" w:rsidR="00982338" w:rsidRDefault="00982338" w:rsidP="00982338">
      <w:pPr>
        <w:pStyle w:val="Bibliography"/>
      </w:pPr>
      <w:r>
        <w:t xml:space="preserve">Vadillo, M. A., </w:t>
      </w:r>
      <w:proofErr w:type="spellStart"/>
      <w:r>
        <w:t>Malejka</w:t>
      </w:r>
      <w:proofErr w:type="spellEnd"/>
      <w:r>
        <w:t xml:space="preserve">,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383B7E60" w14:textId="77777777" w:rsidR="00982338" w:rsidRDefault="00982338" w:rsidP="00982338">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5D6C0748" w14:textId="77777777" w:rsidR="00982338" w:rsidRDefault="00982338" w:rsidP="00982338">
      <w:pPr>
        <w:pStyle w:val="Bibliography"/>
      </w:pPr>
      <w:r>
        <w:t xml:space="preserve">von </w:t>
      </w:r>
      <w:proofErr w:type="spellStart"/>
      <w:r>
        <w:t>Hofsten</w:t>
      </w:r>
      <w:proofErr w:type="spellEnd"/>
      <w:r>
        <w:t xml:space="preserve">,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4605044" w14:textId="77777777" w:rsidR="00982338" w:rsidRDefault="00982338" w:rsidP="00982338">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DF404E3" w14:textId="77777777" w:rsidR="00982338" w:rsidRDefault="00982338" w:rsidP="00982338">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56C5D8C" w14:textId="77777777" w:rsidR="00982338" w:rsidRDefault="00982338" w:rsidP="00982338">
      <w:pPr>
        <w:pStyle w:val="Bibliography"/>
      </w:pPr>
      <w:r>
        <w:t xml:space="preserve">Xiao, K., Yamauchi, T., &amp; Bowman, C. (2015). </w:t>
      </w:r>
      <w:r>
        <w:rPr>
          <w:i/>
          <w:iCs/>
        </w:rPr>
        <w:t>Assessing Masked Semantic Priming: Cursor Trajectory versus Response Time Measures</w:t>
      </w:r>
      <w:r>
        <w:t>. 7.</w:t>
      </w:r>
    </w:p>
    <w:p w14:paraId="494D789C" w14:textId="77777777" w:rsidR="00982338" w:rsidRDefault="00982338" w:rsidP="00982338">
      <w:pPr>
        <w:pStyle w:val="Bibliography"/>
      </w:pPr>
      <w:r>
        <w:t xml:space="preserve">Yaron, I., Zeevi, Y., </w:t>
      </w:r>
      <w:proofErr w:type="spellStart"/>
      <w:r>
        <w:t>Korisky</w:t>
      </w:r>
      <w:proofErr w:type="spellEnd"/>
      <w:r>
        <w:t xml:space="preserve">, U., Marshall, W., &amp; </w:t>
      </w:r>
      <w:proofErr w:type="spellStart"/>
      <w:r>
        <w:t>Mudrik</w:t>
      </w:r>
      <w:proofErr w:type="spellEnd"/>
      <w:r>
        <w:t xml:space="preserve">, L. (2022). </w:t>
      </w:r>
      <w:r>
        <w:rPr>
          <w:i/>
          <w:iCs/>
        </w:rPr>
        <w:t>Progressing, not regressing: A possible solution to the problem of regression to the mean in unconscious processing studies</w:t>
      </w:r>
      <w:r>
        <w:t xml:space="preserve"> [Preprint]. </w:t>
      </w:r>
      <w:proofErr w:type="spellStart"/>
      <w:r>
        <w:t>PsyArXiv</w:t>
      </w:r>
      <w:proofErr w:type="spellEnd"/>
      <w:r>
        <w:t>. https://doi.org/10.31234/osf.io/wmucy</w:t>
      </w:r>
    </w:p>
    <w:p w14:paraId="3C18CDB7" w14:textId="77777777" w:rsidR="00982338" w:rsidRDefault="00982338" w:rsidP="00982338">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3A04A32F"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Chen Heller" w:date="2023-08-02T11:32:00Z" w:initials="CH">
    <w:p w14:paraId="45550F08" w14:textId="77777777" w:rsidR="00BE1C96" w:rsidRDefault="00BE1C96" w:rsidP="0073479C">
      <w:pPr>
        <w:pStyle w:val="CommentText"/>
        <w:ind w:firstLine="0"/>
        <w:jc w:val="left"/>
      </w:pPr>
      <w:r>
        <w:rPr>
          <w:rStyle w:val="CommentReference"/>
        </w:rPr>
        <w:annotationRef/>
      </w:r>
      <w:r>
        <w:t>This felt a bit too long to comprehend.</w:t>
      </w:r>
    </w:p>
  </w:comment>
  <w:comment w:id="42" w:author="Liad Mudrik" w:date="2023-06-28T19:56:00Z" w:initials="LM">
    <w:p w14:paraId="339DD232" w14:textId="77777777" w:rsidR="005D4A99" w:rsidRDefault="005D4A99" w:rsidP="00760205">
      <w:pPr>
        <w:jc w:val="left"/>
      </w:pPr>
      <w:r>
        <w:rPr>
          <w:rStyle w:val="CommentReference"/>
        </w:rPr>
        <w:annotationRef/>
      </w:r>
      <w:r>
        <w:rPr>
          <w:color w:val="000000"/>
          <w:sz w:val="20"/>
          <w:szCs w:val="20"/>
        </w:rPr>
        <w:t>please add</w:t>
      </w:r>
    </w:p>
  </w:comment>
  <w:comment w:id="43" w:author="zeev" w:date="2023-07-25T12:23:00Z" w:initials="z">
    <w:p w14:paraId="1A18D952" w14:textId="2874145A" w:rsidR="005D4A99" w:rsidRDefault="005D4A99">
      <w:pPr>
        <w:pStyle w:val="CommentText"/>
      </w:pPr>
      <w:r>
        <w:rPr>
          <w:rStyle w:val="CommentReference"/>
        </w:rPr>
        <w:annotationRef/>
      </w:r>
      <w:r>
        <w:t>Add more citations?</w:t>
      </w:r>
    </w:p>
  </w:comment>
  <w:comment w:id="44" w:author="Liad Mudrik" w:date="2023-06-28T19:57:00Z" w:initials="LM">
    <w:p w14:paraId="56AEBF86" w14:textId="77777777" w:rsidR="005D4A99" w:rsidRDefault="005D4A99" w:rsidP="00760205">
      <w:pPr>
        <w:jc w:val="left"/>
      </w:pPr>
      <w:r>
        <w:rPr>
          <w:rStyle w:val="CommentReference"/>
        </w:rPr>
        <w:annotationRef/>
      </w:r>
      <w:r>
        <w:rPr>
          <w:color w:val="000000"/>
          <w:sz w:val="20"/>
          <w:szCs w:val="20"/>
        </w:rPr>
        <w:t>here too</w:t>
      </w:r>
    </w:p>
  </w:comment>
  <w:comment w:id="47" w:author="Chen Heller" w:date="2023-08-02T14:50:00Z" w:initials="CH">
    <w:p w14:paraId="4F4EE5F0" w14:textId="77777777" w:rsidR="006327F5" w:rsidRDefault="006327F5">
      <w:pPr>
        <w:pStyle w:val="CommentText"/>
        <w:ind w:firstLine="0"/>
        <w:jc w:val="left"/>
      </w:pPr>
      <w:r>
        <w:rPr>
          <w:rStyle w:val="CommentReference"/>
        </w:rPr>
        <w:annotationRef/>
      </w:r>
      <w:r>
        <w:t>Formatted according to:</w:t>
      </w:r>
    </w:p>
    <w:p w14:paraId="3D816D6D" w14:textId="77777777" w:rsidR="006327F5" w:rsidRDefault="006327F5" w:rsidP="00382D26">
      <w:pPr>
        <w:pStyle w:val="CommentText"/>
        <w:ind w:firstLine="0"/>
        <w:jc w:val="left"/>
      </w:pPr>
      <w:hyperlink r:id="rId1" w:history="1">
        <w:r w:rsidRPr="00382D26">
          <w:rPr>
            <w:rStyle w:val="Hyperlink"/>
          </w:rPr>
          <w:t>https://apastyle.apa.org/style-grammar-guidelines/paper-format/headings</w:t>
        </w:r>
      </w:hyperlink>
    </w:p>
  </w:comment>
  <w:comment w:id="77" w:author="Liad Mudrik" w:date="2023-06-28T21:01:00Z" w:initials="LM">
    <w:p w14:paraId="60B5B229" w14:textId="1C61FABB"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78"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73" w:author="Chen Heller" w:date="2023-08-02T14:59:00Z" w:initials="CH">
    <w:p w14:paraId="4C03925B" w14:textId="77777777" w:rsidR="009D05E8" w:rsidRDefault="009D05E8">
      <w:pPr>
        <w:pStyle w:val="CommentText"/>
        <w:ind w:firstLine="0"/>
        <w:jc w:val="left"/>
      </w:pPr>
      <w:r>
        <w:rPr>
          <w:rStyle w:val="CommentReference"/>
        </w:rPr>
        <w:annotationRef/>
      </w:r>
      <w:r>
        <w:t>Formatted figures according to:</w:t>
      </w:r>
    </w:p>
    <w:p w14:paraId="604197E0" w14:textId="77777777" w:rsidR="009D05E8" w:rsidRDefault="009D05E8" w:rsidP="00573ED3">
      <w:pPr>
        <w:pStyle w:val="CommentText"/>
        <w:ind w:firstLine="0"/>
        <w:jc w:val="left"/>
      </w:pPr>
      <w:hyperlink r:id="rId2" w:history="1">
        <w:r w:rsidRPr="00573ED3">
          <w:rPr>
            <w:rStyle w:val="Hyperlink"/>
          </w:rPr>
          <w:t>https://apastyle.apa.org/style-grammar-guidelines/tables-figures/figures</w:t>
        </w:r>
      </w:hyperlink>
    </w:p>
  </w:comment>
  <w:comment w:id="192" w:author="Liad Mudrik" w:date="2023-06-28T21:22:00Z" w:initials="LM">
    <w:p w14:paraId="0D02BC64" w14:textId="240FBD3C" w:rsidR="005D4A99" w:rsidRDefault="005D4A99" w:rsidP="00760205">
      <w:pPr>
        <w:jc w:val="left"/>
      </w:pPr>
      <w:r>
        <w:rPr>
          <w:rStyle w:val="CommentReference"/>
        </w:rPr>
        <w:annotationRef/>
      </w:r>
      <w:r>
        <w:rPr>
          <w:color w:val="000000"/>
          <w:sz w:val="20"/>
          <w:szCs w:val="20"/>
        </w:rPr>
        <w:t>what does that mean?</w:t>
      </w:r>
    </w:p>
  </w:comment>
  <w:comment w:id="193" w:author="zeev" w:date="2023-07-25T12:43:00Z" w:initials="z">
    <w:p w14:paraId="2B5B75A7" w14:textId="2BD4C1AF" w:rsidR="005D4A99" w:rsidRDefault="005D4A99" w:rsidP="007B67C5">
      <w:pPr>
        <w:pStyle w:val="CommentText"/>
      </w:pPr>
      <w:r>
        <w:t>Perhaps discrete is a better word?</w:t>
      </w:r>
    </w:p>
    <w:p w14:paraId="0D8D49F6" w14:textId="40F0635F" w:rsidR="005D4A99" w:rsidRDefault="005D4A99" w:rsidP="007B67C5">
      <w:pPr>
        <w:pStyle w:val="CommentText"/>
      </w:pPr>
      <w:r>
        <w:t>I was referring to variables that have a single sample per trial. E.g. RT, distance traveled.</w:t>
      </w:r>
    </w:p>
    <w:p w14:paraId="66086D68" w14:textId="3073AA92" w:rsidR="005D4A99" w:rsidRDefault="005D4A99" w:rsidP="0039366E">
      <w:pPr>
        <w:pStyle w:val="CommentText"/>
      </w:pPr>
      <w:r>
        <w:t>As opposed to trajectory.</w:t>
      </w:r>
    </w:p>
  </w:comment>
  <w:comment w:id="203"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04"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290"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291" w:author="zeev" w:date="2023-07-25T14:40:00Z" w:initials="z">
    <w:p w14:paraId="7AB8EABF" w14:textId="49805E9A" w:rsidR="005D4A99" w:rsidRDefault="005D4A99" w:rsidP="00EA3DB9">
      <w:pPr>
        <w:pStyle w:val="CommentText"/>
        <w:rPr>
          <w:rStyle w:val="CommentReference"/>
        </w:rPr>
      </w:pPr>
      <w:r>
        <w:rPr>
          <w:rStyle w:val="CommentReference"/>
        </w:rPr>
        <w:annotationRef/>
      </w:r>
      <w:r>
        <w:rPr>
          <w:rStyle w:val="CommentReference"/>
        </w:rPr>
        <w:t xml:space="preserve">In the pre-reg we state that we will compare between keyboard RT and reach area, and that in the event that a different reaching variable </w:t>
      </w:r>
      <w:r w:rsidR="00EA3DB9">
        <w:rPr>
          <w:rStyle w:val="CommentReference"/>
        </w:rPr>
        <w:t xml:space="preserve">would </w:t>
      </w:r>
      <w:r>
        <w:rPr>
          <w:rStyle w:val="CommentReference"/>
        </w:rPr>
        <w:t>produce a larger effect than reach area, we would use it instead.</w:t>
      </w:r>
    </w:p>
    <w:p w14:paraId="2B78D027" w14:textId="727D0911" w:rsidR="005D4A99" w:rsidRDefault="005D4A99" w:rsidP="00AA4A0E">
      <w:pPr>
        <w:pStyle w:val="CommentText"/>
      </w:pPr>
      <w:r>
        <w:rPr>
          <w:rStyle w:val="CommentReference"/>
        </w:rPr>
        <w:t>See my follow up comment below.</w:t>
      </w:r>
    </w:p>
  </w:comment>
  <w:comment w:id="453" w:author="Liad Mudrik" w:date="2023-06-28T22:00:00Z" w:initials="LM">
    <w:p w14:paraId="0FBFCDA0" w14:textId="77777777"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54" w:author="zeev" w:date="2023-07-25T13:10:00Z" w:initials="z">
    <w:p w14:paraId="4C402B77" w14:textId="77777777" w:rsidR="00044A71" w:rsidRDefault="00044A71" w:rsidP="00044A71">
      <w:pPr>
        <w:pStyle w:val="CommentText"/>
        <w:ind w:firstLine="0"/>
        <w:jc w:val="left"/>
      </w:pPr>
      <w:r>
        <w:rPr>
          <w:rStyle w:val="CommentReference"/>
        </w:rPr>
        <w:annotationRef/>
      </w:r>
      <w:r>
        <w:t>There wasn't a significant cluster in the space-normalized results.</w:t>
      </w:r>
    </w:p>
  </w:comment>
  <w:comment w:id="452" w:author="Chen Heller" w:date="2023-07-31T19:07:00Z" w:initials="CH">
    <w:p w14:paraId="6089954C" w14:textId="77777777" w:rsidR="00A80389" w:rsidRDefault="00A80389" w:rsidP="00115D77">
      <w:pPr>
        <w:pStyle w:val="CommentText"/>
        <w:ind w:firstLine="0"/>
        <w:jc w:val="left"/>
      </w:pPr>
      <w:r>
        <w:rPr>
          <w:rStyle w:val="CommentReference"/>
        </w:rPr>
        <w:annotationRef/>
      </w:r>
      <w:r>
        <w:t>Change this to CI, but leave the rest as SE.</w:t>
      </w:r>
    </w:p>
  </w:comment>
  <w:comment w:id="457" w:author="Chen Heller" w:date="2023-07-31T18:46:00Z" w:initials="CH">
    <w:p w14:paraId="54D05D39" w14:textId="71E1C0FB" w:rsidR="00044A71" w:rsidRDefault="00044A71" w:rsidP="00044A71">
      <w:pPr>
        <w:pStyle w:val="CommentText"/>
        <w:ind w:firstLine="0"/>
        <w:jc w:val="left"/>
      </w:pPr>
      <w:r>
        <w:rPr>
          <w:rStyle w:val="CommentReference"/>
        </w:rPr>
        <w:annotationRef/>
      </w:r>
      <w:r>
        <w:t>Rephrase this</w:t>
      </w:r>
    </w:p>
  </w:comment>
  <w:comment w:id="460" w:author="zeev" w:date="2023-07-25T15:38:00Z" w:initials="z">
    <w:p w14:paraId="24A63BDB" w14:textId="68F6AE2E" w:rsidR="005D4A99" w:rsidRDefault="005D4A99" w:rsidP="00E514D3">
      <w:pPr>
        <w:pStyle w:val="CommentText"/>
        <w:rPr>
          <w:rStyle w:val="CommentReference"/>
        </w:rPr>
      </w:pPr>
      <w:r w:rsidRPr="00E514D3">
        <w:rPr>
          <w:rStyle w:val="CommentReference"/>
          <w:u w:val="single"/>
        </w:rPr>
        <w:t>Contrary to the pre-reg</w:t>
      </w:r>
      <w:r>
        <w:rPr>
          <w:rStyle w:val="CommentReference"/>
        </w:rPr>
        <w:t xml:space="preserve"> where we mention we should use implied end point (iEP) to count changes of mind,  here we also </w:t>
      </w:r>
      <w:r w:rsidRPr="00AA4A0E">
        <w:rPr>
          <w:rStyle w:val="CommentReference"/>
          <w:u w:val="single"/>
        </w:rPr>
        <w:t xml:space="preserve">examine </w:t>
      </w:r>
      <w:r>
        <w:rPr>
          <w:rStyle w:val="CommentReference"/>
          <w:u w:val="single"/>
        </w:rPr>
        <w:t>iEP</w:t>
      </w:r>
      <w:r w:rsidRPr="00AA4A0E">
        <w:rPr>
          <w:rStyle w:val="CommentReference"/>
          <w:u w:val="single"/>
        </w:rPr>
        <w:t xml:space="preserve"> as a function of time</w:t>
      </w:r>
      <w:r>
        <w:rPr>
          <w:rStyle w:val="CommentReference"/>
        </w:rPr>
        <w:t xml:space="preserve">. </w:t>
      </w:r>
    </w:p>
    <w:p w14:paraId="28163385" w14:textId="13F5798E" w:rsidR="005D4A99" w:rsidRPr="00AA4A0E" w:rsidRDefault="005D4A99" w:rsidP="00E514D3">
      <w:pPr>
        <w:pStyle w:val="CommentText"/>
      </w:pPr>
      <w:r>
        <w:rPr>
          <w:rStyle w:val="CommentReference"/>
        </w:rPr>
        <w:t xml:space="preserve">Additionally, we stated we would examine the space-normalized trajectories, but here we </w:t>
      </w:r>
      <w:r w:rsidRPr="00E514D3">
        <w:rPr>
          <w:rStyle w:val="CommentReference"/>
          <w:u w:val="single"/>
        </w:rPr>
        <w:t>examine trajectories without normalization</w:t>
      </w:r>
      <w:r>
        <w:rPr>
          <w:rStyle w:val="CommentReference"/>
        </w:rPr>
        <w:t xml:space="preserve"> (i.e. as a function of time). </w:t>
      </w:r>
    </w:p>
  </w:comment>
  <w:comment w:id="507"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24" w:author="Liad Mudrik" w:date="2023-06-28T22:08:00Z" w:initials="LM">
    <w:p w14:paraId="3E4C53A5" w14:textId="7777777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525" w:author="Chen Heller" w:date="2023-08-02T13:21:00Z" w:initials="CH">
    <w:p w14:paraId="10F8CF85" w14:textId="77777777" w:rsidR="00982338" w:rsidRDefault="009F5448">
      <w:pPr>
        <w:pStyle w:val="CommentText"/>
        <w:ind w:firstLine="0"/>
        <w:jc w:val="left"/>
      </w:pPr>
      <w:r>
        <w:rPr>
          <w:rStyle w:val="CommentReference"/>
        </w:rPr>
        <w:annotationRef/>
      </w:r>
      <w:r w:rsidR="00982338">
        <w:t>Lloyd et al 2013  - participants used high criterion on yes/no saw the prime. computing d' via confidence ratings for FC and for YN shows similar sensitivities for both.</w:t>
      </w:r>
    </w:p>
    <w:p w14:paraId="343DE248" w14:textId="77777777" w:rsidR="00982338" w:rsidRDefault="00982338">
      <w:pPr>
        <w:pStyle w:val="CommentText"/>
        <w:ind w:firstLine="0"/>
        <w:jc w:val="left"/>
      </w:pPr>
      <w:r>
        <w:t>We don't counter this since we don't do sensitivity analysis. Their Y/N is similar to our PAS.</w:t>
      </w:r>
    </w:p>
    <w:p w14:paraId="451EAA24" w14:textId="77777777" w:rsidR="00982338" w:rsidRDefault="00982338">
      <w:pPr>
        <w:pStyle w:val="CommentText"/>
        <w:ind w:firstLine="0"/>
        <w:jc w:val="left"/>
      </w:pPr>
    </w:p>
    <w:p w14:paraId="69BED064" w14:textId="77777777" w:rsidR="00982338" w:rsidRDefault="00982338" w:rsidP="00752541">
      <w:pPr>
        <w:pStyle w:val="CommentText"/>
        <w:ind w:firstLine="0"/>
        <w:jc w:val="left"/>
      </w:pPr>
      <w:r>
        <w:t>Zerweck et al 2021 - Shows no difference in sensetivity between direct and indirect task. We don't do this analysis, so we ca't counter this criticism.</w:t>
      </w:r>
    </w:p>
  </w:comment>
  <w:comment w:id="527" w:author="Liad Mudrik" w:date="2023-06-28T22:16:00Z" w:initials="LM">
    <w:p w14:paraId="23277676" w14:textId="629A6010"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28" w:author="zeev" w:date="2023-07-25T16:40:00Z" w:initials="z">
    <w:p w14:paraId="1A8FC423" w14:textId="18A49D1E" w:rsidR="005D4A99" w:rsidRDefault="005D4A99" w:rsidP="00A86DD6">
      <w:pPr>
        <w:pStyle w:val="CommentText"/>
      </w:pPr>
      <w:r>
        <w:rPr>
          <w:rStyle w:val="CommentReference"/>
        </w:rPr>
        <w:annotationRef/>
      </w:r>
      <w:r>
        <w:t>This is tricky, we stated that if a variable would produce a larger effect than reach area, we would use it instead. Reaching duration produces a larger effect but only when it is normalized within participant. This normalization was not included in the pre-reg.</w:t>
      </w:r>
    </w:p>
  </w:comment>
  <w:comment w:id="547" w:author="Chen Heller" w:date="2023-02-12T11:48:00Z" w:initials="CH">
    <w:p w14:paraId="1F0AF74D" w14:textId="242103BF" w:rsidR="005D4A99" w:rsidRDefault="005D4A99">
      <w:pPr>
        <w:pStyle w:val="CommentText"/>
        <w:ind w:firstLine="0"/>
        <w:jc w:val="left"/>
      </w:pPr>
      <w:r>
        <w:rPr>
          <w:rStyle w:val="CommentReference"/>
        </w:rPr>
        <w:annotationRef/>
      </w:r>
      <w:r>
        <w:t>For Khen:</w:t>
      </w:r>
    </w:p>
    <w:p w14:paraId="5F5A3A31" w14:textId="77777777" w:rsidR="005D4A99" w:rsidRDefault="005D4A99" w:rsidP="00760205">
      <w:pPr>
        <w:pStyle w:val="CommentText"/>
        <w:ind w:firstLine="0"/>
        <w:jc w:val="left"/>
      </w:pPr>
      <w:r>
        <w:t>Go over codes, make sure they are clear, than put a link here. And also in the following section (code availability)</w:t>
      </w:r>
    </w:p>
  </w:comment>
  <w:comment w:id="578" w:author="zeev" w:date="2023-07-25T10:14:00Z" w:initials="z">
    <w:p w14:paraId="0450E39D" w14:textId="77777777" w:rsidR="005D4A99" w:rsidRDefault="005D4A99">
      <w:pPr>
        <w:pStyle w:val="CommentText"/>
        <w:rPr>
          <w:noProof/>
        </w:rPr>
      </w:pPr>
      <w:r>
        <w:rPr>
          <w:rStyle w:val="CommentReference"/>
        </w:rPr>
        <w:annotationRef/>
      </w:r>
      <w:r>
        <w:rPr>
          <w:noProof/>
        </w:rPr>
        <w:t>For Liad:</w:t>
      </w:r>
    </w:p>
    <w:p w14:paraId="76FA3CC3" w14:textId="1840D297" w:rsidR="005D4A99" w:rsidRDefault="005D4A99" w:rsidP="00C16207">
      <w:pPr>
        <w:pStyle w:val="CommentText"/>
      </w:pPr>
      <w:r>
        <w:rPr>
          <w:noProof/>
        </w:rPr>
        <w:t>C</w:t>
      </w:r>
      <w:r w:rsidR="00752D41">
        <w:rPr>
          <w:noProof/>
        </w:rPr>
        <w:t>h</w:t>
      </w:r>
      <w:r>
        <w:rPr>
          <w:noProof/>
        </w:rPr>
        <w:t xml:space="preserve">eck bibliography after </w:t>
      </w:r>
      <w:r w:rsidR="00C16207">
        <w:rPr>
          <w:noProof/>
        </w:rPr>
        <w:t>receiving feedback from</w:t>
      </w:r>
      <w:r>
        <w:rPr>
          <w:noProof/>
        </w:rPr>
        <w:t xml:space="preserve">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50F08" w15:done="0"/>
  <w15:commentEx w15:paraId="339DD232" w15:done="0"/>
  <w15:commentEx w15:paraId="1A18D952" w15:paraIdParent="339DD232" w15:done="0"/>
  <w15:commentEx w15:paraId="56AEBF86" w15:done="0"/>
  <w15:commentEx w15:paraId="3D816D6D" w15:done="0"/>
  <w15:commentEx w15:paraId="60B5B229" w15:done="0"/>
  <w15:commentEx w15:paraId="3EF19EE0" w15:paraIdParent="60B5B229" w15:done="0"/>
  <w15:commentEx w15:paraId="604197E0" w15:done="0"/>
  <w15:commentEx w15:paraId="0D02BC64" w15:done="0"/>
  <w15:commentEx w15:paraId="66086D68" w15:paraIdParent="0D02BC64" w15:done="0"/>
  <w15:commentEx w15:paraId="5091474D" w15:done="0"/>
  <w15:commentEx w15:paraId="12B9FB54" w15:paraIdParent="5091474D" w15:done="0"/>
  <w15:commentEx w15:paraId="15A09FF3" w15:done="0"/>
  <w15:commentEx w15:paraId="2B78D027" w15:paraIdParent="15A09FF3" w15:done="0"/>
  <w15:commentEx w15:paraId="0FBFCDA0" w15:done="0"/>
  <w15:commentEx w15:paraId="4C402B77" w15:paraIdParent="0FBFCDA0" w15:done="0"/>
  <w15:commentEx w15:paraId="6089954C" w15:done="0"/>
  <w15:commentEx w15:paraId="54D05D39" w15:done="0"/>
  <w15:commentEx w15:paraId="28163385" w15:done="0"/>
  <w15:commentEx w15:paraId="0F7125DF" w15:done="0"/>
  <w15:commentEx w15:paraId="3E4C53A5" w15:done="0"/>
  <w15:commentEx w15:paraId="69BED064" w15:paraIdParent="3E4C53A5" w15:done="0"/>
  <w15:commentEx w15:paraId="23277676" w15:done="0"/>
  <w15:commentEx w15:paraId="1A8FC423" w15:paraIdParent="23277676" w15:done="0"/>
  <w15:commentEx w15:paraId="5F5A3A31"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4BD51" w16cex:dateUtc="2023-08-02T08:32:00Z"/>
  <w16cex:commentExtensible w16cex:durableId="28470EF6" w16cex:dateUtc="2023-06-28T23:56:00Z"/>
  <w16cex:commentExtensible w16cex:durableId="28470F1C" w16cex:dateUtc="2023-06-28T23:57:00Z"/>
  <w16cex:commentExtensible w16cex:durableId="2874EBA6" w16cex:dateUtc="2023-08-02T11:50:00Z"/>
  <w16cex:commentExtensible w16cex:durableId="28471E39" w16cex:dateUtc="2023-06-29T01:01:00Z"/>
  <w16cex:commentExtensible w16cex:durableId="2874EDBA" w16cex:dateUtc="2023-08-02T11:59:00Z"/>
  <w16cex:commentExtensible w16cex:durableId="28472310" w16cex:dateUtc="2023-06-29T01:22:00Z"/>
  <w16cex:commentExtensible w16cex:durableId="28472933" w16cex:dateUtc="2023-06-29T01:48:00Z"/>
  <w16cex:commentExtensible w16cex:durableId="284729B5" w16cex:dateUtc="2023-06-29T01:50:00Z"/>
  <w16cex:commentExtensible w16cex:durableId="28728212" w16cex:dateUtc="2023-06-29T02:00:00Z"/>
  <w16cex:commentExtensible w16cex:durableId="287284E9" w16cex:dateUtc="2023-07-31T16:07:00Z"/>
  <w16cex:commentExtensible w16cex:durableId="28728210" w16cex:dateUtc="2023-07-31T15:46:00Z"/>
  <w16cex:commentExtensible w16cex:durableId="28472B6E" w16cex:dateUtc="2023-06-29T01:58:00Z"/>
  <w16cex:commentExtensible w16cex:durableId="28472DFA" w16cex:dateUtc="2023-06-29T02:08:00Z"/>
  <w16cex:commentExtensible w16cex:durableId="2874D6D4" w16cex:dateUtc="2023-08-02T10:21:00Z"/>
  <w16cex:commentExtensible w16cex:durableId="28472FAC" w16cex:dateUtc="2023-06-29T02:16: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50F08" w16cid:durableId="2874BD51"/>
  <w16cid:commentId w16cid:paraId="339DD232" w16cid:durableId="28470EF6"/>
  <w16cid:commentId w16cid:paraId="1A18D952" w16cid:durableId="28722AC3"/>
  <w16cid:commentId w16cid:paraId="56AEBF86" w16cid:durableId="28470F1C"/>
  <w16cid:commentId w16cid:paraId="3D816D6D" w16cid:durableId="2874EBA6"/>
  <w16cid:commentId w16cid:paraId="60B5B229" w16cid:durableId="28471E39"/>
  <w16cid:commentId w16cid:paraId="3EF19EE0" w16cid:durableId="28722AC6"/>
  <w16cid:commentId w16cid:paraId="604197E0" w16cid:durableId="2874EDBA"/>
  <w16cid:commentId w16cid:paraId="0D02BC64" w16cid:durableId="28472310"/>
  <w16cid:commentId w16cid:paraId="66086D68" w16cid:durableId="28722AC9"/>
  <w16cid:commentId w16cid:paraId="5091474D" w16cid:durableId="28472933"/>
  <w16cid:commentId w16cid:paraId="12B9FB54" w16cid:durableId="28722ACB"/>
  <w16cid:commentId w16cid:paraId="15A09FF3" w16cid:durableId="284729B5"/>
  <w16cid:commentId w16cid:paraId="2B78D027" w16cid:durableId="28722AD0"/>
  <w16cid:commentId w16cid:paraId="0FBFCDA0" w16cid:durableId="28728212"/>
  <w16cid:commentId w16cid:paraId="4C402B77" w16cid:durableId="28728211"/>
  <w16cid:commentId w16cid:paraId="6089954C" w16cid:durableId="287284E9"/>
  <w16cid:commentId w16cid:paraId="54D05D39" w16cid:durableId="28728210"/>
  <w16cid:commentId w16cid:paraId="28163385" w16cid:durableId="28722AD1"/>
  <w16cid:commentId w16cid:paraId="0F7125DF" w16cid:durableId="28472B6E"/>
  <w16cid:commentId w16cid:paraId="3E4C53A5" w16cid:durableId="28472DFA"/>
  <w16cid:commentId w16cid:paraId="69BED064" w16cid:durableId="2874D6D4"/>
  <w16cid:commentId w16cid:paraId="23277676" w16cid:durableId="28472FAC"/>
  <w16cid:commentId w16cid:paraId="1A8FC423" w16cid:durableId="28722ADF"/>
  <w16cid:commentId w16cid:paraId="5F5A3A31" w16cid:durableId="2793508B"/>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A7A7F" w14:textId="77777777" w:rsidR="006C44A8" w:rsidRDefault="006C44A8" w:rsidP="00E96D8E">
      <w:r>
        <w:separator/>
      </w:r>
    </w:p>
  </w:endnote>
  <w:endnote w:type="continuationSeparator" w:id="0">
    <w:p w14:paraId="093E4AAC" w14:textId="77777777" w:rsidR="006C44A8" w:rsidRDefault="006C44A8"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68F97" w14:textId="77777777" w:rsidR="006C44A8" w:rsidRDefault="006C44A8" w:rsidP="00E96D8E">
      <w:r>
        <w:separator/>
      </w:r>
    </w:p>
  </w:footnote>
  <w:footnote w:type="continuationSeparator" w:id="0">
    <w:p w14:paraId="567FF821" w14:textId="77777777" w:rsidR="006C44A8" w:rsidRDefault="006C44A8"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zeev">
    <w15:presenceInfo w15:providerId="None" w15:userId="zeev"/>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4A8"/>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103C9"/>
    <w:pPr>
      <w:spacing w:after="200" w:line="240" w:lineRule="auto"/>
      <w:ind w:firstLine="0"/>
      <w:jc w:val="both"/>
      <w:pPrChange w:id="0" w:author="Chen Heller" w:date="2023-08-02T15:21:00Z">
        <w:pPr>
          <w:spacing w:after="200"/>
        </w:pPr>
      </w:pPrChange>
    </w:pPr>
    <w:rPr>
      <w:rFonts w:ascii="Times New Roman" w:hAnsi="Times New Roman" w:cs="Times New Roman"/>
      <w:color w:val="000000" w:themeColor="text1"/>
      <w:sz w:val="22"/>
      <w:szCs w:val="18"/>
      <w:rPrChange w:id="0" w:author="Chen Heller" w:date="2023-08-02T15:21:00Z">
        <w:rPr>
          <w:rFonts w:asciiTheme="majorBidi" w:eastAsiaTheme="minorEastAsia" w:hAnsiTheme="majorBidi" w:cstheme="majorBidi"/>
          <w:i/>
          <w:iCs/>
          <w:color w:val="44546A" w:themeColor="text2"/>
          <w:sz w:val="22"/>
          <w:szCs w:val="18"/>
          <w:lang w:val="en-US" w:eastAsia="en-US" w:bidi="he-IL"/>
        </w:rPr>
      </w:rPrChange>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Change w:id="1" w:author="Chen Heller" w:date="2023-08-02T15:28:00Z">
        <w:pPr>
          <w:keepNext/>
          <w:tabs>
            <w:tab w:val="left" w:pos="270"/>
          </w:tabs>
          <w:spacing w:line="480" w:lineRule="auto"/>
          <w:ind w:firstLine="720"/>
        </w:pPr>
      </w:pPrChange>
    </w:pPr>
    <w:rPr>
      <w:rFonts w:ascii="Times New Roman" w:hAnsi="Times New Roman" w:cs="Times New Roman"/>
      <w:i/>
      <w:iCs/>
      <w:color w:val="000000" w:themeColor="text1"/>
      <w:sz w:val="22"/>
      <w:szCs w:val="22"/>
      <w:rPrChange w:id="1" w:author="Chen Heller" w:date="2023-08-02T15:28:00Z">
        <w:rPr>
          <w:rFonts w:asciiTheme="minorHAnsi" w:eastAsiaTheme="minorEastAsia" w:hAnsiTheme="minorHAnsi" w:cstheme="minorBidi"/>
          <w:i/>
          <w:iCs/>
          <w:sz w:val="24"/>
          <w:szCs w:val="22"/>
          <w:lang w:val="en-US" w:eastAsia="en-US" w:bidi="he-IL"/>
        </w:rPr>
      </w:rPrChange>
    </w:rPr>
  </w:style>
  <w:style w:type="character" w:customStyle="1" w:styleId="CaptionChar">
    <w:name w:val="Caption Char"/>
    <w:basedOn w:val="DefaultParagraphFont"/>
    <w:link w:val="Caption"/>
    <w:uiPriority w:val="35"/>
    <w:rsid w:val="000103C9"/>
    <w:rPr>
      <w:rFonts w:ascii="Times New Roman" w:hAnsi="Times New Roman" w:cs="Times New Roman"/>
      <w:color w:val="000000" w:themeColor="text1"/>
      <w:sz w:val="22"/>
      <w:szCs w:val="18"/>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Change w:id="2" w:author="Chen Heller" w:date="2023-08-02T15:23:00Z">
        <w:pPr>
          <w:spacing w:line="480" w:lineRule="auto"/>
          <w:ind w:firstLine="720"/>
        </w:pPr>
      </w:pPrChange>
    </w:pPr>
    <w:rPr>
      <w:rFonts w:ascii="Times New Roman" w:hAnsi="Times New Roman" w:cs="Times New Roman"/>
      <w:b/>
      <w:bCs/>
      <w:color w:val="000000" w:themeColor="text1"/>
      <w:rPrChange w:id="2" w:author="Chen Heller" w:date="2023-08-02T15:23:00Z">
        <w:rPr>
          <w:rFonts w:asciiTheme="majorBidi" w:eastAsiaTheme="minorEastAsia" w:hAnsiTheme="majorBidi" w:cstheme="majorBidi"/>
          <w:b/>
          <w:bCs/>
          <w:color w:val="000000" w:themeColor="text1"/>
          <w:sz w:val="24"/>
          <w:szCs w:val="24"/>
          <w:lang w:val="en-US" w:eastAsia="en-US" w:bidi="he-IL"/>
        </w:rPr>
      </w:rPrChange>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apastyle.apa.org/style-grammar-guidelines/tables-figures/figures" TargetMode="External"/><Relationship Id="rId1" Type="http://schemas.openxmlformats.org/officeDocument/2006/relationships/hyperlink" Target="https://apastyle.apa.org/style-grammar-guidelines/paper-format/heading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07832"/>
    <w:rsid w:val="0021068C"/>
    <w:rsid w:val="00215BD9"/>
    <w:rsid w:val="00223FC4"/>
    <w:rsid w:val="002328BB"/>
    <w:rsid w:val="002944C9"/>
    <w:rsid w:val="002A02A1"/>
    <w:rsid w:val="002B2462"/>
    <w:rsid w:val="002C5C9D"/>
    <w:rsid w:val="002D0EA6"/>
    <w:rsid w:val="002E54AB"/>
    <w:rsid w:val="003054AB"/>
    <w:rsid w:val="00341C12"/>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17412</TotalTime>
  <Pages>44</Pages>
  <Words>44543</Words>
  <Characters>222720</Characters>
  <Application>Microsoft Office Word</Application>
  <DocSecurity>0</DocSecurity>
  <Lines>1856</Lines>
  <Paragraphs>533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961</cp:revision>
  <cp:lastPrinted>2023-01-04T12:57:00Z</cp:lastPrinted>
  <dcterms:created xsi:type="dcterms:W3CDTF">2022-09-19T06:03:00Z</dcterms:created>
  <dcterms:modified xsi:type="dcterms:W3CDTF">2023-08-02T12:28:00Z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id="eBkqDNqu"/&gt;&lt;style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
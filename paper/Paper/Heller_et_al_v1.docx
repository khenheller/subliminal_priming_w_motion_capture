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p w14:paraId="49F852E2" w14:textId="24835A80" w:rsidR="00074548" w:rsidRPr="00E15EAE" w:rsidRDefault="00000000" w:rsidP="00E15EAE">
      <w:pPr>
        <w:pStyle w:val="Title"/>
        <w:jc w:val="left"/>
        <w:rPr>
          <w:rFonts w:asciiTheme="majorBidi" w:hAnsiTheme="majorBidi"/>
          <w:b/>
          <w:bCs/>
        </w:rPr>
      </w:pPr>
      <w:sdt>
        <w:sdtPr>
          <w:rPr>
            <w:rFonts w:asciiTheme="majorBidi" w:hAnsiTheme="majorBidi"/>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327B1" w:rsidRPr="00E15EAE">
            <w:rPr>
              <w:rFonts w:asciiTheme="majorBidi" w:hAnsiTheme="majorBidi"/>
              <w:b/>
              <w:bCs/>
            </w:rPr>
            <w:t>Show some sensitivity! Using motion tracking to explore unconscious processes</w:t>
          </w:r>
        </w:sdtContent>
      </w:sdt>
    </w:p>
    <w:p w14:paraId="569071AE" w14:textId="3567AE61" w:rsidR="00074548" w:rsidRPr="00E15EAE" w:rsidRDefault="00B327B1" w:rsidP="00E15EAE">
      <w:pPr>
        <w:pStyle w:val="Title2"/>
        <w:jc w:val="left"/>
      </w:pPr>
      <w:r w:rsidRPr="00E15EAE">
        <w:rPr>
          <w:b/>
          <w:bCs/>
        </w:rPr>
        <w:t>Authors:</w:t>
      </w:r>
      <w:r>
        <w:t xml:space="preserve"> </w:t>
      </w:r>
      <w:r w:rsidR="00074548">
        <w:t>Khen Heller</w:t>
      </w:r>
      <w:r w:rsidR="00074548">
        <w:rPr>
          <w:vertAlign w:val="superscript"/>
        </w:rPr>
        <w:t>1</w:t>
      </w:r>
      <w:r w:rsidR="00F46961">
        <w:t>;</w:t>
      </w:r>
      <w:r w:rsidR="00074548">
        <w:t xml:space="preserve"> Craig S. Chapman</w:t>
      </w:r>
      <w:r w:rsidR="00074548">
        <w:rPr>
          <w:vertAlign w:val="superscript"/>
        </w:rPr>
        <w:t>2,3</w:t>
      </w:r>
      <w:r w:rsidR="00F46961">
        <w:t>;</w:t>
      </w:r>
      <w:r w:rsidR="00074548">
        <w:t xml:space="preserve"> Liad Mudrik</w:t>
      </w:r>
      <w:r w:rsidR="00074548">
        <w:rPr>
          <w:vertAlign w:val="superscript"/>
        </w:rPr>
        <w:t>1,</w:t>
      </w:r>
      <w:proofErr w:type="gramStart"/>
      <w:r w:rsidR="00074548">
        <w:rPr>
          <w:vertAlign w:val="superscript"/>
        </w:rPr>
        <w:t>4</w:t>
      </w:r>
      <w:r w:rsidR="00F46961">
        <w:t>;</w:t>
      </w:r>
      <w:proofErr w:type="gramEnd"/>
    </w:p>
    <w:p w14:paraId="4C686F71" w14:textId="6E9A13CD" w:rsidR="004C1160" w:rsidRDefault="00DB55AB" w:rsidP="00BE6494">
      <w:pPr>
        <w:pStyle w:val="Title2"/>
        <w:jc w:val="left"/>
      </w:pPr>
      <w:r>
        <w:t>(</w:t>
      </w:r>
      <w:r w:rsidR="00074548" w:rsidRPr="00E15EAE">
        <w:t>1</w:t>
      </w:r>
      <w:r>
        <w:t>)</w:t>
      </w:r>
      <w:r w:rsidR="00074548">
        <w:rPr>
          <w:vertAlign w:val="superscript"/>
        </w:rPr>
        <w:t xml:space="preserve"> </w:t>
      </w:r>
      <w:r w:rsidR="00074548" w:rsidRPr="006D6EF5">
        <w:t>Sagol School of Neuroscience, Tel Aviv University</w:t>
      </w:r>
      <w:r w:rsidR="00F46961">
        <w:t xml:space="preserve">, </w:t>
      </w:r>
      <w:r w:rsidR="00B56BA4">
        <w:t xml:space="preserve">Tel-Aviv, </w:t>
      </w:r>
      <w:proofErr w:type="gramStart"/>
      <w:r w:rsidR="00B56BA4">
        <w:t>Israel,</w:t>
      </w:r>
      <w:r>
        <w:t>(</w:t>
      </w:r>
      <w:proofErr w:type="gramEnd"/>
      <w:r w:rsidR="00074548" w:rsidRPr="00E15EAE">
        <w:t>2</w:t>
      </w:r>
      <w:r>
        <w:t>)</w:t>
      </w:r>
      <w:r w:rsidR="00074548">
        <w:rPr>
          <w:vertAlign w:val="superscript"/>
        </w:rPr>
        <w:t xml:space="preserve"> </w:t>
      </w:r>
      <w:r w:rsidR="00074548" w:rsidRPr="006D6EF5">
        <w:t>Faculty of Kinesiology, Sport, and Recreation, University of Alberta, Edmonton, AB, Canada</w:t>
      </w:r>
      <w:r>
        <w:t>,(</w:t>
      </w:r>
      <w:r w:rsidR="00074548" w:rsidRPr="00E15EAE">
        <w:t>3</w:t>
      </w:r>
      <w:r>
        <w:t>)</w:t>
      </w:r>
      <w:r w:rsidR="00074548">
        <w:rPr>
          <w:vertAlign w:val="superscript"/>
        </w:rPr>
        <w:t xml:space="preserve"> </w:t>
      </w:r>
      <w:r w:rsidR="00074548" w:rsidRPr="006D6EF5">
        <w:t>Neuroscience and Mental Health Institute</w:t>
      </w:r>
      <w:r w:rsidR="00E047C6">
        <w:t>,</w:t>
      </w:r>
      <w:r w:rsidR="00074548" w:rsidRPr="006D6EF5">
        <w:t xml:space="preserve"> University of Alberta Edmonton, Alberta, Canada</w:t>
      </w:r>
      <w:r>
        <w:t>, (</w:t>
      </w:r>
      <w:r w:rsidR="00074548" w:rsidRPr="00E15EAE">
        <w:t>4</w:t>
      </w:r>
      <w:r>
        <w:t>)</w:t>
      </w:r>
      <w:r w:rsidR="00074548">
        <w:rPr>
          <w:vertAlign w:val="superscript"/>
        </w:rPr>
        <w:t xml:space="preserve"> </w:t>
      </w:r>
      <w:r w:rsidR="00074548" w:rsidRPr="006D6EF5">
        <w:t>School of Psychological Sciences, Tel Aviv University</w:t>
      </w:r>
      <w:bookmarkEnd w:id="0"/>
      <w:r w:rsidR="00E047C6">
        <w:t>, Tel-Aviv, Israel.</w:t>
      </w:r>
      <w:r w:rsidR="00BE6494">
        <w:t xml:space="preserve"> </w:t>
      </w:r>
    </w:p>
    <w:p w14:paraId="2AEB09E4" w14:textId="5AC004CC" w:rsidR="00E047C6" w:rsidRPr="00E15EAE" w:rsidRDefault="004C1160" w:rsidP="00760205">
      <w:pPr>
        <w:pStyle w:val="Title2"/>
        <w:jc w:val="left"/>
      </w:pPr>
      <w:r>
        <w:rPr>
          <w:b/>
          <w:bCs/>
        </w:rPr>
        <w:t>Corresponding author:</w:t>
      </w:r>
      <w:r w:rsidR="00BE6494">
        <w:rPr>
          <w:b/>
          <w:bCs/>
        </w:rPr>
        <w:t xml:space="preserve"> </w:t>
      </w:r>
      <w:r w:rsidR="00E15EAE">
        <w:t xml:space="preserve">Liad </w:t>
      </w:r>
      <w:proofErr w:type="spellStart"/>
      <w:r w:rsidR="00E15EAE">
        <w:t>Mudrik</w:t>
      </w:r>
      <w:proofErr w:type="spellEnd"/>
      <w:r w:rsidR="00BE6494">
        <w:t xml:space="preserve">; </w:t>
      </w:r>
      <w:r w:rsidR="00E15EAE">
        <w:t xml:space="preserve">Tel Aviv </w:t>
      </w:r>
      <w:r w:rsidR="00BE6494">
        <w:t xml:space="preserve">University, </w:t>
      </w:r>
      <w:r w:rsidR="00E15EAE" w:rsidRPr="00E412ED">
        <w:t>PO Box 39040 Ramat Aviv Tel Aviv, 69978 Israel</w:t>
      </w:r>
      <w:r w:rsidR="00BE6494">
        <w:t xml:space="preserve">; </w:t>
      </w:r>
      <w:r w:rsidR="00E15EAE">
        <w:t>mudrikli@tauex.tau.ac.il</w:t>
      </w:r>
      <w:r w:rsidR="00BE6494">
        <w:t xml:space="preserve">, </w:t>
      </w:r>
      <w:r w:rsidR="00B266D6">
        <w:t>972-3-6409143.</w:t>
      </w:r>
    </w:p>
    <w:p w14:paraId="17A4C2D6" w14:textId="1C8FCA86" w:rsidR="00A85F15" w:rsidRPr="00A85F15" w:rsidRDefault="004C0E90" w:rsidP="006238E0">
      <w:pPr>
        <w:pStyle w:val="Heading2"/>
      </w:pPr>
      <w:r>
        <w:rPr>
          <w:rFonts w:eastAsia="SimSun"/>
          <w:kern w:val="24"/>
        </w:rPr>
        <w:br w:type="page"/>
      </w:r>
    </w:p>
    <w:p w14:paraId="56434494" w14:textId="19742B18" w:rsidR="00337559" w:rsidRDefault="00322107" w:rsidP="00322107">
      <w:pPr>
        <w:pStyle w:val="Heading2"/>
        <w:tabs>
          <w:tab w:val="left" w:pos="3475"/>
          <w:tab w:val="center" w:pos="4680"/>
        </w:tabs>
        <w:jc w:val="left"/>
        <w:rPr>
          <w:lang w:bidi="he-IL"/>
        </w:rPr>
      </w:pPr>
      <w:bookmarkStart w:id="2" w:name="_Toc114485357"/>
      <w:r>
        <w:lastRenderedPageBreak/>
        <w:tab/>
      </w:r>
      <w:r>
        <w:tab/>
      </w:r>
      <w:r w:rsidR="00337559">
        <w:t>Abstract</w:t>
      </w:r>
      <w:bookmarkEnd w:id="2"/>
    </w:p>
    <w:p w14:paraId="0F169FD0" w14:textId="5E582FB4" w:rsidR="00337559" w:rsidRPr="007E22AF" w:rsidRDefault="000904B3" w:rsidP="00BB7ED8">
      <w:pPr>
        <w:ind w:firstLine="0"/>
        <w:rPr>
          <w:rtl/>
        </w:rPr>
      </w:pPr>
      <w:bookmarkStart w:id="3" w:name="_Hlk114075806"/>
      <w:r w:rsidRPr="00CA4C70">
        <w:t>Although invisible to us, unconscious</w:t>
      </w:r>
      <w:r w:rsidR="00770C6A">
        <w:t>ly processed</w:t>
      </w:r>
      <w:r w:rsidRPr="00CA4C70">
        <w:t xml:space="preserve"> stimul</w:t>
      </w:r>
      <w:r>
        <w:t>i</w:t>
      </w:r>
      <w:r w:rsidRPr="00CA4C70">
        <w:t xml:space="preserve"> </w:t>
      </w:r>
      <w:r>
        <w:t xml:space="preserve">were shown to </w:t>
      </w:r>
      <w:r w:rsidRPr="00CA4C70">
        <w:t>affect behavior</w:t>
      </w:r>
      <w:r>
        <w:t xml:space="preserve">. </w:t>
      </w:r>
      <w:r w:rsidR="00770C6A">
        <w:t>Yet</w:t>
      </w:r>
      <w:r w:rsidR="00F25506" w:rsidRPr="00CA4C70">
        <w:t xml:space="preserve"> the</w:t>
      </w:r>
      <w:r w:rsidR="00F25506">
        <w:t xml:space="preserve"> </w:t>
      </w:r>
      <w:r w:rsidR="00F25506" w:rsidRPr="00CA4C70">
        <w:t xml:space="preserve">scope of </w:t>
      </w:r>
      <w:r w:rsidR="00770C6A">
        <w:t>these effects is widely debated, given</w:t>
      </w:r>
      <w:r w:rsidR="00C33129">
        <w:t xml:space="preserve"> </w:t>
      </w:r>
      <w:r w:rsidRPr="00CA4C70">
        <w:t xml:space="preserve">contradicting findings. </w:t>
      </w:r>
      <w:r w:rsidR="003D7516">
        <w:t xml:space="preserve">A possible explanation for this </w:t>
      </w:r>
      <w:r w:rsidR="00F374F8">
        <w:t xml:space="preserve">controversy </w:t>
      </w:r>
      <w:r w:rsidR="003D7516">
        <w:t>might be</w:t>
      </w:r>
      <w:r w:rsidRPr="00CA4C70">
        <w:t xml:space="preserve"> the use of </w:t>
      </w:r>
      <w:r w:rsidR="00410831">
        <w:t xml:space="preserve">potentially </w:t>
      </w:r>
      <w:r w:rsidRPr="00CA4C70">
        <w:t>insensitive measures</w:t>
      </w:r>
      <w:r w:rsidR="00F46C29">
        <w:t>,</w:t>
      </w:r>
      <w:r w:rsidRPr="00CA4C70">
        <w:t xml:space="preserve"> </w:t>
      </w:r>
      <w:r w:rsidR="00F46C29">
        <w:t>t</w:t>
      </w:r>
      <w:r w:rsidRPr="00CA4C70">
        <w:t xml:space="preserve">he most prominent </w:t>
      </w:r>
      <w:r w:rsidR="00F46C29">
        <w:t>being</w:t>
      </w:r>
      <w:r w:rsidRPr="00CA4C70">
        <w:t xml:space="preserve"> </w:t>
      </w:r>
      <w:r w:rsidR="003D7516">
        <w:t>R</w:t>
      </w:r>
      <w:r w:rsidR="00FE65DE" w:rsidRPr="00CA4C70">
        <w:t>e</w:t>
      </w:r>
      <w:r w:rsidR="00FE65DE">
        <w:t>sponse</w:t>
      </w:r>
      <w:r w:rsidR="00FE65DE" w:rsidRPr="00CA4C70">
        <w:t xml:space="preserve"> </w:t>
      </w:r>
      <w:r w:rsidR="003D7516">
        <w:t>T</w:t>
      </w:r>
      <w:r w:rsidR="003D7516" w:rsidRPr="00CA4C70">
        <w:t>ime</w:t>
      </w:r>
      <w:r w:rsidR="003D7516">
        <w:t>s</w:t>
      </w:r>
      <w:r w:rsidR="003D7516" w:rsidRPr="00CA4C70">
        <w:t xml:space="preserve"> </w:t>
      </w:r>
      <w:r w:rsidRPr="00CA4C70">
        <w:t xml:space="preserve">(RT), </w:t>
      </w:r>
      <w:r w:rsidR="00C03648">
        <w:t>typically taken</w:t>
      </w:r>
      <w:r w:rsidRPr="00CA4C70">
        <w:t xml:space="preserve"> using keyboard presses</w:t>
      </w:r>
      <w:r>
        <w:t xml:space="preserve">. </w:t>
      </w:r>
      <w:r w:rsidR="005B1A12">
        <w:t xml:space="preserve">This measure </w:t>
      </w:r>
      <w:r w:rsidR="007006EC">
        <w:t>only captures the final timing of the executed</w:t>
      </w:r>
      <w:r w:rsidRPr="00CA4C70">
        <w:t xml:space="preserve"> decision</w:t>
      </w:r>
      <w:r w:rsidR="007006EC">
        <w:t>,</w:t>
      </w:r>
      <w:r w:rsidRPr="00CA4C70">
        <w:t xml:space="preserve"> </w:t>
      </w:r>
      <w:r>
        <w:t xml:space="preserve">but not </w:t>
      </w:r>
      <w:r w:rsidRPr="00CA4C70">
        <w:t xml:space="preserve">the process of </w:t>
      </w:r>
      <w:r w:rsidR="007647F1">
        <w:t>reaching</w:t>
      </w:r>
      <w:r w:rsidR="007647F1" w:rsidRPr="00CA4C70">
        <w:t xml:space="preserve"> </w:t>
      </w:r>
      <w:r w:rsidRPr="00CA4C70">
        <w:t>it</w:t>
      </w:r>
      <w:r>
        <w:t>.</w:t>
      </w:r>
      <w:r w:rsidRPr="00CA4C70">
        <w:t xml:space="preserve"> </w:t>
      </w:r>
      <w:r w:rsidR="00410831">
        <w:t>M</w:t>
      </w:r>
      <w:r w:rsidRPr="00CA4C70">
        <w:t>otion tracking, which has become a popular tool for unraveling cognitive processes</w:t>
      </w:r>
      <w:r w:rsidR="000B6DD8">
        <w:t xml:space="preserve">, allows a richer, and </w:t>
      </w:r>
      <w:r w:rsidR="000754DA">
        <w:t>arguably</w:t>
      </w:r>
      <w:r w:rsidR="000B6DD8">
        <w:t xml:space="preserve"> more sensitive, way to probe the effect of unconsciously processed stimuli</w:t>
      </w:r>
      <w:r w:rsidRPr="00CA4C70">
        <w:t xml:space="preserve">. </w:t>
      </w:r>
      <w:r w:rsidR="00C825C1">
        <w:t>Thus far</w:t>
      </w:r>
      <w:r w:rsidR="00560489">
        <w:t xml:space="preserve">, </w:t>
      </w:r>
      <w:r w:rsidR="00C825C1">
        <w:t xml:space="preserve">this </w:t>
      </w:r>
      <w:r w:rsidR="00187036">
        <w:t xml:space="preserve">claim </w:t>
      </w:r>
      <w:r w:rsidR="00C825C1">
        <w:t xml:space="preserve">has </w:t>
      </w:r>
      <w:r w:rsidRPr="00CA4C70">
        <w:t xml:space="preserve">only </w:t>
      </w:r>
      <w:r w:rsidR="00C825C1">
        <w:t xml:space="preserve">been </w:t>
      </w:r>
      <w:r w:rsidR="00187036">
        <w:t>directly tested</w:t>
      </w:r>
      <w:r w:rsidR="00C825C1">
        <w:t xml:space="preserve"> in one </w:t>
      </w:r>
      <w:r w:rsidRPr="00CA4C70">
        <w:t>study</w:t>
      </w:r>
      <w:r w:rsidR="00C825C1">
        <w:t xml:space="preserve">, which </w:t>
      </w:r>
      <w:r w:rsidRPr="00CA4C70">
        <w:t>suffers from limitations</w:t>
      </w:r>
      <w:r w:rsidR="0050028A">
        <w:t xml:space="preserve"> </w:t>
      </w:r>
      <w:r w:rsidR="00C825C1">
        <w:t>both in</w:t>
      </w:r>
      <w:r w:rsidR="00C825C1" w:rsidRPr="00CA4C70">
        <w:t xml:space="preserve"> </w:t>
      </w:r>
      <w:r w:rsidRPr="00CA4C70">
        <w:t>its awareness and motion tracking measure</w:t>
      </w:r>
      <w:r w:rsidR="00A02FBC">
        <w:t>s</w:t>
      </w:r>
      <w:r w:rsidRPr="00CA4C70">
        <w:t xml:space="preserve">. </w:t>
      </w:r>
      <w:r w:rsidR="00A97F97">
        <w:t xml:space="preserve">Here, </w:t>
      </w:r>
      <w:r w:rsidR="00F80F26">
        <w:t xml:space="preserve">we compared </w:t>
      </w:r>
      <w:r w:rsidR="009A536B">
        <w:t>reaching responses</w:t>
      </w:r>
      <w:r w:rsidR="00F80F26">
        <w:t xml:space="preserve"> and RTs in</w:t>
      </w:r>
      <w:r w:rsidR="008A3BB9">
        <w:t xml:space="preserve"> a</w:t>
      </w:r>
      <w:r w:rsidR="00FF0FAB">
        <w:t xml:space="preserve"> </w:t>
      </w:r>
      <w:r w:rsidR="009A536B">
        <w:t xml:space="preserve">variant of the </w:t>
      </w:r>
      <w:r w:rsidR="00FA00FF">
        <w:t xml:space="preserve">classical lexical </w:t>
      </w:r>
      <w:r w:rsidR="00A9660E">
        <w:t xml:space="preserve">priming </w:t>
      </w:r>
      <w:r w:rsidRPr="00CA4C70">
        <w:t>paradigm</w:t>
      </w:r>
      <w:r w:rsidR="00CA3F09">
        <w:t>, while rigorously assessing awareness</w:t>
      </w:r>
      <w:r w:rsidR="005D282A">
        <w:t>.</w:t>
      </w:r>
      <w:r w:rsidR="005D282A" w:rsidRPr="00CA4C70">
        <w:t xml:space="preserve"> </w:t>
      </w:r>
      <w:r w:rsidR="00305C68">
        <w:t>In separate keyboard and reaching sessions</w:t>
      </w:r>
      <w:r w:rsidR="00D102F5">
        <w:t>,</w:t>
      </w:r>
      <w:r w:rsidR="00305C68">
        <w:t xml:space="preserve"> </w:t>
      </w:r>
      <w:r w:rsidRPr="00CA4C70">
        <w:t xml:space="preserve">subjects </w:t>
      </w:r>
      <w:del w:id="4" w:author="zeev" w:date="2023-07-25T10:21:00Z">
        <w:r w:rsidRPr="00CA4C70" w:rsidDel="00BB7ED8">
          <w:delText xml:space="preserve">performed </w:delText>
        </w:r>
      </w:del>
      <w:r w:rsidR="00187036">
        <w:t>classified the category of</w:t>
      </w:r>
      <w:r w:rsidRPr="00CA4C70">
        <w:t xml:space="preserve"> a target word that was preceded by an identical/different invisible prime.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r w:rsidR="001963FE">
        <w:t>However, u</w:t>
      </w:r>
      <w:r w:rsidR="0012649A">
        <w:t>nlike</w:t>
      </w:r>
      <w:r w:rsidR="00AC02CC">
        <w:t xml:space="preserve"> </w:t>
      </w:r>
      <w:r w:rsidR="001963FE">
        <w:t xml:space="preserve">the </w:t>
      </w:r>
      <w:r w:rsidR="00AC02CC">
        <w:t xml:space="preserve">previous finding, the unconscious effect in the motion tracking task was </w:t>
      </w:r>
      <w:r w:rsidR="0012649A">
        <w:t xml:space="preserve">only slightly </w:t>
      </w:r>
      <w:r w:rsidR="00AC02CC">
        <w:t>larger than in the keyboard task</w:t>
      </w:r>
      <w:r w:rsidR="00AC02CC" w:rsidRPr="00CA4C70">
        <w:t>.</w:t>
      </w:r>
      <w:r w:rsidR="00AC02CC">
        <w:t xml:space="preserve"> </w:t>
      </w:r>
      <w:r w:rsidR="00187036">
        <w:t xml:space="preserve">We discuss possible </w:t>
      </w:r>
      <w:r w:rsidR="000C7667">
        <w:t>explanations</w:t>
      </w:r>
      <w:r w:rsidR="00187036">
        <w:t xml:space="preserve">, while still highlighting the advantages of using </w:t>
      </w:r>
      <w:r w:rsidR="00AC02CC">
        <w:t>motion tracking</w:t>
      </w:r>
      <w:r w:rsidR="00187036">
        <w:t xml:space="preserve"> to probe subliminal processing</w:t>
      </w:r>
      <w:r w:rsidR="00AC02CC">
        <w:t>.</w:t>
      </w:r>
      <w:bookmarkEnd w:id="3"/>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5" w:name="_Toc114485358"/>
      <w:r w:rsidRPr="00BF08EE">
        <w:lastRenderedPageBreak/>
        <w:t>Introduction</w:t>
      </w:r>
      <w:bookmarkEnd w:id="5"/>
    </w:p>
    <w:bookmarkEnd w:id="1"/>
    <w:p w14:paraId="6E8365D4" w14:textId="1DFA1C51" w:rsidR="008932E9" w:rsidRDefault="004F240A" w:rsidP="00CF599D">
      <w:pPr>
        <w:ind w:firstLine="0"/>
      </w:pPr>
      <w:r w:rsidRPr="00E44B96">
        <w:t>Our brain continuously processes information</w:t>
      </w:r>
      <w:r w:rsidR="008B19C4">
        <w:t xml:space="preserve"> arriving in parallel from a</w:t>
      </w:r>
      <w:r w:rsidRPr="00E44B96">
        <w:t xml:space="preserve"> variety of stimuli</w:t>
      </w:r>
      <w:r w:rsidR="008B19C4">
        <w:t>,</w:t>
      </w:r>
      <w:r w:rsidRPr="00E44B96">
        <w:t xml:space="preserve"> using different modalities</w:t>
      </w:r>
      <w:r w:rsidR="00616793">
        <w:t xml:space="preserve"> </w:t>
      </w:r>
      <w:commentRangeStart w:id="6"/>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w:t>
      </w:r>
      <w:commentRangeEnd w:id="6"/>
      <w:r w:rsidR="008B19C4">
        <w:rPr>
          <w:rStyle w:val="CommentReference"/>
        </w:rPr>
        <w:commentReference w:id="6"/>
      </w:r>
      <w:r w:rsidRPr="00E44B96">
        <w:t xml:space="preserve"> For example, upon seeing a ball flying </w:t>
      </w:r>
      <w:r w:rsidR="0005134D">
        <w:t xml:space="preserve">in </w:t>
      </w:r>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CF599D">
        <w:t xml:space="preserve"> </w:t>
      </w:r>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r w:rsidRPr="00E44B96">
        <w:t xml:space="preserve">. </w:t>
      </w:r>
    </w:p>
    <w:p w14:paraId="01536722" w14:textId="24E3EF0D" w:rsidR="00756C42" w:rsidRDefault="004F240A" w:rsidP="00BB7ED8">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BC7E6E">
        <w:t xml:space="preserve">Typically, </w:t>
      </w:r>
      <w:r w:rsidR="00EF272C">
        <w:t>such manipulations of awareness involve some degradation of the stimulus (</w:t>
      </w:r>
      <w:proofErr w:type="spellStart"/>
      <w:r w:rsidR="00EF272C">
        <w:t>e.g</w:t>
      </w:r>
      <w:proofErr w:type="spellEnd"/>
      <w:r w:rsidR="00EF272C">
        <w:t>, by manipulating its physical characteristics</w:t>
      </w:r>
      <w:del w:id="7" w:author="zeev" w:date="2023-07-25T10:24:00Z">
        <w:r w:rsidR="00EF272C" w:rsidDel="00BB7ED8">
          <w:delText xml:space="preserve"> </w:delText>
        </w:r>
      </w:del>
      <w:r w:rsidR="00EF272C">
        <w:t xml:space="preserve">; </w:t>
      </w:r>
      <w:r w:rsidR="00EF272C">
        <w:fldChar w:fldCharType="begin"/>
      </w:r>
      <w:r w:rsidR="00EF272C">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EF272C">
        <w:fldChar w:fldCharType="separate"/>
      </w:r>
      <w:r w:rsidR="00EF272C" w:rsidRPr="00680C2E">
        <w:rPr>
          <w:rFonts w:ascii="Times New Roman" w:hAnsi="Times New Roman" w:cs="Times New Roman"/>
        </w:rPr>
        <w:t>Daltrozzo et al., 2011; Li et al., 2007</w:t>
      </w:r>
      <w:r w:rsidR="00EF272C">
        <w:rPr>
          <w:rFonts w:ascii="Times New Roman" w:hAnsi="Times New Roman" w:cs="Times New Roman"/>
        </w:rPr>
        <w:t xml:space="preserve">; its temporal dynamics; </w:t>
      </w:r>
      <w:r w:rsidR="00EF272C">
        <w:fldChar w:fldCharType="begin"/>
      </w:r>
      <w:r w:rsidR="00EF272C">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EF272C">
        <w:fldChar w:fldCharType="separate"/>
      </w:r>
      <w:r w:rsidR="00EF272C" w:rsidRPr="006B6B4D">
        <w:rPr>
          <w:rFonts w:ascii="Times New Roman" w:hAnsi="Times New Roman" w:cs="Times New Roman"/>
        </w:rPr>
        <w:t>Almeida et al., 2013; Dehaene et al., 1998</w:t>
      </w:r>
      <w:r w:rsidR="00EF272C">
        <w:rPr>
          <w:rFonts w:ascii="Times New Roman" w:hAnsi="Times New Roman" w:cs="Times New Roman"/>
        </w:rPr>
        <w:t>; or the amount of attention allocated to it;</w:t>
      </w:r>
      <w:r w:rsidR="00EF272C">
        <w:fldChar w:fldCharType="end"/>
      </w:r>
      <w:r w:rsidR="00EF272C">
        <w:rPr>
          <w:rFonts w:ascii="Times New Roman" w:hAnsi="Times New Roman" w:cs="Times New Roman"/>
        </w:rPr>
        <w:t xml:space="preserve"> </w:t>
      </w:r>
      <w:r w:rsidR="00EF272C" w:rsidRPr="00FF65B8">
        <w:rPr>
          <w:rFonts w:ascii="Times New Roman" w:hAnsi="Times New Roman" w:cs="Times New Roman"/>
        </w:rPr>
        <w:t>Hyman et al., 2009; Mack &amp; Rock, 1998</w:t>
      </w:r>
      <w:r w:rsidR="00EF272C">
        <w:rPr>
          <w:rFonts w:ascii="Times New Roman" w:hAnsi="Times New Roman" w:cs="Times New Roman"/>
        </w:rPr>
        <w:t>)</w:t>
      </w:r>
      <w:r w:rsidR="00EF272C">
        <w:fldChar w:fldCharType="end"/>
      </w:r>
      <w:r w:rsidR="00EF272C">
        <w:t xml:space="preserve">. This almost inevitably leads to </w:t>
      </w:r>
      <w:r w:rsidR="0021076E">
        <w:t>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rsidR="00F171A1">
        <w:t>, and – in turn –</w:t>
      </w:r>
      <w:ins w:id="8" w:author="zeev" w:date="2023-07-25T10:24:00Z">
        <w:r w:rsidR="00BB7ED8">
          <w:t xml:space="preserve"> </w:t>
        </w:r>
      </w:ins>
      <w:r>
        <w:t xml:space="preserve">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xml:space="preserve">, which </w:t>
      </w:r>
      <w:r w:rsidR="00F171A1">
        <w:t xml:space="preserve">nourish </w:t>
      </w:r>
      <w:r w:rsidR="00AB3845">
        <w:lastRenderedPageBreak/>
        <w:t>an ongoing controversy about the scope of unconscious processing</w:t>
      </w:r>
      <w:r w:rsidR="00791E36">
        <w:t xml:space="preserve"> </w:t>
      </w:r>
      <w:commentRangeStart w:id="9"/>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commentRangeEnd w:id="9"/>
      <w:r w:rsidR="00D23FF4">
        <w:rPr>
          <w:rStyle w:val="CommentReference"/>
        </w:rPr>
        <w:commentReference w:id="9"/>
      </w:r>
      <w:r w:rsidR="00B8346F">
        <w:t xml:space="preserve"> </w:t>
      </w:r>
    </w:p>
    <w:p w14:paraId="15C05C5C" w14:textId="7E6CF506" w:rsidR="00DF3E0F" w:rsidRDefault="00992077" w:rsidP="00EC5F3F">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B353A">
        <w:t xml:space="preserve">for the processing of the </w:t>
      </w:r>
      <w:r w:rsidR="00692575">
        <w:t xml:space="preserve">prime </w:t>
      </w:r>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w:t>
      </w:r>
      <w:r w:rsidR="00211536">
        <w:t xml:space="preserve">While some semantic priming </w:t>
      </w:r>
      <w:r w:rsidR="0030440D">
        <w:t>studies</w:t>
      </w:r>
      <w:r w:rsidR="00BD1665">
        <w:t xml:space="preserve"> </w:t>
      </w:r>
      <w:r w:rsidR="00211536">
        <w:t xml:space="preserve">found </w:t>
      </w:r>
      <w:r w:rsidR="00692575">
        <w:t xml:space="preserve">that </w:t>
      </w:r>
      <w:r w:rsidR="00211536">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failed to show 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747526">
        <w:t xml:space="preserve">or reading </w:t>
      </w:r>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replicate</w:t>
      </w:r>
      <w:r w:rsidR="00E15773">
        <w:t xml:space="preserve"> </w:t>
      </w:r>
      <w:r w:rsidR="00303E44">
        <w:fldChar w:fldCharType="begin"/>
      </w:r>
      <w:r w:rsidR="00EC5F3F">
        <w:instrText xml:space="preserve"> ADDIN ZOTERO_ITEM CSL_CITATION {"citationID":"ZfGfId6b","properties":{"formattedCitation":"(Moors &amp; Hesselmann, 2018; Rabagliati et al., 2018)","plainCitation":"(Moors &amp; Hesselmann, 2018; Rabagliati et al.,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562,"uris":["http://zotero.org/users/8275165/items/7IM5DI55"],"itemData":{"id":562,"type":"article-journal","container-title":"Journal of Experimental Psychology: General","DOI":"10.1037/xge0000348","ISSN":"1939-2222","issue":"2","note":"publisher: US: American Psychological Association","page":"190","source":"psycnet-apa-org.rproxy.tau.ac.il","title":"The importance of awareness for understanding language.","volume":"147","author":[{"family":"Rabagliati","given":"Hugh"},{"family":"Robertson","given":"Alexander"},{"family":"Carmel","given":"David"}],"issued":{"date-parts":[["2018",1,25]]}}}],"schema":"https://github.com/citation-style-language/schema/raw/master/csl-citation.json"} </w:instrText>
      </w:r>
      <w:r w:rsidR="00303E44">
        <w:fldChar w:fldCharType="separate"/>
      </w:r>
      <w:r w:rsidR="00EC5F3F" w:rsidRPr="00EC5F3F">
        <w:rPr>
          <w:rFonts w:ascii="Times New Roman" w:hAnsi="Times New Roman" w:cs="Times New Roman"/>
        </w:rPr>
        <w:t>(Moors &amp; Hesselmann, 2018; Rabagliati et al.,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0CB98709" w14:textId="3D146E12" w:rsidR="006F73D7" w:rsidRDefault="002411D5" w:rsidP="002D20EE">
      <w:r>
        <w:t xml:space="preserve">How can these </w:t>
      </w:r>
      <w:r w:rsidR="00747526">
        <w:t xml:space="preserve">contradictory </w:t>
      </w:r>
      <w:r>
        <w:t xml:space="preserve">results be explained? One option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w:t>
      </w:r>
    </w:p>
    <w:p w14:paraId="6BE3AD11" w14:textId="1786F216" w:rsidR="00531AAE" w:rsidRDefault="00771F8C" w:rsidP="00871791">
      <w:r>
        <w:lastRenderedPageBreak/>
        <w:t>On the other hand,</w:t>
      </w:r>
      <w:r w:rsidR="00952FF2">
        <w:t xml:space="preserve"> </w:t>
      </w:r>
      <w:r w:rsidR="00D03D49">
        <w:t>unconscious processing</w:t>
      </w:r>
      <w:r>
        <w:t xml:space="preserve"> might be underestimated</w:t>
      </w:r>
      <w:r w:rsidR="00D03D49">
        <w:t xml:space="preserve"> due to</w:t>
      </w:r>
      <w:r w:rsidR="00976673">
        <w:t xml:space="preserve"> </w:t>
      </w:r>
      <w:r w:rsidR="00D1694D">
        <w:t xml:space="preserve">insensitive measures of the </w:t>
      </w:r>
      <w:r w:rsidR="00D03D49">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0A26D5">
        <w:t xml:space="preserve">response </w:t>
      </w:r>
      <w:r w:rsidR="00EC1FED">
        <w:t xml:space="preserve">time, </w:t>
      </w:r>
      <w:r w:rsidR="007A0222">
        <w:t>typically taken via</w:t>
      </w:r>
      <w:r w:rsidR="00EC1FED">
        <w:t xml:space="preserve"> </w:t>
      </w:r>
      <w:r w:rsidR="00AE2150">
        <w:t xml:space="preserve">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E70C4">
        <w:t>Notably</w:t>
      </w:r>
      <w:r w:rsidR="006568FE">
        <w:t>,</w:t>
      </w:r>
      <w:r w:rsidR="00D044AA">
        <w:t xml:space="preserve"> </w:t>
      </w:r>
      <w:r w:rsidR="007A0222">
        <w:t>RTs</w:t>
      </w:r>
      <w:r w:rsidR="00AD6FB1">
        <w:t xml:space="preserve"> only index the end result of the response and do not</w:t>
      </w:r>
      <w:r w:rsidR="000B581A">
        <w:t xml:space="preserve"> </w:t>
      </w:r>
      <w:r w:rsidR="002A2A03">
        <w:t xml:space="preserve">provide </w:t>
      </w:r>
      <w:r w:rsidR="006C30C7">
        <w:t xml:space="preserve">insight </w:t>
      </w:r>
      <w:r w:rsidR="00555C3D">
        <w:t xml:space="preserve">into </w:t>
      </w:r>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r w:rsidR="00DE70C4">
        <w:t xml:space="preserve"> Thus, focusing on RTs might lead to losing rich information that could potentially unravel unconscious processing</w:t>
      </w:r>
      <w:r w:rsidR="007C5932">
        <w:t xml:space="preserve"> that </w:t>
      </w:r>
      <w:del w:id="10" w:author="zeev" w:date="2023-07-25T12:16:00Z">
        <w:r w:rsidR="007C5932" w:rsidDel="00871791">
          <w:delText xml:space="preserve">might </w:delText>
        </w:r>
      </w:del>
      <w:ins w:id="11" w:author="zeev" w:date="2023-07-25T12:16:00Z">
        <w:r w:rsidR="00871791">
          <w:t xml:space="preserve">would </w:t>
        </w:r>
      </w:ins>
      <w:r w:rsidR="007C5932">
        <w:t>otherwise go unnoticed.</w:t>
      </w:r>
      <w:r w:rsidR="00DE70C4">
        <w:t xml:space="preserve"> </w:t>
      </w:r>
    </w:p>
    <w:p w14:paraId="36583870" w14:textId="7736F578" w:rsidR="002C1CE0" w:rsidRDefault="000B52A3" w:rsidP="00871791">
      <w:pPr>
        <w:ind w:firstLine="0"/>
        <w:rPr>
          <w:rtl/>
        </w:rPr>
      </w:pPr>
      <w:r>
        <w:t>M</w:t>
      </w:r>
      <w:r w:rsidR="00B000DC">
        <w:t xml:space="preserve">otion </w:t>
      </w:r>
      <w:r w:rsidR="002C1CE0">
        <w:t>tracking</w:t>
      </w:r>
      <w:r w:rsidR="00B66392">
        <w:t>,</w:t>
      </w:r>
      <w:r w:rsidR="002C1CE0">
        <w:t xml:space="preserve"> </w:t>
      </w:r>
      <w:r>
        <w:t>on the other hand, provides such rich information. Already a</w:t>
      </w:r>
      <w:r w:rsidR="002C1CE0">
        <w:t xml:space="preserve"> popular tool for </w:t>
      </w:r>
      <w:r w:rsidR="003B68E7">
        <w:t xml:space="preserve">unraveling </w:t>
      </w:r>
      <w:r w:rsidR="002C1CE0">
        <w:t xml:space="preserve">cognitive </w:t>
      </w:r>
      <w:r w:rsidR="00A30850">
        <w:t>processes</w:t>
      </w:r>
      <w:r w:rsidR="004F4999">
        <w:t xml:space="preserve"> </w:t>
      </w:r>
      <w:commentRangeStart w:id="12"/>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commentRangeEnd w:id="12"/>
      <w:r w:rsidR="00EC310C">
        <w:rPr>
          <w:rStyle w:val="CommentReference"/>
        </w:rPr>
        <w:commentReference w:id="12"/>
      </w:r>
      <w:r w:rsidR="00017A5E">
        <w:t xml:space="preserve"> </w:t>
      </w:r>
      <w:r w:rsidR="00036E90">
        <w:t xml:space="preserve">motion tracking </w:t>
      </w:r>
      <w:r w:rsidR="00017A5E">
        <w:t xml:space="preserve">might </w:t>
      </w:r>
      <w:r w:rsidR="00036E90">
        <w:t xml:space="preserve">accordingly </w:t>
      </w:r>
      <w:r w:rsidR="00017A5E">
        <w:t xml:space="preserve">prove to be </w:t>
      </w:r>
      <w:del w:id="13" w:author="zeev" w:date="2023-07-25T12:17:00Z">
        <w:r w:rsidR="00017A5E" w:rsidDel="00871791">
          <w:delText xml:space="preserve">a </w:delText>
        </w:r>
      </w:del>
      <w:r w:rsidR="00017A5E">
        <w:t xml:space="preserve">powerful </w:t>
      </w:r>
      <w:r w:rsidR="00036E90">
        <w:t>also</w:t>
      </w:r>
      <w:r w:rsidR="00BF5E08">
        <w:t xml:space="preserve"> </w:t>
      </w:r>
      <w:r w:rsidR="00017A5E">
        <w:t>for detecting unconscious</w:t>
      </w:r>
      <w:r w:rsidR="00A04C37">
        <w:t xml:space="preserve"> processes</w:t>
      </w:r>
      <w:r w:rsidR="002C1CE0">
        <w:t xml:space="preserve">. </w:t>
      </w:r>
      <w:r w:rsidR="00A464E8">
        <w:t>Contrary to keyboard RT</w:t>
      </w:r>
      <w:r w:rsidR="00B66392">
        <w:t>s,</w:t>
      </w:r>
      <w:r w:rsidR="00A464E8">
        <w:t xml:space="preserve"> which produce a discrete value for each trial, motion tracking </w:t>
      </w:r>
      <w:r w:rsidR="00BF5E08">
        <w:t xml:space="preserve">yields </w:t>
      </w:r>
      <w:r w:rsidR="00A464E8">
        <w:t>a cont</w:t>
      </w:r>
      <w:r w:rsidR="0075797D">
        <w:t xml:space="preserve">inuous set of values </w:t>
      </w:r>
      <w:r w:rsidR="004E40AB">
        <w:t xml:space="preserve">that </w:t>
      </w:r>
      <w:r w:rsidR="0075797D">
        <w:t xml:space="preserve">is better suited for tracking </w:t>
      </w:r>
      <w:r w:rsidR="00E91B25">
        <w:t>ongoing</w:t>
      </w:r>
      <w:r w:rsidR="0075797D">
        <w:t xml:space="preserve"> </w:t>
      </w:r>
      <w:r w:rsidR="00AF0C32">
        <w:t>cognitive processes</w:t>
      </w:r>
      <w:r w:rsidR="005C66F0">
        <w:t xml:space="preserve">, allowing </w:t>
      </w:r>
      <w:r w:rsidR="000259CC">
        <w:t xml:space="preserve">further insight </w:t>
      </w:r>
      <w:r w:rsidR="00B62452">
        <w:t xml:space="preserve">into </w:t>
      </w:r>
      <w:r w:rsidR="00412F43">
        <w:t xml:space="preserve">their </w:t>
      </w:r>
      <w:r w:rsidR="00BE7F64">
        <w:t>development</w:t>
      </w:r>
      <w:r w:rsidR="0045492E">
        <w:t xml:space="preserve"> over time</w:t>
      </w:r>
      <w:r w:rsidR="00D92A4F">
        <w:t xml:space="preserve"> </w:t>
      </w:r>
      <w:r w:rsidR="00E13B48">
        <w:fldChar w:fldCharType="begin"/>
      </w:r>
      <w:r w:rsidR="00C50EBB">
        <w:instrText xml:space="preserve"> ADDIN ZOTERO_ITEM CSL_CITATION {"citationID":"pwmrVOIQ","properties":{"formattedCitation":"(Farmer et al., 2007)","plainCitation":"(Farmer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w:t>
      </w:r>
      <w:r w:rsidR="00D92A4F">
        <w:rPr>
          <w:rFonts w:ascii="Times New Roman" w:hAnsi="Times New Roman" w:cs="Times New Roman"/>
        </w:rPr>
        <w:t xml:space="preserve">e.g., </w:t>
      </w:r>
      <w:r w:rsidR="00C50EBB" w:rsidRPr="00C50EBB">
        <w:rPr>
          <w:rFonts w:ascii="Times New Roman" w:hAnsi="Times New Roman" w:cs="Times New Roman"/>
        </w:rPr>
        <w:t>Farmer et al., 2007</w:t>
      </w:r>
      <w:r w:rsidR="00D92A4F">
        <w:rPr>
          <w:rFonts w:ascii="Times New Roman" w:hAnsi="Times New Roman" w:cs="Times New Roman"/>
        </w:rPr>
        <w:t xml:space="preserve">; </w:t>
      </w:r>
      <w:del w:id="14" w:author="zeev" w:date="2023-07-25T12:18:00Z">
        <w:r w:rsidR="00C50EBB" w:rsidRPr="00C50EBB" w:rsidDel="00871791">
          <w:rPr>
            <w:rFonts w:ascii="Times New Roman" w:hAnsi="Times New Roman" w:cs="Times New Roman"/>
          </w:rPr>
          <w:delText>)</w:delText>
        </w:r>
      </w:del>
      <w:r w:rsidR="00E13B48">
        <w:fldChar w:fldCharType="end"/>
      </w:r>
      <w:r w:rsidR="00EB56BD">
        <w:fldChar w:fldCharType="begin"/>
      </w:r>
      <w:r w:rsidR="00C50EBB">
        <w:instrText xml:space="preserve"> ADDIN ZOTERO_ITEM CSL_CITATION {"citationID":"EP1hTI4t","properties":{"formattedCitation":"(Freeman et al., 2008)","plainCitation":"(Freeman et al., 2008)","noteIndex":0},"citationItems":[{"id":746,"uris":["http://zotero.org/users/8275165/items/G85RI4SC"],"itemData":{"id":746,"type":"article-journal","abstract":"People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w:t>
      </w:r>
      <w:r w:rsidR="00D92A4F">
        <w:t xml:space="preserve">hidden </w:t>
      </w:r>
      <w:r w:rsidR="00621AE6">
        <w:t>effect</w:t>
      </w:r>
      <w:r w:rsidR="00D92A4F">
        <w:t>s</w:t>
      </w:r>
      <w:r w:rsidR="00817016">
        <w:t>. One such parameter is velocity</w:t>
      </w:r>
      <w:r w:rsidR="007B5A36">
        <w:t>,</w:t>
      </w:r>
      <w:r w:rsidR="00817016">
        <w:t xml:space="preserve"> which </w:t>
      </w:r>
      <w:r w:rsidR="00D5319F">
        <w:t xml:space="preserve">was </w:t>
      </w:r>
      <w:r w:rsidR="00817016">
        <w:t>used</w:t>
      </w:r>
      <w:r w:rsidR="007B5A36">
        <w:t>, for example,</w:t>
      </w:r>
      <w:r w:rsidR="00817016">
        <w:t xml:space="preserve">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7B5A36">
        <w:t xml:space="preserve">which </w:t>
      </w:r>
      <w:r w:rsidR="00485A14">
        <w:t>are not</w:t>
      </w:r>
      <w:r w:rsidR="00032C67">
        <w:t xml:space="preserve"> possible</w:t>
      </w:r>
      <w:r w:rsidR="00D16D80">
        <w:t xml:space="preserve"> </w:t>
      </w:r>
      <w:r w:rsidR="00B45C8C">
        <w:t xml:space="preserve">to detect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8A297A">
        <w:instrText xml:space="preserve"> ADDIN ZOTERO_ITEM CSL_CITATION {"citationID":"kbSaAJRu","properties":{"formattedCitation":"(Resulaj et al., 2009)","plainCitation":"(Resulaj et al.,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w:t>
      </w:r>
      <w:r w:rsidR="00B45C8C">
        <w:rPr>
          <w:rFonts w:ascii="Times New Roman" w:hAnsi="Times New Roman" w:cs="Times New Roman"/>
        </w:rPr>
        <w:t xml:space="preserve">e.g., </w:t>
      </w:r>
      <w:r w:rsidR="008A297A" w:rsidRPr="008A297A">
        <w:rPr>
          <w:rFonts w:ascii="Times New Roman" w:hAnsi="Times New Roman" w:cs="Times New Roman"/>
        </w:rPr>
        <w:t>Resulaj et al., 2009)</w:t>
      </w:r>
      <w:r w:rsidR="00B65CB3">
        <w:fldChar w:fldCharType="end"/>
      </w:r>
      <w:r w:rsidR="00485A14">
        <w:t>.</w:t>
      </w:r>
    </w:p>
    <w:p w14:paraId="74FFDFA6" w14:textId="2F566D74" w:rsidR="00252575" w:rsidRDefault="00FD1495" w:rsidP="00871791">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w:t>
      </w:r>
      <w:r w:rsidR="00C02C68">
        <w:lastRenderedPageBreak/>
        <w:t xml:space="preserve">invisible prime </w:t>
      </w:r>
      <w:r w:rsidR="00BC1FF9">
        <w:t xml:space="preserve">of </w:t>
      </w:r>
      <w:r w:rsidR="004E0C6C">
        <w:t xml:space="preserve">a person/animal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there</w:t>
      </w:r>
      <w:r w:rsidR="00621D4B">
        <w:t>by</w:t>
      </w:r>
      <w:r w:rsidR="007A3A61">
        <w:t xml:space="preserve"> </w:t>
      </w:r>
      <w:r w:rsidR="00E07041">
        <w:t>indicating</w:t>
      </w:r>
      <w:r w:rsidR="007A3A61">
        <w:t xml:space="preserve"> </w:t>
      </w:r>
      <w:r w:rsidR="004E0C6C">
        <w:t>that the semantic meaning of prime</w:t>
      </w:r>
      <w:r w:rsidR="00E371B2">
        <w:t>s</w:t>
      </w:r>
      <w:r w:rsidR="004E0C6C">
        <w:t xml:space="preserve"> </w:t>
      </w:r>
      <w:r w:rsidR="00E371B2">
        <w:t xml:space="preserve">can be </w:t>
      </w:r>
      <w:r w:rsidR="003C57F0">
        <w:t xml:space="preserve">processed </w:t>
      </w:r>
      <w:r w:rsidR="005B3FFA">
        <w:t>unconscious</w:t>
      </w:r>
      <w:r w:rsidR="0032453F">
        <w:t>ly</w:t>
      </w:r>
      <w:r w:rsidR="008E0CE3">
        <w:t xml:space="preserve"> </w:t>
      </w:r>
      <w:commentRangeStart w:id="15"/>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w:t>
      </w:r>
      <w:ins w:id="16" w:author="Liad Mudrik" w:date="2023-06-28T19:45:00Z">
        <w:r w:rsidR="00621D4B">
          <w:rPr>
            <w:rFonts w:ascii="Times New Roman" w:hAnsi="Times New Roman" w:cs="Times New Roman"/>
          </w:rPr>
          <w:t xml:space="preserve">see also </w:t>
        </w:r>
      </w:ins>
      <w:r w:rsidR="00420C79" w:rsidRPr="00420C79">
        <w:rPr>
          <w:rFonts w:ascii="Times New Roman" w:hAnsi="Times New Roman" w:cs="Times New Roman"/>
        </w:rPr>
        <w:t>Finkbeiner et al., 2008; Friedman &amp; Finkbeiner, 2010)</w:t>
      </w:r>
      <w:r w:rsidR="00420C79">
        <w:fldChar w:fldCharType="end"/>
      </w:r>
      <w:commentRangeEnd w:id="15"/>
      <w:r w:rsidR="00621D4B">
        <w:rPr>
          <w:rStyle w:val="CommentReference"/>
        </w:rPr>
        <w:commentReference w:id="15"/>
      </w:r>
      <w:r w:rsidR="003C57F0">
        <w:t>.</w:t>
      </w:r>
      <w:r w:rsidR="00471A10">
        <w:t xml:space="preserve"> </w:t>
      </w:r>
      <w:r w:rsidR="000805E5">
        <w:t xml:space="preserve">A similar result was found for </w:t>
      </w:r>
      <w:r w:rsidR="00861428">
        <w:t xml:space="preserve">digits </w:t>
      </w:r>
      <w:r w:rsidR="000805E5">
        <w:t xml:space="preserve">and </w:t>
      </w:r>
      <w:r w:rsidR="00861428">
        <w:t xml:space="preserve">letters </w:t>
      </w:r>
      <w:r w:rsidR="000805E5">
        <w:t>classification</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22B9E7AB" w:rsidR="0007249B" w:rsidRDefault="00794090" w:rsidP="000F3303">
      <w:pPr>
        <w:rPr>
          <w:rtl/>
        </w:rPr>
      </w:pPr>
      <w:r>
        <w:t>Thus, motion tracking can be used to unravel unconscious processing as it unfolds</w:t>
      </w:r>
      <w:r w:rsidR="004A7F8B">
        <w:t>,</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 RTs, yet without directly comparing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r w:rsidR="0014572D">
        <w:t xml:space="preserve">the mask </w:t>
      </w:r>
      <w:r w:rsidR="006C164D">
        <w:t xml:space="preserve">was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 the center, forcing </w:t>
      </w:r>
      <w:r w:rsidR="00045011">
        <w:t xml:space="preserve">them </w:t>
      </w:r>
      <w:r w:rsidR="006C164D">
        <w:t xml:space="preserve">to correct their movement </w:t>
      </w:r>
      <w:proofErr w:type="gramStart"/>
      <w:r w:rsidR="006C164D">
        <w:t>mid-</w:t>
      </w:r>
      <w:r w:rsidR="00B6032F">
        <w:t>way</w:t>
      </w:r>
      <w:proofErr w:type="gramEnd"/>
      <w:r w:rsidR="006C164D">
        <w:t>. The correcting movement's onset, length and velocity were influenced by the prime-target congruency</w:t>
      </w:r>
      <w:r w:rsidR="0014572D">
        <w:t>,</w:t>
      </w:r>
      <w:r w:rsidR="006C164D">
        <w:t xml:space="preserve"> </w:t>
      </w:r>
      <w:r w:rsidR="00696384">
        <w:t>supporting</w:t>
      </w:r>
      <w:r w:rsidR="006C164D">
        <w:t xml:space="preserve">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 xml:space="preserve">the effect of unconscious dorsal – as opposed to ventral – processing on decisions was examined using a subliminal priming paradigm. Primes and targets were images of </w:t>
      </w:r>
      <w:r w:rsidR="006C164D">
        <w:lastRenderedPageBreak/>
        <w:t>animals/tools that belonged to the same/different semantic category and had a similar/different shape (i.e., elongated/round) and therefor</w:t>
      </w:r>
      <w:r w:rsidR="001151CF">
        <w:t>e</w:t>
      </w:r>
      <w:r w:rsidR="006C164D">
        <w:t xml:space="preserve"> similar/different affordances. </w:t>
      </w:r>
      <w:bookmarkStart w:id="17" w:name="_Hlk110934244"/>
      <w:r w:rsidR="006C164D">
        <w:t xml:space="preserve">When responses were given via a keyboard, </w:t>
      </w:r>
      <w:bookmarkEnd w:id="17"/>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r w:rsidR="00C50459">
        <w:t>rounded</w:t>
      </w:r>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processing contributes </w:t>
      </w:r>
      <w:r w:rsidR="0087554C">
        <w:t>grasp-</w:t>
      </w:r>
      <w:r w:rsidR="006C164D">
        <w:t xml:space="preserve">related information to </w:t>
      </w:r>
      <w:r w:rsidR="0087554C">
        <w:t>decision-</w:t>
      </w:r>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62F468A6"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 xml:space="preserve">(Malejka et al., </w:t>
      </w:r>
      <w:r w:rsidR="008E682F" w:rsidRPr="008E682F">
        <w:rPr>
          <w:rFonts w:ascii="Times New Roman" w:hAnsi="Times New Roman" w:cs="Times New Roman"/>
        </w:rPr>
        <w:lastRenderedPageBreak/>
        <w:t>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696384">
        <w:t>(</w:t>
      </w:r>
      <w:commentRangeStart w:id="18"/>
      <w:r w:rsidR="00696384">
        <w:t xml:space="preserve">Yaron </w:t>
      </w:r>
      <w:commentRangeEnd w:id="18"/>
      <w:r w:rsidR="00F5189C">
        <w:rPr>
          <w:rStyle w:val="CommentReference"/>
        </w:rPr>
        <w:commentReference w:id="18"/>
      </w:r>
      <w:r w:rsidR="00696384">
        <w:t>et al., in press)</w:t>
      </w:r>
      <w:r w:rsidR="00F42D58">
        <w:t>.</w:t>
      </w:r>
    </w:p>
    <w:p w14:paraId="017CF663" w14:textId="17BBAB8D" w:rsidR="008673AD" w:rsidRDefault="00F5189C" w:rsidP="00F602A6">
      <w:r>
        <w:t>Furthermore</w:t>
      </w:r>
      <w:r w:rsidR="00D06351">
        <w:t>,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rsidR="00D06351">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E7111D">
        <w:t>,</w:t>
      </w:r>
      <w:r w:rsidR="000152A6">
        <w:t xml:space="preserve"> </w:t>
      </w:r>
      <w:r w:rsidR="003C63AA">
        <w:t xml:space="preserve">consequently </w:t>
      </w:r>
      <w:r w:rsidR="0066759C">
        <w:t>suppress</w:t>
      </w:r>
      <w:r w:rsidR="003C63AA">
        <w:t>ing</w:t>
      </w:r>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977059">
        <w:t>reaching</w:t>
      </w:r>
      <w:r w:rsidR="00977059" w:rsidRPr="00CA4C70">
        <w:t xml:space="preserve">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19" w:name="_Hlk130133941"/>
      <w:r w:rsidR="00901B3D" w:rsidRPr="00901B3D">
        <w:rPr>
          <w:rFonts w:ascii="Times New Roman" w:hAnsi="Times New Roman" w:cs="Times New Roman"/>
        </w:rPr>
        <w:t>Burk et al., 2014; Moher &amp; Song, 2014</w:t>
      </w:r>
      <w:bookmarkEnd w:id="19"/>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EF350F">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3D3FAF54" w14:textId="57F709F0" w:rsidR="00D826D9" w:rsidRDefault="00B0131F" w:rsidP="00A25F82">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r w:rsidR="00E27C91">
        <w:t xml:space="preserve">the </w:t>
      </w:r>
      <w:r w:rsidR="008662C9">
        <w:t>effects of unconscious processing</w:t>
      </w:r>
      <w:r w:rsidR="00104F28">
        <w:t>.</w:t>
      </w:r>
      <w:r w:rsidR="00A00143">
        <w:t xml:space="preserve"> </w:t>
      </w:r>
      <w:r w:rsidR="00C17EFC">
        <w:t xml:space="preserve">To do so, both measures were compared </w:t>
      </w:r>
      <w:r w:rsidR="00C3464D">
        <w:t>o</w:t>
      </w:r>
      <w:r w:rsidR="00C17EFC">
        <w:t>n an</w:t>
      </w:r>
      <w:r w:rsidR="00412D3A">
        <w:t xml:space="preserve"> </w:t>
      </w:r>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r w:rsidR="00C3463A">
        <w:t>that</w:t>
      </w:r>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Additionally, it improved the validity of the unconscious results by applying a rigorous awareness detection procedure that included both an objective awareness measure (</w:t>
      </w:r>
      <w:r w:rsidR="002B61D0">
        <w:t xml:space="preserve">a </w:t>
      </w:r>
      <w:r w:rsidR="00C17EFC">
        <w:t>2-forced-choice recognition</w:t>
      </w:r>
      <w:r w:rsidR="002B61D0">
        <w:t xml:space="preserve"> task conducted on the prime; </w:t>
      </w:r>
      <w:commentRangeStart w:id="20"/>
      <w:commentRangeStart w:id="21"/>
      <w:r w:rsidR="002B61D0">
        <w:t xml:space="preserve">Reingold &amp; </w:t>
      </w:r>
      <w:proofErr w:type="spellStart"/>
      <w:r w:rsidR="002B61D0">
        <w:t>Merikle</w:t>
      </w:r>
      <w:proofErr w:type="spellEnd"/>
      <w:r w:rsidR="002B61D0">
        <w:t>, 1988</w:t>
      </w:r>
      <w:commentRangeEnd w:id="20"/>
      <w:r w:rsidR="002B61D0">
        <w:rPr>
          <w:rStyle w:val="CommentReference"/>
        </w:rPr>
        <w:commentReference w:id="20"/>
      </w:r>
      <w:commentRangeEnd w:id="21"/>
      <w:r w:rsidR="00A25F82">
        <w:rPr>
          <w:rStyle w:val="CommentReference"/>
        </w:rPr>
        <w:commentReference w:id="21"/>
      </w:r>
      <w:r w:rsidR="00C17EFC">
        <w:t>) and a subjective trial</w:t>
      </w:r>
      <w:r w:rsidR="00C3463A">
        <w:t>-</w:t>
      </w:r>
      <w:r w:rsidR="00C17EFC">
        <w:t>by</w:t>
      </w:r>
      <w:r w:rsidR="00C3463A">
        <w:t>-</w:t>
      </w:r>
      <w:r w:rsidR="00C17EFC">
        <w:t>trial awareness measure (</w:t>
      </w:r>
      <w:r w:rsidR="002B61D0">
        <w:t xml:space="preserve">Perceptual </w:t>
      </w:r>
      <w:r w:rsidR="00C17EFC">
        <w:t>A</w:t>
      </w:r>
      <w:r w:rsidR="002B61D0">
        <w:t xml:space="preserve">wareness </w:t>
      </w:r>
      <w:r w:rsidR="00C17EFC">
        <w:t>S</w:t>
      </w:r>
      <w:r w:rsidR="002B61D0">
        <w:t>cale;</w:t>
      </w:r>
      <w:commentRangeStart w:id="22"/>
      <w:r w:rsidR="002B61D0">
        <w:t xml:space="preserve"> </w:t>
      </w:r>
      <w:proofErr w:type="spellStart"/>
      <w:r w:rsidR="002B61D0">
        <w:t>Ramsoy</w:t>
      </w:r>
      <w:proofErr w:type="spellEnd"/>
      <w:r w:rsidR="002B61D0">
        <w:t xml:space="preserve"> &amp; Overgaard, 2004</w:t>
      </w:r>
      <w:commentRangeEnd w:id="22"/>
      <w:r w:rsidR="002B61D0">
        <w:rPr>
          <w:rStyle w:val="CommentReference"/>
        </w:rPr>
        <w:commentReference w:id="22"/>
      </w:r>
      <w:r w:rsidR="00C17EFC">
        <w:t>).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3463A">
        <w:t>,</w:t>
      </w:r>
      <w:r w:rsidR="00C17EFC">
        <w:t xml:space="preserve"> which used an awareness measure on a </w:t>
      </w:r>
      <w:r w:rsidR="00C17EFC">
        <w:lastRenderedPageBreak/>
        <w:t xml:space="preserve">separate block, </w:t>
      </w:r>
      <w:r w:rsidR="002F2B31">
        <w:t xml:space="preserve">here </w:t>
      </w:r>
      <w:r w:rsidR="00C17EFC">
        <w:t xml:space="preserve">awareness was estimated in the trials of the main task. </w:t>
      </w:r>
      <w:r w:rsidR="007A7706">
        <w:t>The</w:t>
      </w:r>
      <w:r w:rsidR="00203FB3">
        <w:t xml:space="preserve"> </w:t>
      </w:r>
      <w:r w:rsidR="00AA2BC2">
        <w:t xml:space="preserve">priming paradigm </w:t>
      </w:r>
      <w:r w:rsidR="00412D3A">
        <w:t>emulated</w:t>
      </w:r>
      <w:r w:rsidR="007A7706">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t>
      </w:r>
      <w:r w:rsidR="00D0004A">
        <w:t xml:space="preserve">that </w:t>
      </w:r>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837D48">
        <w:t xml:space="preserve">The </w:t>
      </w:r>
      <w:r w:rsidR="002105CC">
        <w:t xml:space="preserve">reaching task was expected to </w:t>
      </w:r>
      <w:r w:rsidR="00205A79">
        <w:t>express</w:t>
      </w:r>
      <w:r w:rsidR="002105CC">
        <w:t xml:space="preserve"> the </w:t>
      </w:r>
      <w:r w:rsidR="00620379">
        <w:t>congruency effect so that</w:t>
      </w:r>
      <w:r w:rsidR="00E3108A">
        <w:t xml:space="preserve"> the average</w:t>
      </w:r>
      <w:r w:rsidR="00620379">
        <w:t xml:space="preserve"> reaching trajectories</w:t>
      </w:r>
      <w:r w:rsidR="00E3108A" w:rsidRPr="00E3108A">
        <w:t xml:space="preserve"> </w:t>
      </w:r>
      <w:r w:rsidR="00E3108A">
        <w:t>of the incongruent trials would deviate toward the incorrect answer further than would the trajectories of the congruent trials</w:t>
      </w:r>
      <w:r w:rsidR="00620379">
        <w:t>.</w:t>
      </w:r>
      <w:r w:rsidR="000427BA">
        <w:t xml:space="preserve"> </w:t>
      </w:r>
      <w:r w:rsidR="006A7346">
        <w:t xml:space="preserve">In addition, </w:t>
      </w:r>
      <w:r w:rsidR="001464FF">
        <w:t xml:space="preserve">processing the </w:t>
      </w:r>
      <w:r w:rsidR="006A7346">
        <w:t xml:space="preserve">contradictory information provided </w:t>
      </w:r>
      <w:r w:rsidR="001464FF">
        <w:t>by the prime i</w:t>
      </w:r>
      <w:r w:rsidR="006A7346">
        <w:t xml:space="preserve">n incongruent trials </w:t>
      </w:r>
      <w:r w:rsidR="001464FF">
        <w:t xml:space="preserve">should result in </w:t>
      </w:r>
      <w:r w:rsidR="006A7346">
        <w:t xml:space="preserve">more </w:t>
      </w:r>
      <w:r w:rsidR="001464FF">
        <w:t xml:space="preserve">frequent </w:t>
      </w:r>
      <w:r w:rsidR="006A7346">
        <w:t>changes of mind</w:t>
      </w:r>
      <w:r w:rsidR="00C038D3">
        <w:t xml:space="preserve"> than </w:t>
      </w:r>
      <w:r w:rsidR="006A7346">
        <w:t>in congruent trials.</w:t>
      </w:r>
      <w:r w:rsidR="00620379">
        <w:t xml:space="preserve"> </w:t>
      </w:r>
      <w:r w:rsidR="00A465F4">
        <w:t>In the keyboard task, the incongruent trials were expected t</w:t>
      </w:r>
      <w:r w:rsidR="002118DE">
        <w:t>o</w:t>
      </w:r>
      <w:r w:rsidR="00A465F4">
        <w:t xml:space="preserve"> exhibit longer </w:t>
      </w:r>
      <w:r w:rsidR="002118DE">
        <w:t>response time</w:t>
      </w:r>
      <w:r w:rsidR="00205A79">
        <w:t>s</w:t>
      </w:r>
      <w:r w:rsidR="002118DE">
        <w:t xml:space="preserve"> (</w:t>
      </w:r>
      <w:r w:rsidR="00A465F4">
        <w:t>RT</w:t>
      </w:r>
      <w:r w:rsidR="00205A79">
        <w:t>s</w:t>
      </w:r>
      <w:r w:rsidR="002118DE">
        <w:t>)</w:t>
      </w:r>
      <w:r w:rsidR="00A465F4">
        <w:t>.</w:t>
      </w:r>
      <w:r w:rsidR="00740084" w:rsidRPr="00740084">
        <w:t xml:space="preserve"> </w:t>
      </w:r>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r w:rsidR="00733A7A">
        <w:t>h</w:t>
      </w:r>
      <w:r w:rsidR="00740084">
        <w:t>ere a large effect was found using a keyboard)</w:t>
      </w:r>
      <w:r w:rsidR="00733A7A">
        <w:t>,</w:t>
      </w:r>
      <w:r w:rsidR="00740084">
        <w:t xml:space="preserve"> the </w:t>
      </w:r>
      <w:r w:rsidR="00CC1D88">
        <w:t xml:space="preserve">effect found in the </w:t>
      </w:r>
      <w:r w:rsidR="00740084">
        <w:t xml:space="preserve">motion tracking session (namely, the reach area variable) </w:t>
      </w:r>
      <w:r w:rsidR="00A465F4">
        <w:t xml:space="preserve">was expected to </w:t>
      </w:r>
      <w:r w:rsidR="001733CB">
        <w:t xml:space="preserve">be </w:t>
      </w:r>
      <w:r w:rsidR="00740084">
        <w:t xml:space="preserve">larger than the </w:t>
      </w:r>
      <w:r w:rsidR="00881651">
        <w:t xml:space="preserve">effect in the </w:t>
      </w:r>
      <w:r w:rsidR="00740084">
        <w:t>keyboard session (RT variable).</w:t>
      </w:r>
    </w:p>
    <w:p w14:paraId="4F35F08C" w14:textId="1E5D7171" w:rsidR="00D826D9" w:rsidRDefault="00D826D9" w:rsidP="006238E0">
      <w:pPr>
        <w:pStyle w:val="Heading3"/>
      </w:pPr>
      <w:bookmarkStart w:id="23" w:name="_Toc114485389"/>
      <w:r>
        <w:t>Methods</w:t>
      </w:r>
      <w:bookmarkEnd w:id="23"/>
    </w:p>
    <w:p w14:paraId="635A0C30" w14:textId="77777777" w:rsidR="00D826D9" w:rsidRDefault="00D826D9" w:rsidP="006238E0">
      <w:pPr>
        <w:pStyle w:val="Heading4"/>
      </w:pPr>
      <w:bookmarkStart w:id="24" w:name="_Toc114485390"/>
      <w:r>
        <w:t>Participants</w:t>
      </w:r>
      <w:bookmarkEnd w:id="24"/>
    </w:p>
    <w:p w14:paraId="45B2D852" w14:textId="09A3E0C1" w:rsidR="00955DDC" w:rsidRDefault="00E432DA" w:rsidP="00A25F82">
      <w:pPr>
        <w:ind w:firstLine="0"/>
      </w:pPr>
      <w:r>
        <w:t xml:space="preserve">Thirty </w:t>
      </w:r>
      <w:r w:rsidR="004543AF">
        <w:t>participants</w:t>
      </w:r>
      <w:r w:rsidR="00EB6DE4">
        <w:t xml:space="preserve"> </w:t>
      </w:r>
      <w:r w:rsidR="004543AF">
        <w:t xml:space="preserve">were </w:t>
      </w:r>
      <w:r w:rsidR="001F524C">
        <w:t xml:space="preserve">included in the experiment </w:t>
      </w:r>
      <w:r w:rsidR="004543AF">
        <w:t>(</w:t>
      </w:r>
      <w:r w:rsidR="001F524C">
        <w:t xml:space="preserve">17 females; </w:t>
      </w:r>
      <w:r w:rsidR="004543AF">
        <w:t xml:space="preserve">age: M = </w:t>
      </w:r>
      <w:r w:rsidR="00EB6DE4">
        <w:t>26.9</w:t>
      </w:r>
      <w:r w:rsidR="004543AF">
        <w:t xml:space="preserve">, SD = </w:t>
      </w:r>
      <w:r w:rsidR="00EB6DE4">
        <w:t>3.66</w:t>
      </w:r>
      <w:r w:rsidR="00E9545C">
        <w:t xml:space="preserve">, </w:t>
      </w:r>
      <w:r w:rsidR="002D543B">
        <w:t>all</w:t>
      </w:r>
      <w:r w:rsidR="00E9545C">
        <w:t xml:space="preserve"> right handed</w:t>
      </w:r>
      <w:r w:rsidR="004543AF">
        <w:t>)</w:t>
      </w:r>
      <w:r w:rsidR="00EE5989">
        <w:t>. A</w:t>
      </w:r>
      <w:r w:rsidR="004543AF">
        <w:t>dditional 1</w:t>
      </w:r>
      <w:r w:rsidR="000E32D8">
        <w:t>5</w:t>
      </w:r>
      <w:r w:rsidR="004543AF">
        <w:t xml:space="preserve"> participants were excluded</w:t>
      </w:r>
      <w:r w:rsidR="00EE5989">
        <w:t xml:space="preserve"> for the following reasons:</w:t>
      </w:r>
      <w:r w:rsidR="004543AF">
        <w:t xml:space="preserve"> </w:t>
      </w:r>
      <w:r w:rsidR="00EE5989">
        <w:t>f</w:t>
      </w:r>
      <w:r w:rsidR="004543AF">
        <w:t>ive because they had less than 70% correct answers in the target classification task according to a binomial test</w:t>
      </w:r>
      <w:r w:rsidR="0058377F">
        <w:t>;</w:t>
      </w:r>
      <w:r w:rsidR="004543AF">
        <w:t xml:space="preserve"> </w:t>
      </w:r>
      <w:r w:rsidR="0058377F">
        <w:t>s</w:t>
      </w:r>
      <w:r w:rsidR="00460A6A">
        <w:t>even</w:t>
      </w:r>
      <w:r w:rsidR="004543AF">
        <w:t xml:space="preserve"> since they had less </w:t>
      </w:r>
      <w:r w:rsidR="004F066D">
        <w:t>than</w:t>
      </w:r>
      <w:r w:rsidR="004543AF">
        <w:t xml:space="preserve"> 25 valid trials in each condition</w:t>
      </w:r>
      <w:r w:rsidR="0058377F">
        <w:t xml:space="preserve">; </w:t>
      </w:r>
      <w:r w:rsidR="00142385">
        <w:t xml:space="preserve">and </w:t>
      </w:r>
      <w:r w:rsidR="0058377F">
        <w:t>t</w:t>
      </w:r>
      <w:r w:rsidR="00934069">
        <w:t>hree</w:t>
      </w:r>
      <w:r w:rsidR="004543AF">
        <w:t xml:space="preserve"> due to technical issues: one </w:t>
      </w:r>
      <w:r w:rsidR="00CE40AB">
        <w:t xml:space="preserve">wore </w:t>
      </w:r>
      <w:r w:rsidR="004543AF">
        <w:t xml:space="preserve">a reflective object </w:t>
      </w:r>
      <w:r w:rsidR="00CE40AB">
        <w:t>that</w:t>
      </w:r>
      <w:r w:rsidR="004543AF">
        <w:t xml:space="preserve"> interfered with the motion tracking system's recordings, another </w:t>
      </w:r>
      <w:r w:rsidR="00CE40AB">
        <w:t>for which</w:t>
      </w:r>
      <w:r w:rsidR="004543AF">
        <w:t xml:space="preserve"> the program crashed in the middle of </w:t>
      </w:r>
      <w:r w:rsidR="00CE40AB">
        <w:t xml:space="preserve">the </w:t>
      </w:r>
      <w:r w:rsidR="004543AF">
        <w:t xml:space="preserve">experiment, and </w:t>
      </w:r>
      <w:r w:rsidR="00C66BC3">
        <w:t>one</w:t>
      </w:r>
      <w:r w:rsidR="004543AF">
        <w:t xml:space="preserve"> more </w:t>
      </w:r>
      <w:r w:rsidR="00CE40AB">
        <w:t>wh</w:t>
      </w:r>
      <w:r w:rsidR="00E25C34">
        <w:t xml:space="preserve">o </w:t>
      </w:r>
      <w:r w:rsidR="002D543B">
        <w:t xml:space="preserve">did not complete </w:t>
      </w:r>
      <w:r w:rsidR="004543AF">
        <w:t>the experiment.</w:t>
      </w:r>
      <w:r w:rsidR="007A6274" w:rsidRPr="007A6274">
        <w:t xml:space="preserve"> </w:t>
      </w:r>
      <w:r w:rsidR="007A6274" w:rsidRPr="00422E34">
        <w:t xml:space="preserve">All participants </w:t>
      </w:r>
      <w:r w:rsidR="007A6274">
        <w:t xml:space="preserve">were </w:t>
      </w:r>
      <w:r w:rsidR="007A6274" w:rsidRPr="00422E34">
        <w:t>native Hebrew speakers</w:t>
      </w:r>
      <w:r w:rsidR="00CA2CB2">
        <w:t>, with</w:t>
      </w:r>
      <w:r w:rsidR="007A6274" w:rsidRPr="00422E34">
        <w:t xml:space="preserve"> normal or corrected-</w:t>
      </w:r>
      <w:r w:rsidR="007A6274" w:rsidRPr="00422E34">
        <w:lastRenderedPageBreak/>
        <w:t>to-normal vision</w:t>
      </w:r>
      <w:r w:rsidR="00CA2CB2">
        <w:t xml:space="preserve">, </w:t>
      </w:r>
      <w:r w:rsidR="005821EF">
        <w:t xml:space="preserve">who </w:t>
      </w:r>
      <w:r w:rsidR="00CA2CB2">
        <w:t>declar</w:t>
      </w:r>
      <w:r w:rsidR="005821EF">
        <w:t>ed</w:t>
      </w:r>
      <w:r w:rsidR="00CA2CB2">
        <w:t xml:space="preserve"> </w:t>
      </w:r>
      <w:del w:id="25" w:author="zeev" w:date="2023-07-25T12:24:00Z">
        <w:r w:rsidR="007A6274" w:rsidRPr="00422E34" w:rsidDel="00A25F82">
          <w:delText xml:space="preserve">y </w:delText>
        </w:r>
      </w:del>
      <w:r w:rsidR="007A6274" w:rsidRPr="00422E34">
        <w:t>hav</w:t>
      </w:r>
      <w:r w:rsidR="00CA2CB2">
        <w:t>ing</w:t>
      </w:r>
      <w:r w:rsidR="007A6274" w:rsidRPr="00422E34">
        <w:t xml:space="preserve"> no neurological, attentional, or mental disorders. </w:t>
      </w:r>
      <w:r w:rsidR="007A6274">
        <w:t>All p</w:t>
      </w:r>
      <w:r w:rsidR="007A6274" w:rsidRPr="00422E34">
        <w:t>articipants</w:t>
      </w:r>
      <w:r w:rsidR="007A6274">
        <w:t xml:space="preserve"> signed a consent form and were explained that they could stop the experiment at any point if they wished to do so. They were </w:t>
      </w:r>
      <w:r w:rsidR="007A6274" w:rsidRPr="00422E34">
        <w:t>reimbursed with course credit or cash payment.</w:t>
      </w:r>
      <w:r w:rsidR="007A6274">
        <w:t xml:space="preserve"> Th</w:t>
      </w:r>
      <w:r w:rsidR="003B662F">
        <w:t>e</w:t>
      </w:r>
      <w:r w:rsidR="007A6274">
        <w:t xml:space="preserve"> experiment was approved by the Tel Aviv University ethics committee.</w:t>
      </w:r>
      <w:r w:rsidR="004543AF">
        <w:t xml:space="preserve"> </w:t>
      </w:r>
    </w:p>
    <w:p w14:paraId="10928BC5" w14:textId="46615764" w:rsidR="00D826D9" w:rsidRDefault="00C859DE" w:rsidP="00A25F82">
      <w:pPr>
        <w:ind w:firstLine="340"/>
      </w:pPr>
      <w:r>
        <w:t xml:space="preserve">The </w:t>
      </w:r>
      <w:r w:rsidR="00EA0563">
        <w:t xml:space="preserve">sample size was determined following a power analysis </w:t>
      </w:r>
      <w:r w:rsidR="00646D84">
        <w:t xml:space="preserve">based </w:t>
      </w:r>
      <w:r w:rsidR="00EA0563">
        <w:t xml:space="preserve">on </w:t>
      </w:r>
      <w:r w:rsidR="00D826D9">
        <w:t xml:space="preserve">the average effect </w:t>
      </w:r>
      <w:r w:rsidR="008B70CA">
        <w:t>of two pilot experiments</w:t>
      </w:r>
      <w:r w:rsidR="00654998">
        <w:t xml:space="preserve"> that are not reported in this paper.</w:t>
      </w:r>
      <w:r w:rsidR="00646D84">
        <w:t xml:space="preserve"> </w:t>
      </w:r>
      <w:r w:rsidR="00D826D9" w:rsidRPr="006852A2">
        <w:t xml:space="preserve">The average effect size </w:t>
      </w:r>
      <w:r w:rsidR="00955DDC">
        <w:t xml:space="preserve">in those pilots </w:t>
      </w:r>
      <w:r w:rsidR="00D826D9" w:rsidRPr="006852A2">
        <w:t xml:space="preserve">was 0.88 (Cohen's d). </w:t>
      </w:r>
      <w:r w:rsidR="008345CC">
        <w:t>T</w:t>
      </w:r>
      <w:r w:rsidR="00D826D9" w:rsidRPr="006852A2">
        <w:t xml:space="preserve">he keyboard task's effect size </w:t>
      </w:r>
      <w:r w:rsidR="008345CC">
        <w:t xml:space="preserve">was estimated </w:t>
      </w:r>
      <w:r w:rsidR="00D826D9" w:rsidRPr="006852A2">
        <w:t>to be around 30% smaller (</w:t>
      </w:r>
      <w:r w:rsidR="00626236" w:rsidRPr="006852A2">
        <w:t>Cohen's d</w:t>
      </w:r>
      <w:r w:rsidR="00D826D9" w:rsidRPr="006852A2">
        <w:t xml:space="preserve"> = 0.61), in line with </w:t>
      </w:r>
      <w:r w:rsidR="008345CC">
        <w:t xml:space="preserve">the </w:t>
      </w:r>
      <w:r w:rsidR="00D826D9" w:rsidRPr="006852A2">
        <w:t xml:space="preserve">hypothesis for a smaller RT effect, and in accordance with a previous study (Xiao et al., 2015, d=0.65, though see Dehaene et al., 2001, where the effect size was 0.8). To find such </w:t>
      </w:r>
      <w:r w:rsidR="00833610">
        <w:t xml:space="preserve">an </w:t>
      </w:r>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pPr>
      <w:bookmarkStart w:id="26" w:name="_Toc114485391"/>
      <w:r>
        <w:t>Stimuli</w:t>
      </w:r>
    </w:p>
    <w:p w14:paraId="0D6912FB" w14:textId="0BAA0B6C" w:rsidR="00B65869" w:rsidRDefault="00B65869" w:rsidP="00A25F82">
      <w:pPr>
        <w:ind w:firstLine="34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00833610">
        <w:rPr>
          <w:lang w:bidi="ar-SA"/>
        </w:rPr>
        <w:t xml:space="preserve">, </w:t>
      </w:r>
      <w:r w:rsidRPr="00C3440C">
        <w:t xml:space="preserve">while prime words </w:t>
      </w:r>
      <w:r>
        <w:t xml:space="preserve">were </w:t>
      </w:r>
      <w:r w:rsidRPr="00C3440C">
        <w:t>written in</w:t>
      </w:r>
      <w:r w:rsidR="002D5078">
        <w:t xml:space="preserve"> a</w:t>
      </w:r>
      <w:r w:rsidRPr="00C3440C">
        <w:t xml:space="preserve"> handwriting </w:t>
      </w:r>
      <w:proofErr w:type="gramStart"/>
      <w:r w:rsidRPr="00C3440C">
        <w:t>font</w:t>
      </w:r>
      <w:proofErr w:type="gramEnd"/>
    </w:p>
    <w:p w14:paraId="3CE9451E" w14:textId="6930851D" w:rsidR="004C0942" w:rsidRDefault="004C0942" w:rsidP="004C0942">
      <w:r w:rsidRPr="00400416">
        <w:t xml:space="preserve">Stimuli order </w:t>
      </w:r>
      <w:r>
        <w:t xml:space="preserve">was </w:t>
      </w:r>
      <w:r w:rsidRPr="00400416">
        <w:t xml:space="preserve">dictated by </w:t>
      </w:r>
      <w:r>
        <w:t xml:space="preserve">a </w:t>
      </w:r>
      <w:r w:rsidRPr="00400416">
        <w:t xml:space="preserve">list that </w:t>
      </w:r>
      <w:r>
        <w:t xml:space="preserve">was </w:t>
      </w:r>
      <w:r w:rsidRPr="00400416">
        <w:t xml:space="preserve">randomly sampled (without replacement) out of </w:t>
      </w:r>
      <w:r>
        <w:t xml:space="preserve">twenty </w:t>
      </w:r>
      <w:r w:rsidRPr="00400416">
        <w:t>pre-composed lists of trial condition and stimul</w:t>
      </w:r>
      <w:r>
        <w:t>i in the experimental blocks and ten precomposed lists in the practice blocks</w:t>
      </w:r>
      <w:r w:rsidRPr="00400416">
        <w:t xml:space="preserve">. In each list, the order of words </w:t>
      </w:r>
      <w:r>
        <w:t>wa</w:t>
      </w:r>
      <w:r w:rsidRPr="00400416">
        <w:t xml:space="preserve">s pseudorandom, with the following constraints: (a) In the congruent condition the prime </w:t>
      </w:r>
      <w:r>
        <w:t xml:space="preserve">was </w:t>
      </w:r>
      <w:r w:rsidRPr="00400416">
        <w:t xml:space="preserve">identical to the target word; (b) In the incongruent condition, a prime which doesn't share letters in common locations with the target </w:t>
      </w:r>
      <w:r>
        <w:t xml:space="preserve">was </w:t>
      </w:r>
      <w:r w:rsidRPr="00400416">
        <w:t>selected from the alternative category (artificial/natural)</w:t>
      </w:r>
      <w:r>
        <w:t xml:space="preserve">. </w:t>
      </w:r>
      <w:r w:rsidRPr="00400416">
        <w:t>For example, in the congruent condition</w:t>
      </w:r>
      <w:r>
        <w:t>, the word</w:t>
      </w:r>
      <w:r w:rsidRPr="00400416">
        <w:t xml:space="preserve"> "phone" </w:t>
      </w:r>
      <w:r>
        <w:t xml:space="preserve">would </w:t>
      </w:r>
      <w:r w:rsidRPr="00400416">
        <w:t xml:space="preserve">be preceded by "PHONE", while in the incongruent condition </w:t>
      </w:r>
      <w:r w:rsidRPr="00400416">
        <w:lastRenderedPageBreak/>
        <w:t xml:space="preserve">it </w:t>
      </w:r>
      <w:r>
        <w:t xml:space="preserve">could </w:t>
      </w:r>
      <w:r w:rsidRPr="00400416">
        <w:t>be preceded by "GRASS"</w:t>
      </w:r>
      <w:r>
        <w:t>;</w:t>
      </w:r>
      <w:r w:rsidRPr="00400416">
        <w:t xml:space="preserve"> (c) </w:t>
      </w:r>
      <w:r>
        <w:t xml:space="preserve">Half </w:t>
      </w:r>
      <w:r w:rsidRPr="00400416">
        <w:t xml:space="preserve">the trials </w:t>
      </w:r>
      <w:r>
        <w:t xml:space="preserve">were </w:t>
      </w:r>
      <w:r w:rsidRPr="00400416">
        <w:t>congruent</w:t>
      </w:r>
      <w:r>
        <w:t xml:space="preserve"> </w:t>
      </w:r>
      <w:r w:rsidRPr="00400416">
        <w:t>and half incongruent</w:t>
      </w:r>
      <w:r>
        <w:t xml:space="preserve">; </w:t>
      </w:r>
      <w:r w:rsidRPr="00400416">
        <w:t xml:space="preserve">(d) Each word </w:t>
      </w:r>
      <w:r>
        <w:t>was</w:t>
      </w:r>
      <w:r w:rsidRPr="00400416">
        <w:t xml:space="preserve"> equally frequent as a target at the congruent and incongruent conditions; (e) All words </w:t>
      </w:r>
      <w:r>
        <w:t xml:space="preserve">were </w:t>
      </w:r>
      <w:r w:rsidRPr="00400416">
        <w:t>used as targets the same number of times;</w:t>
      </w:r>
      <w:r>
        <w:t xml:space="preserve"> (f) </w:t>
      </w:r>
      <w:r w:rsidRPr="00400416">
        <w:t>A target never repeat</w:t>
      </w:r>
      <w:r>
        <w:t>ed</w:t>
      </w:r>
      <w:r w:rsidRPr="00400416">
        <w:t xml:space="preserve"> in the same block</w:t>
      </w:r>
      <w:r>
        <w:t xml:space="preserve">. </w:t>
      </w:r>
      <w:r w:rsidRPr="00400416">
        <w:t xml:space="preserve">Each prime </w:t>
      </w:r>
      <w:r>
        <w:t xml:space="preserve">was </w:t>
      </w:r>
      <w:r w:rsidRPr="00400416">
        <w:t>further paired with a random distractor from the same category (artificial/natural) to be used in the prime recognition task. The distractor share</w:t>
      </w:r>
      <w:r>
        <w:t xml:space="preserve">d </w:t>
      </w:r>
      <w:r w:rsidRPr="00400416">
        <w:t>no letters in common locations with the prime, so seeing one letter only suffice</w:t>
      </w:r>
      <w:r>
        <w:t>d</w:t>
      </w:r>
      <w:r w:rsidRPr="00400416">
        <w:t xml:space="preserve"> for correct discrimination.</w:t>
      </w:r>
    </w:p>
    <w:p w14:paraId="57730004" w14:textId="47B407AB" w:rsidR="004C0942" w:rsidDel="00296B06" w:rsidRDefault="004C0942" w:rsidP="004C0942">
      <w:pPr>
        <w:ind w:firstLine="340"/>
        <w:rPr>
          <w:del w:id="27" w:author="Chen Heller" w:date="2023-07-31T12:43:00Z"/>
        </w:rPr>
      </w:pPr>
      <w:r>
        <w:tab/>
      </w:r>
      <w:r w:rsidRPr="00C3440C">
        <w:t xml:space="preserve">Masks </w:t>
      </w:r>
      <w:r>
        <w:t xml:space="preserve">were </w:t>
      </w:r>
      <w:r w:rsidRPr="00C3440C">
        <w:t xml:space="preserve">composed of a semi-random combination of squares and diamonds whose line thickness </w:t>
      </w:r>
      <w:r>
        <w:t>was</w:t>
      </w:r>
      <w:r w:rsidRPr="00C3440C">
        <w:t xml:space="preserve"> equal to the word's font size</w:t>
      </w:r>
      <w:r>
        <w:t>,</w:t>
      </w:r>
      <w:r w:rsidRPr="00C3440C">
        <w:t xml:space="preserve"> cover</w:t>
      </w:r>
      <w:r>
        <w:t>ing</w:t>
      </w:r>
      <w:r w:rsidRPr="00C3440C">
        <w:t xml:space="preserve"> the central area of the screen where words can appear (approximately </w:t>
      </w:r>
      <m:oMath>
        <m:r>
          <w:rPr>
            <w:rFonts w:ascii="Cambria Math" w:hAnsi="Cambria Math"/>
          </w:rPr>
          <m:t>2.5°× 1°</m:t>
        </m:r>
      </m:oMath>
      <w:r w:rsidRPr="00C3440C">
        <w:t xml:space="preserve">). Forty words </w:t>
      </w:r>
      <w:r>
        <w:t xml:space="preserve">were </w:t>
      </w:r>
      <w:r w:rsidRPr="00C3440C">
        <w:t>used for the practice block</w:t>
      </w:r>
      <w:r>
        <w:t>,</w:t>
      </w:r>
      <w:r w:rsidRPr="00C3440C">
        <w:t xml:space="preserve"> and the remaining sixty </w:t>
      </w:r>
      <w:r>
        <w:t xml:space="preserve">were </w:t>
      </w:r>
      <w:r w:rsidRPr="00C3440C">
        <w:t>used in the test blocks.</w:t>
      </w:r>
    </w:p>
    <w:p w14:paraId="476ECEAD" w14:textId="71D48D11" w:rsidR="004C0942" w:rsidRDefault="004C0942" w:rsidP="00296B06">
      <w:pPr>
        <w:ind w:firstLine="340"/>
        <w:pPrChange w:id="28" w:author="Chen Heller" w:date="2023-07-31T12:43:00Z">
          <w:pPr>
            <w:ind w:firstLine="0"/>
          </w:pPr>
        </w:pPrChange>
      </w:pPr>
    </w:p>
    <w:p w14:paraId="1309E783" w14:textId="77777777" w:rsidR="00B65869" w:rsidRDefault="00B65869" w:rsidP="00B65869">
      <w:pPr>
        <w:pStyle w:val="Heading4"/>
      </w:pPr>
      <w:r>
        <w:t>Apparatus</w:t>
      </w:r>
    </w:p>
    <w:p w14:paraId="05A8EE64" w14:textId="6E03BAC0" w:rsidR="00B65869" w:rsidRDefault="00D5069E" w:rsidP="00B65869">
      <w:pPr>
        <w:ind w:firstLine="0"/>
      </w:pPr>
      <w:r>
        <w:t>S</w:t>
      </w:r>
      <w:r w:rsidR="00B65869" w:rsidRPr="007846C7">
        <w:t>timul</w:t>
      </w:r>
      <w:r w:rsidR="00CC48C1">
        <w:t>i</w:t>
      </w:r>
      <w:r w:rsidR="00B65869" w:rsidRPr="007846C7">
        <w:t xml:space="preserve"> </w:t>
      </w:r>
      <w:r w:rsidR="00CC48C1">
        <w:t>were</w:t>
      </w:r>
      <w:r w:rsidR="00CC48C1" w:rsidRPr="007846C7">
        <w:t xml:space="preserve"> </w:t>
      </w:r>
      <w:r w:rsidR="00B65869" w:rsidRPr="007846C7">
        <w:t>displayed on a VPIXX monitor (</w:t>
      </w:r>
      <w:proofErr w:type="spellStart"/>
      <w:r w:rsidR="00B65869" w:rsidRPr="007846C7">
        <w:t>VIEWPixx</w:t>
      </w:r>
      <w:proofErr w:type="spellEnd"/>
      <w:r w:rsidR="00B65869" w:rsidRPr="007846C7">
        <w:t xml:space="preserve"> /3D Lite LCD display and data acquisition system, version 3.7.6287) using </w:t>
      </w:r>
      <w:proofErr w:type="spellStart"/>
      <w:r w:rsidR="00B65869" w:rsidRPr="007846C7">
        <w:t>Matlab</w:t>
      </w:r>
      <w:proofErr w:type="spellEnd"/>
      <w:r w:rsidR="00B65869" w:rsidRPr="007846C7">
        <w:t xml:space="preserve"> R2020b </w:t>
      </w:r>
      <w:r w:rsidR="00B65869">
        <w:fldChar w:fldCharType="begin"/>
      </w:r>
      <w:r w:rsidR="00B65869">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B65869">
        <w:fldChar w:fldCharType="separate"/>
      </w:r>
      <w:r w:rsidR="00B65869" w:rsidRPr="00962917">
        <w:rPr>
          <w:rFonts w:ascii="Times New Roman" w:hAnsi="Times New Roman" w:cs="Times New Roman"/>
        </w:rPr>
        <w:t>(</w:t>
      </w:r>
      <w:r w:rsidR="00B65869" w:rsidRPr="00962917">
        <w:rPr>
          <w:rFonts w:ascii="Times New Roman" w:hAnsi="Times New Roman" w:cs="Times New Roman"/>
          <w:i/>
          <w:iCs/>
        </w:rPr>
        <w:t>MATLAB</w:t>
      </w:r>
      <w:r w:rsidR="00B65869" w:rsidRPr="00962917">
        <w:rPr>
          <w:rFonts w:ascii="Times New Roman" w:hAnsi="Times New Roman" w:cs="Times New Roman"/>
        </w:rPr>
        <w:t>, 2020)</w:t>
      </w:r>
      <w:r w:rsidR="00B65869">
        <w:fldChar w:fldCharType="end"/>
      </w:r>
      <w:r w:rsidR="00B65869">
        <w:t xml:space="preserve"> </w:t>
      </w:r>
      <w:r w:rsidR="00B65869" w:rsidRPr="007846C7">
        <w:t xml:space="preserve">and </w:t>
      </w:r>
      <w:proofErr w:type="spellStart"/>
      <w:r w:rsidR="00B65869" w:rsidRPr="007846C7">
        <w:t>Psychtoolbox</w:t>
      </w:r>
      <w:proofErr w:type="spellEnd"/>
      <w:r w:rsidR="00B65869" w:rsidRPr="007846C7">
        <w:t xml:space="preserve"> 3.0.18</w:t>
      </w:r>
      <w:r w:rsidR="00B65869">
        <w:t xml:space="preserve"> </w:t>
      </w:r>
      <w:r w:rsidR="00B65869">
        <w:fldChar w:fldCharType="begin"/>
      </w:r>
      <w:r w:rsidR="00B65869">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B65869">
        <w:fldChar w:fldCharType="separate"/>
      </w:r>
      <w:r w:rsidR="00B65869" w:rsidRPr="00533630">
        <w:rPr>
          <w:rFonts w:ascii="Times New Roman" w:hAnsi="Times New Roman" w:cs="Times New Roman"/>
        </w:rPr>
        <w:t>(Brainard, 1997)</w:t>
      </w:r>
      <w:r w:rsidR="00B65869">
        <w:fldChar w:fldCharType="end"/>
      </w:r>
      <w:r w:rsidR="00B65869" w:rsidRPr="007846C7">
        <w:t xml:space="preserve">. The monitor </w:t>
      </w:r>
      <w:r w:rsidR="00B65869">
        <w:t xml:space="preserve">was </w:t>
      </w:r>
      <w:r w:rsidR="00B65869" w:rsidRPr="007846C7">
        <w:t xml:space="preserve">set to full brightness at a resolution of 1920 x 1080 and </w:t>
      </w:r>
      <w:r w:rsidR="00F0759A">
        <w:t xml:space="preserve">a </w:t>
      </w:r>
      <w:r w:rsidR="00B65869" w:rsidRPr="007846C7">
        <w:t xml:space="preserve">refresh rate of 100Hz with VPIXX's "Scanning backlight" feature turned on, </w:t>
      </w:r>
      <w:r w:rsidR="00D430DC">
        <w:t>to</w:t>
      </w:r>
      <w:r w:rsidR="00D430DC" w:rsidRPr="007846C7">
        <w:t xml:space="preserve"> </w:t>
      </w:r>
      <w:r w:rsidR="00B65869" w:rsidRPr="007846C7">
        <w:t xml:space="preserve">synchronize the stimulus display to the screen's refresh rate. A Perspex cover </w:t>
      </w:r>
      <w:r w:rsidR="00B65869">
        <w:t>was</w:t>
      </w:r>
      <w:r w:rsidR="00B65869" w:rsidRPr="007846C7">
        <w:t xml:space="preserve"> placed over the screen to protect it. The cover </w:t>
      </w:r>
      <w:r w:rsidR="00B65869">
        <w:t xml:space="preserve">was </w:t>
      </w:r>
      <w:r w:rsidR="00B65869" w:rsidRPr="007846C7">
        <w:t xml:space="preserve">spray painted with a light layer of transparent matte lacquer to avoid reflections. The participants </w:t>
      </w:r>
      <w:r w:rsidR="00B65869">
        <w:t xml:space="preserve">sat </w:t>
      </w:r>
      <w:r w:rsidR="00B65869" w:rsidRPr="007846C7">
        <w:t>approximately 60cm away from the screen and place</w:t>
      </w:r>
      <w:r w:rsidR="00B65869">
        <w:t>d</w:t>
      </w:r>
      <w:r w:rsidR="00B65869" w:rsidRPr="007846C7">
        <w:t xml:space="preserve"> their index finger on a marked starting point located on the table </w:t>
      </w:r>
      <w:r w:rsidR="00F770D9">
        <w:t>35</w:t>
      </w:r>
      <w:r w:rsidR="00B65869" w:rsidRPr="007846C7">
        <w:t xml:space="preserve">cm away from the screen, in line with its center. </w:t>
      </w:r>
      <w:r>
        <w:t>S</w:t>
      </w:r>
      <w:r w:rsidR="00B65869" w:rsidRPr="007846C7">
        <w:t>timul</w:t>
      </w:r>
      <w:r>
        <w:t>i</w:t>
      </w:r>
      <w:r w:rsidR="00B65869" w:rsidRPr="007846C7">
        <w:t xml:space="preserve"> </w:t>
      </w:r>
      <w:r>
        <w:t xml:space="preserve">were </w:t>
      </w:r>
      <w:r w:rsidR="00B65869" w:rsidRPr="007846C7">
        <w:t xml:space="preserve">displayed 24cm above the table and the classification answers </w:t>
      </w:r>
      <w:r w:rsidR="00B65869">
        <w:t xml:space="preserve">were </w:t>
      </w:r>
      <w:r w:rsidR="00B65869" w:rsidRPr="007846C7">
        <w:t>displayed on each side of it, 20</w:t>
      </w:r>
      <w:r w:rsidR="00F43DE5">
        <w:t xml:space="preserve"> </w:t>
      </w:r>
      <w:r w:rsidR="00B65869" w:rsidRPr="007846C7">
        <w:t>cm apart (</w:t>
      </w:r>
      <w:r w:rsidR="009E311A" w:rsidRPr="009E311A">
        <w:fldChar w:fldCharType="begin"/>
      </w:r>
      <w:r w:rsidR="009E311A" w:rsidRPr="009E311A">
        <w:instrText xml:space="preserve"> REF _Ref134430239 \h </w:instrText>
      </w:r>
      <w:r w:rsidR="009E311A">
        <w:instrText xml:space="preserve"> \* MERGEFORMAT </w:instrText>
      </w:r>
      <w:r w:rsidR="009E311A" w:rsidRPr="009E311A">
        <w:fldChar w:fldCharType="separate"/>
      </w:r>
      <w:r w:rsidR="009E311A" w:rsidRPr="009E311A">
        <w:t xml:space="preserve">Figure </w:t>
      </w:r>
      <w:r w:rsidR="009E311A" w:rsidRPr="00DB1FF3">
        <w:t>1</w:t>
      </w:r>
      <w:r w:rsidR="009E311A" w:rsidRPr="009E311A">
        <w:fldChar w:fldCharType="end"/>
      </w:r>
      <w:r w:rsidR="00B65869" w:rsidRPr="007846C7">
        <w:t>). Participants w</w:t>
      </w:r>
      <w:r w:rsidR="00B65869">
        <w:t>ore</w:t>
      </w:r>
      <w:r w:rsidR="00B65869" w:rsidRPr="007846C7">
        <w:t xml:space="preserve"> a Velcro ring with a marker at the tip of their index finger. A touch </w:t>
      </w:r>
      <w:r w:rsidR="00B65869">
        <w:t xml:space="preserve">was </w:t>
      </w:r>
      <w:r w:rsidR="00B65869" w:rsidRPr="007846C7">
        <w:t xml:space="preserve">registered when the marker </w:t>
      </w:r>
      <w:r w:rsidR="00B65869">
        <w:t xml:space="preserve">was </w:t>
      </w:r>
      <w:r w:rsidR="0054169C">
        <w:t>0.7</w:t>
      </w:r>
      <w:r w:rsidR="00B65869" w:rsidRPr="007846C7">
        <w:t>cm</w:t>
      </w:r>
      <w:r w:rsidR="00B65869">
        <w:t xml:space="preserve"> </w:t>
      </w:r>
      <w:r w:rsidR="00B65869" w:rsidRPr="007846C7">
        <w:t xml:space="preserve">away from the screen or closer. A system of 6 </w:t>
      </w:r>
      <w:proofErr w:type="spellStart"/>
      <w:r w:rsidR="00B65869" w:rsidRPr="007846C7">
        <w:t>OptiTrack</w:t>
      </w:r>
      <w:proofErr w:type="spellEnd"/>
      <w:r w:rsidR="00B65869" w:rsidRPr="007846C7">
        <w:t xml:space="preserve"> Flex 13 cameras by </w:t>
      </w:r>
      <w:proofErr w:type="spellStart"/>
      <w:r w:rsidR="00B65869" w:rsidRPr="007846C7">
        <w:t>NaturalPoint</w:t>
      </w:r>
      <w:proofErr w:type="spellEnd"/>
      <w:r w:rsidR="00B65869" w:rsidRPr="007846C7">
        <w:t>, Inc. track</w:t>
      </w:r>
      <w:r w:rsidR="00B65869">
        <w:t>ed</w:t>
      </w:r>
      <w:r w:rsidR="00B65869" w:rsidRPr="007846C7">
        <w:t xml:space="preserve"> the marker's </w:t>
      </w:r>
      <w:r w:rsidR="00B65869" w:rsidRPr="007846C7">
        <w:lastRenderedPageBreak/>
        <w:t>location using Motive 2.3.0 software</w:t>
      </w:r>
      <w:r w:rsidR="00B65869">
        <w:t xml:space="preserve"> </w:t>
      </w:r>
      <w:r w:rsidR="00B65869">
        <w:fldChar w:fldCharType="begin"/>
      </w:r>
      <w:r w:rsidR="00B65869">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B65869">
        <w:fldChar w:fldCharType="separate"/>
      </w:r>
      <w:r w:rsidR="00B65869" w:rsidRPr="00533630">
        <w:rPr>
          <w:rFonts w:ascii="Times New Roman" w:hAnsi="Times New Roman" w:cs="Times New Roman"/>
        </w:rPr>
        <w:t>(</w:t>
      </w:r>
      <w:r w:rsidR="00B65869" w:rsidRPr="00533630">
        <w:rPr>
          <w:rFonts w:ascii="Times New Roman" w:hAnsi="Times New Roman" w:cs="Times New Roman"/>
          <w:i/>
          <w:iCs/>
        </w:rPr>
        <w:t>Motive</w:t>
      </w:r>
      <w:r w:rsidR="00B65869" w:rsidRPr="00533630">
        <w:rPr>
          <w:rFonts w:ascii="Times New Roman" w:hAnsi="Times New Roman" w:cs="Times New Roman"/>
        </w:rPr>
        <w:t>, 2021)</w:t>
      </w:r>
      <w:r w:rsidR="00B65869">
        <w:fldChar w:fldCharType="end"/>
      </w:r>
      <w:r w:rsidR="00B65869" w:rsidRPr="007846C7">
        <w:t xml:space="preserve"> at a sampling rate of 120Hz. The coordinates </w:t>
      </w:r>
      <w:r w:rsidR="00B65869">
        <w:t xml:space="preserve">were </w:t>
      </w:r>
      <w:r w:rsidR="00B65869" w:rsidRPr="007846C7">
        <w:t xml:space="preserve">broadcasted online to a </w:t>
      </w:r>
      <w:proofErr w:type="spellStart"/>
      <w:r w:rsidR="00B65869" w:rsidRPr="007846C7">
        <w:t>NatNet</w:t>
      </w:r>
      <w:proofErr w:type="spellEnd"/>
      <w:r w:rsidR="00B65869" w:rsidRPr="007846C7">
        <w:t xml:space="preserve"> client </w:t>
      </w:r>
      <w:r w:rsidR="00B65869">
        <w:fldChar w:fldCharType="begin"/>
      </w:r>
      <w:r w:rsidR="00B65869">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B65869">
        <w:fldChar w:fldCharType="separate"/>
      </w:r>
      <w:r w:rsidR="00B65869" w:rsidRPr="006D3EC2">
        <w:rPr>
          <w:rFonts w:ascii="Times New Roman" w:hAnsi="Times New Roman" w:cs="Times New Roman"/>
        </w:rPr>
        <w:t>(</w:t>
      </w:r>
      <w:proofErr w:type="spellStart"/>
      <w:r w:rsidR="00B65869" w:rsidRPr="006D3EC2">
        <w:rPr>
          <w:rFonts w:ascii="Times New Roman" w:hAnsi="Times New Roman" w:cs="Times New Roman"/>
          <w:i/>
          <w:iCs/>
        </w:rPr>
        <w:t>NatNet</w:t>
      </w:r>
      <w:proofErr w:type="spellEnd"/>
      <w:r w:rsidR="00B65869" w:rsidRPr="006D3EC2">
        <w:rPr>
          <w:rFonts w:ascii="Times New Roman" w:hAnsi="Times New Roman" w:cs="Times New Roman"/>
          <w:i/>
          <w:iCs/>
        </w:rPr>
        <w:t xml:space="preserve"> SDK</w:t>
      </w:r>
      <w:r w:rsidR="00B65869" w:rsidRPr="006D3EC2">
        <w:rPr>
          <w:rFonts w:ascii="Times New Roman" w:hAnsi="Times New Roman" w:cs="Times New Roman"/>
        </w:rPr>
        <w:t>, 2021)</w:t>
      </w:r>
      <w:r w:rsidR="00B65869">
        <w:fldChar w:fldCharType="end"/>
      </w:r>
      <w:r w:rsidR="00B65869">
        <w:t xml:space="preserve"> </w:t>
      </w:r>
      <w:r w:rsidR="00B65869" w:rsidRPr="007846C7">
        <w:t xml:space="preserve">and recorded with </w:t>
      </w:r>
      <w:proofErr w:type="spellStart"/>
      <w:r w:rsidR="00B65869" w:rsidRPr="007846C7">
        <w:t>Matlab</w:t>
      </w:r>
      <w:proofErr w:type="spellEnd"/>
      <w:r w:rsidR="00B65869" w:rsidRPr="007846C7">
        <w:t>.</w:t>
      </w:r>
    </w:p>
    <w:p w14:paraId="6766FECF" w14:textId="4C6EC9CB" w:rsidR="00CA2A96" w:rsidRPr="00DB1FF3" w:rsidDel="00F43DE5" w:rsidRDefault="00CA2A96" w:rsidP="00DB1FF3">
      <w:pPr>
        <w:pStyle w:val="Caption"/>
        <w:keepNext/>
        <w:spacing w:line="480" w:lineRule="auto"/>
        <w:jc w:val="left"/>
        <w:rPr>
          <w:moveFrom w:id="29" w:author="Liad Mudrik" w:date="2023-06-28T20:59:00Z"/>
          <w:b/>
          <w:bCs/>
          <w:i w:val="0"/>
          <w:iCs w:val="0"/>
          <w:sz w:val="24"/>
          <w:szCs w:val="20"/>
        </w:rPr>
      </w:pPr>
      <w:moveFromRangeStart w:id="30" w:author="Liad Mudrik" w:date="2023-06-28T20:59:00Z" w:name="move138878359"/>
      <w:moveFrom w:id="31" w:author="Liad Mudrik" w:date="2023-06-28T20:59:00Z">
        <w:r w:rsidRPr="00DB1FF3" w:rsidDel="00F43DE5">
          <w:rPr>
            <w:b/>
            <w:bCs/>
            <w:i w:val="0"/>
            <w:iCs w:val="0"/>
            <w:sz w:val="24"/>
            <w:szCs w:val="20"/>
          </w:rPr>
          <w:t xml:space="preserve">Figure </w:t>
        </w:r>
        <w:r w:rsidRPr="00DB1FF3" w:rsidDel="00F43DE5">
          <w:rPr>
            <w:b/>
            <w:bCs/>
            <w:i w:val="0"/>
            <w:iCs w:val="0"/>
            <w:szCs w:val="20"/>
          </w:rPr>
          <w:fldChar w:fldCharType="begin"/>
        </w:r>
        <w:r w:rsidRPr="00DB1FF3" w:rsidDel="00F43DE5">
          <w:rPr>
            <w:b/>
            <w:bCs/>
            <w:i w:val="0"/>
            <w:iCs w:val="0"/>
            <w:sz w:val="24"/>
            <w:szCs w:val="20"/>
          </w:rPr>
          <w:instrText xml:space="preserve"> SEQ Figure \* ARABIC </w:instrText>
        </w:r>
        <w:r w:rsidRPr="00DB1FF3" w:rsidDel="00F43DE5">
          <w:rPr>
            <w:b/>
            <w:bCs/>
            <w:i w:val="0"/>
            <w:iCs w:val="0"/>
            <w:szCs w:val="20"/>
          </w:rPr>
          <w:fldChar w:fldCharType="separate"/>
        </w:r>
        <w:r w:rsidRPr="00DB1FF3" w:rsidDel="00F43DE5">
          <w:rPr>
            <w:b/>
            <w:bCs/>
            <w:i w:val="0"/>
            <w:iCs w:val="0"/>
            <w:noProof/>
            <w:sz w:val="24"/>
            <w:szCs w:val="20"/>
          </w:rPr>
          <w:t>1</w:t>
        </w:r>
        <w:r w:rsidRPr="00DB1FF3" w:rsidDel="00F43DE5">
          <w:rPr>
            <w:b/>
            <w:bCs/>
            <w:i w:val="0"/>
            <w:iCs w:val="0"/>
            <w:szCs w:val="20"/>
          </w:rPr>
          <w:fldChar w:fldCharType="end"/>
        </w:r>
      </w:moveFrom>
    </w:p>
    <w:p w14:paraId="5DA0067E" w14:textId="2C461979" w:rsidR="00CA2A96" w:rsidRPr="008C3EB8" w:rsidDel="00F43DE5" w:rsidRDefault="009159A8" w:rsidP="00DB1FF3">
      <w:pPr>
        <w:ind w:firstLine="0"/>
        <w:rPr>
          <w:moveFrom w:id="32" w:author="Liad Mudrik" w:date="2023-06-28T20:59:00Z"/>
        </w:rPr>
      </w:pPr>
      <w:moveFrom w:id="33" w:author="Liad Mudrik" w:date="2023-06-28T20:59:00Z">
        <w:r w:rsidRPr="00DB1FF3" w:rsidDel="00F43DE5">
          <w:rPr>
            <w:i/>
            <w:iCs/>
          </w:rPr>
          <w:t>Experimental Setup</w:t>
        </w:r>
      </w:moveFrom>
    </w:p>
    <w:moveFromRangeEnd w:id="30"/>
    <w:p w14:paraId="142171C9" w14:textId="57FD686D" w:rsidR="00854D68" w:rsidRDefault="009A6E21" w:rsidP="00854D68">
      <w:pPr>
        <w:pStyle w:val="NoSpacing"/>
        <w:keepNext/>
        <w:bidi w:val="0"/>
        <w:jc w:val="center"/>
      </w:pPr>
      <w:del w:id="34" w:author="zeev" w:date="2023-07-25T17:27:00Z">
        <w:r w:rsidRPr="009A6E21" w:rsidDel="00860226">
          <w:rPr>
            <w:noProof/>
          </w:rPr>
          <w:drawing>
            <wp:inline distT="0" distB="0" distL="0" distR="0" wp14:anchorId="7C29D55F" wp14:editId="2F9BF557">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2"/>
                      <a:stretch>
                        <a:fillRect/>
                      </a:stretch>
                    </pic:blipFill>
                    <pic:spPr>
                      <a:xfrm>
                        <a:off x="0" y="0"/>
                        <a:ext cx="3456941" cy="2997123"/>
                      </a:xfrm>
                      <a:prstGeom prst="rect">
                        <a:avLst/>
                      </a:prstGeom>
                    </pic:spPr>
                  </pic:pic>
                </a:graphicData>
              </a:graphic>
            </wp:inline>
          </w:drawing>
        </w:r>
      </w:del>
    </w:p>
    <w:p w14:paraId="01EAE951" w14:textId="1BE5F59B" w:rsidR="00F43DE5" w:rsidRPr="00F43DE5" w:rsidDel="00860226" w:rsidRDefault="00F43DE5">
      <w:pPr>
        <w:pStyle w:val="Caption"/>
        <w:keepNext/>
        <w:ind w:left="567" w:right="713"/>
        <w:rPr>
          <w:del w:id="35" w:author="zeev" w:date="2023-07-25T17:27:00Z"/>
          <w:moveTo w:id="36" w:author="Liad Mudrik" w:date="2023-06-28T20:59:00Z"/>
          <w:b/>
          <w:bCs/>
          <w:i w:val="0"/>
          <w:iCs w:val="0"/>
          <w:szCs w:val="22"/>
          <w:rPrChange w:id="37" w:author="Liad Mudrik" w:date="2023-06-28T20:59:00Z">
            <w:rPr>
              <w:del w:id="38" w:author="zeev" w:date="2023-07-25T17:27:00Z"/>
              <w:moveTo w:id="39" w:author="Liad Mudrik" w:date="2023-06-28T20:59:00Z"/>
              <w:b/>
              <w:bCs/>
              <w:i w:val="0"/>
              <w:iCs w:val="0"/>
              <w:sz w:val="24"/>
              <w:szCs w:val="20"/>
            </w:rPr>
          </w:rPrChange>
        </w:rPr>
        <w:pPrChange w:id="40" w:author="Liad Mudrik" w:date="2023-06-28T20:59:00Z">
          <w:pPr>
            <w:pStyle w:val="Caption"/>
            <w:keepNext/>
            <w:spacing w:line="480" w:lineRule="auto"/>
            <w:jc w:val="left"/>
          </w:pPr>
        </w:pPrChange>
      </w:pPr>
      <w:bookmarkStart w:id="41" w:name="_Ref134430239"/>
      <w:moveToRangeStart w:id="42" w:author="Liad Mudrik" w:date="2023-06-28T20:59:00Z" w:name="move138878359"/>
      <w:commentRangeStart w:id="43"/>
      <w:commentRangeStart w:id="44"/>
      <w:moveTo w:id="45" w:author="Liad Mudrik" w:date="2023-06-28T20:59:00Z">
        <w:del w:id="46" w:author="zeev" w:date="2023-07-25T17:27:00Z">
          <w:r w:rsidRPr="00F43DE5" w:rsidDel="00860226">
            <w:rPr>
              <w:b/>
              <w:bCs/>
              <w:i w:val="0"/>
              <w:iCs w:val="0"/>
              <w:szCs w:val="22"/>
              <w:rPrChange w:id="47" w:author="Liad Mudrik" w:date="2023-06-28T20:59:00Z">
                <w:rPr>
                  <w:b/>
                  <w:bCs/>
                  <w:i w:val="0"/>
                  <w:iCs w:val="0"/>
                  <w:szCs w:val="20"/>
                </w:rPr>
              </w:rPrChange>
            </w:rPr>
            <w:delText xml:space="preserve">Figure </w:delText>
          </w:r>
          <w:r w:rsidRPr="00F43DE5" w:rsidDel="00860226">
            <w:rPr>
              <w:b/>
              <w:bCs/>
              <w:i w:val="0"/>
              <w:iCs w:val="0"/>
              <w:szCs w:val="22"/>
              <w:rPrChange w:id="48" w:author="Liad Mudrik" w:date="2023-06-28T20:59:00Z">
                <w:rPr>
                  <w:b/>
                  <w:bCs/>
                  <w:i w:val="0"/>
                  <w:iCs w:val="0"/>
                  <w:szCs w:val="20"/>
                </w:rPr>
              </w:rPrChange>
            </w:rPr>
            <w:fldChar w:fldCharType="begin"/>
          </w:r>
          <w:r w:rsidRPr="00F43DE5" w:rsidDel="00860226">
            <w:rPr>
              <w:b/>
              <w:bCs/>
              <w:i w:val="0"/>
              <w:iCs w:val="0"/>
              <w:szCs w:val="22"/>
              <w:rPrChange w:id="49" w:author="Liad Mudrik" w:date="2023-06-28T20:59:00Z">
                <w:rPr>
                  <w:b/>
                  <w:bCs/>
                  <w:i w:val="0"/>
                  <w:iCs w:val="0"/>
                  <w:szCs w:val="20"/>
                </w:rPr>
              </w:rPrChange>
            </w:rPr>
            <w:delInstrText xml:space="preserve"> SEQ Figure \* ARABIC </w:delInstrText>
          </w:r>
          <w:r w:rsidRPr="00F43DE5" w:rsidDel="00860226">
            <w:rPr>
              <w:b/>
              <w:bCs/>
              <w:i w:val="0"/>
              <w:iCs w:val="0"/>
              <w:szCs w:val="22"/>
              <w:rPrChange w:id="50" w:author="Liad Mudrik" w:date="2023-06-28T20:59:00Z">
                <w:rPr>
                  <w:b/>
                  <w:bCs/>
                  <w:i w:val="0"/>
                  <w:iCs w:val="0"/>
                  <w:szCs w:val="20"/>
                </w:rPr>
              </w:rPrChange>
            </w:rPr>
            <w:fldChar w:fldCharType="separate"/>
          </w:r>
          <w:r w:rsidRPr="00F43DE5" w:rsidDel="00860226">
            <w:rPr>
              <w:b/>
              <w:bCs/>
              <w:i w:val="0"/>
              <w:iCs w:val="0"/>
              <w:noProof/>
              <w:szCs w:val="22"/>
              <w:rPrChange w:id="51" w:author="Liad Mudrik" w:date="2023-06-28T20:59:00Z">
                <w:rPr>
                  <w:b/>
                  <w:bCs/>
                  <w:i w:val="0"/>
                  <w:iCs w:val="0"/>
                  <w:noProof/>
                  <w:szCs w:val="20"/>
                </w:rPr>
              </w:rPrChange>
            </w:rPr>
            <w:delText>1</w:delText>
          </w:r>
          <w:r w:rsidRPr="00F43DE5" w:rsidDel="00860226">
            <w:rPr>
              <w:b/>
              <w:bCs/>
              <w:i w:val="0"/>
              <w:iCs w:val="0"/>
              <w:szCs w:val="22"/>
              <w:rPrChange w:id="52" w:author="Liad Mudrik" w:date="2023-06-28T20:59:00Z">
                <w:rPr>
                  <w:b/>
                  <w:bCs/>
                  <w:i w:val="0"/>
                  <w:iCs w:val="0"/>
                  <w:szCs w:val="20"/>
                </w:rPr>
              </w:rPrChange>
            </w:rPr>
            <w:fldChar w:fldCharType="end"/>
          </w:r>
        </w:del>
      </w:moveTo>
      <w:bookmarkEnd w:id="41"/>
      <w:ins w:id="53" w:author="Liad Mudrik" w:date="2023-06-28T20:59:00Z">
        <w:del w:id="54" w:author="zeev" w:date="2023-07-25T17:27:00Z">
          <w:r w:rsidRPr="00F43DE5" w:rsidDel="00860226">
            <w:rPr>
              <w:b/>
              <w:bCs/>
              <w:i w:val="0"/>
              <w:iCs w:val="0"/>
              <w:szCs w:val="22"/>
              <w:rPrChange w:id="55" w:author="Liad Mudrik" w:date="2023-06-28T20:59:00Z">
                <w:rPr>
                  <w:b/>
                  <w:bCs/>
                  <w:i w:val="0"/>
                  <w:iCs w:val="0"/>
                  <w:szCs w:val="20"/>
                </w:rPr>
              </w:rPrChange>
            </w:rPr>
            <w:delText xml:space="preserve">: </w:delText>
          </w:r>
          <w:r w:rsidRPr="00F43DE5" w:rsidDel="00860226">
            <w:rPr>
              <w:szCs w:val="22"/>
              <w:rPrChange w:id="56" w:author="Liad Mudrik" w:date="2023-06-28T20:59:00Z">
                <w:rPr/>
              </w:rPrChange>
            </w:rPr>
            <w:delText xml:space="preserve"> </w:delText>
          </w:r>
        </w:del>
      </w:ins>
      <w:commentRangeEnd w:id="43"/>
      <w:ins w:id="57" w:author="Liad Mudrik" w:date="2023-06-28T21:01:00Z">
        <w:del w:id="58" w:author="zeev" w:date="2023-07-25T17:27:00Z">
          <w:r w:rsidR="00420454" w:rsidDel="00860226">
            <w:rPr>
              <w:rStyle w:val="CommentReference"/>
              <w:i w:val="0"/>
              <w:iCs w:val="0"/>
              <w:color w:val="auto"/>
            </w:rPr>
            <w:commentReference w:id="43"/>
          </w:r>
        </w:del>
      </w:ins>
      <w:commentRangeEnd w:id="44"/>
      <w:r w:rsidR="00860226">
        <w:rPr>
          <w:rStyle w:val="CommentReference"/>
          <w:i w:val="0"/>
          <w:iCs w:val="0"/>
          <w:color w:val="auto"/>
        </w:rPr>
        <w:commentReference w:id="44"/>
      </w:r>
    </w:p>
    <w:p w14:paraId="2C058CE9" w14:textId="2631F143" w:rsidR="00F43DE5" w:rsidRPr="00F43DE5" w:rsidDel="00860226" w:rsidRDefault="00F43DE5">
      <w:pPr>
        <w:pStyle w:val="Caption"/>
        <w:keepNext/>
        <w:ind w:left="567" w:right="713"/>
        <w:rPr>
          <w:del w:id="59" w:author="zeev" w:date="2023-07-25T17:27:00Z"/>
          <w:moveTo w:id="60" w:author="Liad Mudrik" w:date="2023-06-28T20:59:00Z"/>
          <w:iCs w:val="0"/>
          <w:szCs w:val="22"/>
          <w:rPrChange w:id="61" w:author="Liad Mudrik" w:date="2023-06-28T20:59:00Z">
            <w:rPr>
              <w:del w:id="62" w:author="zeev" w:date="2023-07-25T17:27:00Z"/>
              <w:moveTo w:id="63" w:author="Liad Mudrik" w:date="2023-06-28T20:59:00Z"/>
              <w:iCs/>
            </w:rPr>
          </w:rPrChange>
        </w:rPr>
        <w:pPrChange w:id="64" w:author="Liad Mudrik" w:date="2023-06-28T20:59:00Z">
          <w:pPr>
            <w:ind w:firstLine="0"/>
          </w:pPr>
        </w:pPrChange>
      </w:pPr>
      <w:ins w:id="65" w:author="Liad Mudrik" w:date="2023-06-28T20:59:00Z">
        <w:del w:id="66" w:author="zeev" w:date="2023-07-25T17:27:00Z">
          <w:r w:rsidRPr="00F43DE5" w:rsidDel="00860226">
            <w:rPr>
              <w:iCs w:val="0"/>
              <w:szCs w:val="22"/>
              <w:rPrChange w:id="67" w:author="Liad Mudrik" w:date="2023-06-28T20:59:00Z">
                <w:rPr>
                  <w:iCs/>
                </w:rPr>
              </w:rPrChange>
            </w:rPr>
            <w:delText xml:space="preserve">An illustration of the </w:delText>
          </w:r>
        </w:del>
      </w:ins>
      <w:moveTo w:id="68" w:author="Liad Mudrik" w:date="2023-06-28T20:59:00Z">
        <w:del w:id="69" w:author="zeev" w:date="2023-07-25T17:27:00Z">
          <w:r w:rsidRPr="00F43DE5" w:rsidDel="00860226">
            <w:rPr>
              <w:iCs w:val="0"/>
              <w:szCs w:val="22"/>
              <w:rPrChange w:id="70" w:author="Liad Mudrik" w:date="2023-06-28T20:59:00Z">
                <w:rPr>
                  <w:iCs/>
                </w:rPr>
              </w:rPrChange>
            </w:rPr>
            <w:delText>E</w:delText>
          </w:r>
        </w:del>
      </w:moveTo>
      <w:ins w:id="71" w:author="Liad Mudrik" w:date="2023-06-28T20:59:00Z">
        <w:del w:id="72" w:author="zeev" w:date="2023-07-25T17:27:00Z">
          <w:r w:rsidRPr="00F43DE5" w:rsidDel="00860226">
            <w:rPr>
              <w:iCs w:val="0"/>
              <w:szCs w:val="22"/>
              <w:rPrChange w:id="73" w:author="Liad Mudrik" w:date="2023-06-28T20:59:00Z">
                <w:rPr>
                  <w:iCs/>
                </w:rPr>
              </w:rPrChange>
            </w:rPr>
            <w:delText>e</w:delText>
          </w:r>
        </w:del>
      </w:ins>
      <w:moveTo w:id="74" w:author="Liad Mudrik" w:date="2023-06-28T20:59:00Z">
        <w:del w:id="75" w:author="zeev" w:date="2023-07-25T17:27:00Z">
          <w:r w:rsidRPr="00F43DE5" w:rsidDel="00860226">
            <w:rPr>
              <w:iCs w:val="0"/>
              <w:szCs w:val="22"/>
              <w:rPrChange w:id="76" w:author="Liad Mudrik" w:date="2023-06-28T20:59:00Z">
                <w:rPr>
                  <w:iCs/>
                </w:rPr>
              </w:rPrChange>
            </w:rPr>
            <w:delText xml:space="preserve">xperimental </w:delText>
          </w:r>
        </w:del>
      </w:moveTo>
      <w:ins w:id="77" w:author="Liad Mudrik" w:date="2023-06-28T20:59:00Z">
        <w:del w:id="78" w:author="zeev" w:date="2023-07-25T17:27:00Z">
          <w:r w:rsidRPr="00F43DE5" w:rsidDel="00860226">
            <w:rPr>
              <w:iCs w:val="0"/>
              <w:szCs w:val="22"/>
              <w:rPrChange w:id="79" w:author="Liad Mudrik" w:date="2023-06-28T20:59:00Z">
                <w:rPr>
                  <w:iCs/>
                </w:rPr>
              </w:rPrChange>
            </w:rPr>
            <w:delText>S</w:delText>
          </w:r>
        </w:del>
      </w:ins>
      <w:moveTo w:id="80" w:author="Liad Mudrik" w:date="2023-06-28T20:59:00Z">
        <w:del w:id="81" w:author="zeev" w:date="2023-07-25T17:27:00Z">
          <w:r w:rsidRPr="00F43DE5" w:rsidDel="00860226">
            <w:rPr>
              <w:iCs w:val="0"/>
              <w:szCs w:val="22"/>
              <w:rPrChange w:id="82" w:author="Liad Mudrik" w:date="2023-06-28T20:59:00Z">
                <w:rPr>
                  <w:iCs/>
                </w:rPr>
              </w:rPrChange>
            </w:rPr>
            <w:delText>Setup</w:delText>
          </w:r>
        </w:del>
      </w:moveTo>
      <w:ins w:id="83" w:author="Liad Mudrik" w:date="2023-06-28T20:59:00Z">
        <w:del w:id="84" w:author="zeev" w:date="2023-07-25T17:27:00Z">
          <w:r w:rsidRPr="00F43DE5" w:rsidDel="00860226">
            <w:rPr>
              <w:iCs w:val="0"/>
              <w:szCs w:val="22"/>
              <w:rPrChange w:id="85" w:author="Liad Mudrik" w:date="2023-06-28T20:59:00Z">
                <w:rPr>
                  <w:iCs/>
                </w:rPr>
              </w:rPrChange>
            </w:rPr>
            <w:delText xml:space="preserve">. </w:delText>
          </w:r>
        </w:del>
      </w:ins>
    </w:p>
    <w:moveToRangeEnd w:id="42"/>
    <w:p w14:paraId="7A776834" w14:textId="0F678A36" w:rsidR="00F43DE5" w:rsidRDefault="00CA2A96" w:rsidP="00F9302D">
      <w:pPr>
        <w:pStyle w:val="Caption"/>
        <w:keepNext/>
        <w:ind w:left="567" w:right="713"/>
      </w:pPr>
      <w:del w:id="86" w:author="zeev" w:date="2023-07-25T17:27:00Z">
        <w:r w:rsidRPr="00F43DE5" w:rsidDel="00860226">
          <w:rPr>
            <w:i w:val="0"/>
            <w:iCs w:val="0"/>
            <w:color w:val="auto"/>
            <w:szCs w:val="22"/>
            <w:rPrChange w:id="87" w:author="Liad Mudrik" w:date="2023-06-28T20:59:00Z">
              <w:rPr>
                <w:i w:val="0"/>
                <w:iCs w:val="0"/>
                <w:color w:val="auto"/>
                <w:sz w:val="24"/>
                <w:szCs w:val="24"/>
              </w:rPr>
            </w:rPrChange>
          </w:rPr>
          <w:delText>Note.</w:delText>
        </w:r>
        <w:r w:rsidR="00854D68" w:rsidRPr="00F43DE5" w:rsidDel="00860226">
          <w:rPr>
            <w:i w:val="0"/>
            <w:iCs w:val="0"/>
            <w:szCs w:val="22"/>
            <w:rPrChange w:id="88" w:author="Liad Mudrik" w:date="2023-06-28T20:59:00Z">
              <w:rPr/>
            </w:rPrChange>
          </w:rPr>
          <w:delText xml:space="preserve"> </w:delText>
        </w:r>
      </w:del>
      <w:ins w:id="89" w:author="Liad Mudrik" w:date="2023-06-28T20:59:00Z">
        <w:del w:id="90" w:author="zeev" w:date="2023-07-25T17:27:00Z">
          <w:r w:rsidR="00F43DE5" w:rsidDel="00860226">
            <w:rPr>
              <w:i w:val="0"/>
              <w:iCs w:val="0"/>
              <w:szCs w:val="22"/>
            </w:rPr>
            <w:delText xml:space="preserve"> </w:delText>
          </w:r>
        </w:del>
      </w:ins>
      <w:del w:id="91" w:author="zeev" w:date="2023-07-25T17:27:00Z">
        <w:r w:rsidR="00854D68" w:rsidRPr="00F43DE5" w:rsidDel="00860226">
          <w:rPr>
            <w:i w:val="0"/>
            <w:iCs w:val="0"/>
            <w:szCs w:val="22"/>
            <w:rPrChange w:id="92" w:author="Liad Mudrik" w:date="2023-06-28T20:59:00Z">
              <w:rPr/>
            </w:rPrChange>
          </w:rPr>
          <w:delText xml:space="preserve">A participant placing his finger on the starting point which is located </w:delText>
        </w:r>
        <w:r w:rsidR="004907D7" w:rsidRPr="00F43DE5" w:rsidDel="00860226">
          <w:rPr>
            <w:i w:val="0"/>
            <w:iCs w:val="0"/>
            <w:szCs w:val="22"/>
            <w:rPrChange w:id="93" w:author="Liad Mudrik" w:date="2023-06-28T20:59:00Z">
              <w:rPr/>
            </w:rPrChange>
          </w:rPr>
          <w:delText>35</w:delText>
        </w:r>
        <w:r w:rsidR="00854D68" w:rsidRPr="00F43DE5" w:rsidDel="00860226">
          <w:rPr>
            <w:i w:val="0"/>
            <w:iCs w:val="0"/>
            <w:szCs w:val="22"/>
            <w:rPrChange w:id="94" w:author="Liad Mudrik" w:date="2023-06-28T20:59:00Z">
              <w:rPr/>
            </w:rPrChange>
          </w:rPr>
          <w:delText>cm away from the screen. The target is positioned 24</w:delText>
        </w:r>
      </w:del>
      <w:ins w:id="95" w:author="Liad Mudrik" w:date="2023-06-28T20:59:00Z">
        <w:del w:id="96" w:author="zeev" w:date="2023-07-25T17:27:00Z">
          <w:r w:rsidR="00F43DE5" w:rsidDel="00860226">
            <w:rPr>
              <w:i w:val="0"/>
              <w:iCs w:val="0"/>
              <w:szCs w:val="22"/>
            </w:rPr>
            <w:delText xml:space="preserve"> </w:delText>
          </w:r>
        </w:del>
      </w:ins>
      <w:del w:id="97" w:author="zeev" w:date="2023-07-25T17:27:00Z">
        <w:r w:rsidR="00854D68" w:rsidRPr="00F43DE5" w:rsidDel="00860226">
          <w:rPr>
            <w:i w:val="0"/>
            <w:iCs w:val="0"/>
            <w:szCs w:val="22"/>
            <w:rPrChange w:id="98" w:author="Liad Mudrik" w:date="2023-06-28T20:59:00Z">
              <w:rPr/>
            </w:rPrChange>
          </w:rPr>
          <w:delText>cm above the starting point and the answers are placed on each of its sides, 20</w:delText>
        </w:r>
      </w:del>
      <w:ins w:id="99" w:author="Liad Mudrik" w:date="2023-06-28T21:00:00Z">
        <w:del w:id="100" w:author="zeev" w:date="2023-07-25T17:27:00Z">
          <w:r w:rsidR="00F43DE5" w:rsidDel="00860226">
            <w:rPr>
              <w:i w:val="0"/>
              <w:iCs w:val="0"/>
              <w:szCs w:val="22"/>
            </w:rPr>
            <w:delText xml:space="preserve"> </w:delText>
          </w:r>
        </w:del>
      </w:ins>
      <w:del w:id="101" w:author="zeev" w:date="2023-07-25T17:27:00Z">
        <w:r w:rsidR="00854D68" w:rsidRPr="00F43DE5" w:rsidDel="00860226">
          <w:rPr>
            <w:i w:val="0"/>
            <w:iCs w:val="0"/>
            <w:szCs w:val="22"/>
            <w:rPrChange w:id="102" w:author="Liad Mudrik" w:date="2023-06-28T20:59:00Z">
              <w:rPr/>
            </w:rPrChange>
          </w:rPr>
          <w:delText>cm apart. Z axis maps the path to and from the screen. X</w:delText>
        </w:r>
        <w:r w:rsidR="00F0759A" w:rsidRPr="00F43DE5" w:rsidDel="00860226">
          <w:rPr>
            <w:i w:val="0"/>
            <w:iCs w:val="0"/>
            <w:szCs w:val="22"/>
            <w:rPrChange w:id="103" w:author="Liad Mudrik" w:date="2023-06-28T20:59:00Z">
              <w:rPr/>
            </w:rPrChange>
          </w:rPr>
          <w:delText>-</w:delText>
        </w:r>
        <w:r w:rsidR="00854D68" w:rsidRPr="00F43DE5" w:rsidDel="00860226">
          <w:rPr>
            <w:i w:val="0"/>
            <w:iCs w:val="0"/>
            <w:szCs w:val="22"/>
            <w:rPrChange w:id="104" w:author="Liad Mudrik" w:date="2023-06-28T20:59:00Z">
              <w:rPr/>
            </w:rPrChange>
          </w:rPr>
          <w:delText>axis maps the left and right directions. Y axis maps the up and down directions</w:delText>
        </w:r>
      </w:del>
      <w:r w:rsidR="00854D68" w:rsidRPr="009159A8">
        <w:t>.</w:t>
      </w:r>
    </w:p>
    <w:p w14:paraId="1CB04382" w14:textId="77777777" w:rsidR="00F9302D" w:rsidRPr="00F9302D" w:rsidRDefault="00F9302D" w:rsidP="00F9302D">
      <w:pPr>
        <w:ind w:firstLine="0"/>
        <w:rPr>
          <w:ins w:id="105" w:author="Liad Mudrik" w:date="2023-06-28T20:59:00Z"/>
        </w:rPr>
      </w:pPr>
    </w:p>
    <w:p w14:paraId="5FC1E55D" w14:textId="2EA491BA" w:rsidR="00D826D9" w:rsidRDefault="00D826D9" w:rsidP="00DB1FF3">
      <w:pPr>
        <w:pStyle w:val="Heading4"/>
      </w:pPr>
      <w:r>
        <w:t>P</w:t>
      </w:r>
      <w:commentRangeStart w:id="106"/>
      <w:r>
        <w:t>rocedur</w:t>
      </w:r>
      <w:commentRangeEnd w:id="106"/>
      <w:r w:rsidR="00EF0DEB">
        <w:rPr>
          <w:rStyle w:val="CommentReference"/>
          <w:rFonts w:eastAsiaTheme="minorEastAsia"/>
          <w:i w:val="0"/>
          <w:iCs w:val="0"/>
          <w:rtl/>
        </w:rPr>
        <w:commentReference w:id="106"/>
      </w:r>
      <w:r>
        <w:t>e</w:t>
      </w:r>
      <w:bookmarkEnd w:id="26"/>
    </w:p>
    <w:p w14:paraId="4E8D7141" w14:textId="6D07F046" w:rsidR="005D3136" w:rsidRDefault="007156FD">
      <w:pPr>
        <w:ind w:firstLine="340"/>
        <w:pPrChange w:id="107" w:author="Liad Mudrik" w:date="2023-06-28T21:11:00Z">
          <w:pPr>
            <w:ind w:firstLine="0"/>
          </w:pPr>
        </w:pPrChange>
      </w:pPr>
      <w:r>
        <w:t xml:space="preserve">Two </w:t>
      </w:r>
      <w:r w:rsidR="00521037">
        <w:t>main</w:t>
      </w:r>
      <w:r w:rsidR="00D826D9">
        <w:t xml:space="preserve"> </w:t>
      </w:r>
      <w:r w:rsidR="00D826D9" w:rsidRPr="00400416">
        <w:t>session</w:t>
      </w:r>
      <w:r w:rsidR="00D826D9">
        <w:t>s</w:t>
      </w:r>
      <w:r w:rsidR="00560506">
        <w:t xml:space="preserve"> </w:t>
      </w:r>
      <w:r w:rsidR="000A4571">
        <w:t xml:space="preserve">were </w:t>
      </w:r>
      <w:r w:rsidR="00560506">
        <w:t>conducted on the same day</w:t>
      </w:r>
      <w:r w:rsidR="00E94313" w:rsidRPr="00E94313">
        <w:t xml:space="preserve"> </w:t>
      </w:r>
      <w:r w:rsidR="00E94313">
        <w:t>with their order counterbalanced between participants</w:t>
      </w:r>
      <w:r w:rsidR="00420454">
        <w:t>: o</w:t>
      </w:r>
      <w:r w:rsidR="00CD3FA4">
        <w:t xml:space="preserve">ne session </w:t>
      </w:r>
      <w:r w:rsidR="00521037">
        <w:t>for keyboard response and the other for motion tracking</w:t>
      </w:r>
      <w:r w:rsidR="00CD3FA4">
        <w:t>, e</w:t>
      </w:r>
      <w:r w:rsidR="00521037">
        <w:t xml:space="preserve">ach </w:t>
      </w:r>
      <w:r w:rsidR="00D826D9" w:rsidRPr="00400416">
        <w:t>include</w:t>
      </w:r>
      <w:r w:rsidR="00D826D9">
        <w:t>d</w:t>
      </w:r>
      <w:r w:rsidR="00D826D9" w:rsidRPr="00400416">
        <w:t xml:space="preserve"> a practice block and </w:t>
      </w:r>
      <w:r w:rsidR="00D826D9">
        <w:t xml:space="preserve">six </w:t>
      </w:r>
      <w:r w:rsidR="00D826D9" w:rsidRPr="00400416">
        <w:t>test blocks</w:t>
      </w:r>
      <w:r w:rsidR="00420454">
        <w:t xml:space="preserve"> of 40 trials each</w:t>
      </w:r>
      <w:r w:rsidR="00D826D9" w:rsidRPr="00400416">
        <w:t xml:space="preserve"> (i.e., 40 practice trials and </w:t>
      </w:r>
      <w:r w:rsidR="00D826D9">
        <w:t xml:space="preserve">240 </w:t>
      </w:r>
      <w:r w:rsidR="00D826D9" w:rsidRPr="00400416">
        <w:t>test trials)</w:t>
      </w:r>
      <w:r w:rsidR="00D442AA">
        <w:t xml:space="preserve">. </w:t>
      </w:r>
      <w:r w:rsidR="005D3136">
        <w:t>Half the trials were congruent and half incongruent (</w:t>
      </w:r>
      <w:proofErr w:type="spellStart"/>
      <w:r w:rsidR="005D3136">
        <w:t>pseudorandomly</w:t>
      </w:r>
      <w:proofErr w:type="spellEnd"/>
      <w:r w:rsidR="005D3136">
        <w:t xml:space="preserve"> intermixed, as explained in the Stimuli section above). </w:t>
      </w:r>
      <w:r w:rsidR="00612121" w:rsidRPr="00400416">
        <w:t xml:space="preserve">Breaks </w:t>
      </w:r>
      <w:r w:rsidR="00612121">
        <w:t>were given</w:t>
      </w:r>
      <w:r w:rsidR="00612121" w:rsidRPr="00400416">
        <w:t xml:space="preserve"> between blocks</w:t>
      </w:r>
      <w:r w:rsidR="00612121">
        <w:t>.</w:t>
      </w:r>
      <w:r w:rsidR="00612121" w:rsidRPr="00400416">
        <w:t xml:space="preserve"> </w:t>
      </w:r>
    </w:p>
    <w:p w14:paraId="331A6F64" w14:textId="05327073" w:rsidR="001F3D88" w:rsidRDefault="00927E7D" w:rsidP="00A25F82">
      <w:r w:rsidRPr="00400416">
        <w:t>The procedure</w:t>
      </w:r>
      <w:r w:rsidR="00AF2593">
        <w:t xml:space="preserve"> within each block</w:t>
      </w:r>
      <w:r w:rsidRPr="00400416">
        <w:t xml:space="preserve"> closely follow</w:t>
      </w:r>
      <w:r>
        <w:t>ed</w:t>
      </w:r>
      <w:r w:rsidRPr="00400416">
        <w:t xml:space="preserve"> the one used </w:t>
      </w:r>
      <w:r w:rsidR="00B75831">
        <w:t>by</w:t>
      </w:r>
      <w:r>
        <w:t xml:space="preserve"> </w:t>
      </w:r>
      <w:r>
        <w:fldChar w:fldCharType="begin"/>
      </w:r>
      <w:r>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8D13A3">
        <w:rPr>
          <w:rFonts w:ascii="Times New Roman" w:hAnsi="Times New Roman" w:cs="Times New Roman"/>
        </w:rPr>
        <w:t xml:space="preserve">Dehaene et al. </w:t>
      </w:r>
      <w:r>
        <w:rPr>
          <w:rFonts w:ascii="Times New Roman" w:hAnsi="Times New Roman" w:cs="Times New Roman"/>
        </w:rPr>
        <w:t>(</w:t>
      </w:r>
      <w:r w:rsidRPr="008D13A3">
        <w:rPr>
          <w:rFonts w:ascii="Times New Roman" w:hAnsi="Times New Roman" w:cs="Times New Roman"/>
        </w:rPr>
        <w:t>2001)</w:t>
      </w:r>
      <w:r>
        <w:fldChar w:fldCharType="end"/>
      </w:r>
      <w:r>
        <w:t xml:space="preserve">. </w:t>
      </w:r>
      <w:r w:rsidRPr="00400416">
        <w:t>Every trial consist</w:t>
      </w:r>
      <w:r>
        <w:t>ed</w:t>
      </w:r>
      <w:r w:rsidRPr="00400416">
        <w:t xml:space="preserve"> of a fixation cross (1000ms), a first mask (270ms), a second mask (30ms), a prime word (30ms), a third mask (30ms) and a target (500ms). Once the target </w:t>
      </w:r>
      <w:r>
        <w:t xml:space="preserve">was </w:t>
      </w:r>
      <w:r w:rsidRPr="00400416">
        <w:t>displayed, participants classif</w:t>
      </w:r>
      <w:r>
        <w:t>ied</w:t>
      </w:r>
      <w:r w:rsidRPr="00400416">
        <w:t xml:space="preserve"> the target word as describing a natural/artificial item </w:t>
      </w:r>
      <w:r>
        <w:t>(</w:t>
      </w:r>
      <w:r w:rsidR="0053605B" w:rsidRPr="0053605B">
        <w:fldChar w:fldCharType="begin"/>
      </w:r>
      <w:r w:rsidR="0053605B" w:rsidRPr="0053605B">
        <w:instrText xml:space="preserve"> REF _Ref134430361 \h </w:instrText>
      </w:r>
      <w:r w:rsidR="0053605B">
        <w:instrText xml:space="preserve"> \* MERGEFORMAT </w:instrText>
      </w:r>
      <w:r w:rsidR="0053605B" w:rsidRPr="0053605B">
        <w:fldChar w:fldCharType="separate"/>
      </w:r>
      <w:r w:rsidR="0053605B" w:rsidRPr="0053605B">
        <w:t xml:space="preserve">Figure </w:t>
      </w:r>
      <w:r w:rsidR="0053605B" w:rsidRPr="00DB1FF3">
        <w:t>2</w:t>
      </w:r>
      <w:r w:rsidR="0053605B" w:rsidRPr="0053605B">
        <w:fldChar w:fldCharType="end"/>
      </w:r>
      <w:r w:rsidRPr="00400416">
        <w:t>).</w:t>
      </w:r>
    </w:p>
    <w:p w14:paraId="2F3D9DD7" w14:textId="7B3F57B8" w:rsidR="00F9302D" w:rsidRPr="00DB1FF3" w:rsidDel="004E1EB8" w:rsidRDefault="00F9302D" w:rsidP="00F9302D">
      <w:pPr>
        <w:pStyle w:val="Caption"/>
        <w:keepNext/>
        <w:spacing w:line="480" w:lineRule="auto"/>
        <w:jc w:val="left"/>
        <w:rPr>
          <w:moveFrom w:id="108" w:author="Liad Mudrik" w:date="2023-06-28T21:14:00Z"/>
          <w:b/>
          <w:bCs/>
          <w:i w:val="0"/>
          <w:iCs w:val="0"/>
          <w:sz w:val="24"/>
          <w:szCs w:val="20"/>
        </w:rPr>
      </w:pPr>
      <w:moveFromRangeStart w:id="109" w:author="Liad Mudrik" w:date="2023-06-28T21:14:00Z" w:name="move138879304"/>
      <w:commentRangeStart w:id="110"/>
      <w:moveFrom w:id="111" w:author="Liad Mudrik" w:date="2023-06-28T21:14:00Z">
        <w:r w:rsidRPr="00DB1FF3" w:rsidDel="004E1EB8">
          <w:rPr>
            <w:b/>
            <w:bCs/>
            <w:i w:val="0"/>
            <w:iCs w:val="0"/>
            <w:sz w:val="24"/>
            <w:szCs w:val="20"/>
          </w:rPr>
          <w:lastRenderedPageBreak/>
          <w:t xml:space="preserve">Figure </w:t>
        </w:r>
        <w:r w:rsidRPr="00DB1FF3" w:rsidDel="004E1EB8">
          <w:rPr>
            <w:b/>
            <w:bCs/>
            <w:i w:val="0"/>
            <w:iCs w:val="0"/>
            <w:szCs w:val="20"/>
          </w:rPr>
          <w:fldChar w:fldCharType="begin"/>
        </w:r>
        <w:r w:rsidRPr="00DB1FF3" w:rsidDel="004E1EB8">
          <w:rPr>
            <w:b/>
            <w:bCs/>
            <w:i w:val="0"/>
            <w:iCs w:val="0"/>
            <w:sz w:val="24"/>
            <w:szCs w:val="20"/>
          </w:rPr>
          <w:instrText xml:space="preserve"> SEQ Figure \* ARABIC </w:instrText>
        </w:r>
        <w:r w:rsidRPr="00DB1FF3" w:rsidDel="004E1EB8">
          <w:rPr>
            <w:b/>
            <w:bCs/>
            <w:i w:val="0"/>
            <w:iCs w:val="0"/>
            <w:szCs w:val="20"/>
          </w:rPr>
          <w:fldChar w:fldCharType="separate"/>
        </w:r>
        <w:r w:rsidRPr="00DB1FF3" w:rsidDel="004E1EB8">
          <w:rPr>
            <w:b/>
            <w:bCs/>
            <w:i w:val="0"/>
            <w:iCs w:val="0"/>
            <w:noProof/>
            <w:sz w:val="24"/>
            <w:szCs w:val="20"/>
          </w:rPr>
          <w:t>2</w:t>
        </w:r>
        <w:r w:rsidRPr="00DB1FF3" w:rsidDel="004E1EB8">
          <w:rPr>
            <w:b/>
            <w:bCs/>
            <w:i w:val="0"/>
            <w:iCs w:val="0"/>
            <w:szCs w:val="20"/>
          </w:rPr>
          <w:fldChar w:fldCharType="end"/>
        </w:r>
      </w:moveFrom>
      <w:commentRangeEnd w:id="110"/>
      <w:r w:rsidR="00860226">
        <w:rPr>
          <w:rStyle w:val="CommentReference"/>
          <w:i w:val="0"/>
          <w:iCs w:val="0"/>
          <w:color w:val="auto"/>
        </w:rPr>
        <w:commentReference w:id="110"/>
      </w:r>
    </w:p>
    <w:p w14:paraId="69DD165F" w14:textId="17244571" w:rsidR="00F9302D" w:rsidRPr="00B16A11" w:rsidDel="004E1EB8" w:rsidRDefault="00F9302D" w:rsidP="00F9302D">
      <w:pPr>
        <w:ind w:firstLine="0"/>
        <w:rPr>
          <w:moveFrom w:id="112" w:author="Liad Mudrik" w:date="2023-06-28T21:14:00Z"/>
        </w:rPr>
      </w:pPr>
      <w:moveFrom w:id="113" w:author="Liad Mudrik" w:date="2023-06-28T21:14:00Z">
        <w:r w:rsidDel="004E1EB8">
          <w:rPr>
            <w:i/>
            <w:iCs/>
          </w:rPr>
          <w:t>Stimuli Presentation Order</w:t>
        </w:r>
      </w:moveFrom>
    </w:p>
    <w:moveFromRangeEnd w:id="109"/>
    <w:p w14:paraId="61B02F79" w14:textId="559F02F7" w:rsidR="00F9302D" w:rsidRDefault="00860226" w:rsidP="00860226">
      <w:pPr>
        <w:pStyle w:val="NoSpacing"/>
        <w:keepNext/>
        <w:tabs>
          <w:tab w:val="left" w:pos="270"/>
        </w:tabs>
        <w:bidi w:val="0"/>
      </w:pPr>
      <w:r w:rsidRPr="00860226">
        <w:rPr>
          <w:noProof/>
        </w:rPr>
        <w:drawing>
          <wp:inline distT="0" distB="0" distL="0" distR="0" wp14:anchorId="3F8F3896" wp14:editId="0BC867BB">
            <wp:extent cx="6107723" cy="3874750"/>
            <wp:effectExtent l="0" t="0" r="7620" b="0"/>
            <wp:docPr id="129"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תמונה 128"/>
                    <pic:cNvPicPr>
                      <a:picLocks noChangeAspect="1"/>
                    </pic:cNvPicPr>
                  </pic:nvPicPr>
                  <pic:blipFill>
                    <a:blip r:embed="rId13"/>
                    <a:stretch>
                      <a:fillRect/>
                    </a:stretch>
                  </pic:blipFill>
                  <pic:spPr>
                    <a:xfrm>
                      <a:off x="0" y="0"/>
                      <a:ext cx="6112554" cy="3877814"/>
                    </a:xfrm>
                    <a:prstGeom prst="rect">
                      <a:avLst/>
                    </a:prstGeom>
                  </pic:spPr>
                </pic:pic>
              </a:graphicData>
            </a:graphic>
          </wp:inline>
        </w:drawing>
      </w:r>
    </w:p>
    <w:p w14:paraId="3F1A238D" w14:textId="77777777" w:rsidR="00F9302D" w:rsidRPr="004E1EB8" w:rsidDel="004E1EB8" w:rsidRDefault="00F9302D">
      <w:pPr>
        <w:pStyle w:val="Caption"/>
        <w:keepNext/>
        <w:ind w:left="567" w:right="713"/>
        <w:rPr>
          <w:del w:id="114" w:author="Liad Mudrik" w:date="2023-06-28T21:14:00Z"/>
          <w:moveTo w:id="115" w:author="Liad Mudrik" w:date="2023-06-28T21:14:00Z"/>
          <w:b/>
          <w:bCs/>
          <w:i w:val="0"/>
          <w:iCs w:val="0"/>
          <w:sz w:val="24"/>
          <w:szCs w:val="20"/>
        </w:rPr>
        <w:pPrChange w:id="116" w:author="Liad Mudrik" w:date="2023-06-28T21:15:00Z">
          <w:pPr>
            <w:pStyle w:val="Caption"/>
            <w:keepNext/>
            <w:spacing w:line="480" w:lineRule="auto"/>
            <w:jc w:val="left"/>
          </w:pPr>
        </w:pPrChange>
      </w:pPr>
      <w:bookmarkStart w:id="117" w:name="_Ref134430361"/>
      <w:moveToRangeStart w:id="118" w:author="Liad Mudrik" w:date="2023-06-28T21:14:00Z" w:name="move138879304"/>
      <w:moveTo w:id="119" w:author="Liad Mudrik" w:date="2023-06-28T21:14:00Z">
        <w:r w:rsidRPr="004E1EB8">
          <w:rPr>
            <w:b/>
            <w:bCs/>
            <w:i w:val="0"/>
            <w:iCs w:val="0"/>
            <w:sz w:val="24"/>
            <w:szCs w:val="20"/>
          </w:rPr>
          <w:t xml:space="preserve">Figure </w:t>
        </w:r>
        <w:r w:rsidRPr="004E1EB8">
          <w:rPr>
            <w:b/>
            <w:bCs/>
            <w:i w:val="0"/>
            <w:iCs w:val="0"/>
            <w:szCs w:val="20"/>
          </w:rPr>
          <w:fldChar w:fldCharType="begin"/>
        </w:r>
        <w:r w:rsidRPr="004E1EB8">
          <w:rPr>
            <w:b/>
            <w:bCs/>
            <w:i w:val="0"/>
            <w:iCs w:val="0"/>
            <w:sz w:val="24"/>
            <w:szCs w:val="20"/>
          </w:rPr>
          <w:instrText xml:space="preserve"> SEQ Figure \* ARABIC </w:instrText>
        </w:r>
        <w:r w:rsidRPr="004E1EB8">
          <w:rPr>
            <w:b/>
            <w:bCs/>
            <w:i w:val="0"/>
            <w:iCs w:val="0"/>
            <w:szCs w:val="20"/>
          </w:rPr>
          <w:fldChar w:fldCharType="separate"/>
        </w:r>
        <w:r w:rsidRPr="004E1EB8">
          <w:rPr>
            <w:b/>
            <w:bCs/>
            <w:i w:val="0"/>
            <w:iCs w:val="0"/>
            <w:noProof/>
            <w:sz w:val="24"/>
            <w:szCs w:val="20"/>
          </w:rPr>
          <w:t>2</w:t>
        </w:r>
        <w:r w:rsidRPr="004E1EB8">
          <w:rPr>
            <w:b/>
            <w:bCs/>
            <w:i w:val="0"/>
            <w:iCs w:val="0"/>
            <w:szCs w:val="20"/>
          </w:rPr>
          <w:fldChar w:fldCharType="end"/>
        </w:r>
      </w:moveTo>
      <w:bookmarkEnd w:id="117"/>
      <w:ins w:id="120" w:author="Liad Mudrik" w:date="2023-06-28T21:14:00Z">
        <w:r w:rsidRPr="004E1EB8">
          <w:rPr>
            <w:b/>
            <w:bCs/>
            <w:i w:val="0"/>
            <w:iCs w:val="0"/>
            <w:sz w:val="24"/>
            <w:szCs w:val="20"/>
          </w:rPr>
          <w:t xml:space="preserve">. </w:t>
        </w:r>
      </w:ins>
    </w:p>
    <w:p w14:paraId="68D2B5F5" w14:textId="2C3954E2" w:rsidR="00F9302D" w:rsidRPr="004E1EB8" w:rsidDel="004E1EB8" w:rsidRDefault="00F9302D">
      <w:pPr>
        <w:pStyle w:val="Caption"/>
        <w:keepNext/>
        <w:ind w:left="567" w:right="713"/>
        <w:rPr>
          <w:del w:id="121" w:author="Liad Mudrik" w:date="2023-06-28T21:14:00Z"/>
          <w:moveTo w:id="122" w:author="Liad Mudrik" w:date="2023-06-28T21:14:00Z"/>
          <w:iCs w:val="0"/>
          <w:rPrChange w:id="123" w:author="Liad Mudrik" w:date="2023-06-28T21:15:00Z">
            <w:rPr>
              <w:del w:id="124" w:author="Liad Mudrik" w:date="2023-06-28T21:14:00Z"/>
              <w:moveTo w:id="125" w:author="Liad Mudrik" w:date="2023-06-28T21:14:00Z"/>
              <w:iCs/>
            </w:rPr>
          </w:rPrChange>
        </w:rPr>
        <w:pPrChange w:id="126" w:author="Liad Mudrik" w:date="2023-06-28T21:15:00Z">
          <w:pPr>
            <w:ind w:firstLine="0"/>
          </w:pPr>
        </w:pPrChange>
      </w:pPr>
      <w:moveTo w:id="127" w:author="Liad Mudrik" w:date="2023-06-28T21:14:00Z">
        <w:r w:rsidRPr="004E1EB8">
          <w:rPr>
            <w:iCs w:val="0"/>
            <w:rPrChange w:id="128" w:author="Liad Mudrik" w:date="2023-06-28T21:15:00Z">
              <w:rPr>
                <w:iCs/>
              </w:rPr>
            </w:rPrChange>
          </w:rPr>
          <w:t>Stimuli Presentation Order</w:t>
        </w:r>
      </w:moveTo>
      <w:ins w:id="129" w:author="zeev" w:date="2023-07-25T17:24:00Z">
        <w:r w:rsidR="00860226">
          <w:rPr>
            <w:iCs w:val="0"/>
          </w:rPr>
          <w:t xml:space="preserve"> and</w:t>
        </w:r>
      </w:ins>
      <w:ins w:id="130" w:author="zeev" w:date="2023-07-25T17:26:00Z">
        <w:r w:rsidR="00860226">
          <w:rPr>
            <w:iCs w:val="0"/>
          </w:rPr>
          <w:t xml:space="preserve"> an</w:t>
        </w:r>
      </w:ins>
      <w:ins w:id="131" w:author="zeev" w:date="2023-07-25T17:24:00Z">
        <w:r w:rsidR="00860226">
          <w:rPr>
            <w:iCs w:val="0"/>
          </w:rPr>
          <w:t xml:space="preserve"> Illustration of </w:t>
        </w:r>
      </w:ins>
      <w:ins w:id="132" w:author="zeev" w:date="2023-07-25T17:26:00Z">
        <w:r w:rsidR="00860226">
          <w:rPr>
            <w:iCs w:val="0"/>
          </w:rPr>
          <w:t xml:space="preserve">the </w:t>
        </w:r>
      </w:ins>
      <w:ins w:id="133" w:author="zeev" w:date="2023-07-25T17:24:00Z">
        <w:r w:rsidR="00860226">
          <w:rPr>
            <w:iCs w:val="0"/>
          </w:rPr>
          <w:t>Experimental Setup</w:t>
        </w:r>
      </w:ins>
      <w:ins w:id="134" w:author="Liad Mudrik" w:date="2023-06-28T21:14:00Z">
        <w:r w:rsidRPr="004E1EB8">
          <w:rPr>
            <w:iCs w:val="0"/>
            <w:rPrChange w:id="135" w:author="Liad Mudrik" w:date="2023-06-28T21:15:00Z">
              <w:rPr>
                <w:iCs/>
              </w:rPr>
            </w:rPrChange>
          </w:rPr>
          <w:t xml:space="preserve">. </w:t>
        </w:r>
      </w:ins>
    </w:p>
    <w:moveToRangeEnd w:id="118"/>
    <w:p w14:paraId="769B5AC2" w14:textId="650C7624" w:rsidR="00F9302D" w:rsidRPr="004E1EB8" w:rsidRDefault="00F9302D">
      <w:pPr>
        <w:pStyle w:val="Caption"/>
        <w:keepNext/>
        <w:ind w:left="567" w:right="713"/>
        <w:rPr>
          <w:iCs w:val="0"/>
          <w:rPrChange w:id="136" w:author="Liad Mudrik" w:date="2023-06-28T21:15:00Z">
            <w:rPr>
              <w:iCs/>
            </w:rPr>
          </w:rPrChange>
        </w:rPr>
        <w:pPrChange w:id="137" w:author="zeev" w:date="2023-07-25T17:26:00Z">
          <w:pPr>
            <w:ind w:firstLine="0"/>
          </w:pPr>
        </w:pPrChange>
      </w:pPr>
      <w:del w:id="138" w:author="Liad Mudrik" w:date="2023-06-28T21:14:00Z">
        <w:r w:rsidRPr="004E1EB8" w:rsidDel="004E1EB8">
          <w:rPr>
            <w:i w:val="0"/>
            <w:iCs w:val="0"/>
            <w:rPrChange w:id="139" w:author="Liad Mudrik" w:date="2023-06-28T21:15:00Z">
              <w:rPr>
                <w:iCs/>
              </w:rPr>
            </w:rPrChange>
          </w:rPr>
          <w:delText xml:space="preserve">Note. </w:delText>
        </w:r>
      </w:del>
      <w:ins w:id="140" w:author="Liad Mudrik" w:date="2023-06-28T21:15:00Z">
        <w:r>
          <w:rPr>
            <w:i w:val="0"/>
            <w:iCs w:val="0"/>
          </w:rPr>
          <w:t xml:space="preserve"> </w:t>
        </w:r>
      </w:ins>
      <w:r w:rsidRPr="004E1EB8">
        <w:rPr>
          <w:i w:val="0"/>
          <w:iCs w:val="0"/>
          <w:rPrChange w:id="141" w:author="Liad Mudrik" w:date="2023-06-28T21:15:00Z">
            <w:rPr>
              <w:iCs/>
            </w:rPr>
          </w:rPrChange>
        </w:rPr>
        <w:t>Each trial was composed of a fixation cross (1000</w:t>
      </w:r>
      <w:ins w:id="142" w:author="Liad Mudrik" w:date="2023-06-28T21:15:00Z">
        <w:r>
          <w:rPr>
            <w:i w:val="0"/>
            <w:iCs w:val="0"/>
          </w:rPr>
          <w:t xml:space="preserve"> </w:t>
        </w:r>
      </w:ins>
      <w:proofErr w:type="spellStart"/>
      <w:r w:rsidRPr="004E1EB8">
        <w:rPr>
          <w:i w:val="0"/>
          <w:iCs w:val="0"/>
          <w:rPrChange w:id="143" w:author="Liad Mudrik" w:date="2023-06-28T21:15:00Z">
            <w:rPr>
              <w:iCs/>
            </w:rPr>
          </w:rPrChange>
        </w:rPr>
        <w:t>ms</w:t>
      </w:r>
      <w:proofErr w:type="spellEnd"/>
      <w:r w:rsidRPr="004E1EB8">
        <w:rPr>
          <w:i w:val="0"/>
          <w:iCs w:val="0"/>
          <w:rPrChange w:id="144" w:author="Liad Mudrik" w:date="2023-06-28T21:15:00Z">
            <w:rPr>
              <w:iCs/>
            </w:rPr>
          </w:rPrChange>
        </w:rPr>
        <w:t>), a first mask (270</w:t>
      </w:r>
      <w:ins w:id="145" w:author="Liad Mudrik" w:date="2023-06-28T21:15:00Z">
        <w:r>
          <w:rPr>
            <w:i w:val="0"/>
            <w:iCs w:val="0"/>
          </w:rPr>
          <w:t xml:space="preserve"> </w:t>
        </w:r>
      </w:ins>
      <w:proofErr w:type="spellStart"/>
      <w:r w:rsidRPr="004E1EB8">
        <w:rPr>
          <w:i w:val="0"/>
          <w:iCs w:val="0"/>
          <w:rPrChange w:id="146" w:author="Liad Mudrik" w:date="2023-06-28T21:15:00Z">
            <w:rPr>
              <w:iCs/>
            </w:rPr>
          </w:rPrChange>
        </w:rPr>
        <w:t>ms</w:t>
      </w:r>
      <w:proofErr w:type="spellEnd"/>
      <w:r w:rsidRPr="004E1EB8">
        <w:rPr>
          <w:i w:val="0"/>
          <w:iCs w:val="0"/>
          <w:rPrChange w:id="147" w:author="Liad Mudrik" w:date="2023-06-28T21:15:00Z">
            <w:rPr>
              <w:iCs/>
            </w:rPr>
          </w:rPrChange>
        </w:rPr>
        <w:t>), a second mask (30</w:t>
      </w:r>
      <w:ins w:id="148" w:author="Liad Mudrik" w:date="2023-06-28T21:15:00Z">
        <w:r>
          <w:rPr>
            <w:i w:val="0"/>
            <w:iCs w:val="0"/>
          </w:rPr>
          <w:t xml:space="preserve"> </w:t>
        </w:r>
      </w:ins>
      <w:proofErr w:type="spellStart"/>
      <w:r w:rsidRPr="004E1EB8">
        <w:rPr>
          <w:i w:val="0"/>
          <w:iCs w:val="0"/>
          <w:rPrChange w:id="149" w:author="Liad Mudrik" w:date="2023-06-28T21:15:00Z">
            <w:rPr>
              <w:iCs/>
            </w:rPr>
          </w:rPrChange>
        </w:rPr>
        <w:t>ms</w:t>
      </w:r>
      <w:proofErr w:type="spellEnd"/>
      <w:r w:rsidRPr="004E1EB8">
        <w:rPr>
          <w:i w:val="0"/>
          <w:iCs w:val="0"/>
          <w:rPrChange w:id="150" w:author="Liad Mudrik" w:date="2023-06-28T21:15:00Z">
            <w:rPr>
              <w:iCs/>
            </w:rPr>
          </w:rPrChange>
        </w:rPr>
        <w:t>), a prime word (30</w:t>
      </w:r>
      <w:ins w:id="151" w:author="Liad Mudrik" w:date="2023-06-28T21:15:00Z">
        <w:r>
          <w:rPr>
            <w:i w:val="0"/>
            <w:iCs w:val="0"/>
          </w:rPr>
          <w:t xml:space="preserve"> </w:t>
        </w:r>
      </w:ins>
      <w:proofErr w:type="spellStart"/>
      <w:r w:rsidRPr="004E1EB8">
        <w:rPr>
          <w:i w:val="0"/>
          <w:iCs w:val="0"/>
          <w:rPrChange w:id="152" w:author="Liad Mudrik" w:date="2023-06-28T21:15:00Z">
            <w:rPr>
              <w:iCs/>
            </w:rPr>
          </w:rPrChange>
        </w:rPr>
        <w:t>ms</w:t>
      </w:r>
      <w:proofErr w:type="spellEnd"/>
      <w:r w:rsidRPr="004E1EB8">
        <w:rPr>
          <w:i w:val="0"/>
          <w:iCs w:val="0"/>
          <w:rPrChange w:id="153" w:author="Liad Mudrik" w:date="2023-06-28T21:15:00Z">
            <w:rPr>
              <w:iCs/>
            </w:rPr>
          </w:rPrChange>
        </w:rPr>
        <w:t>), a third mask (30</w:t>
      </w:r>
      <w:ins w:id="154" w:author="Liad Mudrik" w:date="2023-06-28T21:15:00Z">
        <w:r>
          <w:rPr>
            <w:i w:val="0"/>
            <w:iCs w:val="0"/>
          </w:rPr>
          <w:t xml:space="preserve"> </w:t>
        </w:r>
      </w:ins>
      <w:proofErr w:type="spellStart"/>
      <w:r w:rsidRPr="004E1EB8">
        <w:rPr>
          <w:i w:val="0"/>
          <w:iCs w:val="0"/>
          <w:rPrChange w:id="155" w:author="Liad Mudrik" w:date="2023-06-28T21:15:00Z">
            <w:rPr>
              <w:iCs/>
            </w:rPr>
          </w:rPrChange>
        </w:rPr>
        <w:t>ms</w:t>
      </w:r>
      <w:proofErr w:type="spellEnd"/>
      <w:r w:rsidRPr="004E1EB8">
        <w:rPr>
          <w:i w:val="0"/>
          <w:iCs w:val="0"/>
          <w:rPrChange w:id="156" w:author="Liad Mudrik" w:date="2023-06-28T21:15:00Z">
            <w:rPr>
              <w:iCs/>
            </w:rPr>
          </w:rPrChange>
        </w:rPr>
        <w:t>), a classification task (100-740</w:t>
      </w:r>
      <w:ins w:id="157" w:author="Liad Mudrik" w:date="2023-06-28T21:15:00Z">
        <w:r>
          <w:rPr>
            <w:i w:val="0"/>
            <w:iCs w:val="0"/>
          </w:rPr>
          <w:t xml:space="preserve"> </w:t>
        </w:r>
      </w:ins>
      <w:proofErr w:type="spellStart"/>
      <w:r w:rsidRPr="004E1EB8">
        <w:rPr>
          <w:i w:val="0"/>
          <w:iCs w:val="0"/>
          <w:rPrChange w:id="158" w:author="Liad Mudrik" w:date="2023-06-28T21:15:00Z">
            <w:rPr>
              <w:iCs/>
            </w:rPr>
          </w:rPrChange>
        </w:rPr>
        <w:t>ms</w:t>
      </w:r>
      <w:proofErr w:type="spellEnd"/>
      <w:r w:rsidRPr="004E1EB8">
        <w:rPr>
          <w:i w:val="0"/>
          <w:iCs w:val="0"/>
          <w:rPrChange w:id="159" w:author="Liad Mudrik" w:date="2023-06-28T21:15:00Z">
            <w:rPr>
              <w:iCs/>
            </w:rPr>
          </w:rPrChange>
        </w:rPr>
        <w:t>, out of which the target was displayed for 500</w:t>
      </w:r>
      <w:ins w:id="160" w:author="Liad Mudrik" w:date="2023-06-28T21:15:00Z">
        <w:r>
          <w:rPr>
            <w:i w:val="0"/>
            <w:iCs w:val="0"/>
          </w:rPr>
          <w:t xml:space="preserve"> </w:t>
        </w:r>
      </w:ins>
      <w:proofErr w:type="spellStart"/>
      <w:r w:rsidRPr="004E1EB8">
        <w:rPr>
          <w:i w:val="0"/>
          <w:iCs w:val="0"/>
          <w:rPrChange w:id="161" w:author="Liad Mudrik" w:date="2023-06-28T21:15:00Z">
            <w:rPr>
              <w:iCs/>
            </w:rPr>
          </w:rPrChange>
        </w:rPr>
        <w:t>ms</w:t>
      </w:r>
      <w:proofErr w:type="spellEnd"/>
      <w:r w:rsidRPr="004E1EB8">
        <w:rPr>
          <w:i w:val="0"/>
          <w:iCs w:val="0"/>
          <w:rPrChange w:id="162" w:author="Liad Mudrik" w:date="2023-06-28T21:15:00Z">
            <w:rPr>
              <w:iCs/>
            </w:rPr>
          </w:rPrChange>
        </w:rPr>
        <w:t>), a recognition task (0-7</w:t>
      </w:r>
      <w:del w:id="163" w:author="Liad Mudrik" w:date="2023-06-28T21:15:00Z">
        <w:r w:rsidRPr="004E1EB8" w:rsidDel="004E1EB8">
          <w:rPr>
            <w:i w:val="0"/>
            <w:iCs w:val="0"/>
            <w:rPrChange w:id="164" w:author="Liad Mudrik" w:date="2023-06-28T21:15:00Z">
              <w:rPr>
                <w:iCs/>
              </w:rPr>
            </w:rPrChange>
          </w:rPr>
          <w:delText>,</w:delText>
        </w:r>
      </w:del>
      <w:r w:rsidRPr="004E1EB8">
        <w:rPr>
          <w:i w:val="0"/>
          <w:iCs w:val="0"/>
          <w:rPrChange w:id="165" w:author="Liad Mudrik" w:date="2023-06-28T21:15:00Z">
            <w:rPr>
              <w:iCs/>
            </w:rPr>
          </w:rPrChange>
        </w:rPr>
        <w:t>000</w:t>
      </w:r>
      <w:ins w:id="166" w:author="Liad Mudrik" w:date="2023-06-28T21:15:00Z">
        <w:r>
          <w:rPr>
            <w:i w:val="0"/>
            <w:iCs w:val="0"/>
          </w:rPr>
          <w:t xml:space="preserve"> </w:t>
        </w:r>
      </w:ins>
      <w:proofErr w:type="spellStart"/>
      <w:r w:rsidRPr="004E1EB8">
        <w:rPr>
          <w:i w:val="0"/>
          <w:iCs w:val="0"/>
          <w:rPrChange w:id="167" w:author="Liad Mudrik" w:date="2023-06-28T21:15:00Z">
            <w:rPr>
              <w:iCs/>
            </w:rPr>
          </w:rPrChange>
        </w:rPr>
        <w:t>ms</w:t>
      </w:r>
      <w:proofErr w:type="spellEnd"/>
      <w:r w:rsidRPr="004E1EB8">
        <w:rPr>
          <w:i w:val="0"/>
          <w:iCs w:val="0"/>
          <w:rPrChange w:id="168" w:author="Liad Mudrik" w:date="2023-06-28T21:15:00Z">
            <w:rPr>
              <w:iCs/>
            </w:rPr>
          </w:rPrChange>
        </w:rPr>
        <w:t xml:space="preserve">) and a PAS task (no time limit). The blue circles appearing on the screen </w:t>
      </w:r>
      <w:r>
        <w:rPr>
          <w:i w:val="0"/>
          <w:iCs w:val="0"/>
        </w:rPr>
        <w:t>we</w:t>
      </w:r>
      <w:r w:rsidRPr="004E1EB8">
        <w:rPr>
          <w:i w:val="0"/>
          <w:iCs w:val="0"/>
          <w:rPrChange w:id="169" w:author="Liad Mudrik" w:date="2023-06-28T21:15:00Z">
            <w:rPr>
              <w:iCs/>
            </w:rPr>
          </w:rPrChange>
        </w:rPr>
        <w:t xml:space="preserve">re presented as markers for the participants to know where they should touch </w:t>
      </w:r>
      <w:proofErr w:type="gramStart"/>
      <w:r w:rsidRPr="004E1EB8">
        <w:rPr>
          <w:i w:val="0"/>
          <w:iCs w:val="0"/>
          <w:rPrChange w:id="170" w:author="Liad Mudrik" w:date="2023-06-28T21:15:00Z">
            <w:rPr>
              <w:iCs/>
            </w:rPr>
          </w:rPrChange>
        </w:rPr>
        <w:t>in order to</w:t>
      </w:r>
      <w:proofErr w:type="gramEnd"/>
      <w:r w:rsidRPr="004E1EB8">
        <w:rPr>
          <w:i w:val="0"/>
          <w:iCs w:val="0"/>
          <w:rPrChange w:id="171" w:author="Liad Mudrik" w:date="2023-06-28T21:15:00Z">
            <w:rPr>
              <w:iCs/>
            </w:rPr>
          </w:rPrChange>
        </w:rPr>
        <w:t xml:space="preserve"> make their response. </w:t>
      </w:r>
      <w:del w:id="172" w:author="zeev" w:date="2023-07-25T12:36:00Z">
        <w:r w:rsidRPr="004E1EB8" w:rsidDel="00B0450F">
          <w:rPr>
            <w:i w:val="0"/>
            <w:iCs w:val="0"/>
            <w:rPrChange w:id="173" w:author="Liad Mudrik" w:date="2023-06-28T21:15:00Z">
              <w:rPr>
                <w:iCs/>
              </w:rPr>
            </w:rPrChange>
          </w:rPr>
          <w:delText>In practice, the blue</w:delText>
        </w:r>
      </w:del>
      <w:ins w:id="174" w:author="zeev" w:date="2023-07-25T12:36:00Z">
        <w:r>
          <w:rPr>
            <w:i w:val="0"/>
            <w:iCs w:val="0"/>
          </w:rPr>
          <w:t>The</w:t>
        </w:r>
      </w:ins>
      <w:r w:rsidRPr="004E1EB8">
        <w:rPr>
          <w:i w:val="0"/>
          <w:iCs w:val="0"/>
          <w:rPrChange w:id="175" w:author="Liad Mudrik" w:date="2023-06-28T21:15:00Z">
            <w:rPr>
              <w:iCs/>
            </w:rPr>
          </w:rPrChange>
        </w:rPr>
        <w:t xml:space="preserve"> circle</w:t>
      </w:r>
      <w:ins w:id="176" w:author="zeev" w:date="2023-07-25T12:36:00Z">
        <w:r>
          <w:rPr>
            <w:i w:val="0"/>
            <w:iCs w:val="0"/>
          </w:rPr>
          <w:t>s</w:t>
        </w:r>
      </w:ins>
      <w:r w:rsidRPr="004E1EB8">
        <w:rPr>
          <w:i w:val="0"/>
          <w:iCs w:val="0"/>
          <w:rPrChange w:id="177" w:author="Liad Mudrik" w:date="2023-06-28T21:15:00Z">
            <w:rPr>
              <w:iCs/>
            </w:rPr>
          </w:rPrChange>
        </w:rPr>
        <w:t xml:space="preserve"> and the Artificial/Natural category names were presented on the screen from the beginning of the trial, but for clarity purposes are presented here only after the last mask.</w:t>
      </w:r>
      <w:ins w:id="178" w:author="zeev" w:date="2023-07-25T17:25:00Z">
        <w:r w:rsidR="00860226">
          <w:rPr>
            <w:i w:val="0"/>
            <w:iCs w:val="0"/>
          </w:rPr>
          <w:t xml:space="preserve"> </w:t>
        </w:r>
      </w:ins>
      <w:ins w:id="179" w:author="zeev" w:date="2023-07-25T17:26:00Z">
        <w:r w:rsidR="00860226">
          <w:rPr>
            <w:i w:val="0"/>
            <w:iCs w:val="0"/>
          </w:rPr>
          <w:t>The inset on the top right corner depicts a</w:t>
        </w:r>
      </w:ins>
      <w:ins w:id="180" w:author="zeev" w:date="2023-07-25T17:25:00Z">
        <w:r w:rsidR="00860226" w:rsidRPr="006E04F7">
          <w:rPr>
            <w:i w:val="0"/>
            <w:iCs w:val="0"/>
            <w:szCs w:val="22"/>
          </w:rPr>
          <w:t xml:space="preserve"> participant placing his finger on the starting </w:t>
        </w:r>
      </w:ins>
      <w:ins w:id="181" w:author="zeev" w:date="2023-07-25T17:26:00Z">
        <w:r w:rsidR="00860226" w:rsidRPr="006E04F7">
          <w:rPr>
            <w:i w:val="0"/>
            <w:iCs w:val="0"/>
            <w:szCs w:val="22"/>
          </w:rPr>
          <w:t>point, which</w:t>
        </w:r>
      </w:ins>
      <w:ins w:id="182" w:author="zeev" w:date="2023-07-25T17:25:00Z">
        <w:r w:rsidR="00860226" w:rsidRPr="006E04F7">
          <w:rPr>
            <w:i w:val="0"/>
            <w:iCs w:val="0"/>
            <w:szCs w:val="22"/>
          </w:rPr>
          <w:t xml:space="preserve"> is located 35cm away from the screen. The target is positioned 24</w:t>
        </w:r>
        <w:r w:rsidR="00860226">
          <w:rPr>
            <w:i w:val="0"/>
            <w:iCs w:val="0"/>
            <w:szCs w:val="22"/>
          </w:rPr>
          <w:t xml:space="preserve"> </w:t>
        </w:r>
        <w:r w:rsidR="00860226" w:rsidRPr="006E04F7">
          <w:rPr>
            <w:i w:val="0"/>
            <w:iCs w:val="0"/>
            <w:szCs w:val="22"/>
          </w:rPr>
          <w:t>cm above the starting point and the answers are placed on each of its sides, 20</w:t>
        </w:r>
        <w:r w:rsidR="00860226">
          <w:rPr>
            <w:i w:val="0"/>
            <w:iCs w:val="0"/>
            <w:szCs w:val="22"/>
          </w:rPr>
          <w:t xml:space="preserve"> </w:t>
        </w:r>
        <w:r w:rsidR="00860226" w:rsidRPr="006E04F7">
          <w:rPr>
            <w:i w:val="0"/>
            <w:iCs w:val="0"/>
            <w:szCs w:val="22"/>
          </w:rPr>
          <w:t xml:space="preserve">cm apart. Z axis maps the path to and from the screen. X-axis maps the left and right directions. </w:t>
        </w:r>
        <w:proofErr w:type="gramStart"/>
        <w:r w:rsidR="00860226" w:rsidRPr="006E04F7">
          <w:rPr>
            <w:i w:val="0"/>
            <w:iCs w:val="0"/>
            <w:szCs w:val="22"/>
          </w:rPr>
          <w:t>Y axis</w:t>
        </w:r>
        <w:proofErr w:type="gramEnd"/>
        <w:r w:rsidR="00860226" w:rsidRPr="006E04F7">
          <w:rPr>
            <w:i w:val="0"/>
            <w:iCs w:val="0"/>
            <w:szCs w:val="22"/>
          </w:rPr>
          <w:t xml:space="preserve"> maps the up and down directions</w:t>
        </w:r>
        <w:r w:rsidR="00860226" w:rsidRPr="009159A8">
          <w:t>.</w:t>
        </w:r>
      </w:ins>
      <w:ins w:id="183" w:author="zeev" w:date="2023-07-25T17:24:00Z">
        <w:r w:rsidR="00860226">
          <w:rPr>
            <w:i w:val="0"/>
            <w:iCs w:val="0"/>
          </w:rPr>
          <w:t xml:space="preserve"> </w:t>
        </w:r>
      </w:ins>
    </w:p>
    <w:p w14:paraId="450E6B5A" w14:textId="77777777" w:rsidR="00F9302D" w:rsidRDefault="00F9302D" w:rsidP="00F9302D">
      <w:pPr>
        <w:ind w:firstLine="0"/>
      </w:pPr>
    </w:p>
    <w:p w14:paraId="1055632D" w14:textId="3933B2F6" w:rsidR="003872EE" w:rsidRDefault="003872EE" w:rsidP="001F3D88">
      <w:r>
        <w:t xml:space="preserve">In the reaching session, this was done by selecting the </w:t>
      </w:r>
      <w:r w:rsidRPr="00400416">
        <w:t>side of the screen that contain</w:t>
      </w:r>
      <w:r>
        <w:t>ed</w:t>
      </w:r>
      <w:r w:rsidRPr="00400416">
        <w:t xml:space="preserve"> the appropriate category</w:t>
      </w:r>
      <w:r>
        <w:t xml:space="preserve">. </w:t>
      </w:r>
      <w:r w:rsidR="001946E1">
        <w:t xml:space="preserve">Following  </w:t>
      </w:r>
      <w:r w:rsidR="00621802" w:rsidRPr="00C65950">
        <w:t>Gallivan &amp; Chapman</w:t>
      </w:r>
      <w:r w:rsidR="00621802">
        <w:t xml:space="preserve"> </w:t>
      </w:r>
      <w:r w:rsidR="00621802">
        <w:fldChar w:fldCharType="begin"/>
      </w:r>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r w:rsidR="00FE196C">
        <w:t>,</w:t>
      </w:r>
      <w:r w:rsidR="00621802">
        <w:t xml:space="preserve"> </w:t>
      </w:r>
      <w:r w:rsidR="001F3D88">
        <w:t>for the response to be valid</w:t>
      </w:r>
      <w:r w:rsidR="008639DB">
        <w:t>,</w:t>
      </w:r>
      <w:r w:rsidR="00620B0A">
        <w:t xml:space="preserve"> </w:t>
      </w:r>
      <w:r w:rsidR="00E23537">
        <w:t xml:space="preserve">the finger had to leave the starting point </w:t>
      </w:r>
      <w:r w:rsidR="0053116D">
        <w:t>within</w:t>
      </w:r>
      <w:r w:rsidR="00F032C8">
        <w:t xml:space="preserve"> </w:t>
      </w:r>
      <w:r w:rsidR="00E23537">
        <w:t>100</w:t>
      </w:r>
      <w:r w:rsidR="001F3D88">
        <w:t xml:space="preserve"> </w:t>
      </w:r>
      <w:r w:rsidR="00E23537">
        <w:t>ms</w:t>
      </w:r>
      <w:r w:rsidR="0053116D">
        <w:t>-</w:t>
      </w:r>
      <w:r w:rsidR="00E23537">
        <w:t>320</w:t>
      </w:r>
      <w:r w:rsidR="001F3D88">
        <w:t xml:space="preserve"> </w:t>
      </w:r>
      <w:r w:rsidR="00E23537">
        <w:t xml:space="preserve">ms </w:t>
      </w:r>
      <w:r w:rsidR="00576271">
        <w:t>post</w:t>
      </w:r>
      <w:r w:rsidR="0053116D">
        <w:t xml:space="preserve"> target presentation</w:t>
      </w:r>
      <w:r w:rsidR="00472EEB">
        <w:t xml:space="preserve"> and then reach the screen within 420</w:t>
      </w:r>
      <w:r w:rsidR="001F3D88">
        <w:t xml:space="preserve"> </w:t>
      </w:r>
      <w:r w:rsidR="00472EEB">
        <w:t>ms</w:t>
      </w:r>
      <w:r w:rsidR="00067907">
        <w:t xml:space="preserve">. </w:t>
      </w:r>
      <w:r w:rsidR="00472EEB">
        <w:t xml:space="preserve">The finger </w:t>
      </w:r>
      <w:r w:rsidR="008639DB">
        <w:t xml:space="preserve">was defined as leaving </w:t>
      </w:r>
      <w:r w:rsidR="00472EEB">
        <w:t>the starting point when it</w:t>
      </w:r>
      <w:r w:rsidR="00067907">
        <w:t xml:space="preserve"> was </w:t>
      </w:r>
      <w:r w:rsidR="00343602">
        <w:t>1</w:t>
      </w:r>
      <w:r w:rsidR="00067907">
        <w:t xml:space="preserve">cm away from </w:t>
      </w:r>
      <w:r w:rsidR="00472EEB">
        <w:t xml:space="preserve">it </w:t>
      </w:r>
      <w:r w:rsidR="00067907">
        <w:t>(Euclidean distance)</w:t>
      </w:r>
      <w:r w:rsidR="008639DB">
        <w:t>,</w:t>
      </w:r>
      <w:r w:rsidR="00067907">
        <w:t xml:space="preserve"> and </w:t>
      </w:r>
      <w:r w:rsidR="008639DB">
        <w:t xml:space="preserve">as reaching </w:t>
      </w:r>
      <w:r w:rsidR="003338F6">
        <w:t xml:space="preserve">the screen </w:t>
      </w:r>
      <w:r w:rsidR="00067907">
        <w:t xml:space="preserve">when it was </w:t>
      </w:r>
      <w:r w:rsidR="008C05C0">
        <w:t>0.7</w:t>
      </w:r>
      <w:r w:rsidR="00067907">
        <w:t xml:space="preserve">cm from </w:t>
      </w:r>
      <w:r w:rsidR="004802F2">
        <w:t>the screen</w:t>
      </w:r>
      <w:r w:rsidR="00067907">
        <w:t xml:space="preserve"> </w:t>
      </w:r>
      <w:r w:rsidR="00067907">
        <w:lastRenderedPageBreak/>
        <w:t xml:space="preserve">(on the Z axis). </w:t>
      </w:r>
      <w:r w:rsidR="007546C5">
        <w:t>Early or l</w:t>
      </w:r>
      <w:r w:rsidR="00067907">
        <w:t>ate initiations</w:t>
      </w:r>
      <w:r w:rsidR="00F560F9">
        <w:t>,</w:t>
      </w:r>
      <w:r w:rsidR="00067907">
        <w:t xml:space="preserve"> </w:t>
      </w:r>
      <w:r w:rsidR="007546C5">
        <w:t>as well as</w:t>
      </w:r>
      <w:r w:rsidR="00067907">
        <w:t xml:space="preserve"> long durations</w:t>
      </w:r>
      <w:r w:rsidR="00F560F9">
        <w:t>,</w:t>
      </w:r>
      <w:r w:rsidR="00067907">
        <w:t xml:space="preserve"> were followed by </w:t>
      </w:r>
      <w:proofErr w:type="gramStart"/>
      <w:r w:rsidR="00067907">
        <w:t xml:space="preserve">a </w:t>
      </w:r>
      <w:r w:rsidR="007546C5">
        <w:t>"</w:t>
      </w:r>
      <w:proofErr w:type="gramEnd"/>
      <w:r w:rsidR="007546C5">
        <w:t xml:space="preserve">Too Early", </w:t>
      </w:r>
      <w:r w:rsidR="00067907">
        <w:t>"Too late" and "Too slow" feedback, respectively.</w:t>
      </w:r>
      <w:r w:rsidR="00A03C3E">
        <w:t xml:space="preserve"> </w:t>
      </w:r>
      <w:r w:rsidR="007546C5">
        <w:t xml:space="preserve">The purpose of the "Too early" feedback was to prevent predictive responses, which are planned before the stimulus is displayed and are therefore less affected by it. </w:t>
      </w:r>
      <w:r w:rsidR="004C41F7">
        <w:t xml:space="preserve">To </w:t>
      </w:r>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 xml:space="preserve">movement was completed. </w:t>
      </w:r>
    </w:p>
    <w:p w14:paraId="665E37AF" w14:textId="685EC634" w:rsidR="00CE2F1D" w:rsidRDefault="00D826D9" w:rsidP="001F3D88">
      <w:r>
        <w:t>In the k</w:t>
      </w:r>
      <w:r w:rsidRPr="007C1188">
        <w:t xml:space="preserve">eyboard </w:t>
      </w:r>
      <w:r>
        <w:t>task</w:t>
      </w:r>
      <w:r w:rsidR="007D1787">
        <w:t>,</w:t>
      </w:r>
      <w:r>
        <w:t xml:space="preserve"> </w:t>
      </w:r>
      <w:r w:rsidR="00E745EC">
        <w:t xml:space="preserve">the response to the target was given by </w:t>
      </w:r>
      <w:r>
        <w:t>press</w:t>
      </w:r>
      <w:r w:rsidR="00E745EC">
        <w:t>ing</w:t>
      </w:r>
      <w:r>
        <w:t xml:space="preserve"> </w:t>
      </w:r>
      <w:r w:rsidR="000265A6">
        <w:t xml:space="preserve">the </w:t>
      </w:r>
      <w:r w:rsidRPr="007C1188">
        <w:t>"</w:t>
      </w:r>
      <w:r>
        <w:t>E</w:t>
      </w:r>
      <w:r w:rsidRPr="007C1188">
        <w:t>"/"</w:t>
      </w:r>
      <w:r>
        <w:t>Y</w:t>
      </w:r>
      <w:r w:rsidRPr="007C1188">
        <w:t>" keys</w:t>
      </w:r>
      <w:r>
        <w:t xml:space="preserve"> with the left/right hand to select the left/right side. </w:t>
      </w:r>
      <w:r w:rsidR="007D1787">
        <w:t xml:space="preserve">The response </w:t>
      </w:r>
      <w:r>
        <w:t>had to be given within a time window of 100-740</w:t>
      </w:r>
      <w:r w:rsidR="00CE2F1D">
        <w:t xml:space="preserve"> </w:t>
      </w:r>
      <w:r>
        <w:t xml:space="preserve">ms from </w:t>
      </w:r>
      <w:r w:rsidR="00074E7D">
        <w:t xml:space="preserve">the </w:t>
      </w:r>
      <w:r>
        <w:t xml:space="preserve">target display, otherwise </w:t>
      </w:r>
      <w:r w:rsidR="00CE2F1D">
        <w:t xml:space="preserve">a </w:t>
      </w:r>
      <w:r>
        <w:t>"Too Early"/ "Too Late" feedback was given.</w:t>
      </w:r>
      <w:r w:rsidR="007B4B60" w:rsidDel="00A6338E">
        <w:t xml:space="preserve"> </w:t>
      </w:r>
    </w:p>
    <w:p w14:paraId="50606ED1" w14:textId="2762C57D" w:rsidR="0018190B" w:rsidRDefault="009A7DF2" w:rsidP="00B0450F">
      <w:r w:rsidRPr="00400416">
        <w:t xml:space="preserve">After </w:t>
      </w:r>
      <w:r w:rsidR="0081292B">
        <w:t>c</w:t>
      </w:r>
      <w:r w:rsidRPr="00400416">
        <w:t>lassifying the targets, the participant</w:t>
      </w:r>
      <w:r>
        <w:t xml:space="preserve">s were </w:t>
      </w:r>
      <w:r w:rsidRPr="00400416">
        <w:t xml:space="preserve">asked to recognize the prime </w:t>
      </w:r>
      <w:r w:rsidR="00CE2F1D">
        <w:t>(i.</w:t>
      </w:r>
      <w:del w:id="184" w:author="zeev" w:date="2023-07-25T12:30:00Z">
        <w:r w:rsidR="00CE2F1D" w:rsidDel="00B0450F">
          <w:delText>t</w:delText>
        </w:r>
      </w:del>
      <w:ins w:id="185" w:author="zeev" w:date="2023-07-25T12:30:00Z">
        <w:r w:rsidR="00B0450F">
          <w:t>e</w:t>
        </w:r>
      </w:ins>
      <w:r w:rsidR="00CE2F1D">
        <w:t xml:space="preserve">., </w:t>
      </w:r>
      <w:r w:rsidRPr="00400416">
        <w:t>an objective measure of prime awareness</w:t>
      </w:r>
      <w:r w:rsidR="00CE2F1D">
        <w:t>)</w:t>
      </w:r>
      <w:r w:rsidRPr="00400416">
        <w:t xml:space="preserve">. Participants </w:t>
      </w:r>
      <w:r>
        <w:t xml:space="preserve">were </w:t>
      </w:r>
      <w:r w:rsidRPr="00400416">
        <w:t xml:space="preserve">presented with two words – the prime and </w:t>
      </w:r>
      <w:r w:rsidR="004C0942">
        <w:t>a distractor</w:t>
      </w:r>
      <w:r w:rsidR="004C0942" w:rsidRPr="00400416">
        <w:t xml:space="preserve"> </w:t>
      </w:r>
      <w:r w:rsidRPr="00400416">
        <w:t>word from the same category</w:t>
      </w:r>
      <w:r w:rsidR="004C0942">
        <w:t xml:space="preserve">. Since the distractor word </w:t>
      </w:r>
      <w:r w:rsidR="00CE2F1D">
        <w:t>did not include any overlapping letters with the prime</w:t>
      </w:r>
      <w:r w:rsidR="004C0942">
        <w:t xml:space="preserve">, </w:t>
      </w:r>
      <w:r w:rsidR="00CE2F1D">
        <w:t xml:space="preserve">consciously perceiving even one letter </w:t>
      </w:r>
      <w:r w:rsidR="00974BAA">
        <w:t>of</w:t>
      </w:r>
      <w:r w:rsidR="00CE2F1D">
        <w:t xml:space="preserve"> the prime word should have sufficed for correctly identifying it</w:t>
      </w:r>
      <w:r w:rsidR="005D3136">
        <w:t>, rendering the test sensitive</w:t>
      </w:r>
      <w:r w:rsidR="00CE2F1D">
        <w:t xml:space="preserve">. </w:t>
      </w:r>
      <w:r w:rsidR="004F0152">
        <w:t>The r</w:t>
      </w:r>
      <w:r w:rsidRPr="00400416">
        <w:t xml:space="preserve">esponse </w:t>
      </w:r>
      <w:r>
        <w:t xml:space="preserve">was </w:t>
      </w:r>
      <w:r w:rsidRPr="00400416">
        <w:t xml:space="preserve">given in an identical fashion to the target classification task, within a </w:t>
      </w:r>
      <w:r>
        <w:t xml:space="preserve">7 </w:t>
      </w:r>
      <w:proofErr w:type="gramStart"/>
      <w:r w:rsidRPr="00400416">
        <w:t>seconds</w:t>
      </w:r>
      <w:proofErr w:type="gramEnd"/>
      <w:r w:rsidRPr="00400416">
        <w:t xml:space="preserve"> response window. </w:t>
      </w:r>
      <w:r>
        <w:t>Then</w:t>
      </w:r>
      <w:r w:rsidRPr="00400416">
        <w:t xml:space="preserve">, a subjective measure of prime awareness </w:t>
      </w:r>
      <w:r>
        <w:t xml:space="preserve">was </w:t>
      </w:r>
      <w:r w:rsidRPr="00400416">
        <w:t xml:space="preserve">taken using the </w:t>
      </w:r>
      <w:del w:id="186" w:author="zeev" w:date="2023-07-25T12:32:00Z">
        <w:r w:rsidRPr="00400416" w:rsidDel="00B0450F">
          <w:delText>(</w:delText>
        </w:r>
      </w:del>
      <w:r w:rsidRPr="00400416">
        <w:t>PAS. Participants use</w:t>
      </w:r>
      <w:r>
        <w:t>d</w:t>
      </w:r>
      <w:r w:rsidRPr="00400416">
        <w:t xml:space="preserve"> the</w:t>
      </w:r>
      <w:r>
        <w:t xml:space="preserve"> </w:t>
      </w:r>
      <w:r w:rsidRPr="00400416">
        <w:t>keyboard numbers</w:t>
      </w:r>
      <w:r>
        <w:t xml:space="preserve"> </w:t>
      </w:r>
      <w:r w:rsidRPr="00400416">
        <w:t xml:space="preserve">1-4 to rate how well they </w:t>
      </w:r>
      <w:r w:rsidR="00205F86" w:rsidRPr="00400416">
        <w:t>s</w:t>
      </w:r>
      <w:r w:rsidR="00205F86">
        <w:t>aw</w:t>
      </w:r>
      <w:r w:rsidR="00205F86" w:rsidRPr="00400416">
        <w:t xml:space="preserve"> </w:t>
      </w:r>
      <w:r w:rsidRPr="00400416">
        <w:t xml:space="preserve">the prime (1 – "Didn't see anything", 2 – "Saw something vaguely, but can't say what it is", 3 – "Saw part of the prime clearly", 4 – "Saw the </w:t>
      </w:r>
      <w:r w:rsidR="006718EA">
        <w:t>entire</w:t>
      </w:r>
      <w:r w:rsidR="006718EA" w:rsidRPr="00400416">
        <w:t xml:space="preserve"> </w:t>
      </w:r>
      <w:r w:rsidRPr="00400416">
        <w:t xml:space="preserve">prime clearly"). Finally, </w:t>
      </w:r>
      <w:ins w:id="187" w:author="zeev" w:date="2023-07-25T12:32:00Z">
        <w:r w:rsidR="00B0450F">
          <w:t xml:space="preserve">in the reaching session, </w:t>
        </w:r>
      </w:ins>
      <w:r w:rsidRPr="00400416">
        <w:t xml:space="preserve">participants </w:t>
      </w:r>
      <w:r>
        <w:t xml:space="preserve">were asked </w:t>
      </w:r>
      <w:r w:rsidRPr="00400416">
        <w:t>to return their finger to the starting point.</w:t>
      </w:r>
      <w:r w:rsidR="0081292B">
        <w:t xml:space="preserve"> </w:t>
      </w:r>
    </w:p>
    <w:p w14:paraId="61394F61" w14:textId="7B53A5B7" w:rsidR="0018190B" w:rsidRDefault="0018190B" w:rsidP="00DB1FF3">
      <w:r>
        <w:t>Trials in which either a technical malfunction occurred, or a problematic response was given, as well as trials that had a visibility rating that is higher than one, were excluded from the analysis. A technical malfunction alludes to trajectories that had less than 100</w:t>
      </w:r>
      <w:r w:rsidR="003926E3">
        <w:t xml:space="preserve"> </w:t>
      </w:r>
      <w:r>
        <w:t xml:space="preserve">ms of existing data </w:t>
      </w:r>
      <w:r>
        <w:lastRenderedPageBreak/>
        <w:t>or more than 100</w:t>
      </w:r>
      <w:r w:rsidR="003926E3">
        <w:t xml:space="preserve"> </w:t>
      </w:r>
      <w:r>
        <w:t>ms of missing data, or trials in which the stimuli duration was incorrect. Problematic responses include incorrect answers and trajectories that missed the target by more than 12</w:t>
      </w:r>
      <w:r w:rsidR="003926E3">
        <w:t xml:space="preserve"> </w:t>
      </w:r>
      <w:r>
        <w:t xml:space="preserve">cm, as well as reaching movements that were shorter – when measured along the </w:t>
      </w:r>
      <w:r w:rsidR="00091DE6">
        <w:t>Z-</w:t>
      </w:r>
      <w:r>
        <w:t xml:space="preserve">axis – than the distance between the starting point and the screen, minus a three-centimeter allowance that accounts for small variations in reaching onset. </w:t>
      </w:r>
      <w:r w:rsidR="002B1CCD">
        <w:t xml:space="preserve">In both sessions, </w:t>
      </w:r>
      <w:r>
        <w:t>"Too Early" and "Too Late" trials</w:t>
      </w:r>
      <w:r w:rsidR="002B1CCD">
        <w:t xml:space="preserve"> were also defined as problematic trials</w:t>
      </w:r>
      <w:r>
        <w:t>. "Too Slow" trials</w:t>
      </w:r>
      <w:r w:rsidR="002B1CCD">
        <w:t>,</w:t>
      </w:r>
      <w:r>
        <w:t xml:space="preserve"> on the other hand, were excluded only if they were located more than 3 SD from the participant's average reaching duration among correct trials that were not too short, had no missing data and were completed in time (i.e., started between 100</w:t>
      </w:r>
      <w:r w:rsidR="002B1CCD">
        <w:t xml:space="preserve"> </w:t>
      </w:r>
      <w:r>
        <w:t>ms and 320</w:t>
      </w:r>
      <w:r w:rsidR="002B1CCD">
        <w:t xml:space="preserve"> </w:t>
      </w:r>
      <w:r>
        <w:t>ms after target display and lasted no longer than 420</w:t>
      </w:r>
      <w:r w:rsidR="002B1CCD">
        <w:t xml:space="preserve"> </w:t>
      </w:r>
      <w:r>
        <w:t xml:space="preserve">ms). </w:t>
      </w:r>
      <w:r>
        <w:rPr>
          <w:i/>
          <w:iCs/>
        </w:rPr>
        <w:t>Valid trials</w:t>
      </w:r>
      <w:r>
        <w:t xml:space="preserve"> were those that were not excluded due to any exclusion criteria.</w:t>
      </w:r>
    </w:p>
    <w:p w14:paraId="4375C930" w14:textId="77777777" w:rsidR="001F1330" w:rsidRDefault="001F1330">
      <w:pPr>
        <w:pStyle w:val="Heading4"/>
        <w:ind w:firstLine="0"/>
        <w:pPrChange w:id="188" w:author="Liad Mudrik" w:date="2023-06-28T21:16:00Z">
          <w:pPr>
            <w:pStyle w:val="Heading4"/>
          </w:pPr>
        </w:pPrChange>
      </w:pPr>
      <w:r>
        <w:t>Trajectory preprocessing</w:t>
      </w:r>
    </w:p>
    <w:p w14:paraId="55CA2ADE" w14:textId="7E7C0E55" w:rsidR="00B22825" w:rsidRDefault="001F1330" w:rsidP="00B22825">
      <w:r>
        <w:t>The p</w:t>
      </w:r>
      <w:r w:rsidRPr="002B6CA5">
        <w:t xml:space="preserve">reprocessing </w:t>
      </w:r>
      <w:r>
        <w:t xml:space="preserve">procedures followed those described in </w:t>
      </w:r>
      <w:r w:rsidRPr="00C65950">
        <w:t xml:space="preserve">Gallivan &amp; Chapman </w:t>
      </w:r>
      <w:r>
        <w:fldChar w:fldCharType="begin"/>
      </w:r>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t>
      </w:r>
      <w:r w:rsidR="00042C7D">
        <w:t xml:space="preserve">using </w:t>
      </w:r>
      <w:r>
        <w:t xml:space="preserve">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r w:rsidR="00511E42">
        <w:t>B</w:t>
      </w:r>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xml:space="preserve">, a </w:t>
      </w:r>
      <w:proofErr w:type="gramStart"/>
      <w:r>
        <w:t>low</w:t>
      </w:r>
      <w:r w:rsidR="00E338EB">
        <w:t>-</w:t>
      </w:r>
      <w:r>
        <w:t>pass</w:t>
      </w:r>
      <w:proofErr w:type="gramEnd"/>
      <w:r>
        <w:t xml:space="preserve"> </w:t>
      </w:r>
      <w:proofErr w:type="spellStart"/>
      <w:r>
        <w:t>butterworth</w:t>
      </w:r>
      <w:proofErr w:type="spellEnd"/>
      <w:r>
        <w:t xml:space="preserve">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w:t>
      </w:r>
      <w:r w:rsidR="00E338EB">
        <w:t>defined as</w:t>
      </w:r>
      <w:r>
        <w:t xml:space="preserve"> four consecutive samples having a velocity greater than 20mm/s and a total acceleration of at least 20mm/s</w:t>
      </w:r>
      <w:r w:rsidR="001B0F21">
        <w:rPr>
          <w:vertAlign w:val="superscript"/>
        </w:rPr>
        <w:t>2</w:t>
      </w:r>
      <w:r>
        <w:t xml:space="preserve">. </w:t>
      </w:r>
      <w:r w:rsidRPr="008C0FF6">
        <w:rPr>
          <w:i/>
          <w:iCs/>
        </w:rPr>
        <w:t>Reaching offset</w:t>
      </w:r>
      <w:r>
        <w:t xml:space="preserve"> was </w:t>
      </w:r>
      <w:r w:rsidR="00E338EB">
        <w:t xml:space="preserve">defined </w:t>
      </w:r>
      <w:r>
        <w:t>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w:t>
      </w:r>
      <w:r>
        <w:lastRenderedPageBreak/>
        <w:t>Z axis were extracted (e.g., if the participant moved 2cm forward and 1cm backward, the distance that was traveled was 3cm). These points represented the proportion of path traveled until each point.</w:t>
      </w:r>
      <w:r w:rsidR="00B22825">
        <w:t xml:space="preserve"> Finally, a </w:t>
      </w:r>
      <w:r w:rsidR="00B22825" w:rsidRPr="00B0450F">
        <w:rPr>
          <w:i/>
          <w:iCs/>
        </w:rPr>
        <w:t>change of mind</w:t>
      </w:r>
      <w:r w:rsidR="00B22825">
        <w:t xml:space="preserve"> was registered every time the implied endpoint crossed from one side of the screen to the other.</w:t>
      </w:r>
    </w:p>
    <w:p w14:paraId="38AFA958" w14:textId="47DB75C4" w:rsidR="001C0104" w:rsidRPr="00892F96" w:rsidRDefault="001C0104" w:rsidP="001F1330"/>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73317D39" w14:textId="5C40ABE3" w:rsidR="00904C49" w:rsidRDefault="00904C49" w:rsidP="00DB1FF3">
      <w:pPr>
        <w:pStyle w:val="Heading4"/>
      </w:pPr>
      <w:r>
        <w:lastRenderedPageBreak/>
        <w:t>Analysis</w:t>
      </w:r>
    </w:p>
    <w:p w14:paraId="672F29D2" w14:textId="3BFADEB0" w:rsidR="008F4EDF" w:rsidRDefault="00CA397F" w:rsidP="00904C49">
      <w:r>
        <w:t>All the comparisons between the congruent and incongruent conditions</w:t>
      </w:r>
      <w:r w:rsidR="00BA5DE9">
        <w:t>, throughout the entire manuscript,</w:t>
      </w:r>
      <w:r>
        <w:t xml:space="preserve"> were corrected for multiple comparisons using the Tree-BH method </w:t>
      </w:r>
      <w:r w:rsidR="00F5543D">
        <w:t>(</w:t>
      </w:r>
      <w:r w:rsidR="00A82BE9" w:rsidRPr="00A82BE9">
        <w:fldChar w:fldCharType="begin"/>
      </w:r>
      <w:r w:rsidR="00A82BE9" w:rsidRPr="00A82BE9">
        <w:instrText xml:space="preserve"> REF _Ref134430697 \h </w:instrText>
      </w:r>
      <w:r w:rsidR="00A82BE9">
        <w:instrText xml:space="preserve"> \* MERGEFORMAT </w:instrText>
      </w:r>
      <w:r w:rsidR="00A82BE9" w:rsidRPr="00A82BE9">
        <w:fldChar w:fldCharType="separate"/>
      </w:r>
      <w:r w:rsidR="00A82BE9" w:rsidRPr="00A82BE9">
        <w:t xml:space="preserve">Supplementary Figure </w:t>
      </w:r>
      <w:r w:rsidR="00A82BE9" w:rsidRPr="00DB1FF3">
        <w:t>1</w:t>
      </w:r>
      <w:r w:rsidR="00A82BE9" w:rsidRPr="00A82BE9">
        <w:fldChar w:fldCharType="end"/>
      </w:r>
      <w:r w:rsidR="00F5543D">
        <w:t xml:space="preserve">) </w:t>
      </w:r>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r w:rsidR="00BA5DE9">
        <w:t xml:space="preserve">All reported p-values are the corrected ones. </w:t>
      </w:r>
      <w:r w:rsidR="00E61A7B">
        <w:t>The n</w:t>
      </w:r>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w:t>
      </w:r>
      <w:r w:rsidRPr="001313AE">
        <w:t>see</w:t>
      </w:r>
      <w:r w:rsidR="003A5915" w:rsidRPr="001313AE">
        <w:t xml:space="preserve"> </w:t>
      </w:r>
      <w:r w:rsidR="001313AE" w:rsidRPr="001313AE">
        <w:fldChar w:fldCharType="begin"/>
      </w:r>
      <w:r w:rsidR="001313AE" w:rsidRPr="001313AE">
        <w:instrText xml:space="preserve"> REF _Ref134430937 \h </w:instrText>
      </w:r>
      <w:r w:rsidR="001313AE">
        <w:instrText xml:space="preserve"> \* MERGEFORMAT </w:instrText>
      </w:r>
      <w:r w:rsidR="001313AE" w:rsidRPr="001313AE">
        <w:fldChar w:fldCharType="separate"/>
      </w:r>
      <w:r w:rsidR="001313AE" w:rsidRPr="00DB1FF3">
        <w:t>Supplementary Figure 2</w:t>
      </w:r>
      <w:r w:rsidR="001313AE" w:rsidRPr="001313AE">
        <w:fldChar w:fldCharType="end"/>
      </w:r>
      <w:r>
        <w:t>).</w:t>
      </w:r>
    </w:p>
    <w:p w14:paraId="0B2AF24F" w14:textId="19197728" w:rsidR="00CA397F" w:rsidRPr="00B7042B" w:rsidRDefault="00A64751" w:rsidP="00EA3DB9">
      <w:r>
        <w:t>Three c</w:t>
      </w:r>
      <w:r w:rsidR="001D24FE">
        <w:t>omments received from colleagues a</w:t>
      </w:r>
      <w:r w:rsidR="00CA397F">
        <w:t xml:space="preserve">fter </w:t>
      </w:r>
      <w:r w:rsidR="001D24FE">
        <w:t xml:space="preserve">the </w:t>
      </w:r>
      <w:r w:rsidR="00CA397F">
        <w:t>submission of the pre-registration document</w:t>
      </w:r>
      <w:r w:rsidR="001D24FE">
        <w:t xml:space="preserve"> </w:t>
      </w:r>
      <w:r w:rsidR="003E480D">
        <w:t xml:space="preserve">prompted </w:t>
      </w:r>
      <w:r w:rsidR="00527E95">
        <w:t xml:space="preserve">additional </w:t>
      </w:r>
      <w:r w:rsidR="00564F37">
        <w:t xml:space="preserve">exploratory </w:t>
      </w:r>
      <w:r w:rsidR="003E480D">
        <w:t>analyses.</w:t>
      </w:r>
      <w:r w:rsidR="004C0A6C">
        <w:t xml:space="preserve"> </w:t>
      </w:r>
      <w:r w:rsidR="003E480D">
        <w:t xml:space="preserve">The first </w:t>
      </w:r>
      <w:r w:rsidR="00E543B7">
        <w:t>addresse</w:t>
      </w:r>
      <w:r w:rsidR="00564F37">
        <w:t>d</w:t>
      </w:r>
      <w:r w:rsidR="00E543B7">
        <w:t xml:space="preserve"> the high variability between participants</w:t>
      </w:r>
      <w:r w:rsidR="005345F0">
        <w:t xml:space="preserve"> </w:t>
      </w:r>
      <w:r w:rsidR="00781772">
        <w:t>which</w:t>
      </w:r>
      <w:r w:rsidR="005345F0">
        <w:t xml:space="preserve"> can obscure smaller but highly consistent effects. To </w:t>
      </w:r>
      <w:r w:rsidR="00C6487E">
        <w:t>tackle this issue</w:t>
      </w:r>
      <w:r w:rsidR="0001355D">
        <w:t>,</w:t>
      </w:r>
      <w:r w:rsidR="005345F0">
        <w:t xml:space="preserve"> </w:t>
      </w:r>
      <w:r w:rsidR="0001355D">
        <w:t xml:space="preserve">the </w:t>
      </w:r>
      <w:commentRangeStart w:id="189"/>
      <w:commentRangeStart w:id="190"/>
      <w:del w:id="191" w:author="zeev" w:date="2023-07-25T12:43:00Z">
        <w:r w:rsidR="005345F0" w:rsidDel="0039366E">
          <w:delText>non-timeseries</w:delText>
        </w:r>
      </w:del>
      <w:ins w:id="192" w:author="zeev" w:date="2023-07-25T12:49:00Z">
        <w:r w:rsidR="007B67C5">
          <w:t xml:space="preserve"> </w:t>
        </w:r>
        <w:del w:id="193" w:author="Chen Heller" w:date="2023-07-31T12:45:00Z">
          <w:r w:rsidR="007B67C5" w:rsidDel="00EF0DEB">
            <w:delText>descrete</w:delText>
          </w:r>
        </w:del>
      </w:ins>
      <w:ins w:id="194" w:author="Chen Heller" w:date="2023-07-31T12:45:00Z">
        <w:r w:rsidR="00EF0DEB">
          <w:t>discrete</w:t>
        </w:r>
      </w:ins>
      <w:r w:rsidR="005345F0">
        <w:t xml:space="preserve"> variables </w:t>
      </w:r>
      <w:commentRangeEnd w:id="189"/>
      <w:r w:rsidR="00564F37">
        <w:rPr>
          <w:rStyle w:val="CommentReference"/>
        </w:rPr>
        <w:commentReference w:id="189"/>
      </w:r>
      <w:commentRangeEnd w:id="190"/>
      <w:r w:rsidR="0039366E">
        <w:rPr>
          <w:rStyle w:val="CommentReference"/>
        </w:rPr>
        <w:commentReference w:id="190"/>
      </w:r>
      <w:r w:rsidR="005345F0">
        <w:t>were normalized within participant.</w:t>
      </w:r>
      <w:del w:id="195" w:author="zeev" w:date="2023-07-25T17:33:00Z">
        <w:r w:rsidR="00807DAB" w:rsidDel="00EA3DB9">
          <w:delText xml:space="preserve"> </w:delText>
        </w:r>
        <w:r w:rsidR="00C27322" w:rsidDel="00EA3DB9">
          <w:delText>T</w:delText>
        </w:r>
        <w:r w:rsidR="00807DAB" w:rsidDel="00EA3DB9">
          <w:delText xml:space="preserve">he original and the </w:delText>
        </w:r>
        <w:r w:rsidR="0046755E" w:rsidDel="00EA3DB9">
          <w:delText>normalized</w:delText>
        </w:r>
        <w:r w:rsidR="00807DAB" w:rsidDel="00EA3DB9">
          <w:delText xml:space="preserve"> analys</w:delText>
        </w:r>
        <w:r w:rsidR="00DB2938" w:rsidDel="00EA3DB9">
          <w:delText>i</w:delText>
        </w:r>
        <w:r w:rsidR="00807DAB" w:rsidDel="00EA3DB9">
          <w:delText xml:space="preserve">s </w:delText>
        </w:r>
        <w:r w:rsidR="00807DAB" w:rsidRPr="00E26F00" w:rsidDel="00EA3DB9">
          <w:delText xml:space="preserve">results are provided </w:delText>
        </w:r>
        <w:r w:rsidR="00CF4EE8" w:rsidRPr="00E26F00" w:rsidDel="00EA3DB9">
          <w:delText xml:space="preserve">in </w:delText>
        </w:r>
        <w:r w:rsidR="00E26F00" w:rsidRPr="00E26F00" w:rsidDel="00EA3DB9">
          <w:fldChar w:fldCharType="begin"/>
        </w:r>
        <w:r w:rsidR="00E26F00" w:rsidRPr="00E26F00" w:rsidDel="00EA3DB9">
          <w:delInstrText xml:space="preserve"> REF _Ref134436578 \h </w:delInstrText>
        </w:r>
        <w:r w:rsidR="00E26F00" w:rsidDel="00EA3DB9">
          <w:delInstrText xml:space="preserve"> \* MERGEFORMAT </w:delInstrText>
        </w:r>
        <w:r w:rsidR="00E26F00" w:rsidRPr="00E26F00" w:rsidDel="00EA3DB9">
          <w:fldChar w:fldCharType="separate"/>
        </w:r>
        <w:r w:rsidR="00E26F00" w:rsidRPr="00E26F00" w:rsidDel="00EA3DB9">
          <w:delText xml:space="preserve">Table </w:delText>
        </w:r>
        <w:r w:rsidR="00E26F00" w:rsidRPr="00DB1FF3" w:rsidDel="00EA3DB9">
          <w:delText>1</w:delText>
        </w:r>
        <w:r w:rsidR="00E26F00" w:rsidRPr="00E26F00" w:rsidDel="00EA3DB9">
          <w:fldChar w:fldCharType="end"/>
        </w:r>
        <w:r w:rsidR="00E26F00" w:rsidRPr="00E26F00" w:rsidDel="00EA3DB9">
          <w:delText xml:space="preserve"> and </w:delText>
        </w:r>
        <w:r w:rsidR="00E26F00" w:rsidRPr="00E26F00" w:rsidDel="00EA3DB9">
          <w:fldChar w:fldCharType="begin"/>
        </w:r>
        <w:r w:rsidR="00E26F00" w:rsidRPr="00E26F00" w:rsidDel="00EA3DB9">
          <w:delInstrText xml:space="preserve"> REF _Ref134436585 \h  \* MERGEFORMAT </w:delInstrText>
        </w:r>
        <w:r w:rsidR="00E26F00" w:rsidRPr="00E26F00" w:rsidDel="00EA3DB9">
          <w:fldChar w:fldCharType="separate"/>
        </w:r>
        <w:r w:rsidR="00E26F00" w:rsidRPr="00E26F00" w:rsidDel="00EA3DB9">
          <w:delText xml:space="preserve">Table </w:delText>
        </w:r>
        <w:r w:rsidR="00E26F00" w:rsidRPr="00DB1FF3" w:rsidDel="00EA3DB9">
          <w:delText>2</w:delText>
        </w:r>
        <w:r w:rsidR="00E26F00" w:rsidRPr="00E26F00" w:rsidDel="00EA3DB9">
          <w:fldChar w:fldCharType="end"/>
        </w:r>
        <w:r w:rsidR="00E26F00" w:rsidRPr="00E26F00" w:rsidDel="00EA3DB9">
          <w:delText>, respectively</w:delText>
        </w:r>
        <w:r w:rsidR="00807DAB" w:rsidRPr="00E26F00" w:rsidDel="00EA3DB9">
          <w:delText>.</w:delText>
        </w:r>
      </w:del>
      <w:r w:rsidR="00B7042B" w:rsidRPr="00E26F00">
        <w:t xml:space="preserve"> The second </w:t>
      </w:r>
      <w:r w:rsidR="00564F37">
        <w:t>involved an analysis of the averaged</w:t>
      </w:r>
      <w:r w:rsidR="00CA397F">
        <w:t xml:space="preserve"> </w:t>
      </w:r>
      <w:r w:rsidR="00751A94">
        <w:t xml:space="preserve">non-normalized </w:t>
      </w:r>
      <w:r w:rsidR="00CA397F">
        <w:t xml:space="preserve">trajectories, </w:t>
      </w:r>
      <w:r w:rsidR="00564F37">
        <w:t xml:space="preserve">with </w:t>
      </w:r>
      <w:r w:rsidR="00CA397F">
        <w:t xml:space="preserve">all trials </w:t>
      </w:r>
      <w:r w:rsidR="00D0099E">
        <w:t>trimmed to an identical length</w:t>
      </w:r>
      <w:r w:rsidR="00AA45CA">
        <w:t xml:space="preserve"> of 340ms</w:t>
      </w:r>
      <w:r w:rsidR="00D0099E">
        <w:t xml:space="preserve">. </w:t>
      </w:r>
      <w:r w:rsidR="00AA45CA">
        <w:t>Ninety percent o</w:t>
      </w:r>
      <w:r w:rsidR="004067E4">
        <w:t xml:space="preserve">f the trials </w:t>
      </w:r>
      <w:r w:rsidR="00876B5F">
        <w:t xml:space="preserve">were </w:t>
      </w:r>
      <w:r w:rsidR="004067E4">
        <w:t>340ms long</w:t>
      </w:r>
      <w:r w:rsidR="00AA45CA">
        <w:t xml:space="preserve"> or longer</w:t>
      </w:r>
      <w:r w:rsidR="004067E4">
        <w:t xml:space="preserve">, </w:t>
      </w:r>
      <w:r w:rsidR="00AA45CA">
        <w:t xml:space="preserve">and </w:t>
      </w:r>
      <w:r w:rsidR="00381EBD">
        <w:t>t</w:t>
      </w:r>
      <w:r w:rsidR="001719E9">
        <w:t xml:space="preserve">he </w:t>
      </w:r>
      <w:r w:rsidR="00CA397F">
        <w:t xml:space="preserve">other 10% </w:t>
      </w:r>
      <w:r w:rsidR="00AA45CA">
        <w:t xml:space="preserve">were </w:t>
      </w:r>
      <w:r w:rsidR="00CA397F">
        <w:t xml:space="preserve">excluded. </w:t>
      </w:r>
      <w:r w:rsidR="00FA5D8E">
        <w:t>To approximate the onset and offset of the congruency effect</w:t>
      </w:r>
      <w:r w:rsidR="00564F37">
        <w:t>,</w:t>
      </w:r>
      <w:r w:rsidR="00FA5D8E">
        <w:t xml:space="preserve"> the deviation from the center</w:t>
      </w:r>
      <w:r w:rsidR="00D46738">
        <w:t xml:space="preserve"> was estimated for each point in time. </w:t>
      </w:r>
      <w:r w:rsidR="00126BF0">
        <w:t xml:space="preserve">The third </w:t>
      </w:r>
      <w:r w:rsidR="00A67C16">
        <w:t>focused on the</w:t>
      </w:r>
      <w:r w:rsidR="00E83AFB">
        <w:t xml:space="preserve"> </w:t>
      </w:r>
      <w:r w:rsidR="00126BF0">
        <w:t>implied endpoint</w:t>
      </w:r>
      <w:r w:rsidR="00A67C16">
        <w:t xml:space="preserve">, which is held to be </w:t>
      </w:r>
      <w:r w:rsidR="006D15E5">
        <w:t>sensitive to changes in direction and should therefor</w:t>
      </w:r>
      <w:r w:rsidR="000E6EFE">
        <w:t>e</w:t>
      </w:r>
      <w:r w:rsidR="006D15E5">
        <w:t xml:space="preserve"> reflect the participant's intentions earlier than the </w:t>
      </w:r>
      <w:r w:rsidR="00C01C94">
        <w:t xml:space="preserve">raw </w:t>
      </w:r>
      <w:r w:rsidR="006D15E5">
        <w:t xml:space="preserve">trajectory </w:t>
      </w:r>
      <w:r w:rsidR="00576907">
        <w:fldChar w:fldCharType="begin"/>
      </w:r>
      <w:r w:rsidR="00576907">
        <w:instrText xml:space="preserve"> ADDIN ZOTERO_ITEM CSL_CITATION {"citationID":"HO3ImwIq","properties":{"formattedCitation":"(Dotan &amp; Dehaene, 2013)","plainCitation":"(Dotan &amp; Dehaene, 2013)","noteIndex":0},"citationItems":[{"id":286,"uris":["http://zotero.org/users/8275165/items/WLAMNP56"],"itemData":{"id":286,"type":"article-journal","abstract":"How do we understand two-digit numbers such as 42? Models of multi-digit number comprehension differ widely. Some postulate that the decades and units digits are processed separately and possibly serially. Others hypothesize a holistic process which maps the entire 2-digit string onto a magnitude, represented as a position on a number line. In educated adults, the number line is thought to be linear, but the ‘‘number sense’’ hypothesis proposes that a logarithmic scale underlies our intuitions of number size, and that this compressive representation may still be dormant in the adult brain. We investigated these issues by asking adults to point to the location of two-digit numbers on a number line while their ﬁnger location was continuously monitored. Finger trajectories revealed a linear scale, yet with a transient logarithmic effect suggesting the activation of a compressive and holistic quantity representation. Units and decades digits were processed in parallel, without any difference in left-to-right vs. right-to-left readers. The late part of the trajectory was inﬂuenced by spatial reference points placed at the left end, middle, and right end of the line. Altogether, ﬁnger trajectory analysis provides a precise cognitive decomposition of the sequence of stages used in converting a number to a quantity and then a position.","container-title":"Cognition","DOI":"10.1016/j.cognition.2013.07.007","ISSN":"00100277","issue":"3","journalAbbreviation":"Cognition","language":"en","page":"512-529","source":"DOI.org (Crossref)","title":"How do we convert a number into a finger trajectory?","volume":"129","author":[{"family":"Dotan","given":"Dror"},{"family":"Dehaene","given":"Stanislas"}],"issued":{"date-parts":[["2013",12]]}}}],"schema":"https://github.com/citation-style-language/schema/raw/master/csl-citation.json"} </w:instrText>
      </w:r>
      <w:r w:rsidR="00576907">
        <w:fldChar w:fldCharType="separate"/>
      </w:r>
      <w:r w:rsidR="00576907" w:rsidRPr="00576907">
        <w:rPr>
          <w:rFonts w:ascii="Times New Roman" w:hAnsi="Times New Roman" w:cs="Times New Roman"/>
        </w:rPr>
        <w:t>(Dotan &amp; Dehaene, 2013)</w:t>
      </w:r>
      <w:r w:rsidR="00576907">
        <w:fldChar w:fldCharType="end"/>
      </w:r>
      <w:r w:rsidR="006D15E5">
        <w:t>.</w:t>
      </w:r>
      <w:r w:rsidR="004A6AC6">
        <w:t xml:space="preserve"> </w:t>
      </w:r>
      <w:r w:rsidR="00E2344B">
        <w:t>I</w:t>
      </w:r>
      <w:r w:rsidR="00677835">
        <w:t xml:space="preserve">mplied endpoint was indicated by the intersection between the </w:t>
      </w:r>
      <w:r w:rsidR="00885A46">
        <w:t xml:space="preserve">present </w:t>
      </w:r>
      <w:r w:rsidR="00677835">
        <w:t>tangent to the trajectory and the screen</w:t>
      </w:r>
      <w:r w:rsidR="004A6AC6">
        <w:t>.</w:t>
      </w:r>
      <w:r w:rsidR="003F1160">
        <w:t xml:space="preserve"> The </w:t>
      </w:r>
      <w:r w:rsidR="00CF5AA9">
        <w:t xml:space="preserve">onset and offset </w:t>
      </w:r>
      <w:r w:rsidR="00A67C16">
        <w:t xml:space="preserve">of the congruency effect </w:t>
      </w:r>
      <w:r w:rsidR="00CF5AA9">
        <w:t>were</w:t>
      </w:r>
      <w:r w:rsidR="003F1160">
        <w:t xml:space="preserve"> estimated </w:t>
      </w:r>
      <w:r w:rsidR="00F10B87">
        <w:t>by conducting a</w:t>
      </w:r>
      <w:r w:rsidR="00CA397F">
        <w:t xml:space="preserve"> t-test at every time</w:t>
      </w:r>
      <w:r w:rsidR="00E966E6">
        <w:t xml:space="preserve"> </w:t>
      </w:r>
      <w:r w:rsidR="00CA397F">
        <w:t xml:space="preserve">point, and </w:t>
      </w:r>
      <w:r w:rsidR="00B9255F">
        <w:t xml:space="preserve">clustering together </w:t>
      </w:r>
      <w:r w:rsidR="00CA397F">
        <w:t>adjacent significant values</w:t>
      </w:r>
      <w:r w:rsidR="00B176EA">
        <w:t xml:space="preserve"> of </w:t>
      </w:r>
      <w:r w:rsidR="00FC6AAB">
        <w:t>a</w:t>
      </w:r>
      <w:r w:rsidR="00DA5861">
        <w:t xml:space="preserve"> </w:t>
      </w:r>
      <w:r w:rsidR="00B176EA">
        <w:t>similar sign</w:t>
      </w:r>
      <w:r w:rsidR="00CA397F">
        <w:t>. Then</w:t>
      </w:r>
      <w:r w:rsidR="00D02409">
        <w:t>,</w:t>
      </w:r>
      <w:r w:rsidR="00CA397F">
        <w:t xml:space="preserve"> a permutation and clustering procedure </w:t>
      </w:r>
      <w:r w:rsidR="00504E33">
        <w:fldChar w:fldCharType="begin"/>
      </w:r>
      <w:r w:rsidR="00504E33">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fldChar w:fldCharType="separate"/>
      </w:r>
      <w:r w:rsidR="00504E33" w:rsidRPr="00504E33">
        <w:rPr>
          <w:rFonts w:ascii="Times New Roman" w:hAnsi="Times New Roman" w:cs="Times New Roman"/>
        </w:rPr>
        <w:t>(Maris &amp; Oostenveld, 2007)</w:t>
      </w:r>
      <w:r w:rsidR="00504E33">
        <w:fldChar w:fldCharType="end"/>
      </w:r>
      <w:r w:rsidR="00CA397F">
        <w:t xml:space="preserve"> was conducted to evaluate the significance </w:t>
      </w:r>
      <w:r w:rsidR="00D02409">
        <w:t xml:space="preserve">of the clusters </w:t>
      </w:r>
      <w:r w:rsidR="00CA397F">
        <w:t xml:space="preserve">and correct for multiple comparisons. Finally, </w:t>
      </w:r>
      <w:r w:rsidR="00B176EA">
        <w:t xml:space="preserve">the </w:t>
      </w:r>
      <m:oMath>
        <m:r>
          <w:rPr>
            <w:rFonts w:ascii="Cambria Math" w:hAnsi="Cambria Math"/>
          </w:rPr>
          <m:t>α</m:t>
        </m:r>
      </m:oMath>
      <w:r w:rsidR="00B176EA">
        <w:t xml:space="preserve"> value was divided by </w:t>
      </w:r>
      <w:r w:rsidR="00846B82">
        <w:t>two</w:t>
      </w:r>
      <w:r w:rsidR="00B176EA">
        <w:t xml:space="preserve"> to correct for the permutation and clustering procedures performed (</w:t>
      </w:r>
      <w:r w:rsidR="00CC290A">
        <w:t xml:space="preserve">i.e., </w:t>
      </w:r>
      <w:r w:rsidR="000E3FEB">
        <w:t>deviation from center and</w:t>
      </w:r>
      <w:r w:rsidR="00B176EA">
        <w:t xml:space="preserve"> implied endpoint).</w:t>
      </w:r>
    </w:p>
    <w:p w14:paraId="34D002C4" w14:textId="77777777" w:rsidR="008E7395" w:rsidRPr="00296B06" w:rsidRDefault="008E7395" w:rsidP="00296B06">
      <w:pPr>
        <w:ind w:left="720" w:firstLine="0"/>
      </w:pPr>
      <w:bookmarkStart w:id="196" w:name="_Toc114485393"/>
    </w:p>
    <w:p w14:paraId="3AA9C79F" w14:textId="598A9702" w:rsidR="00D826D9" w:rsidRDefault="00D826D9" w:rsidP="006238E0">
      <w:pPr>
        <w:pStyle w:val="Heading3"/>
      </w:pPr>
      <w:r>
        <w:t>Results</w:t>
      </w:r>
      <w:bookmarkEnd w:id="196"/>
    </w:p>
    <w:p w14:paraId="4475D219" w14:textId="3AADC18E" w:rsidR="008C57E4" w:rsidRPr="00E412ED" w:rsidRDefault="008C57E4" w:rsidP="008C57E4">
      <w:pPr>
        <w:ind w:firstLine="0"/>
        <w:rPr>
          <w:i/>
          <w:iCs/>
        </w:rPr>
      </w:pPr>
      <w:r w:rsidRPr="00E412ED">
        <w:rPr>
          <w:i/>
          <w:iCs/>
        </w:rPr>
        <w:t>Trial exclusion</w:t>
      </w:r>
    </w:p>
    <w:p w14:paraId="7495EE97" w14:textId="7A884D2C" w:rsidR="008C57E4" w:rsidRDefault="008C57E4" w:rsidP="00262570">
      <w:pPr>
        <w:ind w:firstLine="0"/>
      </w:pPr>
      <w:r>
        <w:t>The number of excluded trials in the reaching task was high</w:t>
      </w:r>
      <w:r w:rsidR="000E47B6">
        <w:t>er</w:t>
      </w:r>
      <w:r>
        <w:t xml:space="preserve"> </w:t>
      </w:r>
      <w:r w:rsidR="000E47B6">
        <w:t>than in</w:t>
      </w:r>
      <w:r>
        <w:t xml:space="preserve"> the keyboard task </w:t>
      </w:r>
      <w:commentRangeStart w:id="197"/>
      <w:commentRangeStart w:id="198"/>
      <w:r>
        <w:t>(</w:t>
      </w:r>
      <w:proofErr w:type="spellStart"/>
      <w:r>
        <w:t>M</w:t>
      </w:r>
      <w:r>
        <w:rPr>
          <w:vertAlign w:val="subscript"/>
        </w:rPr>
        <w:t>reach</w:t>
      </w:r>
      <w:proofErr w:type="spellEnd"/>
      <w:r>
        <w:t xml:space="preserve"> = </w:t>
      </w:r>
      <w:del w:id="199" w:author="Chen Heller" w:date="2023-07-31T13:57:00Z">
        <w:r w:rsidDel="00C702AD">
          <w:delText>128.76</w:delText>
        </w:r>
        <w:commentRangeEnd w:id="197"/>
        <w:r w:rsidR="003A3339" w:rsidDel="00C702AD">
          <w:rPr>
            <w:rStyle w:val="CommentReference"/>
          </w:rPr>
          <w:commentReference w:id="197"/>
        </w:r>
        <w:commentRangeEnd w:id="198"/>
        <w:r w:rsidR="00234A2F" w:rsidDel="00C702AD">
          <w:rPr>
            <w:rStyle w:val="CommentReference"/>
          </w:rPr>
          <w:commentReference w:id="198"/>
        </w:r>
      </w:del>
      <w:ins w:id="200" w:author="Chen Heller" w:date="2023-07-31T13:57:00Z">
        <w:r w:rsidR="00C702AD">
          <w:t>106.23</w:t>
        </w:r>
      </w:ins>
      <w:r>
        <w:t xml:space="preserve">, </w:t>
      </w:r>
      <w:proofErr w:type="spellStart"/>
      <w:r>
        <w:t>SD</w:t>
      </w:r>
      <w:r>
        <w:rPr>
          <w:vertAlign w:val="subscript"/>
        </w:rPr>
        <w:t>reach</w:t>
      </w:r>
      <w:proofErr w:type="spellEnd"/>
      <w:r>
        <w:t xml:space="preserve"> = </w:t>
      </w:r>
      <w:del w:id="201" w:author="Chen Heller" w:date="2023-07-31T13:57:00Z">
        <w:r w:rsidDel="00C702AD">
          <w:delText>35</w:delText>
        </w:r>
      </w:del>
      <w:ins w:id="202" w:author="Chen Heller" w:date="2023-07-31T13:57:00Z">
        <w:r w:rsidR="00C702AD">
          <w:t>3</w:t>
        </w:r>
        <w:r w:rsidR="00C702AD">
          <w:t>2</w:t>
        </w:r>
      </w:ins>
      <w:r>
        <w:t>.</w:t>
      </w:r>
      <w:del w:id="203" w:author="Chen Heller" w:date="2023-07-31T13:57:00Z">
        <w:r w:rsidDel="00C702AD">
          <w:delText>52</w:delText>
        </w:r>
      </w:del>
      <w:ins w:id="204" w:author="Chen Heller" w:date="2023-07-31T13:57:00Z">
        <w:r w:rsidR="00C702AD">
          <w:t>5</w:t>
        </w:r>
        <w:r w:rsidR="00C702AD">
          <w:t>9</w:t>
        </w:r>
      </w:ins>
      <w:r>
        <w:t xml:space="preserve">, </w:t>
      </w:r>
      <w:proofErr w:type="spellStart"/>
      <w:r>
        <w:t>M</w:t>
      </w:r>
      <w:r>
        <w:rPr>
          <w:vertAlign w:val="subscript"/>
        </w:rPr>
        <w:t>keyboard</w:t>
      </w:r>
      <w:proofErr w:type="spellEnd"/>
      <w:r>
        <w:t xml:space="preserve"> = 50.2, </w:t>
      </w:r>
      <w:proofErr w:type="spellStart"/>
      <w:r>
        <w:t>SD</w:t>
      </w:r>
      <w:r>
        <w:rPr>
          <w:vertAlign w:val="subscript"/>
        </w:rPr>
        <w:t>keyboard</w:t>
      </w:r>
      <w:proofErr w:type="spellEnd"/>
      <w:r>
        <w:t xml:space="preserve"> = 14.47, </w:t>
      </w:r>
      <w:proofErr w:type="gramStart"/>
      <w:r>
        <w:t>t</w:t>
      </w:r>
      <w:r w:rsidRPr="005436B9">
        <w:t>(</w:t>
      </w:r>
      <w:proofErr w:type="gramEnd"/>
      <w:r>
        <w:t>29</w:t>
      </w:r>
      <w:r w:rsidRPr="005436B9">
        <w:t>)</w:t>
      </w:r>
      <w:r>
        <w:t xml:space="preserve"> = </w:t>
      </w:r>
      <w:del w:id="205" w:author="Chen Heller" w:date="2023-07-31T13:58:00Z">
        <w:r w:rsidDel="00C702AD">
          <w:delText>12.70</w:delText>
        </w:r>
      </w:del>
      <w:ins w:id="206" w:author="Chen Heller" w:date="2023-07-31T13:58:00Z">
        <w:r w:rsidR="00C702AD">
          <w:t>9.78</w:t>
        </w:r>
      </w:ins>
      <w:r>
        <w:t>, p &lt; 0.001, 95% CI [</w:t>
      </w:r>
      <w:del w:id="207" w:author="Chen Heller" w:date="2023-07-31T13:58:00Z">
        <w:r w:rsidDel="00C702AD">
          <w:delText>65.91</w:delText>
        </w:r>
      </w:del>
      <w:ins w:id="208" w:author="Chen Heller" w:date="2023-07-31T13:58:00Z">
        <w:r w:rsidR="00C702AD">
          <w:t>44.31</w:t>
        </w:r>
      </w:ins>
      <w:r>
        <w:t xml:space="preserve">, </w:t>
      </w:r>
      <w:del w:id="209" w:author="Chen Heller" w:date="2023-07-31T13:58:00Z">
        <w:r w:rsidDel="00C702AD">
          <w:delText>91.21</w:delText>
        </w:r>
      </w:del>
      <w:ins w:id="210" w:author="Chen Heller" w:date="2023-07-31T13:58:00Z">
        <w:r w:rsidR="00C702AD">
          <w:t>67.75</w:t>
        </w:r>
      </w:ins>
      <w:r>
        <w:t xml:space="preserve">], Cohen's d = </w:t>
      </w:r>
      <w:del w:id="211" w:author="Chen Heller" w:date="2023-07-31T13:58:00Z">
        <w:r w:rsidDel="003D75FA">
          <w:delText>2.31</w:delText>
        </w:r>
      </w:del>
      <w:ins w:id="212" w:author="Chen Heller" w:date="2023-07-31T13:58:00Z">
        <w:r w:rsidR="003D75FA">
          <w:t>1.78</w:t>
        </w:r>
      </w:ins>
      <w:r>
        <w:t xml:space="preserve">). </w:t>
      </w:r>
      <w:r w:rsidR="006C1222">
        <w:t>T</w:t>
      </w:r>
      <w:r>
        <w:t xml:space="preserve">his </w:t>
      </w:r>
      <w:r w:rsidR="006C1222">
        <w:t xml:space="preserve">difference stemmed from the </w:t>
      </w:r>
      <w:proofErr w:type="gramStart"/>
      <w:r>
        <w:t>late  and</w:t>
      </w:r>
      <w:proofErr w:type="gramEnd"/>
      <w:r>
        <w:t xml:space="preserve"> early responses</w:t>
      </w:r>
      <w:r w:rsidR="006C1222">
        <w:t>,</w:t>
      </w:r>
      <w:r>
        <w:t xml:space="preserve"> but not </w:t>
      </w:r>
      <w:r w:rsidR="006C1222">
        <w:t>from</w:t>
      </w:r>
      <w:r>
        <w:t xml:space="preserve"> incorrect answers, which were </w:t>
      </w:r>
      <w:r w:rsidR="003A3339">
        <w:t xml:space="preserve">significantly </w:t>
      </w:r>
      <w:r>
        <w:t>less common in the reaching task (</w:t>
      </w:r>
      <w:r w:rsidRPr="00E04DE0">
        <w:fldChar w:fldCharType="begin"/>
      </w:r>
      <w:r w:rsidRPr="00E04DE0">
        <w:instrText xml:space="preserve"> REF _Ref134436820 \h </w:instrText>
      </w:r>
      <w:r>
        <w:instrText xml:space="preserve"> \* MERGEFORMAT </w:instrText>
      </w:r>
      <w:r w:rsidRPr="00E04DE0">
        <w:fldChar w:fldCharType="separate"/>
      </w:r>
      <w:r w:rsidRPr="00E04DE0">
        <w:t xml:space="preserve">Table </w:t>
      </w:r>
      <w:r w:rsidR="00964AD3">
        <w:t>1</w:t>
      </w:r>
      <w:r w:rsidRPr="00E04DE0">
        <w:fldChar w:fldCharType="end"/>
      </w:r>
      <w:r>
        <w:t>).</w:t>
      </w:r>
    </w:p>
    <w:p w14:paraId="1A9605F3" w14:textId="09D0C748" w:rsidR="00964AD3" w:rsidRPr="008E7395" w:rsidRDefault="00964AD3" w:rsidP="00964AD3">
      <w:pPr>
        <w:pStyle w:val="TableFigure"/>
        <w:rPr>
          <w:b w:val="0"/>
          <w:bCs w:val="0"/>
          <w:i/>
          <w:iCs/>
        </w:rPr>
      </w:pPr>
      <w:bookmarkStart w:id="213" w:name="_Ref134436820"/>
      <w:r w:rsidRPr="00E04DE0">
        <w:t xml:space="preserve">Table </w:t>
      </w:r>
      <w:bookmarkEnd w:id="213"/>
      <w:r w:rsidR="003A3339">
        <w:t>1</w:t>
      </w:r>
    </w:p>
    <w:p w14:paraId="086F07A2" w14:textId="77777777" w:rsidR="00964AD3" w:rsidRPr="008E7395" w:rsidRDefault="00964AD3" w:rsidP="00964AD3">
      <w:pPr>
        <w:pStyle w:val="Caption"/>
        <w:keepNext/>
        <w:spacing w:line="480" w:lineRule="auto"/>
        <w:rPr>
          <w:szCs w:val="20"/>
        </w:rPr>
      </w:pPr>
      <w:r w:rsidRPr="008E7395">
        <w:rPr>
          <w:sz w:val="24"/>
          <w:szCs w:val="20"/>
        </w:rPr>
        <w:t>Comparison of the Number of Excluded Trials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964AD3" w14:paraId="688B94B5" w14:textId="77777777" w:rsidTr="00760205">
        <w:trPr>
          <w:trHeight w:val="510"/>
        </w:trPr>
        <w:tc>
          <w:tcPr>
            <w:tcW w:w="2126" w:type="dxa"/>
            <w:tcBorders>
              <w:top w:val="single" w:sz="12" w:space="0" w:color="auto"/>
            </w:tcBorders>
          </w:tcPr>
          <w:p w14:paraId="268488DA" w14:textId="77777777" w:rsidR="00964AD3" w:rsidRDefault="00964AD3" w:rsidP="00760205">
            <w:pPr>
              <w:ind w:firstLine="0"/>
            </w:pPr>
          </w:p>
        </w:tc>
        <w:tc>
          <w:tcPr>
            <w:tcW w:w="1701" w:type="dxa"/>
            <w:tcBorders>
              <w:top w:val="single" w:sz="12" w:space="0" w:color="auto"/>
              <w:bottom w:val="single" w:sz="12" w:space="0" w:color="auto"/>
            </w:tcBorders>
          </w:tcPr>
          <w:p w14:paraId="4582D31C" w14:textId="77777777" w:rsidR="00964AD3" w:rsidRPr="00EA2CED" w:rsidRDefault="00964AD3" w:rsidP="00760205">
            <w:pPr>
              <w:ind w:firstLine="0"/>
              <w:jc w:val="center"/>
              <w:rPr>
                <w:b/>
                <w:bCs/>
              </w:rPr>
            </w:pPr>
            <w:r>
              <w:rPr>
                <w:b/>
                <w:bCs/>
              </w:rPr>
              <w:t>Reaching</w:t>
            </w:r>
          </w:p>
        </w:tc>
        <w:tc>
          <w:tcPr>
            <w:tcW w:w="1701" w:type="dxa"/>
            <w:tcBorders>
              <w:top w:val="single" w:sz="12" w:space="0" w:color="auto"/>
              <w:bottom w:val="single" w:sz="12" w:space="0" w:color="auto"/>
            </w:tcBorders>
          </w:tcPr>
          <w:p w14:paraId="46E9B0B0" w14:textId="77777777" w:rsidR="00964AD3" w:rsidRPr="00EA2CED" w:rsidRDefault="00964AD3" w:rsidP="00760205">
            <w:pPr>
              <w:ind w:firstLine="0"/>
              <w:jc w:val="center"/>
              <w:rPr>
                <w:b/>
                <w:bCs/>
              </w:rPr>
            </w:pPr>
            <w:r>
              <w:rPr>
                <w:b/>
                <w:bCs/>
              </w:rPr>
              <w:t>Keyboard</w:t>
            </w:r>
          </w:p>
        </w:tc>
        <w:tc>
          <w:tcPr>
            <w:tcW w:w="709" w:type="dxa"/>
            <w:tcBorders>
              <w:top w:val="single" w:sz="12" w:space="0" w:color="auto"/>
            </w:tcBorders>
          </w:tcPr>
          <w:p w14:paraId="0E2C2FC6" w14:textId="77777777" w:rsidR="00964AD3" w:rsidRPr="00EA2CED" w:rsidRDefault="00964AD3" w:rsidP="00760205">
            <w:pPr>
              <w:ind w:firstLine="0"/>
              <w:jc w:val="center"/>
              <w:rPr>
                <w:b/>
                <w:bCs/>
              </w:rPr>
            </w:pPr>
          </w:p>
        </w:tc>
        <w:tc>
          <w:tcPr>
            <w:tcW w:w="992" w:type="dxa"/>
            <w:tcBorders>
              <w:top w:val="single" w:sz="12" w:space="0" w:color="auto"/>
            </w:tcBorders>
          </w:tcPr>
          <w:p w14:paraId="50317E9E" w14:textId="77777777" w:rsidR="00964AD3" w:rsidRPr="00EA2CED" w:rsidRDefault="00964AD3" w:rsidP="00760205">
            <w:pPr>
              <w:ind w:firstLine="0"/>
              <w:jc w:val="center"/>
              <w:rPr>
                <w:b/>
                <w:bCs/>
              </w:rPr>
            </w:pPr>
          </w:p>
        </w:tc>
        <w:tc>
          <w:tcPr>
            <w:tcW w:w="1702" w:type="dxa"/>
            <w:tcBorders>
              <w:top w:val="single" w:sz="12" w:space="0" w:color="auto"/>
            </w:tcBorders>
          </w:tcPr>
          <w:p w14:paraId="15D35C60" w14:textId="77777777" w:rsidR="00964AD3" w:rsidRDefault="00964AD3" w:rsidP="00760205">
            <w:pPr>
              <w:ind w:firstLine="0"/>
            </w:pPr>
          </w:p>
        </w:tc>
      </w:tr>
      <w:tr w:rsidR="00964AD3" w14:paraId="6AE87326" w14:textId="77777777" w:rsidTr="00760205">
        <w:trPr>
          <w:trHeight w:val="254"/>
        </w:trPr>
        <w:tc>
          <w:tcPr>
            <w:tcW w:w="2126" w:type="dxa"/>
            <w:tcBorders>
              <w:bottom w:val="single" w:sz="12" w:space="0" w:color="auto"/>
            </w:tcBorders>
          </w:tcPr>
          <w:p w14:paraId="4DD4C8AF" w14:textId="77777777" w:rsidR="00964AD3" w:rsidRPr="00EA2CED" w:rsidRDefault="00964AD3" w:rsidP="00760205">
            <w:pPr>
              <w:ind w:firstLine="0"/>
              <w:rPr>
                <w:b/>
                <w:bCs/>
              </w:rPr>
            </w:pPr>
          </w:p>
        </w:tc>
        <w:tc>
          <w:tcPr>
            <w:tcW w:w="1701" w:type="dxa"/>
            <w:tcBorders>
              <w:top w:val="single" w:sz="12" w:space="0" w:color="auto"/>
              <w:bottom w:val="single" w:sz="12" w:space="0" w:color="auto"/>
            </w:tcBorders>
          </w:tcPr>
          <w:p w14:paraId="7723AEBF" w14:textId="77777777" w:rsidR="00964AD3" w:rsidRPr="00EA2CED" w:rsidRDefault="00964AD3" w:rsidP="00760205">
            <w:pPr>
              <w:ind w:firstLine="0"/>
              <w:rPr>
                <w:b/>
                <w:bCs/>
              </w:rPr>
            </w:pPr>
            <w:r>
              <w:rPr>
                <w:b/>
                <w:bCs/>
              </w:rPr>
              <w:t>M (SD)</w:t>
            </w:r>
          </w:p>
        </w:tc>
        <w:tc>
          <w:tcPr>
            <w:tcW w:w="1701" w:type="dxa"/>
            <w:tcBorders>
              <w:top w:val="single" w:sz="12" w:space="0" w:color="auto"/>
              <w:bottom w:val="single" w:sz="12" w:space="0" w:color="auto"/>
            </w:tcBorders>
          </w:tcPr>
          <w:p w14:paraId="2EF3D909" w14:textId="77777777" w:rsidR="00964AD3" w:rsidRPr="00EA2CED" w:rsidRDefault="00964AD3" w:rsidP="00760205">
            <w:pPr>
              <w:ind w:firstLine="0"/>
              <w:rPr>
                <w:b/>
                <w:bCs/>
              </w:rPr>
            </w:pPr>
            <w:r>
              <w:rPr>
                <w:b/>
                <w:bCs/>
              </w:rPr>
              <w:t>M (SD)</w:t>
            </w:r>
          </w:p>
        </w:tc>
        <w:tc>
          <w:tcPr>
            <w:tcW w:w="709" w:type="dxa"/>
            <w:tcBorders>
              <w:bottom w:val="single" w:sz="12" w:space="0" w:color="auto"/>
            </w:tcBorders>
          </w:tcPr>
          <w:p w14:paraId="5BDA0DA7" w14:textId="77777777" w:rsidR="00964AD3" w:rsidRPr="00EA2CED" w:rsidRDefault="00964AD3" w:rsidP="00760205">
            <w:pPr>
              <w:ind w:firstLine="0"/>
              <w:rPr>
                <w:b/>
                <w:bCs/>
              </w:rPr>
            </w:pPr>
            <w:r>
              <w:rPr>
                <w:b/>
                <w:bCs/>
              </w:rPr>
              <w:t>t(29)</w:t>
            </w:r>
          </w:p>
        </w:tc>
        <w:tc>
          <w:tcPr>
            <w:tcW w:w="992" w:type="dxa"/>
            <w:tcBorders>
              <w:bottom w:val="single" w:sz="12" w:space="0" w:color="auto"/>
            </w:tcBorders>
          </w:tcPr>
          <w:p w14:paraId="574AA246" w14:textId="77777777" w:rsidR="00964AD3" w:rsidRPr="00EA2CED" w:rsidRDefault="00964AD3" w:rsidP="00760205">
            <w:pPr>
              <w:ind w:firstLine="0"/>
              <w:rPr>
                <w:b/>
                <w:bCs/>
              </w:rPr>
            </w:pPr>
            <w:r>
              <w:rPr>
                <w:b/>
                <w:bCs/>
              </w:rPr>
              <w:t>p</w:t>
            </w:r>
          </w:p>
        </w:tc>
        <w:tc>
          <w:tcPr>
            <w:tcW w:w="1702" w:type="dxa"/>
            <w:tcBorders>
              <w:bottom w:val="single" w:sz="12" w:space="0" w:color="auto"/>
            </w:tcBorders>
          </w:tcPr>
          <w:p w14:paraId="654032C4" w14:textId="77777777" w:rsidR="00964AD3" w:rsidRPr="00EA2CED" w:rsidRDefault="00964AD3" w:rsidP="00760205">
            <w:pPr>
              <w:ind w:firstLine="0"/>
              <w:rPr>
                <w:b/>
                <w:bCs/>
              </w:rPr>
            </w:pPr>
            <w:r>
              <w:rPr>
                <w:b/>
                <w:bCs/>
              </w:rPr>
              <w:t>CI</w:t>
            </w:r>
          </w:p>
        </w:tc>
      </w:tr>
      <w:tr w:rsidR="00964AD3" w14:paraId="7742070C" w14:textId="77777777" w:rsidTr="00760205">
        <w:trPr>
          <w:trHeight w:val="490"/>
        </w:trPr>
        <w:tc>
          <w:tcPr>
            <w:tcW w:w="2126" w:type="dxa"/>
          </w:tcPr>
          <w:p w14:paraId="729672DC" w14:textId="77777777" w:rsidR="00964AD3" w:rsidRPr="00EA2CED" w:rsidRDefault="00964AD3" w:rsidP="00760205">
            <w:pPr>
              <w:ind w:firstLine="0"/>
              <w:rPr>
                <w:b/>
                <w:bCs/>
              </w:rPr>
            </w:pPr>
            <w:r>
              <w:rPr>
                <w:b/>
                <w:bCs/>
              </w:rPr>
              <w:t>Early responses</w:t>
            </w:r>
          </w:p>
        </w:tc>
        <w:tc>
          <w:tcPr>
            <w:tcW w:w="1701" w:type="dxa"/>
          </w:tcPr>
          <w:p w14:paraId="10C15E15" w14:textId="77777777" w:rsidR="00964AD3" w:rsidRDefault="00964AD3" w:rsidP="00760205">
            <w:pPr>
              <w:ind w:firstLine="0"/>
            </w:pPr>
            <w:r>
              <w:t>23.26 (19.79)</w:t>
            </w:r>
          </w:p>
        </w:tc>
        <w:tc>
          <w:tcPr>
            <w:tcW w:w="1701" w:type="dxa"/>
          </w:tcPr>
          <w:p w14:paraId="6542FE5A" w14:textId="5C18A9B5" w:rsidR="00964AD3" w:rsidRDefault="00964AD3" w:rsidP="002C7426">
            <w:pPr>
              <w:ind w:firstLine="0"/>
              <w:jc w:val="center"/>
              <w:pPrChange w:id="214" w:author="Chen Heller" w:date="2023-07-31T12:50:00Z">
                <w:pPr>
                  <w:ind w:firstLine="0"/>
                </w:pPr>
              </w:pPrChange>
            </w:pPr>
            <w:del w:id="215" w:author="Chen Heller" w:date="2023-07-31T12:49:00Z">
              <w:r w:rsidDel="002C7426">
                <w:delText>0 (0)</w:delText>
              </w:r>
            </w:del>
          </w:p>
        </w:tc>
        <w:tc>
          <w:tcPr>
            <w:tcW w:w="709" w:type="dxa"/>
          </w:tcPr>
          <w:p w14:paraId="5624C1C6" w14:textId="30CDBAEE" w:rsidR="00964AD3" w:rsidRDefault="00964AD3" w:rsidP="00760205">
            <w:pPr>
              <w:ind w:firstLine="0"/>
            </w:pPr>
            <w:del w:id="216" w:author="Chen Heller" w:date="2023-07-31T12:53:00Z">
              <w:r w:rsidDel="002944C0">
                <w:delText>6.43</w:delText>
              </w:r>
            </w:del>
          </w:p>
        </w:tc>
        <w:tc>
          <w:tcPr>
            <w:tcW w:w="992" w:type="dxa"/>
          </w:tcPr>
          <w:p w14:paraId="5B2AA52A" w14:textId="15CC54B4" w:rsidR="00964AD3" w:rsidRDefault="00964AD3" w:rsidP="00760205">
            <w:pPr>
              <w:ind w:firstLine="0"/>
            </w:pPr>
            <w:del w:id="217" w:author="Chen Heller" w:date="2023-07-31T12:53:00Z">
              <w:r w:rsidDel="002944C0">
                <w:delText>&lt;0.001</w:delText>
              </w:r>
            </w:del>
          </w:p>
        </w:tc>
        <w:tc>
          <w:tcPr>
            <w:tcW w:w="1702" w:type="dxa"/>
          </w:tcPr>
          <w:p w14:paraId="0E0F2D1A" w14:textId="478D9F9C" w:rsidR="00964AD3" w:rsidRDefault="00964AD3" w:rsidP="00760205">
            <w:pPr>
              <w:ind w:firstLine="0"/>
            </w:pPr>
            <w:del w:id="218" w:author="Chen Heller" w:date="2023-07-31T12:53:00Z">
              <w:r w:rsidDel="002944C0">
                <w:delText>15.87, 30.65</w:delText>
              </w:r>
            </w:del>
          </w:p>
        </w:tc>
      </w:tr>
      <w:tr w:rsidR="00964AD3" w14:paraId="6D455614" w14:textId="77777777" w:rsidTr="00760205">
        <w:trPr>
          <w:trHeight w:val="490"/>
        </w:trPr>
        <w:tc>
          <w:tcPr>
            <w:tcW w:w="2126" w:type="dxa"/>
          </w:tcPr>
          <w:p w14:paraId="3B1557F0" w14:textId="77777777" w:rsidR="00964AD3" w:rsidRPr="00EA2CED" w:rsidRDefault="00964AD3" w:rsidP="00760205">
            <w:pPr>
              <w:ind w:firstLine="0"/>
              <w:rPr>
                <w:b/>
                <w:bCs/>
              </w:rPr>
            </w:pPr>
            <w:r>
              <w:rPr>
                <w:b/>
                <w:bCs/>
              </w:rPr>
              <w:t>Late responses</w:t>
            </w:r>
          </w:p>
        </w:tc>
        <w:tc>
          <w:tcPr>
            <w:tcW w:w="1701" w:type="dxa"/>
          </w:tcPr>
          <w:p w14:paraId="3CDB6057" w14:textId="77777777" w:rsidR="00964AD3" w:rsidRDefault="00964AD3" w:rsidP="00760205">
            <w:pPr>
              <w:ind w:firstLine="0"/>
            </w:pPr>
            <w:r>
              <w:t>32.06 (19.24)</w:t>
            </w:r>
          </w:p>
        </w:tc>
        <w:tc>
          <w:tcPr>
            <w:tcW w:w="1701" w:type="dxa"/>
          </w:tcPr>
          <w:p w14:paraId="470BAE64" w14:textId="77777777" w:rsidR="00964AD3" w:rsidRDefault="00964AD3" w:rsidP="00760205">
            <w:pPr>
              <w:ind w:firstLine="0"/>
            </w:pPr>
            <w:r>
              <w:t>14.06 (10.33)</w:t>
            </w:r>
          </w:p>
        </w:tc>
        <w:tc>
          <w:tcPr>
            <w:tcW w:w="709" w:type="dxa"/>
          </w:tcPr>
          <w:p w14:paraId="262E026E" w14:textId="77777777" w:rsidR="00964AD3" w:rsidRDefault="00964AD3" w:rsidP="00760205">
            <w:pPr>
              <w:ind w:firstLine="0"/>
            </w:pPr>
            <w:r>
              <w:t>4.71</w:t>
            </w:r>
          </w:p>
        </w:tc>
        <w:tc>
          <w:tcPr>
            <w:tcW w:w="992" w:type="dxa"/>
          </w:tcPr>
          <w:p w14:paraId="4E1FF01B" w14:textId="77777777" w:rsidR="00964AD3" w:rsidRDefault="00964AD3" w:rsidP="00760205">
            <w:pPr>
              <w:ind w:firstLine="0"/>
            </w:pPr>
            <w:r>
              <w:t>&lt;0.001</w:t>
            </w:r>
          </w:p>
        </w:tc>
        <w:tc>
          <w:tcPr>
            <w:tcW w:w="1702" w:type="dxa"/>
          </w:tcPr>
          <w:p w14:paraId="3A4B13DA" w14:textId="77777777" w:rsidR="00964AD3" w:rsidRDefault="00964AD3" w:rsidP="00760205">
            <w:pPr>
              <w:ind w:firstLine="0"/>
            </w:pPr>
            <w:r>
              <w:t>10.19, 25.80</w:t>
            </w:r>
          </w:p>
        </w:tc>
      </w:tr>
      <w:tr w:rsidR="00AF3D16" w14:paraId="2DE14A05" w14:textId="77777777" w:rsidTr="00E85D4D">
        <w:trPr>
          <w:trHeight w:val="490"/>
          <w:ins w:id="219" w:author="Chen Heller" w:date="2023-07-31T13:15:00Z"/>
        </w:trPr>
        <w:tc>
          <w:tcPr>
            <w:tcW w:w="2126" w:type="dxa"/>
            <w:tcBorders>
              <w:bottom w:val="single" w:sz="4" w:space="0" w:color="000000"/>
            </w:tcBorders>
          </w:tcPr>
          <w:p w14:paraId="2062B6EF" w14:textId="6CC925CB" w:rsidR="00AF3D16" w:rsidRDefault="00AF3D16" w:rsidP="00AF3D16">
            <w:pPr>
              <w:ind w:firstLine="0"/>
              <w:rPr>
                <w:ins w:id="220" w:author="Chen Heller" w:date="2023-07-31T13:15:00Z"/>
                <w:b/>
                <w:bCs/>
              </w:rPr>
            </w:pPr>
            <w:ins w:id="221" w:author="Chen Heller" w:date="2023-07-31T13:15:00Z">
              <w:r>
                <w:rPr>
                  <w:rFonts w:hint="cs"/>
                  <w:b/>
                  <w:bCs/>
                </w:rPr>
                <w:t>S</w:t>
              </w:r>
              <w:r>
                <w:rPr>
                  <w:b/>
                  <w:bCs/>
                </w:rPr>
                <w:t>low movement</w:t>
              </w:r>
            </w:ins>
          </w:p>
        </w:tc>
        <w:tc>
          <w:tcPr>
            <w:tcW w:w="1701" w:type="dxa"/>
            <w:tcBorders>
              <w:bottom w:val="single" w:sz="4" w:space="0" w:color="000000"/>
            </w:tcBorders>
          </w:tcPr>
          <w:p w14:paraId="0610BE8D" w14:textId="7BBBCD96" w:rsidR="00AF3D16" w:rsidRDefault="00AF3D16" w:rsidP="00AF3D16">
            <w:pPr>
              <w:ind w:firstLine="0"/>
              <w:rPr>
                <w:ins w:id="222" w:author="Chen Heller" w:date="2023-07-31T13:15:00Z"/>
              </w:rPr>
            </w:pPr>
            <w:ins w:id="223" w:author="Chen Heller" w:date="2023-07-31T13:15:00Z">
              <w:r>
                <w:t>31.16 (20.94)</w:t>
              </w:r>
            </w:ins>
          </w:p>
        </w:tc>
        <w:tc>
          <w:tcPr>
            <w:tcW w:w="1701" w:type="dxa"/>
            <w:tcBorders>
              <w:bottom w:val="single" w:sz="4" w:space="0" w:color="000000"/>
            </w:tcBorders>
          </w:tcPr>
          <w:p w14:paraId="4B6AE4E3" w14:textId="77777777" w:rsidR="00AF3D16" w:rsidRDefault="00AF3D16" w:rsidP="00AF3D16">
            <w:pPr>
              <w:ind w:firstLine="0"/>
              <w:rPr>
                <w:ins w:id="224" w:author="Chen Heller" w:date="2023-07-31T13:15:00Z"/>
              </w:rPr>
            </w:pPr>
          </w:p>
        </w:tc>
        <w:tc>
          <w:tcPr>
            <w:tcW w:w="709" w:type="dxa"/>
            <w:tcBorders>
              <w:bottom w:val="single" w:sz="4" w:space="0" w:color="000000"/>
            </w:tcBorders>
          </w:tcPr>
          <w:p w14:paraId="5EDBC51C" w14:textId="77777777" w:rsidR="00AF3D16" w:rsidRDefault="00AF3D16" w:rsidP="00AF3D16">
            <w:pPr>
              <w:ind w:firstLine="0"/>
              <w:rPr>
                <w:ins w:id="225" w:author="Chen Heller" w:date="2023-07-31T13:15:00Z"/>
              </w:rPr>
            </w:pPr>
          </w:p>
        </w:tc>
        <w:tc>
          <w:tcPr>
            <w:tcW w:w="992" w:type="dxa"/>
            <w:tcBorders>
              <w:bottom w:val="single" w:sz="4" w:space="0" w:color="000000"/>
            </w:tcBorders>
          </w:tcPr>
          <w:p w14:paraId="3025AB8C" w14:textId="77777777" w:rsidR="00AF3D16" w:rsidRDefault="00AF3D16" w:rsidP="00AF3D16">
            <w:pPr>
              <w:ind w:firstLine="0"/>
              <w:rPr>
                <w:ins w:id="226" w:author="Chen Heller" w:date="2023-07-31T13:15:00Z"/>
              </w:rPr>
            </w:pPr>
          </w:p>
        </w:tc>
        <w:tc>
          <w:tcPr>
            <w:tcW w:w="1702" w:type="dxa"/>
            <w:tcBorders>
              <w:bottom w:val="single" w:sz="4" w:space="0" w:color="000000"/>
            </w:tcBorders>
          </w:tcPr>
          <w:p w14:paraId="3032F4AC" w14:textId="77777777" w:rsidR="00AF3D16" w:rsidRDefault="00AF3D16" w:rsidP="00AF3D16">
            <w:pPr>
              <w:ind w:firstLine="0"/>
              <w:rPr>
                <w:ins w:id="227" w:author="Chen Heller" w:date="2023-07-31T13:15:00Z"/>
              </w:rPr>
            </w:pPr>
          </w:p>
        </w:tc>
      </w:tr>
      <w:tr w:rsidR="00AF3D16" w14:paraId="11F3E953" w14:textId="77777777" w:rsidTr="00E85D4D">
        <w:trPr>
          <w:trHeight w:val="490"/>
        </w:trPr>
        <w:tc>
          <w:tcPr>
            <w:tcW w:w="2126" w:type="dxa"/>
            <w:tcBorders>
              <w:top w:val="single" w:sz="4" w:space="0" w:color="000000"/>
              <w:bottom w:val="single" w:sz="12" w:space="0" w:color="auto"/>
            </w:tcBorders>
          </w:tcPr>
          <w:p w14:paraId="18042CD6" w14:textId="77777777" w:rsidR="00AF3D16" w:rsidRPr="00EA2CED" w:rsidRDefault="00AF3D16" w:rsidP="00AF3D16">
            <w:pPr>
              <w:ind w:firstLine="0"/>
              <w:rPr>
                <w:b/>
                <w:bCs/>
              </w:rPr>
            </w:pPr>
            <w:r>
              <w:rPr>
                <w:b/>
                <w:bCs/>
              </w:rPr>
              <w:t>Incorrect answers</w:t>
            </w:r>
          </w:p>
        </w:tc>
        <w:tc>
          <w:tcPr>
            <w:tcW w:w="1701" w:type="dxa"/>
            <w:tcBorders>
              <w:top w:val="single" w:sz="4" w:space="0" w:color="000000"/>
              <w:bottom w:val="single" w:sz="12" w:space="0" w:color="auto"/>
            </w:tcBorders>
          </w:tcPr>
          <w:p w14:paraId="7338D30C" w14:textId="77777777" w:rsidR="00AF3D16" w:rsidRDefault="00AF3D16" w:rsidP="00AF3D16">
            <w:pPr>
              <w:ind w:firstLine="0"/>
            </w:pPr>
            <w:r>
              <w:t>21.90 (12.33)</w:t>
            </w:r>
          </w:p>
        </w:tc>
        <w:tc>
          <w:tcPr>
            <w:tcW w:w="1701" w:type="dxa"/>
            <w:tcBorders>
              <w:top w:val="single" w:sz="4" w:space="0" w:color="000000"/>
              <w:bottom w:val="single" w:sz="12" w:space="0" w:color="auto"/>
            </w:tcBorders>
          </w:tcPr>
          <w:p w14:paraId="6605743C" w14:textId="77777777" w:rsidR="00AF3D16" w:rsidRDefault="00AF3D16" w:rsidP="00AF3D16">
            <w:pPr>
              <w:ind w:firstLine="0"/>
            </w:pPr>
            <w:r>
              <w:t>36.13 (15.29)</w:t>
            </w:r>
          </w:p>
        </w:tc>
        <w:tc>
          <w:tcPr>
            <w:tcW w:w="709" w:type="dxa"/>
            <w:tcBorders>
              <w:top w:val="single" w:sz="4" w:space="0" w:color="000000"/>
              <w:bottom w:val="single" w:sz="12" w:space="0" w:color="auto"/>
            </w:tcBorders>
          </w:tcPr>
          <w:p w14:paraId="7A490BD1" w14:textId="77777777" w:rsidR="00AF3D16" w:rsidRDefault="00AF3D16" w:rsidP="00AF3D16">
            <w:pPr>
              <w:ind w:firstLine="0"/>
            </w:pPr>
            <w:r>
              <w:t>6.31</w:t>
            </w:r>
          </w:p>
        </w:tc>
        <w:tc>
          <w:tcPr>
            <w:tcW w:w="992" w:type="dxa"/>
            <w:tcBorders>
              <w:top w:val="single" w:sz="4" w:space="0" w:color="000000"/>
              <w:bottom w:val="single" w:sz="12" w:space="0" w:color="auto"/>
            </w:tcBorders>
          </w:tcPr>
          <w:p w14:paraId="5F5751F3" w14:textId="77777777" w:rsidR="00AF3D16" w:rsidRDefault="00AF3D16" w:rsidP="00AF3D16">
            <w:pPr>
              <w:ind w:firstLine="0"/>
            </w:pPr>
            <w:r>
              <w:t>&lt;0.001</w:t>
            </w:r>
          </w:p>
        </w:tc>
        <w:tc>
          <w:tcPr>
            <w:tcW w:w="1702" w:type="dxa"/>
            <w:tcBorders>
              <w:top w:val="single" w:sz="4" w:space="0" w:color="000000"/>
              <w:bottom w:val="single" w:sz="12" w:space="0" w:color="auto"/>
            </w:tcBorders>
          </w:tcPr>
          <w:p w14:paraId="33EFCF63" w14:textId="77777777" w:rsidR="00AF3D16" w:rsidRDefault="00AF3D16" w:rsidP="00AF3D16">
            <w:pPr>
              <w:ind w:firstLine="0"/>
            </w:pPr>
            <w:r>
              <w:t>-18.84, -9.62</w:t>
            </w:r>
          </w:p>
        </w:tc>
      </w:tr>
      <w:tr w:rsidR="00AF3D16" w14:paraId="3463B31B" w14:textId="77777777" w:rsidTr="00760205">
        <w:trPr>
          <w:trHeight w:val="490"/>
        </w:trPr>
        <w:tc>
          <w:tcPr>
            <w:tcW w:w="8931" w:type="dxa"/>
            <w:gridSpan w:val="6"/>
            <w:tcBorders>
              <w:top w:val="single" w:sz="12" w:space="0" w:color="auto"/>
            </w:tcBorders>
          </w:tcPr>
          <w:p w14:paraId="554ADF41" w14:textId="77777777" w:rsidR="00AF3D16" w:rsidRDefault="00AF3D16" w:rsidP="00AF3D16">
            <w:pPr>
              <w:ind w:firstLine="0"/>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p>
        </w:tc>
      </w:tr>
    </w:tbl>
    <w:p w14:paraId="6FDADB43" w14:textId="77777777" w:rsidR="00964AD3" w:rsidRDefault="00964AD3" w:rsidP="00964AD3">
      <w:pPr>
        <w:ind w:firstLine="0"/>
      </w:pPr>
    </w:p>
    <w:p w14:paraId="016CD883" w14:textId="49A0F4CC" w:rsidR="00887DD3" w:rsidRPr="00234A2F" w:rsidRDefault="00BA4221" w:rsidP="005436B9">
      <w:pPr>
        <w:ind w:firstLine="0"/>
        <w:rPr>
          <w:i/>
          <w:iCs/>
        </w:rPr>
      </w:pPr>
      <w:r w:rsidRPr="00234A2F">
        <w:rPr>
          <w:i/>
          <w:iCs/>
        </w:rPr>
        <w:t>Prime visibility</w:t>
      </w:r>
      <w:r w:rsidR="00012635" w:rsidRPr="00234A2F">
        <w:rPr>
          <w:i/>
          <w:iCs/>
        </w:rPr>
        <w:t xml:space="preserve"> </w:t>
      </w:r>
    </w:p>
    <w:p w14:paraId="438C6938" w14:textId="3777D1E8" w:rsidR="00DB7DD5" w:rsidRDefault="004731EE" w:rsidP="00234A2F">
      <w:pPr>
        <w:rPr>
          <w:rtl/>
        </w:rPr>
      </w:pPr>
      <w:r>
        <w:t>I</w:t>
      </w:r>
      <w:r w:rsidR="004F1986">
        <w:t>n the reaching session,</w:t>
      </w:r>
      <w:r w:rsidR="00BF4777">
        <w:t xml:space="preserve"> </w:t>
      </w:r>
      <w:r w:rsidR="001F6E52">
        <w:t>9</w:t>
      </w:r>
      <w:r w:rsidR="004E2179">
        <w:t>4</w:t>
      </w:r>
      <w:r w:rsidR="001F6E52">
        <w:t>.</w:t>
      </w:r>
      <w:r w:rsidR="004E2179">
        <w:t>41</w:t>
      </w:r>
      <w:r w:rsidR="00BA4221">
        <w:t xml:space="preserve">% of the trials </w:t>
      </w:r>
      <w:r w:rsidR="004F1986">
        <w:t xml:space="preserve">were given a </w:t>
      </w:r>
      <w:r w:rsidR="00BA4221">
        <w:t xml:space="preserve">visibility </w:t>
      </w:r>
      <w:r w:rsidR="004F1986">
        <w:t xml:space="preserve">rating of </w:t>
      </w:r>
      <w:r w:rsidR="00BA4221">
        <w:t xml:space="preserve">1, </w:t>
      </w:r>
      <w:r w:rsidR="004E2179">
        <w:t>4.</w:t>
      </w:r>
      <w:del w:id="228" w:author="Chen Heller" w:date="2023-07-31T14:34:00Z">
        <w:r w:rsidR="004E2179" w:rsidDel="00586F4F">
          <w:delText>79</w:delText>
        </w:r>
      </w:del>
      <w:ins w:id="229" w:author="Chen Heller" w:date="2023-07-31T14:34:00Z">
        <w:r w:rsidR="00586F4F">
          <w:t>80</w:t>
        </w:r>
      </w:ins>
      <w:r w:rsidR="00BA4221">
        <w:t xml:space="preserve">% a visibility </w:t>
      </w:r>
      <w:r>
        <w:t xml:space="preserve">rating of </w:t>
      </w:r>
      <w:r w:rsidR="00BA4221">
        <w:t xml:space="preserve">2, </w:t>
      </w:r>
      <w:r w:rsidR="001F6E52">
        <w:t>0.</w:t>
      </w:r>
      <w:del w:id="230" w:author="Chen Heller" w:date="2023-07-31T14:34:00Z">
        <w:r w:rsidR="004E2179" w:rsidDel="00586F4F">
          <w:delText>63</w:delText>
        </w:r>
      </w:del>
      <w:ins w:id="231" w:author="Chen Heller" w:date="2023-07-31T14:34:00Z">
        <w:r w:rsidR="00586F4F">
          <w:t>6</w:t>
        </w:r>
        <w:r w:rsidR="00586F4F">
          <w:t>4</w:t>
        </w:r>
      </w:ins>
      <w:r w:rsidR="00BA4221">
        <w:t xml:space="preserve">% a visibility </w:t>
      </w:r>
      <w:r>
        <w:t xml:space="preserve">rating of </w:t>
      </w:r>
      <w:r w:rsidR="00BA4221">
        <w:t xml:space="preserve">3 and </w:t>
      </w:r>
      <w:commentRangeStart w:id="232"/>
      <w:commentRangeStart w:id="233"/>
      <w:r w:rsidR="001F6E52">
        <w:t>0.1</w:t>
      </w:r>
      <w:r w:rsidR="004E2179">
        <w:t>5</w:t>
      </w:r>
      <w:r w:rsidR="00BA4221">
        <w:t xml:space="preserve">% </w:t>
      </w:r>
      <w:commentRangeEnd w:id="232"/>
      <w:r w:rsidR="00887DD3">
        <w:rPr>
          <w:rStyle w:val="CommentReference"/>
        </w:rPr>
        <w:commentReference w:id="232"/>
      </w:r>
      <w:commentRangeEnd w:id="233"/>
      <w:r w:rsidR="00A01E6F">
        <w:rPr>
          <w:rStyle w:val="CommentReference"/>
        </w:rPr>
        <w:commentReference w:id="233"/>
      </w:r>
      <w:r w:rsidR="00BA4221">
        <w:t xml:space="preserve">a visibility </w:t>
      </w:r>
      <w:r>
        <w:t xml:space="preserve">rating of </w:t>
      </w:r>
      <w:r w:rsidR="00BA4221">
        <w:t>4</w:t>
      </w:r>
      <w:r w:rsidR="00012635">
        <w:t>, while in the keyboard session</w:t>
      </w:r>
      <w:r w:rsidR="00823AC0">
        <w:t>,</w:t>
      </w:r>
      <w:r w:rsidR="00012635">
        <w:t xml:space="preserve"> </w:t>
      </w:r>
      <w:r w:rsidR="004E2179">
        <w:t>92.</w:t>
      </w:r>
      <w:del w:id="234" w:author="Chen Heller" w:date="2023-07-31T14:36:00Z">
        <w:r w:rsidR="004E2179" w:rsidDel="00C63F6D">
          <w:delText>12</w:delText>
        </w:r>
      </w:del>
      <w:ins w:id="235" w:author="Chen Heller" w:date="2023-07-31T14:36:00Z">
        <w:r w:rsidR="00C63F6D">
          <w:t>1</w:t>
        </w:r>
        <w:r w:rsidR="00C63F6D">
          <w:t>3</w:t>
        </w:r>
      </w:ins>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del w:id="236" w:author="Chen Heller" w:date="2023-07-31T14:36:00Z">
        <w:r w:rsidR="004733D7" w:rsidDel="00C63F6D">
          <w:delText>70</w:delText>
        </w:r>
      </w:del>
      <w:ins w:id="237" w:author="Chen Heller" w:date="2023-07-31T14:36:00Z">
        <w:r w:rsidR="00C63F6D">
          <w:t>7</w:t>
        </w:r>
        <w:r w:rsidR="00C63F6D">
          <w:t>1</w:t>
        </w:r>
      </w:ins>
      <w:r w:rsidR="00012635">
        <w:t xml:space="preserve">% a visibility </w:t>
      </w:r>
      <w:r w:rsidR="00835861">
        <w:t xml:space="preserve">rating of </w:t>
      </w:r>
      <w:r w:rsidR="00012635">
        <w:t xml:space="preserve">3 and 0.12% a visibility </w:t>
      </w:r>
      <w:r w:rsidR="00835861">
        <w:t xml:space="preserve">rating of </w:t>
      </w:r>
      <w:r w:rsidR="00012635">
        <w:t>4.</w:t>
      </w:r>
      <w:r w:rsidR="00BA4221">
        <w:t xml:space="preserve"> </w:t>
      </w:r>
      <w:r w:rsidR="00462D23">
        <w:t xml:space="preserve">Because using identical prime </w:t>
      </w:r>
      <w:r w:rsidR="00462D23">
        <w:lastRenderedPageBreak/>
        <w:t xml:space="preserve">and target words in the congruent condition biases the responses towards the target, only </w:t>
      </w:r>
      <w:r w:rsidR="009C328A">
        <w:t xml:space="preserve">the incongruent trials were used to </w:t>
      </w:r>
      <w:r w:rsidR="00462D23">
        <w:t xml:space="preserve">estimate prime visibility. </w:t>
      </w:r>
      <w:r w:rsidR="00FD5D3D">
        <w:t xml:space="preserve">Objective recognition performance for the subjectively invisible stimuli was </w:t>
      </w:r>
      <w:r w:rsidR="00412DCE">
        <w:t xml:space="preserve">not better than </w:t>
      </w:r>
      <w:r w:rsidR="00FD5D3D">
        <w:t>chance,</w:t>
      </w:r>
      <w:r w:rsidR="00E4208B">
        <w:t xml:space="preserve"> both in the reaching session (</w:t>
      </w:r>
      <w:r w:rsidR="00F01249">
        <w:t>M = 50.</w:t>
      </w:r>
      <w:r w:rsidR="00830FF6">
        <w:t>82</w:t>
      </w:r>
      <w:r w:rsidR="00F01249">
        <w:t>%, SD = 4.3</w:t>
      </w:r>
      <w:r w:rsidR="00830FF6">
        <w:t>2</w:t>
      </w:r>
      <w:r w:rsidR="00F01249">
        <w:t xml:space="preserve">, </w:t>
      </w:r>
      <w:proofErr w:type="gramStart"/>
      <w:r w:rsidR="00F01249">
        <w:t>t</w:t>
      </w:r>
      <w:r w:rsidR="00F01249" w:rsidRPr="005436B9">
        <w:t>(</w:t>
      </w:r>
      <w:proofErr w:type="gramEnd"/>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commentRangeStart w:id="238"/>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commentRangeEnd w:id="238"/>
      <w:r w:rsidR="005844E0">
        <w:rPr>
          <w:rStyle w:val="CommentReference"/>
        </w:rPr>
        <w:commentReference w:id="238"/>
      </w:r>
    </w:p>
    <w:p w14:paraId="77D7A6B8" w14:textId="2AF59DD6" w:rsidR="005844E0" w:rsidRDefault="004C4126" w:rsidP="004C4126">
      <w:pPr>
        <w:ind w:firstLine="0"/>
      </w:pPr>
      <w:ins w:id="239" w:author="zeev" w:date="2023-07-25T14:37:00Z">
        <w:r>
          <w:rPr>
            <w:i/>
            <w:iCs/>
          </w:rPr>
          <w:t xml:space="preserve">Preregistered </w:t>
        </w:r>
      </w:ins>
      <w:commentRangeStart w:id="240"/>
      <w:commentRangeStart w:id="241"/>
      <w:del w:id="242" w:author="zeev" w:date="2023-07-25T14:37:00Z">
        <w:r w:rsidR="00652B7D" w:rsidRPr="00E412ED" w:rsidDel="004C4126">
          <w:rPr>
            <w:i/>
            <w:iCs/>
          </w:rPr>
          <w:delText>C</w:delText>
        </w:r>
      </w:del>
      <w:ins w:id="243" w:author="zeev" w:date="2023-07-25T14:37:00Z">
        <w:r>
          <w:rPr>
            <w:i/>
            <w:iCs/>
          </w:rPr>
          <w:t>c</w:t>
        </w:r>
      </w:ins>
      <w:r w:rsidR="00652B7D" w:rsidRPr="00E412ED">
        <w:rPr>
          <w:i/>
          <w:iCs/>
        </w:rPr>
        <w:t>ongruency effect</w:t>
      </w:r>
      <w:r w:rsidR="00652B7D">
        <w:t xml:space="preserve">: </w:t>
      </w:r>
      <w:commentRangeEnd w:id="240"/>
      <w:r w:rsidR="003A3339">
        <w:rPr>
          <w:rStyle w:val="CommentReference"/>
        </w:rPr>
        <w:commentReference w:id="240"/>
      </w:r>
      <w:commentRangeEnd w:id="241"/>
      <w:r w:rsidR="00D71297">
        <w:rPr>
          <w:rStyle w:val="CommentReference"/>
        </w:rPr>
        <w:commentReference w:id="241"/>
      </w:r>
    </w:p>
    <w:p w14:paraId="11D57144" w14:textId="61C75166" w:rsidR="007B776C" w:rsidRDefault="00F01249" w:rsidP="00AC2B66">
      <w:r>
        <w:t xml:space="preserve">A congruency effect was found </w:t>
      </w:r>
      <w:r w:rsidR="00C75C58">
        <w:t xml:space="preserve">with </w:t>
      </w:r>
      <w:r>
        <w:t>both measures</w:t>
      </w:r>
      <w:r w:rsidR="00CB2CC7">
        <w:t xml:space="preserve">. In the reaching task, </w:t>
      </w:r>
      <w:r>
        <w:t>the reach area</w:t>
      </w:r>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r w:rsidR="007B2D69">
        <w:t>, was smaller in the incongru</w:t>
      </w:r>
      <w:r w:rsidR="007B2D69" w:rsidRPr="0077049F">
        <w:t>ent condition.</w:t>
      </w:r>
      <w:r w:rsidR="00464331" w:rsidRPr="0077049F">
        <w:t xml:space="preserve"> Since the average trajectories </w:t>
      </w:r>
      <w:r w:rsidR="0085053A" w:rsidRPr="0077049F">
        <w:t>depict</w:t>
      </w:r>
      <w:r w:rsidR="00464331" w:rsidRPr="0077049F">
        <w:t xml:space="preserve"> the bias but not the actual </w:t>
      </w:r>
      <w:r w:rsidR="00171DE5" w:rsidRPr="0077049F">
        <w:t>paths</w:t>
      </w:r>
      <w:r w:rsidR="00464331" w:rsidRPr="0077049F">
        <w:t xml:space="preserve">, </w:t>
      </w:r>
      <w:r w:rsidR="0077049F" w:rsidRPr="0077049F">
        <w:fldChar w:fldCharType="begin"/>
      </w:r>
      <w:r w:rsidR="0077049F" w:rsidRPr="0077049F">
        <w:instrText xml:space="preserve"> REF _Ref129683805 \h </w:instrText>
      </w:r>
      <w:r w:rsidR="0077049F">
        <w:instrText xml:space="preserve"> \* MERGEFORMAT </w:instrText>
      </w:r>
      <w:r w:rsidR="0077049F" w:rsidRPr="0077049F">
        <w:fldChar w:fldCharType="separate"/>
      </w:r>
      <w:r w:rsidR="0077049F" w:rsidRPr="0077049F">
        <w:t xml:space="preserve">Figure </w:t>
      </w:r>
      <w:r w:rsidR="0077049F" w:rsidRPr="008E7395">
        <w:t>3</w:t>
      </w:r>
      <w:r w:rsidR="0077049F" w:rsidRPr="0077049F">
        <w:fldChar w:fldCharType="end"/>
      </w:r>
      <w:r w:rsidR="0077049F">
        <w:t xml:space="preserve"> </w:t>
      </w:r>
      <w:r w:rsidR="008347CC">
        <w:t>describe</w:t>
      </w:r>
      <w:ins w:id="244" w:author="zeev" w:date="2023-07-25T13:04:00Z">
        <w:r w:rsidR="00234A2F">
          <w:t>s</w:t>
        </w:r>
      </w:ins>
      <w:r w:rsidR="000D1F09">
        <w:t xml:space="preserve"> the </w:t>
      </w:r>
      <w:r w:rsidR="008347CC">
        <w:t xml:space="preserve">entire </w:t>
      </w:r>
      <w:r w:rsidR="000D1F09">
        <w:t xml:space="preserve">trajectories </w:t>
      </w:r>
      <w:r w:rsidR="008347CC">
        <w:t xml:space="preserve">for </w:t>
      </w:r>
      <w:r w:rsidR="000D1F09">
        <w:t xml:space="preserve">two </w:t>
      </w:r>
      <w:r w:rsidR="0085053A">
        <w:t xml:space="preserve">randomly selected </w:t>
      </w:r>
      <w:r w:rsidR="000D1F09">
        <w:t xml:space="preserve">participants. </w:t>
      </w:r>
      <w:r w:rsidR="007B2D69">
        <w:t>In the keyboard task,</w:t>
      </w:r>
      <w:r>
        <w:t xml:space="preserve"> slower RT</w:t>
      </w:r>
      <w:r w:rsidR="00415264">
        <w:t>s</w:t>
      </w:r>
      <w:r>
        <w:t xml:space="preserve"> </w:t>
      </w:r>
      <w:r w:rsidR="00415264">
        <w:t xml:space="preserve">were </w:t>
      </w:r>
      <w:r w:rsidR="0082689E">
        <w:t xml:space="preserve">observed </w:t>
      </w:r>
      <w:r>
        <w:t>in the incongruent condition.</w:t>
      </w:r>
      <w:r w:rsidR="000C177A">
        <w:t xml:space="preserve"> </w:t>
      </w:r>
      <w:r w:rsidR="008B18FB">
        <w:t xml:space="preserve">A comparison </w:t>
      </w:r>
      <w:r w:rsidR="00CB5A32">
        <w:t xml:space="preserve">of the effect sizes </w:t>
      </w:r>
      <w:r w:rsidR="00BA7C88">
        <w:t xml:space="preserve">surprisingly </w:t>
      </w:r>
      <w:r w:rsidR="00CB5A32">
        <w:t>revealed t</w:t>
      </w:r>
      <w:r w:rsidR="00E74CD9">
        <w:t>hat t</w:t>
      </w:r>
      <w:r w:rsidR="00CB5A32">
        <w:t>he keyboard-RT effect (Cohen's d</w:t>
      </w:r>
      <w:del w:id="245" w:author="zeev" w:date="2023-07-25T16:32:00Z">
        <w:r w:rsidR="00CB5A32" w:rsidDel="00801CF1">
          <w:delText xml:space="preserve"> </w:delText>
        </w:r>
      </w:del>
      <w:r w:rsidR="00CB5A32">
        <w:t>=</w:t>
      </w:r>
      <w:del w:id="246" w:author="zeev" w:date="2023-07-25T16:32:00Z">
        <w:r w:rsidR="00CB5A32" w:rsidDel="00801CF1">
          <w:delText xml:space="preserve"> </w:delText>
        </w:r>
      </w:del>
      <w:r w:rsidR="00E74CD9">
        <w:t>1.17</w:t>
      </w:r>
      <w:r w:rsidR="00A70B91">
        <w:t xml:space="preserve">; </w:t>
      </w:r>
      <w:proofErr w:type="spellStart"/>
      <w:r w:rsidR="00A70B91">
        <w:t>M</w:t>
      </w:r>
      <w:r w:rsidR="00A70B91" w:rsidRPr="00EC5BE4">
        <w:rPr>
          <w:vertAlign w:val="subscript"/>
        </w:rPr>
        <w:t>inc</w:t>
      </w:r>
      <w:proofErr w:type="spellEnd"/>
      <w:del w:id="247" w:author="zeev" w:date="2023-07-25T16:32:00Z">
        <w:r w:rsidR="00A70B91" w:rsidDel="00801CF1">
          <w:delText xml:space="preserve"> </w:delText>
        </w:r>
      </w:del>
      <w:r w:rsidR="00A70B91">
        <w:t>=</w:t>
      </w:r>
      <w:del w:id="248" w:author="zeev" w:date="2023-07-25T16:32:00Z">
        <w:r w:rsidR="00A70B91" w:rsidDel="00801CF1">
          <w:delText xml:space="preserve"> </w:delText>
        </w:r>
      </w:del>
      <w:del w:id="249" w:author="zeev" w:date="2023-07-25T15:55:00Z">
        <w:r w:rsidR="00A70B91" w:rsidDel="00A95B39">
          <w:delText>XX</w:delText>
        </w:r>
      </w:del>
      <w:ins w:id="250" w:author="zeev" w:date="2023-07-25T15:55:00Z">
        <w:r w:rsidR="00A95B39">
          <w:t>545.46</w:t>
        </w:r>
      </w:ins>
      <w:r w:rsidR="00A70B91">
        <w:t>, SD=</w:t>
      </w:r>
      <w:del w:id="251" w:author="zeev" w:date="2023-07-25T15:55:00Z">
        <w:r w:rsidR="00A70B91" w:rsidDel="00A95B39">
          <w:delText>XX</w:delText>
        </w:r>
      </w:del>
      <w:ins w:id="252" w:author="zeev" w:date="2023-07-25T15:55:00Z">
        <w:r w:rsidR="00A95B39">
          <w:t>32.87</w:t>
        </w:r>
      </w:ins>
      <w:r w:rsidR="00A70B91">
        <w:t xml:space="preserve">, </w:t>
      </w:r>
      <w:proofErr w:type="spellStart"/>
      <w:r w:rsidR="00A70B91">
        <w:t>M</w:t>
      </w:r>
      <w:r w:rsidR="00A70B91" w:rsidRPr="00EC5BE4">
        <w:rPr>
          <w:vertAlign w:val="subscript"/>
        </w:rPr>
        <w:t>con</w:t>
      </w:r>
      <w:proofErr w:type="spellEnd"/>
      <w:r w:rsidR="00A70B91">
        <w:t>=</w:t>
      </w:r>
      <w:del w:id="253" w:author="zeev" w:date="2023-07-25T15:55:00Z">
        <w:r w:rsidR="00A70B91" w:rsidDel="00A95B39">
          <w:delText>XX</w:delText>
        </w:r>
      </w:del>
      <w:ins w:id="254" w:author="zeev" w:date="2023-07-25T15:55:00Z">
        <w:r w:rsidR="00A95B39">
          <w:t>525.53</w:t>
        </w:r>
      </w:ins>
      <w:r w:rsidR="00A70B91">
        <w:t>, SD=</w:t>
      </w:r>
      <w:del w:id="255" w:author="zeev" w:date="2023-07-25T15:55:00Z">
        <w:r w:rsidR="00A70B91" w:rsidDel="00A95B39">
          <w:delText>XX</w:delText>
        </w:r>
      </w:del>
      <w:ins w:id="256" w:author="zeev" w:date="2023-07-25T15:55:00Z">
        <w:r w:rsidR="00A95B39">
          <w:t>35.76</w:t>
        </w:r>
      </w:ins>
      <w:r w:rsidR="00A70B91">
        <w:t>, t(29</w:t>
      </w:r>
      <w:del w:id="257" w:author="zeev" w:date="2023-07-25T15:55:00Z">
        <w:r w:rsidR="00A70B91" w:rsidDel="00A95B39">
          <w:delText xml:space="preserve">)=??, </w:delText>
        </w:r>
      </w:del>
      <w:ins w:id="258" w:author="zeev" w:date="2023-07-25T15:55:00Z">
        <w:r w:rsidR="00A95B39">
          <w:t xml:space="preserve">)=6.42, </w:t>
        </w:r>
      </w:ins>
      <w:r w:rsidR="00A70B91">
        <w:t>p</w:t>
      </w:r>
      <w:del w:id="259" w:author="zeev" w:date="2023-07-25T15:56:00Z">
        <w:r w:rsidR="00A70B91" w:rsidDel="00A95B39">
          <w:delText xml:space="preserve">=??, </w:delText>
        </w:r>
      </w:del>
      <w:ins w:id="260" w:author="zeev" w:date="2023-07-25T15:56:00Z">
        <w:r w:rsidR="00A95B39">
          <w:t xml:space="preserve">&lt;0.001, </w:t>
        </w:r>
      </w:ins>
      <w:r w:rsidR="00A70B91">
        <w:t>CIs</w:t>
      </w:r>
      <w:del w:id="261" w:author="zeev" w:date="2023-07-25T15:56:00Z">
        <w:r w:rsidR="00A70B91" w:rsidDel="00A95B39">
          <w:delText>=??</w:delText>
        </w:r>
        <w:r w:rsidR="00CB5A32" w:rsidDel="00A95B39">
          <w:delText xml:space="preserve">) </w:delText>
        </w:r>
      </w:del>
      <w:ins w:id="262" w:author="zeev" w:date="2023-07-25T15:56:00Z">
        <w:r w:rsidR="00A95B39">
          <w:t>=</w:t>
        </w:r>
      </w:ins>
      <w:ins w:id="263" w:author="zeev" w:date="2023-07-25T16:00:00Z">
        <w:r w:rsidR="00A95B39">
          <w:t>-</w:t>
        </w:r>
      </w:ins>
      <w:ins w:id="264" w:author="zeev" w:date="2023-07-25T15:56:00Z">
        <w:r w:rsidR="00A95B39">
          <w:t xml:space="preserve">26.27, </w:t>
        </w:r>
      </w:ins>
      <w:ins w:id="265" w:author="zeev" w:date="2023-07-25T16:00:00Z">
        <w:r w:rsidR="00A95B39">
          <w:t>-</w:t>
        </w:r>
      </w:ins>
      <w:ins w:id="266" w:author="zeev" w:date="2023-07-25T15:56:00Z">
        <w:r w:rsidR="00A95B39">
          <w:t xml:space="preserve">13.58) </w:t>
        </w:r>
      </w:ins>
      <w:r w:rsidR="00346BB1">
        <w:t>was</w:t>
      </w:r>
      <w:r w:rsidR="00E74CD9">
        <w:t xml:space="preserve"> </w:t>
      </w:r>
      <w:r w:rsidR="00CB5A32">
        <w:t>larger than the reach area effect (Cohen's d</w:t>
      </w:r>
      <w:del w:id="267" w:author="zeev" w:date="2023-07-25T16:32:00Z">
        <w:r w:rsidR="00CB5A32" w:rsidDel="00801CF1">
          <w:delText xml:space="preserve"> </w:delText>
        </w:r>
      </w:del>
      <w:r w:rsidR="00CB5A32">
        <w:t>=</w:t>
      </w:r>
      <w:del w:id="268" w:author="zeev" w:date="2023-07-25T16:32:00Z">
        <w:r w:rsidR="00CB5A32" w:rsidDel="00801CF1">
          <w:delText xml:space="preserve"> </w:delText>
        </w:r>
      </w:del>
      <w:r w:rsidR="00E74CD9">
        <w:t>0.</w:t>
      </w:r>
      <w:r w:rsidR="00E075E9">
        <w:t>68</w:t>
      </w:r>
      <w:r w:rsidR="00A70B91">
        <w:t xml:space="preserve">; </w:t>
      </w:r>
      <w:proofErr w:type="spellStart"/>
      <w:r w:rsidR="00A70B91">
        <w:t>M</w:t>
      </w:r>
      <w:r w:rsidR="00A70B91" w:rsidRPr="00EC5BE4">
        <w:rPr>
          <w:vertAlign w:val="subscript"/>
        </w:rPr>
        <w:t>inc</w:t>
      </w:r>
      <w:proofErr w:type="spellEnd"/>
      <w:del w:id="269" w:author="zeev" w:date="2023-07-25T16:32:00Z">
        <w:r w:rsidR="00A70B91" w:rsidDel="00801CF1">
          <w:delText xml:space="preserve"> </w:delText>
        </w:r>
      </w:del>
      <w:r w:rsidR="00A70B91">
        <w:t>=</w:t>
      </w:r>
      <w:del w:id="270" w:author="zeev" w:date="2023-07-25T16:32:00Z">
        <w:r w:rsidR="00A70B91" w:rsidDel="00801CF1">
          <w:delText xml:space="preserve"> </w:delText>
        </w:r>
      </w:del>
      <w:del w:id="271" w:author="zeev" w:date="2023-07-25T15:56:00Z">
        <w:r w:rsidR="00A70B91" w:rsidDel="00A95B39">
          <w:delText>XX</w:delText>
        </w:r>
      </w:del>
      <w:ins w:id="272" w:author="zeev" w:date="2023-07-25T15:56:00Z">
        <w:r w:rsidR="00A95B39">
          <w:t>1.74</w:t>
        </w:r>
      </w:ins>
      <w:r w:rsidR="00A70B91">
        <w:t>, SD=</w:t>
      </w:r>
      <w:del w:id="273" w:author="zeev" w:date="2023-07-25T15:56:00Z">
        <w:r w:rsidR="00A70B91" w:rsidDel="00A95B39">
          <w:delText>XX</w:delText>
        </w:r>
      </w:del>
      <w:ins w:id="274" w:author="zeev" w:date="2023-07-25T15:56:00Z">
        <w:r w:rsidR="00A95B39">
          <w:t>0.</w:t>
        </w:r>
      </w:ins>
      <w:ins w:id="275" w:author="zeev" w:date="2023-07-25T15:57:00Z">
        <w:r w:rsidR="00A95B39">
          <w:t>49</w:t>
        </w:r>
      </w:ins>
      <w:r w:rsidR="00A70B91">
        <w:t xml:space="preserve">, </w:t>
      </w:r>
      <w:proofErr w:type="spellStart"/>
      <w:r w:rsidR="00A70B91">
        <w:t>M</w:t>
      </w:r>
      <w:r w:rsidR="00A70B91" w:rsidRPr="00EC5BE4">
        <w:rPr>
          <w:vertAlign w:val="subscript"/>
        </w:rPr>
        <w:t>con</w:t>
      </w:r>
      <w:proofErr w:type="spellEnd"/>
      <w:r w:rsidR="00A70B91">
        <w:t>=</w:t>
      </w:r>
      <w:del w:id="276" w:author="zeev" w:date="2023-07-25T15:57:00Z">
        <w:r w:rsidR="00A70B91" w:rsidDel="00A95B39">
          <w:delText>XX</w:delText>
        </w:r>
      </w:del>
      <w:ins w:id="277" w:author="zeev" w:date="2023-07-25T15:57:00Z">
        <w:r w:rsidR="00A95B39">
          <w:t>2.09</w:t>
        </w:r>
      </w:ins>
      <w:r w:rsidR="00A70B91">
        <w:t>, SD=</w:t>
      </w:r>
      <w:del w:id="278" w:author="zeev" w:date="2023-07-25T15:57:00Z">
        <w:r w:rsidR="00A70B91" w:rsidDel="00A95B39">
          <w:delText>XX</w:delText>
        </w:r>
      </w:del>
      <w:ins w:id="279" w:author="zeev" w:date="2023-07-25T15:57:00Z">
        <w:r w:rsidR="00A95B39">
          <w:t>0.51</w:t>
        </w:r>
      </w:ins>
      <w:r w:rsidR="00A70B91">
        <w:t>, t(29</w:t>
      </w:r>
      <w:del w:id="280" w:author="zeev" w:date="2023-07-25T15:57:00Z">
        <w:r w:rsidR="00A70B91" w:rsidDel="00A95B39">
          <w:delText xml:space="preserve">)=??, </w:delText>
        </w:r>
      </w:del>
      <w:ins w:id="281" w:author="zeev" w:date="2023-07-25T15:57:00Z">
        <w:r w:rsidR="00A95B39">
          <w:t xml:space="preserve">)=3.75, </w:t>
        </w:r>
      </w:ins>
      <w:r w:rsidR="00A70B91">
        <w:t>p</w:t>
      </w:r>
      <w:del w:id="282" w:author="zeev" w:date="2023-07-25T15:57:00Z">
        <w:r w:rsidR="00A70B91" w:rsidDel="00A95B39">
          <w:delText xml:space="preserve">=??, </w:delText>
        </w:r>
      </w:del>
      <w:ins w:id="283" w:author="zeev" w:date="2023-07-25T15:57:00Z">
        <w:r w:rsidR="00A95B39">
          <w:t xml:space="preserve">&lt;0.001, </w:t>
        </w:r>
      </w:ins>
      <w:r w:rsidR="00A70B91">
        <w:t>CIs</w:t>
      </w:r>
      <w:del w:id="284" w:author="zeev" w:date="2023-07-25T15:57:00Z">
        <w:r w:rsidR="00A70B91" w:rsidDel="00A95B39">
          <w:delText>=??</w:delText>
        </w:r>
        <w:r w:rsidR="00CB5A32" w:rsidDel="00A95B39">
          <w:delText>)</w:delText>
        </w:r>
        <w:r w:rsidR="008B18FB" w:rsidDel="00A95B39">
          <w:delText xml:space="preserve">. </w:delText>
        </w:r>
      </w:del>
      <w:ins w:id="285" w:author="zeev" w:date="2023-07-25T15:57:00Z">
        <w:r w:rsidR="00A95B39">
          <w:t xml:space="preserve">=0.15, 0.53). </w:t>
        </w:r>
      </w:ins>
      <w:r w:rsidR="008B18FB">
        <w:t>H</w:t>
      </w:r>
      <w:r w:rsidR="008347B1">
        <w:t xml:space="preserve">owever, </w:t>
      </w:r>
      <w:r w:rsidR="00833521">
        <w:t xml:space="preserve">when normalizing the results within participants, </w:t>
      </w:r>
      <w:r w:rsidR="008347B1">
        <w:t>reaching duration</w:t>
      </w:r>
      <w:r w:rsidR="005F50A1">
        <w:t>,</w:t>
      </w:r>
      <w:r w:rsidR="008347B1">
        <w:t xml:space="preserve"> which was longer for incongruent trials</w:t>
      </w:r>
      <w:r w:rsidR="005C74A8">
        <w:t>,</w:t>
      </w:r>
      <w:r w:rsidR="008347B1">
        <w:t xml:space="preserve"> produced </w:t>
      </w:r>
      <w:r w:rsidR="005B17B6">
        <w:t xml:space="preserve">a </w:t>
      </w:r>
      <w:r w:rsidR="008347B1">
        <w:t>large</w:t>
      </w:r>
      <w:r w:rsidR="005B17B6">
        <w:t>r</w:t>
      </w:r>
      <w:r w:rsidR="008347B1">
        <w:t xml:space="preserve"> effect </w:t>
      </w:r>
      <w:r w:rsidR="007156D0">
        <w:t xml:space="preserve">(Cohen's </w:t>
      </w:r>
      <w:proofErr w:type="spellStart"/>
      <w:r w:rsidR="007156D0">
        <w:t>d</w:t>
      </w:r>
      <w:ins w:id="286" w:author="zeev" w:date="2023-07-25T16:29:00Z">
        <w:r w:rsidR="008B3F10">
          <w:rPr>
            <w:vertAlign w:val="subscript"/>
          </w:rPr>
          <w:t>normalized</w:t>
        </w:r>
        <w:proofErr w:type="spellEnd"/>
        <w:r w:rsidR="008B3F10">
          <w:rPr>
            <w:vertAlign w:val="subscript"/>
          </w:rPr>
          <w:t xml:space="preserve"> reaching duration</w:t>
        </w:r>
      </w:ins>
      <w:del w:id="287" w:author="zeev" w:date="2023-07-25T16:33:00Z">
        <w:r w:rsidR="007156D0" w:rsidDel="00801CF1">
          <w:delText xml:space="preserve"> </w:delText>
        </w:r>
      </w:del>
      <w:r w:rsidR="007156D0">
        <w:t>=</w:t>
      </w:r>
      <w:del w:id="288" w:author="zeev" w:date="2023-07-25T16:33:00Z">
        <w:r w:rsidR="007156D0" w:rsidDel="00801CF1">
          <w:delText xml:space="preserve"> </w:delText>
        </w:r>
      </w:del>
      <w:r w:rsidR="002E0DD6">
        <w:t>1.25</w:t>
      </w:r>
      <w:r w:rsidR="00A70B91">
        <w:t>;</w:t>
      </w:r>
      <w:ins w:id="289" w:author="zeev" w:date="2023-07-25T16:24:00Z">
        <w:r w:rsidR="008A4A29">
          <w:t xml:space="preserve"> Cohen’s d</w:t>
        </w:r>
      </w:ins>
      <w:del w:id="290" w:author="zeev" w:date="2023-07-25T16:33:00Z">
        <w:r w:rsidR="00A70B91" w:rsidDel="00801CF1">
          <w:delText xml:space="preserve"> </w:delText>
        </w:r>
      </w:del>
      <w:ins w:id="291" w:author="zeev" w:date="2023-07-25T16:24:00Z">
        <w:r w:rsidR="008A4A29">
          <w:t>=</w:t>
        </w:r>
      </w:ins>
      <w:ins w:id="292" w:author="zeev" w:date="2023-07-25T16:25:00Z">
        <w:r w:rsidR="008A4A29">
          <w:t>1</w:t>
        </w:r>
      </w:ins>
      <w:ins w:id="293" w:author="zeev" w:date="2023-07-25T16:27:00Z">
        <w:r w:rsidR="008B3F10">
          <w:t>.17</w:t>
        </w:r>
      </w:ins>
      <w:ins w:id="294" w:author="zeev" w:date="2023-07-25T16:25:00Z">
        <w:r w:rsidR="008A4A29">
          <w:t xml:space="preserve">; </w:t>
        </w:r>
      </w:ins>
      <w:proofErr w:type="spellStart"/>
      <w:r w:rsidR="00A70B91">
        <w:t>M</w:t>
      </w:r>
      <w:r w:rsidR="00A70B91" w:rsidRPr="00234A2F">
        <w:rPr>
          <w:vertAlign w:val="subscript"/>
        </w:rPr>
        <w:t>inc</w:t>
      </w:r>
      <w:proofErr w:type="spellEnd"/>
      <w:del w:id="295" w:author="zeev" w:date="2023-07-25T16:33:00Z">
        <w:r w:rsidR="00A70B91" w:rsidDel="00801CF1">
          <w:delText xml:space="preserve"> </w:delText>
        </w:r>
      </w:del>
      <w:r w:rsidR="00A70B91">
        <w:t>=</w:t>
      </w:r>
      <w:del w:id="296" w:author="zeev" w:date="2023-07-25T16:33:00Z">
        <w:r w:rsidR="00A70B91" w:rsidDel="00801CF1">
          <w:delText xml:space="preserve"> </w:delText>
        </w:r>
      </w:del>
      <w:ins w:id="297" w:author="zeev" w:date="2023-07-25T16:25:00Z">
        <w:r w:rsidR="008B3F10">
          <w:t>429</w:t>
        </w:r>
      </w:ins>
      <w:del w:id="298" w:author="zeev" w:date="2023-07-25T15:58:00Z">
        <w:r w:rsidR="00A70B91" w:rsidDel="00A95B39">
          <w:delText>XX</w:delText>
        </w:r>
      </w:del>
      <w:r w:rsidR="00A70B91">
        <w:t>, SD=</w:t>
      </w:r>
      <w:del w:id="299" w:author="zeev" w:date="2023-07-25T15:58:00Z">
        <w:r w:rsidR="00A70B91" w:rsidDel="00A95B39">
          <w:delText>XX</w:delText>
        </w:r>
      </w:del>
      <w:ins w:id="300" w:author="zeev" w:date="2023-07-25T16:25:00Z">
        <w:r w:rsidR="008B3F10">
          <w:t>28.32</w:t>
        </w:r>
      </w:ins>
      <w:r w:rsidR="00A70B91">
        <w:t xml:space="preserve">, </w:t>
      </w:r>
      <w:proofErr w:type="spellStart"/>
      <w:r w:rsidR="00A70B91">
        <w:t>M</w:t>
      </w:r>
      <w:r w:rsidR="00A70B91" w:rsidRPr="00234A2F">
        <w:rPr>
          <w:vertAlign w:val="subscript"/>
        </w:rPr>
        <w:t>con</w:t>
      </w:r>
      <w:proofErr w:type="spellEnd"/>
      <w:r w:rsidR="00A70B91">
        <w:t>=</w:t>
      </w:r>
      <w:del w:id="301" w:author="zeev" w:date="2023-07-25T15:58:00Z">
        <w:r w:rsidR="00A70B91" w:rsidDel="00A95B39">
          <w:delText>XX</w:delText>
        </w:r>
      </w:del>
      <w:ins w:id="302" w:author="zeev" w:date="2023-07-25T16:25:00Z">
        <w:r w:rsidR="008B3F10">
          <w:t>415.88</w:t>
        </w:r>
      </w:ins>
      <w:r w:rsidR="00A70B91">
        <w:t>, SD=</w:t>
      </w:r>
      <w:del w:id="303" w:author="zeev" w:date="2023-07-25T15:58:00Z">
        <w:r w:rsidR="00A70B91" w:rsidDel="00A95B39">
          <w:delText>XX</w:delText>
        </w:r>
      </w:del>
      <w:ins w:id="304" w:author="zeev" w:date="2023-07-25T16:26:00Z">
        <w:r w:rsidR="008B3F10">
          <w:t>29.76</w:t>
        </w:r>
      </w:ins>
      <w:del w:id="305" w:author="zeev" w:date="2023-07-25T15:59:00Z">
        <w:r w:rsidR="00A70B91" w:rsidRPr="00A70B91" w:rsidDel="00A95B39">
          <w:delText xml:space="preserve"> </w:delText>
        </w:r>
      </w:del>
      <w:r w:rsidR="00A70B91">
        <w:t xml:space="preserve">, </w:t>
      </w:r>
      <w:del w:id="306" w:author="zeev" w:date="2023-07-25T15:59:00Z">
        <w:r w:rsidR="00A70B91" w:rsidDel="00A95B39">
          <w:delText xml:space="preserve">t(29)=??, </w:delText>
        </w:r>
      </w:del>
      <w:r w:rsidR="00A70B91">
        <w:t>p</w:t>
      </w:r>
      <w:del w:id="307" w:author="zeev" w:date="2023-07-25T15:59:00Z">
        <w:r w:rsidR="00A70B91" w:rsidDel="00A95B39">
          <w:delText xml:space="preserve">=??, </w:delText>
        </w:r>
      </w:del>
      <w:ins w:id="308" w:author="zeev" w:date="2023-07-25T15:59:00Z">
        <w:r w:rsidR="00A95B39">
          <w:t xml:space="preserve">&lt;0.001, </w:t>
        </w:r>
      </w:ins>
      <w:r w:rsidR="00A70B91">
        <w:t>CIs</w:t>
      </w:r>
      <w:del w:id="309" w:author="zeev" w:date="2023-07-25T16:01:00Z">
        <w:r w:rsidR="00A70B91" w:rsidDel="00A95B39">
          <w:delText>=??</w:delText>
        </w:r>
        <w:r w:rsidR="002E0DD6" w:rsidDel="00A95B39">
          <w:delText>)</w:delText>
        </w:r>
        <w:r w:rsidR="005B17B6" w:rsidDel="00A95B39">
          <w:delText xml:space="preserve"> </w:delText>
        </w:r>
      </w:del>
      <w:ins w:id="310" w:author="zeev" w:date="2023-07-25T16:01:00Z">
        <w:r w:rsidR="00A95B39">
          <w:t>=-</w:t>
        </w:r>
      </w:ins>
      <w:ins w:id="311" w:author="zeev" w:date="2023-07-25T16:26:00Z">
        <w:r w:rsidR="008B3F10">
          <w:t>17.08</w:t>
        </w:r>
      </w:ins>
      <w:ins w:id="312" w:author="zeev" w:date="2023-07-25T16:01:00Z">
        <w:r w:rsidR="00A95B39">
          <w:t xml:space="preserve">, </w:t>
        </w:r>
      </w:ins>
      <w:ins w:id="313" w:author="zeev" w:date="2023-07-25T16:26:00Z">
        <w:r w:rsidR="008B3F10">
          <w:t>-9.17</w:t>
        </w:r>
      </w:ins>
      <w:ins w:id="314" w:author="zeev" w:date="2023-07-25T16:01:00Z">
        <w:r w:rsidR="00A95B39">
          <w:t xml:space="preserve">) </w:t>
        </w:r>
      </w:ins>
      <w:r w:rsidR="005B17B6">
        <w:t xml:space="preserve">than the normalized keyboard-RT (Cohen's </w:t>
      </w:r>
      <w:proofErr w:type="spellStart"/>
      <w:r w:rsidR="005B17B6">
        <w:t>d</w:t>
      </w:r>
      <w:ins w:id="315" w:author="zeev" w:date="2023-07-25T16:29:00Z">
        <w:r w:rsidR="008B3F10">
          <w:rPr>
            <w:vertAlign w:val="subscript"/>
          </w:rPr>
          <w:t>normalized</w:t>
        </w:r>
        <w:proofErr w:type="spellEnd"/>
        <w:r w:rsidR="008B3F10">
          <w:rPr>
            <w:vertAlign w:val="subscript"/>
          </w:rPr>
          <w:t xml:space="preserve"> keyboard RT</w:t>
        </w:r>
      </w:ins>
      <w:del w:id="316" w:author="zeev" w:date="2023-07-25T16:33:00Z">
        <w:r w:rsidR="005B17B6" w:rsidDel="00801CF1">
          <w:delText xml:space="preserve"> </w:delText>
        </w:r>
      </w:del>
      <w:r w:rsidR="005B17B6">
        <w:t>=</w:t>
      </w:r>
      <w:del w:id="317" w:author="zeev" w:date="2023-07-25T16:33:00Z">
        <w:r w:rsidR="005B17B6" w:rsidDel="00801CF1">
          <w:delText xml:space="preserve"> </w:delText>
        </w:r>
      </w:del>
      <w:r w:rsidR="005B17B6">
        <w:t>1.18</w:t>
      </w:r>
      <w:del w:id="318" w:author="zeev" w:date="2023-07-25T16:30:00Z">
        <w:r w:rsidR="00A70B91" w:rsidDel="008B3F10">
          <w:delText>; M</w:delText>
        </w:r>
        <w:r w:rsidR="00A70B91" w:rsidRPr="00EC5BE4" w:rsidDel="008B3F10">
          <w:rPr>
            <w:vertAlign w:val="subscript"/>
          </w:rPr>
          <w:delText>inc</w:delText>
        </w:r>
        <w:r w:rsidR="00A70B91" w:rsidDel="008B3F10">
          <w:delText xml:space="preserve"> = </w:delText>
        </w:r>
      </w:del>
      <w:del w:id="319" w:author="zeev" w:date="2023-07-25T16:07:00Z">
        <w:r w:rsidR="00A70B91" w:rsidDel="0041650C">
          <w:delText>XX</w:delText>
        </w:r>
      </w:del>
      <w:del w:id="320" w:author="zeev" w:date="2023-07-25T16:30:00Z">
        <w:r w:rsidR="00A70B91" w:rsidDel="008B3F10">
          <w:delText>, SD=</w:delText>
        </w:r>
      </w:del>
      <w:del w:id="321" w:author="zeev" w:date="2023-07-25T16:07:00Z">
        <w:r w:rsidR="00A70B91" w:rsidDel="0041650C">
          <w:delText>XX</w:delText>
        </w:r>
      </w:del>
      <w:del w:id="322" w:author="zeev" w:date="2023-07-25T16:30:00Z">
        <w:r w:rsidR="00A70B91" w:rsidDel="008B3F10">
          <w:delText>, M</w:delText>
        </w:r>
        <w:r w:rsidR="00A70B91" w:rsidRPr="00EC5BE4" w:rsidDel="008B3F10">
          <w:rPr>
            <w:vertAlign w:val="subscript"/>
          </w:rPr>
          <w:delText>con</w:delText>
        </w:r>
        <w:r w:rsidR="00A70B91" w:rsidDel="008B3F10">
          <w:delText>=</w:delText>
        </w:r>
      </w:del>
      <w:del w:id="323" w:author="zeev" w:date="2023-07-25T16:07:00Z">
        <w:r w:rsidR="00A70B91" w:rsidDel="0041650C">
          <w:delText>XX</w:delText>
        </w:r>
      </w:del>
      <w:del w:id="324" w:author="zeev" w:date="2023-07-25T16:30:00Z">
        <w:r w:rsidR="00A70B91" w:rsidDel="008B3F10">
          <w:delText>, SD=</w:delText>
        </w:r>
      </w:del>
      <w:del w:id="325" w:author="zeev" w:date="2023-07-25T16:07:00Z">
        <w:r w:rsidR="00A70B91" w:rsidDel="0041650C">
          <w:delText>XX</w:delText>
        </w:r>
      </w:del>
      <w:del w:id="326" w:author="zeev" w:date="2023-07-25T16:30:00Z">
        <w:r w:rsidR="00A70B91" w:rsidDel="008B3F10">
          <w:delText>, t(29</w:delText>
        </w:r>
      </w:del>
      <w:del w:id="327" w:author="zeev" w:date="2023-07-25T16:07:00Z">
        <w:r w:rsidR="00A70B91" w:rsidDel="0041650C">
          <w:delText xml:space="preserve">)=??, </w:delText>
        </w:r>
      </w:del>
      <w:del w:id="328" w:author="zeev" w:date="2023-07-25T16:30:00Z">
        <w:r w:rsidR="00A70B91" w:rsidDel="008B3F10">
          <w:delText>p</w:delText>
        </w:r>
      </w:del>
      <w:del w:id="329" w:author="zeev" w:date="2023-07-25T16:07:00Z">
        <w:r w:rsidR="00A70B91" w:rsidDel="0041650C">
          <w:delText xml:space="preserve">=??, </w:delText>
        </w:r>
      </w:del>
      <w:del w:id="330" w:author="zeev" w:date="2023-07-25T16:30:00Z">
        <w:r w:rsidR="00A70B91" w:rsidDel="008B3F10">
          <w:delText>CIs</w:delText>
        </w:r>
      </w:del>
      <w:del w:id="331" w:author="zeev" w:date="2023-07-25T16:07:00Z">
        <w:r w:rsidR="00A70B91" w:rsidDel="0041650C">
          <w:delText>=??</w:delText>
        </w:r>
        <w:r w:rsidR="005B17B6" w:rsidDel="0041650C">
          <w:delText>)</w:delText>
        </w:r>
        <w:r w:rsidR="007156D0" w:rsidDel="0041650C">
          <w:delText xml:space="preserve">. </w:delText>
        </w:r>
      </w:del>
      <w:ins w:id="332" w:author="zeev" w:date="2023-07-25T16:07:00Z">
        <w:r w:rsidR="0041650C">
          <w:t xml:space="preserve">). </w:t>
        </w:r>
      </w:ins>
      <w:r w:rsidR="000E28EE" w:rsidRPr="000E28EE">
        <w:t>Furthermore, incongruent trials exhibited a greater traveled distance</w:t>
      </w:r>
      <w:r w:rsidR="00A70B91">
        <w:t xml:space="preserve"> </w:t>
      </w:r>
      <w:r w:rsidR="00B22825">
        <w:t>(</w:t>
      </w:r>
      <w:proofErr w:type="spellStart"/>
      <w:r w:rsidR="00A70B91">
        <w:t>M</w:t>
      </w:r>
      <w:r w:rsidR="00A70B91" w:rsidRPr="00EC5BE4">
        <w:rPr>
          <w:vertAlign w:val="subscript"/>
        </w:rPr>
        <w:t>inc</w:t>
      </w:r>
      <w:proofErr w:type="spellEnd"/>
      <w:del w:id="333" w:author="zeev" w:date="2023-07-25T16:31:00Z">
        <w:r w:rsidR="00A70B91" w:rsidDel="00801CF1">
          <w:delText xml:space="preserve"> </w:delText>
        </w:r>
      </w:del>
      <w:r w:rsidR="00A70B91">
        <w:t>=</w:t>
      </w:r>
      <w:del w:id="334" w:author="zeev" w:date="2023-07-25T16:31:00Z">
        <w:r w:rsidR="00A70B91" w:rsidDel="00801CF1">
          <w:delText xml:space="preserve"> XX</w:delText>
        </w:r>
      </w:del>
      <w:ins w:id="335" w:author="zeev" w:date="2023-07-25T16:31:00Z">
        <w:r w:rsidR="00801CF1">
          <w:t>39.09</w:t>
        </w:r>
      </w:ins>
      <w:r w:rsidR="00A70B91">
        <w:t>, SD=</w:t>
      </w:r>
      <w:del w:id="336" w:author="zeev" w:date="2023-07-25T16:31:00Z">
        <w:r w:rsidR="00A70B91" w:rsidDel="00801CF1">
          <w:delText>XX</w:delText>
        </w:r>
      </w:del>
      <w:ins w:id="337" w:author="zeev" w:date="2023-07-25T16:31:00Z">
        <w:r w:rsidR="00801CF1">
          <w:t>1.67</w:t>
        </w:r>
      </w:ins>
      <w:r w:rsidR="00A70B91">
        <w:t>) than congruent ones (</w:t>
      </w:r>
      <w:proofErr w:type="spellStart"/>
      <w:r w:rsidR="00A70B91">
        <w:t>M</w:t>
      </w:r>
      <w:r w:rsidR="00A70B91" w:rsidRPr="00EC5BE4">
        <w:rPr>
          <w:vertAlign w:val="subscript"/>
        </w:rPr>
        <w:t>con</w:t>
      </w:r>
      <w:proofErr w:type="spellEnd"/>
      <w:r w:rsidR="00A70B91">
        <w:t>=</w:t>
      </w:r>
      <w:del w:id="338" w:author="zeev" w:date="2023-07-25T16:31:00Z">
        <w:r w:rsidR="00A70B91" w:rsidDel="00801CF1">
          <w:delText>XX</w:delText>
        </w:r>
      </w:del>
      <w:ins w:id="339" w:author="zeev" w:date="2023-07-25T16:31:00Z">
        <w:r w:rsidR="00801CF1">
          <w:t>38.20</w:t>
        </w:r>
      </w:ins>
      <w:r w:rsidR="00A70B91">
        <w:t>, SD=</w:t>
      </w:r>
      <w:del w:id="340" w:author="zeev" w:date="2023-07-25T16:31:00Z">
        <w:r w:rsidR="00A70B91" w:rsidDel="00801CF1">
          <w:delText>XX</w:delText>
        </w:r>
        <w:r w:rsidR="00C347DC" w:rsidRPr="00C347DC" w:rsidDel="00801CF1">
          <w:delText xml:space="preserve"> </w:delText>
        </w:r>
      </w:del>
      <w:ins w:id="341" w:author="zeev" w:date="2023-07-25T16:31:00Z">
        <w:r w:rsidR="00801CF1">
          <w:t>1.44</w:t>
        </w:r>
        <w:r w:rsidR="00801CF1" w:rsidRPr="00C347DC">
          <w:t xml:space="preserve"> </w:t>
        </w:r>
      </w:ins>
      <w:r w:rsidR="00C347DC">
        <w:t>t(29</w:t>
      </w:r>
      <w:del w:id="342" w:author="zeev" w:date="2023-07-25T16:31:00Z">
        <w:r w:rsidR="00C347DC" w:rsidDel="00801CF1">
          <w:delText xml:space="preserve">)=??, </w:delText>
        </w:r>
      </w:del>
      <w:ins w:id="343" w:author="zeev" w:date="2023-07-25T16:31:00Z">
        <w:r w:rsidR="00801CF1">
          <w:t xml:space="preserve">)=5.19, </w:t>
        </w:r>
      </w:ins>
      <w:r w:rsidR="00C347DC">
        <w:t>p</w:t>
      </w:r>
      <w:del w:id="344" w:author="zeev" w:date="2023-07-25T16:31:00Z">
        <w:r w:rsidR="00C347DC" w:rsidDel="00801CF1">
          <w:delText xml:space="preserve">=??, </w:delText>
        </w:r>
      </w:del>
      <w:ins w:id="345" w:author="zeev" w:date="2023-07-25T16:31:00Z">
        <w:r w:rsidR="00801CF1">
          <w:t xml:space="preserve">&lt;0.001, </w:t>
        </w:r>
      </w:ins>
      <w:r w:rsidR="00C347DC">
        <w:t>CIs</w:t>
      </w:r>
      <w:del w:id="346" w:author="zeev" w:date="2023-07-25T16:31:00Z">
        <w:r w:rsidR="00C347DC" w:rsidDel="00801CF1">
          <w:delText xml:space="preserve">=??; </w:delText>
        </w:r>
      </w:del>
      <w:ins w:id="347" w:author="zeev" w:date="2023-07-25T16:31:00Z">
        <w:r w:rsidR="00801CF1">
          <w:t xml:space="preserve">=-1.25, </w:t>
        </w:r>
      </w:ins>
      <w:ins w:id="348" w:author="zeev" w:date="2023-07-25T16:32:00Z">
        <w:r w:rsidR="00801CF1">
          <w:t>-0.54</w:t>
        </w:r>
      </w:ins>
      <w:ins w:id="349" w:author="zeev" w:date="2023-07-25T16:31:00Z">
        <w:r w:rsidR="00801CF1">
          <w:t xml:space="preserve">; </w:t>
        </w:r>
      </w:ins>
      <w:r w:rsidR="00C347DC">
        <w:t xml:space="preserve">Cohen's d </w:t>
      </w:r>
      <w:del w:id="350" w:author="zeev" w:date="2023-07-25T16:32:00Z">
        <w:r w:rsidR="00C347DC" w:rsidDel="00801CF1">
          <w:delText>=</w:delText>
        </w:r>
        <w:r w:rsidR="00B22825" w:rsidDel="00801CF1">
          <w:delText>??</w:delText>
        </w:r>
        <w:r w:rsidR="00C347DC" w:rsidDel="00801CF1">
          <w:delText>)</w:delText>
        </w:r>
        <w:r w:rsidR="000E28EE" w:rsidRPr="000E28EE" w:rsidDel="00801CF1">
          <w:delText xml:space="preserve">, </w:delText>
        </w:r>
      </w:del>
      <w:ins w:id="351" w:author="zeev" w:date="2023-07-25T16:32:00Z">
        <w:r w:rsidR="00801CF1">
          <w:t>=0.94)</w:t>
        </w:r>
        <w:r w:rsidR="00801CF1" w:rsidRPr="000E28EE">
          <w:t xml:space="preserve">, </w:t>
        </w:r>
      </w:ins>
      <w:r w:rsidR="000E28EE" w:rsidRPr="000E28EE">
        <w:t>determined by adding up the Euclidean distances between all adjacent samples within a single trial.</w:t>
      </w:r>
      <w:r>
        <w:t xml:space="preserve"> </w:t>
      </w:r>
      <w:r w:rsidR="0087650F">
        <w:t xml:space="preserve">On the other </w:t>
      </w:r>
      <w:r w:rsidR="0087650F">
        <w:lastRenderedPageBreak/>
        <w:t>hand</w:t>
      </w:r>
      <w:r w:rsidR="00836D3F">
        <w:t xml:space="preserve">, </w:t>
      </w:r>
      <w:r w:rsidR="00606C93">
        <w:t>reaching onset</w:t>
      </w:r>
      <w:r w:rsidR="00836D3F">
        <w:t xml:space="preserve">, </w:t>
      </w:r>
      <w:r w:rsidR="000452AB" w:rsidRPr="000452AB">
        <w:t>defined as the time from stimulus presentation up to movement onset</w:t>
      </w:r>
      <w:r w:rsidR="00A40EA5">
        <w:t>,</w:t>
      </w:r>
      <w:r w:rsidR="000452AB" w:rsidRPr="000452AB">
        <w:t xml:space="preserve"> </w:t>
      </w:r>
      <w:r w:rsidR="00055809">
        <w:t>did not differ between the conditions</w:t>
      </w:r>
      <w:r w:rsidR="004C77BE">
        <w:t xml:space="preserve"> (Cohen's d</w:t>
      </w:r>
      <w:del w:id="352" w:author="zeev" w:date="2023-07-25T16:33:00Z">
        <w:r w:rsidR="004C77BE" w:rsidDel="0007305D">
          <w:delText xml:space="preserve"> </w:delText>
        </w:r>
      </w:del>
      <w:r w:rsidR="004C77BE">
        <w:t>=</w:t>
      </w:r>
      <w:del w:id="353" w:author="zeev" w:date="2023-07-25T16:33:00Z">
        <w:r w:rsidR="004C77BE" w:rsidDel="0007305D">
          <w:delText xml:space="preserve"> </w:delText>
        </w:r>
      </w:del>
      <w:del w:id="354" w:author="zeev" w:date="2023-07-25T16:34:00Z">
        <w:r w:rsidR="004C77BE" w:rsidDel="0007305D">
          <w:delText>1.18</w:delText>
        </w:r>
      </w:del>
      <w:ins w:id="355" w:author="zeev" w:date="2023-07-25T16:34:00Z">
        <w:r w:rsidR="0007305D">
          <w:t>0.19</w:t>
        </w:r>
      </w:ins>
      <w:r w:rsidR="004C77BE">
        <w:t xml:space="preserve">; </w:t>
      </w:r>
      <w:proofErr w:type="spellStart"/>
      <w:r w:rsidR="004C77BE">
        <w:t>M</w:t>
      </w:r>
      <w:r w:rsidR="004C77BE" w:rsidRPr="00EC5BE4">
        <w:rPr>
          <w:vertAlign w:val="subscript"/>
        </w:rPr>
        <w:t>inc</w:t>
      </w:r>
      <w:proofErr w:type="spellEnd"/>
      <w:del w:id="356" w:author="zeev" w:date="2023-07-25T16:34:00Z">
        <w:r w:rsidR="004C77BE" w:rsidDel="0007305D">
          <w:delText xml:space="preserve"> </w:delText>
        </w:r>
      </w:del>
      <w:r w:rsidR="004C77BE">
        <w:t>=</w:t>
      </w:r>
      <w:del w:id="357" w:author="zeev" w:date="2023-07-25T16:34:00Z">
        <w:r w:rsidR="004C77BE" w:rsidDel="0007305D">
          <w:delText xml:space="preserve"> XX</w:delText>
        </w:r>
      </w:del>
      <w:ins w:id="358" w:author="zeev" w:date="2023-07-25T16:34:00Z">
        <w:r w:rsidR="0007305D">
          <w:t>173.06</w:t>
        </w:r>
      </w:ins>
      <w:r w:rsidR="004C77BE">
        <w:t>, SD=</w:t>
      </w:r>
      <w:del w:id="359" w:author="zeev" w:date="2023-07-25T16:34:00Z">
        <w:r w:rsidR="004C77BE" w:rsidDel="0007305D">
          <w:delText>XX</w:delText>
        </w:r>
      </w:del>
      <w:ins w:id="360" w:author="zeev" w:date="2023-07-25T16:34:00Z">
        <w:r w:rsidR="0007305D">
          <w:t>23.95</w:t>
        </w:r>
      </w:ins>
      <w:r w:rsidR="004C77BE">
        <w:t xml:space="preserve">, </w:t>
      </w:r>
      <w:proofErr w:type="spellStart"/>
      <w:r w:rsidR="004C77BE">
        <w:t>M</w:t>
      </w:r>
      <w:r w:rsidR="004C77BE" w:rsidRPr="00EC5BE4">
        <w:rPr>
          <w:vertAlign w:val="subscript"/>
        </w:rPr>
        <w:t>con</w:t>
      </w:r>
      <w:proofErr w:type="spellEnd"/>
      <w:r w:rsidR="004C77BE">
        <w:t>=</w:t>
      </w:r>
      <w:del w:id="361" w:author="zeev" w:date="2023-07-25T16:34:00Z">
        <w:r w:rsidR="004C77BE" w:rsidDel="0007305D">
          <w:delText>XX</w:delText>
        </w:r>
      </w:del>
      <w:ins w:id="362" w:author="zeev" w:date="2023-07-25T16:34:00Z">
        <w:r w:rsidR="0007305D">
          <w:t>171.29</w:t>
        </w:r>
      </w:ins>
      <w:r w:rsidR="004C77BE">
        <w:t>, SD=</w:t>
      </w:r>
      <w:del w:id="363" w:author="zeev" w:date="2023-07-25T16:34:00Z">
        <w:r w:rsidR="004C77BE" w:rsidDel="0007305D">
          <w:delText>XX</w:delText>
        </w:r>
      </w:del>
      <w:ins w:id="364" w:author="zeev" w:date="2023-07-25T16:34:00Z">
        <w:r w:rsidR="0007305D">
          <w:rPr>
            <w:rFonts w:hint="cs"/>
            <w:rtl/>
          </w:rPr>
          <w:t>22.42</w:t>
        </w:r>
      </w:ins>
      <w:r w:rsidR="004C77BE">
        <w:t xml:space="preserve">, </w:t>
      </w:r>
      <w:del w:id="365" w:author="zeev" w:date="2023-07-25T16:34:00Z">
        <w:r w:rsidR="004C77BE" w:rsidDel="0007305D">
          <w:delText xml:space="preserve">t(29)=??, </w:delText>
        </w:r>
      </w:del>
      <w:r w:rsidR="004C77BE">
        <w:t>p</w:t>
      </w:r>
      <w:del w:id="366" w:author="zeev" w:date="2023-07-25T16:34:00Z">
        <w:r w:rsidR="004C77BE" w:rsidDel="0007305D">
          <w:delText xml:space="preserve">=??, </w:delText>
        </w:r>
      </w:del>
      <w:ins w:id="367" w:author="zeev" w:date="2023-07-25T16:34:00Z">
        <w:r w:rsidR="0007305D">
          <w:t xml:space="preserve">=0.318, </w:t>
        </w:r>
      </w:ins>
      <w:r w:rsidR="004C77BE">
        <w:t>CIs</w:t>
      </w:r>
      <w:del w:id="368" w:author="zeev" w:date="2023-07-25T16:35:00Z">
        <w:r w:rsidR="004C77BE" w:rsidDel="0007305D">
          <w:delText>=??)</w:delText>
        </w:r>
        <w:r w:rsidR="00055809" w:rsidDel="0007305D">
          <w:delText xml:space="preserve">. </w:delText>
        </w:r>
      </w:del>
      <w:ins w:id="369" w:author="zeev" w:date="2023-07-25T16:35:00Z">
        <w:r w:rsidR="0007305D">
          <w:t xml:space="preserve">=-5.12, 1.58). </w:t>
        </w:r>
      </w:ins>
      <w:r w:rsidR="00B636F0">
        <w:t>Examination</w:t>
      </w:r>
      <w:r w:rsidR="00453F6C">
        <w:t xml:space="preserve"> of the implied endpoint</w:t>
      </w:r>
      <w:r w:rsidR="00B636F0">
        <w:t xml:space="preserve"> </w:t>
      </w:r>
      <w:r w:rsidR="00507C86">
        <w:t>reveal</w:t>
      </w:r>
      <w:r w:rsidR="0010101F">
        <w:t>ed</w:t>
      </w:r>
      <w:r w:rsidR="00453F6C">
        <w:t xml:space="preserve"> </w:t>
      </w:r>
      <w:r w:rsidR="0010101F">
        <w:t xml:space="preserve">that </w:t>
      </w:r>
      <w:r w:rsidR="00914B1D">
        <w:t xml:space="preserve">changes of mind </w:t>
      </w:r>
      <w:r w:rsidR="00573C77">
        <w:t xml:space="preserve">occurred slightly more often </w:t>
      </w:r>
      <w:r w:rsidR="0010101F">
        <w:t>in the incongruent condition</w:t>
      </w:r>
      <w:r w:rsidR="00B22825">
        <w:t xml:space="preserve"> (</w:t>
      </w:r>
      <w:proofErr w:type="spellStart"/>
      <w:r w:rsidR="00B22825">
        <w:t>M</w:t>
      </w:r>
      <w:r w:rsidR="00B22825" w:rsidRPr="00EC5BE4">
        <w:rPr>
          <w:vertAlign w:val="subscript"/>
        </w:rPr>
        <w:t>inc</w:t>
      </w:r>
      <w:proofErr w:type="spellEnd"/>
      <w:del w:id="370" w:author="zeev" w:date="2023-07-25T16:35:00Z">
        <w:r w:rsidR="00B22825" w:rsidDel="008C100B">
          <w:delText xml:space="preserve"> </w:delText>
        </w:r>
      </w:del>
      <w:r w:rsidR="00B22825">
        <w:t>=</w:t>
      </w:r>
      <w:del w:id="371" w:author="zeev" w:date="2023-07-25T16:35:00Z">
        <w:r w:rsidR="00B22825" w:rsidDel="008C100B">
          <w:delText xml:space="preserve"> </w:delText>
        </w:r>
        <w:r w:rsidR="00B22825" w:rsidDel="00AC2B66">
          <w:delText>XX</w:delText>
        </w:r>
      </w:del>
      <w:ins w:id="372" w:author="zeev" w:date="2023-07-25T16:35:00Z">
        <w:r w:rsidR="00AC2B66">
          <w:t>1.99</w:t>
        </w:r>
      </w:ins>
      <w:r w:rsidR="00B22825">
        <w:t>, SD=</w:t>
      </w:r>
      <w:del w:id="373" w:author="zeev" w:date="2023-07-25T16:35:00Z">
        <w:r w:rsidR="00B22825" w:rsidDel="00AC2B66">
          <w:delText>XX</w:delText>
        </w:r>
      </w:del>
      <w:ins w:id="374" w:author="zeev" w:date="2023-07-25T16:35:00Z">
        <w:r w:rsidR="00AC2B66">
          <w:t>0.48</w:t>
        </w:r>
      </w:ins>
      <w:r w:rsidR="00B22825">
        <w:t>) than in the congruent one (</w:t>
      </w:r>
      <w:proofErr w:type="spellStart"/>
      <w:r w:rsidR="00B22825">
        <w:t>M</w:t>
      </w:r>
      <w:r w:rsidR="00B22825" w:rsidRPr="00EC5BE4">
        <w:rPr>
          <w:vertAlign w:val="subscript"/>
        </w:rPr>
        <w:t>con</w:t>
      </w:r>
      <w:proofErr w:type="spellEnd"/>
      <w:r w:rsidR="00B22825">
        <w:t>=</w:t>
      </w:r>
      <w:del w:id="375" w:author="zeev" w:date="2023-07-25T16:35:00Z">
        <w:r w:rsidR="00B22825" w:rsidDel="00AC2B66">
          <w:delText>XX</w:delText>
        </w:r>
      </w:del>
      <w:ins w:id="376" w:author="zeev" w:date="2023-07-25T16:35:00Z">
        <w:r w:rsidR="00AC2B66">
          <w:t>1.77</w:t>
        </w:r>
      </w:ins>
      <w:r w:rsidR="00B22825">
        <w:t>, SD=</w:t>
      </w:r>
      <w:del w:id="377" w:author="zeev" w:date="2023-07-25T16:35:00Z">
        <w:r w:rsidR="00B22825" w:rsidDel="00AC2B66">
          <w:delText>XX</w:delText>
        </w:r>
        <w:r w:rsidR="00B22825" w:rsidRPr="00C347DC" w:rsidDel="00AC2B66">
          <w:delText xml:space="preserve"> </w:delText>
        </w:r>
      </w:del>
      <w:ins w:id="378" w:author="zeev" w:date="2023-07-25T16:35:00Z">
        <w:r w:rsidR="00AC2B66">
          <w:t>0.40,</w:t>
        </w:r>
      </w:ins>
      <w:del w:id="379" w:author="zeev" w:date="2023-07-25T16:36:00Z">
        <w:r w:rsidR="00B22825" w:rsidDel="00AC2B66">
          <w:delText>t(29)=??,</w:delText>
        </w:r>
      </w:del>
      <w:r w:rsidR="00B22825">
        <w:t xml:space="preserve"> p</w:t>
      </w:r>
      <w:del w:id="380" w:author="zeev" w:date="2023-07-25T16:36:00Z">
        <w:r w:rsidR="00B22825" w:rsidDel="00AC2B66">
          <w:delText xml:space="preserve">=??, </w:delText>
        </w:r>
      </w:del>
      <w:ins w:id="381" w:author="zeev" w:date="2023-07-25T16:36:00Z">
        <w:r w:rsidR="00AC2B66">
          <w:t xml:space="preserve">=0.02, </w:t>
        </w:r>
      </w:ins>
      <w:r w:rsidR="00B22825">
        <w:t>CIs</w:t>
      </w:r>
      <w:del w:id="382" w:author="zeev" w:date="2023-07-25T16:36:00Z">
        <w:r w:rsidR="00B22825" w:rsidDel="00AC2B66">
          <w:delText xml:space="preserve">=??; </w:delText>
        </w:r>
      </w:del>
      <w:ins w:id="383" w:author="zeev" w:date="2023-07-25T16:36:00Z">
        <w:r w:rsidR="00AC2B66">
          <w:t xml:space="preserve">=-0.39, -0.05; </w:t>
        </w:r>
      </w:ins>
      <w:r w:rsidR="00B22825">
        <w:t>Cohen's d</w:t>
      </w:r>
      <w:del w:id="384" w:author="zeev" w:date="2023-07-25T16:36:00Z">
        <w:r w:rsidR="00B22825" w:rsidDel="00AC2B66">
          <w:delText xml:space="preserve"> =??)</w:delText>
        </w:r>
        <w:r w:rsidR="00453F6C" w:rsidDel="00AC2B66">
          <w:delText xml:space="preserve">. </w:delText>
        </w:r>
      </w:del>
      <w:ins w:id="385" w:author="zeev" w:date="2023-07-25T16:36:00Z">
        <w:r w:rsidR="00AC2B66">
          <w:t xml:space="preserve">=0.46). </w:t>
        </w:r>
      </w:ins>
    </w:p>
    <w:p w14:paraId="3631853B" w14:textId="4C3F7706" w:rsidR="00AA4A0E" w:rsidRDefault="00AA4A0E">
      <w:pPr>
        <w:ind w:firstLine="0"/>
        <w:rPr>
          <w:ins w:id="386" w:author="zeev" w:date="2023-07-25T15:37:00Z"/>
        </w:rPr>
        <w:pPrChange w:id="387" w:author="zeev" w:date="2023-07-25T15:37:00Z">
          <w:pPr/>
        </w:pPrChange>
      </w:pPr>
      <w:commentRangeStart w:id="388"/>
      <w:ins w:id="389" w:author="zeev" w:date="2023-07-25T15:37:00Z">
        <w:r w:rsidRPr="006E04F7">
          <w:rPr>
            <w:i/>
            <w:iCs/>
          </w:rPr>
          <w:t>Exploratory</w:t>
        </w:r>
      </w:ins>
      <w:commentRangeEnd w:id="388"/>
      <w:ins w:id="390" w:author="zeev" w:date="2023-07-25T15:38:00Z">
        <w:r>
          <w:rPr>
            <w:rStyle w:val="CommentReference"/>
          </w:rPr>
          <w:commentReference w:id="388"/>
        </w:r>
      </w:ins>
      <w:ins w:id="391" w:author="zeev" w:date="2023-07-25T15:37:00Z">
        <w:r w:rsidRPr="006E04F7">
          <w:rPr>
            <w:i/>
            <w:iCs/>
          </w:rPr>
          <w:t xml:space="preserve"> congruency effect:</w:t>
        </w:r>
      </w:ins>
    </w:p>
    <w:p w14:paraId="234C1000" w14:textId="5AAF0981" w:rsidR="004C4126" w:rsidRPr="00CD2DF0" w:rsidRDefault="00095A91" w:rsidP="00CD2DF0">
      <w:pPr>
        <w:rPr>
          <w:ins w:id="392" w:author="zeev" w:date="2023-07-25T14:38:00Z"/>
          <w:rPrChange w:id="393" w:author="zeev" w:date="2023-07-25T15:31:00Z">
            <w:rPr>
              <w:ins w:id="394" w:author="zeev" w:date="2023-07-25T14:38:00Z"/>
              <w:i/>
              <w:iCs/>
            </w:rPr>
          </w:rPrChange>
        </w:rPr>
      </w:pPr>
      <w:r>
        <w:t xml:space="preserve">Although the </w:t>
      </w:r>
      <w:r w:rsidR="00A9349F">
        <w:t>average time</w:t>
      </w:r>
      <w:r w:rsidR="00760A98">
        <w:t>-</w:t>
      </w:r>
      <w:r w:rsidR="00A9349F">
        <w:t>dependent trajectories</w:t>
      </w:r>
      <w:r w:rsidR="008B0C5F">
        <w:t xml:space="preserve"> </w:t>
      </w:r>
      <w:r w:rsidR="009337F6">
        <w:t>deviate</w:t>
      </w:r>
      <w:r w:rsidR="00ED770C">
        <w:t>d</w:t>
      </w:r>
      <w:r w:rsidR="009337F6">
        <w:t xml:space="preserve"> </w:t>
      </w:r>
      <w:r w:rsidR="00A9349F">
        <w:t>towards the incorrect answer in incongruent trials</w:t>
      </w:r>
      <w:r w:rsidR="009337F6">
        <w:t xml:space="preserve">, the </w:t>
      </w:r>
      <w:r w:rsidR="00CC6144">
        <w:t xml:space="preserve">permutation-based cluster analysis determined that this </w:t>
      </w:r>
      <w:r w:rsidR="009337F6">
        <w:t xml:space="preserve">bias was </w:t>
      </w:r>
      <w:r w:rsidR="00864965">
        <w:t>not statistically significant</w:t>
      </w:r>
      <w:r w:rsidR="009337F6">
        <w:t xml:space="preserve">. </w:t>
      </w:r>
      <w:r w:rsidR="00FF0723">
        <w:t xml:space="preserve">The implied endpoint </w:t>
      </w:r>
      <w:r>
        <w:t xml:space="preserve">did </w:t>
      </w:r>
      <w:r w:rsidR="008B0C5F">
        <w:t xml:space="preserve">reveal </w:t>
      </w:r>
      <w:r>
        <w:t xml:space="preserve">a </w:t>
      </w:r>
      <w:r w:rsidR="009337F6">
        <w:t xml:space="preserve">significant </w:t>
      </w:r>
      <w:r>
        <w:t>congruency effect</w:t>
      </w:r>
      <w:r w:rsidR="00D10059">
        <w:t xml:space="preserve"> between 150-340</w:t>
      </w:r>
      <w:ins w:id="395" w:author="zeev" w:date="2023-07-25T15:31:00Z">
        <w:r w:rsidR="00CD2DF0">
          <w:t xml:space="preserve"> </w:t>
        </w:r>
      </w:ins>
      <w:proofErr w:type="spellStart"/>
      <w:r w:rsidR="00D10059">
        <w:t>ms</w:t>
      </w:r>
      <w:proofErr w:type="spellEnd"/>
      <w:r w:rsidR="00D10059">
        <w:t xml:space="preserve"> after movement onset </w:t>
      </w:r>
      <w:r w:rsidR="00DF2A31">
        <w:t>(</w:t>
      </w:r>
      <w:r w:rsidR="0077049F" w:rsidRPr="0077049F">
        <w:fldChar w:fldCharType="begin"/>
      </w:r>
      <w:r w:rsidR="0077049F" w:rsidRPr="0077049F">
        <w:instrText xml:space="preserve"> REF _Ref134432250 \h </w:instrText>
      </w:r>
      <w:r w:rsidR="0077049F">
        <w:instrText xml:space="preserve"> \* MERGEFORMAT </w:instrText>
      </w:r>
      <w:r w:rsidR="0077049F" w:rsidRPr="0077049F">
        <w:fldChar w:fldCharType="separate"/>
      </w:r>
      <w:r w:rsidR="0077049F" w:rsidRPr="008E7395">
        <w:t>Figure 4</w:t>
      </w:r>
      <w:r w:rsidR="0077049F" w:rsidRPr="0077049F">
        <w:fldChar w:fldCharType="end"/>
      </w:r>
      <w:r w:rsidR="00213969">
        <w:t>)</w:t>
      </w:r>
      <w:r w:rsidR="00410711">
        <w:t xml:space="preserve">, </w:t>
      </w:r>
      <w:r w:rsidR="00FF0723">
        <w:t xml:space="preserve">where </w:t>
      </w:r>
      <w:r w:rsidR="00193826">
        <w:t xml:space="preserve">congruent trials </w:t>
      </w:r>
      <w:r w:rsidR="00FF0723">
        <w:t>we</w:t>
      </w:r>
      <w:r w:rsidR="00D10059">
        <w:t>re</w:t>
      </w:r>
      <w:r w:rsidR="00FF0723">
        <w:t xml:space="preserve"> more </w:t>
      </w:r>
      <w:r w:rsidR="00D10059">
        <w:t>laterally</w:t>
      </w:r>
      <w:r w:rsidR="00FF0723">
        <w:t xml:space="preserve"> oriented</w:t>
      </w:r>
      <w:r w:rsidR="00D10059">
        <w:t xml:space="preserve"> than incongruent trials </w:t>
      </w:r>
      <w:r w:rsidR="00333FFD">
        <w:t>(</w:t>
      </w:r>
      <w:r w:rsidR="0048124F">
        <w:t xml:space="preserve">p = 0.001, </w:t>
      </w:r>
      <w:r w:rsidR="00333FFD">
        <w:t>Cohen's d = 0.7</w:t>
      </w:r>
      <w:r w:rsidR="004A3C46">
        <w:t>1</w:t>
      </w:r>
      <w:r w:rsidR="00333FFD">
        <w:t>)</w:t>
      </w:r>
      <w:r w:rsidR="00A74725">
        <w:t>.</w:t>
      </w:r>
    </w:p>
    <w:p w14:paraId="625F885E" w14:textId="77777777" w:rsidR="00D71297" w:rsidRPr="00D71297" w:rsidRDefault="00D71297">
      <w:pPr>
        <w:ind w:firstLine="0"/>
        <w:rPr>
          <w:i/>
          <w:iCs/>
          <w:rPrChange w:id="396" w:author="zeev" w:date="2023-07-25T14:38:00Z">
            <w:rPr/>
          </w:rPrChange>
        </w:rPr>
        <w:pPrChange w:id="397" w:author="zeev" w:date="2023-07-25T14:38:00Z">
          <w:pPr/>
        </w:pPrChange>
      </w:pPr>
    </w:p>
    <w:p w14:paraId="4CE0605F" w14:textId="5C75BE7B" w:rsidR="00774E47" w:rsidRDefault="00D60972" w:rsidP="008A0F94">
      <w:pPr>
        <w:jc w:val="left"/>
      </w:pPr>
      <w:r>
        <w:br w:type="page"/>
      </w:r>
    </w:p>
    <w:p w14:paraId="31C457C0" w14:textId="62CA9588" w:rsidR="003D0BDD" w:rsidRDefault="003D0BDD" w:rsidP="00E47313">
      <w:pPr>
        <w:ind w:firstLine="0"/>
      </w:pPr>
    </w:p>
    <w:p w14:paraId="10D770A1" w14:textId="77777777" w:rsidR="003D0BDD" w:rsidRDefault="003D0BDD" w:rsidP="00E47313">
      <w:pPr>
        <w:ind w:firstLine="0"/>
      </w:pPr>
    </w:p>
    <w:p w14:paraId="50FA1A6B" w14:textId="76BF93A9" w:rsidR="00AB541D" w:rsidRDefault="00AB541D" w:rsidP="00E47313">
      <w:pPr>
        <w:ind w:firstLine="0"/>
      </w:pPr>
    </w:p>
    <w:p w14:paraId="74245F29" w14:textId="77777777" w:rsidR="00AB541D" w:rsidRDefault="00AB541D" w:rsidP="00AB541D">
      <w:pPr>
        <w:pStyle w:val="Caption"/>
        <w:keepNext/>
      </w:pPr>
    </w:p>
    <w:p w14:paraId="698FF9E6" w14:textId="572A006C" w:rsidR="004251C4" w:rsidRDefault="004251C4" w:rsidP="004251C4">
      <w:pPr>
        <w:keepNext/>
        <w:ind w:firstLine="0"/>
      </w:pPr>
    </w:p>
    <w:p w14:paraId="3AEEF847" w14:textId="214D7184" w:rsidR="0032528D" w:rsidRPr="00F204EE" w:rsidRDefault="0032528D" w:rsidP="008E7395">
      <w:pPr>
        <w:pStyle w:val="TableFigure"/>
      </w:pPr>
      <w:bookmarkStart w:id="398" w:name="_Ref129683805"/>
      <w:bookmarkStart w:id="399" w:name="_Ref113906821"/>
      <w:commentRangeStart w:id="400"/>
      <w:r w:rsidRPr="00F204EE">
        <w:t xml:space="preserve">Figure </w:t>
      </w:r>
      <w:r w:rsidR="00760205">
        <w:rPr>
          <w:noProof/>
        </w:rPr>
        <w:fldChar w:fldCharType="begin"/>
      </w:r>
      <w:r w:rsidR="00760205">
        <w:rPr>
          <w:noProof/>
        </w:rPr>
        <w:instrText xml:space="preserve"> SEQ Figure \* ARABIC </w:instrText>
      </w:r>
      <w:r w:rsidR="00760205">
        <w:rPr>
          <w:noProof/>
        </w:rPr>
        <w:fldChar w:fldCharType="separate"/>
      </w:r>
      <w:r w:rsidR="00CA2A96" w:rsidRPr="00F204EE">
        <w:rPr>
          <w:noProof/>
        </w:rPr>
        <w:t>3</w:t>
      </w:r>
      <w:r w:rsidR="00760205">
        <w:rPr>
          <w:noProof/>
        </w:rPr>
        <w:fldChar w:fldCharType="end"/>
      </w:r>
      <w:bookmarkEnd w:id="398"/>
      <w:commentRangeEnd w:id="400"/>
      <w:r w:rsidR="003A3339">
        <w:rPr>
          <w:rStyle w:val="CommentReference"/>
          <w:b w:val="0"/>
          <w:bCs w:val="0"/>
        </w:rPr>
        <w:commentReference w:id="400"/>
      </w:r>
    </w:p>
    <w:p w14:paraId="16C69F89" w14:textId="447B3AAC" w:rsidR="001E7631" w:rsidRPr="00DC2E73" w:rsidRDefault="00B61217" w:rsidP="001E7631">
      <w:pPr>
        <w:ind w:firstLine="0"/>
      </w:pPr>
      <w:r>
        <w:rPr>
          <w:i/>
          <w:iCs/>
        </w:rPr>
        <w:t xml:space="preserve">Reaching </w:t>
      </w:r>
      <w:r w:rsidR="001E7631">
        <w:rPr>
          <w:i/>
          <w:iCs/>
        </w:rPr>
        <w:t xml:space="preserve">Trajectories </w:t>
      </w:r>
      <w:r>
        <w:rPr>
          <w:i/>
          <w:iCs/>
        </w:rPr>
        <w:t xml:space="preserve">from </w:t>
      </w:r>
      <w:r w:rsidR="001E7631">
        <w:rPr>
          <w:i/>
          <w:iCs/>
        </w:rPr>
        <w:t xml:space="preserve">Two </w:t>
      </w:r>
      <w:r w:rsidR="003A3339">
        <w:rPr>
          <w:i/>
          <w:iCs/>
        </w:rPr>
        <w:t xml:space="preserve">Example </w:t>
      </w:r>
      <w:r w:rsidR="001E7631">
        <w:rPr>
          <w:i/>
          <w:iCs/>
        </w:rPr>
        <w:t>Participants</w:t>
      </w:r>
    </w:p>
    <w:p w14:paraId="5CE30BCE" w14:textId="0AE56497" w:rsidR="001E7631" w:rsidRDefault="001E7631" w:rsidP="00FA2C9B">
      <w:pPr>
        <w:ind w:firstLine="0"/>
      </w:pPr>
      <w:del w:id="401" w:author="Chen Heller" w:date="2023-07-31T15:08:00Z">
        <w:r w:rsidRPr="009B002C" w:rsidDel="00FA2C9B">
          <w:rPr>
            <w:i/>
            <w:iCs/>
            <w:noProof/>
          </w:rPr>
          <mc:AlternateContent>
            <mc:Choice Requires="wps">
              <w:drawing>
                <wp:anchor distT="45720" distB="45720" distL="114300" distR="114300" simplePos="0" relativeHeight="251660288" behindDoc="0" locked="0" layoutInCell="1" allowOverlap="1" wp14:anchorId="3D8C8D8D" wp14:editId="1745DA54">
                  <wp:simplePos x="0" y="0"/>
                  <wp:positionH relativeFrom="column">
                    <wp:posOffset>3770986</wp:posOffset>
                  </wp:positionH>
                  <wp:positionV relativeFrom="paragraph">
                    <wp:posOffset>47549</wp:posOffset>
                  </wp:positionV>
                  <wp:extent cx="1191895" cy="27051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8C8D8D" id="_x0000_t202" coordsize="21600,21600" o:spt="202" path="m,l,21600r21600,l21600,xe">
                  <v:stroke joinstyle="miter"/>
                  <v:path gradientshapeok="t" o:connecttype="rect"/>
                </v:shapetype>
                <v:shape id="Text Box 2" o:spid="_x0000_s1026" type="#_x0000_t202" style="position:absolute;left:0;text-align:left;margin-left:296.95pt;margin-top:3.75pt;width:93.85pt;height:21.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" stroked="f">
                  <v:textbo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v:textbox>
                </v:shape>
              </w:pict>
            </mc:Fallback>
          </mc:AlternateContent>
        </w:r>
        <w:r w:rsidRPr="009B002C" w:rsidDel="00FA2C9B">
          <w:rPr>
            <w:i/>
            <w:iCs/>
            <w:noProof/>
          </w:rPr>
          <mc:AlternateContent>
            <mc:Choice Requires="wps">
              <w:drawing>
                <wp:anchor distT="45720" distB="45720" distL="114300" distR="114300" simplePos="0" relativeHeight="251659264" behindDoc="0" locked="0" layoutInCell="1" allowOverlap="1" wp14:anchorId="49097EEB" wp14:editId="5EAAD51B">
                  <wp:simplePos x="0" y="0"/>
                  <wp:positionH relativeFrom="column">
                    <wp:posOffset>918058</wp:posOffset>
                  </wp:positionH>
                  <wp:positionV relativeFrom="paragraph">
                    <wp:posOffset>47549</wp:posOffset>
                  </wp:positionV>
                  <wp:extent cx="1191895" cy="270510"/>
                  <wp:effectExtent l="0" t="0" r="825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97EEB" id="_x0000_s1027" type="#_x0000_t202" style="position:absolute;left:0;text-align:left;margin-left:72.3pt;margin-top:3.75pt;width:93.85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" stroked="f">
                  <v:textbo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v:textbox>
                </v:shape>
              </w:pict>
            </mc:Fallback>
          </mc:AlternateContent>
        </w:r>
      </w:del>
      <w:ins w:id="402" w:author="Chen Heller" w:date="2023-07-31T17:16:00Z">
        <w:r w:rsidR="00197E55">
          <w:rPr>
            <w:noProof/>
          </w:rPr>
          <w:drawing>
            <wp:inline distT="0" distB="0" distL="0" distR="0" wp14:anchorId="43513488" wp14:editId="7FF604FE">
              <wp:extent cx="6006368" cy="5122334"/>
              <wp:effectExtent l="0" t="0" r="0" b="2540"/>
              <wp:docPr id="1424915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5465" cy="5130092"/>
                      </a:xfrm>
                      <a:prstGeom prst="rect">
                        <a:avLst/>
                      </a:prstGeom>
                      <a:noFill/>
                    </pic:spPr>
                  </pic:pic>
                </a:graphicData>
              </a:graphic>
            </wp:inline>
          </w:drawing>
        </w:r>
      </w:ins>
      <w:del w:id="403" w:author="Chen Heller" w:date="2023-07-31T15:08:00Z">
        <w:r w:rsidRPr="000C2C03" w:rsidDel="00FA2C9B">
          <w:rPr>
            <w:noProof/>
          </w:rPr>
          <w:drawing>
            <wp:inline distT="0" distB="0" distL="0" distR="0" wp14:anchorId="7CF7E85A" wp14:editId="4638FB0B">
              <wp:extent cx="5880714" cy="4702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293" t="792" r="33480" b="7034"/>
                      <a:stretch/>
                    </pic:blipFill>
                    <pic:spPr bwMode="auto">
                      <a:xfrm>
                        <a:off x="0" y="0"/>
                        <a:ext cx="5886709" cy="4707054"/>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18CEEC" w14:textId="5E91B9B0" w:rsidR="001E7631" w:rsidRDefault="001E7631" w:rsidP="001E7631">
      <w:pPr>
        <w:ind w:firstLine="0"/>
        <w:rPr>
          <w:i/>
          <w:iCs/>
        </w:rPr>
      </w:pPr>
      <w:r w:rsidRPr="00974A4E">
        <w:rPr>
          <w:i/>
          <w:iCs/>
        </w:rPr>
        <w:lastRenderedPageBreak/>
        <w:t>Note.</w:t>
      </w:r>
      <w:r>
        <w:t xml:space="preserve"> Reaching trajectories of valid trials. The trajectories here are not normalized within participant</w:t>
      </w:r>
      <w:r w:rsidR="003A3339">
        <w:t>. T</w:t>
      </w:r>
      <w:r>
        <w:t>hin lines represent single trials while thick lines are the averages</w:t>
      </w:r>
      <w:ins w:id="404" w:author="Chen Heller" w:date="2023-07-31T15:09:00Z">
        <w:r w:rsidR="001D7F78">
          <w:t>.</w:t>
        </w:r>
      </w:ins>
      <w:del w:id="405" w:author="Chen Heller" w:date="2023-07-31T15:09:00Z">
        <w:r w:rsidDel="001D7F78">
          <w:delText>. (a,c) Belong to participant 53 while (b, d) belong to participant 59.</w:delText>
        </w:r>
      </w:del>
    </w:p>
    <w:p w14:paraId="4D6F6DBF" w14:textId="6F5CDA3A" w:rsidR="001E7631" w:rsidRDefault="001E7631" w:rsidP="00E46BEB">
      <w:pPr>
        <w:pStyle w:val="TableFigure"/>
      </w:pPr>
      <w:bookmarkStart w:id="406" w:name="_Ref134432967"/>
      <w:r w:rsidRPr="007C71AC">
        <w:t>Figure</w:t>
      </w:r>
      <w:r w:rsidRPr="002C7A24">
        <w:t xml:space="preserve"> </w:t>
      </w:r>
      <w:bookmarkStart w:id="407" w:name="_Ref134432250"/>
      <w:r w:rsidRPr="002C7A24">
        <w:fldChar w:fldCharType="begin"/>
      </w:r>
      <w:r w:rsidRPr="002C7A24">
        <w:instrText xml:space="preserve"> SEQ Figure \* ARABIC </w:instrText>
      </w:r>
      <w:r w:rsidRPr="002C7A24">
        <w:fldChar w:fldCharType="separate"/>
      </w:r>
      <w:r w:rsidRPr="002C7A24">
        <w:rPr>
          <w:noProof/>
        </w:rPr>
        <w:t>4</w:t>
      </w:r>
      <w:r w:rsidRPr="002C7A24">
        <w:fldChar w:fldCharType="end"/>
      </w:r>
      <w:bookmarkEnd w:id="406"/>
      <w:bookmarkEnd w:id="407"/>
    </w:p>
    <w:p w14:paraId="505F5538" w14:textId="73F873EA" w:rsidR="007C71AC" w:rsidRPr="00FE453D" w:rsidRDefault="007C71AC" w:rsidP="008E7395">
      <w:pPr>
        <w:pStyle w:val="Caption"/>
        <w:spacing w:line="480" w:lineRule="auto"/>
      </w:pPr>
      <w:del w:id="408" w:author="Chen Heller" w:date="2023-07-31T16:47:00Z">
        <w:r w:rsidRPr="008E7395" w:rsidDel="005D0FA8">
          <w:rPr>
            <w:color w:val="auto"/>
            <w:sz w:val="24"/>
            <w:szCs w:val="24"/>
          </w:rPr>
          <w:delText>Time-Dependent Results</w:delText>
        </w:r>
      </w:del>
      <w:ins w:id="409" w:author="Chen Heller" w:date="2023-07-31T16:47:00Z">
        <w:r w:rsidR="005D0FA8">
          <w:rPr>
            <w:color w:val="auto"/>
            <w:sz w:val="24"/>
            <w:szCs w:val="24"/>
          </w:rPr>
          <w:t>Results of the Exploratory Analysis</w:t>
        </w:r>
      </w:ins>
    </w:p>
    <w:p w14:paraId="74551909" w14:textId="28716516" w:rsidR="007C71AC" w:rsidRDefault="006B5CE3" w:rsidP="007C71AC">
      <w:pPr>
        <w:ind w:firstLine="0"/>
      </w:pPr>
      <w:r w:rsidRPr="006B5CE3">
        <w:rPr>
          <w:noProof/>
        </w:rPr>
        <w:drawing>
          <wp:inline distT="0" distB="0" distL="0" distR="0" wp14:anchorId="1D7D1E2B" wp14:editId="28DB849B">
            <wp:extent cx="5928303" cy="2378997"/>
            <wp:effectExtent l="0" t="0" r="0" b="2540"/>
            <wp:docPr id="93146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179" t="3397" r="37089" b="53122"/>
                    <a:stretch/>
                  </pic:blipFill>
                  <pic:spPr bwMode="auto">
                    <a:xfrm>
                      <a:off x="0" y="0"/>
                      <a:ext cx="5944822" cy="2385626"/>
                    </a:xfrm>
                    <a:prstGeom prst="rect">
                      <a:avLst/>
                    </a:prstGeom>
                    <a:noFill/>
                    <a:ln>
                      <a:noFill/>
                    </a:ln>
                    <a:extLst>
                      <a:ext uri="{53640926-AAD7-44D8-BBD7-CCE9431645EC}">
                        <a14:shadowObscured xmlns:a14="http://schemas.microsoft.com/office/drawing/2010/main"/>
                      </a:ext>
                    </a:extLst>
                  </pic:spPr>
                </pic:pic>
              </a:graphicData>
            </a:graphic>
          </wp:inline>
        </w:drawing>
      </w:r>
    </w:p>
    <w:p w14:paraId="04D356A0" w14:textId="6688C272" w:rsidR="007C71AC" w:rsidRPr="002C7A24" w:rsidRDefault="007C71AC" w:rsidP="00EA3DB9">
      <w:pPr>
        <w:ind w:firstLine="0"/>
        <w:rPr>
          <w:b/>
          <w:bCs/>
          <w:i/>
          <w:iCs/>
        </w:rPr>
      </w:pPr>
      <w:r w:rsidRPr="008E7395">
        <w:rPr>
          <w:i/>
          <w:iCs/>
        </w:rPr>
        <w:t>Note.</w:t>
      </w:r>
      <w:r w:rsidRPr="005C2BDD">
        <w:t xml:space="preserve"> </w:t>
      </w:r>
      <w:r>
        <w:t xml:space="preserve">Time-dependent </w:t>
      </w:r>
      <w:r w:rsidR="0007391E">
        <w:t xml:space="preserve">x-coordinates </w:t>
      </w:r>
      <w:r>
        <w:t>and implied endpoint. Instead of normalizing the trajectories to the Z-axis, valid trials were trimmed to 340</w:t>
      </w:r>
      <w:r w:rsidR="003A3339">
        <w:t xml:space="preserve"> </w:t>
      </w:r>
      <w:r>
        <w:t xml:space="preserve">ms and then averaged across participants. The shaded areas mark the </w:t>
      </w:r>
      <w:r w:rsidR="006B5CE3">
        <w:t>CI</w:t>
      </w:r>
      <w:r>
        <w:t xml:space="preserve"> while grey rectangles highlight the time range where a significant difference between the conditions was detected using the permutation and clustering procedure.</w:t>
      </w:r>
      <w:del w:id="410" w:author="zeev" w:date="2023-07-25T17:39:00Z">
        <w:r w:rsidDel="00EA3DB9">
          <w:delText>*</w:delText>
        </w:r>
      </w:del>
      <w:r>
        <w:t xml:space="preserve"> The first 100</w:t>
      </w:r>
      <w:r w:rsidR="003A3339">
        <w:t xml:space="preserve"> </w:t>
      </w:r>
      <w:proofErr w:type="spellStart"/>
      <w:r>
        <w:t>ms</w:t>
      </w:r>
      <w:proofErr w:type="spellEnd"/>
      <w:r>
        <w:t xml:space="preserve"> of the implied endpoint figure indicate participants tended to initiate their movement towards the left. This outcome may be attributed to a motor artifact caused by positioning the right reaching arm near the center of the body.</w:t>
      </w:r>
    </w:p>
    <w:p w14:paraId="55FBFF55" w14:textId="77777777" w:rsidR="002C7A24" w:rsidRPr="002C7A24" w:rsidRDefault="002C7A24" w:rsidP="008E7395">
      <w:pPr>
        <w:pStyle w:val="TableFigure"/>
      </w:pPr>
      <w:bookmarkStart w:id="411" w:name="_Ref134432975"/>
      <w:bookmarkEnd w:id="399"/>
      <w:commentRangeStart w:id="412"/>
      <w:r w:rsidRPr="00E46BEB">
        <w:t>Figure</w:t>
      </w:r>
      <w:r w:rsidRPr="002C7A24">
        <w:t xml:space="preserve"> </w:t>
      </w:r>
      <w:fldSimple w:instr=" SEQ Figure \* ARABIC ">
        <w:r w:rsidRPr="008E7395">
          <w:t>5</w:t>
        </w:r>
      </w:fldSimple>
      <w:bookmarkEnd w:id="411"/>
    </w:p>
    <w:p w14:paraId="45F82470" w14:textId="5F84CF30" w:rsidR="007C71AC" w:rsidRPr="00FE453D" w:rsidRDefault="007C71AC" w:rsidP="008E7395">
      <w:pPr>
        <w:ind w:firstLine="0"/>
      </w:pPr>
      <w:r w:rsidRPr="008E7395">
        <w:rPr>
          <w:i/>
          <w:iCs/>
        </w:rPr>
        <w:t xml:space="preserve">Results </w:t>
      </w:r>
      <w:del w:id="413" w:author="Chen Heller" w:date="2023-07-31T16:48:00Z">
        <w:r w:rsidRPr="008E7395" w:rsidDel="00C269F2">
          <w:rPr>
            <w:i/>
            <w:iCs/>
          </w:rPr>
          <w:delText xml:space="preserve">for </w:delText>
        </w:r>
      </w:del>
      <w:ins w:id="414" w:author="Chen Heller" w:date="2023-07-31T16:48:00Z">
        <w:r w:rsidR="00C269F2">
          <w:rPr>
            <w:i/>
            <w:iCs/>
          </w:rPr>
          <w:t>of</w:t>
        </w:r>
        <w:r w:rsidR="00C269F2" w:rsidRPr="008E7395">
          <w:rPr>
            <w:i/>
            <w:iCs/>
          </w:rPr>
          <w:t xml:space="preserve"> </w:t>
        </w:r>
      </w:ins>
      <w:r w:rsidRPr="008E7395">
        <w:rPr>
          <w:i/>
          <w:iCs/>
        </w:rPr>
        <w:t xml:space="preserve">the </w:t>
      </w:r>
      <w:del w:id="415" w:author="Chen Heller" w:date="2023-07-31T16:48:00Z">
        <w:r w:rsidRPr="008E7395" w:rsidDel="00C269F2">
          <w:rPr>
            <w:i/>
            <w:iCs/>
          </w:rPr>
          <w:delText>Space-Normalized Trajectories</w:delText>
        </w:r>
        <w:commentRangeEnd w:id="412"/>
        <w:r w:rsidR="003A3339" w:rsidDel="00C269F2">
          <w:rPr>
            <w:rStyle w:val="CommentReference"/>
          </w:rPr>
          <w:commentReference w:id="412"/>
        </w:r>
      </w:del>
      <w:ins w:id="416" w:author="Chen Heller" w:date="2023-07-31T16:48:00Z">
        <w:r w:rsidR="00C269F2">
          <w:rPr>
            <w:i/>
            <w:iCs/>
          </w:rPr>
          <w:t>Pre-registered Analysis</w:t>
        </w:r>
      </w:ins>
    </w:p>
    <w:p w14:paraId="3C1B6719" w14:textId="301DD381" w:rsidR="00301257" w:rsidRDefault="00B71ECF" w:rsidP="007C71AC">
      <w:pPr>
        <w:pStyle w:val="Caption"/>
        <w:rPr>
          <w:ins w:id="417" w:author="Chen Heller" w:date="2023-07-31T16:43:00Z"/>
          <w:i w:val="0"/>
          <w:iCs w:val="0"/>
          <w:noProof/>
        </w:rPr>
      </w:pPr>
      <w:ins w:id="418" w:author="Chen Heller" w:date="2023-07-31T17:13:00Z">
        <w:r>
          <w:rPr>
            <w:i w:val="0"/>
            <w:iCs w:val="0"/>
            <w:noProof/>
          </w:rPr>
          <w:lastRenderedPageBreak/>
          <w:drawing>
            <wp:inline distT="0" distB="0" distL="0" distR="0" wp14:anchorId="1612344D" wp14:editId="220D41AD">
              <wp:extent cx="5946775" cy="3874533"/>
              <wp:effectExtent l="0" t="0" r="0" b="0"/>
              <wp:docPr id="9008696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6015" cy="3887068"/>
                      </a:xfrm>
                      <a:prstGeom prst="rect">
                        <a:avLst/>
                      </a:prstGeom>
                      <a:noFill/>
                    </pic:spPr>
                  </pic:pic>
                </a:graphicData>
              </a:graphic>
            </wp:inline>
          </w:drawing>
        </w:r>
      </w:ins>
    </w:p>
    <w:p w14:paraId="5B9AB780" w14:textId="689DF60D" w:rsidR="007C71AC" w:rsidDel="007C65B8" w:rsidRDefault="007C71AC" w:rsidP="007C71AC">
      <w:pPr>
        <w:pStyle w:val="Caption"/>
        <w:rPr>
          <w:del w:id="419" w:author="Chen Heller" w:date="2023-07-31T16:46:00Z"/>
        </w:rPr>
      </w:pPr>
      <w:del w:id="420" w:author="Chen Heller" w:date="2023-07-31T16:46:00Z">
        <w:r w:rsidRPr="00821BDB" w:rsidDel="007C65B8">
          <w:rPr>
            <w:i w:val="0"/>
            <w:iCs w:val="0"/>
            <w:noProof/>
          </w:rPr>
          <w:delText xml:space="preserve"> </w:delText>
        </w:r>
        <w:r w:rsidRPr="006E380F" w:rsidDel="007C65B8">
          <w:rPr>
            <w:i w:val="0"/>
            <w:iCs w:val="0"/>
            <w:noProof/>
          </w:rPr>
          <w:drawing>
            <wp:inline distT="0" distB="0" distL="0" distR="0" wp14:anchorId="665BE872" wp14:editId="3B4FEF1E">
              <wp:extent cx="5885078" cy="39705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616" t="1218" r="24794" b="9840"/>
                      <a:stretch/>
                    </pic:blipFill>
                    <pic:spPr bwMode="auto">
                      <a:xfrm>
                        <a:off x="0" y="0"/>
                        <a:ext cx="5896755" cy="3978403"/>
                      </a:xfrm>
                      <a:prstGeom prst="rect">
                        <a:avLst/>
                      </a:prstGeom>
                      <a:noFill/>
                      <a:ln>
                        <a:noFill/>
                      </a:ln>
                      <a:extLst>
                        <a:ext uri="{53640926-AAD7-44D8-BBD7-CCE9431645EC}">
                          <a14:shadowObscured xmlns:a14="http://schemas.microsoft.com/office/drawing/2010/main"/>
                        </a:ext>
                      </a:extLst>
                    </pic:spPr>
                  </pic:pic>
                </a:graphicData>
              </a:graphic>
            </wp:inline>
          </w:drawing>
        </w:r>
      </w:del>
    </w:p>
    <w:p w14:paraId="1C135DF6" w14:textId="1B8DCD03" w:rsidR="00B14F9D" w:rsidRPr="001C0104" w:rsidRDefault="007C71AC" w:rsidP="008E7395">
      <w:pPr>
        <w:ind w:firstLine="0"/>
      </w:pPr>
      <w:r w:rsidRPr="008E7395">
        <w:rPr>
          <w:i/>
          <w:iCs/>
        </w:rPr>
        <w:t>Note.</w:t>
      </w:r>
      <w:r>
        <w:t xml:space="preserve"> a) Reaching trajectories in valid </w:t>
      </w:r>
      <w:proofErr w:type="gramStart"/>
      <w:r>
        <w:t>trials ,</w:t>
      </w:r>
      <w:proofErr w:type="gramEnd"/>
      <w:r>
        <w:t xml:space="preserve"> averaged across participants. Shaded areas are the standard error </w:t>
      </w:r>
      <w:commentRangeStart w:id="421"/>
      <w:commentRangeStart w:id="422"/>
      <w:r>
        <w:t xml:space="preserve">(SE). </w:t>
      </w:r>
      <w:commentRangeEnd w:id="421"/>
      <w:r w:rsidR="00770D38">
        <w:rPr>
          <w:rStyle w:val="CommentReference"/>
        </w:rPr>
        <w:commentReference w:id="421"/>
      </w:r>
      <w:commentRangeEnd w:id="422"/>
      <w:r w:rsidR="00234A2F">
        <w:rPr>
          <w:rStyle w:val="CommentReference"/>
        </w:rPr>
        <w:commentReference w:id="422"/>
      </w:r>
      <w:r>
        <w:t xml:space="preserve">(b-f) </w:t>
      </w:r>
      <w:r w:rsidR="00770D38">
        <w:t xml:space="preserve">Results of the different measures taken in the experiments. </w:t>
      </w:r>
      <w:r>
        <w:t xml:space="preserve">Dots </w:t>
      </w:r>
      <w:r w:rsidR="00770D38">
        <w:t xml:space="preserve">represent </w:t>
      </w:r>
      <w:r>
        <w:t xml:space="preserve">single-participant averages across valid trials, while the red/blue horizontal lines </w:t>
      </w:r>
      <w:r w:rsidR="00770D38">
        <w:t xml:space="preserve">depict </w:t>
      </w:r>
      <w:r>
        <w:t>the average of all participants. Black error bars symbolize the SE</w:t>
      </w:r>
      <w:r w:rsidR="00BA4C40">
        <w:t xml:space="preserve"> (used here instead of CI since some of the variables did not distribute normally)</w:t>
      </w:r>
      <w:r>
        <w:t xml:space="preserve">. </w:t>
      </w:r>
      <w:commentRangeStart w:id="423"/>
      <w:commentRangeStart w:id="424"/>
      <w:r>
        <w:t>Full/dashed grey lines represent a numerical incline/decline (respectively) between the congruent and incongruent conditions</w:t>
      </w:r>
      <w:ins w:id="425" w:author="Chen Heller" w:date="2023-07-31T17:14:00Z">
        <w:r w:rsidR="00B71ECF">
          <w:t xml:space="preserve"> and asterisks </w:t>
        </w:r>
        <w:proofErr w:type="gramStart"/>
        <w:r w:rsidR="002F5D44">
          <w:t>indicate of</w:t>
        </w:r>
        <w:proofErr w:type="gramEnd"/>
        <w:r w:rsidR="002F5D44">
          <w:t xml:space="preserve"> a significant difference </w:t>
        </w:r>
      </w:ins>
      <w:ins w:id="426" w:author="Chen Heller" w:date="2023-07-31T17:15:00Z">
        <w:r w:rsidR="002F5D44">
          <w:t>(after correction for multiple comparisons)</w:t>
        </w:r>
      </w:ins>
      <w:r w:rsidRPr="00F3771A">
        <w:t>.</w:t>
      </w:r>
      <w:r w:rsidR="003A3339">
        <w:t xml:space="preserve"> </w:t>
      </w:r>
      <w:commentRangeEnd w:id="423"/>
      <w:r w:rsidR="00770D38">
        <w:rPr>
          <w:rStyle w:val="CommentReference"/>
        </w:rPr>
        <w:commentReference w:id="423"/>
      </w:r>
      <w:commentRangeEnd w:id="424"/>
      <w:r w:rsidR="00B71ECF">
        <w:rPr>
          <w:rStyle w:val="CommentReference"/>
        </w:rPr>
        <w:commentReference w:id="424"/>
      </w:r>
      <w:r w:rsidR="003A3339">
        <w:t>Measures in the figure were not normalized within participant.</w:t>
      </w:r>
    </w:p>
    <w:p w14:paraId="0B7BE30B" w14:textId="45D4BF5F" w:rsidR="00BA6169" w:rsidRDefault="00BA6169" w:rsidP="005856CE">
      <w:pPr>
        <w:ind w:firstLine="0"/>
      </w:pPr>
    </w:p>
    <w:p w14:paraId="0950B412" w14:textId="0DBE75FB" w:rsidR="00E668B7" w:rsidRDefault="00E668B7" w:rsidP="006238E0">
      <w:pPr>
        <w:pStyle w:val="Heading2"/>
      </w:pPr>
      <w:bookmarkStart w:id="427" w:name="_Toc114485395"/>
      <w:r>
        <w:t>Discussion</w:t>
      </w:r>
      <w:bookmarkEnd w:id="427"/>
    </w:p>
    <w:p w14:paraId="60F8E191" w14:textId="1B66BAEB" w:rsidR="00463A29" w:rsidRDefault="00776072" w:rsidP="00ED6635">
      <w:pPr>
        <w:ind w:firstLine="0"/>
      </w:pPr>
      <w:r>
        <w:t>One of the key driving forces behind t</w:t>
      </w:r>
      <w:r w:rsidR="00595024">
        <w:t xml:space="preserve">he long-lasting debate about the extent of unconscious processing </w:t>
      </w:r>
      <w:commentRangeStart w:id="428"/>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commentRangeEnd w:id="428"/>
      <w:r w:rsidR="00CF0A6F">
        <w:rPr>
          <w:rStyle w:val="CommentReference"/>
        </w:rPr>
        <w:commentReference w:id="428"/>
      </w:r>
      <w:r w:rsidR="007D0270">
        <w:t xml:space="preserve">pertains </w:t>
      </w:r>
      <w:r w:rsidR="007D0270">
        <w:lastRenderedPageBreak/>
        <w:t>to the weak</w:t>
      </w:r>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922B7">
        <w:t>T</w:t>
      </w:r>
      <w:r w:rsidR="00A34CE5">
        <w:t>h</w:t>
      </w:r>
      <w:r w:rsidR="00CF0A6F">
        <w:t>e current</w:t>
      </w:r>
      <w:r w:rsidR="00883733">
        <w:t xml:space="preserve"> </w:t>
      </w:r>
      <w:r w:rsidR="002627AD">
        <w:t xml:space="preserve">study </w:t>
      </w:r>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28261D">
        <w:t>motion t</w:t>
      </w:r>
      <w:r w:rsidR="00031717">
        <w:t>r</w:t>
      </w:r>
      <w:r w:rsidR="0028261D">
        <w:t>acking was introduced to a</w:t>
      </w:r>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8261D">
        <w:t xml:space="preserve">. This allowed </w:t>
      </w:r>
      <w:r w:rsidR="00031717">
        <w:t>tracking</w:t>
      </w:r>
      <w:r w:rsidR="0028261D">
        <w:t xml:space="preserve"> participants' reaching responses as they </w:t>
      </w:r>
      <w:r w:rsidR="00D12EAE">
        <w:t>perform</w:t>
      </w:r>
      <w:r w:rsidR="0028261D">
        <w:t>ed</w:t>
      </w:r>
      <w:r w:rsidR="00D12EAE">
        <w:t xml:space="preserve"> a semantic judgment (i.e., determine whether the word described a natural item or a man-made artifact) on a visible target word that </w:t>
      </w:r>
      <w:r w:rsidR="002A70C0">
        <w:t>was</w:t>
      </w:r>
      <w:r w:rsidR="00D12EAE">
        <w:t xml:space="preserve"> preceded by an invisible prime. </w:t>
      </w:r>
      <w:r w:rsidR="00297149">
        <w:t xml:space="preserve">To </w:t>
      </w:r>
      <w:r w:rsidR="00EB6DDD">
        <w:t xml:space="preserve">compare </w:t>
      </w:r>
      <w:r w:rsidR="002F0C9A">
        <w:t>reaching</w:t>
      </w:r>
      <w:r w:rsidR="00EB6DDD">
        <w:t>'s sensitivity to more prominent measures,</w:t>
      </w:r>
      <w:r w:rsidR="002F0C9A">
        <w:t xml:space="preserve"> </w:t>
      </w:r>
      <w:r w:rsidR="00753D28">
        <w:t xml:space="preserve">each participant completed </w:t>
      </w:r>
      <w:r w:rsidR="00EA11B7">
        <w:t>an addit</w:t>
      </w:r>
      <w:r w:rsidR="007F2D8B">
        <w:t>i</w:t>
      </w:r>
      <w:r w:rsidR="00EA11B7">
        <w:t xml:space="preserve">onal session </w:t>
      </w:r>
      <w:r w:rsidR="00753D28">
        <w:t xml:space="preserve">using </w:t>
      </w:r>
      <w:r w:rsidR="002B7D01">
        <w:t>keyboard</w:t>
      </w:r>
      <w:r w:rsidR="002F0C9A">
        <w:t xml:space="preserve"> responses</w:t>
      </w:r>
      <w:r w:rsidR="00ED6635">
        <w:t xml:space="preserve"> (session order counterbalanced)</w:t>
      </w:r>
      <w:r w:rsidR="00E3118B">
        <w:t>.</w:t>
      </w:r>
    </w:p>
    <w:p w14:paraId="4C2B4096" w14:textId="4F14832E" w:rsidR="00B00AED" w:rsidRDefault="00ED6635" w:rsidP="005D6A2B">
      <w:r>
        <w:t>Irrespective of the measure used</w:t>
      </w:r>
      <w:r w:rsidR="00367808">
        <w:t>,</w:t>
      </w:r>
      <w:r w:rsidR="000434D9">
        <w:t xml:space="preserve"> a large congruency effect was found.</w:t>
      </w:r>
      <w:r w:rsidR="00956589">
        <w:t xml:space="preserve"> In the reaching session, presenting an incongruent prime biased the participant's response</w:t>
      </w:r>
      <w:r w:rsidR="004D1478">
        <w:t>s</w:t>
      </w:r>
      <w:r w:rsidR="00956589">
        <w:t xml:space="preserve"> towards the incorrect answer</w:t>
      </w:r>
      <w:r w:rsidR="00EC597B">
        <w:t xml:space="preserve">, resulting in </w:t>
      </w:r>
      <w:r w:rsidR="008F6F85">
        <w:t>average trajectories that curve towards the center of the screen.</w:t>
      </w:r>
      <w:r w:rsidR="00EC597B">
        <w:t xml:space="preserve"> </w:t>
      </w:r>
      <w:r w:rsidR="0000314A">
        <w:t xml:space="preserve">The area between these trajectories was smaller than </w:t>
      </w:r>
      <w:r w:rsidR="004D1478">
        <w:t xml:space="preserve">between the </w:t>
      </w:r>
      <w:r w:rsidR="00BE5A40">
        <w:t>congruent one</w:t>
      </w:r>
      <w:r w:rsidR="004D1478">
        <w:t>s</w:t>
      </w:r>
      <w:r w:rsidR="00BE5A40">
        <w:t xml:space="preserve">, </w:t>
      </w:r>
      <w:r w:rsidR="004D1478">
        <w:t>providing quantifiable evidence for the invisible prime's effect on movement.</w:t>
      </w:r>
      <w:r w:rsidR="00B7402F">
        <w:t xml:space="preserve"> </w:t>
      </w:r>
      <w:r w:rsidR="00793BE0">
        <w:t xml:space="preserve">Temporally, this effect can be placed approximately between </w:t>
      </w:r>
      <w:r w:rsidR="001A7C70">
        <w:t>150-340</w:t>
      </w:r>
      <w:r>
        <w:t xml:space="preserve"> </w:t>
      </w:r>
      <w:r w:rsidR="00793BE0">
        <w:t xml:space="preserve">ms post target presentation, as </w:t>
      </w:r>
      <w:r w:rsidR="00760775">
        <w:t xml:space="preserve">depicted </w:t>
      </w:r>
      <w:r w:rsidR="007E296B">
        <w:t>by</w:t>
      </w:r>
      <w:r w:rsidR="00793BE0">
        <w:t xml:space="preserve"> the implied endpoint </w:t>
      </w:r>
      <w:r w:rsidR="00760775">
        <w:t>measurements</w:t>
      </w:r>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r w:rsidR="002F56E3">
        <w:t xml:space="preserve">The curved trajectories of the incongruent trials were longer than the congruent </w:t>
      </w:r>
      <w:r w:rsidR="00D50724">
        <w:t xml:space="preserve">trajectories and took longer to complete, </w:t>
      </w:r>
      <w:r w:rsidR="00BA028F">
        <w:t>reflecting the prime's interference with the participant's decision</w:t>
      </w:r>
      <w:r w:rsidR="00367808">
        <w:t>-</w:t>
      </w:r>
      <w:r w:rsidR="00BA028F">
        <w:t>making.</w:t>
      </w:r>
      <w:r w:rsidR="00B14D1C">
        <w:t xml:space="preserve"> </w:t>
      </w:r>
      <w:r w:rsidR="00A00E18">
        <w:t xml:space="preserve">The </w:t>
      </w:r>
      <w:r w:rsidR="00F17027">
        <w:t>result</w:t>
      </w:r>
      <w:r w:rsidR="00A00E18">
        <w:t>s</w:t>
      </w:r>
      <w:r w:rsidR="00F17027">
        <w:t xml:space="preserve"> go beyond previous studies, as the current design included stringent awareness </w:t>
      </w:r>
      <w:r>
        <w:t>testing</w:t>
      </w:r>
      <w:r w:rsidR="00F17027">
        <w:t>, with trial</w:t>
      </w:r>
      <w:r w:rsidR="00367808">
        <w:t>-</w:t>
      </w:r>
      <w:r w:rsidR="00F17027">
        <w:t>by</w:t>
      </w:r>
      <w:r w:rsidR="00367808">
        <w:t>-</w:t>
      </w:r>
      <w:r w:rsidR="00F17027">
        <w:t>trial subjective and objective measures</w:t>
      </w:r>
      <w:r w:rsidR="0058425C">
        <w:t>, there</w:t>
      </w:r>
      <w:r>
        <w:t>by</w:t>
      </w:r>
      <w:r w:rsidR="0058425C">
        <w:t xml:space="preserve"> </w:t>
      </w:r>
      <w:r w:rsidR="00145D62">
        <w:t>addressing</w:t>
      </w:r>
      <w:r w:rsidR="00F17027">
        <w:t xml:space="preserve"> previous criticisms that attribute unconscious effects to residual undetected </w:t>
      </w:r>
      <w:r w:rsidR="00F17027" w:rsidRPr="00C57DC5">
        <w:t>awareness</w:t>
      </w:r>
      <w:r w:rsidR="002E516B" w:rsidRPr="00770D38">
        <w:t xml:space="preserve"> </w:t>
      </w:r>
      <w:commentRangeStart w:id="429"/>
      <w:r w:rsidR="00F17027" w:rsidRPr="00C57DC5">
        <w:fldChar w:fldCharType="begin"/>
      </w:r>
      <w:r w:rsidR="00F5646C" w:rsidRPr="00770D38">
        <w:instrText xml:space="preserve"> ADDIN ZOTERO_ITEM CSL_CITATION {"citationID":"VkZpJfvX","properties":{"formattedCitation":"(Lloyd et al., 2013; Merikle, 1992; Zerweck et al., 2021)","plainCitation":"(Lloyd et al., 2013; Merikle, 1992; Zerweck et al., 2021)","noteIndex":0},"citationItems":[{"id":910,"uris":["http://zotero.org/users/8275165/items/Z64FBDBR"],"itemData":{"id":910,"type":"article-journal","abstract":"A dissociation between visual awareness and visual discrimination is referred to as “blindsight”. Blindsight results from loss of function of the primary visual cortex (V1) which can occur due to cerebrovascular accidents (i.e. stroke-related lesions). There are also numerous reports of similar, though reversible, effects on vision induced by transcranial Magnetic Stimulation (TMS) to early visual cortex. These effects point to V1 as the “gate” of visual awareness and have strong implications for understanding the neurological underpinnings of consciousness. It has been argued that evidence for the dissociation between awareness of, and responses to, visual stimuli can be a measurement artifact of the use of a high response criterion under yes-no measures of visual awareness when compared with the criterion free forced-choice responses. This difference between yes-no and forced-choice measures suggests that evidence for a dissociation may actually be normal near-threshold conscious vision. Here we describe three experiments that tested visual performance in normal subjects when their visual awareness was suppressed by applying TMS to the occipital pole. The nature of subjects’ performance whilst undergoing occipital TMS was then verified by use of a psychophysical measure (d') that is independent of response criteria. This showed that there was no genuine dissociation in visual sensitivity measured by yes-no and forced-choice responses. These results highlight that evidence for visual sensitivity in the absence of awareness must be analysed using a bias-free psychophysical measure, such as d', In order to confirm whether or not visual performance is truly unconscious.","DOI":"10.1371/journal.pone.0082828","language":"English","license":"© 2013 Harris et al. This is an open-access article distributed under the terms of the Creative Commons Attribution License: http://creativecommons.org/licenses/by/4.0/ (the “License”), which permits unrestricted use, distribution, and reproduction in any medium, provided the original author and source are credited. Notwithstanding the ProQuest Terms and Conditions, you may use this content in accordance with the terms of the License.","note":"number-of-pages: e82828\npublisher: Public Library of Science\nsection: Research Article","page":"e82828","source":"ProQuest","title":"Brain-Stimulation Induced Blindsight: Unconscious Vision or Response Bias?","title-short":"Brain-Stimulation Induced Blindsight","author":[{"family":"Lloyd","given":"David A."},{"family":"Abrahamyan","given":"Arman"},{"family":"Harris","given":"Justin A."}],"issued":{"date-parts":[["2013",12]]}}},{"id":725,"uris":["http://zotero.org/users/8275165/items/D25ESJHX"],"itemData":{"id":725,"type":"article-journal","abstract":"Discusses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rsidRPr="00C57DC5">
        <w:fldChar w:fldCharType="separate"/>
      </w:r>
      <w:r w:rsidR="00F5646C" w:rsidRPr="00770D38">
        <w:rPr>
          <w:rFonts w:ascii="Times New Roman" w:hAnsi="Times New Roman" w:cs="Times New Roman"/>
        </w:rPr>
        <w:t>(Lloyd et al., 2013; Merikle, 1992; Zerweck et al., 2021)</w:t>
      </w:r>
      <w:r w:rsidR="00F17027" w:rsidRPr="00C57DC5">
        <w:fldChar w:fldCharType="end"/>
      </w:r>
      <w:commentRangeEnd w:id="429"/>
      <w:r w:rsidR="00AC1C73">
        <w:rPr>
          <w:rStyle w:val="CommentReference"/>
        </w:rPr>
        <w:commentReference w:id="429"/>
      </w:r>
      <w:r w:rsidR="00F17027" w:rsidRPr="00C57DC5">
        <w:t xml:space="preserve">. </w:t>
      </w:r>
      <w:r w:rsidR="00ED0CD8" w:rsidRPr="00C57DC5">
        <w:t>Additionally</w:t>
      </w:r>
      <w:r w:rsidR="00F17027" w:rsidRPr="00C57DC5">
        <w:t>, the</w:t>
      </w:r>
      <w:r w:rsidR="00F17027">
        <w:t xml:space="preserve"> unconscious effect could not result from regression to the mean of </w:t>
      </w:r>
      <w:r w:rsidR="00F17027">
        <w:lastRenderedPageBreak/>
        <w:t xml:space="preserve">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w:t>
      </w:r>
      <w:r w:rsidR="00F17027" w:rsidRPr="00B448BB">
        <w:t>similar</w:t>
      </w:r>
      <w:r w:rsidR="00F17027">
        <w:t xml:space="preserve"> effects (yet with somewhat less strict awareness measures; </w:t>
      </w:r>
      <w:r w:rsidR="00F17027">
        <w:fldChar w:fldCharType="begin"/>
      </w:r>
      <w:r w:rsidR="00EC5F3F">
        <w:instrText xml:space="preserve"> ADDIN ZOTERO_ITEM CSL_CITATION {"citationID":"5nprJGHm","properties":{"formattedCitation":"(Bodner &amp; Masson, 1997, 2003; Dehaene et al., 2001; Forster &amp; Davis, 1984)","plainCitation":"(Bodner &amp; Masson, 1997, 2003; Dehaene et al., 2001; Forster &amp; Davis, 1984)","dontUpdate":true,"noteIndex":0},"citationItems":[{"id":912,"uris":["http://zotero.org/users/8275165/items/XKTHHDLW"],"itemData":{"id":912,"type":"article-journal","abstract":"Lexical decisions for low- and high-frequency words are equally facilitated by masked repetition priming, whereas nonwords typically show no effect of such priming. This pattern of results has been used to argue against an episodic account of masked priming and in favor of a lexical account in which the prime opens the lexical entry of the upcoming target. We propose that an episodic account can be compatible with additive effects of masked priming and word frequency. We also demonstrate that masked priming of nonwords can be reliably produced, indicating that primes operate at a nonlexical level, primarily to facilitate orthographic encoding. The processing fluency created by a masked prime can work against correct classification of nonwords in a lexical decision task, leading either to no effect of priming or to an interference effect when subjects depend heavily on familiarity as a basis for lexical decisions.","container-title":"Journal of Memory and Language","DOI":"10.1006/jmla.1996.2507","ISSN":"0749-596X","issue":"2","journalAbbreviation":"Journal of Memory and Language","language":"en","page":"268-293","source":"ScienceDirect","title":"Masked Repetition Priming of Words and Nonwords: Evidence for a Nonlexical Basis for Priming","title-short":"Masked Repetition Priming of Words and Nonwords","volume":"37","author":[{"family":"Bodner","given":"Glen E."},{"family":"Masson","given":"Michael E. J."}],"issued":{"date-parts":[["1997",8,1]]}}},{"id":923,"uris":["http://zotero.org/users/8275165/items/AAGS4KW9"],"itemData":{"id":923,"type":"article-journal","abstract":"Semantic priming in the lexical decision task has been shown to increase when the proportion of related-prime trials is increased. This finding typically is taken as evidence for a conscious, strategic use of primes. Three experiments are reported in which masked semantic primes displayed for only 45 msec were tested in high- versus low-relatedness proportion conditions. Relatedness proportion was increased either by using a high proportion of semantically related primes or a large set of repetitionprimed filler trials. Semantic priming was consistently enhanced relative to a low-relatedness proportion condition. These relatedness proportion effects were not due to conscious, strategic use of primes: Exclusion of prime-aware subjects did not attenuate the effects, and better performance in a prime classification task was not associated with larger semantic priming effects. These results are interpreted within a retrospective account of semantic priming in which recruitment of a prime event is modulated by prime validity.","container-title":"Psychonomic Bulletin &amp; Review","DOI":"10.3758/BF03196527","ISSN":"1531-5320","issue":"3","journalAbbreviation":"Psychonomic Bulletin &amp; Review","language":"en","page":"645-652","source":"Springer Link","title":"Beyond spreading activation: An influence of relatedness proportion on masked semantic priming","title-short":"Beyond spreading activation","volume":"10","author":[{"family":"Bodner","given":"Glen E."},{"family":"Masson","given":"Michael E. J."}],"issued":{"date-parts":[["2003",9,1]]}}},{"id":284,"uris":["http://zotero.org/users/8275165/items/MT9DRVPW"],"itemData":{"id":284,"type":"article-journal","container-title":"Nature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920,"uris":["http://zotero.org/users/8275165/items/MXBQI9PP"],"itemData":{"id":920,"type":"article-journal","abstract":"Six experiments investigated repetition priming and frequency attenuation in lexical access with 164 college students. Repetition priming effects in lexical decision tasks are stronger for low-frequency words than for high-frequency words. This frequency attenuation effect creates problems for frequency-ordered search models that assume a relatively stable frequency effect. It was posited that frequency attenuation is a product of the involvement of the episodic memory system in the lexical decision process. This hypothesis was supported by the demonstration of constant repetition effects for high- and low-frequency words when the priming stimulus was masked; the masking was assumed to minimize the influence of any possible episodic trace of the prime. It was further shown that long-term repetition effects were much less reliable when the S was not required to make a lexical decision response to the prime. When a response was required, the expected frequency attenuation effect was restored. It is concluded that normal repetition effects consist of 2 components: a very brief lexical effect that is independent of frequency and a long-term episodic effect that is sensitive to frequency. (32 ref) (PsycINFO Database Record (c) 2016 APA, all rights reserved)","container-title":"Journal of Experimental Psychology: Learning, Memory, and Cognition","DOI":"10.1037/0278-7393.10.4.680","ISSN":"1939-1285","note":"publisher-place: US\npublisher: American Psychological Association","page":"680-698","source":"APA PsycNet","title":"Repetition priming and frequency attenuation in lexical access","volume":"10","author":[{"family":"Forster","given":"Kenneth I."},{"family":"Davis","given":"Chris"}],"issued":{"date-parts":[["1984"]]}}}],"schema":"https://github.com/citation-style-language/schema/raw/master/csl-citation.json"} </w:instrText>
      </w:r>
      <w:r w:rsidR="00F17027">
        <w:fldChar w:fldCharType="separate"/>
      </w:r>
      <w:r w:rsidR="005D6A2B" w:rsidRPr="005D6A2B">
        <w:rPr>
          <w:rFonts w:ascii="Times New Roman" w:hAnsi="Times New Roman" w:cs="Times New Roman"/>
        </w:rPr>
        <w:t>Bodner &amp; Masson, 1997, 2003; Dehaene et al., 2001; Forster &amp; Davis, 1984</w:t>
      </w:r>
      <w:r w:rsidR="00F17027">
        <w:fldChar w:fldCharType="end"/>
      </w:r>
      <w:r w:rsidR="00E2612D">
        <w:t>).</w:t>
      </w:r>
      <w:r w:rsidR="00F17027">
        <w:t xml:space="preserve"> </w:t>
      </w:r>
      <w:r w:rsidR="00463A29">
        <w:t xml:space="preserve"> </w:t>
      </w:r>
    </w:p>
    <w:p w14:paraId="451352B2" w14:textId="5A4DAD32" w:rsidR="005F0446" w:rsidRDefault="00973F2D" w:rsidP="00C31504">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 xml:space="preserve">are </w:t>
      </w:r>
      <w:r w:rsidR="0037558E">
        <w:t>one-</w:t>
      </w:r>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r w:rsidR="00F654BF">
        <w:t xml:space="preserve">Evidence that the </w:t>
      </w:r>
      <w:r w:rsidR="00095F00">
        <w:t>de</w:t>
      </w:r>
      <w:r w:rsidR="00F654BF">
        <w:t xml:space="preserve">cision </w:t>
      </w:r>
      <w:r w:rsidR="009B084A">
        <w:t>occurs</w:t>
      </w:r>
      <w:r w:rsidR="009819A0">
        <w:t xml:space="preserve"> </w:t>
      </w:r>
      <w:r w:rsidR="00F654BF">
        <w:t xml:space="preserve">during the movement and not before is provided by the </w:t>
      </w:r>
      <w:r w:rsidR="00E45FC6">
        <w:t>reaching onset and reaching duration measurements.</w:t>
      </w:r>
      <w:r w:rsidR="00F654BF">
        <w:t xml:space="preserve"> </w:t>
      </w:r>
      <w:r w:rsidR="00432208">
        <w:t xml:space="preserve">Had the decision been made before the reaching was initiated, </w:t>
      </w:r>
      <w:r w:rsidR="00BE4BFF">
        <w:t xml:space="preserve">the prime-target congruency would have been expected to influence the </w:t>
      </w:r>
      <w:r w:rsidR="00432208">
        <w:t>onset</w:t>
      </w:r>
      <w:r w:rsidR="00BE4BFF">
        <w:t>s</w:t>
      </w:r>
      <w:r w:rsidR="005402EB">
        <w:t xml:space="preserve">, </w:t>
      </w:r>
      <w:r w:rsidR="007E1F1D">
        <w:t>which was</w:t>
      </w:r>
      <w:r w:rsidR="005402EB">
        <w:t xml:space="preserve"> not the case. Instead, </w:t>
      </w:r>
      <w:r w:rsidR="00BF5F9A">
        <w:t xml:space="preserve">a difference </w:t>
      </w:r>
      <w:r w:rsidR="007E1F1D">
        <w:t xml:space="preserve">was </w:t>
      </w:r>
      <w:r w:rsidR="00BF5F9A">
        <w:t xml:space="preserve">found between the </w:t>
      </w:r>
      <w:r w:rsidR="00DF4574">
        <w:t>durations</w:t>
      </w:r>
      <w:r w:rsidR="00927DF4">
        <w:t xml:space="preserve"> of the movements</w:t>
      </w:r>
      <w:r w:rsidR="00DF4574">
        <w:t xml:space="preserve">, </w:t>
      </w:r>
      <w:r w:rsidR="00C72379">
        <w:t>confirming</w:t>
      </w:r>
      <w:r w:rsidR="002A51A0">
        <w:t xml:space="preserve"> the </w:t>
      </w:r>
      <w:r w:rsidR="00C72379">
        <w:t xml:space="preserve">assumption that the </w:t>
      </w:r>
      <w:r w:rsidR="002A51A0">
        <w:t xml:space="preserve">decision </w:t>
      </w:r>
      <w:r w:rsidR="002B5497">
        <w:t>process</w:t>
      </w:r>
      <w:r w:rsidR="002A51A0">
        <w:t xml:space="preserve"> </w:t>
      </w:r>
      <w:r w:rsidR="00FF07DF">
        <w:t xml:space="preserve">coincides </w:t>
      </w:r>
      <w:r w:rsidR="00EF7C05">
        <w:t xml:space="preserve">with the </w:t>
      </w:r>
      <w:r w:rsidR="002A51A0">
        <w:t>movement</w:t>
      </w:r>
      <w:r w:rsidR="00EE4147">
        <w:t xml:space="preserve">. </w:t>
      </w:r>
      <w:r w:rsidR="00CF222D">
        <w:t xml:space="preserve">Indeed, </w:t>
      </w:r>
      <w:r w:rsidR="00AD29A9">
        <w:t>m</w:t>
      </w:r>
      <w:r w:rsidR="00E60A40">
        <w:t xml:space="preserve">onitoring the decision process </w:t>
      </w:r>
      <w:r w:rsidR="00314ED6">
        <w:t>allow</w:t>
      </w:r>
      <w:r w:rsidR="00CF222D">
        <w:t xml:space="preserve">s to </w:t>
      </w:r>
      <w:r w:rsidR="00EE4147">
        <w:t>captur</w:t>
      </w:r>
      <w:r w:rsidR="00CF222D">
        <w:t>e</w:t>
      </w:r>
      <w:r w:rsidR="00EE4147">
        <w:t xml:space="preserve"> </w:t>
      </w:r>
      <w:r w:rsidR="00B14A91">
        <w:t xml:space="preserve">interesting </w:t>
      </w:r>
      <w:r w:rsidR="001F5A3B">
        <w:t xml:space="preserve">events </w:t>
      </w:r>
      <w:r w:rsidR="00AD29A9">
        <w:t xml:space="preserve">such as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AD29A9">
        <w:t xml:space="preserve">, </w:t>
      </w:r>
      <w:r w:rsidR="00DC290F">
        <w:t>which</w:t>
      </w:r>
      <w:r w:rsidR="00CF222D">
        <w:t xml:space="preserve"> </w:t>
      </w:r>
      <w:r w:rsidR="00AD29A9">
        <w:t xml:space="preserve">were not </w:t>
      </w:r>
      <w:r w:rsidR="00825236">
        <w:t xml:space="preserve">expressed </w:t>
      </w:r>
      <w:r w:rsidR="00F62ADA">
        <w:t>in the averaged trajectories</w:t>
      </w:r>
      <w:r w:rsidR="00B13A08">
        <w:t>.</w:t>
      </w:r>
      <w:r w:rsidR="00F62ADA">
        <w:t xml:space="preserve"> </w:t>
      </w:r>
      <w:r w:rsidR="003E7520">
        <w:t>A</w:t>
      </w:r>
      <w:r w:rsidR="00DC290F">
        <w:t>s expected, such</w:t>
      </w:r>
      <w:r w:rsidR="0023703C">
        <w:t xml:space="preserve"> </w:t>
      </w:r>
      <w:r w:rsidR="004B6A7E">
        <w:t xml:space="preserve">indecisive </w:t>
      </w:r>
      <w:r w:rsidR="004F4301">
        <w:t>behavior</w:t>
      </w:r>
      <w:r w:rsidR="00387D82">
        <w:t xml:space="preserve"> was </w:t>
      </w:r>
      <w:r w:rsidR="00BA484D">
        <w:t xml:space="preserve">more frequent in the incongruent condition </w:t>
      </w:r>
      <w:r w:rsidR="000904A6">
        <w:t>(though not to a high degree)</w:t>
      </w:r>
      <w:r w:rsidR="00BA484D">
        <w:t xml:space="preserve">. </w:t>
      </w:r>
      <w:commentRangeStart w:id="430"/>
      <w:del w:id="431" w:author="Liad Mudrik" w:date="2023-06-28T22:12:00Z">
        <w:r w:rsidR="00CB48F5" w:rsidDel="000904A6">
          <w:delText xml:space="preserve">Subsequent iterations </w:delText>
        </w:r>
        <w:r w:rsidR="00EB097D" w:rsidDel="000904A6">
          <w:delText xml:space="preserve">of this experiment </w:delText>
        </w:r>
        <w:r w:rsidR="00CB48F5" w:rsidDel="000904A6">
          <w:delText xml:space="preserve">could incorporate </w:delText>
        </w:r>
        <w:r w:rsidR="00633642" w:rsidDel="000904A6">
          <w:delText xml:space="preserve">a different </w:delText>
        </w:r>
        <w:r w:rsidR="004E674B" w:rsidDel="000904A6">
          <w:delText xml:space="preserve">approach for quantifying </w:delText>
        </w:r>
        <w:r w:rsidR="00633642" w:rsidDel="000904A6">
          <w:delText xml:space="preserve">changes of mind </w:delText>
        </w:r>
        <w:r w:rsidR="00027B4F" w:rsidDel="000904A6">
          <w:delText xml:space="preserve">by counting the number of </w:delText>
        </w:r>
        <w:r w:rsidR="00CB48F5" w:rsidDel="000904A6">
          <w:delText>transitions</w:delText>
        </w:r>
        <w:r w:rsidR="00027B4F" w:rsidDel="000904A6">
          <w:delText xml:space="preserve"> between </w:delText>
        </w:r>
        <w:r w:rsidR="0094565A" w:rsidDel="000904A6">
          <w:delText xml:space="preserve">clockwise </w:delText>
        </w:r>
        <w:r w:rsidR="00027B4F" w:rsidDel="000904A6">
          <w:delText>and counterclockwise</w:delText>
        </w:r>
        <w:r w:rsidR="0094565A" w:rsidDel="000904A6">
          <w:delText xml:space="preserve"> movements</w:delText>
        </w:r>
        <w:r w:rsidR="00027B4F" w:rsidDel="000904A6">
          <w:delText>. T</w:delText>
        </w:r>
        <w:r w:rsidR="00057EE8" w:rsidDel="000904A6">
          <w:delText>his</w:delText>
        </w:r>
        <w:r w:rsidR="003E7520" w:rsidDel="000904A6">
          <w:delText xml:space="preserve"> </w:delText>
        </w:r>
        <w:r w:rsidR="009E5BB5" w:rsidDel="000904A6">
          <w:delText xml:space="preserve">method holds the potential </w:delText>
        </w:r>
        <w:r w:rsidR="001368A8" w:rsidDel="000904A6">
          <w:delText xml:space="preserve">to yield a more precise depiction </w:delText>
        </w:r>
        <w:r w:rsidR="00057EE8" w:rsidDel="000904A6">
          <w:delText>of t</w:delText>
        </w:r>
        <w:r w:rsidR="00C31504" w:rsidDel="000904A6">
          <w:delText>he number of changes that occur in each trial</w:delText>
        </w:r>
        <w:r w:rsidR="005F0446" w:rsidDel="000904A6">
          <w:delText>.</w:delText>
        </w:r>
        <w:r w:rsidR="00BF4FCB" w:rsidDel="000904A6">
          <w:delText xml:space="preserve"> </w:delText>
        </w:r>
      </w:del>
      <w:commentRangeEnd w:id="430"/>
      <w:r w:rsidR="000904A6">
        <w:rPr>
          <w:rStyle w:val="CommentReference"/>
        </w:rPr>
        <w:commentReference w:id="430"/>
      </w:r>
      <w:r w:rsidR="009813B3">
        <w:t>Chane of mind</w:t>
      </w:r>
      <w:r w:rsidR="000C368B">
        <w:t xml:space="preserve"> 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27507D">
        <w:t xml:space="preserve">An additional advantage of this measure is that it unravels the otherwise hidden </w:t>
      </w:r>
      <w:r w:rsidR="005F0446">
        <w:t>regret</w:t>
      </w:r>
      <w:r w:rsidR="0027507D">
        <w:t>s</w:t>
      </w:r>
      <w:r w:rsidR="005F0446">
        <w:t xml:space="preserve"> and </w:t>
      </w:r>
      <w:r w:rsidR="00AF738E">
        <w:t>self-</w:t>
      </w:r>
      <w:r w:rsidR="005F0446">
        <w:t>correct</w:t>
      </w:r>
      <w:r w:rsidR="0027507D">
        <w:t>ions</w:t>
      </w:r>
      <w:r w:rsidR="005F0446">
        <w:t xml:space="preserve"> </w:t>
      </w:r>
      <w:r w:rsidR="00AF738E">
        <w:t xml:space="preserve">during the trial, </w:t>
      </w:r>
      <w:r w:rsidR="00987CF2">
        <w:t xml:space="preserve">leading to a lower </w:t>
      </w:r>
      <w:r w:rsidR="00AF738E">
        <w:t xml:space="preserve">number of </w:t>
      </w:r>
      <w:r w:rsidR="00AD4A30">
        <w:t xml:space="preserve">incorrect </w:t>
      </w:r>
      <w:r w:rsidR="00AF738E">
        <w:t xml:space="preserve">responses, </w:t>
      </w:r>
      <w:r w:rsidR="002A3AD3">
        <w:t xml:space="preserve">as was </w:t>
      </w:r>
      <w:r w:rsidR="00AF738E">
        <w:t xml:space="preserve">indeed </w:t>
      </w:r>
      <w:r w:rsidR="005263AB">
        <w:t>found in the reaching</w:t>
      </w:r>
      <w:r w:rsidR="00207923">
        <w:t xml:space="preserve"> </w:t>
      </w:r>
      <w:r w:rsidR="001B42C3">
        <w:t>sessio</w:t>
      </w:r>
      <w:r w:rsidR="005B0880">
        <w:t>n</w:t>
      </w:r>
      <w:r w:rsidR="00207923">
        <w:t xml:space="preserve"> compared with the keyboard </w:t>
      </w:r>
      <w:r w:rsidR="000C6BBE">
        <w:t xml:space="preserve">one </w:t>
      </w:r>
      <w:r w:rsidR="00691DE5">
        <w:t xml:space="preserve">(though notably, there more trials were excluded due to </w:t>
      </w:r>
      <w:r w:rsidR="003723A9">
        <w:t xml:space="preserve">early or late </w:t>
      </w:r>
      <w:r w:rsidR="00691DE5">
        <w:t>responses)</w:t>
      </w:r>
      <w:r w:rsidR="005F0446">
        <w:t>.</w:t>
      </w:r>
      <w:r w:rsidR="00D02C7F">
        <w:t xml:space="preserve"> </w:t>
      </w:r>
    </w:p>
    <w:p w14:paraId="26216D45" w14:textId="7AFD7D2A" w:rsidR="00C07D7A" w:rsidRDefault="00D20D3E" w:rsidP="000B25E8">
      <w:r>
        <w:t>In line with</w:t>
      </w:r>
      <w:r w:rsidR="007A6540">
        <w:t xml:space="preserve"> </w:t>
      </w:r>
      <w:r w:rsidR="00BD6EE9">
        <w:t xml:space="preserve">our </w:t>
      </w:r>
      <w:r w:rsidR="004D5FA1">
        <w:t>predictions</w:t>
      </w:r>
      <w:r w:rsidR="007A6540">
        <w:t xml:space="preserve">, the effect size in the keyboard condition </w:t>
      </w:r>
      <w:r w:rsidR="003B1BD0">
        <w:t xml:space="preserve">was </w:t>
      </w:r>
      <w:del w:id="432" w:author="zeev" w:date="2023-07-25T13:16:00Z">
        <w:r w:rsidR="00D825AF" w:rsidDel="007B254B">
          <w:delText xml:space="preserve">only </w:delText>
        </w:r>
      </w:del>
      <w:r w:rsidR="00D825AF">
        <w:t xml:space="preserve">smaller than </w:t>
      </w:r>
      <w:r w:rsidR="003B1BD0">
        <w:t xml:space="preserve">that </w:t>
      </w:r>
      <w:r w:rsidR="009245E5">
        <w:t xml:space="preserve">found </w:t>
      </w:r>
      <w:r w:rsidR="008857EF">
        <w:t xml:space="preserve">for </w:t>
      </w:r>
      <w:r w:rsidR="009245E5">
        <w:t xml:space="preserve">the </w:t>
      </w:r>
      <w:commentRangeStart w:id="433"/>
      <w:commentRangeStart w:id="434"/>
      <w:r w:rsidR="00977059">
        <w:t xml:space="preserve">reaching </w:t>
      </w:r>
      <w:del w:id="435" w:author="zeev" w:date="2023-07-25T16:44:00Z">
        <w:r w:rsidR="003B1BD0" w:rsidDel="005D4A99">
          <w:delText xml:space="preserve">duration </w:delText>
        </w:r>
        <w:r w:rsidR="009245E5" w:rsidDel="005D4A99">
          <w:delText>variable</w:delText>
        </w:r>
        <w:commentRangeEnd w:id="433"/>
        <w:r w:rsidR="00EA7482" w:rsidDel="005D4A99">
          <w:rPr>
            <w:rStyle w:val="CommentReference"/>
          </w:rPr>
          <w:commentReference w:id="433"/>
        </w:r>
        <w:commentRangeEnd w:id="434"/>
        <w:r w:rsidR="00A86DD6" w:rsidDel="005D4A99">
          <w:rPr>
            <w:rStyle w:val="CommentReference"/>
          </w:rPr>
          <w:commentReference w:id="434"/>
        </w:r>
      </w:del>
      <w:ins w:id="436" w:author="zeev" w:date="2023-07-25T16:44:00Z">
        <w:r w:rsidR="005D4A99">
          <w:t>condition</w:t>
        </w:r>
      </w:ins>
      <w:r w:rsidR="005D402D">
        <w:t xml:space="preserve">, </w:t>
      </w:r>
      <w:r w:rsidR="00791C35">
        <w:t>though to a lesser extent than we expected</w:t>
      </w:r>
      <w:ins w:id="437" w:author="zeev" w:date="2023-07-25T16:50:00Z">
        <w:r w:rsidR="00A41781">
          <w:t xml:space="preserve">. </w:t>
        </w:r>
      </w:ins>
      <w:ins w:id="438" w:author="zeev" w:date="2023-07-25T16:52:00Z">
        <w:r w:rsidR="00A41781">
          <w:t xml:space="preserve">Notably, </w:t>
        </w:r>
      </w:ins>
      <w:ins w:id="439" w:author="zeev" w:date="2023-07-25T16:53:00Z">
        <w:r w:rsidR="00A41781">
          <w:t xml:space="preserve">this </w:t>
        </w:r>
        <w:r w:rsidR="00A41781">
          <w:lastRenderedPageBreak/>
          <w:t xml:space="preserve">advantage was </w:t>
        </w:r>
      </w:ins>
      <w:ins w:id="440" w:author="zeev" w:date="2023-07-25T16:57:00Z">
        <w:r w:rsidR="000B25E8">
          <w:t xml:space="preserve">evident in the </w:t>
        </w:r>
      </w:ins>
      <w:ins w:id="441" w:author="zeev" w:date="2023-07-25T16:53:00Z">
        <w:r w:rsidR="00A41781">
          <w:t>reaching dura</w:t>
        </w:r>
        <w:r w:rsidR="000B25E8">
          <w:t>tion</w:t>
        </w:r>
      </w:ins>
      <w:ins w:id="442" w:author="zeev" w:date="2023-07-25T16:57:00Z">
        <w:r w:rsidR="000B25E8">
          <w:t xml:space="preserve"> variable</w:t>
        </w:r>
      </w:ins>
      <w:ins w:id="443" w:author="zeev" w:date="2023-07-25T16:55:00Z">
        <w:r w:rsidR="000B25E8">
          <w:t xml:space="preserve">, </w:t>
        </w:r>
      </w:ins>
      <w:ins w:id="444" w:author="zeev" w:date="2023-07-25T16:57:00Z">
        <w:r w:rsidR="000B25E8">
          <w:t xml:space="preserve">rather than </w:t>
        </w:r>
      </w:ins>
      <w:ins w:id="445" w:author="zeev" w:date="2023-07-25T16:58:00Z">
        <w:r w:rsidR="009623DB">
          <w:t xml:space="preserve">the </w:t>
        </w:r>
      </w:ins>
      <w:ins w:id="446" w:author="zeev" w:date="2023-07-25T16:57:00Z">
        <w:r w:rsidR="000B25E8">
          <w:t xml:space="preserve">anticipated </w:t>
        </w:r>
      </w:ins>
      <w:ins w:id="447" w:author="zeev" w:date="2023-07-25T16:54:00Z">
        <w:r w:rsidR="00A41781">
          <w:t>reach area</w:t>
        </w:r>
      </w:ins>
      <w:ins w:id="448" w:author="zeev" w:date="2023-07-25T16:57:00Z">
        <w:r w:rsidR="000B25E8">
          <w:t xml:space="preserve"> variable</w:t>
        </w:r>
      </w:ins>
      <w:ins w:id="449" w:author="zeev" w:date="2023-07-25T16:54:00Z">
        <w:r w:rsidR="00A41781">
          <w:t xml:space="preserve">, and </w:t>
        </w:r>
      </w:ins>
      <w:ins w:id="450" w:author="zeev" w:date="2023-07-25T16:44:00Z">
        <w:r w:rsidR="005D4A99">
          <w:t xml:space="preserve">only when </w:t>
        </w:r>
      </w:ins>
      <w:ins w:id="451" w:author="zeev" w:date="2023-07-25T16:45:00Z">
        <w:r w:rsidR="005D4A99">
          <w:t>applying normalization</w:t>
        </w:r>
      </w:ins>
      <w:r w:rsidR="00791C35">
        <w:t xml:space="preserve">. In addition, no difference was found between the keyboard effect and </w:t>
      </w:r>
      <w:r w:rsidR="00115AEF">
        <w:t xml:space="preserve">the </w:t>
      </w:r>
      <w:r w:rsidR="00C0281E">
        <w:t>reach area measure</w:t>
      </w:r>
      <w:r w:rsidR="00C13750">
        <w:t xml:space="preserve">. </w:t>
      </w:r>
      <w:r w:rsidR="00C07D7A">
        <w:t xml:space="preserve">This result </w:t>
      </w:r>
      <w:r w:rsidR="00D825AF">
        <w:t xml:space="preserve">does not align </w:t>
      </w:r>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r w:rsidR="00E76A1D">
        <w:t xml:space="preserve">a dramatic </w:t>
      </w:r>
      <w:r w:rsidR="00C07D7A">
        <w:t xml:space="preserve">advantage for mouse tracking over keyboard responses. </w:t>
      </w:r>
      <w:r w:rsidR="00522333">
        <w:t>This</w:t>
      </w:r>
      <w:r w:rsidR="001F5C20">
        <w:t xml:space="preserve"> discrepancy might stem from the different form</w:t>
      </w:r>
      <w:r w:rsidR="0037558E">
        <w:t>s</w:t>
      </w:r>
      <w:r w:rsidR="001F5C20">
        <w:t xml:space="preserve"> of movement tracking</w:t>
      </w:r>
      <w:r w:rsidR="009247E9">
        <w:t xml:space="preserve"> used in each study</w:t>
      </w:r>
      <w:r w:rsidR="001F5C20">
        <w:t xml:space="preserve">; while </w:t>
      </w:r>
      <w:r w:rsidR="00E6618F">
        <w:t xml:space="preserve">the current experiment </w:t>
      </w:r>
      <w:r w:rsidR="001F5C20">
        <w:t xml:space="preserve">used camera-based motion tracking for reaching movements, Xiao and colleagues have </w:t>
      </w:r>
      <w:r w:rsidR="00E31AD5">
        <w:t xml:space="preserve">used </w:t>
      </w:r>
      <w:r w:rsidR="00C07D7A">
        <w:t>mouse tracking</w:t>
      </w:r>
      <w:r w:rsidR="003F1817">
        <w:t xml:space="preserve">, which might </w:t>
      </w:r>
      <w:r w:rsidR="00B311EB">
        <w:t xml:space="preserve">turn out to </w:t>
      </w:r>
      <w:r w:rsidR="003F1817">
        <w:t>be</w:t>
      </w:r>
      <w:r w:rsidR="00C07D7A">
        <w:t xml:space="preserve"> more sensitive than reaching responses. </w:t>
      </w:r>
      <w:r w:rsidR="00B311EB">
        <w:t>This is surprising given that</w:t>
      </w:r>
      <w:r w:rsidR="00C07D7A">
        <w:t xml:space="preserve"> reaching </w:t>
      </w:r>
      <w:r w:rsidR="0003552A">
        <w:t>is held to be</w:t>
      </w:r>
      <w:r w:rsidR="00C07D7A">
        <w:t xml:space="preserve"> more intuitive than mouse pointing </w:t>
      </w:r>
      <w:r w:rsidR="00EE6BFF">
        <w:t xml:space="preserve">since </w:t>
      </w:r>
      <w:r w:rsidR="006C1CC8">
        <w:t>it</w:t>
      </w:r>
      <w:r w:rsidR="00EE6BFF">
        <w:t xml:space="preserve"> </w:t>
      </w:r>
      <w:r w:rsidR="00C07D7A">
        <w:t xml:space="preserve">places </w:t>
      </w:r>
      <w:r w:rsidR="009B06B1">
        <w:t xml:space="preserve">fewer </w:t>
      </w:r>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r w:rsidR="00570C94">
        <w:t>express</w:t>
      </w:r>
      <w:r w:rsidR="00B85270">
        <w:t xml:space="preserve"> more </w:t>
      </w:r>
      <w:r w:rsidR="00160F42">
        <w:t>variability</w:t>
      </w:r>
      <w:r w:rsidR="00E55F0D">
        <w:t xml:space="preserve"> </w:t>
      </w:r>
      <w:r w:rsidR="00CD022A">
        <w:t>between conditions</w:t>
      </w:r>
      <w:r w:rsidR="00C07D7A">
        <w:t xml:space="preserve">. </w:t>
      </w:r>
      <w:r w:rsidR="00CD022A">
        <w:t>Additionally</w:t>
      </w:r>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6072F32A"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r w:rsidR="00A70478">
        <w:t xml:space="preserve">the current study </w:t>
      </w:r>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w:t>
      </w:r>
      <w:r w:rsidR="00767BD2">
        <w:t>,</w:t>
      </w:r>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r w:rsidR="00FB377D">
        <w:t xml:space="preserve">that estimated </w:t>
      </w:r>
      <w:r w:rsidR="00C07D7A">
        <w:t xml:space="preserve">the AUC measure </w:t>
      </w:r>
      <w:r w:rsidR="00FB377D">
        <w:t xml:space="preserve">for </w:t>
      </w:r>
      <w:r w:rsidR="00A76FF7">
        <w:t xml:space="preserve">the current </w:t>
      </w:r>
      <w:r w:rsidR="00C07D7A">
        <w:t>data reve</w:t>
      </w:r>
      <w:r w:rsidR="0018530D">
        <w:t>a</w:t>
      </w:r>
      <w:r w:rsidR="00C07D7A">
        <w:t>led similar effect size to that produced by the reach area measure</w:t>
      </w:r>
      <w:r w:rsidR="0018530D">
        <w:t xml:space="preserve"> (see</w:t>
      </w:r>
      <w:r w:rsidR="00A7285B">
        <w:t xml:space="preserve"> </w:t>
      </w:r>
      <w:r w:rsidR="00A7285B">
        <w:fldChar w:fldCharType="begin"/>
      </w:r>
      <w:r w:rsidR="00A7285B">
        <w:instrText xml:space="preserve"> REF _Ref134441131 \h </w:instrText>
      </w:r>
      <w:r w:rsidR="00A7285B">
        <w:fldChar w:fldCharType="separate"/>
      </w:r>
      <w:r w:rsidR="00A7285B">
        <w:t xml:space="preserve">Supplementary Table </w:t>
      </w:r>
      <w:r w:rsidR="00A7285B">
        <w:rPr>
          <w:noProof/>
        </w:rPr>
        <w:t>1</w:t>
      </w:r>
      <w:r w:rsidR="00A7285B">
        <w:fldChar w:fldCharType="end"/>
      </w:r>
      <w:r w:rsidR="0018530D">
        <w:t>)</w:t>
      </w:r>
      <w:r w:rsidR="00C07D7A">
        <w:t>.</w:t>
      </w:r>
      <w:r w:rsidR="006E765D">
        <w:t xml:space="preserve"> Thus, this difference </w:t>
      </w:r>
      <w:r w:rsidR="00950DF9">
        <w:t>in analysis approaches cannot explain the differential results.</w:t>
      </w:r>
    </w:p>
    <w:p w14:paraId="51969BEE" w14:textId="16EC6604" w:rsidR="00C07D7A" w:rsidRPr="002E61A9" w:rsidRDefault="005C2B8A" w:rsidP="00671861">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 xml:space="preserve">awareness by examining the correlation between the objective visibility of the prime and the size of the congruency effect. This type of </w:t>
      </w:r>
      <w:r w:rsidR="00C07D7A">
        <w:lastRenderedPageBreak/>
        <w:t xml:space="preserve">analysis has been shown to inflate unconscious effects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(Vadillo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r w:rsidR="00D25DBC">
        <w:t>perceived</w:t>
      </w:r>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r w:rsidR="00D25DBC">
        <w:t xml:space="preserve">mainly </w:t>
      </w:r>
      <w:r w:rsidR="007D198C">
        <w:t xml:space="preserve">driven by </w:t>
      </w:r>
      <w:r w:rsidR="00C07D7A">
        <w:t>consciously processed primes</w:t>
      </w:r>
      <w:r w:rsidR="007D198C">
        <w:t>, which might</w:t>
      </w:r>
      <w:r w:rsidR="00C07D7A">
        <w:t xml:space="preserve"> affect movements to a larger extent than unconscious ones </w:t>
      </w:r>
      <w:r w:rsidR="00877280">
        <w:t xml:space="preserve">and </w:t>
      </w:r>
      <w:r w:rsidR="00C07D7A">
        <w:t>could account for the large effect found by Xiao and colleagues.</w:t>
      </w:r>
    </w:p>
    <w:p w14:paraId="74E5FA86" w14:textId="7D7C7B16"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r w:rsidR="009E072D">
        <w:t xml:space="preserve">plausible </w:t>
      </w:r>
      <w:r>
        <w:t xml:space="preserve">that </w:t>
      </w:r>
      <w:r w:rsidR="00E5732E">
        <w:t xml:space="preserve">one set of reported </w:t>
      </w:r>
      <w:r>
        <w:t xml:space="preserve">results </w:t>
      </w:r>
      <w:r w:rsidR="00EF4F7C">
        <w:t>is</w:t>
      </w:r>
      <w:r>
        <w:t xml:space="preserve"> erroneous, </w:t>
      </w:r>
      <w:r w:rsidR="009E072D">
        <w:t xml:space="preserve">thereby calling </w:t>
      </w:r>
      <w:r w:rsidR="00EF4F7C">
        <w:t xml:space="preserve">for </w:t>
      </w:r>
      <w:r>
        <w:t xml:space="preserve">further </w:t>
      </w:r>
      <w:r w:rsidR="002951B2">
        <w:t xml:space="preserve">investigations of </w:t>
      </w:r>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r w:rsidR="001A3FBE">
        <w:t>-</w:t>
      </w:r>
      <w:r>
        <w:t>to</w:t>
      </w:r>
      <w:r w:rsidR="001A3FBE">
        <w:t>-</w:t>
      </w:r>
      <w:r>
        <w:t>noise ratio in the reaching task and allow reaching to unravel a larger congruency effect.</w:t>
      </w:r>
    </w:p>
    <w:p w14:paraId="12FC8C8D" w14:textId="4844A762"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w:t>
      </w:r>
      <w:proofErr w:type="gramStart"/>
      <w:r w:rsidR="00725A51">
        <w:t xml:space="preserve">can </w:t>
      </w:r>
      <w:r w:rsidR="008152C5">
        <w:t>they</w:t>
      </w:r>
      <w:proofErr w:type="gramEnd"/>
      <w:r w:rsidR="008152C5">
        <w:t xml:space="preserve"> be </w:t>
      </w:r>
      <w:r w:rsidR="00725A51">
        <w:t>explain</w:t>
      </w:r>
      <w:r w:rsidR="008152C5">
        <w:t>ed</w:t>
      </w:r>
      <w:r w:rsidR="00725A51">
        <w:t xml:space="preserve">. That is, why </w:t>
      </w:r>
      <w:r w:rsidR="00D0539B">
        <w:t>was</w:t>
      </w:r>
      <w:r w:rsidR="00854EA5">
        <w:t xml:space="preserve"> the</w:t>
      </w:r>
      <w:r w:rsidR="00D0539B">
        <w:t xml:space="preserve"> </w:t>
      </w:r>
      <w:r w:rsidR="00725A51">
        <w:t>movement tracking</w:t>
      </w:r>
      <w:r w:rsidR="00D338ED">
        <w:t>'s effect only slightly larger than that of the keyboard response</w:t>
      </w:r>
      <w:r w:rsidR="008152C5">
        <w:t>?</w:t>
      </w:r>
      <w:r>
        <w:t xml:space="preserve"> </w:t>
      </w:r>
      <w:r w:rsidR="00725A51">
        <w:t xml:space="preserve">One </w:t>
      </w:r>
      <w:r w:rsidR="00C13750">
        <w:t xml:space="preserve">possible explanation </w:t>
      </w:r>
      <w:r w:rsidR="00512CDD">
        <w:t>concerns</w:t>
      </w:r>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6D472D">
        <w:t xml:space="preserve">movements are </w:t>
      </w:r>
      <w:r w:rsidR="00B160A8">
        <w:t>more comple</w:t>
      </w:r>
      <w:r w:rsidR="00ED1528">
        <w:t>x</w:t>
      </w:r>
      <w:r w:rsidR="00181385">
        <w:t xml:space="preserve"> than a simple keypress</w:t>
      </w:r>
      <w:r w:rsidR="0093001E">
        <w:t xml:space="preserve"> as they </w:t>
      </w:r>
      <w:r w:rsidR="00672398">
        <w:t xml:space="preserve">could potentially be </w:t>
      </w:r>
      <w:r w:rsidR="0093001E">
        <w:t xml:space="preserve">affected by a multitude of parameters that </w:t>
      </w:r>
      <w:r w:rsidR="0006492A">
        <w:t>do not influence keypresses</w:t>
      </w:r>
      <w:r w:rsidR="0099179F">
        <w:t xml:space="preserve"> (e.g., </w:t>
      </w:r>
      <w:r w:rsidR="0093001E">
        <w:t xml:space="preserve">trajectory planning, </w:t>
      </w:r>
      <w:r w:rsidR="00DB4AFD">
        <w:t xml:space="preserve">muscle exhaustion, </w:t>
      </w:r>
      <w:r w:rsidR="0093001E">
        <w:t xml:space="preserve">arm length and posture, </w:t>
      </w:r>
      <w:r w:rsidR="00672398">
        <w:t xml:space="preserve">and </w:t>
      </w:r>
      <w:r w:rsidR="0093001E">
        <w:t>so forth</w:t>
      </w:r>
      <w:r w:rsidR="00DB4AFD">
        <w:t>)</w:t>
      </w:r>
      <w:r w:rsidR="00181385">
        <w:t>.</w:t>
      </w:r>
      <w:r w:rsidR="00B160A8">
        <w:t xml:space="preserve"> </w:t>
      </w:r>
      <w:r w:rsidR="00D53D6D">
        <w:t xml:space="preserve">A larger </w:t>
      </w:r>
      <w:r w:rsidR="00623686">
        <w:t xml:space="preserve">amount of </w:t>
      </w:r>
      <w:r w:rsidR="00623686">
        <w:lastRenderedPageBreak/>
        <w:t xml:space="preserve">free parameters </w:t>
      </w:r>
      <w:r w:rsidR="00745CB4">
        <w:t xml:space="preserve">leaves more </w:t>
      </w:r>
      <w:r w:rsidR="00EE0803">
        <w:t xml:space="preserve">room for variability when executing </w:t>
      </w:r>
      <w:r w:rsidR="00745CB4">
        <w:t xml:space="preserve">the </w:t>
      </w:r>
      <w:r w:rsidR="001F085D">
        <w:t>response</w:t>
      </w:r>
      <w:r w:rsidR="00A139BB">
        <w:t>,</w:t>
      </w:r>
      <w:r w:rsidR="008A65D3">
        <w:t xml:space="preserve"> </w:t>
      </w:r>
      <w:r w:rsidR="000A2C2C">
        <w:t>which</w:t>
      </w:r>
      <w:r w:rsidR="008535CC">
        <w:t>, in turn,</w:t>
      </w:r>
      <w:r w:rsidR="00F77750">
        <w:t xml:space="preserve"> </w:t>
      </w:r>
      <w:r w:rsidR="00115003">
        <w:t>might obscure</w:t>
      </w:r>
      <w:r w:rsidR="005541B0">
        <w:t xml:space="preserve"> the</w:t>
      </w:r>
      <w:r w:rsidR="00115003">
        <w:t xml:space="preserve"> </w:t>
      </w:r>
      <w:r w:rsidR="007B612C">
        <w:t>congruency effect</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97FF256" w14:textId="3FD1E89B" w:rsidR="00C42604" w:rsidRDefault="00BE4794" w:rsidP="005D6A2B">
      <w:r>
        <w:t xml:space="preserve">An </w:t>
      </w:r>
      <w:r w:rsidR="003F6AD7">
        <w:t xml:space="preserve">alternative explanation </w:t>
      </w:r>
      <w:r w:rsidR="00B47C3E">
        <w:t xml:space="preserve">for </w:t>
      </w:r>
      <w:r w:rsidR="003F6AD7">
        <w:t xml:space="preserve">the results </w:t>
      </w:r>
      <w:r w:rsidR="00E7205D">
        <w:t>proceeds from</w:t>
      </w:r>
      <w:r w:rsidR="00B47C3E">
        <w:t xml:space="preserve"> the short-lived nature of </w:t>
      </w:r>
      <w:r w:rsidR="00D81E44">
        <w:t>unconscious effects</w:t>
      </w:r>
      <w:r w:rsidR="003F6AD7">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rsidR="003F6AD7">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r w:rsidR="005C5A39">
        <w:t xml:space="preserve">approximately </w:t>
      </w:r>
      <w:r w:rsidR="0056778C">
        <w:t xml:space="preserve">until </w:t>
      </w:r>
      <w:r w:rsidR="00E558A1">
        <w:t>3</w:t>
      </w:r>
      <w:r w:rsidR="00A6242D">
        <w:t>4</w:t>
      </w:r>
      <w:r w:rsidR="00E558A1">
        <w:t>0</w:t>
      </w:r>
      <w:r w:rsidR="005C5A39">
        <w:t>ms</w:t>
      </w:r>
      <w:r w:rsidR="00B52F48">
        <w:t xml:space="preserve"> post reaching onset</w:t>
      </w:r>
      <w:r w:rsidR="0097325B">
        <w:t xml:space="preserve">, </w:t>
      </w:r>
      <w:r w:rsidR="00A86C1D">
        <w:t xml:space="preserve">extending </w:t>
      </w:r>
      <w:r w:rsidR="004A0C1A">
        <w:t xml:space="preserve">over </w:t>
      </w:r>
      <w:r w:rsidR="0056778C">
        <w:t>80</w:t>
      </w:r>
      <w:r w:rsidR="008A6365">
        <w:t>%</w:t>
      </w:r>
      <w:r w:rsidR="00C1270E">
        <w:t xml:space="preserve"> </w:t>
      </w:r>
      <w:r w:rsidR="0097325B">
        <w:t xml:space="preserve">of the </w:t>
      </w:r>
      <w:r w:rsidR="00C1270E">
        <w:t xml:space="preserve">average </w:t>
      </w:r>
      <w:r w:rsidR="00D07BF4">
        <w:t>reaching duration (</w:t>
      </w:r>
      <w:r w:rsidR="00C1270E">
        <w:t>422ms</w:t>
      </w:r>
      <w:r w:rsidR="00D07BF4">
        <w:t>)</w:t>
      </w:r>
      <w:r w:rsidR="00FC7606">
        <w:t>.</w:t>
      </w:r>
      <w:r w:rsidR="00294E55">
        <w:t xml:space="preserve"> On the contrary, the length of the response window used in the current experiment </w:t>
      </w:r>
      <w:r w:rsidR="005D209B">
        <w:t xml:space="preserve">was relatively short and </w:t>
      </w:r>
      <w:r w:rsidR="00294E55">
        <w:t>could potentially account for the outstanding effects that were found here.</w:t>
      </w:r>
      <w:r w:rsidR="00294E55" w:rsidRPr="00294E55">
        <w:t xml:space="preserve"> </w:t>
      </w:r>
      <w:r w:rsidR="00294E55">
        <w:t>Unconscious effects have been shown to diminish over time and therefore be largest for short RTs</w:t>
      </w:r>
      <w:r w:rsidR="00E70D5D">
        <w:t xml:space="preserve"> </w:t>
      </w:r>
      <w:r w:rsidR="00E70D5D">
        <w:fldChar w:fldCharType="begin"/>
      </w:r>
      <w:r w:rsidR="00E70D5D">
        <w:instrText xml:space="preserve"> ADDIN ZOTERO_ITEM CSL_CITATION {"citationID":"Jlxhcg6l","properties":{"formattedCitation":"(Avneon &amp; Lamy, 2019)","plainCitation":"(Avneon &amp; Lamy, 2019)","noteIndex":0},"citationItems":[{"id":552,"uris":["http://zotero.org/users/8275165/items/GMX2DHPY"],"itemData":{"id":552,"type":"article-journal","abstract":"What function does conscious perception serve in human behavior? Many studies relied on unconscious priming to demonstrate that unseen stimuli can be extensively processed. However, showing a small unconscious priming eﬀect falls short of showing that the process underlying such priming is independent of conscious perception. Here, we investigated to what extent the retrieval of learned stimulus-response associations and semantic priming depend on conscious perception by using a liminal-prime paradigm that allows comparing conscious and unconscious processing under the same stimulus conditions. The results revealed two striking dissociations. First, S-R priming was entirely independent of conscious perception, whereas semantic processing was strongly enhanced by it. Second, while priming emerged on fast trials for all conditions, only conscious semantic priming was observed on slow trials. The implications of these ﬁndings for the time course of response priming and for the contribution of unconscious processes to fast vs. slow responses are discussed.","container-title":"Consciousness and Cognition","DOI":"10.1016/j.concog.2019.01.010","ISSN":"10538100","journalAbbreviation":"Consciousness and Cognition","language":"en","page":"36-51","source":"DOI.org (Crossref)","title":"Do semantic priming and retrieval of stimulus-response associations depend on conscious perception?","volume":"69","author":[{"family":"Avneon","given":"Maayan"},{"family":"Lamy","given":"Dominique"}],"issued":{"date-parts":[["2019",3]]}}}],"schema":"https://github.com/citation-style-language/schema/raw/master/csl-citation.json"} </w:instrText>
      </w:r>
      <w:r w:rsidR="00E70D5D">
        <w:fldChar w:fldCharType="separate"/>
      </w:r>
      <w:r w:rsidR="00E70D5D" w:rsidRPr="00E70D5D">
        <w:rPr>
          <w:rFonts w:ascii="Times New Roman" w:hAnsi="Times New Roman" w:cs="Times New Roman"/>
        </w:rPr>
        <w:t>(Avneon &amp; Lamy, 2019)</w:t>
      </w:r>
      <w:r w:rsidR="00E70D5D">
        <w:fldChar w:fldCharType="end"/>
      </w:r>
      <w:r w:rsidR="00E70D5D">
        <w:t xml:space="preserve">. </w:t>
      </w:r>
      <w:r w:rsidR="00294E55">
        <w:t>Indeed, a comparison of the current study's keyboard session with the original study by Dehaene</w:t>
      </w:r>
      <w:r w:rsidR="00A13ABC">
        <w:t xml:space="preserve"> et al.</w:t>
      </w:r>
      <w:r w:rsidR="00294E55">
        <w:t xml:space="preserve"> </w:t>
      </w:r>
      <w:r w:rsidR="00A13ABC">
        <w:fldChar w:fldCharType="begin"/>
      </w:r>
      <w:r w:rsidR="00A13ABC">
        <w:instrText xml:space="preserve"> ADDIN ZOTERO_ITEM CSL_CITATION {"citationID":"TBp1pyIZ","properties":{"formattedCitation":"(Dehaene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A13ABC">
        <w:fldChar w:fldCharType="separate"/>
      </w:r>
      <w:r w:rsidR="005D6A2B" w:rsidRPr="005D6A2B">
        <w:rPr>
          <w:rFonts w:ascii="Times New Roman" w:hAnsi="Times New Roman" w:cs="Times New Roman"/>
        </w:rPr>
        <w:t>(Dehaene et al., 2001)</w:t>
      </w:r>
      <w:r w:rsidR="00A13ABC">
        <w:fldChar w:fldCharType="end"/>
      </w:r>
      <w:r w:rsidR="00294E55">
        <w:t xml:space="preserve"> reveals that although a similar experimental procedure was used, </w:t>
      </w:r>
      <w:r w:rsidR="001F54D6">
        <w:t xml:space="preserve">here </w:t>
      </w:r>
      <w:r w:rsidR="00294E55">
        <w:t xml:space="preserve">the </w:t>
      </w:r>
      <w:r w:rsidR="001F54D6">
        <w:t xml:space="preserve">observed </w:t>
      </w:r>
      <w:r w:rsidR="00294E55">
        <w:t xml:space="preserve">RT was approximately 80ms shorter and </w:t>
      </w:r>
      <w:r w:rsidR="001F54D6">
        <w:t xml:space="preserve">the </w:t>
      </w:r>
      <w:r w:rsidR="00294E55">
        <w:t>effect</w:t>
      </w:r>
      <w:r w:rsidR="001F54D6">
        <w:t xml:space="preserve"> size was larger</w:t>
      </w:r>
      <w:r w:rsidR="00294E55">
        <w:t xml:space="preserve">. Taken together, these results stress the </w:t>
      </w:r>
      <w:r w:rsidR="0084762D">
        <w:t xml:space="preserve">importance </w:t>
      </w:r>
      <w:r w:rsidR="00294E55">
        <w:t xml:space="preserve">of short response windows in experiments that probe unconscious processes. </w:t>
      </w:r>
    </w:p>
    <w:p w14:paraId="29CDF939" w14:textId="26337750" w:rsidR="005C5A39" w:rsidRDefault="0050667F" w:rsidP="001340FA">
      <w:r>
        <w:t>Large effect</w:t>
      </w:r>
      <w:r w:rsidR="00BC1F33">
        <w:t>s</w:t>
      </w:r>
      <w:r>
        <w:t xml:space="preserve"> such as those </w:t>
      </w:r>
      <w:r w:rsidR="006306AF">
        <w:t xml:space="preserve">exhibited </w:t>
      </w:r>
      <w:r>
        <w:t xml:space="preserve">here are uncommon to unconscious priming experiments </w:t>
      </w:r>
      <w:r w:rsidR="00EE4F17">
        <w:fldChar w:fldCharType="begin"/>
      </w:r>
      <w:r w:rsidR="00EE4F17">
        <w:instrText xml:space="preserve"> ADDIN ZOTERO_ITEM CSL_CITATION {"citationID":"efgwpOq7","properties":{"formattedCitation":"(Van den Bussche et al., 2009)","plainCitation":"(Van den Bussche et al., 2009)","noteIndex":0},"citationItems":[{"id":478,"uris":["http://zotero.org/users/8275165/items/SMVEHJB7"],"itemData":{"id":478,"type":"article-journal","abstract":"The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EE4F17">
        <w:fldChar w:fldCharType="separate"/>
      </w:r>
      <w:r w:rsidR="00EE4F17" w:rsidRPr="00EE4F17">
        <w:rPr>
          <w:rFonts w:ascii="Times New Roman" w:hAnsi="Times New Roman" w:cs="Times New Roman"/>
        </w:rPr>
        <w:t>(Van den Bussche et al., 2009)</w:t>
      </w:r>
      <w:r w:rsidR="00EE4F17">
        <w:fldChar w:fldCharType="end"/>
      </w:r>
      <w:r w:rsidR="00351DA0">
        <w:t xml:space="preserve">. </w:t>
      </w:r>
      <w:r w:rsidR="00B77D2C">
        <w:t xml:space="preserve">Implementing a more </w:t>
      </w:r>
      <w:r w:rsidR="00351DA0">
        <w:t>difficult</w:t>
      </w:r>
      <w:r>
        <w:t xml:space="preserve"> </w:t>
      </w:r>
      <w:r w:rsidR="00B77D2C">
        <w:t xml:space="preserve">task </w:t>
      </w:r>
      <w:r w:rsidR="00996DFF">
        <w:t>to the keyboard condition is expected to reduce the effect size</w:t>
      </w:r>
      <w:r w:rsidR="001340FA">
        <w:t xml:space="preserve"> </w:t>
      </w:r>
      <w:r w:rsidR="001340FA">
        <w:fldChar w:fldCharType="begin"/>
      </w:r>
      <w:r w:rsidR="001340FA">
        <w:instrText xml:space="preserve"> ADDIN ZOTERO_ITEM CSL_CITATION {"citationID":"b24hkiED","properties":{"formattedCitation":"(Pratte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1340FA">
        <w:fldChar w:fldCharType="separate"/>
      </w:r>
      <w:r w:rsidR="001340FA" w:rsidRPr="001340FA">
        <w:rPr>
          <w:rFonts w:ascii="Times New Roman" w:hAnsi="Times New Roman" w:cs="Times New Roman"/>
        </w:rPr>
        <w:t>(Pratte &amp; Rouder, 2009)</w:t>
      </w:r>
      <w:r w:rsidR="001340FA">
        <w:fldChar w:fldCharType="end"/>
      </w:r>
      <w:r w:rsidR="00996DFF">
        <w:t xml:space="preserve">, </w:t>
      </w:r>
      <w:r w:rsidR="00204E11">
        <w:t xml:space="preserve">though </w:t>
      </w:r>
      <w:r w:rsidR="00996DFF">
        <w:t xml:space="preserve">its effect on the </w:t>
      </w:r>
      <w:r w:rsidR="00823C00">
        <w:t xml:space="preserve">reaching condition is yet to be discovered. </w:t>
      </w:r>
      <w:r w:rsidR="00995283" w:rsidRPr="00995283">
        <w:t xml:space="preserve">If the reaching task proves to be less susceptible to the </w:t>
      </w:r>
      <w:r w:rsidR="00995283" w:rsidRPr="00995283">
        <w:lastRenderedPageBreak/>
        <w:t>effect of task difficulty, it would provide further evidence of its superiority over the keyboard measure</w:t>
      </w:r>
      <w:r w:rsidR="000945BB">
        <w:t>.</w:t>
      </w:r>
    </w:p>
    <w:p w14:paraId="1ADC2992" w14:textId="1D8B2E5B" w:rsidR="00CD3847" w:rsidRPr="008B22C0" w:rsidRDefault="00CD3847" w:rsidP="00E118B7">
      <w:pPr>
        <w:rPr>
          <w:rtl/>
        </w:rPr>
      </w:pPr>
    </w:p>
    <w:p w14:paraId="0CADF9B0" w14:textId="07328A53" w:rsidR="00621E6D" w:rsidRDefault="00621E6D" w:rsidP="001617E7">
      <w:r>
        <w:t xml:space="preserve">To conclude, </w:t>
      </w:r>
      <w:r w:rsidR="00226148">
        <w:t xml:space="preserve">although </w:t>
      </w:r>
      <w:r w:rsidR="006D58BA">
        <w:t xml:space="preserve">only a small </w:t>
      </w:r>
      <w:r w:rsidR="00A5641A">
        <w:t>advantage</w:t>
      </w:r>
      <w:r w:rsidR="00226148">
        <w:t xml:space="preserve"> in effect size was found for </w:t>
      </w:r>
      <w:r>
        <w:t>motion tracking</w:t>
      </w:r>
      <w:r w:rsidR="00A5641A">
        <w:t>, this study does suggest that it might be a fruitful venue for future research. First, the effects are comparable</w:t>
      </w:r>
      <w:r w:rsidR="004B4C59">
        <w:t xml:space="preserve"> </w:t>
      </w:r>
      <w:r w:rsidR="00A5641A">
        <w:t xml:space="preserve">to </w:t>
      </w:r>
      <w:r w:rsidR="000C60E4">
        <w:t>–</w:t>
      </w:r>
      <w:r w:rsidR="004B4C59">
        <w:t xml:space="preserve"> and sometimes larger than</w:t>
      </w:r>
      <w:r w:rsidR="000C60E4">
        <w:t xml:space="preserve"> –</w:t>
      </w:r>
      <w:r w:rsidR="004B4C59">
        <w:t xml:space="preserve"> </w:t>
      </w:r>
      <w:r w:rsidR="00A5641A">
        <w:t>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r w:rsidR="00C418C2">
        <w:t xml:space="preserve">for </w:t>
      </w:r>
      <w:r w:rsidR="00DD538C">
        <w:t>delv</w:t>
      </w:r>
      <w:r w:rsidR="004D2932">
        <w:t>ing</w:t>
      </w:r>
      <w:r w:rsidR="00DD538C">
        <w:t xml:space="preserve"> into </w:t>
      </w:r>
      <w:r w:rsidR="006617C2">
        <w:t xml:space="preserve">the temporal aspects of unconscious effects on behavior. </w:t>
      </w:r>
      <w:r w:rsidR="003A3ABE">
        <w:t>W</w:t>
      </w:r>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r w:rsidR="00C22586">
        <w:t xml:space="preserve">of </w:t>
      </w:r>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3A3ABE">
        <w:t xml:space="preserve">to </w:t>
      </w:r>
      <w:r w:rsidR="009B23A5">
        <w:t xml:space="preserve">potentially </w:t>
      </w:r>
      <w:r w:rsidR="00E2517D">
        <w:t>expand our knowledge of processes</w:t>
      </w:r>
      <w:r w:rsidR="00493A2B">
        <w:t xml:space="preserve"> taking place without consciousness</w:t>
      </w:r>
      <w:r w:rsidR="00E2517D">
        <w:t>.</w:t>
      </w:r>
    </w:p>
    <w:p w14:paraId="5D25F425" w14:textId="77777777" w:rsidR="00770D38" w:rsidRDefault="00770D38">
      <w:pPr>
        <w:jc w:val="left"/>
        <w:rPr>
          <w:rFonts w:ascii="Times New Roman" w:eastAsia="SimHei" w:hAnsi="Times New Roman" w:cs="Times New Roman"/>
          <w:b/>
          <w:bCs/>
          <w:lang w:eastAsia="ja-JP" w:bidi="ar-SA"/>
        </w:rPr>
      </w:pPr>
      <w:r>
        <w:br w:type="page"/>
      </w:r>
    </w:p>
    <w:p w14:paraId="436B7887" w14:textId="16BC9ED4" w:rsidR="00972A60" w:rsidRDefault="00972A60" w:rsidP="009D2F3B">
      <w:pPr>
        <w:pStyle w:val="Heading2"/>
      </w:pPr>
      <w:r>
        <w:lastRenderedPageBreak/>
        <w:t>Declarations</w:t>
      </w:r>
    </w:p>
    <w:p w14:paraId="7AD43A12" w14:textId="55CE338B" w:rsidR="00D0536B" w:rsidRDefault="00D0536B" w:rsidP="00D0536B">
      <w:pPr>
        <w:pStyle w:val="Heading3"/>
      </w:pPr>
      <w:r w:rsidRPr="00D0536B">
        <w:t>Funding</w:t>
      </w:r>
    </w:p>
    <w:p w14:paraId="56F2E564" w14:textId="2118D599" w:rsidR="00C737D1" w:rsidRPr="009D2F3B" w:rsidRDefault="002B75E7" w:rsidP="009D2F3B">
      <w:pPr>
        <w:ind w:firstLine="0"/>
        <w:rPr>
          <w:lang w:eastAsia="ja-JP"/>
        </w:rPr>
      </w:pPr>
      <w:r>
        <w:rPr>
          <w:lang w:eastAsia="ja-JP" w:bidi="ar-SA"/>
        </w:rPr>
        <w:t xml:space="preserve">This study was funded by the </w:t>
      </w:r>
      <w:r w:rsidRPr="002B75E7">
        <w:rPr>
          <w:lang w:eastAsia="ja-JP" w:bidi="ar-SA"/>
        </w:rPr>
        <w:t>CIFAR Brain, Mind, and Consciousness program</w:t>
      </w:r>
      <w:r w:rsidR="007C1758">
        <w:rPr>
          <w:lang w:eastAsia="ja-JP" w:bidi="ar-SA"/>
        </w:rPr>
        <w:t>.</w:t>
      </w:r>
    </w:p>
    <w:p w14:paraId="3AC4CD82" w14:textId="0716A101" w:rsidR="00D0536B" w:rsidRDefault="00D0536B">
      <w:pPr>
        <w:pStyle w:val="Heading3"/>
      </w:pPr>
      <w:r w:rsidRPr="00D0536B">
        <w:t>Conflicts of interest</w:t>
      </w:r>
    </w:p>
    <w:p w14:paraId="0A2B5D5D" w14:textId="2AA2DBD8" w:rsidR="008267F4" w:rsidRPr="009D2F3B" w:rsidRDefault="00894F0C" w:rsidP="009D2F3B">
      <w:pPr>
        <w:ind w:firstLine="0"/>
        <w:rPr>
          <w:lang w:eastAsia="ja-JP" w:bidi="ar-SA"/>
        </w:rPr>
      </w:pPr>
      <w:r>
        <w:rPr>
          <w:lang w:eastAsia="ja-JP" w:bidi="ar-SA"/>
        </w:rPr>
        <w:t>All authors declare that they have no conflicts of interest.</w:t>
      </w:r>
    </w:p>
    <w:p w14:paraId="2B0CCF91" w14:textId="213C58DF" w:rsidR="00D0536B" w:rsidRDefault="00D0536B">
      <w:pPr>
        <w:pStyle w:val="Heading3"/>
      </w:pPr>
      <w:r w:rsidRPr="00D0536B">
        <w:t>Ethics approval</w:t>
      </w:r>
    </w:p>
    <w:p w14:paraId="1FDAE914" w14:textId="0045F8D2" w:rsidR="00A00866" w:rsidRPr="009D2F3B" w:rsidRDefault="00D03020" w:rsidP="009D2F3B">
      <w:pPr>
        <w:ind w:firstLine="0"/>
        <w:rPr>
          <w:lang w:eastAsia="ja-JP" w:bidi="ar-SA"/>
        </w:rPr>
      </w:pPr>
      <w:commentRangeStart w:id="452"/>
      <w:del w:id="453" w:author="zeev" w:date="2023-07-25T17:01:00Z">
        <w:r w:rsidRPr="00D03020" w:rsidDel="00752D41">
          <w:rPr>
            <w:lang w:eastAsia="ja-JP" w:bidi="ar-SA"/>
          </w:rPr>
          <w:delText xml:space="preserve">This study was </w:delText>
        </w:r>
        <w:r w:rsidR="009D1872" w:rsidDel="00752D41">
          <w:rPr>
            <w:lang w:eastAsia="ja-JP" w:bidi="ar-SA"/>
          </w:rPr>
          <w:delText>conducted</w:delText>
        </w:r>
        <w:r w:rsidRPr="00D03020" w:rsidDel="00752D41">
          <w:rPr>
            <w:lang w:eastAsia="ja-JP" w:bidi="ar-SA"/>
          </w:rPr>
          <w:delText xml:space="preserve"> in </w:delText>
        </w:r>
        <w:r w:rsidDel="00752D41">
          <w:rPr>
            <w:lang w:eastAsia="ja-JP" w:bidi="ar-SA"/>
          </w:rPr>
          <w:delText xml:space="preserve">accordance </w:delText>
        </w:r>
        <w:r w:rsidRPr="00D03020" w:rsidDel="00752D41">
          <w:rPr>
            <w:lang w:eastAsia="ja-JP" w:bidi="ar-SA"/>
          </w:rPr>
          <w:delText xml:space="preserve">with the principles of the Declaration of Helsinki. </w:delText>
        </w:r>
      </w:del>
      <w:commentRangeEnd w:id="452"/>
      <w:r w:rsidR="009D2F3B">
        <w:rPr>
          <w:rStyle w:val="CommentReference"/>
        </w:rPr>
        <w:commentReference w:id="452"/>
      </w:r>
      <w:r w:rsidRPr="00D03020">
        <w:rPr>
          <w:lang w:eastAsia="ja-JP" w:bidi="ar-SA"/>
        </w:rPr>
        <w:t xml:space="preserve">Approval was granted by the Ethics Committee of </w:t>
      </w:r>
      <w:r>
        <w:rPr>
          <w:lang w:eastAsia="ja-JP" w:bidi="ar-SA"/>
        </w:rPr>
        <w:t>Tel Aviv University (</w:t>
      </w:r>
      <w:r w:rsidR="009D1872">
        <w:rPr>
          <w:lang w:eastAsia="ja-JP" w:bidi="ar-SA"/>
        </w:rPr>
        <w:t xml:space="preserve">02/01/2022, Ethics approval No. </w:t>
      </w:r>
      <w:r w:rsidR="009D1872" w:rsidRPr="009D1872">
        <w:rPr>
          <w:lang w:eastAsia="ja-JP" w:bidi="ar-SA"/>
        </w:rPr>
        <w:t>1-0004328</w:t>
      </w:r>
      <w:r w:rsidR="009D1872">
        <w:rPr>
          <w:lang w:eastAsia="ja-JP" w:bidi="ar-SA"/>
        </w:rPr>
        <w:t>).</w:t>
      </w:r>
    </w:p>
    <w:p w14:paraId="2583B143" w14:textId="0C9B90F5" w:rsidR="00D0536B" w:rsidRDefault="00D0536B">
      <w:pPr>
        <w:pStyle w:val="Heading3"/>
      </w:pPr>
      <w:r w:rsidRPr="00D0536B">
        <w:t>Consent to participate</w:t>
      </w:r>
    </w:p>
    <w:p w14:paraId="58CB061D" w14:textId="4F69637F" w:rsidR="00D6696D" w:rsidRPr="009D2F3B" w:rsidRDefault="00455856" w:rsidP="009D2F3B">
      <w:pPr>
        <w:ind w:firstLine="0"/>
        <w:rPr>
          <w:lang w:eastAsia="ja-JP" w:bidi="ar-SA"/>
        </w:rPr>
      </w:pPr>
      <w:r>
        <w:rPr>
          <w:lang w:eastAsia="ja-JP" w:bidi="ar-SA"/>
        </w:rPr>
        <w:t>All participants signed an i</w:t>
      </w:r>
      <w:r w:rsidRPr="00455856">
        <w:rPr>
          <w:lang w:eastAsia="ja-JP" w:bidi="ar-SA"/>
        </w:rPr>
        <w:t xml:space="preserve">nformed consent </w:t>
      </w:r>
      <w:r>
        <w:rPr>
          <w:lang w:eastAsia="ja-JP" w:bidi="ar-SA"/>
        </w:rPr>
        <w:t>to participate in the study.</w:t>
      </w:r>
    </w:p>
    <w:p w14:paraId="48342B09" w14:textId="46899FFE" w:rsidR="00D0536B" w:rsidRDefault="00D0536B" w:rsidP="00455856">
      <w:pPr>
        <w:pStyle w:val="Heading3"/>
      </w:pPr>
      <w:r w:rsidRPr="00D0536B">
        <w:t>Consent for publication </w:t>
      </w:r>
    </w:p>
    <w:p w14:paraId="5FBA272B" w14:textId="58E7D28F" w:rsidR="00455856" w:rsidRPr="009D2F3B" w:rsidRDefault="006B1D99" w:rsidP="009D2F3B">
      <w:pPr>
        <w:ind w:firstLine="0"/>
        <w:rPr>
          <w:lang w:eastAsia="ja-JP" w:bidi="ar-SA"/>
        </w:rPr>
      </w:pPr>
      <w:r>
        <w:rPr>
          <w:lang w:eastAsia="ja-JP" w:bidi="ar-SA"/>
        </w:rPr>
        <w:t>Informed consent to publish their data was received from each of the participants.</w:t>
      </w:r>
    </w:p>
    <w:p w14:paraId="1463CDFE" w14:textId="1635ED7F" w:rsidR="00D0536B" w:rsidRDefault="00D0536B" w:rsidP="00D0536B">
      <w:pPr>
        <w:pStyle w:val="Heading3"/>
      </w:pPr>
      <w:r w:rsidRPr="00D0536B">
        <w:t>Availability of data and materials</w:t>
      </w:r>
    </w:p>
    <w:p w14:paraId="3E7D2198" w14:textId="68E00A75" w:rsidR="00C14F71" w:rsidRDefault="001D27FA" w:rsidP="00903A61">
      <w:pPr>
        <w:ind w:firstLine="0"/>
        <w:rPr>
          <w:lang w:eastAsia="ja-JP" w:bidi="ar-SA"/>
        </w:rPr>
      </w:pPr>
      <w:r>
        <w:rPr>
          <w:lang w:eastAsia="ja-JP" w:bidi="ar-SA"/>
        </w:rPr>
        <w:t>This study was preregistered</w:t>
      </w:r>
      <w:r w:rsidR="00903A61">
        <w:rPr>
          <w:lang w:eastAsia="ja-JP" w:bidi="ar-SA"/>
        </w:rPr>
        <w:t xml:space="preserve"> (</w:t>
      </w:r>
      <w:hyperlink r:id="rId19" w:history="1">
        <w:r w:rsidR="00903A61" w:rsidRPr="00E53F62">
          <w:rPr>
            <w:rStyle w:val="Hyperlink"/>
          </w:rPr>
          <w:t>https://osf.io/8dsvp</w:t>
        </w:r>
      </w:hyperlink>
      <w:r w:rsidR="00903A61">
        <w:rPr>
          <w:lang w:eastAsia="ja-JP" w:bidi="ar-SA"/>
        </w:rPr>
        <w:t xml:space="preserve">), its </w:t>
      </w:r>
      <w:r>
        <w:rPr>
          <w:lang w:eastAsia="ja-JP" w:bidi="ar-SA"/>
        </w:rPr>
        <w:t xml:space="preserve">materials </w:t>
      </w:r>
      <w:r w:rsidR="00903A61">
        <w:rPr>
          <w:lang w:eastAsia="ja-JP" w:bidi="ar-SA"/>
        </w:rPr>
        <w:t xml:space="preserve">and </w:t>
      </w:r>
      <w:r>
        <w:rPr>
          <w:lang w:eastAsia="ja-JP" w:bidi="ar-SA"/>
        </w:rPr>
        <w:t>data are available</w:t>
      </w:r>
      <w:r w:rsidR="003660D1">
        <w:rPr>
          <w:lang w:eastAsia="ja-JP" w:bidi="ar-SA"/>
        </w:rPr>
        <w:t xml:space="preserve"> in the </w:t>
      </w:r>
      <w:r w:rsidR="00FD5493">
        <w:rPr>
          <w:rFonts w:hint="cs"/>
          <w:lang w:eastAsia="ja-JP" w:bidi="ar-SA"/>
        </w:rPr>
        <w:t>G</w:t>
      </w:r>
      <w:r w:rsidR="00FD5493">
        <w:rPr>
          <w:lang w:eastAsia="ja-JP"/>
        </w:rPr>
        <w:t>itHub</w:t>
      </w:r>
      <w:r w:rsidR="003660D1">
        <w:rPr>
          <w:lang w:eastAsia="ja-JP" w:bidi="ar-SA"/>
        </w:rPr>
        <w:t xml:space="preserve"> repository, [</w:t>
      </w:r>
      <w:commentRangeStart w:id="454"/>
      <w:r w:rsidR="00386720">
        <w:rPr>
          <w:lang w:eastAsia="ja-JP" w:bidi="ar-SA"/>
        </w:rPr>
        <w:t>ref</w:t>
      </w:r>
      <w:commentRangeEnd w:id="454"/>
      <w:r w:rsidR="00386720">
        <w:rPr>
          <w:rStyle w:val="CommentReference"/>
        </w:rPr>
        <w:commentReference w:id="454"/>
      </w:r>
      <w:r w:rsidR="003660D1">
        <w:rPr>
          <w:lang w:eastAsia="ja-JP" w:bidi="ar-SA"/>
        </w:rPr>
        <w:t>]</w:t>
      </w:r>
      <w:r>
        <w:rPr>
          <w:lang w:eastAsia="ja-JP" w:bidi="ar-SA"/>
        </w:rPr>
        <w:t>.</w:t>
      </w:r>
    </w:p>
    <w:p w14:paraId="53E234F5" w14:textId="19E3346E" w:rsidR="00D0536B" w:rsidRDefault="00D0536B" w:rsidP="006E10C7">
      <w:pPr>
        <w:pStyle w:val="Heading3"/>
      </w:pPr>
      <w:r w:rsidRPr="00D0536B">
        <w:t>Code availability</w:t>
      </w:r>
    </w:p>
    <w:p w14:paraId="281670E0" w14:textId="445D88B1" w:rsidR="00D0536B" w:rsidRDefault="006E10C7" w:rsidP="009D2F3B">
      <w:pPr>
        <w:ind w:firstLine="0"/>
      </w:pPr>
      <w:r>
        <w:rPr>
          <w:lang w:eastAsia="ja-JP" w:bidi="ar-SA"/>
        </w:rPr>
        <w:t>All the scripts used to produce this experiment and analyze its results are available at [ref to GitHub].</w:t>
      </w:r>
    </w:p>
    <w:p w14:paraId="2F9BA0AA" w14:textId="342A8975" w:rsidR="001A0D6C" w:rsidRDefault="00CF07E0" w:rsidP="009D2F3B">
      <w:pPr>
        <w:pStyle w:val="Heading3"/>
      </w:pPr>
      <w:r w:rsidRPr="001A0D6C">
        <w:t>Acknowledgments</w:t>
      </w:r>
    </w:p>
    <w:p w14:paraId="7D6E2859" w14:textId="5D4357A6" w:rsidR="00D802FC" w:rsidRDefault="009D2F3B">
      <w:pPr>
        <w:ind w:firstLine="0"/>
      </w:pPr>
      <w:r>
        <w:lastRenderedPageBreak/>
        <w:t>W</w:t>
      </w:r>
      <w:r w:rsidR="00050B7D">
        <w:t>e would like to thank</w:t>
      </w:r>
      <w:r w:rsidR="00F81E80">
        <w:t xml:space="preserve"> Prof.</w:t>
      </w:r>
      <w:r w:rsidR="00050B7D">
        <w:t xml:space="preserve"> </w:t>
      </w:r>
      <w:r w:rsidR="00F81E80">
        <w:t xml:space="preserve">Jason Friedman and Dr. Dror Dotan for their </w:t>
      </w:r>
      <w:r w:rsidR="00707AB2">
        <w:t xml:space="preserve">valuable </w:t>
      </w:r>
      <w:r w:rsidR="005D2C62">
        <w:t xml:space="preserve">insights and professional </w:t>
      </w:r>
      <w:r w:rsidR="00C22586">
        <w:t>advice</w:t>
      </w:r>
      <w:r w:rsidR="005D2C62">
        <w:t xml:space="preserve"> </w:t>
      </w:r>
      <w:r w:rsidR="00707AB2">
        <w:t>in</w:t>
      </w:r>
      <w:r w:rsidR="00870E4E">
        <w:t xml:space="preserve"> analyzing the acquired data</w:t>
      </w:r>
      <w:r w:rsidR="006A4212">
        <w:t xml:space="preserve">. </w:t>
      </w:r>
      <w:r w:rsidR="007454AC">
        <w:t>W</w:t>
      </w:r>
      <w:r w:rsidR="00A10B90">
        <w:t xml:space="preserve">e </w:t>
      </w:r>
      <w:r w:rsidR="007454AC">
        <w:t xml:space="preserve">further </w:t>
      </w:r>
      <w:r w:rsidR="00A10B90">
        <w:t xml:space="preserve">express our </w:t>
      </w:r>
      <w:r>
        <w:t xml:space="preserve">gratitude </w:t>
      </w:r>
      <w:r w:rsidR="00A10B90">
        <w:t xml:space="preserve">to </w:t>
      </w:r>
      <w:r w:rsidR="005D2C62">
        <w:t xml:space="preserve">Uri </w:t>
      </w:r>
      <w:proofErr w:type="spellStart"/>
      <w:r w:rsidR="005D2C62">
        <w:t>Kor</w:t>
      </w:r>
      <w:r w:rsidR="00D63322">
        <w:t>isky</w:t>
      </w:r>
      <w:proofErr w:type="spellEnd"/>
      <w:r w:rsidR="00D63322">
        <w:t xml:space="preserve"> </w:t>
      </w:r>
      <w:r w:rsidR="00306C0B">
        <w:t>for</w:t>
      </w:r>
      <w:r w:rsidR="00D63322">
        <w:t xml:space="preserve"> guidance</w:t>
      </w:r>
      <w:r w:rsidR="00091DD4">
        <w:t xml:space="preserve"> and troubleshooting</w:t>
      </w:r>
      <w:r w:rsidR="00707007">
        <w:t xml:space="preserve"> when implementing</w:t>
      </w:r>
      <w:r w:rsidR="00306C0B">
        <w:t xml:space="preserve"> the </w:t>
      </w:r>
      <w:proofErr w:type="spellStart"/>
      <w:r w:rsidR="00306C0B" w:rsidRPr="007846C7">
        <w:t>OptiTrack</w:t>
      </w:r>
      <w:proofErr w:type="spellEnd"/>
      <w:r w:rsidR="00306C0B">
        <w:t xml:space="preserve"> </w:t>
      </w:r>
      <w:r w:rsidR="00D63322">
        <w:t>motion tracking system</w:t>
      </w:r>
      <w:r w:rsidR="002C4F93">
        <w:t>.</w:t>
      </w:r>
    </w:p>
    <w:p w14:paraId="3E00D6F3" w14:textId="49A38C52" w:rsidR="00711CFE" w:rsidRDefault="007454AC" w:rsidP="009D2F3B">
      <w:pPr>
        <w:ind w:firstLine="0"/>
      </w:pPr>
      <w:r>
        <w:t>In addition</w:t>
      </w:r>
      <w:r w:rsidR="00CC0BF4">
        <w:t xml:space="preserve">, we would like to acknowledge the </w:t>
      </w:r>
      <w:r w:rsidR="0031542F">
        <w:t>codes we used to produce our graphs</w:t>
      </w:r>
      <w:r w:rsidR="00674981">
        <w:t xml:space="preserve"> and perform certain computations</w:t>
      </w:r>
      <w:r w:rsidR="0031542F">
        <w:t xml:space="preserve">; We </w:t>
      </w:r>
      <w:r w:rsidR="0061196C">
        <w:t>applied</w:t>
      </w:r>
      <w:r w:rsidR="0031542F">
        <w:t xml:space="preserve"> </w:t>
      </w:r>
      <w:r w:rsidR="002A3285">
        <w:t>"</w:t>
      </w:r>
      <w:proofErr w:type="spellStart"/>
      <w:r w:rsidR="0031542F">
        <w:t>stdshade</w:t>
      </w:r>
      <w:proofErr w:type="spellEnd"/>
      <w:r w:rsidR="002A3285">
        <w:t xml:space="preserve">" </w:t>
      </w:r>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(Musall, 2022)</w:t>
      </w:r>
      <w:r w:rsidR="00723368">
        <w:fldChar w:fldCharType="end"/>
      </w:r>
      <w:r w:rsidR="00723368">
        <w:t xml:space="preserve"> </w:t>
      </w:r>
      <w:r w:rsidR="002E39FB">
        <w:t>to plot the SE around our trajectories in</w:t>
      </w:r>
      <w:r w:rsidR="00E7371F">
        <w:t xml:space="preserve"> </w:t>
      </w:r>
      <w:r w:rsidR="00E7371F">
        <w:fldChar w:fldCharType="begin"/>
      </w:r>
      <w:r w:rsidR="00E7371F">
        <w:instrText xml:space="preserve"> REF _Ref134432967 \h </w:instrText>
      </w:r>
      <w:r w:rsidR="00E7371F">
        <w:fldChar w:fldCharType="separate"/>
      </w:r>
      <w:r w:rsidR="00E7371F" w:rsidRPr="007C71AC">
        <w:t>Figure</w:t>
      </w:r>
      <w:r w:rsidR="00E7371F" w:rsidRPr="002C7A24">
        <w:t xml:space="preserve"> </w:t>
      </w:r>
      <w:r w:rsidR="00E7371F" w:rsidRPr="002C7A24">
        <w:rPr>
          <w:noProof/>
        </w:rPr>
        <w:t>4</w:t>
      </w:r>
      <w:r w:rsidR="00E7371F">
        <w:fldChar w:fldCharType="end"/>
      </w:r>
      <w:r w:rsidR="002E39FB">
        <w:t xml:space="preserve"> and</w:t>
      </w:r>
      <w:r w:rsidR="00E7371F">
        <w:t xml:space="preserve"> </w:t>
      </w:r>
      <w:r w:rsidR="00E7371F">
        <w:fldChar w:fldCharType="begin"/>
      </w:r>
      <w:r w:rsidR="00E7371F">
        <w:instrText xml:space="preserve"> REF _Ref134432975 \h </w:instrText>
      </w:r>
      <w:r w:rsidR="00E7371F">
        <w:fldChar w:fldCharType="separate"/>
      </w:r>
      <w:r w:rsidR="00E7371F" w:rsidRPr="00E46BEB">
        <w:t>Figure</w:t>
      </w:r>
      <w:r w:rsidR="00E7371F" w:rsidRPr="002C7A24">
        <w:t xml:space="preserve"> </w:t>
      </w:r>
      <w:r w:rsidR="00E7371F" w:rsidRPr="009D2F3B">
        <w:t>5</w:t>
      </w:r>
      <w:r w:rsidR="00E7371F">
        <w:fldChar w:fldCharType="end"/>
      </w:r>
      <w:r w:rsidR="002E39FB">
        <w:t xml:space="preserve"> and </w:t>
      </w:r>
      <w:r w:rsidR="002A3285">
        <w:t>"</w:t>
      </w:r>
      <w:proofErr w:type="spellStart"/>
      <w:r w:rsidR="001123EE">
        <w:t>plotSpread</w:t>
      </w:r>
      <w:proofErr w:type="spellEnd"/>
      <w:r w:rsidR="002A3285">
        <w:t>"</w:t>
      </w:r>
      <w:r w:rsidR="00736523">
        <w:t xml:space="preserve"> </w:t>
      </w:r>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r w:rsidR="001123EE">
        <w:t xml:space="preserve"> to produce </w:t>
      </w:r>
      <w:r w:rsidR="002E39FB">
        <w:t>the averages distribution in</w:t>
      </w:r>
      <w:r w:rsidR="00204ACA">
        <w:t xml:space="preserve"> </w:t>
      </w:r>
      <w:r w:rsidR="00204ACA">
        <w:fldChar w:fldCharType="begin"/>
      </w:r>
      <w:r w:rsidR="00204ACA">
        <w:instrText xml:space="preserve"> REF _Ref134432975 \h </w:instrText>
      </w:r>
      <w:r w:rsidR="00204ACA">
        <w:fldChar w:fldCharType="separate"/>
      </w:r>
      <w:r w:rsidR="00204ACA" w:rsidRPr="00E46BEB">
        <w:t>Figure</w:t>
      </w:r>
      <w:r w:rsidR="00204ACA" w:rsidRPr="002C7A24">
        <w:t xml:space="preserve"> </w:t>
      </w:r>
      <w:r w:rsidR="00204ACA" w:rsidRPr="009D2F3B">
        <w:t>5</w:t>
      </w:r>
      <w:r w:rsidR="00204ACA">
        <w:fldChar w:fldCharType="end"/>
      </w:r>
      <w:r w:rsidR="0096520E" w:rsidRPr="00BA4EED">
        <w:t>.</w:t>
      </w:r>
      <w:r w:rsidR="00674981" w:rsidRPr="00BA4EED">
        <w:t xml:space="preserve"> </w:t>
      </w:r>
      <w:r w:rsidR="00C266D9" w:rsidRPr="00BA4EED">
        <w:t>"</w:t>
      </w:r>
      <w:proofErr w:type="spellStart"/>
      <w:r w:rsidR="00C266D9" w:rsidRPr="00BA4EED">
        <w:t>invprctile</w:t>
      </w:r>
      <w:proofErr w:type="spellEnd"/>
      <w:r w:rsidR="00C266D9" w:rsidRPr="00BA4EED">
        <w:t>"</w:t>
      </w:r>
      <w:r w:rsidR="0013653F" w:rsidRPr="00BA4EED">
        <w:t xml:space="preserve"> </w:t>
      </w:r>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r w:rsidR="00674981" w:rsidRPr="00BA4EED">
        <w:t xml:space="preserve"> was used </w:t>
      </w:r>
      <w:r w:rsidR="00C266D9" w:rsidRPr="00BA4EED">
        <w:t>to estimate the clusters' p-value</w:t>
      </w:r>
      <w:r w:rsidR="00185620">
        <w:t>, while</w:t>
      </w:r>
      <w:r w:rsidR="00E9043E" w:rsidRPr="00BA4EED">
        <w:t xml:space="preserve"> "</w:t>
      </w:r>
      <w:proofErr w:type="spellStart"/>
      <w:r w:rsidR="00E9043E" w:rsidRPr="00BA4EED">
        <w:t>myBinomTest</w:t>
      </w:r>
      <w:proofErr w:type="spellEnd"/>
      <w:r w:rsidR="00E9043E" w:rsidRPr="00BA4EED">
        <w:t>"</w:t>
      </w:r>
      <w:r w:rsidR="003D1665" w:rsidRPr="00BA4EED">
        <w:t xml:space="preserve"> </w:t>
      </w:r>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r w:rsidR="00E9043E">
        <w:t xml:space="preserve"> was used to test participant's </w:t>
      </w:r>
      <w:r w:rsidR="00017FCA">
        <w:t xml:space="preserve">performance in the main task and the </w:t>
      </w:r>
      <w:r w:rsidR="00E9043E">
        <w:t xml:space="preserve">objective awareness </w:t>
      </w:r>
      <w:r w:rsidR="00017FCA">
        <w:t>task.</w:t>
      </w:r>
    </w:p>
    <w:p w14:paraId="1FAB0D00" w14:textId="305D3EA8" w:rsidR="009D2F3B" w:rsidRPr="006859A6" w:rsidRDefault="009D2F3B" w:rsidP="009D2F3B">
      <w:pPr>
        <w:ind w:firstLine="0"/>
      </w:pPr>
      <w:r w:rsidRPr="00050B7D">
        <w:t>L.M. is CIFAR Tanenbaum Fellow in the Brain, Mind, and Consciousness program</w:t>
      </w:r>
      <w:r>
        <w:t>.</w:t>
      </w: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455" w:name="_Toc114485396"/>
      <w:r>
        <w:lastRenderedPageBreak/>
        <w:t>Supplementary materials</w:t>
      </w:r>
      <w:bookmarkEnd w:id="455"/>
    </w:p>
    <w:p w14:paraId="760CDEBF" w14:textId="77777777" w:rsidR="00C95E59" w:rsidRPr="00C95E59" w:rsidRDefault="00C95E59" w:rsidP="00C95E59">
      <w:pPr>
        <w:rPr>
          <w:lang w:eastAsia="ja-JP" w:bidi="ar-SA"/>
        </w:rPr>
      </w:pPr>
    </w:p>
    <w:p w14:paraId="2164AC59" w14:textId="0FF559F1" w:rsidR="000E5FAD" w:rsidRPr="00A219C0" w:rsidRDefault="000E5FAD">
      <w:pPr>
        <w:pStyle w:val="TableFigure"/>
        <w:rPr>
          <w:b w:val="0"/>
          <w:bCs w:val="0"/>
          <w:i/>
          <w:iCs/>
          <w:rPrChange w:id="456" w:author="zeev" w:date="2023-07-25T17:42:00Z">
            <w:rPr>
              <w:b/>
              <w:bCs/>
              <w:i w:val="0"/>
              <w:iCs w:val="0"/>
              <w:sz w:val="24"/>
              <w:szCs w:val="20"/>
            </w:rPr>
          </w:rPrChange>
        </w:rPr>
        <w:pPrChange w:id="457" w:author="zeev" w:date="2023-07-25T17:42:00Z">
          <w:pPr>
            <w:pStyle w:val="Caption"/>
            <w:keepNext/>
            <w:spacing w:line="480" w:lineRule="auto"/>
          </w:pPr>
        </w:pPrChange>
      </w:pPr>
      <w:bookmarkStart w:id="458" w:name="_Ref134430697"/>
      <w:r w:rsidRPr="00A219C0">
        <w:rPr>
          <w:rPrChange w:id="459" w:author="zeev" w:date="2023-07-25T17:42:00Z">
            <w:rPr>
              <w:szCs w:val="20"/>
            </w:rPr>
          </w:rPrChange>
        </w:rPr>
        <w:t xml:space="preserve">Supplementary Figure </w:t>
      </w:r>
      <w:r w:rsidR="005A5815" w:rsidRPr="00A219C0">
        <w:rPr>
          <w:rPrChange w:id="460" w:author="zeev" w:date="2023-07-25T17:42:00Z">
            <w:rPr>
              <w:szCs w:val="20"/>
            </w:rPr>
          </w:rPrChange>
        </w:rPr>
        <w:fldChar w:fldCharType="begin"/>
      </w:r>
      <w:r w:rsidR="005A5815" w:rsidRPr="00A219C0">
        <w:rPr>
          <w:rPrChange w:id="461" w:author="zeev" w:date="2023-07-25T17:42:00Z">
            <w:rPr>
              <w:szCs w:val="20"/>
            </w:rPr>
          </w:rPrChange>
        </w:rPr>
        <w:instrText xml:space="preserve"> SEQ Supplementary_Figure \* ARABIC </w:instrText>
      </w:r>
      <w:r w:rsidR="005A5815" w:rsidRPr="00A219C0">
        <w:rPr>
          <w:rPrChange w:id="462" w:author="zeev" w:date="2023-07-25T17:42:00Z">
            <w:rPr>
              <w:szCs w:val="20"/>
            </w:rPr>
          </w:rPrChange>
        </w:rPr>
        <w:fldChar w:fldCharType="separate"/>
      </w:r>
      <w:r w:rsidR="005A5815" w:rsidRPr="00A219C0">
        <w:rPr>
          <w:rPrChange w:id="463" w:author="zeev" w:date="2023-07-25T17:42:00Z">
            <w:rPr>
              <w:noProof/>
              <w:szCs w:val="20"/>
            </w:rPr>
          </w:rPrChange>
        </w:rPr>
        <w:t>1</w:t>
      </w:r>
      <w:r w:rsidR="005A5815" w:rsidRPr="00A219C0">
        <w:rPr>
          <w:rPrChange w:id="464" w:author="zeev" w:date="2023-07-25T17:42:00Z">
            <w:rPr>
              <w:szCs w:val="20"/>
            </w:rPr>
          </w:rPrChange>
        </w:rPr>
        <w:fldChar w:fldCharType="end"/>
      </w:r>
      <w:bookmarkEnd w:id="458"/>
    </w:p>
    <w:p w14:paraId="33D413D9" w14:textId="37395579" w:rsidR="000E5FAD" w:rsidRPr="005A5815" w:rsidRDefault="00630B08" w:rsidP="00B907DD">
      <w:pPr>
        <w:ind w:firstLine="0"/>
      </w:pPr>
      <w:r w:rsidRPr="00B907DD">
        <w:rPr>
          <w:i/>
          <w:iCs/>
        </w:rPr>
        <w:t>Tree-BH Method's Tree Hierarchy, Used to Correct for Multiple Comparisons</w:t>
      </w:r>
    </w:p>
    <w:p w14:paraId="02F223B3" w14:textId="51445DF4" w:rsidR="00A34CE5" w:rsidRDefault="000E5FAD" w:rsidP="00422967">
      <w:pPr>
        <w:keepNext/>
        <w:ind w:firstLine="0"/>
      </w:pPr>
      <w:r w:rsidRPr="000E5FAD">
        <w:rPr>
          <w:noProof/>
        </w:rPr>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02125"/>
                    </a:xfrm>
                    <a:prstGeom prst="rect">
                      <a:avLst/>
                    </a:prstGeom>
                  </pic:spPr>
                </pic:pic>
              </a:graphicData>
            </a:graphic>
          </wp:inline>
        </w:drawing>
      </w:r>
    </w:p>
    <w:p w14:paraId="0F745B8B" w14:textId="44E0776B" w:rsidR="005B74BC" w:rsidRPr="00AC796C" w:rsidRDefault="005B74BC" w:rsidP="00B907DD">
      <w:pPr>
        <w:ind w:firstLine="0"/>
        <w:rPr>
          <w:lang w:eastAsia="ja-JP" w:bidi="ar-SA"/>
        </w:rPr>
      </w:pPr>
    </w:p>
    <w:p w14:paraId="55D06BDA" w14:textId="71E765E6" w:rsidR="005A5815" w:rsidRPr="00B907DD" w:rsidRDefault="005A5815" w:rsidP="00B907DD">
      <w:pPr>
        <w:ind w:firstLine="0"/>
        <w:rPr>
          <w:b/>
          <w:bCs/>
        </w:rPr>
      </w:pPr>
      <w:bookmarkStart w:id="465" w:name="_Ref134430937"/>
      <w:bookmarkStart w:id="466" w:name="_Ref114128122"/>
      <w:r w:rsidRPr="00B907DD">
        <w:rPr>
          <w:b/>
          <w:bCs/>
        </w:rPr>
        <w:t xml:space="preserve">Supplementary Figure </w:t>
      </w:r>
      <w:r w:rsidRPr="00B907DD">
        <w:rPr>
          <w:b/>
          <w:bCs/>
        </w:rPr>
        <w:fldChar w:fldCharType="begin"/>
      </w:r>
      <w:r w:rsidRPr="00B907DD">
        <w:rPr>
          <w:b/>
          <w:bCs/>
        </w:rPr>
        <w:instrText xml:space="preserve"> SEQ Supplementary_Figure \* ARABIC </w:instrText>
      </w:r>
      <w:r w:rsidRPr="00B907DD">
        <w:rPr>
          <w:b/>
          <w:bCs/>
        </w:rPr>
        <w:fldChar w:fldCharType="separate"/>
      </w:r>
      <w:r w:rsidRPr="00B907DD">
        <w:rPr>
          <w:b/>
          <w:bCs/>
          <w:noProof/>
        </w:rPr>
        <w:t>2</w:t>
      </w:r>
      <w:r w:rsidRPr="00B907DD">
        <w:rPr>
          <w:b/>
          <w:bCs/>
        </w:rPr>
        <w:fldChar w:fldCharType="end"/>
      </w:r>
      <w:bookmarkEnd w:id="465"/>
    </w:p>
    <w:p w14:paraId="553D21CA" w14:textId="5D0F4B88" w:rsidR="005A5815" w:rsidRPr="008C3EB8" w:rsidRDefault="0041788E" w:rsidP="00B907DD">
      <w:pPr>
        <w:ind w:firstLine="0"/>
      </w:pPr>
      <w:r w:rsidRPr="00B907DD">
        <w:rPr>
          <w:i/>
          <w:iCs/>
        </w:rPr>
        <w:t xml:space="preserve">QQ-plots for the </w:t>
      </w:r>
      <w:r w:rsidR="00F25F43">
        <w:rPr>
          <w:i/>
          <w:iCs/>
        </w:rPr>
        <w:t>D</w:t>
      </w:r>
      <w:r w:rsidRPr="00B907DD">
        <w:rPr>
          <w:i/>
          <w:iCs/>
        </w:rPr>
        <w:t xml:space="preserve">ependent </w:t>
      </w:r>
      <w:r w:rsidR="00F25F43">
        <w:rPr>
          <w:i/>
          <w:iCs/>
        </w:rPr>
        <w:t>V</w:t>
      </w:r>
      <w:r w:rsidRPr="00B907DD">
        <w:rPr>
          <w:i/>
          <w:iCs/>
        </w:rPr>
        <w:t xml:space="preserve">ariables that </w:t>
      </w:r>
      <w:r w:rsidR="00F25F43">
        <w:rPr>
          <w:i/>
          <w:iCs/>
        </w:rPr>
        <w:t>V</w:t>
      </w:r>
      <w:r w:rsidRPr="00B907DD">
        <w:rPr>
          <w:i/>
          <w:iCs/>
        </w:rPr>
        <w:t xml:space="preserve">iolated the </w:t>
      </w:r>
      <w:r w:rsidR="00F25F43">
        <w:rPr>
          <w:i/>
          <w:iCs/>
        </w:rPr>
        <w:t>N</w:t>
      </w:r>
      <w:r w:rsidRPr="00B907DD">
        <w:rPr>
          <w:i/>
          <w:iCs/>
        </w:rPr>
        <w:t xml:space="preserve">ormality </w:t>
      </w:r>
      <w:r w:rsidR="00F25F43">
        <w:rPr>
          <w:i/>
          <w:iCs/>
        </w:rPr>
        <w:t>A</w:t>
      </w:r>
      <w:r w:rsidRPr="00B907DD">
        <w:rPr>
          <w:i/>
          <w:iCs/>
        </w:rPr>
        <w:t>ssumption</w:t>
      </w:r>
    </w:p>
    <w:p w14:paraId="02810153" w14:textId="1A37B351" w:rsidR="00C419A3" w:rsidRDefault="005A5815" w:rsidP="00C50C22">
      <w:pPr>
        <w:pStyle w:val="Caption"/>
        <w:jc w:val="left"/>
      </w:pPr>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p>
    <w:bookmarkEnd w:id="466"/>
    <w:p w14:paraId="067EA11B" w14:textId="77777777" w:rsidR="00A219C0" w:rsidRDefault="00A219C0" w:rsidP="00A219C0">
      <w:pPr>
        <w:ind w:firstLine="0"/>
        <w:rPr>
          <w:i/>
          <w:iCs/>
          <w:color w:val="44546A" w:themeColor="text2"/>
          <w:sz w:val="22"/>
          <w:szCs w:val="18"/>
        </w:rPr>
      </w:pPr>
    </w:p>
    <w:p w14:paraId="61412420" w14:textId="77777777" w:rsidR="00A219C0" w:rsidRDefault="00A219C0" w:rsidP="00A219C0">
      <w:pPr>
        <w:pStyle w:val="TableFigure"/>
      </w:pPr>
      <w:bookmarkStart w:id="467" w:name="_Ref134441131"/>
      <w:r>
        <w:t xml:space="preserve">Supplementary Table </w:t>
      </w:r>
      <w:r>
        <w:rPr>
          <w:noProof/>
        </w:rPr>
        <w:fldChar w:fldCharType="begin"/>
      </w:r>
      <w:r>
        <w:rPr>
          <w:noProof/>
        </w:rPr>
        <w:instrText xml:space="preserve"> SEQ Supplementary_Table \* ARABIC </w:instrText>
      </w:r>
      <w:r>
        <w:rPr>
          <w:noProof/>
        </w:rPr>
        <w:fldChar w:fldCharType="separate"/>
      </w:r>
      <w:r>
        <w:rPr>
          <w:noProof/>
        </w:rPr>
        <w:t>1</w:t>
      </w:r>
      <w:r>
        <w:rPr>
          <w:noProof/>
        </w:rPr>
        <w:fldChar w:fldCharType="end"/>
      </w:r>
      <w:bookmarkEnd w:id="467"/>
    </w:p>
    <w:p w14:paraId="1B13DAF6" w14:textId="77777777" w:rsidR="00A219C0" w:rsidRDefault="00A219C0" w:rsidP="00A219C0">
      <w:pPr>
        <w:ind w:firstLine="0"/>
        <w:rPr>
          <w:i/>
          <w:iCs/>
          <w:rtl/>
        </w:rPr>
      </w:pPr>
      <w:r>
        <w:rPr>
          <w:i/>
          <w:iCs/>
        </w:rPr>
        <w:t>Congruency Effect in the Reaching Session, Measured with AUC</w:t>
      </w:r>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9"/>
        <w:gridCol w:w="1701"/>
        <w:gridCol w:w="1701"/>
        <w:gridCol w:w="708"/>
        <w:gridCol w:w="1134"/>
        <w:gridCol w:w="1701"/>
        <w:gridCol w:w="709"/>
        <w:gridCol w:w="284"/>
      </w:tblGrid>
      <w:tr w:rsidR="00A219C0" w14:paraId="0E1BB061" w14:textId="77777777" w:rsidTr="006E04F7">
        <w:trPr>
          <w:gridAfter w:val="1"/>
          <w:wAfter w:w="284" w:type="dxa"/>
          <w:trHeight w:val="510"/>
        </w:trPr>
        <w:tc>
          <w:tcPr>
            <w:tcW w:w="2269" w:type="dxa"/>
            <w:tcBorders>
              <w:top w:val="single" w:sz="12" w:space="0" w:color="auto"/>
            </w:tcBorders>
          </w:tcPr>
          <w:p w14:paraId="63C3C217" w14:textId="77777777" w:rsidR="00A219C0" w:rsidRDefault="00A219C0" w:rsidP="006E04F7">
            <w:pPr>
              <w:ind w:firstLine="0"/>
            </w:pPr>
          </w:p>
        </w:tc>
        <w:tc>
          <w:tcPr>
            <w:tcW w:w="1701" w:type="dxa"/>
            <w:tcBorders>
              <w:top w:val="single" w:sz="12" w:space="0" w:color="auto"/>
              <w:bottom w:val="single" w:sz="12" w:space="0" w:color="auto"/>
            </w:tcBorders>
          </w:tcPr>
          <w:p w14:paraId="67F9EB6F" w14:textId="77777777" w:rsidR="00A219C0" w:rsidRPr="00EA2CED" w:rsidRDefault="00A219C0" w:rsidP="006E04F7">
            <w:pPr>
              <w:ind w:firstLine="0"/>
              <w:jc w:val="center"/>
              <w:rPr>
                <w:b/>
                <w:bCs/>
              </w:rPr>
            </w:pPr>
            <w:r w:rsidRPr="00EA2CED">
              <w:rPr>
                <w:b/>
                <w:bCs/>
              </w:rPr>
              <w:t>Congruent</w:t>
            </w:r>
          </w:p>
        </w:tc>
        <w:tc>
          <w:tcPr>
            <w:tcW w:w="1701" w:type="dxa"/>
            <w:tcBorders>
              <w:top w:val="single" w:sz="12" w:space="0" w:color="auto"/>
              <w:bottom w:val="single" w:sz="12" w:space="0" w:color="auto"/>
            </w:tcBorders>
          </w:tcPr>
          <w:p w14:paraId="79C9DD8F" w14:textId="77777777" w:rsidR="00A219C0" w:rsidRPr="00EA2CED" w:rsidRDefault="00A219C0" w:rsidP="006E04F7">
            <w:pPr>
              <w:ind w:firstLine="0"/>
              <w:jc w:val="center"/>
              <w:rPr>
                <w:b/>
                <w:bCs/>
              </w:rPr>
            </w:pPr>
            <w:r w:rsidRPr="00EA2CED">
              <w:rPr>
                <w:b/>
                <w:bCs/>
              </w:rPr>
              <w:t>Incongruent</w:t>
            </w:r>
          </w:p>
        </w:tc>
        <w:tc>
          <w:tcPr>
            <w:tcW w:w="708" w:type="dxa"/>
            <w:tcBorders>
              <w:top w:val="single" w:sz="12" w:space="0" w:color="auto"/>
            </w:tcBorders>
          </w:tcPr>
          <w:p w14:paraId="5045A7CA" w14:textId="77777777" w:rsidR="00A219C0" w:rsidRPr="00EA2CED" w:rsidRDefault="00A219C0" w:rsidP="006E04F7">
            <w:pPr>
              <w:ind w:firstLine="0"/>
              <w:jc w:val="center"/>
              <w:rPr>
                <w:b/>
                <w:bCs/>
              </w:rPr>
            </w:pPr>
          </w:p>
        </w:tc>
        <w:tc>
          <w:tcPr>
            <w:tcW w:w="1134" w:type="dxa"/>
            <w:tcBorders>
              <w:top w:val="single" w:sz="12" w:space="0" w:color="auto"/>
            </w:tcBorders>
          </w:tcPr>
          <w:p w14:paraId="1B42DF81" w14:textId="77777777" w:rsidR="00A219C0" w:rsidRPr="00EA2CED" w:rsidRDefault="00A219C0" w:rsidP="006E04F7">
            <w:pPr>
              <w:ind w:firstLine="0"/>
              <w:jc w:val="center"/>
              <w:rPr>
                <w:b/>
                <w:bCs/>
              </w:rPr>
            </w:pPr>
          </w:p>
        </w:tc>
        <w:tc>
          <w:tcPr>
            <w:tcW w:w="1701" w:type="dxa"/>
            <w:tcBorders>
              <w:top w:val="single" w:sz="12" w:space="0" w:color="auto"/>
            </w:tcBorders>
          </w:tcPr>
          <w:p w14:paraId="6F8519A6" w14:textId="77777777" w:rsidR="00A219C0" w:rsidRDefault="00A219C0" w:rsidP="006E04F7">
            <w:pPr>
              <w:ind w:firstLine="0"/>
            </w:pPr>
          </w:p>
        </w:tc>
        <w:tc>
          <w:tcPr>
            <w:tcW w:w="709" w:type="dxa"/>
            <w:tcBorders>
              <w:top w:val="single" w:sz="12" w:space="0" w:color="auto"/>
            </w:tcBorders>
          </w:tcPr>
          <w:p w14:paraId="6035E193" w14:textId="77777777" w:rsidR="00A219C0" w:rsidRDefault="00A219C0" w:rsidP="006E04F7">
            <w:pPr>
              <w:ind w:firstLine="0"/>
            </w:pPr>
          </w:p>
        </w:tc>
      </w:tr>
      <w:tr w:rsidR="00A219C0" w14:paraId="284FB470" w14:textId="77777777" w:rsidTr="006E04F7">
        <w:trPr>
          <w:gridAfter w:val="1"/>
          <w:wAfter w:w="284" w:type="dxa"/>
          <w:trHeight w:val="254"/>
        </w:trPr>
        <w:tc>
          <w:tcPr>
            <w:tcW w:w="2269" w:type="dxa"/>
            <w:tcBorders>
              <w:bottom w:val="single" w:sz="12" w:space="0" w:color="auto"/>
            </w:tcBorders>
          </w:tcPr>
          <w:p w14:paraId="574A22E6" w14:textId="77777777" w:rsidR="00A219C0" w:rsidRPr="00EA2CED" w:rsidRDefault="00A219C0" w:rsidP="006E04F7">
            <w:pPr>
              <w:ind w:firstLine="0"/>
              <w:rPr>
                <w:b/>
                <w:bCs/>
              </w:rPr>
            </w:pPr>
          </w:p>
        </w:tc>
        <w:tc>
          <w:tcPr>
            <w:tcW w:w="1701" w:type="dxa"/>
            <w:tcBorders>
              <w:top w:val="single" w:sz="12" w:space="0" w:color="auto"/>
              <w:bottom w:val="single" w:sz="12" w:space="0" w:color="auto"/>
            </w:tcBorders>
          </w:tcPr>
          <w:p w14:paraId="5229AB18" w14:textId="77777777" w:rsidR="00A219C0" w:rsidRPr="00EA2CED" w:rsidRDefault="00A219C0" w:rsidP="006E04F7">
            <w:pPr>
              <w:ind w:firstLine="0"/>
              <w:rPr>
                <w:b/>
                <w:bCs/>
              </w:rPr>
            </w:pPr>
            <w:r>
              <w:rPr>
                <w:b/>
                <w:bCs/>
              </w:rPr>
              <w:t>M (SD)</w:t>
            </w:r>
          </w:p>
        </w:tc>
        <w:tc>
          <w:tcPr>
            <w:tcW w:w="1701" w:type="dxa"/>
            <w:tcBorders>
              <w:top w:val="single" w:sz="12" w:space="0" w:color="auto"/>
              <w:bottom w:val="single" w:sz="12" w:space="0" w:color="auto"/>
            </w:tcBorders>
          </w:tcPr>
          <w:p w14:paraId="239593E2" w14:textId="77777777" w:rsidR="00A219C0" w:rsidRPr="00EA2CED" w:rsidRDefault="00A219C0" w:rsidP="006E04F7">
            <w:pPr>
              <w:ind w:firstLine="0"/>
              <w:rPr>
                <w:b/>
                <w:bCs/>
              </w:rPr>
            </w:pPr>
            <w:r>
              <w:rPr>
                <w:b/>
                <w:bCs/>
              </w:rPr>
              <w:t>M (SD)</w:t>
            </w:r>
          </w:p>
        </w:tc>
        <w:tc>
          <w:tcPr>
            <w:tcW w:w="708" w:type="dxa"/>
            <w:tcBorders>
              <w:bottom w:val="single" w:sz="12" w:space="0" w:color="auto"/>
            </w:tcBorders>
          </w:tcPr>
          <w:p w14:paraId="3C57089D" w14:textId="77777777" w:rsidR="00A219C0" w:rsidRPr="00EA2CED" w:rsidRDefault="00A219C0" w:rsidP="006E04F7">
            <w:pPr>
              <w:ind w:firstLine="0"/>
              <w:rPr>
                <w:b/>
                <w:bCs/>
              </w:rPr>
            </w:pPr>
            <w:r>
              <w:rPr>
                <w:b/>
                <w:bCs/>
              </w:rPr>
              <w:t>t(29)</w:t>
            </w:r>
          </w:p>
        </w:tc>
        <w:tc>
          <w:tcPr>
            <w:tcW w:w="1134" w:type="dxa"/>
            <w:tcBorders>
              <w:bottom w:val="single" w:sz="12" w:space="0" w:color="auto"/>
            </w:tcBorders>
          </w:tcPr>
          <w:p w14:paraId="71F23BC2" w14:textId="77777777" w:rsidR="00A219C0" w:rsidRPr="00EA2CED" w:rsidRDefault="00A219C0" w:rsidP="006E04F7">
            <w:pPr>
              <w:ind w:firstLine="0"/>
              <w:rPr>
                <w:b/>
                <w:bCs/>
              </w:rPr>
            </w:pPr>
            <w:r>
              <w:rPr>
                <w:b/>
                <w:bCs/>
              </w:rPr>
              <w:t>p-value</w:t>
            </w:r>
          </w:p>
        </w:tc>
        <w:tc>
          <w:tcPr>
            <w:tcW w:w="1701" w:type="dxa"/>
            <w:tcBorders>
              <w:bottom w:val="single" w:sz="12" w:space="0" w:color="auto"/>
            </w:tcBorders>
          </w:tcPr>
          <w:p w14:paraId="74EB81AD" w14:textId="77777777" w:rsidR="00A219C0" w:rsidRPr="00EA2CED" w:rsidRDefault="00A219C0" w:rsidP="006E04F7">
            <w:pPr>
              <w:ind w:firstLine="0"/>
              <w:rPr>
                <w:b/>
                <w:bCs/>
              </w:rPr>
            </w:pPr>
            <w:r>
              <w:rPr>
                <w:b/>
                <w:bCs/>
              </w:rPr>
              <w:t>CI</w:t>
            </w:r>
          </w:p>
        </w:tc>
        <w:tc>
          <w:tcPr>
            <w:tcW w:w="709" w:type="dxa"/>
            <w:tcBorders>
              <w:bottom w:val="single" w:sz="12" w:space="0" w:color="auto"/>
            </w:tcBorders>
          </w:tcPr>
          <w:p w14:paraId="09DAC1F6" w14:textId="77777777" w:rsidR="00A219C0" w:rsidRPr="00EA2CED" w:rsidRDefault="00A219C0" w:rsidP="006E04F7">
            <w:pPr>
              <w:ind w:firstLine="0"/>
              <w:rPr>
                <w:b/>
                <w:bCs/>
              </w:rPr>
            </w:pPr>
            <w:r>
              <w:rPr>
                <w:b/>
                <w:bCs/>
              </w:rPr>
              <w:t>d</w:t>
            </w:r>
          </w:p>
        </w:tc>
      </w:tr>
      <w:tr w:rsidR="00A219C0" w14:paraId="7E28A7AD" w14:textId="77777777" w:rsidTr="006E04F7">
        <w:trPr>
          <w:gridAfter w:val="1"/>
          <w:wAfter w:w="284" w:type="dxa"/>
          <w:trHeight w:val="490"/>
        </w:trPr>
        <w:tc>
          <w:tcPr>
            <w:tcW w:w="2269" w:type="dxa"/>
            <w:tcBorders>
              <w:bottom w:val="single" w:sz="12" w:space="0" w:color="auto"/>
            </w:tcBorders>
          </w:tcPr>
          <w:p w14:paraId="14C9FDC3" w14:textId="77777777" w:rsidR="00A219C0" w:rsidRPr="00EA2CED" w:rsidRDefault="00A219C0" w:rsidP="006E04F7">
            <w:pPr>
              <w:ind w:firstLine="0"/>
              <w:rPr>
                <w:b/>
                <w:bCs/>
              </w:rPr>
            </w:pPr>
            <w:r>
              <w:rPr>
                <w:b/>
                <w:bCs/>
              </w:rPr>
              <w:t>AUC</w:t>
            </w:r>
          </w:p>
        </w:tc>
        <w:tc>
          <w:tcPr>
            <w:tcW w:w="1701" w:type="dxa"/>
            <w:tcBorders>
              <w:bottom w:val="single" w:sz="12" w:space="0" w:color="auto"/>
            </w:tcBorders>
          </w:tcPr>
          <w:p w14:paraId="2418E9D9" w14:textId="77777777" w:rsidR="00A219C0" w:rsidRDefault="00A219C0" w:rsidP="006E04F7">
            <w:pPr>
              <w:ind w:firstLine="0"/>
            </w:pPr>
            <w:r>
              <w:t>0.75 (0.22)</w:t>
            </w:r>
          </w:p>
        </w:tc>
        <w:tc>
          <w:tcPr>
            <w:tcW w:w="1701" w:type="dxa"/>
            <w:tcBorders>
              <w:bottom w:val="single" w:sz="12" w:space="0" w:color="auto"/>
            </w:tcBorders>
          </w:tcPr>
          <w:p w14:paraId="6ACFF2A9" w14:textId="77777777" w:rsidR="00A219C0" w:rsidRDefault="00A219C0" w:rsidP="006E04F7">
            <w:pPr>
              <w:ind w:firstLine="0"/>
            </w:pPr>
            <w:r>
              <w:t>0.92 (0.26)</w:t>
            </w:r>
          </w:p>
        </w:tc>
        <w:tc>
          <w:tcPr>
            <w:tcW w:w="708" w:type="dxa"/>
            <w:tcBorders>
              <w:bottom w:val="single" w:sz="12" w:space="0" w:color="auto"/>
            </w:tcBorders>
          </w:tcPr>
          <w:p w14:paraId="469D2C83" w14:textId="77777777" w:rsidR="00A219C0" w:rsidRDefault="00A219C0" w:rsidP="006E04F7">
            <w:pPr>
              <w:ind w:firstLine="0"/>
            </w:pPr>
            <w:r>
              <w:t>3.91</w:t>
            </w:r>
          </w:p>
        </w:tc>
        <w:tc>
          <w:tcPr>
            <w:tcW w:w="1134" w:type="dxa"/>
            <w:tcBorders>
              <w:bottom w:val="single" w:sz="12" w:space="0" w:color="auto"/>
            </w:tcBorders>
          </w:tcPr>
          <w:p w14:paraId="16C185D1" w14:textId="77777777" w:rsidR="00A219C0" w:rsidRDefault="00A219C0" w:rsidP="006E04F7">
            <w:pPr>
              <w:ind w:firstLine="0"/>
            </w:pPr>
            <w:r>
              <w:t>&lt;0.001</w:t>
            </w:r>
          </w:p>
        </w:tc>
        <w:tc>
          <w:tcPr>
            <w:tcW w:w="1701" w:type="dxa"/>
            <w:tcBorders>
              <w:bottom w:val="single" w:sz="12" w:space="0" w:color="auto"/>
            </w:tcBorders>
          </w:tcPr>
          <w:p w14:paraId="19376FCE" w14:textId="77777777" w:rsidR="00A219C0" w:rsidRDefault="00A219C0" w:rsidP="006E04F7">
            <w:pPr>
              <w:ind w:firstLine="0"/>
            </w:pPr>
            <w:r>
              <w:t>-0.25, -0.08</w:t>
            </w:r>
          </w:p>
        </w:tc>
        <w:tc>
          <w:tcPr>
            <w:tcW w:w="709" w:type="dxa"/>
            <w:tcBorders>
              <w:bottom w:val="single" w:sz="12" w:space="0" w:color="auto"/>
            </w:tcBorders>
          </w:tcPr>
          <w:p w14:paraId="7EC8F33F" w14:textId="77777777" w:rsidR="00A219C0" w:rsidRDefault="00A219C0" w:rsidP="006E04F7">
            <w:pPr>
              <w:ind w:firstLine="0"/>
            </w:pPr>
            <w:r>
              <w:t>0.71</w:t>
            </w:r>
          </w:p>
        </w:tc>
      </w:tr>
      <w:tr w:rsidR="00A219C0" w14:paraId="69A27BF3" w14:textId="77777777" w:rsidTr="006E04F7">
        <w:trPr>
          <w:trHeight w:val="490"/>
        </w:trPr>
        <w:tc>
          <w:tcPr>
            <w:tcW w:w="10207" w:type="dxa"/>
            <w:gridSpan w:val="8"/>
            <w:tcBorders>
              <w:top w:val="single" w:sz="12" w:space="0" w:color="auto"/>
            </w:tcBorders>
          </w:tcPr>
          <w:p w14:paraId="78B59859" w14:textId="77777777" w:rsidR="00A219C0" w:rsidRDefault="00A219C0" w:rsidP="006E04F7">
            <w:pPr>
              <w:ind w:firstLine="0"/>
            </w:pPr>
            <w:r w:rsidRPr="00EA2CED">
              <w:rPr>
                <w:i/>
                <w:iCs/>
                <w:sz w:val="22"/>
                <w:szCs w:val="22"/>
              </w:rPr>
              <w:t xml:space="preserve">Note. </w:t>
            </w:r>
            <w:r>
              <w:rPr>
                <w:sz w:val="22"/>
                <w:szCs w:val="22"/>
              </w:rPr>
              <w:t>t(</w:t>
            </w:r>
            <w:proofErr w:type="spellStart"/>
            <w:r>
              <w:rPr>
                <w:sz w:val="22"/>
                <w:szCs w:val="22"/>
              </w:rPr>
              <w:t>df</w:t>
            </w:r>
            <w:proofErr w:type="spellEnd"/>
            <w:r>
              <w:rPr>
                <w:sz w:val="22"/>
                <w:szCs w:val="22"/>
              </w:rPr>
              <w:t>)</w:t>
            </w:r>
            <w:r w:rsidRPr="00EA2CED">
              <w:rPr>
                <w:sz w:val="22"/>
                <w:szCs w:val="22"/>
              </w:rPr>
              <w:t xml:space="preserve"> = t-test score</w:t>
            </w:r>
            <w:r>
              <w:rPr>
                <w:sz w:val="22"/>
                <w:szCs w:val="22"/>
              </w:rPr>
              <w:t>. D</w:t>
            </w:r>
            <w:r w:rsidRPr="00EA2CED">
              <w:rPr>
                <w:sz w:val="22"/>
                <w:szCs w:val="22"/>
              </w:rPr>
              <w:t>egrees of freedom are in parenthesis; CI = 95% confidence interval</w:t>
            </w:r>
            <w:r>
              <w:rPr>
                <w:sz w:val="22"/>
                <w:szCs w:val="22"/>
              </w:rPr>
              <w:t>s</w:t>
            </w:r>
            <w:r w:rsidRPr="00EA2CED">
              <w:rPr>
                <w:sz w:val="22"/>
                <w:szCs w:val="22"/>
              </w:rPr>
              <w:t>; d = Cohen's d.</w:t>
            </w:r>
          </w:p>
        </w:tc>
      </w:tr>
    </w:tbl>
    <w:p w14:paraId="4F2922A5" w14:textId="77777777" w:rsidR="00A219C0" w:rsidRPr="00A219C0" w:rsidRDefault="00A219C0" w:rsidP="00A219C0">
      <w:pPr>
        <w:ind w:firstLine="0"/>
      </w:pPr>
    </w:p>
    <w:p w14:paraId="7BE3C7B6" w14:textId="5A4465C1" w:rsidR="00A36939" w:rsidRPr="00A36939" w:rsidRDefault="00A36939" w:rsidP="00A36939">
      <w:pPr>
        <w:ind w:firstLine="0"/>
      </w:pPr>
    </w:p>
    <w:p w14:paraId="0BE09585" w14:textId="673C6BD4" w:rsidR="005F6361" w:rsidRDefault="00C95E59" w:rsidP="00E412ED">
      <w:pPr>
        <w:jc w:val="left"/>
      </w:pPr>
      <w:bookmarkStart w:id="468" w:name="_Ref114130120"/>
      <w:r>
        <w:br w:type="page"/>
      </w:r>
      <w:bookmarkEnd w:id="468"/>
    </w:p>
    <w:p w14:paraId="626C735D" w14:textId="77777777" w:rsidR="00AB541D" w:rsidRDefault="00AB541D" w:rsidP="005E08B6">
      <w:pPr>
        <w:ind w:firstLine="0"/>
        <w:jc w:val="left"/>
      </w:pPr>
    </w:p>
    <w:p w14:paraId="20D20597" w14:textId="5F7183C9" w:rsidR="00B00AED" w:rsidRDefault="00BB4D09" w:rsidP="005F6361">
      <w:pPr>
        <w:pStyle w:val="Heading2"/>
      </w:pPr>
      <w:bookmarkStart w:id="469" w:name="_Toc114485397"/>
      <w:commentRangeStart w:id="470"/>
      <w:r>
        <w:t>References</w:t>
      </w:r>
      <w:bookmarkEnd w:id="469"/>
      <w:commentRangeEnd w:id="470"/>
      <w:r w:rsidR="00356E51">
        <w:rPr>
          <w:rStyle w:val="CommentReference"/>
          <w:rFonts w:asciiTheme="majorBidi" w:eastAsiaTheme="minorEastAsia" w:hAnsiTheme="majorBidi" w:cstheme="majorBidi"/>
          <w:b w:val="0"/>
          <w:bCs w:val="0"/>
          <w:lang w:eastAsia="en-US" w:bidi="he-IL"/>
        </w:rPr>
        <w:commentReference w:id="470"/>
      </w:r>
    </w:p>
    <w:p w14:paraId="42B3AAFE" w14:textId="77777777" w:rsidR="00576907" w:rsidRDefault="0003265E" w:rsidP="00576907">
      <w:pPr>
        <w:pStyle w:val="Bibliography"/>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576907">
        <w:t xml:space="preserve">Abrams, R. L., Klinger, M. R., &amp; Greenwald, A. G. (2002). Subliminal words activate semantic categories (not automated motor responses). </w:t>
      </w:r>
      <w:r w:rsidR="00576907">
        <w:rPr>
          <w:i/>
          <w:iCs/>
        </w:rPr>
        <w:t>Psychonomic Bulletin &amp; Review</w:t>
      </w:r>
      <w:r w:rsidR="00576907">
        <w:t xml:space="preserve">, </w:t>
      </w:r>
      <w:r w:rsidR="00576907">
        <w:rPr>
          <w:i/>
          <w:iCs/>
        </w:rPr>
        <w:t>9</w:t>
      </w:r>
      <w:r w:rsidR="00576907">
        <w:t>(1), 100–106. https://doi.org/10.3758/BF03196262</w:t>
      </w:r>
    </w:p>
    <w:p w14:paraId="01B3A500" w14:textId="77777777" w:rsidR="00576907" w:rsidRDefault="00576907" w:rsidP="00576907">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63CD927E" w14:textId="77777777" w:rsidR="00576907" w:rsidRDefault="00576907" w:rsidP="00576907">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6079CD08" w14:textId="77777777" w:rsidR="00576907" w:rsidRDefault="00576907" w:rsidP="00576907">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3BBB93E8" w14:textId="77777777" w:rsidR="00576907" w:rsidRDefault="00576907" w:rsidP="00576907">
      <w:pPr>
        <w:pStyle w:val="Bibliography"/>
      </w:pPr>
      <w:r>
        <w:t xml:space="preserve">Avneon, M., &amp; Lamy, D. (2019). Do semantic priming and retrieval of stimulus-response associations depend on conscious perception? </w:t>
      </w:r>
      <w:r>
        <w:rPr>
          <w:i/>
          <w:iCs/>
        </w:rPr>
        <w:t>Consciousness and Cognition</w:t>
      </w:r>
      <w:r>
        <w:t xml:space="preserve">, </w:t>
      </w:r>
      <w:r>
        <w:rPr>
          <w:i/>
          <w:iCs/>
        </w:rPr>
        <w:t>69</w:t>
      </w:r>
      <w:r>
        <w:t>, 36–51. https://doi.org/10.1016/j.concog.2019.01.010</w:t>
      </w:r>
    </w:p>
    <w:p w14:paraId="2626099E" w14:textId="77777777" w:rsidR="00576907" w:rsidRDefault="00576907" w:rsidP="00576907">
      <w:pPr>
        <w:pStyle w:val="Bibliography"/>
      </w:pPr>
      <w:r>
        <w:t xml:space="preserve">Biderman, N., &amp; Mudrik, L. (2018). Evidence for Implicit—But Not Unconscious—Processing of Object-Scene Relations. </w:t>
      </w:r>
      <w:r>
        <w:rPr>
          <w:i/>
          <w:iCs/>
        </w:rPr>
        <w:t>Psychological Science</w:t>
      </w:r>
      <w:r>
        <w:t xml:space="preserve">, </w:t>
      </w:r>
      <w:r>
        <w:rPr>
          <w:i/>
          <w:iCs/>
        </w:rPr>
        <w:t>29</w:t>
      </w:r>
      <w:r>
        <w:t>(2), 266–277. https://doi.org/10.1177/0956797617735745</w:t>
      </w:r>
    </w:p>
    <w:p w14:paraId="1C4BC02D" w14:textId="77777777" w:rsidR="00576907" w:rsidRDefault="00576907" w:rsidP="00576907">
      <w:pPr>
        <w:pStyle w:val="Bibliography"/>
      </w:pPr>
      <w:r>
        <w:t xml:space="preserve">Bodner, G. E., &amp; Masson, M. E. J. (1997). Masked Repetition Priming of Words and Nonwords: Evidence for a Nonlexical Basis for Priming. </w:t>
      </w:r>
      <w:r>
        <w:rPr>
          <w:i/>
          <w:iCs/>
        </w:rPr>
        <w:t>Journal of Memory and Language</w:t>
      </w:r>
      <w:r>
        <w:t xml:space="preserve">, </w:t>
      </w:r>
      <w:r>
        <w:rPr>
          <w:i/>
          <w:iCs/>
        </w:rPr>
        <w:t>37</w:t>
      </w:r>
      <w:r>
        <w:t>(2), 268–293. https://doi.org/10.1006/jmla.1996.2507</w:t>
      </w:r>
    </w:p>
    <w:p w14:paraId="211846A8" w14:textId="77777777" w:rsidR="00576907" w:rsidRDefault="00576907" w:rsidP="00576907">
      <w:pPr>
        <w:pStyle w:val="Bibliography"/>
      </w:pPr>
      <w:r>
        <w:lastRenderedPageBreak/>
        <w:t xml:space="preserve">Bodner, G. E., &amp; Masson, M. E. J. (2003). Beyond spreading activation: An influence of relatedness proportion on masked semantic priming. </w:t>
      </w:r>
      <w:r>
        <w:rPr>
          <w:i/>
          <w:iCs/>
        </w:rPr>
        <w:t>Psychonomic Bulletin &amp; Review</w:t>
      </w:r>
      <w:r>
        <w:t xml:space="preserve">, </w:t>
      </w:r>
      <w:r>
        <w:rPr>
          <w:i/>
          <w:iCs/>
        </w:rPr>
        <w:t>10</w:t>
      </w:r>
      <w:r>
        <w:t>(3), 645–652. https://doi.org/10.3758/BF03196527</w:t>
      </w:r>
    </w:p>
    <w:p w14:paraId="3B5B595F" w14:textId="77777777" w:rsidR="00576907" w:rsidRDefault="00576907" w:rsidP="00576907">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3A807026" w14:textId="77777777" w:rsidR="00576907" w:rsidRDefault="00576907" w:rsidP="00576907">
      <w:pPr>
        <w:pStyle w:val="Bibliography"/>
      </w:pPr>
      <w:r>
        <w:t xml:space="preserve">Brainard, D. H. (1997). The Psychophysics Toolbox. </w:t>
      </w:r>
      <w:r>
        <w:rPr>
          <w:i/>
          <w:iCs/>
        </w:rPr>
        <w:t>Spatial Vision</w:t>
      </w:r>
      <w:r>
        <w:t xml:space="preserve">, </w:t>
      </w:r>
      <w:r>
        <w:rPr>
          <w:i/>
          <w:iCs/>
        </w:rPr>
        <w:t>10</w:t>
      </w:r>
      <w:r>
        <w:t>(4), 433–436. https://doi.org/10.1163/156856897X00357</w:t>
      </w:r>
    </w:p>
    <w:p w14:paraId="6C5B2517" w14:textId="77777777" w:rsidR="00576907" w:rsidRDefault="00576907" w:rsidP="00576907">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7FAAC189" w14:textId="77777777" w:rsidR="00576907" w:rsidRDefault="00576907" w:rsidP="00576907">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54CFB169" w14:textId="77777777" w:rsidR="00576907" w:rsidRDefault="00576907" w:rsidP="00576907">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3ED5E0BC" w14:textId="77777777" w:rsidR="00576907" w:rsidRDefault="00576907" w:rsidP="00576907">
      <w:pPr>
        <w:pStyle w:val="Bibliography"/>
      </w:pPr>
      <w:r>
        <w:t xml:space="preserve">Cressman, E. K., Franks, I. M., Enns, J. T., &amp; Chua, R. (2007). On-line control of pointing is modiﬁed by unseen visual shapes. </w:t>
      </w:r>
      <w:r>
        <w:rPr>
          <w:i/>
          <w:iCs/>
        </w:rPr>
        <w:t>Consciousness and Cognition</w:t>
      </w:r>
      <w:r>
        <w:t>, 11.</w:t>
      </w:r>
    </w:p>
    <w:p w14:paraId="2E1B731A" w14:textId="77777777" w:rsidR="00576907" w:rsidRDefault="00576907" w:rsidP="00576907">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6E1B6803" w14:textId="77777777" w:rsidR="00576907" w:rsidRDefault="00576907" w:rsidP="00576907">
      <w:pPr>
        <w:pStyle w:val="Bibliography"/>
      </w:pPr>
      <w:r>
        <w:lastRenderedPageBreak/>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2C722471" w14:textId="77777777" w:rsidR="00576907" w:rsidRDefault="00576907" w:rsidP="00576907">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31ECC583" w14:textId="77777777" w:rsidR="00576907" w:rsidRDefault="00576907" w:rsidP="00576907">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36210D9" w14:textId="77777777" w:rsidR="00576907" w:rsidRDefault="00576907" w:rsidP="00576907">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442D4201" w14:textId="77777777" w:rsidR="00576907" w:rsidRDefault="00576907" w:rsidP="00576907">
      <w:pPr>
        <w:pStyle w:val="Bibliography"/>
      </w:pPr>
      <w:r>
        <w:t xml:space="preserve">D’Errico, J. (2022). </w:t>
      </w:r>
      <w:r>
        <w:rPr>
          <w:i/>
          <w:iCs/>
        </w:rPr>
        <w:t>Inpaint_nans</w:t>
      </w:r>
      <w:r>
        <w:t>. MATLAB Central File Exchange. https://www.mathworks.com/matlabcentral/fileexchange/4551-inpaint_nans</w:t>
      </w:r>
    </w:p>
    <w:p w14:paraId="1749ECCB" w14:textId="77777777" w:rsidR="00576907" w:rsidRDefault="00576907" w:rsidP="00576907">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0A0DE5B7" w14:textId="77777777" w:rsidR="00576907" w:rsidRDefault="00576907" w:rsidP="00576907">
      <w:pPr>
        <w:pStyle w:val="Bibliography"/>
      </w:pPr>
      <w:r>
        <w:t xml:space="preserve">Dotan, D., &amp; Dehaene, S. (2013). How do we convert a number into a finger trajectory? </w:t>
      </w:r>
      <w:r>
        <w:rPr>
          <w:i/>
          <w:iCs/>
        </w:rPr>
        <w:t>Cognition</w:t>
      </w:r>
      <w:r>
        <w:t xml:space="preserve">, </w:t>
      </w:r>
      <w:r>
        <w:rPr>
          <w:i/>
          <w:iCs/>
        </w:rPr>
        <w:t>129</w:t>
      </w:r>
      <w:r>
        <w:t>(3), 512–529. https://doi.org/10.1016/j.cognition.2013.07.007</w:t>
      </w:r>
    </w:p>
    <w:p w14:paraId="52325946" w14:textId="77777777" w:rsidR="00576907" w:rsidRDefault="00576907" w:rsidP="00576907">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7097AA51" w14:textId="77777777" w:rsidR="00576907" w:rsidRDefault="00576907" w:rsidP="00576907">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056DE81B" w14:textId="77777777" w:rsidR="00576907" w:rsidRDefault="00576907" w:rsidP="00576907">
      <w:pPr>
        <w:pStyle w:val="Bibliography"/>
      </w:pPr>
      <w:r>
        <w:lastRenderedPageBreak/>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646DFEE4" w14:textId="77777777" w:rsidR="00576907" w:rsidRDefault="00576907" w:rsidP="00576907">
      <w:pPr>
        <w:pStyle w:val="Bibliography"/>
      </w:pPr>
      <w:r>
        <w:t xml:space="preserve">Everitt, B. S., &amp; Skrondal, A. (2010). </w:t>
      </w:r>
      <w:r>
        <w:rPr>
          <w:i/>
          <w:iCs/>
        </w:rPr>
        <w:t>The Cambridge dictionary of statistics</w:t>
      </w:r>
      <w:r>
        <w:t>. http://196.43.179.6:8080/xmlui/handle/123456789/1213</w:t>
      </w:r>
    </w:p>
    <w:p w14:paraId="6AD85BAC" w14:textId="77777777" w:rsidR="00576907" w:rsidRDefault="00576907" w:rsidP="00576907">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0941D671" w14:textId="77777777" w:rsidR="00576907" w:rsidRDefault="00576907" w:rsidP="00576907">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3DCC5164" w14:textId="77777777" w:rsidR="00576907" w:rsidRDefault="00576907" w:rsidP="00576907">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625B46D6" w14:textId="77777777" w:rsidR="00576907" w:rsidRDefault="00576907" w:rsidP="00576907">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62B973F4" w14:textId="77777777" w:rsidR="00576907" w:rsidRDefault="00576907" w:rsidP="00576907">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7FA24D46" w14:textId="77777777" w:rsidR="00576907" w:rsidRDefault="00576907" w:rsidP="00576907">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107B7D61" w14:textId="77777777" w:rsidR="00576907" w:rsidRDefault="00576907" w:rsidP="00576907">
      <w:pPr>
        <w:pStyle w:val="Bibliography"/>
      </w:pPr>
      <w:r>
        <w:lastRenderedPageBreak/>
        <w:t xml:space="preserve">Forster, K. I., &amp; Davis, C. (1984). Repetition priming and frequency attenuation in lexical access. </w:t>
      </w:r>
      <w:r>
        <w:rPr>
          <w:i/>
          <w:iCs/>
        </w:rPr>
        <w:t>Journal of Experimental Psychology: Learning, Memory, and Cognition</w:t>
      </w:r>
      <w:r>
        <w:t xml:space="preserve">, </w:t>
      </w:r>
      <w:r>
        <w:rPr>
          <w:i/>
          <w:iCs/>
        </w:rPr>
        <w:t>10</w:t>
      </w:r>
      <w:r>
        <w:t>, 680–698. https://doi.org/10.1037/0278-7393.10.4.680</w:t>
      </w:r>
    </w:p>
    <w:p w14:paraId="6C85AAF5" w14:textId="77777777" w:rsidR="00576907" w:rsidRDefault="00576907" w:rsidP="00576907">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5EFC6619" w14:textId="77777777" w:rsidR="00576907" w:rsidRDefault="00576907" w:rsidP="00576907">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13E5B8E8" w14:textId="77777777" w:rsidR="00576907" w:rsidRDefault="00576907" w:rsidP="00576907">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6EF35E5E" w14:textId="77777777" w:rsidR="00576907" w:rsidRDefault="00576907" w:rsidP="00576907">
      <w:pPr>
        <w:pStyle w:val="Bibliography"/>
      </w:pPr>
      <w:r>
        <w:t xml:space="preserve">Frost, R., &amp; Plaut, D. (2005). </w:t>
      </w:r>
      <w:r>
        <w:rPr>
          <w:i/>
          <w:iCs/>
        </w:rPr>
        <w:t>The word-frequency database for printed Hebrew</w:t>
      </w:r>
      <w:r>
        <w:t>. http://word-freq.huji.ac.il/index.html</w:t>
      </w:r>
    </w:p>
    <w:p w14:paraId="09781DEF" w14:textId="77777777" w:rsidR="00576907" w:rsidRDefault="00576907" w:rsidP="00576907">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60210EF2" w14:textId="77777777" w:rsidR="00576907" w:rsidRDefault="00576907" w:rsidP="00576907">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6F4751CC" w14:textId="77777777" w:rsidR="00576907" w:rsidRDefault="00576907" w:rsidP="00576907">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1E19F0EE" w14:textId="77777777" w:rsidR="00576907" w:rsidRDefault="00576907" w:rsidP="00576907">
      <w:pPr>
        <w:pStyle w:val="Bibliography"/>
      </w:pPr>
      <w:r>
        <w:lastRenderedPageBreak/>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643C8AA3" w14:textId="77777777" w:rsidR="00576907" w:rsidRDefault="00576907" w:rsidP="00576907">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019F878E" w14:textId="77777777" w:rsidR="00576907" w:rsidRDefault="00576907" w:rsidP="00576907">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601FFB1F" w14:textId="77777777" w:rsidR="00576907" w:rsidRDefault="00576907" w:rsidP="00576907">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45F1B85E" w14:textId="77777777" w:rsidR="00576907" w:rsidRDefault="00576907" w:rsidP="00576907">
      <w:pPr>
        <w:pStyle w:val="Bibliography"/>
      </w:pPr>
      <w:r>
        <w:t xml:space="preserve">Jonas. (2020). </w:t>
      </w:r>
      <w:r>
        <w:rPr>
          <w:i/>
          <w:iCs/>
        </w:rPr>
        <w:t>PlotSpread</w:t>
      </w:r>
      <w:r>
        <w:t xml:space="preserve"> (Version 1.2.0.0) [Source code]. https://www.mathworks.com/matlabcentral/fileexchange/37105-plot-spread-points-beeswarm-plot</w:t>
      </w:r>
    </w:p>
    <w:p w14:paraId="653AC6DD" w14:textId="77777777" w:rsidR="00576907" w:rsidRDefault="00576907" w:rsidP="00576907">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1AEBE886" w14:textId="77777777" w:rsidR="00576907" w:rsidRDefault="00576907" w:rsidP="00576907">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67442728" w14:textId="77777777" w:rsidR="00576907" w:rsidRDefault="00576907" w:rsidP="00576907">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C9F1880" w14:textId="77777777" w:rsidR="00576907" w:rsidRDefault="00576907" w:rsidP="00576907">
      <w:pPr>
        <w:pStyle w:val="Bibliography"/>
      </w:pPr>
      <w:r>
        <w:t xml:space="preserve">Kohl, M. (2019). </w:t>
      </w:r>
      <w:r>
        <w:rPr>
          <w:i/>
          <w:iCs/>
        </w:rPr>
        <w:t>MKinfer: Inferential Statistics</w:t>
      </w:r>
      <w:r>
        <w:t xml:space="preserve"> (0.7). http://www.stamats.de</w:t>
      </w:r>
    </w:p>
    <w:p w14:paraId="3E7BC0B7" w14:textId="77777777" w:rsidR="00576907" w:rsidRDefault="00576907" w:rsidP="00576907">
      <w:pPr>
        <w:pStyle w:val="Bibliography"/>
      </w:pPr>
      <w:r>
        <w:lastRenderedPageBreak/>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2C9CFAA2" w14:textId="77777777" w:rsidR="00576907" w:rsidRDefault="00576907" w:rsidP="00576907">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1D47DDA3" w14:textId="77777777" w:rsidR="00576907" w:rsidRDefault="00576907" w:rsidP="00576907">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690E8650" w14:textId="77777777" w:rsidR="00576907" w:rsidRDefault="00576907" w:rsidP="00576907">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6D438B91" w14:textId="77777777" w:rsidR="00576907" w:rsidRDefault="00576907" w:rsidP="00576907">
      <w:pPr>
        <w:pStyle w:val="Bibliography"/>
      </w:pPr>
      <w:r>
        <w:t xml:space="preserve">Lloyd, D. A., Abrahamyan, A., &amp; Harris, J. A. (2013). </w:t>
      </w:r>
      <w:r>
        <w:rPr>
          <w:i/>
          <w:iCs/>
        </w:rPr>
        <w:t>Brain-Stimulation Induced Blindsight: Unconscious Vision or Response Bias?</w:t>
      </w:r>
      <w:r>
        <w:t xml:space="preserve"> e82828. https://doi.org/10.1371/journal.pone.0082828</w:t>
      </w:r>
    </w:p>
    <w:p w14:paraId="534E3814" w14:textId="77777777" w:rsidR="00576907" w:rsidRDefault="00576907" w:rsidP="00576907">
      <w:pPr>
        <w:pStyle w:val="Bibliography"/>
      </w:pPr>
      <w:r>
        <w:t xml:space="preserve">Mack, A., &amp; Rock, I. (1998). Inattentional blindness: Perception without attention. In </w:t>
      </w:r>
      <w:r>
        <w:rPr>
          <w:i/>
          <w:iCs/>
        </w:rPr>
        <w:t>Visual attention</w:t>
      </w:r>
      <w:r>
        <w:t xml:space="preserve"> (pp. 55–76). Oxford University Press.</w:t>
      </w:r>
    </w:p>
    <w:p w14:paraId="7ACA4196" w14:textId="77777777" w:rsidR="00576907" w:rsidRDefault="00576907" w:rsidP="00576907">
      <w:pPr>
        <w:pStyle w:val="Bibliography"/>
      </w:pPr>
      <w:r>
        <w:t xml:space="preserve">Macmillan, N. A., &amp; Creelman, C. D. (2004). </w:t>
      </w:r>
      <w:r>
        <w:rPr>
          <w:i/>
          <w:iCs/>
        </w:rPr>
        <w:t>Detection Theory: A User’s Guide</w:t>
      </w:r>
      <w:r>
        <w:t xml:space="preserve"> (2nd ed.). Psychology Press. https://doi.org/10.4324/9781410611147</w:t>
      </w:r>
    </w:p>
    <w:p w14:paraId="3C430E08" w14:textId="77777777" w:rsidR="00576907" w:rsidRDefault="00576907" w:rsidP="00576907">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737E0A2A" w14:textId="77777777" w:rsidR="00576907" w:rsidRDefault="00576907" w:rsidP="00576907">
      <w:pPr>
        <w:pStyle w:val="Bibliography"/>
      </w:pPr>
      <w:r>
        <w:lastRenderedPageBreak/>
        <w:t xml:space="preserve">Maris, E., &amp; Oostenveld, R. (2007). Nonparametric statistical testing of EEG- and MEG-data. </w:t>
      </w:r>
      <w:r>
        <w:rPr>
          <w:i/>
          <w:iCs/>
        </w:rPr>
        <w:t>Journal of Neuroscience Methods</w:t>
      </w:r>
      <w:r>
        <w:t xml:space="preserve">, </w:t>
      </w:r>
      <w:r>
        <w:rPr>
          <w:i/>
          <w:iCs/>
        </w:rPr>
        <w:t>164</w:t>
      </w:r>
      <w:r>
        <w:t>(1), 177–190. https://doi.org/10.1016/j.jneumeth.2007.03.024</w:t>
      </w:r>
    </w:p>
    <w:p w14:paraId="4558F57A" w14:textId="77777777" w:rsidR="00576907" w:rsidRDefault="00576907" w:rsidP="00576907">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00CE2BDB" w14:textId="77777777" w:rsidR="00576907" w:rsidRDefault="00576907" w:rsidP="00576907">
      <w:pPr>
        <w:pStyle w:val="Bibliography"/>
      </w:pPr>
      <w:r>
        <w:rPr>
          <w:i/>
          <w:iCs/>
        </w:rPr>
        <w:t>MATLAB</w:t>
      </w:r>
      <w:r>
        <w:t xml:space="preserve"> (9.9.0.14677003 (R2020b)). (2020). The MathWorks Inc.</w:t>
      </w:r>
    </w:p>
    <w:p w14:paraId="00751E92" w14:textId="77777777" w:rsidR="00576907" w:rsidRDefault="00576907" w:rsidP="00576907">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28226863" w14:textId="77777777" w:rsidR="00576907" w:rsidRDefault="00576907" w:rsidP="00576907">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4B0B566C" w14:textId="77777777" w:rsidR="00576907" w:rsidRDefault="00576907" w:rsidP="00576907">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0CFF3E1F" w14:textId="77777777" w:rsidR="00576907" w:rsidRDefault="00576907" w:rsidP="00576907">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36FEF4FE" w14:textId="77777777" w:rsidR="00576907" w:rsidRDefault="00576907" w:rsidP="00576907">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E0983EB" w14:textId="77777777" w:rsidR="00576907" w:rsidRDefault="00576907" w:rsidP="00576907">
      <w:pPr>
        <w:pStyle w:val="Bibliography"/>
      </w:pPr>
      <w:r>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7E16D1CB" w14:textId="77777777" w:rsidR="00576907" w:rsidRDefault="00576907" w:rsidP="00576907">
      <w:pPr>
        <w:pStyle w:val="Bibliography"/>
      </w:pPr>
      <w:r>
        <w:lastRenderedPageBreak/>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4C7B49AA" w14:textId="77777777" w:rsidR="00576907" w:rsidRDefault="00576907" w:rsidP="00576907">
      <w:pPr>
        <w:pStyle w:val="Bibliography"/>
      </w:pPr>
      <w:r>
        <w:rPr>
          <w:i/>
          <w:iCs/>
        </w:rPr>
        <w:t>Motive</w:t>
      </w:r>
      <w:r>
        <w:t xml:space="preserve"> (2.3.0). (2021). NaturalPoint, Inc. https://optitrack.com/software/motive/</w:t>
      </w:r>
    </w:p>
    <w:p w14:paraId="30C5CE68" w14:textId="77777777" w:rsidR="00576907" w:rsidRDefault="00576907" w:rsidP="00576907">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2F8C48D8" w14:textId="77777777" w:rsidR="00576907" w:rsidRDefault="00576907" w:rsidP="00576907">
      <w:pPr>
        <w:pStyle w:val="Bibliography"/>
      </w:pPr>
      <w:r>
        <w:t xml:space="preserve">Musall, S. (2022). </w:t>
      </w:r>
      <w:r>
        <w:rPr>
          <w:i/>
          <w:iCs/>
        </w:rPr>
        <w:t>Stdshade</w:t>
      </w:r>
      <w:r>
        <w:t xml:space="preserve"> (Version 1.40.0.1) [Source code]. https://www.mathworks.com/matlabcentral/fileexchange/29534-stdshade</w:t>
      </w:r>
    </w:p>
    <w:p w14:paraId="33D350E0" w14:textId="77777777" w:rsidR="00576907" w:rsidRDefault="00576907" w:rsidP="00576907">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4CD26303" w14:textId="77777777" w:rsidR="00576907" w:rsidRDefault="00576907" w:rsidP="00576907">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3E2D486D" w14:textId="77777777" w:rsidR="00576907" w:rsidRDefault="00576907" w:rsidP="00576907">
      <w:pPr>
        <w:pStyle w:val="Bibliography"/>
      </w:pPr>
      <w:r>
        <w:rPr>
          <w:i/>
          <w:iCs/>
        </w:rPr>
        <w:t>NatNet SDK</w:t>
      </w:r>
      <w:r>
        <w:t xml:space="preserve"> (4.0.0). (2021). NaturalPoint, Inc. https://optitrack.com/software/motive/</w:t>
      </w:r>
    </w:p>
    <w:p w14:paraId="6A404B5F" w14:textId="77777777" w:rsidR="00576907" w:rsidRDefault="00576907" w:rsidP="00576907">
      <w:pPr>
        <w:pStyle w:val="Bibliography"/>
      </w:pPr>
      <w:r>
        <w:t xml:space="preserve">Nelson, M. (2015). </w:t>
      </w:r>
      <w:r>
        <w:rPr>
          <w:i/>
          <w:iCs/>
        </w:rPr>
        <w:t>MyBinomTest</w:t>
      </w:r>
      <w:r>
        <w:t xml:space="preserve"> (Version 2.0.0.0) [Source code]. https://www.mathworks.com/matlabcentral/fileexchange/24813-mybinomtest-s-n-p-sided</w:t>
      </w:r>
    </w:p>
    <w:p w14:paraId="3F986A2E" w14:textId="77777777" w:rsidR="00576907" w:rsidRDefault="00576907" w:rsidP="00576907">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552E4B6A" w14:textId="77777777" w:rsidR="00576907" w:rsidRDefault="00576907" w:rsidP="00576907">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6C100024" w14:textId="77777777" w:rsidR="00576907" w:rsidRDefault="00576907" w:rsidP="00576907">
      <w:pPr>
        <w:pStyle w:val="Bibliography"/>
      </w:pPr>
      <w:r>
        <w:lastRenderedPageBreak/>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CE24EBA" w14:textId="77777777" w:rsidR="00576907" w:rsidRDefault="00576907" w:rsidP="00576907">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50F313E8" w14:textId="77777777" w:rsidR="00576907" w:rsidRDefault="00576907" w:rsidP="00576907">
      <w:pPr>
        <w:pStyle w:val="Bibliography"/>
      </w:pPr>
      <w:r>
        <w:t xml:space="preserve">Peters, M. A. K., &amp; Lau, H. (2015). </w:t>
      </w:r>
      <w:r>
        <w:rPr>
          <w:i/>
          <w:iCs/>
        </w:rPr>
        <w:t>Human observers have optimal introspective access to perceptual processes even for visually masked stimuli</w:t>
      </w:r>
      <w:r>
        <w:t>. 30.</w:t>
      </w:r>
    </w:p>
    <w:p w14:paraId="184F790F" w14:textId="77777777" w:rsidR="00576907" w:rsidRDefault="00576907" w:rsidP="00576907">
      <w:pPr>
        <w:pStyle w:val="Bibliography"/>
      </w:pPr>
      <w:r>
        <w:t xml:space="preserve">Phillips, W. A., &amp; Baddeley, A. D. (1971). Reaction time and short-term visual memory. </w:t>
      </w:r>
      <w:r>
        <w:rPr>
          <w:i/>
          <w:iCs/>
        </w:rPr>
        <w:t>Psychonomic Science</w:t>
      </w:r>
      <w:r>
        <w:t xml:space="preserve">, </w:t>
      </w:r>
      <w:r>
        <w:rPr>
          <w:i/>
          <w:iCs/>
        </w:rPr>
        <w:t>22</w:t>
      </w:r>
      <w:r>
        <w:t>(2), 73–74. https://doi.org/10.3758/BF03332500</w:t>
      </w:r>
    </w:p>
    <w:p w14:paraId="3BE3FCC1" w14:textId="77777777" w:rsidR="00576907" w:rsidRDefault="00576907" w:rsidP="00576907">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34645CD1" w14:textId="77777777" w:rsidR="00576907" w:rsidRDefault="00576907" w:rsidP="00576907">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09499C90" w14:textId="77777777" w:rsidR="00576907" w:rsidRDefault="00576907" w:rsidP="00576907">
      <w:pPr>
        <w:pStyle w:val="Bibliography"/>
      </w:pPr>
      <w:r>
        <w:t xml:space="preserve">Rabagliati, H., Robertson, A., &amp; Carmel, D. (2018). The importance of awareness for understanding language. </w:t>
      </w:r>
      <w:r>
        <w:rPr>
          <w:i/>
          <w:iCs/>
        </w:rPr>
        <w:t>Journal of Experimental Psychology: General</w:t>
      </w:r>
      <w:r>
        <w:t xml:space="preserve">, </w:t>
      </w:r>
      <w:r>
        <w:rPr>
          <w:i/>
          <w:iCs/>
        </w:rPr>
        <w:t>147</w:t>
      </w:r>
      <w:r>
        <w:t>(2), 190. https://doi.org/10.1037/xge0000348</w:t>
      </w:r>
    </w:p>
    <w:p w14:paraId="68080399" w14:textId="77777777" w:rsidR="00576907" w:rsidRDefault="00576907" w:rsidP="00576907">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167EE2C5" w14:textId="77777777" w:rsidR="00576907" w:rsidRDefault="00576907" w:rsidP="00576907">
      <w:pPr>
        <w:pStyle w:val="Bibliography"/>
      </w:pPr>
      <w:r>
        <w:lastRenderedPageBreak/>
        <w:t xml:space="preserve">Reingold, E. M., &amp; Merikle, P. M. (1990). On the Inter-relatedness of Theory and Measurement in the Study of Unconscious Processes. </w:t>
      </w:r>
      <w:r>
        <w:rPr>
          <w:i/>
          <w:iCs/>
        </w:rPr>
        <w:t>Mind &amp; Language</w:t>
      </w:r>
      <w:r>
        <w:t xml:space="preserve">, </w:t>
      </w:r>
      <w:r>
        <w:rPr>
          <w:i/>
          <w:iCs/>
        </w:rPr>
        <w:t>5</w:t>
      </w:r>
      <w:r>
        <w:t>(1), 9–28. https://doi.org/10.1111/j.1468-0017.1990.tb00150.x</w:t>
      </w:r>
    </w:p>
    <w:p w14:paraId="1CCE5F68" w14:textId="77777777" w:rsidR="00576907" w:rsidRDefault="00576907" w:rsidP="00576907">
      <w:pPr>
        <w:pStyle w:val="Bibliography"/>
      </w:pPr>
      <w:r>
        <w:t xml:space="preserve">Resulaj, A., Kiani, R., Wolpert, D. M., &amp; Shadlen, M. N. (2009). Changes of mind in decision-making. </w:t>
      </w:r>
      <w:r>
        <w:rPr>
          <w:i/>
          <w:iCs/>
        </w:rPr>
        <w:t>Nature</w:t>
      </w:r>
      <w:r>
        <w:t xml:space="preserve">, </w:t>
      </w:r>
      <w:r>
        <w:rPr>
          <w:i/>
          <w:iCs/>
        </w:rPr>
        <w:t>461</w:t>
      </w:r>
      <w:r>
        <w:t>(7261), Article 7261. https://doi.org/10.1038/nature08275</w:t>
      </w:r>
    </w:p>
    <w:p w14:paraId="342EE955" w14:textId="77777777" w:rsidR="00576907" w:rsidRDefault="00576907" w:rsidP="00576907">
      <w:pPr>
        <w:pStyle w:val="Bibliography"/>
      </w:pPr>
      <w:r>
        <w:t xml:space="preserve">Ric, F., &amp; Muller, D. (2012). Unconscious addition: When we unconsciously initiate and follow arithmetic rules. </w:t>
      </w:r>
      <w:r>
        <w:rPr>
          <w:i/>
          <w:iCs/>
        </w:rPr>
        <w:t>Journal of Experimental Psychology: General</w:t>
      </w:r>
      <w:r>
        <w:t xml:space="preserve">, </w:t>
      </w:r>
      <w:r>
        <w:rPr>
          <w:i/>
          <w:iCs/>
        </w:rPr>
        <w:t>141</w:t>
      </w:r>
      <w:r>
        <w:t>, 222–226. https://doi.org/10.1037/a0024608</w:t>
      </w:r>
    </w:p>
    <w:p w14:paraId="06BA1F79" w14:textId="77777777" w:rsidR="00576907" w:rsidRDefault="00576907" w:rsidP="00576907">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D562446" w14:textId="77777777" w:rsidR="00576907" w:rsidRDefault="00576907" w:rsidP="00576907">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5CBA5790" w14:textId="77777777" w:rsidR="00576907" w:rsidRDefault="00576907" w:rsidP="00576907">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BE09C0" w14:textId="77777777" w:rsidR="00576907" w:rsidRDefault="00576907" w:rsidP="00576907">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C88EDCE" w14:textId="77777777" w:rsidR="00576907" w:rsidRDefault="00576907" w:rsidP="00576907">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C17D6C6" w14:textId="77777777" w:rsidR="00576907" w:rsidRDefault="00576907" w:rsidP="00576907">
      <w:pPr>
        <w:pStyle w:val="Bibliography"/>
      </w:pPr>
      <w:r>
        <w:lastRenderedPageBreak/>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099722BB" w14:textId="77777777" w:rsidR="00576907" w:rsidRDefault="00576907" w:rsidP="00576907">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061C0746" w14:textId="77777777" w:rsidR="00576907" w:rsidRDefault="00576907" w:rsidP="00576907">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C4FC9C4" w14:textId="77777777" w:rsidR="00576907" w:rsidRDefault="00576907" w:rsidP="00576907">
      <w:pPr>
        <w:pStyle w:val="Bibliography"/>
      </w:pPr>
      <w:r>
        <w:t xml:space="preserve">Shrestha, D. L. (2014). </w:t>
      </w:r>
      <w:r>
        <w:rPr>
          <w:i/>
          <w:iCs/>
        </w:rPr>
        <w:t>Invprctile</w:t>
      </w:r>
      <w:r>
        <w:t xml:space="preserve"> (Version 1.2.0.0) [Source code]. https://www.mathworks.com/matlabcentral/fileexchange/41131-inverse-percentiles-of-a-sample</w:t>
      </w:r>
    </w:p>
    <w:p w14:paraId="1BFC4D08" w14:textId="77777777" w:rsidR="00576907" w:rsidRDefault="00576907" w:rsidP="00576907">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3923E3E1" w14:textId="77777777" w:rsidR="00576907" w:rsidRDefault="00576907" w:rsidP="00576907">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30E9FC84" w14:textId="77777777" w:rsidR="00576907" w:rsidRDefault="00576907" w:rsidP="00576907">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1B891C43" w14:textId="77777777" w:rsidR="00576907" w:rsidRDefault="00576907" w:rsidP="00576907">
      <w:pPr>
        <w:pStyle w:val="Bibliography"/>
      </w:pPr>
      <w:r>
        <w:lastRenderedPageBreak/>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760DF4AD" w14:textId="77777777" w:rsidR="00576907" w:rsidRDefault="00576907" w:rsidP="00576907">
      <w:pPr>
        <w:pStyle w:val="Bibliography"/>
      </w:pPr>
      <w:r>
        <w:t xml:space="preserve">Vadillo, M. A., Malejka,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107095D9" w14:textId="77777777" w:rsidR="00576907" w:rsidRDefault="00576907" w:rsidP="00576907">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4A316931" w14:textId="77777777" w:rsidR="00576907" w:rsidRDefault="00576907" w:rsidP="00576907">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649D61F4" w14:textId="77777777" w:rsidR="00576907" w:rsidRDefault="00576907" w:rsidP="00576907">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04C3AFBA" w14:textId="77777777" w:rsidR="00576907" w:rsidRDefault="00576907" w:rsidP="00576907">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62391D21" w14:textId="77777777" w:rsidR="00576907" w:rsidRDefault="00576907" w:rsidP="00576907">
      <w:pPr>
        <w:pStyle w:val="Bibliography"/>
      </w:pPr>
      <w:r>
        <w:t xml:space="preserve">Xiao, K., Yamauchi, T., &amp; Bowman, C. (2015). </w:t>
      </w:r>
      <w:r>
        <w:rPr>
          <w:i/>
          <w:iCs/>
        </w:rPr>
        <w:t>Assessing Masked Semantic Priming: Cursor Trajectory versus Response Time Measures</w:t>
      </w:r>
      <w:r>
        <w:t>. 7.</w:t>
      </w:r>
    </w:p>
    <w:p w14:paraId="441F5B6C" w14:textId="77777777" w:rsidR="00576907" w:rsidRDefault="00576907" w:rsidP="00576907">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02030F50" w14:textId="77777777" w:rsidR="00576907" w:rsidRDefault="00576907" w:rsidP="00576907">
      <w:pPr>
        <w:pStyle w:val="Bibliography"/>
      </w:pPr>
      <w:r>
        <w:lastRenderedPageBreak/>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A121B67" w14:textId="04D3FB41" w:rsidR="00CD20FA" w:rsidRDefault="0003265E" w:rsidP="00AA73D1">
      <w:pPr>
        <w:ind w:firstLine="0"/>
        <w:rPr>
          <w:lang w:eastAsia="ja-JP" w:bidi="ar-SA"/>
        </w:rPr>
      </w:pPr>
      <w:r>
        <w:rPr>
          <w:lang w:eastAsia="ja-JP" w:bidi="ar-SA"/>
        </w:rPr>
        <w:fldChar w:fldCharType="end"/>
      </w:r>
    </w:p>
    <w:sectPr w:rsidR="00CD20FA" w:rsidSect="00DC4DA6">
      <w:headerReference w:type="default" r:id="rId22"/>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Liad Mudrik" w:date="2023-06-28T18:53:00Z" w:initials="LM">
    <w:p w14:paraId="549ABFC7" w14:textId="77777777" w:rsidR="005D4A99" w:rsidRDefault="005D4A99" w:rsidP="00760205">
      <w:pPr>
        <w:jc w:val="left"/>
      </w:pPr>
      <w:r>
        <w:rPr>
          <w:rStyle w:val="CommentReference"/>
        </w:rPr>
        <w:annotationRef/>
      </w:r>
      <w:r>
        <w:rPr>
          <w:color w:val="000000"/>
          <w:sz w:val="20"/>
          <w:szCs w:val="20"/>
        </w:rPr>
        <w:t>let’s remove one of those; I don’t mind which</w:t>
      </w:r>
    </w:p>
  </w:comment>
  <w:comment w:id="9" w:author="Liad Mudrik" w:date="2023-06-28T19:26:00Z" w:initials="LM">
    <w:p w14:paraId="281393D7" w14:textId="77777777" w:rsidR="005D4A99" w:rsidRDefault="005D4A99" w:rsidP="00760205">
      <w:pPr>
        <w:jc w:val="left"/>
      </w:pPr>
      <w:r>
        <w:rPr>
          <w:rStyle w:val="CommentReference"/>
        </w:rPr>
        <w:annotationRef/>
      </w:r>
      <w:r>
        <w:rPr>
          <w:sz w:val="20"/>
          <w:szCs w:val="20"/>
        </w:rPr>
        <w:t>please add Mudrik &amp; Deouell, 2022</w:t>
      </w:r>
    </w:p>
  </w:comment>
  <w:comment w:id="12" w:author="Liad Mudrik" w:date="2023-06-28T19:39:00Z" w:initials="LM">
    <w:p w14:paraId="0986EDD8" w14:textId="77777777" w:rsidR="005D4A99" w:rsidRDefault="005D4A99" w:rsidP="00760205">
      <w:pPr>
        <w:jc w:val="left"/>
      </w:pPr>
      <w:r>
        <w:rPr>
          <w:rStyle w:val="CommentReference"/>
        </w:rPr>
        <w:annotationRef/>
      </w:r>
      <w:r>
        <w:rPr>
          <w:color w:val="000000"/>
          <w:sz w:val="20"/>
          <w:szCs w:val="20"/>
        </w:rPr>
        <w:t>can you provide one more reference? Maybe the review by Dotan et al?</w:t>
      </w:r>
    </w:p>
  </w:comment>
  <w:comment w:id="15" w:author="Liad Mudrik" w:date="2023-06-28T19:46:00Z" w:initials="LM">
    <w:p w14:paraId="0F22F1CE" w14:textId="77777777" w:rsidR="005D4A99" w:rsidRDefault="005D4A99" w:rsidP="00760205">
      <w:pPr>
        <w:jc w:val="left"/>
      </w:pPr>
      <w:r>
        <w:rPr>
          <w:rStyle w:val="CommentReference"/>
        </w:rPr>
        <w:annotationRef/>
      </w:r>
      <w:r>
        <w:rPr>
          <w:color w:val="000000"/>
          <w:sz w:val="20"/>
          <w:szCs w:val="20"/>
        </w:rPr>
        <w:t>I don’t quite get what these paper are, as the sentence seems to give the conclusion for the previous study. Are these studies showing the same thing? Under this assumption, I added the “see also”, but if this was wrong, we should change</w:t>
      </w:r>
    </w:p>
  </w:comment>
  <w:comment w:id="18" w:author="Liad Mudrik" w:date="2023-06-28T19:53:00Z" w:initials="LM">
    <w:p w14:paraId="267E3E7B" w14:textId="77777777" w:rsidR="005D4A99" w:rsidRDefault="005D4A99" w:rsidP="00760205">
      <w:pPr>
        <w:jc w:val="left"/>
      </w:pPr>
      <w:r>
        <w:rPr>
          <w:rStyle w:val="CommentReference"/>
        </w:rPr>
        <w:annotationRef/>
      </w:r>
      <w:r>
        <w:rPr>
          <w:color w:val="000000"/>
          <w:sz w:val="20"/>
          <w:szCs w:val="20"/>
          <w:highlight w:val="yellow"/>
        </w:rPr>
        <w:t>Yaron. I</w:t>
      </w:r>
      <w:r>
        <w:rPr>
          <w:color w:val="000000"/>
          <w:sz w:val="20"/>
          <w:szCs w:val="20"/>
        </w:rPr>
        <w:t xml:space="preserve">., Zeevi. Y., Korisky, U., Marshall, W., &amp; </w:t>
      </w:r>
      <w:r>
        <w:rPr>
          <w:b/>
          <w:bCs/>
          <w:color w:val="000000"/>
          <w:sz w:val="20"/>
          <w:szCs w:val="20"/>
        </w:rPr>
        <w:t>Mudrik, L</w:t>
      </w:r>
      <w:r>
        <w:rPr>
          <w:color w:val="000000"/>
          <w:sz w:val="20"/>
          <w:szCs w:val="20"/>
        </w:rPr>
        <w:t>. 2023,</w:t>
      </w:r>
      <w:r>
        <w:rPr>
          <w:color w:val="000000"/>
          <w:sz w:val="20"/>
          <w:szCs w:val="20"/>
        </w:rPr>
        <w:t xml:space="preserve">  Progressing, not regressing: a possible solution to the problem of regression to the mean in unconscious processing studies, </w:t>
      </w:r>
      <w:r>
        <w:rPr>
          <w:color w:val="000000"/>
          <w:sz w:val="20"/>
          <w:szCs w:val="20"/>
          <w:u w:val="single"/>
        </w:rPr>
        <w:t>Psychonomic Bulletin and Review</w:t>
      </w:r>
      <w:r>
        <w:rPr>
          <w:color w:val="000000"/>
          <w:sz w:val="20"/>
          <w:szCs w:val="20"/>
        </w:rPr>
        <w:t xml:space="preserve">. </w:t>
      </w:r>
    </w:p>
  </w:comment>
  <w:comment w:id="20" w:author="Liad Mudrik" w:date="2023-06-28T19:56:00Z" w:initials="LM">
    <w:p w14:paraId="339DD232" w14:textId="77777777" w:rsidR="005D4A99" w:rsidRDefault="005D4A99" w:rsidP="00760205">
      <w:pPr>
        <w:jc w:val="left"/>
      </w:pPr>
      <w:r>
        <w:rPr>
          <w:rStyle w:val="CommentReference"/>
        </w:rPr>
        <w:annotationRef/>
      </w:r>
      <w:r>
        <w:rPr>
          <w:color w:val="000000"/>
          <w:sz w:val="20"/>
          <w:szCs w:val="20"/>
        </w:rPr>
        <w:t>please add</w:t>
      </w:r>
    </w:p>
  </w:comment>
  <w:comment w:id="21" w:author="zeev" w:date="2023-07-25T12:23:00Z" w:initials="z">
    <w:p w14:paraId="1A18D952" w14:textId="2874145A" w:rsidR="005D4A99" w:rsidRDefault="005D4A99">
      <w:pPr>
        <w:pStyle w:val="CommentText"/>
      </w:pPr>
      <w:r>
        <w:rPr>
          <w:rStyle w:val="CommentReference"/>
        </w:rPr>
        <w:annotationRef/>
      </w:r>
      <w:r>
        <w:t>Add more citations?</w:t>
      </w:r>
    </w:p>
  </w:comment>
  <w:comment w:id="22" w:author="Liad Mudrik" w:date="2023-06-28T19:57:00Z" w:initials="LM">
    <w:p w14:paraId="56AEBF86" w14:textId="77777777" w:rsidR="005D4A99" w:rsidRDefault="005D4A99" w:rsidP="00760205">
      <w:pPr>
        <w:jc w:val="left"/>
      </w:pPr>
      <w:r>
        <w:rPr>
          <w:rStyle w:val="CommentReference"/>
        </w:rPr>
        <w:annotationRef/>
      </w:r>
      <w:r>
        <w:rPr>
          <w:color w:val="000000"/>
          <w:sz w:val="20"/>
          <w:szCs w:val="20"/>
        </w:rPr>
        <w:t>here too</w:t>
      </w:r>
    </w:p>
  </w:comment>
  <w:comment w:id="43" w:author="Liad Mudrik" w:date="2023-06-28T21:01:00Z" w:initials="LM">
    <w:p w14:paraId="60B5B229" w14:textId="77777777" w:rsidR="005D4A99" w:rsidRDefault="005D4A99" w:rsidP="00760205">
      <w:pPr>
        <w:jc w:val="left"/>
      </w:pPr>
      <w:r>
        <w:rPr>
          <w:rStyle w:val="CommentReference"/>
        </w:rPr>
        <w:annotationRef/>
      </w:r>
      <w:r>
        <w:rPr>
          <w:color w:val="000000"/>
          <w:sz w:val="20"/>
          <w:szCs w:val="20"/>
        </w:rPr>
        <w:t>I suggest unifying Figure 1 and 2, and placing Figure 1 as an inset in the top right part of Figure 2 (which is empty now). I think it would work better</w:t>
      </w:r>
    </w:p>
  </w:comment>
  <w:comment w:id="44" w:author="zeev" w:date="2023-07-25T17:27:00Z" w:initials="z">
    <w:p w14:paraId="3EF19EE0" w14:textId="6E906BB9" w:rsidR="00860226" w:rsidRDefault="00860226">
      <w:pPr>
        <w:pStyle w:val="CommentText"/>
      </w:pPr>
      <w:r>
        <w:rPr>
          <w:rStyle w:val="CommentReference"/>
        </w:rPr>
        <w:annotationRef/>
      </w:r>
      <w:r>
        <w:t>Done, let me know if it looks good to you.</w:t>
      </w:r>
    </w:p>
  </w:comment>
  <w:comment w:id="106" w:author="Chen Heller" w:date="2023-07-31T12:44:00Z" w:initials="CH">
    <w:p w14:paraId="5262A86D" w14:textId="77777777" w:rsidR="00EF0DEB" w:rsidRDefault="00EF0DEB">
      <w:pPr>
        <w:pStyle w:val="CommentText"/>
        <w:ind w:firstLine="0"/>
        <w:jc w:val="left"/>
      </w:pPr>
      <w:r>
        <w:rPr>
          <w:rStyle w:val="CommentReference"/>
        </w:rPr>
        <w:annotationRef/>
      </w:r>
      <w:r>
        <w:rPr>
          <w:rFonts w:hint="eastAsia"/>
          <w:rtl/>
        </w:rPr>
        <w:t>כשאתה</w:t>
      </w:r>
      <w:r>
        <w:rPr>
          <w:rtl/>
        </w:rPr>
        <w:t xml:space="preserve"> מסיים עם הערות תשים את המסמך במצב של </w:t>
      </w:r>
    </w:p>
    <w:p w14:paraId="2DE43E2F" w14:textId="77777777" w:rsidR="00EF0DEB" w:rsidRDefault="00EF0DEB">
      <w:pPr>
        <w:pStyle w:val="CommentText"/>
        <w:ind w:firstLine="0"/>
        <w:jc w:val="left"/>
      </w:pPr>
      <w:r>
        <w:t>No markup</w:t>
      </w:r>
    </w:p>
    <w:p w14:paraId="3FE5D693" w14:textId="77777777" w:rsidR="00EF0DEB" w:rsidRDefault="00EF0DEB" w:rsidP="001E3BCE">
      <w:pPr>
        <w:pStyle w:val="CommentText"/>
        <w:ind w:firstLine="0"/>
        <w:jc w:val="left"/>
      </w:pPr>
      <w:r>
        <w:rPr>
          <w:rFonts w:hint="eastAsia"/>
          <w:rtl/>
        </w:rPr>
        <w:t>ואז</w:t>
      </w:r>
      <w:r>
        <w:rPr>
          <w:rtl/>
        </w:rPr>
        <w:t xml:space="preserve"> תעבור עליו כדי לסדר רווחים ואנטרים</w:t>
      </w:r>
    </w:p>
  </w:comment>
  <w:comment w:id="110" w:author="zeev" w:date="2023-07-25T17:28:00Z" w:initials="z">
    <w:p w14:paraId="08CC6939" w14:textId="2C42FDF9" w:rsidR="00860226" w:rsidRDefault="00860226">
      <w:pPr>
        <w:pStyle w:val="CommentText"/>
      </w:pPr>
      <w:r>
        <w:rPr>
          <w:rStyle w:val="CommentReference"/>
        </w:rPr>
        <w:annotationRef/>
      </w:r>
      <w:r>
        <w:t>I didn’t accept these changes since I formatted the figures and tables according to the journal’s formatting rules.</w:t>
      </w:r>
    </w:p>
  </w:comment>
  <w:comment w:id="189" w:author="Liad Mudrik" w:date="2023-06-28T21:22:00Z" w:initials="LM">
    <w:p w14:paraId="0D02BC64" w14:textId="5A091CB2" w:rsidR="005D4A99" w:rsidRDefault="005D4A99" w:rsidP="00760205">
      <w:pPr>
        <w:jc w:val="left"/>
      </w:pPr>
      <w:r>
        <w:rPr>
          <w:rStyle w:val="CommentReference"/>
        </w:rPr>
        <w:annotationRef/>
      </w:r>
      <w:r>
        <w:rPr>
          <w:color w:val="000000"/>
          <w:sz w:val="20"/>
          <w:szCs w:val="20"/>
        </w:rPr>
        <w:t>what does that mean?</w:t>
      </w:r>
    </w:p>
  </w:comment>
  <w:comment w:id="190" w:author="zeev" w:date="2023-07-25T12:43:00Z" w:initials="z">
    <w:p w14:paraId="2B5B75A7" w14:textId="2BD4C1AF" w:rsidR="005D4A99" w:rsidRDefault="005D4A99" w:rsidP="007B67C5">
      <w:pPr>
        <w:pStyle w:val="CommentText"/>
      </w:pPr>
      <w:r>
        <w:t>Perhaps discrete is a better word?</w:t>
      </w:r>
    </w:p>
    <w:p w14:paraId="0D8D49F6" w14:textId="40F0635F" w:rsidR="005D4A99" w:rsidRDefault="005D4A99" w:rsidP="007B67C5">
      <w:pPr>
        <w:pStyle w:val="CommentText"/>
      </w:pPr>
      <w:r>
        <w:t>I was referring to variables that have a single sample per trial. E.g. RT, distance traveled.</w:t>
      </w:r>
    </w:p>
    <w:p w14:paraId="66086D68" w14:textId="3073AA92" w:rsidR="005D4A99" w:rsidRDefault="005D4A99" w:rsidP="0039366E">
      <w:pPr>
        <w:pStyle w:val="CommentText"/>
      </w:pPr>
      <w:r>
        <w:t>As opposed to trajectory.</w:t>
      </w:r>
    </w:p>
  </w:comment>
  <w:comment w:id="197" w:author="Liad Mudrik" w:date="2023-06-28T21:48:00Z" w:initials="LM">
    <w:p w14:paraId="5091474D" w14:textId="77777777" w:rsidR="005D4A99" w:rsidRDefault="005D4A99" w:rsidP="00760205">
      <w:pPr>
        <w:jc w:val="left"/>
      </w:pPr>
      <w:r>
        <w:rPr>
          <w:rStyle w:val="CommentReference"/>
        </w:rPr>
        <w:annotationRef/>
      </w:r>
      <w:r>
        <w:rPr>
          <w:color w:val="000000"/>
          <w:sz w:val="20"/>
          <w:szCs w:val="20"/>
        </w:rPr>
        <w:t>I’m not sure this question makes sense, but shouldn’t the means in table 3 (which is now table 1) be more or less similar to the grand mean reported here? This is far from being the case for the reaching condition, and is the case for the keyboard. So perhaps there is a mistake here?</w:t>
      </w:r>
    </w:p>
  </w:comment>
  <w:comment w:id="198" w:author="zeev" w:date="2023-07-25T13:01:00Z" w:initials="z">
    <w:p w14:paraId="12B9FB54" w14:textId="77777777" w:rsidR="001008CA" w:rsidRDefault="005D4A99" w:rsidP="00E312D3">
      <w:pPr>
        <w:pStyle w:val="CommentText"/>
        <w:ind w:firstLine="0"/>
        <w:jc w:val="left"/>
      </w:pPr>
      <w:r>
        <w:rPr>
          <w:rStyle w:val="CommentReference"/>
        </w:rPr>
        <w:annotationRef/>
      </w:r>
      <w:r w:rsidR="001008CA">
        <w:t>Thank you for that, I made adjustments in  the code to receive the correct number.</w:t>
      </w:r>
    </w:p>
  </w:comment>
  <w:comment w:id="232" w:author="Liad Mudrik" w:date="2023-06-28T21:30:00Z" w:initials="LM">
    <w:p w14:paraId="1E275F86" w14:textId="521F5B58" w:rsidR="005D4A99" w:rsidRDefault="005D4A99" w:rsidP="00760205">
      <w:pPr>
        <w:jc w:val="left"/>
      </w:pPr>
      <w:r>
        <w:rPr>
          <w:rStyle w:val="CommentReference"/>
        </w:rPr>
        <w:annotationRef/>
      </w:r>
      <w:r>
        <w:rPr>
          <w:color w:val="000000"/>
          <w:sz w:val="20"/>
          <w:szCs w:val="20"/>
        </w:rPr>
        <w:t>I guess this is a rounding issue, but the percents don’t add up to a perfect 100. Please check and change</w:t>
      </w:r>
    </w:p>
  </w:comment>
  <w:comment w:id="233" w:author="Chen Heller" w:date="2023-07-31T14:37:00Z" w:initials="CH">
    <w:p w14:paraId="2050EE69" w14:textId="77777777" w:rsidR="00A01E6F" w:rsidRDefault="00A01E6F" w:rsidP="002F07DE">
      <w:pPr>
        <w:pStyle w:val="CommentText"/>
        <w:ind w:firstLine="0"/>
        <w:jc w:val="left"/>
      </w:pPr>
      <w:r>
        <w:rPr>
          <w:rStyle w:val="CommentReference"/>
        </w:rPr>
        <w:annotationRef/>
      </w:r>
      <w:r>
        <w:t>Done</w:t>
      </w:r>
    </w:p>
  </w:comment>
  <w:comment w:id="238" w:author="Liad Mudrik" w:date="2023-06-28T21:32:00Z" w:initials="LM">
    <w:p w14:paraId="7405A640" w14:textId="77777777" w:rsidR="005D4A99" w:rsidRDefault="005D4A99" w:rsidP="00760205">
      <w:pPr>
        <w:jc w:val="left"/>
      </w:pPr>
      <w:r>
        <w:rPr>
          <w:rStyle w:val="CommentReference"/>
        </w:rPr>
        <w:annotationRef/>
      </w:r>
      <w:r>
        <w:rPr>
          <w:color w:val="000000"/>
          <w:sz w:val="20"/>
          <w:szCs w:val="20"/>
        </w:rPr>
        <w:t>let’s please add a figure with these results (including the individual datapoints)</w:t>
      </w:r>
    </w:p>
  </w:comment>
  <w:comment w:id="240" w:author="Liad Mudrik" w:date="2023-06-28T21:50:00Z" w:initials="LM">
    <w:p w14:paraId="15A09FF3" w14:textId="77777777" w:rsidR="005D4A99" w:rsidRDefault="005D4A99" w:rsidP="00760205">
      <w:pPr>
        <w:jc w:val="left"/>
      </w:pPr>
      <w:r>
        <w:rPr>
          <w:rStyle w:val="CommentReference"/>
        </w:rPr>
        <w:annotationRef/>
      </w:r>
      <w:r>
        <w:rPr>
          <w:color w:val="000000"/>
          <w:sz w:val="20"/>
          <w:szCs w:val="20"/>
        </w:rPr>
        <w:t>Khen, let’s please differentiate here between preregositered analyses, which should be reported first, and exploratory analyses, which should be reported second, with a headline for each one to make sure the separation is clear</w:t>
      </w:r>
    </w:p>
  </w:comment>
  <w:comment w:id="241" w:author="zeev" w:date="2023-07-25T14:40:00Z" w:initials="z">
    <w:p w14:paraId="7AB8EABF" w14:textId="49805E9A" w:rsidR="005D4A99" w:rsidRDefault="005D4A99" w:rsidP="00EA3DB9">
      <w:pPr>
        <w:pStyle w:val="CommentText"/>
        <w:rPr>
          <w:rStyle w:val="CommentReference"/>
        </w:rPr>
      </w:pPr>
      <w:r>
        <w:rPr>
          <w:rStyle w:val="CommentReference"/>
        </w:rPr>
        <w:annotationRef/>
      </w:r>
      <w:r>
        <w:rPr>
          <w:rStyle w:val="CommentReference"/>
        </w:rPr>
        <w:t>In the pre-</w:t>
      </w:r>
      <w:r>
        <w:rPr>
          <w:rStyle w:val="CommentReference"/>
        </w:rPr>
        <w:t xml:space="preserve">reg we state that we will compare between keyboard RT and reach area, and that in the event that a different reaching variable </w:t>
      </w:r>
      <w:r w:rsidR="00EA3DB9">
        <w:rPr>
          <w:rStyle w:val="CommentReference"/>
        </w:rPr>
        <w:t xml:space="preserve">would </w:t>
      </w:r>
      <w:r>
        <w:rPr>
          <w:rStyle w:val="CommentReference"/>
        </w:rPr>
        <w:t>produce a larger effect than reach area, we would use it instead.</w:t>
      </w:r>
    </w:p>
    <w:p w14:paraId="2B78D027" w14:textId="727D0911" w:rsidR="005D4A99" w:rsidRDefault="005D4A99" w:rsidP="00AA4A0E">
      <w:pPr>
        <w:pStyle w:val="CommentText"/>
      </w:pPr>
      <w:r>
        <w:rPr>
          <w:rStyle w:val="CommentReference"/>
        </w:rPr>
        <w:t>See my follow up comment below.</w:t>
      </w:r>
    </w:p>
  </w:comment>
  <w:comment w:id="388" w:author="zeev" w:date="2023-07-25T15:38:00Z" w:initials="z">
    <w:p w14:paraId="24A63BDB" w14:textId="4F8DF3F8" w:rsidR="005D4A99" w:rsidRDefault="005D4A99" w:rsidP="00E514D3">
      <w:pPr>
        <w:pStyle w:val="CommentText"/>
        <w:rPr>
          <w:rStyle w:val="CommentReference"/>
        </w:rPr>
      </w:pPr>
      <w:r w:rsidRPr="00E514D3">
        <w:rPr>
          <w:rStyle w:val="CommentReference"/>
          <w:u w:val="single"/>
        </w:rPr>
        <w:t>Contrary to the pre-reg</w:t>
      </w:r>
      <w:r>
        <w:rPr>
          <w:rStyle w:val="CommentReference"/>
        </w:rPr>
        <w:t xml:space="preserve"> where we mention we should use implied end point (iEP) to count changes of mind,  here we also </w:t>
      </w:r>
      <w:r w:rsidRPr="00AA4A0E">
        <w:rPr>
          <w:rStyle w:val="CommentReference"/>
          <w:u w:val="single"/>
        </w:rPr>
        <w:t xml:space="preserve">examine </w:t>
      </w:r>
      <w:r>
        <w:rPr>
          <w:rStyle w:val="CommentReference"/>
          <w:u w:val="single"/>
        </w:rPr>
        <w:t>iEP</w:t>
      </w:r>
      <w:r w:rsidRPr="00AA4A0E">
        <w:rPr>
          <w:rStyle w:val="CommentReference"/>
          <w:u w:val="single"/>
        </w:rPr>
        <w:t xml:space="preserve"> as a function of time</w:t>
      </w:r>
      <w:r>
        <w:rPr>
          <w:rStyle w:val="CommentReference"/>
        </w:rPr>
        <w:t xml:space="preserve">. </w:t>
      </w:r>
    </w:p>
    <w:p w14:paraId="28163385" w14:textId="13F5798E" w:rsidR="005D4A99" w:rsidRPr="00AA4A0E" w:rsidRDefault="005D4A99" w:rsidP="00E514D3">
      <w:pPr>
        <w:pStyle w:val="CommentText"/>
      </w:pPr>
      <w:r>
        <w:rPr>
          <w:rStyle w:val="CommentReference"/>
        </w:rPr>
        <w:t xml:space="preserve">Additionally, we stated we would examine the space-normalized trajectories, but here we </w:t>
      </w:r>
      <w:r w:rsidRPr="00E514D3">
        <w:rPr>
          <w:rStyle w:val="CommentReference"/>
          <w:u w:val="single"/>
        </w:rPr>
        <w:t>examine trajectories without normalization</w:t>
      </w:r>
      <w:r>
        <w:rPr>
          <w:rStyle w:val="CommentReference"/>
        </w:rPr>
        <w:t xml:space="preserve"> (i.e. as a function of time). </w:t>
      </w:r>
    </w:p>
  </w:comment>
  <w:comment w:id="400" w:author="Liad Mudrik" w:date="2023-06-28T21:53:00Z" w:initials="LM">
    <w:p w14:paraId="35C84032" w14:textId="77777777" w:rsidR="005D4A99" w:rsidRDefault="005D4A99" w:rsidP="00760205">
      <w:pPr>
        <w:jc w:val="left"/>
      </w:pPr>
      <w:r>
        <w:rPr>
          <w:rStyle w:val="CommentReference"/>
        </w:rPr>
        <w:annotationRef/>
      </w:r>
      <w:r>
        <w:rPr>
          <w:color w:val="000000"/>
          <w:sz w:val="20"/>
          <w:szCs w:val="20"/>
        </w:rPr>
        <w:t>I would change the figures a bit: Figure 5 should be figure 3, I think, and I would add the plots from figure 3 as the final panels for Figure 5 (which will now be figure 3 :-)) I hope this is clear. Then, I would present Figure 4 for the exploratory analyses (right?). And so Figure 3 will appear at the end of the section describing the preregistered analyses, and figure 4 - at the end of the section describing the exploratory ones. OK?</w:t>
      </w:r>
    </w:p>
  </w:comment>
  <w:comment w:id="412" w:author="Liad Mudrik" w:date="2023-06-28T21:58:00Z" w:initials="LM">
    <w:p w14:paraId="0F7125DF" w14:textId="77777777" w:rsidR="005D4A99" w:rsidRDefault="005D4A99" w:rsidP="00760205">
      <w:pPr>
        <w:jc w:val="left"/>
      </w:pPr>
      <w:r>
        <w:rPr>
          <w:rStyle w:val="CommentReference"/>
        </w:rPr>
        <w:annotationRef/>
      </w:r>
      <w:r>
        <w:rPr>
          <w:color w:val="000000"/>
          <w:sz w:val="20"/>
          <w:szCs w:val="20"/>
        </w:rPr>
        <w:t>when you move the figure as I explained above, please also change the formatting based on what I’ve done for Figures 1 and 2</w:t>
      </w:r>
    </w:p>
  </w:comment>
  <w:comment w:id="421" w:author="Liad Mudrik" w:date="2023-06-28T22:00:00Z" w:initials="LM">
    <w:p w14:paraId="30576B2A" w14:textId="77777777" w:rsidR="005D4A99" w:rsidRDefault="005D4A99" w:rsidP="00760205">
      <w:pPr>
        <w:jc w:val="left"/>
      </w:pPr>
      <w:r>
        <w:rPr>
          <w:rStyle w:val="CommentReference"/>
        </w:rPr>
        <w:annotationRef/>
      </w:r>
      <w:r>
        <w:rPr>
          <w:color w:val="000000"/>
          <w:sz w:val="20"/>
          <w:szCs w:val="20"/>
        </w:rPr>
        <w:t>here you don’t mark significant clusters with the gray rectangle?</w:t>
      </w:r>
    </w:p>
  </w:comment>
  <w:comment w:id="422" w:author="zeev" w:date="2023-07-25T13:10:00Z" w:initials="z">
    <w:p w14:paraId="4245AD19" w14:textId="77777777" w:rsidR="00B34670" w:rsidRDefault="005D4A99" w:rsidP="00927BFB">
      <w:pPr>
        <w:pStyle w:val="CommentText"/>
        <w:ind w:firstLine="0"/>
        <w:jc w:val="left"/>
      </w:pPr>
      <w:r>
        <w:rPr>
          <w:rStyle w:val="CommentReference"/>
        </w:rPr>
        <w:annotationRef/>
      </w:r>
      <w:r w:rsidR="00B34670">
        <w:t>There wasn't a significant cluster in the space-normalized results.</w:t>
      </w:r>
    </w:p>
  </w:comment>
  <w:comment w:id="423" w:author="Liad Mudrik" w:date="2023-06-28T22:00:00Z" w:initials="LM">
    <w:p w14:paraId="43A5B146" w14:textId="649B19C7" w:rsidR="005D4A99" w:rsidRDefault="005D4A99" w:rsidP="00760205">
      <w:pPr>
        <w:jc w:val="left"/>
      </w:pPr>
      <w:r>
        <w:rPr>
          <w:rStyle w:val="CommentReference"/>
        </w:rPr>
        <w:annotationRef/>
      </w:r>
      <w:r>
        <w:rPr>
          <w:color w:val="000000"/>
          <w:sz w:val="20"/>
          <w:szCs w:val="20"/>
        </w:rPr>
        <w:t>can we add asterisks to show significant differences?</w:t>
      </w:r>
    </w:p>
  </w:comment>
  <w:comment w:id="424" w:author="Chen Heller" w:date="2023-07-31T17:14:00Z" w:initials="CH">
    <w:p w14:paraId="7EBED480" w14:textId="77777777" w:rsidR="00B71ECF" w:rsidRDefault="00B71ECF" w:rsidP="00400015">
      <w:pPr>
        <w:pStyle w:val="CommentText"/>
        <w:ind w:firstLine="0"/>
        <w:jc w:val="left"/>
      </w:pPr>
      <w:r>
        <w:rPr>
          <w:rStyle w:val="CommentReference"/>
        </w:rPr>
        <w:annotationRef/>
      </w:r>
      <w:r>
        <w:t>Done.</w:t>
      </w:r>
    </w:p>
  </w:comment>
  <w:comment w:id="428" w:author="Liad Mudrik" w:date="2023-06-28T22:05:00Z" w:initials="LM">
    <w:p w14:paraId="71F46F46" w14:textId="71380A74" w:rsidR="005D4A99" w:rsidRDefault="005D4A99" w:rsidP="00760205">
      <w:pPr>
        <w:jc w:val="left"/>
      </w:pPr>
      <w:r>
        <w:rPr>
          <w:rStyle w:val="CommentReference"/>
        </w:rPr>
        <w:annotationRef/>
      </w:r>
      <w:r>
        <w:rPr>
          <w:color w:val="000000"/>
          <w:sz w:val="20"/>
          <w:szCs w:val="20"/>
        </w:rPr>
        <w:t>please again add Mudrik &amp; Deouell</w:t>
      </w:r>
    </w:p>
  </w:comment>
  <w:comment w:id="429" w:author="Liad Mudrik" w:date="2023-06-28T22:08:00Z" w:initials="LM">
    <w:p w14:paraId="3E4C53A5" w14:textId="77777777" w:rsidR="005D4A99" w:rsidRDefault="005D4A99" w:rsidP="00760205">
      <w:pPr>
        <w:jc w:val="left"/>
      </w:pPr>
      <w:r>
        <w:rPr>
          <w:rStyle w:val="CommentReference"/>
        </w:rPr>
        <w:annotationRef/>
      </w:r>
      <w:r>
        <w:rPr>
          <w:color w:val="000000"/>
          <w:sz w:val="20"/>
          <w:szCs w:val="20"/>
        </w:rPr>
        <w:t>I’m not sure about this one; do they discuss the fallacy of using continuous measures for the RT and non continuous ones for the objective (like the Meyen paper from the same group, I believe</w:t>
      </w:r>
      <w:r>
        <w:rPr>
          <w:color w:val="000000"/>
          <w:sz w:val="20"/>
          <w:szCs w:val="20"/>
        </w:rPr>
        <w:t>) ? If so, then our results don’t address that criticism?</w:t>
      </w:r>
    </w:p>
  </w:comment>
  <w:comment w:id="430" w:author="Liad Mudrik" w:date="2023-06-28T22:13:00Z" w:initials="LM">
    <w:p w14:paraId="452C0D69" w14:textId="77777777" w:rsidR="005D4A99" w:rsidRDefault="005D4A99" w:rsidP="00760205">
      <w:pPr>
        <w:jc w:val="left"/>
      </w:pPr>
      <w:r>
        <w:rPr>
          <w:rStyle w:val="CommentReference"/>
        </w:rPr>
        <w:annotationRef/>
      </w:r>
      <w:r>
        <w:rPr>
          <w:color w:val="000000"/>
          <w:sz w:val="20"/>
          <w:szCs w:val="20"/>
        </w:rPr>
        <w:t>this is strange; if we think there is a better analysis, we should do it. So let’s not mention it (unless I am misunderstanding something?)</w:t>
      </w:r>
    </w:p>
  </w:comment>
  <w:comment w:id="433" w:author="Liad Mudrik" w:date="2023-06-28T22:16:00Z" w:initials="LM">
    <w:p w14:paraId="23277676" w14:textId="77777777" w:rsidR="005D4A99" w:rsidRDefault="005D4A99" w:rsidP="00760205">
      <w:pPr>
        <w:jc w:val="left"/>
      </w:pPr>
      <w:r>
        <w:rPr>
          <w:rStyle w:val="CommentReference"/>
        </w:rPr>
        <w:annotationRef/>
      </w:r>
      <w:r>
        <w:rPr>
          <w:color w:val="000000"/>
          <w:sz w:val="20"/>
          <w:szCs w:val="20"/>
        </w:rPr>
        <w:t>was this also preregistered? Or was it only the reach area that we preregistered? If it’s the latter case, we should write it differently (more like you did in the abstract)</w:t>
      </w:r>
    </w:p>
  </w:comment>
  <w:comment w:id="434" w:author="zeev" w:date="2023-07-25T16:40:00Z" w:initials="z">
    <w:p w14:paraId="1A8FC423" w14:textId="18A49D1E" w:rsidR="005D4A99" w:rsidRDefault="005D4A99" w:rsidP="00A86DD6">
      <w:pPr>
        <w:pStyle w:val="CommentText"/>
      </w:pPr>
      <w:r>
        <w:rPr>
          <w:rStyle w:val="CommentReference"/>
        </w:rPr>
        <w:annotationRef/>
      </w:r>
      <w:r>
        <w:t>This is tricky, we stated that if a variable would produce a larger effect than reach area, we would use it instead. Reaching duration produces a larger effect but only when it is normalized within participant. This normalization was not included in the pre-reg.</w:t>
      </w:r>
    </w:p>
  </w:comment>
  <w:comment w:id="452" w:author="Liad Mudrik" w:date="2023-06-28T22:02:00Z" w:initials="LM">
    <w:p w14:paraId="56BFF43F" w14:textId="2A3351A6" w:rsidR="005D4A99" w:rsidRDefault="005D4A99" w:rsidP="00760205">
      <w:pPr>
        <w:jc w:val="left"/>
      </w:pPr>
      <w:r>
        <w:rPr>
          <w:rStyle w:val="CommentReference"/>
        </w:rPr>
        <w:annotationRef/>
      </w:r>
      <w:r>
        <w:rPr>
          <w:color w:val="000000"/>
          <w:sz w:val="20"/>
          <w:szCs w:val="20"/>
        </w:rPr>
        <w:t>do they require that we say that? We didn’t pass a helsinki committee, so I would prefer only leaving the second sentence unless we need to do otherwise</w:t>
      </w:r>
    </w:p>
  </w:comment>
  <w:comment w:id="454" w:author="Chen Heller" w:date="2023-02-12T11:48:00Z" w:initials="CH">
    <w:p w14:paraId="1F0AF74D" w14:textId="242103BF" w:rsidR="005D4A99" w:rsidRDefault="005D4A99">
      <w:pPr>
        <w:pStyle w:val="CommentText"/>
        <w:ind w:firstLine="0"/>
        <w:jc w:val="left"/>
      </w:pPr>
      <w:r>
        <w:rPr>
          <w:rStyle w:val="CommentReference"/>
        </w:rPr>
        <w:annotationRef/>
      </w:r>
      <w:r>
        <w:t xml:space="preserve">For </w:t>
      </w:r>
      <w:r>
        <w:t>Khen:</w:t>
      </w:r>
    </w:p>
    <w:p w14:paraId="5F5A3A31" w14:textId="77777777" w:rsidR="005D4A99" w:rsidRDefault="005D4A99" w:rsidP="00760205">
      <w:pPr>
        <w:pStyle w:val="CommentText"/>
        <w:ind w:firstLine="0"/>
        <w:jc w:val="left"/>
      </w:pPr>
      <w:r>
        <w:t>Go over codes, make sure they are clear, than put a link here. And also in the following section (code availability)</w:t>
      </w:r>
    </w:p>
  </w:comment>
  <w:comment w:id="470" w:author="zeev" w:date="2023-07-25T10:14:00Z" w:initials="z">
    <w:p w14:paraId="0450E39D" w14:textId="77777777" w:rsidR="005D4A99" w:rsidRDefault="005D4A99">
      <w:pPr>
        <w:pStyle w:val="CommentText"/>
        <w:rPr>
          <w:noProof/>
        </w:rPr>
      </w:pPr>
      <w:r>
        <w:rPr>
          <w:rStyle w:val="CommentReference"/>
        </w:rPr>
        <w:annotationRef/>
      </w:r>
      <w:r>
        <w:rPr>
          <w:noProof/>
        </w:rPr>
        <w:t>For Liad:</w:t>
      </w:r>
    </w:p>
    <w:p w14:paraId="76FA3CC3" w14:textId="1840D297" w:rsidR="005D4A99" w:rsidRDefault="005D4A99" w:rsidP="00C16207">
      <w:pPr>
        <w:pStyle w:val="CommentText"/>
      </w:pPr>
      <w:r>
        <w:rPr>
          <w:noProof/>
        </w:rPr>
        <w:t>C</w:t>
      </w:r>
      <w:r w:rsidR="00752D41">
        <w:rPr>
          <w:noProof/>
        </w:rPr>
        <w:t>h</w:t>
      </w:r>
      <w:r>
        <w:rPr>
          <w:noProof/>
        </w:rPr>
        <w:t xml:space="preserve">eck bibliography after </w:t>
      </w:r>
      <w:r w:rsidR="00C16207">
        <w:rPr>
          <w:noProof/>
        </w:rPr>
        <w:t>receiving feedback from</w:t>
      </w:r>
      <w:r>
        <w:rPr>
          <w:noProof/>
        </w:rPr>
        <w:t xml:space="preserve"> Craig.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9ABFC7" w15:done="0"/>
  <w15:commentEx w15:paraId="281393D7" w15:done="0"/>
  <w15:commentEx w15:paraId="0986EDD8" w15:done="0"/>
  <w15:commentEx w15:paraId="0F22F1CE" w15:done="0"/>
  <w15:commentEx w15:paraId="267E3E7B" w15:done="0"/>
  <w15:commentEx w15:paraId="339DD232" w15:done="0"/>
  <w15:commentEx w15:paraId="1A18D952" w15:paraIdParent="339DD232" w15:done="0"/>
  <w15:commentEx w15:paraId="56AEBF86" w15:done="0"/>
  <w15:commentEx w15:paraId="60B5B229" w15:done="0"/>
  <w15:commentEx w15:paraId="3EF19EE0" w15:paraIdParent="60B5B229" w15:done="0"/>
  <w15:commentEx w15:paraId="3FE5D693" w15:done="0"/>
  <w15:commentEx w15:paraId="08CC6939" w15:done="0"/>
  <w15:commentEx w15:paraId="0D02BC64" w15:done="0"/>
  <w15:commentEx w15:paraId="66086D68" w15:paraIdParent="0D02BC64" w15:done="0"/>
  <w15:commentEx w15:paraId="5091474D" w15:done="0"/>
  <w15:commentEx w15:paraId="12B9FB54" w15:paraIdParent="5091474D" w15:done="0"/>
  <w15:commentEx w15:paraId="1E275F86" w15:done="0"/>
  <w15:commentEx w15:paraId="2050EE69" w15:paraIdParent="1E275F86" w15:done="0"/>
  <w15:commentEx w15:paraId="7405A640" w15:done="0"/>
  <w15:commentEx w15:paraId="15A09FF3" w15:done="0"/>
  <w15:commentEx w15:paraId="2B78D027" w15:paraIdParent="15A09FF3" w15:done="0"/>
  <w15:commentEx w15:paraId="28163385" w15:done="0"/>
  <w15:commentEx w15:paraId="35C84032" w15:done="0"/>
  <w15:commentEx w15:paraId="0F7125DF" w15:done="0"/>
  <w15:commentEx w15:paraId="30576B2A" w15:done="0"/>
  <w15:commentEx w15:paraId="4245AD19" w15:paraIdParent="30576B2A" w15:done="0"/>
  <w15:commentEx w15:paraId="43A5B146" w15:done="0"/>
  <w15:commentEx w15:paraId="7EBED480" w15:paraIdParent="43A5B146" w15:done="0"/>
  <w15:commentEx w15:paraId="71F46F46" w15:done="0"/>
  <w15:commentEx w15:paraId="3E4C53A5" w15:done="0"/>
  <w15:commentEx w15:paraId="452C0D69" w15:done="0"/>
  <w15:commentEx w15:paraId="23277676" w15:done="0"/>
  <w15:commentEx w15:paraId="1A8FC423" w15:paraIdParent="23277676" w15:done="0"/>
  <w15:commentEx w15:paraId="56BFF43F" w15:done="0"/>
  <w15:commentEx w15:paraId="5F5A3A31" w15:done="0"/>
  <w15:commentEx w15:paraId="76FA3C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70024" w16cex:dateUtc="2023-06-28T22:53:00Z"/>
  <w16cex:commentExtensible w16cex:durableId="284707FC" w16cex:dateUtc="2023-06-28T23:26:00Z"/>
  <w16cex:commentExtensible w16cex:durableId="28470AD4" w16cex:dateUtc="2023-06-28T23:39:00Z"/>
  <w16cex:commentExtensible w16cex:durableId="28470C92" w16cex:dateUtc="2023-06-28T23:46:00Z"/>
  <w16cex:commentExtensible w16cex:durableId="28470E40" w16cex:dateUtc="2023-06-28T23:53:00Z"/>
  <w16cex:commentExtensible w16cex:durableId="28470EF6" w16cex:dateUtc="2023-06-28T23:56:00Z"/>
  <w16cex:commentExtensible w16cex:durableId="28470F1C" w16cex:dateUtc="2023-06-28T23:57:00Z"/>
  <w16cex:commentExtensible w16cex:durableId="28471E39" w16cex:dateUtc="2023-06-29T01:01:00Z"/>
  <w16cex:commentExtensible w16cex:durableId="28722B3D" w16cex:dateUtc="2023-07-31T09:44:00Z"/>
  <w16cex:commentExtensible w16cex:durableId="28472310" w16cex:dateUtc="2023-06-29T01:22:00Z"/>
  <w16cex:commentExtensible w16cex:durableId="28472933" w16cex:dateUtc="2023-06-29T01:48:00Z"/>
  <w16cex:commentExtensible w16cex:durableId="284724E3" w16cex:dateUtc="2023-06-29T01:30:00Z"/>
  <w16cex:commentExtensible w16cex:durableId="287245BC" w16cex:dateUtc="2023-07-31T11:37:00Z"/>
  <w16cex:commentExtensible w16cex:durableId="28472552" w16cex:dateUtc="2023-06-29T01:32:00Z"/>
  <w16cex:commentExtensible w16cex:durableId="284729B5" w16cex:dateUtc="2023-06-29T01:50:00Z"/>
  <w16cex:commentExtensible w16cex:durableId="28472A5B" w16cex:dateUtc="2023-06-29T01:53:00Z"/>
  <w16cex:commentExtensible w16cex:durableId="28472B6E" w16cex:dateUtc="2023-06-29T01:58:00Z"/>
  <w16cex:commentExtensible w16cex:durableId="28472BE2" w16cex:dateUtc="2023-06-29T02:00:00Z"/>
  <w16cex:commentExtensible w16cex:durableId="28472C1B" w16cex:dateUtc="2023-06-29T02:00:00Z"/>
  <w16cex:commentExtensible w16cex:durableId="28726A65" w16cex:dateUtc="2023-07-31T14:14:00Z"/>
  <w16cex:commentExtensible w16cex:durableId="28472D1F" w16cex:dateUtc="2023-06-29T02:05:00Z"/>
  <w16cex:commentExtensible w16cex:durableId="28472DFA" w16cex:dateUtc="2023-06-29T02:08:00Z"/>
  <w16cex:commentExtensible w16cex:durableId="28472F0A" w16cex:dateUtc="2023-06-29T02:13:00Z"/>
  <w16cex:commentExtensible w16cex:durableId="28472FAC" w16cex:dateUtc="2023-06-29T02:16:00Z"/>
  <w16cex:commentExtensible w16cex:durableId="28472C7C" w16cex:dateUtc="2023-06-29T02:02:00Z"/>
  <w16cex:commentExtensible w16cex:durableId="2793508B" w16cex:dateUtc="2023-02-12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9ABFC7" w16cid:durableId="28470024"/>
  <w16cid:commentId w16cid:paraId="281393D7" w16cid:durableId="284707FC"/>
  <w16cid:commentId w16cid:paraId="0986EDD8" w16cid:durableId="28470AD4"/>
  <w16cid:commentId w16cid:paraId="0F22F1CE" w16cid:durableId="28470C92"/>
  <w16cid:commentId w16cid:paraId="267E3E7B" w16cid:durableId="28470E40"/>
  <w16cid:commentId w16cid:paraId="339DD232" w16cid:durableId="28470EF6"/>
  <w16cid:commentId w16cid:paraId="1A18D952" w16cid:durableId="28722AC3"/>
  <w16cid:commentId w16cid:paraId="56AEBF86" w16cid:durableId="28470F1C"/>
  <w16cid:commentId w16cid:paraId="60B5B229" w16cid:durableId="28471E39"/>
  <w16cid:commentId w16cid:paraId="3EF19EE0" w16cid:durableId="28722AC6"/>
  <w16cid:commentId w16cid:paraId="3FE5D693" w16cid:durableId="28722B3D"/>
  <w16cid:commentId w16cid:paraId="08CC6939" w16cid:durableId="28722AC7"/>
  <w16cid:commentId w16cid:paraId="0D02BC64" w16cid:durableId="28472310"/>
  <w16cid:commentId w16cid:paraId="66086D68" w16cid:durableId="28722AC9"/>
  <w16cid:commentId w16cid:paraId="5091474D" w16cid:durableId="28472933"/>
  <w16cid:commentId w16cid:paraId="12B9FB54" w16cid:durableId="28722ACB"/>
  <w16cid:commentId w16cid:paraId="1E275F86" w16cid:durableId="284724E3"/>
  <w16cid:commentId w16cid:paraId="2050EE69" w16cid:durableId="287245BC"/>
  <w16cid:commentId w16cid:paraId="7405A640" w16cid:durableId="28472552"/>
  <w16cid:commentId w16cid:paraId="15A09FF3" w16cid:durableId="284729B5"/>
  <w16cid:commentId w16cid:paraId="2B78D027" w16cid:durableId="28722AD0"/>
  <w16cid:commentId w16cid:paraId="28163385" w16cid:durableId="28722AD1"/>
  <w16cid:commentId w16cid:paraId="35C84032" w16cid:durableId="28472A5B"/>
  <w16cid:commentId w16cid:paraId="0F7125DF" w16cid:durableId="28472B6E"/>
  <w16cid:commentId w16cid:paraId="30576B2A" w16cid:durableId="28472BE2"/>
  <w16cid:commentId w16cid:paraId="4245AD19" w16cid:durableId="28722AD9"/>
  <w16cid:commentId w16cid:paraId="43A5B146" w16cid:durableId="28472C1B"/>
  <w16cid:commentId w16cid:paraId="7EBED480" w16cid:durableId="28726A65"/>
  <w16cid:commentId w16cid:paraId="71F46F46" w16cid:durableId="28472D1F"/>
  <w16cid:commentId w16cid:paraId="3E4C53A5" w16cid:durableId="28472DFA"/>
  <w16cid:commentId w16cid:paraId="452C0D69" w16cid:durableId="28472F0A"/>
  <w16cid:commentId w16cid:paraId="23277676" w16cid:durableId="28472FAC"/>
  <w16cid:commentId w16cid:paraId="1A8FC423" w16cid:durableId="28722ADF"/>
  <w16cid:commentId w16cid:paraId="56BFF43F" w16cid:durableId="28472C7C"/>
  <w16cid:commentId w16cid:paraId="5F5A3A31" w16cid:durableId="2793508B"/>
  <w16cid:commentId w16cid:paraId="76FA3CC3" w16cid:durableId="28722A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BAF16" w14:textId="77777777" w:rsidR="00A5059A" w:rsidRDefault="00A5059A" w:rsidP="00E96D8E">
      <w:r>
        <w:separator/>
      </w:r>
    </w:p>
  </w:endnote>
  <w:endnote w:type="continuationSeparator" w:id="0">
    <w:p w14:paraId="747DB1F6" w14:textId="77777777" w:rsidR="00A5059A" w:rsidRDefault="00A5059A"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0EB99" w14:textId="77777777" w:rsidR="00A5059A" w:rsidRDefault="00A5059A" w:rsidP="00E96D8E">
      <w:r>
        <w:separator/>
      </w:r>
    </w:p>
  </w:footnote>
  <w:footnote w:type="continuationSeparator" w:id="0">
    <w:p w14:paraId="44125593" w14:textId="77777777" w:rsidR="00A5059A" w:rsidRDefault="00A5059A"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958908"/>
      <w:docPartObj>
        <w:docPartGallery w:val="Page Numbers (Top of Page)"/>
        <w:docPartUnique/>
      </w:docPartObj>
    </w:sdtPr>
    <w:sdtEndPr>
      <w:rPr>
        <w:noProof/>
      </w:rPr>
    </w:sdtEndPr>
    <w:sdtContent>
      <w:p w14:paraId="45A06099" w14:textId="54268E96" w:rsidR="005D4A99" w:rsidRDefault="005D4A99">
        <w:pPr>
          <w:pStyle w:val="Header"/>
          <w:jc w:val="right"/>
        </w:pPr>
        <w:r>
          <w:fldChar w:fldCharType="begin"/>
        </w:r>
        <w:r>
          <w:instrText xml:space="preserve"> PAGE   \* MERGEFORMAT </w:instrText>
        </w:r>
        <w:r>
          <w:fldChar w:fldCharType="separate"/>
        </w:r>
        <w:r w:rsidR="00A219C0">
          <w:rPr>
            <w:noProof/>
          </w:rPr>
          <w:t>40</w:t>
        </w:r>
        <w:r>
          <w:rPr>
            <w:noProof/>
          </w:rPr>
          <w:fldChar w:fldCharType="end"/>
        </w:r>
      </w:p>
    </w:sdtContent>
  </w:sdt>
  <w:p w14:paraId="6052914C" w14:textId="77777777" w:rsidR="005D4A99" w:rsidRDefault="005D4A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69155690">
    <w:abstractNumId w:val="5"/>
  </w:num>
  <w:num w:numId="2" w16cid:durableId="1283341021">
    <w:abstractNumId w:val="3"/>
  </w:num>
  <w:num w:numId="3" w16cid:durableId="1745370100">
    <w:abstractNumId w:val="17"/>
  </w:num>
  <w:num w:numId="4" w16cid:durableId="1943609028">
    <w:abstractNumId w:val="12"/>
  </w:num>
  <w:num w:numId="5" w16cid:durableId="1801191862">
    <w:abstractNumId w:val="11"/>
  </w:num>
  <w:num w:numId="6" w16cid:durableId="1378898580">
    <w:abstractNumId w:val="7"/>
  </w:num>
  <w:num w:numId="7" w16cid:durableId="1484810739">
    <w:abstractNumId w:val="14"/>
  </w:num>
  <w:num w:numId="8" w16cid:durableId="1929847732">
    <w:abstractNumId w:val="15"/>
  </w:num>
  <w:num w:numId="9" w16cid:durableId="1596936369">
    <w:abstractNumId w:val="13"/>
  </w:num>
  <w:num w:numId="10" w16cid:durableId="1952710985">
    <w:abstractNumId w:val="6"/>
  </w:num>
  <w:num w:numId="11" w16cid:durableId="1483424976">
    <w:abstractNumId w:val="16"/>
  </w:num>
  <w:num w:numId="12" w16cid:durableId="1321471331">
    <w:abstractNumId w:val="10"/>
  </w:num>
  <w:num w:numId="13" w16cid:durableId="106765179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233860228">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234433200">
    <w:abstractNumId w:val="1"/>
  </w:num>
  <w:num w:numId="16" w16cid:durableId="861288204">
    <w:abstractNumId w:val="1"/>
  </w:num>
  <w:num w:numId="17" w16cid:durableId="1584222028">
    <w:abstractNumId w:val="0"/>
  </w:num>
  <w:num w:numId="18" w16cid:durableId="524370770">
    <w:abstractNumId w:val="0"/>
  </w:num>
  <w:num w:numId="19" w16cid:durableId="1605916168">
    <w:abstractNumId w:val="8"/>
  </w:num>
  <w:num w:numId="20" w16cid:durableId="675769271">
    <w:abstractNumId w:val="9"/>
  </w:num>
  <w:num w:numId="21" w16cid:durableId="4360271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eev">
    <w15:presenceInfo w15:providerId="None" w15:userId="zeev"/>
  </w15:person>
  <w15:person w15:author="Liad Mudrik">
    <w15:presenceInfo w15:providerId="AD" w15:userId="S::mudrikli@tauex.tau.ac.il::75eea215-65b1-47fb-bdfe-0e506126cdc5"/>
  </w15:person>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EB3"/>
    <w:rsid w:val="000004BC"/>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8B4"/>
    <w:rsid w:val="00006F56"/>
    <w:rsid w:val="000070D0"/>
    <w:rsid w:val="0000776A"/>
    <w:rsid w:val="000077D6"/>
    <w:rsid w:val="00007C6C"/>
    <w:rsid w:val="000100DA"/>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27A2"/>
    <w:rsid w:val="00023B72"/>
    <w:rsid w:val="00024E53"/>
    <w:rsid w:val="000259CC"/>
    <w:rsid w:val="00025A21"/>
    <w:rsid w:val="00026588"/>
    <w:rsid w:val="000265A6"/>
    <w:rsid w:val="00026CD9"/>
    <w:rsid w:val="00027B4F"/>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3AD5"/>
    <w:rsid w:val="00034B98"/>
    <w:rsid w:val="00034D4B"/>
    <w:rsid w:val="000351A9"/>
    <w:rsid w:val="0003552A"/>
    <w:rsid w:val="000358A0"/>
    <w:rsid w:val="00035EB3"/>
    <w:rsid w:val="00035F19"/>
    <w:rsid w:val="00035FA8"/>
    <w:rsid w:val="000360C2"/>
    <w:rsid w:val="00036854"/>
    <w:rsid w:val="00036C87"/>
    <w:rsid w:val="00036E90"/>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BA"/>
    <w:rsid w:val="000427F1"/>
    <w:rsid w:val="000428C9"/>
    <w:rsid w:val="00042C7D"/>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57EE8"/>
    <w:rsid w:val="00060B5C"/>
    <w:rsid w:val="00060FE2"/>
    <w:rsid w:val="000610E2"/>
    <w:rsid w:val="000610E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05D"/>
    <w:rsid w:val="0007317A"/>
    <w:rsid w:val="000732BD"/>
    <w:rsid w:val="0007391E"/>
    <w:rsid w:val="00073924"/>
    <w:rsid w:val="00073BA8"/>
    <w:rsid w:val="00073C55"/>
    <w:rsid w:val="0007411E"/>
    <w:rsid w:val="000741C0"/>
    <w:rsid w:val="000744A2"/>
    <w:rsid w:val="00074548"/>
    <w:rsid w:val="00074E7D"/>
    <w:rsid w:val="00075363"/>
    <w:rsid w:val="000754DA"/>
    <w:rsid w:val="00075969"/>
    <w:rsid w:val="00076AB7"/>
    <w:rsid w:val="00076ABB"/>
    <w:rsid w:val="000771C7"/>
    <w:rsid w:val="00077925"/>
    <w:rsid w:val="000804AB"/>
    <w:rsid w:val="000805E5"/>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A6"/>
    <w:rsid w:val="000904B3"/>
    <w:rsid w:val="00090F73"/>
    <w:rsid w:val="00090FA8"/>
    <w:rsid w:val="00091DD4"/>
    <w:rsid w:val="00091DE6"/>
    <w:rsid w:val="000920D5"/>
    <w:rsid w:val="000936FE"/>
    <w:rsid w:val="00093ED3"/>
    <w:rsid w:val="000945BB"/>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6D5"/>
    <w:rsid w:val="000A2938"/>
    <w:rsid w:val="000A2BD0"/>
    <w:rsid w:val="000A2C2C"/>
    <w:rsid w:val="000A2DFD"/>
    <w:rsid w:val="000A2ED0"/>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5E8"/>
    <w:rsid w:val="000B2D7C"/>
    <w:rsid w:val="000B2F82"/>
    <w:rsid w:val="000B335A"/>
    <w:rsid w:val="000B3583"/>
    <w:rsid w:val="000B3669"/>
    <w:rsid w:val="000B3A24"/>
    <w:rsid w:val="000B3F6F"/>
    <w:rsid w:val="000B404A"/>
    <w:rsid w:val="000B4137"/>
    <w:rsid w:val="000B4215"/>
    <w:rsid w:val="000B4BF7"/>
    <w:rsid w:val="000B4D84"/>
    <w:rsid w:val="000B4F81"/>
    <w:rsid w:val="000B52A3"/>
    <w:rsid w:val="000B581A"/>
    <w:rsid w:val="000B5F56"/>
    <w:rsid w:val="000B62AF"/>
    <w:rsid w:val="000B6BF5"/>
    <w:rsid w:val="000B6DD8"/>
    <w:rsid w:val="000B700A"/>
    <w:rsid w:val="000C08B9"/>
    <w:rsid w:val="000C12B0"/>
    <w:rsid w:val="000C177A"/>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0E4"/>
    <w:rsid w:val="000C6B4A"/>
    <w:rsid w:val="000C6BBE"/>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7B6"/>
    <w:rsid w:val="000E4E41"/>
    <w:rsid w:val="000E4EAF"/>
    <w:rsid w:val="000E4EEC"/>
    <w:rsid w:val="000E53E2"/>
    <w:rsid w:val="000E54E1"/>
    <w:rsid w:val="000E579D"/>
    <w:rsid w:val="000E594F"/>
    <w:rsid w:val="000E599E"/>
    <w:rsid w:val="000E5A00"/>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788"/>
    <w:rsid w:val="000F3CE6"/>
    <w:rsid w:val="000F51E1"/>
    <w:rsid w:val="000F6069"/>
    <w:rsid w:val="000F625F"/>
    <w:rsid w:val="000F737A"/>
    <w:rsid w:val="000F7554"/>
    <w:rsid w:val="001008CA"/>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0A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C5D"/>
    <w:rsid w:val="00116E0A"/>
    <w:rsid w:val="00116E2B"/>
    <w:rsid w:val="00116FA2"/>
    <w:rsid w:val="00117697"/>
    <w:rsid w:val="001215E6"/>
    <w:rsid w:val="00121AD1"/>
    <w:rsid w:val="00121F45"/>
    <w:rsid w:val="00122755"/>
    <w:rsid w:val="00122F84"/>
    <w:rsid w:val="00122FDB"/>
    <w:rsid w:val="00123634"/>
    <w:rsid w:val="0012397A"/>
    <w:rsid w:val="00123D27"/>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29F"/>
    <w:rsid w:val="001306CF"/>
    <w:rsid w:val="00130C74"/>
    <w:rsid w:val="0013111A"/>
    <w:rsid w:val="00131334"/>
    <w:rsid w:val="001313AE"/>
    <w:rsid w:val="001318E5"/>
    <w:rsid w:val="00132E94"/>
    <w:rsid w:val="001330A3"/>
    <w:rsid w:val="001330B7"/>
    <w:rsid w:val="00133122"/>
    <w:rsid w:val="001340B5"/>
    <w:rsid w:val="001340FA"/>
    <w:rsid w:val="00134229"/>
    <w:rsid w:val="00134415"/>
    <w:rsid w:val="001349CD"/>
    <w:rsid w:val="001349F3"/>
    <w:rsid w:val="00135091"/>
    <w:rsid w:val="0013510A"/>
    <w:rsid w:val="0013520C"/>
    <w:rsid w:val="001353FA"/>
    <w:rsid w:val="0013594C"/>
    <w:rsid w:val="00135A50"/>
    <w:rsid w:val="00136091"/>
    <w:rsid w:val="00136373"/>
    <w:rsid w:val="0013653F"/>
    <w:rsid w:val="001368A8"/>
    <w:rsid w:val="00137135"/>
    <w:rsid w:val="0013777F"/>
    <w:rsid w:val="00137A32"/>
    <w:rsid w:val="00137C62"/>
    <w:rsid w:val="001406C6"/>
    <w:rsid w:val="00140CE6"/>
    <w:rsid w:val="00140DBB"/>
    <w:rsid w:val="00140F25"/>
    <w:rsid w:val="001413AA"/>
    <w:rsid w:val="00141410"/>
    <w:rsid w:val="001414F5"/>
    <w:rsid w:val="00141DDD"/>
    <w:rsid w:val="0014206C"/>
    <w:rsid w:val="00142385"/>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4FF"/>
    <w:rsid w:val="00146903"/>
    <w:rsid w:val="00146C1B"/>
    <w:rsid w:val="0014786A"/>
    <w:rsid w:val="001478E0"/>
    <w:rsid w:val="00147EB5"/>
    <w:rsid w:val="00147F56"/>
    <w:rsid w:val="001504AE"/>
    <w:rsid w:val="00150951"/>
    <w:rsid w:val="00151575"/>
    <w:rsid w:val="00151907"/>
    <w:rsid w:val="00151961"/>
    <w:rsid w:val="00152414"/>
    <w:rsid w:val="001537B9"/>
    <w:rsid w:val="00153F73"/>
    <w:rsid w:val="001545CD"/>
    <w:rsid w:val="001546D4"/>
    <w:rsid w:val="00154EA4"/>
    <w:rsid w:val="001559D9"/>
    <w:rsid w:val="00156308"/>
    <w:rsid w:val="00156B76"/>
    <w:rsid w:val="001577B8"/>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A7D"/>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576"/>
    <w:rsid w:val="001726BC"/>
    <w:rsid w:val="001727BA"/>
    <w:rsid w:val="0017292F"/>
    <w:rsid w:val="00172FD0"/>
    <w:rsid w:val="00173326"/>
    <w:rsid w:val="001733CB"/>
    <w:rsid w:val="001739AD"/>
    <w:rsid w:val="00173A5A"/>
    <w:rsid w:val="00173B3A"/>
    <w:rsid w:val="00174088"/>
    <w:rsid w:val="00174143"/>
    <w:rsid w:val="001749B0"/>
    <w:rsid w:val="00174A11"/>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FAD"/>
    <w:rsid w:val="0018223D"/>
    <w:rsid w:val="0018258F"/>
    <w:rsid w:val="00182B4C"/>
    <w:rsid w:val="0018315F"/>
    <w:rsid w:val="001831E1"/>
    <w:rsid w:val="001834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6696"/>
    <w:rsid w:val="00187036"/>
    <w:rsid w:val="001870BF"/>
    <w:rsid w:val="001878C6"/>
    <w:rsid w:val="00187EC9"/>
    <w:rsid w:val="0019002B"/>
    <w:rsid w:val="0019030C"/>
    <w:rsid w:val="001923A5"/>
    <w:rsid w:val="00192472"/>
    <w:rsid w:val="001924FD"/>
    <w:rsid w:val="00192588"/>
    <w:rsid w:val="001926CA"/>
    <w:rsid w:val="00193399"/>
    <w:rsid w:val="0019375F"/>
    <w:rsid w:val="00193826"/>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97E55"/>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034"/>
    <w:rsid w:val="001A63B3"/>
    <w:rsid w:val="001A649C"/>
    <w:rsid w:val="001A687C"/>
    <w:rsid w:val="001A6DEE"/>
    <w:rsid w:val="001A7210"/>
    <w:rsid w:val="001A789C"/>
    <w:rsid w:val="001A7B76"/>
    <w:rsid w:val="001A7C70"/>
    <w:rsid w:val="001A7D06"/>
    <w:rsid w:val="001B022C"/>
    <w:rsid w:val="001B09DD"/>
    <w:rsid w:val="001B0F21"/>
    <w:rsid w:val="001B1247"/>
    <w:rsid w:val="001B15B9"/>
    <w:rsid w:val="001B1644"/>
    <w:rsid w:val="001B16FC"/>
    <w:rsid w:val="001B187C"/>
    <w:rsid w:val="001B1B68"/>
    <w:rsid w:val="001B1E20"/>
    <w:rsid w:val="001B1EA8"/>
    <w:rsid w:val="001B2C33"/>
    <w:rsid w:val="001B34B0"/>
    <w:rsid w:val="001B37E5"/>
    <w:rsid w:val="001B3848"/>
    <w:rsid w:val="001B3B76"/>
    <w:rsid w:val="001B3E41"/>
    <w:rsid w:val="001B4029"/>
    <w:rsid w:val="001B4150"/>
    <w:rsid w:val="001B42C3"/>
    <w:rsid w:val="001B4591"/>
    <w:rsid w:val="001B4828"/>
    <w:rsid w:val="001B4C3F"/>
    <w:rsid w:val="001B4C51"/>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44B0"/>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2D68"/>
    <w:rsid w:val="001D39A8"/>
    <w:rsid w:val="001D3A88"/>
    <w:rsid w:val="001D3E89"/>
    <w:rsid w:val="001D40F8"/>
    <w:rsid w:val="001D4861"/>
    <w:rsid w:val="001D5177"/>
    <w:rsid w:val="001D5761"/>
    <w:rsid w:val="001D5AA6"/>
    <w:rsid w:val="001D5BF1"/>
    <w:rsid w:val="001D6067"/>
    <w:rsid w:val="001D6265"/>
    <w:rsid w:val="001D6512"/>
    <w:rsid w:val="001D684E"/>
    <w:rsid w:val="001D6F19"/>
    <w:rsid w:val="001D7F78"/>
    <w:rsid w:val="001E0400"/>
    <w:rsid w:val="001E06E0"/>
    <w:rsid w:val="001E0823"/>
    <w:rsid w:val="001E0906"/>
    <w:rsid w:val="001E0A80"/>
    <w:rsid w:val="001E0D76"/>
    <w:rsid w:val="001E1DCA"/>
    <w:rsid w:val="001E27A2"/>
    <w:rsid w:val="001E32AC"/>
    <w:rsid w:val="001E3689"/>
    <w:rsid w:val="001E3B21"/>
    <w:rsid w:val="001E3C72"/>
    <w:rsid w:val="001E4D2E"/>
    <w:rsid w:val="001E4DF2"/>
    <w:rsid w:val="001E53E4"/>
    <w:rsid w:val="001E631C"/>
    <w:rsid w:val="001E64D4"/>
    <w:rsid w:val="001E6C3F"/>
    <w:rsid w:val="001E6D35"/>
    <w:rsid w:val="001E73BA"/>
    <w:rsid w:val="001E74C0"/>
    <w:rsid w:val="001E74D8"/>
    <w:rsid w:val="001E75F1"/>
    <w:rsid w:val="001E763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3D88"/>
    <w:rsid w:val="001F40FA"/>
    <w:rsid w:val="001F4284"/>
    <w:rsid w:val="001F4318"/>
    <w:rsid w:val="001F497B"/>
    <w:rsid w:val="001F4C86"/>
    <w:rsid w:val="001F524C"/>
    <w:rsid w:val="001F54D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4ACA"/>
    <w:rsid w:val="00204E11"/>
    <w:rsid w:val="00205077"/>
    <w:rsid w:val="0020511F"/>
    <w:rsid w:val="0020558E"/>
    <w:rsid w:val="0020575E"/>
    <w:rsid w:val="002057FC"/>
    <w:rsid w:val="00205A49"/>
    <w:rsid w:val="00205A79"/>
    <w:rsid w:val="00205DCC"/>
    <w:rsid w:val="00205F86"/>
    <w:rsid w:val="00206F1F"/>
    <w:rsid w:val="00207190"/>
    <w:rsid w:val="0020719F"/>
    <w:rsid w:val="002077DB"/>
    <w:rsid w:val="00207923"/>
    <w:rsid w:val="002105AC"/>
    <w:rsid w:val="002105CC"/>
    <w:rsid w:val="0021061A"/>
    <w:rsid w:val="00210665"/>
    <w:rsid w:val="00210691"/>
    <w:rsid w:val="0021076E"/>
    <w:rsid w:val="002108CA"/>
    <w:rsid w:val="00211090"/>
    <w:rsid w:val="00211536"/>
    <w:rsid w:val="00211609"/>
    <w:rsid w:val="002117CC"/>
    <w:rsid w:val="002118DE"/>
    <w:rsid w:val="002120B2"/>
    <w:rsid w:val="002124FE"/>
    <w:rsid w:val="00212789"/>
    <w:rsid w:val="00212ADD"/>
    <w:rsid w:val="00212D8D"/>
    <w:rsid w:val="00212E1E"/>
    <w:rsid w:val="00213028"/>
    <w:rsid w:val="0021349A"/>
    <w:rsid w:val="00213564"/>
    <w:rsid w:val="00213718"/>
    <w:rsid w:val="00213969"/>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1102"/>
    <w:rsid w:val="00231216"/>
    <w:rsid w:val="00231516"/>
    <w:rsid w:val="0023191C"/>
    <w:rsid w:val="00231BF7"/>
    <w:rsid w:val="002322CC"/>
    <w:rsid w:val="002326F0"/>
    <w:rsid w:val="00232D15"/>
    <w:rsid w:val="002337B5"/>
    <w:rsid w:val="002346CF"/>
    <w:rsid w:val="002347CB"/>
    <w:rsid w:val="0023485D"/>
    <w:rsid w:val="00234A2F"/>
    <w:rsid w:val="00234B6D"/>
    <w:rsid w:val="002351FC"/>
    <w:rsid w:val="002355CD"/>
    <w:rsid w:val="00235843"/>
    <w:rsid w:val="00235A05"/>
    <w:rsid w:val="00235E60"/>
    <w:rsid w:val="002361C2"/>
    <w:rsid w:val="00236E07"/>
    <w:rsid w:val="0023703C"/>
    <w:rsid w:val="0023775A"/>
    <w:rsid w:val="002377D2"/>
    <w:rsid w:val="00237BE6"/>
    <w:rsid w:val="00237C85"/>
    <w:rsid w:val="00240180"/>
    <w:rsid w:val="00240A36"/>
    <w:rsid w:val="00240D10"/>
    <w:rsid w:val="002411D5"/>
    <w:rsid w:val="002417C7"/>
    <w:rsid w:val="002417FA"/>
    <w:rsid w:val="00241BC0"/>
    <w:rsid w:val="0024215F"/>
    <w:rsid w:val="002426A6"/>
    <w:rsid w:val="00242C6E"/>
    <w:rsid w:val="00242ECA"/>
    <w:rsid w:val="002435D8"/>
    <w:rsid w:val="002436A8"/>
    <w:rsid w:val="00243720"/>
    <w:rsid w:val="00243C1F"/>
    <w:rsid w:val="00243F3B"/>
    <w:rsid w:val="002443DB"/>
    <w:rsid w:val="00244B03"/>
    <w:rsid w:val="00244D65"/>
    <w:rsid w:val="00244D8E"/>
    <w:rsid w:val="00244E58"/>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570"/>
    <w:rsid w:val="002627AD"/>
    <w:rsid w:val="00262BBD"/>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07D"/>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4C0"/>
    <w:rsid w:val="002945D9"/>
    <w:rsid w:val="002949E3"/>
    <w:rsid w:val="00294E41"/>
    <w:rsid w:val="00294E55"/>
    <w:rsid w:val="002951B2"/>
    <w:rsid w:val="002953E3"/>
    <w:rsid w:val="00296B06"/>
    <w:rsid w:val="00296BBA"/>
    <w:rsid w:val="00296BE4"/>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A32"/>
    <w:rsid w:val="002A2C5B"/>
    <w:rsid w:val="002A3044"/>
    <w:rsid w:val="002A3285"/>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1CCD"/>
    <w:rsid w:val="002B2300"/>
    <w:rsid w:val="002B243A"/>
    <w:rsid w:val="002B2AC5"/>
    <w:rsid w:val="002B2C37"/>
    <w:rsid w:val="002B35F8"/>
    <w:rsid w:val="002B390A"/>
    <w:rsid w:val="002B39BD"/>
    <w:rsid w:val="002B3D75"/>
    <w:rsid w:val="002B3DD7"/>
    <w:rsid w:val="002B41E9"/>
    <w:rsid w:val="002B42FD"/>
    <w:rsid w:val="002B4328"/>
    <w:rsid w:val="002B5497"/>
    <w:rsid w:val="002B56AE"/>
    <w:rsid w:val="002B61D0"/>
    <w:rsid w:val="002B67DE"/>
    <w:rsid w:val="002B69FB"/>
    <w:rsid w:val="002B6B6F"/>
    <w:rsid w:val="002B6F94"/>
    <w:rsid w:val="002B70D4"/>
    <w:rsid w:val="002B73D8"/>
    <w:rsid w:val="002B75E7"/>
    <w:rsid w:val="002B76E2"/>
    <w:rsid w:val="002B7D01"/>
    <w:rsid w:val="002C0DC1"/>
    <w:rsid w:val="002C106B"/>
    <w:rsid w:val="002C1294"/>
    <w:rsid w:val="002C13AA"/>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34A"/>
    <w:rsid w:val="002C574D"/>
    <w:rsid w:val="002C6318"/>
    <w:rsid w:val="002C64BB"/>
    <w:rsid w:val="002C7426"/>
    <w:rsid w:val="002C7614"/>
    <w:rsid w:val="002C7A24"/>
    <w:rsid w:val="002C7D78"/>
    <w:rsid w:val="002D00F6"/>
    <w:rsid w:val="002D0222"/>
    <w:rsid w:val="002D16B3"/>
    <w:rsid w:val="002D19AA"/>
    <w:rsid w:val="002D19AE"/>
    <w:rsid w:val="002D1D26"/>
    <w:rsid w:val="002D20EE"/>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43B"/>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6192"/>
    <w:rsid w:val="002E61A9"/>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D44"/>
    <w:rsid w:val="002F5E5D"/>
    <w:rsid w:val="002F5F3E"/>
    <w:rsid w:val="002F617B"/>
    <w:rsid w:val="002F61EB"/>
    <w:rsid w:val="002F6482"/>
    <w:rsid w:val="002F6C19"/>
    <w:rsid w:val="002F7031"/>
    <w:rsid w:val="002F71CB"/>
    <w:rsid w:val="002F7688"/>
    <w:rsid w:val="002F78EC"/>
    <w:rsid w:val="002F7EF9"/>
    <w:rsid w:val="00300D34"/>
    <w:rsid w:val="00300E88"/>
    <w:rsid w:val="00301257"/>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07"/>
    <w:rsid w:val="003221FC"/>
    <w:rsid w:val="00322224"/>
    <w:rsid w:val="00322520"/>
    <w:rsid w:val="00322E2A"/>
    <w:rsid w:val="00323300"/>
    <w:rsid w:val="003235FE"/>
    <w:rsid w:val="00323BAB"/>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07ED"/>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933"/>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1DA0"/>
    <w:rsid w:val="00352773"/>
    <w:rsid w:val="003528A9"/>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6394"/>
    <w:rsid w:val="00356812"/>
    <w:rsid w:val="00356E51"/>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4C"/>
    <w:rsid w:val="00376FBE"/>
    <w:rsid w:val="0037721D"/>
    <w:rsid w:val="00377429"/>
    <w:rsid w:val="003774E0"/>
    <w:rsid w:val="00381020"/>
    <w:rsid w:val="00381259"/>
    <w:rsid w:val="0038136F"/>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C79"/>
    <w:rsid w:val="0038647F"/>
    <w:rsid w:val="00386720"/>
    <w:rsid w:val="00386824"/>
    <w:rsid w:val="00386AE5"/>
    <w:rsid w:val="00386D80"/>
    <w:rsid w:val="00386EB9"/>
    <w:rsid w:val="003872EE"/>
    <w:rsid w:val="00387645"/>
    <w:rsid w:val="00387714"/>
    <w:rsid w:val="00387A24"/>
    <w:rsid w:val="00387D82"/>
    <w:rsid w:val="00387E37"/>
    <w:rsid w:val="003900ED"/>
    <w:rsid w:val="003910F8"/>
    <w:rsid w:val="00391612"/>
    <w:rsid w:val="00391EDC"/>
    <w:rsid w:val="00392431"/>
    <w:rsid w:val="003926E3"/>
    <w:rsid w:val="0039299B"/>
    <w:rsid w:val="0039366E"/>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339"/>
    <w:rsid w:val="003A3ABE"/>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0F"/>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516"/>
    <w:rsid w:val="003D75FA"/>
    <w:rsid w:val="003D7A0F"/>
    <w:rsid w:val="003E0107"/>
    <w:rsid w:val="003E0A82"/>
    <w:rsid w:val="003E0AC5"/>
    <w:rsid w:val="003E0AD5"/>
    <w:rsid w:val="003E0CB9"/>
    <w:rsid w:val="003E15C1"/>
    <w:rsid w:val="003E19AC"/>
    <w:rsid w:val="003E2985"/>
    <w:rsid w:val="003E334F"/>
    <w:rsid w:val="003E342F"/>
    <w:rsid w:val="003E36B4"/>
    <w:rsid w:val="003E480D"/>
    <w:rsid w:val="003E4AEA"/>
    <w:rsid w:val="003E68C4"/>
    <w:rsid w:val="003E7520"/>
    <w:rsid w:val="003E7833"/>
    <w:rsid w:val="003F043B"/>
    <w:rsid w:val="003F0F31"/>
    <w:rsid w:val="003F1160"/>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33"/>
    <w:rsid w:val="00402EB2"/>
    <w:rsid w:val="004034AA"/>
    <w:rsid w:val="00404370"/>
    <w:rsid w:val="004045DE"/>
    <w:rsid w:val="00404743"/>
    <w:rsid w:val="00405473"/>
    <w:rsid w:val="004058A7"/>
    <w:rsid w:val="00405902"/>
    <w:rsid w:val="0040665E"/>
    <w:rsid w:val="004067E4"/>
    <w:rsid w:val="00406C31"/>
    <w:rsid w:val="00407745"/>
    <w:rsid w:val="00407760"/>
    <w:rsid w:val="00407779"/>
    <w:rsid w:val="00407A58"/>
    <w:rsid w:val="004102F8"/>
    <w:rsid w:val="00410711"/>
    <w:rsid w:val="00410831"/>
    <w:rsid w:val="00410B35"/>
    <w:rsid w:val="00410BEE"/>
    <w:rsid w:val="00411024"/>
    <w:rsid w:val="00411A03"/>
    <w:rsid w:val="00411F18"/>
    <w:rsid w:val="0041233D"/>
    <w:rsid w:val="004124F4"/>
    <w:rsid w:val="00412D3A"/>
    <w:rsid w:val="00412DCE"/>
    <w:rsid w:val="00412F43"/>
    <w:rsid w:val="004130C2"/>
    <w:rsid w:val="00413779"/>
    <w:rsid w:val="00413857"/>
    <w:rsid w:val="00413AD9"/>
    <w:rsid w:val="00413ECD"/>
    <w:rsid w:val="00414206"/>
    <w:rsid w:val="00414288"/>
    <w:rsid w:val="004149E5"/>
    <w:rsid w:val="00414D51"/>
    <w:rsid w:val="00414DA9"/>
    <w:rsid w:val="00415264"/>
    <w:rsid w:val="0041600A"/>
    <w:rsid w:val="00416040"/>
    <w:rsid w:val="00416240"/>
    <w:rsid w:val="004163F8"/>
    <w:rsid w:val="0041650C"/>
    <w:rsid w:val="00416697"/>
    <w:rsid w:val="00416F5A"/>
    <w:rsid w:val="00417618"/>
    <w:rsid w:val="004177D1"/>
    <w:rsid w:val="0041788E"/>
    <w:rsid w:val="00417AF2"/>
    <w:rsid w:val="00420205"/>
    <w:rsid w:val="00420327"/>
    <w:rsid w:val="00420454"/>
    <w:rsid w:val="00420625"/>
    <w:rsid w:val="00420C79"/>
    <w:rsid w:val="004214D7"/>
    <w:rsid w:val="004218E1"/>
    <w:rsid w:val="00421BD1"/>
    <w:rsid w:val="00421D19"/>
    <w:rsid w:val="00421D1F"/>
    <w:rsid w:val="004225D2"/>
    <w:rsid w:val="00422967"/>
    <w:rsid w:val="00422CDA"/>
    <w:rsid w:val="00422D1D"/>
    <w:rsid w:val="00422E34"/>
    <w:rsid w:val="0042315E"/>
    <w:rsid w:val="00423623"/>
    <w:rsid w:val="004243A5"/>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07C6"/>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5F2"/>
    <w:rsid w:val="00466CE8"/>
    <w:rsid w:val="00467225"/>
    <w:rsid w:val="0046755E"/>
    <w:rsid w:val="00467702"/>
    <w:rsid w:val="00467905"/>
    <w:rsid w:val="00467E11"/>
    <w:rsid w:val="00470181"/>
    <w:rsid w:val="00470337"/>
    <w:rsid w:val="00470746"/>
    <w:rsid w:val="004707BE"/>
    <w:rsid w:val="00470925"/>
    <w:rsid w:val="00470A7B"/>
    <w:rsid w:val="00470D96"/>
    <w:rsid w:val="00471003"/>
    <w:rsid w:val="00471A10"/>
    <w:rsid w:val="00472332"/>
    <w:rsid w:val="00472A5D"/>
    <w:rsid w:val="00472D1F"/>
    <w:rsid w:val="00472EEB"/>
    <w:rsid w:val="00472F8F"/>
    <w:rsid w:val="004731EE"/>
    <w:rsid w:val="004733D7"/>
    <w:rsid w:val="004737F1"/>
    <w:rsid w:val="00473B6D"/>
    <w:rsid w:val="00474E23"/>
    <w:rsid w:val="0047503A"/>
    <w:rsid w:val="0047509E"/>
    <w:rsid w:val="00475BD8"/>
    <w:rsid w:val="00475C0E"/>
    <w:rsid w:val="0047602F"/>
    <w:rsid w:val="00476106"/>
    <w:rsid w:val="0047625C"/>
    <w:rsid w:val="0047636D"/>
    <w:rsid w:val="004768D6"/>
    <w:rsid w:val="00476B35"/>
    <w:rsid w:val="004770B4"/>
    <w:rsid w:val="004773F2"/>
    <w:rsid w:val="0047776D"/>
    <w:rsid w:val="00477F28"/>
    <w:rsid w:val="004802F2"/>
    <w:rsid w:val="00480672"/>
    <w:rsid w:val="004809DE"/>
    <w:rsid w:val="00480CA7"/>
    <w:rsid w:val="00480D9B"/>
    <w:rsid w:val="0048124F"/>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879E0"/>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2D63"/>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4C59"/>
    <w:rsid w:val="004B5C41"/>
    <w:rsid w:val="004B6630"/>
    <w:rsid w:val="004B67F7"/>
    <w:rsid w:val="004B6A53"/>
    <w:rsid w:val="004B6A7E"/>
    <w:rsid w:val="004B7AA2"/>
    <w:rsid w:val="004B7C4C"/>
    <w:rsid w:val="004B7D48"/>
    <w:rsid w:val="004C0942"/>
    <w:rsid w:val="004C0A6C"/>
    <w:rsid w:val="004C0D8A"/>
    <w:rsid w:val="004C0E67"/>
    <w:rsid w:val="004C0E90"/>
    <w:rsid w:val="004C1160"/>
    <w:rsid w:val="004C19CF"/>
    <w:rsid w:val="004C1C62"/>
    <w:rsid w:val="004C1E66"/>
    <w:rsid w:val="004C2E97"/>
    <w:rsid w:val="004C34F8"/>
    <w:rsid w:val="004C3803"/>
    <w:rsid w:val="004C40B5"/>
    <w:rsid w:val="004C4126"/>
    <w:rsid w:val="004C41F7"/>
    <w:rsid w:val="004C4275"/>
    <w:rsid w:val="004C5A1F"/>
    <w:rsid w:val="004C6214"/>
    <w:rsid w:val="004C6464"/>
    <w:rsid w:val="004C64BF"/>
    <w:rsid w:val="004C6684"/>
    <w:rsid w:val="004C6B61"/>
    <w:rsid w:val="004C71BB"/>
    <w:rsid w:val="004C7623"/>
    <w:rsid w:val="004C77BE"/>
    <w:rsid w:val="004C7928"/>
    <w:rsid w:val="004D00B9"/>
    <w:rsid w:val="004D0352"/>
    <w:rsid w:val="004D0526"/>
    <w:rsid w:val="004D1478"/>
    <w:rsid w:val="004D1A49"/>
    <w:rsid w:val="004D2144"/>
    <w:rsid w:val="004D2319"/>
    <w:rsid w:val="004D25AA"/>
    <w:rsid w:val="004D2793"/>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4D4"/>
    <w:rsid w:val="004E1EB8"/>
    <w:rsid w:val="004E1F6A"/>
    <w:rsid w:val="004E2179"/>
    <w:rsid w:val="004E2185"/>
    <w:rsid w:val="004E23B1"/>
    <w:rsid w:val="004E2486"/>
    <w:rsid w:val="004E28B9"/>
    <w:rsid w:val="004E28D1"/>
    <w:rsid w:val="004E2A04"/>
    <w:rsid w:val="004E3729"/>
    <w:rsid w:val="004E3A92"/>
    <w:rsid w:val="004E40AB"/>
    <w:rsid w:val="004E56B3"/>
    <w:rsid w:val="004E674B"/>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4F7654"/>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638"/>
    <w:rsid w:val="00525F62"/>
    <w:rsid w:val="005263AB"/>
    <w:rsid w:val="005263FE"/>
    <w:rsid w:val="00527920"/>
    <w:rsid w:val="00527E95"/>
    <w:rsid w:val="00530200"/>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05B"/>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689E"/>
    <w:rsid w:val="0054710B"/>
    <w:rsid w:val="0054737E"/>
    <w:rsid w:val="00547992"/>
    <w:rsid w:val="00547A8C"/>
    <w:rsid w:val="005500AD"/>
    <w:rsid w:val="005500D0"/>
    <w:rsid w:val="00550318"/>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4F37"/>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0D0"/>
    <w:rsid w:val="005751BA"/>
    <w:rsid w:val="005756CF"/>
    <w:rsid w:val="00575A49"/>
    <w:rsid w:val="00575E64"/>
    <w:rsid w:val="00576271"/>
    <w:rsid w:val="005766DD"/>
    <w:rsid w:val="00576907"/>
    <w:rsid w:val="0057715F"/>
    <w:rsid w:val="00580FBC"/>
    <w:rsid w:val="00581168"/>
    <w:rsid w:val="005812BB"/>
    <w:rsid w:val="0058203C"/>
    <w:rsid w:val="005821EF"/>
    <w:rsid w:val="005824BE"/>
    <w:rsid w:val="00582EEC"/>
    <w:rsid w:val="005832C0"/>
    <w:rsid w:val="00583425"/>
    <w:rsid w:val="0058377F"/>
    <w:rsid w:val="005841D4"/>
    <w:rsid w:val="0058425C"/>
    <w:rsid w:val="00584360"/>
    <w:rsid w:val="005844E0"/>
    <w:rsid w:val="00584C0E"/>
    <w:rsid w:val="00584E64"/>
    <w:rsid w:val="005856CE"/>
    <w:rsid w:val="005859F9"/>
    <w:rsid w:val="005863EE"/>
    <w:rsid w:val="005869EC"/>
    <w:rsid w:val="00586A32"/>
    <w:rsid w:val="00586B59"/>
    <w:rsid w:val="00586D34"/>
    <w:rsid w:val="00586E85"/>
    <w:rsid w:val="00586E9E"/>
    <w:rsid w:val="00586F4F"/>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2631"/>
    <w:rsid w:val="005948F8"/>
    <w:rsid w:val="00594DA5"/>
    <w:rsid w:val="00595024"/>
    <w:rsid w:val="005956B2"/>
    <w:rsid w:val="005957FE"/>
    <w:rsid w:val="0059582A"/>
    <w:rsid w:val="00595BAF"/>
    <w:rsid w:val="00595E26"/>
    <w:rsid w:val="00595EB5"/>
    <w:rsid w:val="005960B6"/>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06"/>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B53"/>
    <w:rsid w:val="005B3FFA"/>
    <w:rsid w:val="005B45DE"/>
    <w:rsid w:val="005B4A5B"/>
    <w:rsid w:val="005B4C51"/>
    <w:rsid w:val="005B4D15"/>
    <w:rsid w:val="005B4DE8"/>
    <w:rsid w:val="005B4E48"/>
    <w:rsid w:val="005B4E49"/>
    <w:rsid w:val="005B509C"/>
    <w:rsid w:val="005B5892"/>
    <w:rsid w:val="005B5EA4"/>
    <w:rsid w:val="005B6EC9"/>
    <w:rsid w:val="005B74BC"/>
    <w:rsid w:val="005B755E"/>
    <w:rsid w:val="005B7C15"/>
    <w:rsid w:val="005B7DA6"/>
    <w:rsid w:val="005B7EDA"/>
    <w:rsid w:val="005C0148"/>
    <w:rsid w:val="005C0D84"/>
    <w:rsid w:val="005C1EB2"/>
    <w:rsid w:val="005C2B8A"/>
    <w:rsid w:val="005C2BDD"/>
    <w:rsid w:val="005C36E4"/>
    <w:rsid w:val="005C3C6A"/>
    <w:rsid w:val="005C5708"/>
    <w:rsid w:val="005C5A39"/>
    <w:rsid w:val="005C607F"/>
    <w:rsid w:val="005C621D"/>
    <w:rsid w:val="005C66F0"/>
    <w:rsid w:val="005C673F"/>
    <w:rsid w:val="005C6867"/>
    <w:rsid w:val="005C69C9"/>
    <w:rsid w:val="005C6DD0"/>
    <w:rsid w:val="005C74A8"/>
    <w:rsid w:val="005C754F"/>
    <w:rsid w:val="005C7FDA"/>
    <w:rsid w:val="005D07E0"/>
    <w:rsid w:val="005D094A"/>
    <w:rsid w:val="005D09A7"/>
    <w:rsid w:val="005D0A36"/>
    <w:rsid w:val="005D0AD8"/>
    <w:rsid w:val="005D0E4D"/>
    <w:rsid w:val="005D0FA8"/>
    <w:rsid w:val="005D11D3"/>
    <w:rsid w:val="005D1A39"/>
    <w:rsid w:val="005D209B"/>
    <w:rsid w:val="005D2204"/>
    <w:rsid w:val="005D27DF"/>
    <w:rsid w:val="005D282A"/>
    <w:rsid w:val="005D2BB7"/>
    <w:rsid w:val="005D2C62"/>
    <w:rsid w:val="005D2EFD"/>
    <w:rsid w:val="005D30C7"/>
    <w:rsid w:val="005D3136"/>
    <w:rsid w:val="005D3599"/>
    <w:rsid w:val="005D402D"/>
    <w:rsid w:val="005D420E"/>
    <w:rsid w:val="005D443D"/>
    <w:rsid w:val="005D449B"/>
    <w:rsid w:val="005D4A99"/>
    <w:rsid w:val="005D4AC1"/>
    <w:rsid w:val="005D4AE5"/>
    <w:rsid w:val="005D53E0"/>
    <w:rsid w:val="005D5722"/>
    <w:rsid w:val="005D59F2"/>
    <w:rsid w:val="005D66C8"/>
    <w:rsid w:val="005D6A2B"/>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58A6"/>
    <w:rsid w:val="00616020"/>
    <w:rsid w:val="00616793"/>
    <w:rsid w:val="0061699E"/>
    <w:rsid w:val="006171BD"/>
    <w:rsid w:val="006178F2"/>
    <w:rsid w:val="00617CD7"/>
    <w:rsid w:val="00620379"/>
    <w:rsid w:val="00620A7E"/>
    <w:rsid w:val="00620B0A"/>
    <w:rsid w:val="00620C85"/>
    <w:rsid w:val="006213C8"/>
    <w:rsid w:val="00621802"/>
    <w:rsid w:val="0062193E"/>
    <w:rsid w:val="00621AE6"/>
    <w:rsid w:val="00621D4B"/>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8FC"/>
    <w:rsid w:val="00632B17"/>
    <w:rsid w:val="00632EC3"/>
    <w:rsid w:val="00633642"/>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6A0"/>
    <w:rsid w:val="006378BF"/>
    <w:rsid w:val="00637975"/>
    <w:rsid w:val="00637A89"/>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1861"/>
    <w:rsid w:val="006718EA"/>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6BE"/>
    <w:rsid w:val="006859A6"/>
    <w:rsid w:val="006859EB"/>
    <w:rsid w:val="00685ADB"/>
    <w:rsid w:val="00685F7A"/>
    <w:rsid w:val="0068641C"/>
    <w:rsid w:val="0068691D"/>
    <w:rsid w:val="00686CB0"/>
    <w:rsid w:val="00686DA5"/>
    <w:rsid w:val="00687C17"/>
    <w:rsid w:val="0069061A"/>
    <w:rsid w:val="00690952"/>
    <w:rsid w:val="00690FB8"/>
    <w:rsid w:val="006911C5"/>
    <w:rsid w:val="00691986"/>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6384"/>
    <w:rsid w:val="00697ADB"/>
    <w:rsid w:val="00697DA6"/>
    <w:rsid w:val="00697F40"/>
    <w:rsid w:val="00697FF7"/>
    <w:rsid w:val="006A11E7"/>
    <w:rsid w:val="006A13F2"/>
    <w:rsid w:val="006A1DF9"/>
    <w:rsid w:val="006A2CCD"/>
    <w:rsid w:val="006A2DB9"/>
    <w:rsid w:val="006A418B"/>
    <w:rsid w:val="006A4212"/>
    <w:rsid w:val="006A4946"/>
    <w:rsid w:val="006A4E72"/>
    <w:rsid w:val="006A52EC"/>
    <w:rsid w:val="006A5854"/>
    <w:rsid w:val="006A6C48"/>
    <w:rsid w:val="006A7346"/>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CE3"/>
    <w:rsid w:val="006B5F78"/>
    <w:rsid w:val="006B61DC"/>
    <w:rsid w:val="006B6378"/>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222"/>
    <w:rsid w:val="006C164D"/>
    <w:rsid w:val="006C1CC8"/>
    <w:rsid w:val="006C231A"/>
    <w:rsid w:val="006C26ED"/>
    <w:rsid w:val="006C2804"/>
    <w:rsid w:val="006C2C93"/>
    <w:rsid w:val="006C2FEA"/>
    <w:rsid w:val="006C3096"/>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6EC"/>
    <w:rsid w:val="007007E9"/>
    <w:rsid w:val="00700A3A"/>
    <w:rsid w:val="00700B3A"/>
    <w:rsid w:val="00701085"/>
    <w:rsid w:val="0070130A"/>
    <w:rsid w:val="007013EF"/>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ACF"/>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4AC"/>
    <w:rsid w:val="0074561B"/>
    <w:rsid w:val="00745CB4"/>
    <w:rsid w:val="007464CD"/>
    <w:rsid w:val="00746BAC"/>
    <w:rsid w:val="007471EE"/>
    <w:rsid w:val="0074750F"/>
    <w:rsid w:val="00747526"/>
    <w:rsid w:val="00750710"/>
    <w:rsid w:val="00750A55"/>
    <w:rsid w:val="00751A94"/>
    <w:rsid w:val="00752142"/>
    <w:rsid w:val="00752645"/>
    <w:rsid w:val="00752664"/>
    <w:rsid w:val="00752959"/>
    <w:rsid w:val="00752C4E"/>
    <w:rsid w:val="00752D41"/>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C42"/>
    <w:rsid w:val="00756E3F"/>
    <w:rsid w:val="0075723C"/>
    <w:rsid w:val="0075797D"/>
    <w:rsid w:val="00760089"/>
    <w:rsid w:val="00760205"/>
    <w:rsid w:val="00760254"/>
    <w:rsid w:val="00760775"/>
    <w:rsid w:val="007609F5"/>
    <w:rsid w:val="00760A98"/>
    <w:rsid w:val="00760ACE"/>
    <w:rsid w:val="00760C21"/>
    <w:rsid w:val="0076108B"/>
    <w:rsid w:val="007617C6"/>
    <w:rsid w:val="0076200C"/>
    <w:rsid w:val="007629C9"/>
    <w:rsid w:val="00762D69"/>
    <w:rsid w:val="00764059"/>
    <w:rsid w:val="007647F1"/>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9F"/>
    <w:rsid w:val="007704FA"/>
    <w:rsid w:val="00770BD0"/>
    <w:rsid w:val="00770C6A"/>
    <w:rsid w:val="00770D38"/>
    <w:rsid w:val="00770DDA"/>
    <w:rsid w:val="00770EA1"/>
    <w:rsid w:val="00770FEB"/>
    <w:rsid w:val="00771D2F"/>
    <w:rsid w:val="00771F8C"/>
    <w:rsid w:val="0077208C"/>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631"/>
    <w:rsid w:val="007839E1"/>
    <w:rsid w:val="00783C99"/>
    <w:rsid w:val="00783CC7"/>
    <w:rsid w:val="007846C7"/>
    <w:rsid w:val="007848FB"/>
    <w:rsid w:val="007851B9"/>
    <w:rsid w:val="007868F8"/>
    <w:rsid w:val="00786A9A"/>
    <w:rsid w:val="007874F0"/>
    <w:rsid w:val="00787CED"/>
    <w:rsid w:val="00790166"/>
    <w:rsid w:val="00790904"/>
    <w:rsid w:val="00790FB0"/>
    <w:rsid w:val="007912BB"/>
    <w:rsid w:val="0079143B"/>
    <w:rsid w:val="00791C35"/>
    <w:rsid w:val="00791D2B"/>
    <w:rsid w:val="00791DAD"/>
    <w:rsid w:val="00791E36"/>
    <w:rsid w:val="00791E6A"/>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055"/>
    <w:rsid w:val="00795E0F"/>
    <w:rsid w:val="0079639D"/>
    <w:rsid w:val="00796416"/>
    <w:rsid w:val="007977FD"/>
    <w:rsid w:val="00797EE4"/>
    <w:rsid w:val="007A0222"/>
    <w:rsid w:val="007A0694"/>
    <w:rsid w:val="007A0FCA"/>
    <w:rsid w:val="007A1FC0"/>
    <w:rsid w:val="007A27D7"/>
    <w:rsid w:val="007A34B6"/>
    <w:rsid w:val="007A3A61"/>
    <w:rsid w:val="007A3BB7"/>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54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A36"/>
    <w:rsid w:val="007B5F74"/>
    <w:rsid w:val="007B612C"/>
    <w:rsid w:val="007B61C5"/>
    <w:rsid w:val="007B623C"/>
    <w:rsid w:val="007B67C5"/>
    <w:rsid w:val="007B6A95"/>
    <w:rsid w:val="007B7156"/>
    <w:rsid w:val="007B76EC"/>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2211"/>
    <w:rsid w:val="007C2577"/>
    <w:rsid w:val="007C28D8"/>
    <w:rsid w:val="007C34C4"/>
    <w:rsid w:val="007C36AA"/>
    <w:rsid w:val="007C374B"/>
    <w:rsid w:val="007C40F4"/>
    <w:rsid w:val="007C4278"/>
    <w:rsid w:val="007C4A0A"/>
    <w:rsid w:val="007C4A8E"/>
    <w:rsid w:val="007C4C19"/>
    <w:rsid w:val="007C576F"/>
    <w:rsid w:val="007C5787"/>
    <w:rsid w:val="007C5932"/>
    <w:rsid w:val="007C5A7A"/>
    <w:rsid w:val="007C5E80"/>
    <w:rsid w:val="007C64DF"/>
    <w:rsid w:val="007C64F2"/>
    <w:rsid w:val="007C6561"/>
    <w:rsid w:val="007C65B8"/>
    <w:rsid w:val="007C6AF2"/>
    <w:rsid w:val="007C6CA9"/>
    <w:rsid w:val="007C6DE3"/>
    <w:rsid w:val="007C71AC"/>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7BB"/>
    <w:rsid w:val="007D7E80"/>
    <w:rsid w:val="007E00D4"/>
    <w:rsid w:val="007E07B9"/>
    <w:rsid w:val="007E08AD"/>
    <w:rsid w:val="007E0BDD"/>
    <w:rsid w:val="007E0DED"/>
    <w:rsid w:val="007E0DF8"/>
    <w:rsid w:val="007E1196"/>
    <w:rsid w:val="007E132F"/>
    <w:rsid w:val="007E171E"/>
    <w:rsid w:val="007E1993"/>
    <w:rsid w:val="007E1F1D"/>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1411"/>
    <w:rsid w:val="007F2417"/>
    <w:rsid w:val="007F2471"/>
    <w:rsid w:val="007F2518"/>
    <w:rsid w:val="007F2704"/>
    <w:rsid w:val="007F2853"/>
    <w:rsid w:val="007F291A"/>
    <w:rsid w:val="007F2998"/>
    <w:rsid w:val="007F2C99"/>
    <w:rsid w:val="007F2D8B"/>
    <w:rsid w:val="007F3413"/>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1CF1"/>
    <w:rsid w:val="00802014"/>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01B"/>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0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7F5"/>
    <w:rsid w:val="00827A2B"/>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7CC"/>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53A"/>
    <w:rsid w:val="0084367E"/>
    <w:rsid w:val="00844DD9"/>
    <w:rsid w:val="008451AC"/>
    <w:rsid w:val="00845878"/>
    <w:rsid w:val="008459B0"/>
    <w:rsid w:val="00846864"/>
    <w:rsid w:val="00846B82"/>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636"/>
    <w:rsid w:val="00857C26"/>
    <w:rsid w:val="00857CFA"/>
    <w:rsid w:val="008601AF"/>
    <w:rsid w:val="00860226"/>
    <w:rsid w:val="00860CF5"/>
    <w:rsid w:val="00861172"/>
    <w:rsid w:val="008612C1"/>
    <w:rsid w:val="00861428"/>
    <w:rsid w:val="00861B41"/>
    <w:rsid w:val="00861C14"/>
    <w:rsid w:val="00861D29"/>
    <w:rsid w:val="0086269B"/>
    <w:rsid w:val="00862E46"/>
    <w:rsid w:val="0086307E"/>
    <w:rsid w:val="00863194"/>
    <w:rsid w:val="008639DB"/>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791"/>
    <w:rsid w:val="00871F65"/>
    <w:rsid w:val="00872435"/>
    <w:rsid w:val="008725A0"/>
    <w:rsid w:val="008738F8"/>
    <w:rsid w:val="008738FA"/>
    <w:rsid w:val="00873955"/>
    <w:rsid w:val="00873FA3"/>
    <w:rsid w:val="00874762"/>
    <w:rsid w:val="008747F0"/>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8ED"/>
    <w:rsid w:val="00887BC5"/>
    <w:rsid w:val="00887DD3"/>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15B5"/>
    <w:rsid w:val="008A283B"/>
    <w:rsid w:val="008A297A"/>
    <w:rsid w:val="008A2C9F"/>
    <w:rsid w:val="008A34A3"/>
    <w:rsid w:val="008A35B1"/>
    <w:rsid w:val="008A3BB9"/>
    <w:rsid w:val="008A3F06"/>
    <w:rsid w:val="008A3F79"/>
    <w:rsid w:val="008A4A2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19C4"/>
    <w:rsid w:val="008B2159"/>
    <w:rsid w:val="008B22C0"/>
    <w:rsid w:val="008B293C"/>
    <w:rsid w:val="008B373E"/>
    <w:rsid w:val="008B3911"/>
    <w:rsid w:val="008B3DFE"/>
    <w:rsid w:val="008B3F10"/>
    <w:rsid w:val="008B4344"/>
    <w:rsid w:val="008B65A5"/>
    <w:rsid w:val="008B6F3C"/>
    <w:rsid w:val="008B6F9A"/>
    <w:rsid w:val="008B70CA"/>
    <w:rsid w:val="008B71A6"/>
    <w:rsid w:val="008B77EC"/>
    <w:rsid w:val="008C05C0"/>
    <w:rsid w:val="008C0CC4"/>
    <w:rsid w:val="008C0D4C"/>
    <w:rsid w:val="008C0FF6"/>
    <w:rsid w:val="008C100B"/>
    <w:rsid w:val="008C1025"/>
    <w:rsid w:val="008C13FB"/>
    <w:rsid w:val="008C1915"/>
    <w:rsid w:val="008C1953"/>
    <w:rsid w:val="008C1B53"/>
    <w:rsid w:val="008C1C3A"/>
    <w:rsid w:val="008C2097"/>
    <w:rsid w:val="008C325B"/>
    <w:rsid w:val="008C33DB"/>
    <w:rsid w:val="008C3EB8"/>
    <w:rsid w:val="008C418F"/>
    <w:rsid w:val="008C423D"/>
    <w:rsid w:val="008C4312"/>
    <w:rsid w:val="008C5027"/>
    <w:rsid w:val="008C54D8"/>
    <w:rsid w:val="008C567E"/>
    <w:rsid w:val="008C57E4"/>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41A6"/>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686"/>
    <w:rsid w:val="008E273F"/>
    <w:rsid w:val="008E2BFA"/>
    <w:rsid w:val="008E3C0E"/>
    <w:rsid w:val="008E3D48"/>
    <w:rsid w:val="008E5F2A"/>
    <w:rsid w:val="008E603A"/>
    <w:rsid w:val="008E62C2"/>
    <w:rsid w:val="008E64B0"/>
    <w:rsid w:val="008E682E"/>
    <w:rsid w:val="008E682F"/>
    <w:rsid w:val="008E7395"/>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0539"/>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DF4"/>
    <w:rsid w:val="00927E3C"/>
    <w:rsid w:val="00927E7D"/>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38A7"/>
    <w:rsid w:val="00944AF4"/>
    <w:rsid w:val="00944FAF"/>
    <w:rsid w:val="0094565A"/>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DC"/>
    <w:rsid w:val="00955DE5"/>
    <w:rsid w:val="00956589"/>
    <w:rsid w:val="0095688E"/>
    <w:rsid w:val="00956CA8"/>
    <w:rsid w:val="00956ED9"/>
    <w:rsid w:val="00957AE0"/>
    <w:rsid w:val="00957AE3"/>
    <w:rsid w:val="00957F6B"/>
    <w:rsid w:val="00960A07"/>
    <w:rsid w:val="00960D0C"/>
    <w:rsid w:val="00960DD1"/>
    <w:rsid w:val="00960EDA"/>
    <w:rsid w:val="009617A9"/>
    <w:rsid w:val="00961F77"/>
    <w:rsid w:val="009623DB"/>
    <w:rsid w:val="00962549"/>
    <w:rsid w:val="009625FE"/>
    <w:rsid w:val="00962917"/>
    <w:rsid w:val="00962BAE"/>
    <w:rsid w:val="009630E8"/>
    <w:rsid w:val="00963416"/>
    <w:rsid w:val="00963730"/>
    <w:rsid w:val="00963C78"/>
    <w:rsid w:val="00963D50"/>
    <w:rsid w:val="009643C8"/>
    <w:rsid w:val="00964AD3"/>
    <w:rsid w:val="00964C67"/>
    <w:rsid w:val="00964D17"/>
    <w:rsid w:val="00964D34"/>
    <w:rsid w:val="00964D4A"/>
    <w:rsid w:val="00964FF9"/>
    <w:rsid w:val="0096520E"/>
    <w:rsid w:val="00965216"/>
    <w:rsid w:val="00965706"/>
    <w:rsid w:val="00965AF6"/>
    <w:rsid w:val="0096618E"/>
    <w:rsid w:val="0096653D"/>
    <w:rsid w:val="00966547"/>
    <w:rsid w:val="00966B33"/>
    <w:rsid w:val="009673B6"/>
    <w:rsid w:val="00967672"/>
    <w:rsid w:val="0097052D"/>
    <w:rsid w:val="009706FD"/>
    <w:rsid w:val="00970BF3"/>
    <w:rsid w:val="00970BFD"/>
    <w:rsid w:val="00970F61"/>
    <w:rsid w:val="0097177F"/>
    <w:rsid w:val="00971976"/>
    <w:rsid w:val="00972A60"/>
    <w:rsid w:val="00972E22"/>
    <w:rsid w:val="0097325B"/>
    <w:rsid w:val="00973CA2"/>
    <w:rsid w:val="00973D76"/>
    <w:rsid w:val="00973F2D"/>
    <w:rsid w:val="00973F8F"/>
    <w:rsid w:val="0097421E"/>
    <w:rsid w:val="00974448"/>
    <w:rsid w:val="00974BAA"/>
    <w:rsid w:val="00975578"/>
    <w:rsid w:val="009758D8"/>
    <w:rsid w:val="009758DC"/>
    <w:rsid w:val="009759B7"/>
    <w:rsid w:val="00976673"/>
    <w:rsid w:val="00976C14"/>
    <w:rsid w:val="00977059"/>
    <w:rsid w:val="00977165"/>
    <w:rsid w:val="009778E3"/>
    <w:rsid w:val="00977BBF"/>
    <w:rsid w:val="0098038F"/>
    <w:rsid w:val="00980886"/>
    <w:rsid w:val="009813B3"/>
    <w:rsid w:val="009814CC"/>
    <w:rsid w:val="009818AF"/>
    <w:rsid w:val="009819A0"/>
    <w:rsid w:val="00981BF0"/>
    <w:rsid w:val="00983715"/>
    <w:rsid w:val="0098458E"/>
    <w:rsid w:val="00984883"/>
    <w:rsid w:val="009851C4"/>
    <w:rsid w:val="0098526A"/>
    <w:rsid w:val="00986A9C"/>
    <w:rsid w:val="009872FC"/>
    <w:rsid w:val="00987CF2"/>
    <w:rsid w:val="00987D0F"/>
    <w:rsid w:val="00987DD6"/>
    <w:rsid w:val="00990047"/>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5283"/>
    <w:rsid w:val="0099617E"/>
    <w:rsid w:val="00996413"/>
    <w:rsid w:val="00996599"/>
    <w:rsid w:val="00996946"/>
    <w:rsid w:val="00996DFF"/>
    <w:rsid w:val="00996E18"/>
    <w:rsid w:val="009A0548"/>
    <w:rsid w:val="009A058D"/>
    <w:rsid w:val="009A130D"/>
    <w:rsid w:val="009A1BF7"/>
    <w:rsid w:val="009A1D38"/>
    <w:rsid w:val="009A2106"/>
    <w:rsid w:val="009A2EDE"/>
    <w:rsid w:val="009A3064"/>
    <w:rsid w:val="009A3E90"/>
    <w:rsid w:val="009A484B"/>
    <w:rsid w:val="009A4D8B"/>
    <w:rsid w:val="009A536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958"/>
    <w:rsid w:val="009D0FA2"/>
    <w:rsid w:val="009D111A"/>
    <w:rsid w:val="009D12A3"/>
    <w:rsid w:val="009D1829"/>
    <w:rsid w:val="009D1872"/>
    <w:rsid w:val="009D19B1"/>
    <w:rsid w:val="009D1EE5"/>
    <w:rsid w:val="009D1EF5"/>
    <w:rsid w:val="009D23A2"/>
    <w:rsid w:val="009D268E"/>
    <w:rsid w:val="009D2718"/>
    <w:rsid w:val="009D2E02"/>
    <w:rsid w:val="009D2E33"/>
    <w:rsid w:val="009D2E7A"/>
    <w:rsid w:val="009D2F3B"/>
    <w:rsid w:val="009D2FEF"/>
    <w:rsid w:val="009D31B7"/>
    <w:rsid w:val="009D3368"/>
    <w:rsid w:val="009D3D84"/>
    <w:rsid w:val="009D443E"/>
    <w:rsid w:val="009D4FDB"/>
    <w:rsid w:val="009D64F9"/>
    <w:rsid w:val="009D6903"/>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11A"/>
    <w:rsid w:val="009E325E"/>
    <w:rsid w:val="009E3931"/>
    <w:rsid w:val="009E3F49"/>
    <w:rsid w:val="009E43B8"/>
    <w:rsid w:val="009E4444"/>
    <w:rsid w:val="009E495C"/>
    <w:rsid w:val="009E52C5"/>
    <w:rsid w:val="009E579C"/>
    <w:rsid w:val="009E5BB5"/>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1E6F"/>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07DCA"/>
    <w:rsid w:val="00A10490"/>
    <w:rsid w:val="00A10549"/>
    <w:rsid w:val="00A1090C"/>
    <w:rsid w:val="00A10B90"/>
    <w:rsid w:val="00A11373"/>
    <w:rsid w:val="00A11D2C"/>
    <w:rsid w:val="00A11DD2"/>
    <w:rsid w:val="00A132B3"/>
    <w:rsid w:val="00A1358A"/>
    <w:rsid w:val="00A139B6"/>
    <w:rsid w:val="00A139BB"/>
    <w:rsid w:val="00A13A41"/>
    <w:rsid w:val="00A13ABC"/>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BD7"/>
    <w:rsid w:val="00A21343"/>
    <w:rsid w:val="00A21522"/>
    <w:rsid w:val="00A217AA"/>
    <w:rsid w:val="00A219C0"/>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EEA"/>
    <w:rsid w:val="00A25F82"/>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0F0"/>
    <w:rsid w:val="00A3761B"/>
    <w:rsid w:val="00A3771B"/>
    <w:rsid w:val="00A37877"/>
    <w:rsid w:val="00A40609"/>
    <w:rsid w:val="00A4090B"/>
    <w:rsid w:val="00A40EA5"/>
    <w:rsid w:val="00A40EF8"/>
    <w:rsid w:val="00A4127D"/>
    <w:rsid w:val="00A41781"/>
    <w:rsid w:val="00A420EA"/>
    <w:rsid w:val="00A42670"/>
    <w:rsid w:val="00A4296D"/>
    <w:rsid w:val="00A42B30"/>
    <w:rsid w:val="00A42CD7"/>
    <w:rsid w:val="00A43979"/>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059A"/>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274"/>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702D"/>
    <w:rsid w:val="00A671D0"/>
    <w:rsid w:val="00A67621"/>
    <w:rsid w:val="00A67AF2"/>
    <w:rsid w:val="00A67C16"/>
    <w:rsid w:val="00A67ED9"/>
    <w:rsid w:val="00A7033C"/>
    <w:rsid w:val="00A70478"/>
    <w:rsid w:val="00A70B91"/>
    <w:rsid w:val="00A71002"/>
    <w:rsid w:val="00A71099"/>
    <w:rsid w:val="00A716DC"/>
    <w:rsid w:val="00A72790"/>
    <w:rsid w:val="00A7285B"/>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6F1"/>
    <w:rsid w:val="00A807AA"/>
    <w:rsid w:val="00A80A24"/>
    <w:rsid w:val="00A812DD"/>
    <w:rsid w:val="00A813E2"/>
    <w:rsid w:val="00A81873"/>
    <w:rsid w:val="00A81928"/>
    <w:rsid w:val="00A81D09"/>
    <w:rsid w:val="00A81DB8"/>
    <w:rsid w:val="00A8235A"/>
    <w:rsid w:val="00A82BE9"/>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6C1D"/>
    <w:rsid w:val="00A86DD6"/>
    <w:rsid w:val="00A8788A"/>
    <w:rsid w:val="00A87A03"/>
    <w:rsid w:val="00A90EFC"/>
    <w:rsid w:val="00A911B9"/>
    <w:rsid w:val="00A9151E"/>
    <w:rsid w:val="00A91CEC"/>
    <w:rsid w:val="00A923D1"/>
    <w:rsid w:val="00A927FB"/>
    <w:rsid w:val="00A92D4E"/>
    <w:rsid w:val="00A9331B"/>
    <w:rsid w:val="00A9349F"/>
    <w:rsid w:val="00A93951"/>
    <w:rsid w:val="00A941E4"/>
    <w:rsid w:val="00A94256"/>
    <w:rsid w:val="00A9436D"/>
    <w:rsid w:val="00A94CFA"/>
    <w:rsid w:val="00A9506E"/>
    <w:rsid w:val="00A9513D"/>
    <w:rsid w:val="00A951A3"/>
    <w:rsid w:val="00A95371"/>
    <w:rsid w:val="00A95B10"/>
    <w:rsid w:val="00A95B39"/>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A0E"/>
    <w:rsid w:val="00AA4C0F"/>
    <w:rsid w:val="00AA4DB2"/>
    <w:rsid w:val="00AA4F09"/>
    <w:rsid w:val="00AA5871"/>
    <w:rsid w:val="00AA5A37"/>
    <w:rsid w:val="00AA5AC7"/>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7E3"/>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9E0"/>
    <w:rsid w:val="00AC0A9B"/>
    <w:rsid w:val="00AC0E4D"/>
    <w:rsid w:val="00AC19D7"/>
    <w:rsid w:val="00AC1A47"/>
    <w:rsid w:val="00AC1C73"/>
    <w:rsid w:val="00AC1E5B"/>
    <w:rsid w:val="00AC1F98"/>
    <w:rsid w:val="00AC2253"/>
    <w:rsid w:val="00AC25B6"/>
    <w:rsid w:val="00AC2B66"/>
    <w:rsid w:val="00AC348A"/>
    <w:rsid w:val="00AC3529"/>
    <w:rsid w:val="00AC3B16"/>
    <w:rsid w:val="00AC3E85"/>
    <w:rsid w:val="00AC4354"/>
    <w:rsid w:val="00AC4809"/>
    <w:rsid w:val="00AC5948"/>
    <w:rsid w:val="00AC59C2"/>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2C0F"/>
    <w:rsid w:val="00AE30F4"/>
    <w:rsid w:val="00AE31CF"/>
    <w:rsid w:val="00AE3F32"/>
    <w:rsid w:val="00AE4442"/>
    <w:rsid w:val="00AE4FAE"/>
    <w:rsid w:val="00AE5279"/>
    <w:rsid w:val="00AE55AB"/>
    <w:rsid w:val="00AE59FC"/>
    <w:rsid w:val="00AE5A4F"/>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3D16"/>
    <w:rsid w:val="00AF402D"/>
    <w:rsid w:val="00AF42AC"/>
    <w:rsid w:val="00AF4549"/>
    <w:rsid w:val="00AF4CAF"/>
    <w:rsid w:val="00AF4EA4"/>
    <w:rsid w:val="00AF5BB1"/>
    <w:rsid w:val="00AF5C97"/>
    <w:rsid w:val="00AF6349"/>
    <w:rsid w:val="00AF7005"/>
    <w:rsid w:val="00AF7220"/>
    <w:rsid w:val="00AF72AB"/>
    <w:rsid w:val="00AF738E"/>
    <w:rsid w:val="00B000DC"/>
    <w:rsid w:val="00B00319"/>
    <w:rsid w:val="00B0099D"/>
    <w:rsid w:val="00B00AED"/>
    <w:rsid w:val="00B00D48"/>
    <w:rsid w:val="00B0131F"/>
    <w:rsid w:val="00B016BC"/>
    <w:rsid w:val="00B01A02"/>
    <w:rsid w:val="00B01DA2"/>
    <w:rsid w:val="00B01E98"/>
    <w:rsid w:val="00B022E4"/>
    <w:rsid w:val="00B0297C"/>
    <w:rsid w:val="00B02A06"/>
    <w:rsid w:val="00B04081"/>
    <w:rsid w:val="00B0450F"/>
    <w:rsid w:val="00B0476C"/>
    <w:rsid w:val="00B05406"/>
    <w:rsid w:val="00B05481"/>
    <w:rsid w:val="00B0597F"/>
    <w:rsid w:val="00B059DB"/>
    <w:rsid w:val="00B060AF"/>
    <w:rsid w:val="00B06116"/>
    <w:rsid w:val="00B06A8B"/>
    <w:rsid w:val="00B06F06"/>
    <w:rsid w:val="00B072EB"/>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A61"/>
    <w:rsid w:val="00B13B0A"/>
    <w:rsid w:val="00B1470F"/>
    <w:rsid w:val="00B1489D"/>
    <w:rsid w:val="00B148DB"/>
    <w:rsid w:val="00B14A91"/>
    <w:rsid w:val="00B14D1C"/>
    <w:rsid w:val="00B14F9D"/>
    <w:rsid w:val="00B1506E"/>
    <w:rsid w:val="00B1507B"/>
    <w:rsid w:val="00B15DE6"/>
    <w:rsid w:val="00B160A8"/>
    <w:rsid w:val="00B161C6"/>
    <w:rsid w:val="00B164E2"/>
    <w:rsid w:val="00B16A11"/>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825"/>
    <w:rsid w:val="00B22BC3"/>
    <w:rsid w:val="00B23456"/>
    <w:rsid w:val="00B2360B"/>
    <w:rsid w:val="00B23DC6"/>
    <w:rsid w:val="00B25107"/>
    <w:rsid w:val="00B25647"/>
    <w:rsid w:val="00B25E81"/>
    <w:rsid w:val="00B266D6"/>
    <w:rsid w:val="00B26836"/>
    <w:rsid w:val="00B26DB3"/>
    <w:rsid w:val="00B26FEC"/>
    <w:rsid w:val="00B274FE"/>
    <w:rsid w:val="00B2756B"/>
    <w:rsid w:val="00B279F9"/>
    <w:rsid w:val="00B300C4"/>
    <w:rsid w:val="00B301C2"/>
    <w:rsid w:val="00B311C2"/>
    <w:rsid w:val="00B311EB"/>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670"/>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C8C"/>
    <w:rsid w:val="00B45E15"/>
    <w:rsid w:val="00B45E24"/>
    <w:rsid w:val="00B46358"/>
    <w:rsid w:val="00B46403"/>
    <w:rsid w:val="00B46B54"/>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1E4B"/>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A3F"/>
    <w:rsid w:val="00B6108F"/>
    <w:rsid w:val="00B61102"/>
    <w:rsid w:val="00B61217"/>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5869"/>
    <w:rsid w:val="00B65BC7"/>
    <w:rsid w:val="00B65CB3"/>
    <w:rsid w:val="00B65CCC"/>
    <w:rsid w:val="00B66392"/>
    <w:rsid w:val="00B663D5"/>
    <w:rsid w:val="00B66C84"/>
    <w:rsid w:val="00B702B0"/>
    <w:rsid w:val="00B7042B"/>
    <w:rsid w:val="00B71B7D"/>
    <w:rsid w:val="00B71ECF"/>
    <w:rsid w:val="00B72118"/>
    <w:rsid w:val="00B72AC7"/>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77D2C"/>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6632"/>
    <w:rsid w:val="00B86BD4"/>
    <w:rsid w:val="00B86C99"/>
    <w:rsid w:val="00B870F2"/>
    <w:rsid w:val="00B87495"/>
    <w:rsid w:val="00B875BE"/>
    <w:rsid w:val="00B907DD"/>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A0E"/>
    <w:rsid w:val="00BA1C3D"/>
    <w:rsid w:val="00BA1DC1"/>
    <w:rsid w:val="00BA1FA9"/>
    <w:rsid w:val="00BA20B9"/>
    <w:rsid w:val="00BA27DB"/>
    <w:rsid w:val="00BA3148"/>
    <w:rsid w:val="00BA3CA8"/>
    <w:rsid w:val="00BA3CB9"/>
    <w:rsid w:val="00BA41CF"/>
    <w:rsid w:val="00BA4221"/>
    <w:rsid w:val="00BA4688"/>
    <w:rsid w:val="00BA47D7"/>
    <w:rsid w:val="00BA484D"/>
    <w:rsid w:val="00BA4C40"/>
    <w:rsid w:val="00BA4EED"/>
    <w:rsid w:val="00BA502F"/>
    <w:rsid w:val="00BA5193"/>
    <w:rsid w:val="00BA5874"/>
    <w:rsid w:val="00BA5DE9"/>
    <w:rsid w:val="00BA5E7E"/>
    <w:rsid w:val="00BA6127"/>
    <w:rsid w:val="00BA6169"/>
    <w:rsid w:val="00BA64D1"/>
    <w:rsid w:val="00BA6587"/>
    <w:rsid w:val="00BA7C88"/>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ED8"/>
    <w:rsid w:val="00BB7F39"/>
    <w:rsid w:val="00BC011B"/>
    <w:rsid w:val="00BC119D"/>
    <w:rsid w:val="00BC11A7"/>
    <w:rsid w:val="00BC1450"/>
    <w:rsid w:val="00BC1F33"/>
    <w:rsid w:val="00BC1FF9"/>
    <w:rsid w:val="00BC252D"/>
    <w:rsid w:val="00BC32D6"/>
    <w:rsid w:val="00BC4AF2"/>
    <w:rsid w:val="00BC4D3B"/>
    <w:rsid w:val="00BC4D66"/>
    <w:rsid w:val="00BC5510"/>
    <w:rsid w:val="00BC55D0"/>
    <w:rsid w:val="00BC60C1"/>
    <w:rsid w:val="00BC6B5B"/>
    <w:rsid w:val="00BC6D73"/>
    <w:rsid w:val="00BC732A"/>
    <w:rsid w:val="00BC7E6E"/>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411"/>
    <w:rsid w:val="00BD5703"/>
    <w:rsid w:val="00BD5E22"/>
    <w:rsid w:val="00BD6016"/>
    <w:rsid w:val="00BD62CD"/>
    <w:rsid w:val="00BD64AE"/>
    <w:rsid w:val="00BD6E45"/>
    <w:rsid w:val="00BD6E83"/>
    <w:rsid w:val="00BD6EE9"/>
    <w:rsid w:val="00BD6F39"/>
    <w:rsid w:val="00BD75B9"/>
    <w:rsid w:val="00BE0235"/>
    <w:rsid w:val="00BE02E7"/>
    <w:rsid w:val="00BE0804"/>
    <w:rsid w:val="00BE0B86"/>
    <w:rsid w:val="00BE0BF2"/>
    <w:rsid w:val="00BE0E6F"/>
    <w:rsid w:val="00BE164E"/>
    <w:rsid w:val="00BE1670"/>
    <w:rsid w:val="00BE1EE3"/>
    <w:rsid w:val="00BE1F50"/>
    <w:rsid w:val="00BE24A3"/>
    <w:rsid w:val="00BE252D"/>
    <w:rsid w:val="00BE34E7"/>
    <w:rsid w:val="00BE38E8"/>
    <w:rsid w:val="00BE3998"/>
    <w:rsid w:val="00BE3B54"/>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D1"/>
    <w:rsid w:val="00BF29EF"/>
    <w:rsid w:val="00BF2C93"/>
    <w:rsid w:val="00BF2D47"/>
    <w:rsid w:val="00BF3383"/>
    <w:rsid w:val="00BF348C"/>
    <w:rsid w:val="00BF3C32"/>
    <w:rsid w:val="00BF3E1B"/>
    <w:rsid w:val="00BF43E2"/>
    <w:rsid w:val="00BF4777"/>
    <w:rsid w:val="00BF4E2E"/>
    <w:rsid w:val="00BF4FCB"/>
    <w:rsid w:val="00BF5E08"/>
    <w:rsid w:val="00BF5F9A"/>
    <w:rsid w:val="00BF601E"/>
    <w:rsid w:val="00BF6226"/>
    <w:rsid w:val="00BF638F"/>
    <w:rsid w:val="00BF6789"/>
    <w:rsid w:val="00BF6918"/>
    <w:rsid w:val="00BF6D92"/>
    <w:rsid w:val="00BF7530"/>
    <w:rsid w:val="00BF7AD9"/>
    <w:rsid w:val="00C005C2"/>
    <w:rsid w:val="00C00891"/>
    <w:rsid w:val="00C00FAB"/>
    <w:rsid w:val="00C01588"/>
    <w:rsid w:val="00C01655"/>
    <w:rsid w:val="00C019CF"/>
    <w:rsid w:val="00C01C94"/>
    <w:rsid w:val="00C0281E"/>
    <w:rsid w:val="00C02897"/>
    <w:rsid w:val="00C02993"/>
    <w:rsid w:val="00C02A15"/>
    <w:rsid w:val="00C02C68"/>
    <w:rsid w:val="00C0305E"/>
    <w:rsid w:val="00C03503"/>
    <w:rsid w:val="00C035AC"/>
    <w:rsid w:val="00C03648"/>
    <w:rsid w:val="00C038A5"/>
    <w:rsid w:val="00C038D3"/>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486"/>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207"/>
    <w:rsid w:val="00C16B02"/>
    <w:rsid w:val="00C1701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9F2"/>
    <w:rsid w:val="00C26CF9"/>
    <w:rsid w:val="00C27056"/>
    <w:rsid w:val="00C27322"/>
    <w:rsid w:val="00C274CC"/>
    <w:rsid w:val="00C27A48"/>
    <w:rsid w:val="00C27B49"/>
    <w:rsid w:val="00C27C66"/>
    <w:rsid w:val="00C3013B"/>
    <w:rsid w:val="00C30714"/>
    <w:rsid w:val="00C30D60"/>
    <w:rsid w:val="00C31504"/>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7DC"/>
    <w:rsid w:val="00C34ABE"/>
    <w:rsid w:val="00C35036"/>
    <w:rsid w:val="00C3534E"/>
    <w:rsid w:val="00C35AD1"/>
    <w:rsid w:val="00C36314"/>
    <w:rsid w:val="00C37247"/>
    <w:rsid w:val="00C37DDB"/>
    <w:rsid w:val="00C37EB9"/>
    <w:rsid w:val="00C40509"/>
    <w:rsid w:val="00C409E0"/>
    <w:rsid w:val="00C40D47"/>
    <w:rsid w:val="00C41558"/>
    <w:rsid w:val="00C418C2"/>
    <w:rsid w:val="00C419A3"/>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CD"/>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DC5"/>
    <w:rsid w:val="00C57EC0"/>
    <w:rsid w:val="00C60113"/>
    <w:rsid w:val="00C60609"/>
    <w:rsid w:val="00C60C71"/>
    <w:rsid w:val="00C61CBE"/>
    <w:rsid w:val="00C62147"/>
    <w:rsid w:val="00C626E7"/>
    <w:rsid w:val="00C62C46"/>
    <w:rsid w:val="00C62D8B"/>
    <w:rsid w:val="00C63264"/>
    <w:rsid w:val="00C63624"/>
    <w:rsid w:val="00C63DE1"/>
    <w:rsid w:val="00C63F6D"/>
    <w:rsid w:val="00C641FC"/>
    <w:rsid w:val="00C646FB"/>
    <w:rsid w:val="00C6487E"/>
    <w:rsid w:val="00C64FA8"/>
    <w:rsid w:val="00C64FDF"/>
    <w:rsid w:val="00C65950"/>
    <w:rsid w:val="00C666D5"/>
    <w:rsid w:val="00C66BC3"/>
    <w:rsid w:val="00C66F16"/>
    <w:rsid w:val="00C67208"/>
    <w:rsid w:val="00C674B7"/>
    <w:rsid w:val="00C67A32"/>
    <w:rsid w:val="00C700FC"/>
    <w:rsid w:val="00C702AD"/>
    <w:rsid w:val="00C70AA4"/>
    <w:rsid w:val="00C710DA"/>
    <w:rsid w:val="00C7145C"/>
    <w:rsid w:val="00C71547"/>
    <w:rsid w:val="00C71BB5"/>
    <w:rsid w:val="00C720A8"/>
    <w:rsid w:val="00C72379"/>
    <w:rsid w:val="00C72721"/>
    <w:rsid w:val="00C72A03"/>
    <w:rsid w:val="00C72ED6"/>
    <w:rsid w:val="00C737B2"/>
    <w:rsid w:val="00C737D1"/>
    <w:rsid w:val="00C739BC"/>
    <w:rsid w:val="00C73C34"/>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5C1"/>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149"/>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2CB2"/>
    <w:rsid w:val="00CA3047"/>
    <w:rsid w:val="00CA3673"/>
    <w:rsid w:val="00CA3936"/>
    <w:rsid w:val="00CA397F"/>
    <w:rsid w:val="00CA3C26"/>
    <w:rsid w:val="00CA3EC1"/>
    <w:rsid w:val="00CA3F09"/>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8F5"/>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8CA"/>
    <w:rsid w:val="00CC199C"/>
    <w:rsid w:val="00CC1D88"/>
    <w:rsid w:val="00CC2463"/>
    <w:rsid w:val="00CC2641"/>
    <w:rsid w:val="00CC287B"/>
    <w:rsid w:val="00CC290A"/>
    <w:rsid w:val="00CC2EBD"/>
    <w:rsid w:val="00CC3819"/>
    <w:rsid w:val="00CC38EC"/>
    <w:rsid w:val="00CC3B01"/>
    <w:rsid w:val="00CC3DFB"/>
    <w:rsid w:val="00CC48C1"/>
    <w:rsid w:val="00CC4D4A"/>
    <w:rsid w:val="00CC523D"/>
    <w:rsid w:val="00CC5A6F"/>
    <w:rsid w:val="00CC60DA"/>
    <w:rsid w:val="00CC6144"/>
    <w:rsid w:val="00CC7137"/>
    <w:rsid w:val="00CC7177"/>
    <w:rsid w:val="00CC71D2"/>
    <w:rsid w:val="00CC7488"/>
    <w:rsid w:val="00CC7828"/>
    <w:rsid w:val="00CD009A"/>
    <w:rsid w:val="00CD022A"/>
    <w:rsid w:val="00CD0862"/>
    <w:rsid w:val="00CD14A0"/>
    <w:rsid w:val="00CD1FDE"/>
    <w:rsid w:val="00CD20FA"/>
    <w:rsid w:val="00CD2DF0"/>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2F1D"/>
    <w:rsid w:val="00CE372F"/>
    <w:rsid w:val="00CE37CA"/>
    <w:rsid w:val="00CE3813"/>
    <w:rsid w:val="00CE3B44"/>
    <w:rsid w:val="00CE3CE8"/>
    <w:rsid w:val="00CE40AB"/>
    <w:rsid w:val="00CE439B"/>
    <w:rsid w:val="00CE4C57"/>
    <w:rsid w:val="00CE6B53"/>
    <w:rsid w:val="00CE7D8D"/>
    <w:rsid w:val="00CF03B6"/>
    <w:rsid w:val="00CF06C9"/>
    <w:rsid w:val="00CF07E0"/>
    <w:rsid w:val="00CF0A33"/>
    <w:rsid w:val="00CF0A6F"/>
    <w:rsid w:val="00CF0CD2"/>
    <w:rsid w:val="00CF108A"/>
    <w:rsid w:val="00CF11CD"/>
    <w:rsid w:val="00CF167C"/>
    <w:rsid w:val="00CF173A"/>
    <w:rsid w:val="00CF222D"/>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409"/>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E91"/>
    <w:rsid w:val="00D05F71"/>
    <w:rsid w:val="00D06152"/>
    <w:rsid w:val="00D06247"/>
    <w:rsid w:val="00D06351"/>
    <w:rsid w:val="00D06605"/>
    <w:rsid w:val="00D06AF1"/>
    <w:rsid w:val="00D078A0"/>
    <w:rsid w:val="00D07BF4"/>
    <w:rsid w:val="00D07ECD"/>
    <w:rsid w:val="00D10059"/>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344"/>
    <w:rsid w:val="00D1788C"/>
    <w:rsid w:val="00D17BA6"/>
    <w:rsid w:val="00D17FE5"/>
    <w:rsid w:val="00D20D24"/>
    <w:rsid w:val="00D20D3E"/>
    <w:rsid w:val="00D21058"/>
    <w:rsid w:val="00D210E4"/>
    <w:rsid w:val="00D210F4"/>
    <w:rsid w:val="00D2171B"/>
    <w:rsid w:val="00D2181E"/>
    <w:rsid w:val="00D21B46"/>
    <w:rsid w:val="00D22079"/>
    <w:rsid w:val="00D2266E"/>
    <w:rsid w:val="00D2269B"/>
    <w:rsid w:val="00D2286A"/>
    <w:rsid w:val="00D22EFD"/>
    <w:rsid w:val="00D230D1"/>
    <w:rsid w:val="00D23156"/>
    <w:rsid w:val="00D23FF4"/>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B50"/>
    <w:rsid w:val="00D430DC"/>
    <w:rsid w:val="00D433EC"/>
    <w:rsid w:val="00D434AA"/>
    <w:rsid w:val="00D436D6"/>
    <w:rsid w:val="00D44019"/>
    <w:rsid w:val="00D440E9"/>
    <w:rsid w:val="00D442AA"/>
    <w:rsid w:val="00D442E6"/>
    <w:rsid w:val="00D4446F"/>
    <w:rsid w:val="00D4454B"/>
    <w:rsid w:val="00D44AC8"/>
    <w:rsid w:val="00D44B6C"/>
    <w:rsid w:val="00D45077"/>
    <w:rsid w:val="00D4518B"/>
    <w:rsid w:val="00D455AD"/>
    <w:rsid w:val="00D4588D"/>
    <w:rsid w:val="00D45C23"/>
    <w:rsid w:val="00D46145"/>
    <w:rsid w:val="00D4631A"/>
    <w:rsid w:val="00D4672F"/>
    <w:rsid w:val="00D46738"/>
    <w:rsid w:val="00D47A1A"/>
    <w:rsid w:val="00D47A34"/>
    <w:rsid w:val="00D5069E"/>
    <w:rsid w:val="00D50724"/>
    <w:rsid w:val="00D508C0"/>
    <w:rsid w:val="00D50A41"/>
    <w:rsid w:val="00D518F5"/>
    <w:rsid w:val="00D5192F"/>
    <w:rsid w:val="00D5319F"/>
    <w:rsid w:val="00D53840"/>
    <w:rsid w:val="00D53D6D"/>
    <w:rsid w:val="00D542A7"/>
    <w:rsid w:val="00D543D8"/>
    <w:rsid w:val="00D544FE"/>
    <w:rsid w:val="00D546B8"/>
    <w:rsid w:val="00D54EFE"/>
    <w:rsid w:val="00D554C4"/>
    <w:rsid w:val="00D559E4"/>
    <w:rsid w:val="00D567F2"/>
    <w:rsid w:val="00D56EE6"/>
    <w:rsid w:val="00D57772"/>
    <w:rsid w:val="00D579EC"/>
    <w:rsid w:val="00D601CC"/>
    <w:rsid w:val="00D60972"/>
    <w:rsid w:val="00D61130"/>
    <w:rsid w:val="00D6155B"/>
    <w:rsid w:val="00D616F8"/>
    <w:rsid w:val="00D61C84"/>
    <w:rsid w:val="00D61DDE"/>
    <w:rsid w:val="00D62DBE"/>
    <w:rsid w:val="00D62EEB"/>
    <w:rsid w:val="00D62F67"/>
    <w:rsid w:val="00D63322"/>
    <w:rsid w:val="00D63E64"/>
    <w:rsid w:val="00D640C9"/>
    <w:rsid w:val="00D642C0"/>
    <w:rsid w:val="00D65AAF"/>
    <w:rsid w:val="00D65F2C"/>
    <w:rsid w:val="00D65F7F"/>
    <w:rsid w:val="00D668C1"/>
    <w:rsid w:val="00D6696D"/>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297"/>
    <w:rsid w:val="00D7154A"/>
    <w:rsid w:val="00D735C3"/>
    <w:rsid w:val="00D73A00"/>
    <w:rsid w:val="00D73B0E"/>
    <w:rsid w:val="00D740D4"/>
    <w:rsid w:val="00D75003"/>
    <w:rsid w:val="00D76147"/>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B77"/>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A4F"/>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C85"/>
    <w:rsid w:val="00D97DDA"/>
    <w:rsid w:val="00D97F2B"/>
    <w:rsid w:val="00DA0201"/>
    <w:rsid w:val="00DA0D30"/>
    <w:rsid w:val="00DA1608"/>
    <w:rsid w:val="00DA31C2"/>
    <w:rsid w:val="00DA32D2"/>
    <w:rsid w:val="00DA350E"/>
    <w:rsid w:val="00DA3F54"/>
    <w:rsid w:val="00DA44F9"/>
    <w:rsid w:val="00DA5694"/>
    <w:rsid w:val="00DA5861"/>
    <w:rsid w:val="00DA6678"/>
    <w:rsid w:val="00DA7781"/>
    <w:rsid w:val="00DA7DA4"/>
    <w:rsid w:val="00DB1F10"/>
    <w:rsid w:val="00DB1FF3"/>
    <w:rsid w:val="00DB26C5"/>
    <w:rsid w:val="00DB2938"/>
    <w:rsid w:val="00DB37BB"/>
    <w:rsid w:val="00DB43B1"/>
    <w:rsid w:val="00DB43BA"/>
    <w:rsid w:val="00DB4AFD"/>
    <w:rsid w:val="00DB4BC2"/>
    <w:rsid w:val="00DB4E1A"/>
    <w:rsid w:val="00DB55AB"/>
    <w:rsid w:val="00DB56AD"/>
    <w:rsid w:val="00DB64D7"/>
    <w:rsid w:val="00DB64E2"/>
    <w:rsid w:val="00DB665E"/>
    <w:rsid w:val="00DB6701"/>
    <w:rsid w:val="00DB671C"/>
    <w:rsid w:val="00DB6977"/>
    <w:rsid w:val="00DB6C47"/>
    <w:rsid w:val="00DB70BA"/>
    <w:rsid w:val="00DB7354"/>
    <w:rsid w:val="00DB77C5"/>
    <w:rsid w:val="00DB7DD5"/>
    <w:rsid w:val="00DB7EF8"/>
    <w:rsid w:val="00DC017F"/>
    <w:rsid w:val="00DC020C"/>
    <w:rsid w:val="00DC103F"/>
    <w:rsid w:val="00DC11F3"/>
    <w:rsid w:val="00DC14CE"/>
    <w:rsid w:val="00DC26A2"/>
    <w:rsid w:val="00DC26B3"/>
    <w:rsid w:val="00DC290F"/>
    <w:rsid w:val="00DC2E73"/>
    <w:rsid w:val="00DC301E"/>
    <w:rsid w:val="00DC3267"/>
    <w:rsid w:val="00DC371C"/>
    <w:rsid w:val="00DC40E5"/>
    <w:rsid w:val="00DC45AA"/>
    <w:rsid w:val="00DC475C"/>
    <w:rsid w:val="00DC4C66"/>
    <w:rsid w:val="00DC4DA6"/>
    <w:rsid w:val="00DC51F0"/>
    <w:rsid w:val="00DC5BE2"/>
    <w:rsid w:val="00DC5E6B"/>
    <w:rsid w:val="00DC6616"/>
    <w:rsid w:val="00DC6DAD"/>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0C4"/>
    <w:rsid w:val="00DE78F9"/>
    <w:rsid w:val="00DF0648"/>
    <w:rsid w:val="00DF171D"/>
    <w:rsid w:val="00DF210F"/>
    <w:rsid w:val="00DF22E6"/>
    <w:rsid w:val="00DF2976"/>
    <w:rsid w:val="00DF2A31"/>
    <w:rsid w:val="00DF2B98"/>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C92"/>
    <w:rsid w:val="00DF6D1B"/>
    <w:rsid w:val="00DF710B"/>
    <w:rsid w:val="00DF7242"/>
    <w:rsid w:val="00E0044F"/>
    <w:rsid w:val="00E008EA"/>
    <w:rsid w:val="00E00D0C"/>
    <w:rsid w:val="00E010C7"/>
    <w:rsid w:val="00E01C39"/>
    <w:rsid w:val="00E01C5C"/>
    <w:rsid w:val="00E02767"/>
    <w:rsid w:val="00E034A0"/>
    <w:rsid w:val="00E0382E"/>
    <w:rsid w:val="00E03B8D"/>
    <w:rsid w:val="00E047C6"/>
    <w:rsid w:val="00E04868"/>
    <w:rsid w:val="00E04DE0"/>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EAE"/>
    <w:rsid w:val="00E15FF6"/>
    <w:rsid w:val="00E1685F"/>
    <w:rsid w:val="00E17660"/>
    <w:rsid w:val="00E17B16"/>
    <w:rsid w:val="00E207FB"/>
    <w:rsid w:val="00E21850"/>
    <w:rsid w:val="00E22203"/>
    <w:rsid w:val="00E228DD"/>
    <w:rsid w:val="00E228EB"/>
    <w:rsid w:val="00E22EFB"/>
    <w:rsid w:val="00E2320C"/>
    <w:rsid w:val="00E2344B"/>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5C34"/>
    <w:rsid w:val="00E26045"/>
    <w:rsid w:val="00E2612D"/>
    <w:rsid w:val="00E26F00"/>
    <w:rsid w:val="00E272FE"/>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30E"/>
    <w:rsid w:val="00E335C6"/>
    <w:rsid w:val="00E338EB"/>
    <w:rsid w:val="00E3478F"/>
    <w:rsid w:val="00E350A8"/>
    <w:rsid w:val="00E35C73"/>
    <w:rsid w:val="00E368FC"/>
    <w:rsid w:val="00E370DE"/>
    <w:rsid w:val="00E371B2"/>
    <w:rsid w:val="00E3794C"/>
    <w:rsid w:val="00E403CC"/>
    <w:rsid w:val="00E40999"/>
    <w:rsid w:val="00E40A65"/>
    <w:rsid w:val="00E412ED"/>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BEB"/>
    <w:rsid w:val="00E46E50"/>
    <w:rsid w:val="00E47313"/>
    <w:rsid w:val="00E47379"/>
    <w:rsid w:val="00E47503"/>
    <w:rsid w:val="00E4765C"/>
    <w:rsid w:val="00E47752"/>
    <w:rsid w:val="00E47FE9"/>
    <w:rsid w:val="00E50916"/>
    <w:rsid w:val="00E510F7"/>
    <w:rsid w:val="00E514D3"/>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0D5D"/>
    <w:rsid w:val="00E71112"/>
    <w:rsid w:val="00E7111D"/>
    <w:rsid w:val="00E7205D"/>
    <w:rsid w:val="00E72484"/>
    <w:rsid w:val="00E72C37"/>
    <w:rsid w:val="00E72C5B"/>
    <w:rsid w:val="00E72CB2"/>
    <w:rsid w:val="00E72DB0"/>
    <w:rsid w:val="00E7318D"/>
    <w:rsid w:val="00E7320D"/>
    <w:rsid w:val="00E7371F"/>
    <w:rsid w:val="00E737D4"/>
    <w:rsid w:val="00E73C04"/>
    <w:rsid w:val="00E740B6"/>
    <w:rsid w:val="00E745EC"/>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5257"/>
    <w:rsid w:val="00E85366"/>
    <w:rsid w:val="00E85D4D"/>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45C"/>
    <w:rsid w:val="00E95DDB"/>
    <w:rsid w:val="00E95DFE"/>
    <w:rsid w:val="00E966E6"/>
    <w:rsid w:val="00E9684E"/>
    <w:rsid w:val="00E96C56"/>
    <w:rsid w:val="00E96D8E"/>
    <w:rsid w:val="00E973D9"/>
    <w:rsid w:val="00E97A5E"/>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2F0B"/>
    <w:rsid w:val="00EA32EB"/>
    <w:rsid w:val="00EA34BA"/>
    <w:rsid w:val="00EA3A38"/>
    <w:rsid w:val="00EA3AAA"/>
    <w:rsid w:val="00EA3DB9"/>
    <w:rsid w:val="00EA402B"/>
    <w:rsid w:val="00EA4904"/>
    <w:rsid w:val="00EA4EB5"/>
    <w:rsid w:val="00EA53C4"/>
    <w:rsid w:val="00EA53CE"/>
    <w:rsid w:val="00EA59D1"/>
    <w:rsid w:val="00EA664C"/>
    <w:rsid w:val="00EA72DA"/>
    <w:rsid w:val="00EA7482"/>
    <w:rsid w:val="00EA777E"/>
    <w:rsid w:val="00EA7BFE"/>
    <w:rsid w:val="00EB02F2"/>
    <w:rsid w:val="00EB097D"/>
    <w:rsid w:val="00EB13B2"/>
    <w:rsid w:val="00EB1594"/>
    <w:rsid w:val="00EB15BA"/>
    <w:rsid w:val="00EB15ED"/>
    <w:rsid w:val="00EB2064"/>
    <w:rsid w:val="00EB2242"/>
    <w:rsid w:val="00EB2D18"/>
    <w:rsid w:val="00EB2FF8"/>
    <w:rsid w:val="00EB3F41"/>
    <w:rsid w:val="00EB44AC"/>
    <w:rsid w:val="00EB4767"/>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310C"/>
    <w:rsid w:val="00EC31CF"/>
    <w:rsid w:val="00EC38FA"/>
    <w:rsid w:val="00EC3CDE"/>
    <w:rsid w:val="00EC3DA9"/>
    <w:rsid w:val="00EC4888"/>
    <w:rsid w:val="00EC54CC"/>
    <w:rsid w:val="00EC597B"/>
    <w:rsid w:val="00EC5DF0"/>
    <w:rsid w:val="00EC5E25"/>
    <w:rsid w:val="00EC5E86"/>
    <w:rsid w:val="00EC5F3F"/>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6635"/>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4F17"/>
    <w:rsid w:val="00EE5959"/>
    <w:rsid w:val="00EE598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0DEB"/>
    <w:rsid w:val="00EF160C"/>
    <w:rsid w:val="00EF19BB"/>
    <w:rsid w:val="00EF1C4F"/>
    <w:rsid w:val="00EF1C76"/>
    <w:rsid w:val="00EF2174"/>
    <w:rsid w:val="00EF2201"/>
    <w:rsid w:val="00EF272C"/>
    <w:rsid w:val="00EF350F"/>
    <w:rsid w:val="00EF3A26"/>
    <w:rsid w:val="00EF3A62"/>
    <w:rsid w:val="00EF3B5E"/>
    <w:rsid w:val="00EF3CBB"/>
    <w:rsid w:val="00EF4463"/>
    <w:rsid w:val="00EF4EE7"/>
    <w:rsid w:val="00EF4F7C"/>
    <w:rsid w:val="00EF52E5"/>
    <w:rsid w:val="00EF531A"/>
    <w:rsid w:val="00EF5E04"/>
    <w:rsid w:val="00EF5E42"/>
    <w:rsid w:val="00EF613D"/>
    <w:rsid w:val="00EF6263"/>
    <w:rsid w:val="00EF639C"/>
    <w:rsid w:val="00EF6FDF"/>
    <w:rsid w:val="00EF72DE"/>
    <w:rsid w:val="00EF789A"/>
    <w:rsid w:val="00EF7C05"/>
    <w:rsid w:val="00F00854"/>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0C3"/>
    <w:rsid w:val="00F11408"/>
    <w:rsid w:val="00F12932"/>
    <w:rsid w:val="00F12D4E"/>
    <w:rsid w:val="00F135D2"/>
    <w:rsid w:val="00F13728"/>
    <w:rsid w:val="00F13ABB"/>
    <w:rsid w:val="00F143F4"/>
    <w:rsid w:val="00F158AA"/>
    <w:rsid w:val="00F16423"/>
    <w:rsid w:val="00F167DC"/>
    <w:rsid w:val="00F16851"/>
    <w:rsid w:val="00F169B8"/>
    <w:rsid w:val="00F17027"/>
    <w:rsid w:val="00F171A1"/>
    <w:rsid w:val="00F17472"/>
    <w:rsid w:val="00F204EE"/>
    <w:rsid w:val="00F20677"/>
    <w:rsid w:val="00F2083D"/>
    <w:rsid w:val="00F20E38"/>
    <w:rsid w:val="00F21124"/>
    <w:rsid w:val="00F2118E"/>
    <w:rsid w:val="00F21387"/>
    <w:rsid w:val="00F2171F"/>
    <w:rsid w:val="00F219BF"/>
    <w:rsid w:val="00F22CCB"/>
    <w:rsid w:val="00F22DA9"/>
    <w:rsid w:val="00F233BE"/>
    <w:rsid w:val="00F23A92"/>
    <w:rsid w:val="00F2404D"/>
    <w:rsid w:val="00F244D2"/>
    <w:rsid w:val="00F244E5"/>
    <w:rsid w:val="00F2494C"/>
    <w:rsid w:val="00F24E75"/>
    <w:rsid w:val="00F2509E"/>
    <w:rsid w:val="00F25506"/>
    <w:rsid w:val="00F25681"/>
    <w:rsid w:val="00F25B34"/>
    <w:rsid w:val="00F25E45"/>
    <w:rsid w:val="00F25F43"/>
    <w:rsid w:val="00F265E8"/>
    <w:rsid w:val="00F26B8E"/>
    <w:rsid w:val="00F270E5"/>
    <w:rsid w:val="00F270E6"/>
    <w:rsid w:val="00F27478"/>
    <w:rsid w:val="00F2793E"/>
    <w:rsid w:val="00F27DF3"/>
    <w:rsid w:val="00F30189"/>
    <w:rsid w:val="00F310FE"/>
    <w:rsid w:val="00F314D3"/>
    <w:rsid w:val="00F31867"/>
    <w:rsid w:val="00F31946"/>
    <w:rsid w:val="00F32184"/>
    <w:rsid w:val="00F326C9"/>
    <w:rsid w:val="00F332FE"/>
    <w:rsid w:val="00F33592"/>
    <w:rsid w:val="00F33945"/>
    <w:rsid w:val="00F33E25"/>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3DE5"/>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9C"/>
    <w:rsid w:val="00F518E8"/>
    <w:rsid w:val="00F51AD1"/>
    <w:rsid w:val="00F51BA9"/>
    <w:rsid w:val="00F52653"/>
    <w:rsid w:val="00F52893"/>
    <w:rsid w:val="00F52F72"/>
    <w:rsid w:val="00F52FA1"/>
    <w:rsid w:val="00F539F2"/>
    <w:rsid w:val="00F54076"/>
    <w:rsid w:val="00F5487D"/>
    <w:rsid w:val="00F54903"/>
    <w:rsid w:val="00F55135"/>
    <w:rsid w:val="00F5543D"/>
    <w:rsid w:val="00F55658"/>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3DB3"/>
    <w:rsid w:val="00F6416E"/>
    <w:rsid w:val="00F64333"/>
    <w:rsid w:val="00F64F0C"/>
    <w:rsid w:val="00F654BF"/>
    <w:rsid w:val="00F65E08"/>
    <w:rsid w:val="00F669D5"/>
    <w:rsid w:val="00F66FE7"/>
    <w:rsid w:val="00F67E21"/>
    <w:rsid w:val="00F7066A"/>
    <w:rsid w:val="00F7070D"/>
    <w:rsid w:val="00F70923"/>
    <w:rsid w:val="00F70C75"/>
    <w:rsid w:val="00F718EC"/>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0F26"/>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02D"/>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0FF"/>
    <w:rsid w:val="00FA0118"/>
    <w:rsid w:val="00FA0B1F"/>
    <w:rsid w:val="00FA1183"/>
    <w:rsid w:val="00FA149D"/>
    <w:rsid w:val="00FA18D7"/>
    <w:rsid w:val="00FA1F2E"/>
    <w:rsid w:val="00FA2B5D"/>
    <w:rsid w:val="00FA2C9B"/>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1503"/>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6AAB"/>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23"/>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0FA"/>
    <w:pPr>
      <w:jc w:val="both"/>
    </w:pPr>
    <w:rPr>
      <w:rFonts w:asciiTheme="majorBidi" w:hAnsiTheme="majorBidi" w:cstheme="majorBidi"/>
    </w:rPr>
  </w:style>
  <w:style w:type="paragraph" w:styleId="Heading1">
    <w:name w:val="heading 1"/>
    <w:aliases w:val="Date"/>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ate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customStyle="1" w:styleId="UnresolvedMention1">
    <w:name w:val="Unresolved Mention1"/>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46BEB"/>
    <w:pPr>
      <w:spacing w:before="240"/>
      <w:ind w:firstLine="0"/>
      <w:contextualSpacing/>
      <w:jc w:val="left"/>
    </w:pPr>
    <w:rPr>
      <w:b/>
      <w:bCs/>
    </w:r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osf.io/8dsvp"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831"/>
    <w:rsid w:val="00006819"/>
    <w:rsid w:val="00011465"/>
    <w:rsid w:val="00023287"/>
    <w:rsid w:val="000A31B3"/>
    <w:rsid w:val="000B0D88"/>
    <w:rsid w:val="000E54A9"/>
    <w:rsid w:val="001220C6"/>
    <w:rsid w:val="00127C3D"/>
    <w:rsid w:val="001307C2"/>
    <w:rsid w:val="00163472"/>
    <w:rsid w:val="001D2755"/>
    <w:rsid w:val="001F65C0"/>
    <w:rsid w:val="0021068C"/>
    <w:rsid w:val="00215BD9"/>
    <w:rsid w:val="00223FC4"/>
    <w:rsid w:val="002328BB"/>
    <w:rsid w:val="002944C9"/>
    <w:rsid w:val="002A02A1"/>
    <w:rsid w:val="002B2462"/>
    <w:rsid w:val="002C5C9D"/>
    <w:rsid w:val="002D0EA6"/>
    <w:rsid w:val="002E54AB"/>
    <w:rsid w:val="00384947"/>
    <w:rsid w:val="003858F0"/>
    <w:rsid w:val="003C27B7"/>
    <w:rsid w:val="003E49DE"/>
    <w:rsid w:val="0041443A"/>
    <w:rsid w:val="00432463"/>
    <w:rsid w:val="004455E0"/>
    <w:rsid w:val="004855D7"/>
    <w:rsid w:val="00494A0B"/>
    <w:rsid w:val="004C18BC"/>
    <w:rsid w:val="004F6766"/>
    <w:rsid w:val="005550F3"/>
    <w:rsid w:val="005D30BC"/>
    <w:rsid w:val="005E20A3"/>
    <w:rsid w:val="006370FB"/>
    <w:rsid w:val="006443A7"/>
    <w:rsid w:val="006518EA"/>
    <w:rsid w:val="00667941"/>
    <w:rsid w:val="00670C21"/>
    <w:rsid w:val="00692C2F"/>
    <w:rsid w:val="006948EB"/>
    <w:rsid w:val="006F1494"/>
    <w:rsid w:val="00785D08"/>
    <w:rsid w:val="007B2205"/>
    <w:rsid w:val="007D17FC"/>
    <w:rsid w:val="007F24A8"/>
    <w:rsid w:val="00806683"/>
    <w:rsid w:val="008072CF"/>
    <w:rsid w:val="008210C2"/>
    <w:rsid w:val="008619EB"/>
    <w:rsid w:val="00873785"/>
    <w:rsid w:val="008778AB"/>
    <w:rsid w:val="008B1A81"/>
    <w:rsid w:val="008B57F0"/>
    <w:rsid w:val="008C4119"/>
    <w:rsid w:val="008D3C8E"/>
    <w:rsid w:val="009276B5"/>
    <w:rsid w:val="00A0376F"/>
    <w:rsid w:val="00A14592"/>
    <w:rsid w:val="00A93578"/>
    <w:rsid w:val="00AA2FCA"/>
    <w:rsid w:val="00B0445A"/>
    <w:rsid w:val="00B36078"/>
    <w:rsid w:val="00B763CF"/>
    <w:rsid w:val="00BE2BC3"/>
    <w:rsid w:val="00C46BBD"/>
    <w:rsid w:val="00C63E71"/>
    <w:rsid w:val="00C70E4B"/>
    <w:rsid w:val="00C85B91"/>
    <w:rsid w:val="00CA088A"/>
    <w:rsid w:val="00CF6EB4"/>
    <w:rsid w:val="00D04AD4"/>
    <w:rsid w:val="00D426A3"/>
    <w:rsid w:val="00D73831"/>
    <w:rsid w:val="00D820F7"/>
    <w:rsid w:val="00D838D4"/>
    <w:rsid w:val="00D960E2"/>
    <w:rsid w:val="00DB0648"/>
    <w:rsid w:val="00DC1654"/>
    <w:rsid w:val="00DE72D4"/>
    <w:rsid w:val="00E643F0"/>
    <w:rsid w:val="00E82198"/>
    <w:rsid w:val="00EC7049"/>
    <w:rsid w:val="00F27792"/>
    <w:rsid w:val="00F346ED"/>
    <w:rsid w:val="00F36148"/>
    <w:rsid w:val="00F47C82"/>
    <w:rsid w:val="00F54281"/>
    <w:rsid w:val="00FA6713"/>
    <w:rsid w:val="00FC3167"/>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9397F-0D89-4109-BB73-5F0B21B83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16967</TotalTime>
  <Pages>47</Pages>
  <Words>44816</Words>
  <Characters>224084</Characters>
  <Application>Microsoft Office Word</Application>
  <DocSecurity>0</DocSecurity>
  <Lines>1867</Lines>
  <Paragraphs>536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Show some sensitivity! Using motion tracking to explore unconscious processes</vt:lpstr>
      <vt:lpstr>Show some sensitivity! Using motion tracking to explore unconscious processes</vt:lpstr>
    </vt:vector>
  </TitlesOfParts>
  <Company/>
  <LinksUpToDate>false</LinksUpToDate>
  <CharactersWithSpaces>268364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934</cp:revision>
  <cp:lastPrinted>2023-01-04T12:57:00Z</cp:lastPrinted>
  <dcterms:created xsi:type="dcterms:W3CDTF">2022-09-19T06:03:00Z</dcterms:created>
  <dcterms:modified xsi:type="dcterms:W3CDTF">2023-07-31T14:17:00Z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id="4PU9uUY9"/&gt;&lt;style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
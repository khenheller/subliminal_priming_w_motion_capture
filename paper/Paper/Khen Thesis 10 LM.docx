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commentRangeStart w:id="4"/>
      <w:ins w:id="5" w:author="Chen Heller" w:date="2022-09-13T12:22:00Z">
        <w:r w:rsidRPr="00AF7220">
          <w:rPr>
            <w:rPrChange w:id="6" w:author="Chen Heller" w:date="2022-09-13T12:23:00Z">
              <w:rPr>
                <w:b/>
                <w:bCs/>
                <w:sz w:val="48"/>
                <w:szCs w:val="48"/>
              </w:rPr>
            </w:rPrChange>
          </w:rPr>
          <w:t>And in collaboration wit</w:t>
        </w:r>
      </w:ins>
      <w:ins w:id="7" w:author="Chen Heller" w:date="2022-09-13T12:23:00Z">
        <w:r w:rsidRPr="00AF7220">
          <w:rPr>
            <w:rPrChange w:id="8" w:author="Chen Heller" w:date="2022-09-13T12:23:00Z">
              <w:rPr>
                <w:b/>
                <w:bCs/>
                <w:sz w:val="48"/>
                <w:szCs w:val="48"/>
              </w:rPr>
            </w:rPrChange>
          </w:rPr>
          <w:t>h</w:t>
        </w:r>
      </w:ins>
    </w:p>
    <w:p w14:paraId="4EFBAB8E" w14:textId="108FD866" w:rsidR="00AF7220" w:rsidRPr="00AF7220" w:rsidRDefault="00AF7220" w:rsidP="00085675">
      <w:pPr>
        <w:pStyle w:val="Openingheader"/>
        <w:rPr>
          <w:ins w:id="9" w:author="Chen Heller" w:date="2022-09-13T12:23:00Z"/>
          <w:b/>
          <w:bCs/>
          <w:sz w:val="40"/>
          <w:szCs w:val="40"/>
          <w:rPrChange w:id="10" w:author="Chen Heller" w:date="2022-09-13T12:23:00Z">
            <w:rPr>
              <w:ins w:id="11" w:author="Chen Heller" w:date="2022-09-13T12:23:00Z"/>
              <w:b/>
              <w:bCs/>
              <w:sz w:val="48"/>
              <w:szCs w:val="48"/>
            </w:rPr>
          </w:rPrChange>
        </w:rPr>
      </w:pPr>
      <w:ins w:id="12" w:author="Chen Heller" w:date="2022-09-13T12:23:00Z">
        <w:r w:rsidRPr="00AF7220">
          <w:rPr>
            <w:b/>
            <w:bCs/>
            <w:sz w:val="48"/>
            <w:szCs w:val="48"/>
            <w:rPrChange w:id="13" w:author="Chen Heller" w:date="2022-09-13T12:23:00Z">
              <w:rPr>
                <w:b/>
                <w:bCs/>
                <w:sz w:val="56"/>
                <w:szCs w:val="56"/>
              </w:rPr>
            </w:rPrChange>
          </w:rPr>
          <w:t>Dr. Craig Chapman</w:t>
        </w:r>
      </w:ins>
      <w:commentRangeEnd w:id="4"/>
      <w:r w:rsidR="00FD5395">
        <w:rPr>
          <w:rStyle w:val="CommentReference"/>
          <w:rFonts w:eastAsiaTheme="minorEastAsia" w:cstheme="majorBidi"/>
          <w:noProof w:val="0"/>
        </w:rPr>
        <w:commentReference w:id="4"/>
      </w:r>
    </w:p>
    <w:p w14:paraId="11E8E8FD" w14:textId="13AEA2E8" w:rsidR="00DC4DA6" w:rsidRPr="004C0E90" w:rsidRDefault="006C08C3" w:rsidP="00085675">
      <w:pPr>
        <w:pStyle w:val="Openingheader"/>
        <w:rPr>
          <w:b/>
          <w:bCs/>
          <w:sz w:val="56"/>
          <w:szCs w:val="56"/>
        </w:rPr>
      </w:pPr>
      <w:del w:id="14"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5"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6" w:author="Chen Heller" w:date="2022-09-13T12:24:00Z"/>
          <w:rtl/>
          <w:rPrChange w:id="17" w:author="Chen Heller" w:date="2022-09-13T12:24:00Z">
            <w:rPr>
              <w:ins w:id="18" w:author="Chen Heller" w:date="2022-09-13T12:24:00Z"/>
              <w:b/>
              <w:bCs/>
              <w:sz w:val="48"/>
              <w:szCs w:val="48"/>
              <w:rtl/>
            </w:rPr>
          </w:rPrChange>
        </w:rPr>
      </w:pPr>
      <w:ins w:id="19" w:author="Chen Heller" w:date="2022-09-13T12:24:00Z">
        <w:r w:rsidRPr="00AF7220">
          <w:rPr>
            <w:rFonts w:hint="eastAsia"/>
            <w:rtl/>
            <w:rPrChange w:id="20" w:author="Chen Heller" w:date="2022-09-13T12:24:00Z">
              <w:rPr>
                <w:rFonts w:hint="eastAsia"/>
                <w:b/>
                <w:bCs/>
                <w:sz w:val="48"/>
                <w:szCs w:val="48"/>
                <w:rtl/>
              </w:rPr>
            </w:rPrChange>
          </w:rPr>
          <w:t>ובשיתוף</w:t>
        </w:r>
        <w:r w:rsidRPr="00AF7220">
          <w:rPr>
            <w:rtl/>
            <w:rPrChange w:id="21" w:author="Chen Heller" w:date="2022-09-13T12:24:00Z">
              <w:rPr>
                <w:b/>
                <w:bCs/>
                <w:sz w:val="48"/>
                <w:szCs w:val="48"/>
                <w:rtl/>
              </w:rPr>
            </w:rPrChange>
          </w:rPr>
          <w:t xml:space="preserve"> </w:t>
        </w:r>
        <w:r w:rsidRPr="00AF7220">
          <w:rPr>
            <w:rFonts w:hint="eastAsia"/>
            <w:rtl/>
            <w:rPrChange w:id="22" w:author="Chen Heller" w:date="2022-09-13T12:24:00Z">
              <w:rPr>
                <w:rFonts w:hint="eastAsia"/>
                <w:b/>
                <w:bCs/>
                <w:sz w:val="48"/>
                <w:szCs w:val="48"/>
                <w:rtl/>
              </w:rPr>
            </w:rPrChange>
          </w:rPr>
          <w:t>פעולה</w:t>
        </w:r>
        <w:r w:rsidRPr="00AF7220">
          <w:rPr>
            <w:rtl/>
            <w:rPrChange w:id="23" w:author="Chen Heller" w:date="2022-09-13T12:24:00Z">
              <w:rPr>
                <w:b/>
                <w:bCs/>
                <w:sz w:val="48"/>
                <w:szCs w:val="48"/>
                <w:rtl/>
              </w:rPr>
            </w:rPrChange>
          </w:rPr>
          <w:t xml:space="preserve"> </w:t>
        </w:r>
        <w:r w:rsidRPr="00AF7220">
          <w:rPr>
            <w:rFonts w:hint="eastAsia"/>
            <w:rtl/>
            <w:rPrChange w:id="24"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5"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6" w:name="_Toc114137545"/>
      <w:bookmarkStart w:id="27" w:name="_Hlk106572155"/>
      <w:r>
        <w:rPr>
          <w:rFonts w:hint="cs"/>
          <w:lang w:bidi="he-IL"/>
        </w:rPr>
        <w:lastRenderedPageBreak/>
        <w:t>T</w:t>
      </w:r>
      <w:r>
        <w:rPr>
          <w:lang w:bidi="he-IL"/>
        </w:rPr>
        <w:t>able of Contents</w:t>
      </w:r>
      <w:bookmarkEnd w:id="26"/>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rtl/>
          <w:lang w:bidi="he-IL"/>
        </w:rPr>
      </w:pPr>
      <w:bookmarkStart w:id="28" w:name="_Toc114137546"/>
      <w:commentRangeStart w:id="29"/>
      <w:r>
        <w:rPr>
          <w:rFonts w:hint="cs"/>
          <w:rtl/>
          <w:lang w:bidi="he-IL"/>
        </w:rPr>
        <w:lastRenderedPageBreak/>
        <w:t>תקציר</w:t>
      </w:r>
      <w:bookmarkEnd w:id="28"/>
      <w:commentRangeEnd w:id="29"/>
      <w:r w:rsidR="00FD5395">
        <w:rPr>
          <w:rStyle w:val="CommentReference"/>
          <w:rFonts w:asciiTheme="majorBidi" w:eastAsiaTheme="minorEastAsia" w:hAnsiTheme="majorBidi" w:cstheme="majorBidi"/>
          <w:b w:val="0"/>
          <w:bCs w:val="0"/>
          <w:rtl/>
          <w:lang w:eastAsia="en-US" w:bidi="he-IL"/>
        </w:rPr>
        <w:commentReference w:id="29"/>
      </w:r>
    </w:p>
    <w:p w14:paraId="5A70CB24" w14:textId="4FFD13F8" w:rsidR="00371267" w:rsidRDefault="00371267" w:rsidP="00371267">
      <w:pPr>
        <w:bidi/>
        <w:rPr>
          <w:rtl/>
          <w:lang w:eastAsia="ja-JP"/>
        </w:rPr>
      </w:pPr>
      <w:r>
        <w:rPr>
          <w:rFonts w:hint="cs"/>
          <w:rtl/>
          <w:lang w:eastAsia="ja-JP"/>
        </w:rPr>
        <w:t>על אף היותם בלתי נראים</w:t>
      </w:r>
      <w:ins w:id="30" w:author="Liad Mudrik" w:date="2022-09-15T15:34:00Z">
        <w:r w:rsidR="00FD5395">
          <w:rPr>
            <w:rFonts w:hint="cs"/>
            <w:rtl/>
            <w:lang w:eastAsia="ja-JP"/>
          </w:rPr>
          <w:t xml:space="preserve"> עבורנו</w:t>
        </w:r>
      </w:ins>
      <w:r>
        <w:rPr>
          <w:rFonts w:hint="cs"/>
          <w:rtl/>
          <w:lang w:eastAsia="ja-JP"/>
        </w:rPr>
        <w:t>, גירויים לא מודעים הוכחו בעבר כמסוגלים להשפיע על ההתנהגות שלנו. למרות זאת, תחום המחקר של עיבוד לא מודע שופע ב</w:t>
      </w:r>
      <w:r w:rsidR="007C1108">
        <w:rPr>
          <w:rFonts w:hint="cs"/>
          <w:rtl/>
          <w:lang w:eastAsia="ja-JP"/>
        </w:rPr>
        <w:t>ממצאים סותרים אשר מעוררים מחלוקות לגבי ה</w:t>
      </w:r>
      <w:r w:rsidR="00951A98">
        <w:rPr>
          <w:rFonts w:hint="cs"/>
          <w:rtl/>
          <w:lang w:eastAsia="ja-JP"/>
        </w:rPr>
        <w:t>יקפו</w:t>
      </w:r>
      <w:r w:rsidR="007C1108">
        <w:rPr>
          <w:rFonts w:hint="cs"/>
          <w:rtl/>
          <w:lang w:eastAsia="ja-JP"/>
        </w:rPr>
        <w:t xml:space="preserve">, ובאופן ספציפי </w:t>
      </w:r>
      <w:r w:rsidR="00951A98">
        <w:rPr>
          <w:rFonts w:hint="cs"/>
          <w:rtl/>
          <w:lang w:eastAsia="ja-JP"/>
        </w:rPr>
        <w:t xml:space="preserve">לגבי </w:t>
      </w:r>
      <w:r w:rsidR="007C1108">
        <w:rPr>
          <w:rFonts w:hint="cs"/>
          <w:rtl/>
          <w:lang w:eastAsia="ja-JP"/>
        </w:rPr>
        <w:t>עיבוד סמנטי.</w:t>
      </w:r>
      <w:r w:rsidR="00E430BA">
        <w:rPr>
          <w:rFonts w:hint="cs"/>
          <w:rtl/>
          <w:lang w:eastAsia="ja-JP"/>
        </w:rPr>
        <w:t xml:space="preserve"> </w:t>
      </w:r>
      <w:r w:rsidR="0031554F">
        <w:rPr>
          <w:rFonts w:hint="cs"/>
          <w:rtl/>
          <w:lang w:eastAsia="ja-JP"/>
        </w:rPr>
        <w:t xml:space="preserve">את המחלוקות הללו ניתן להסביר על ידי </w:t>
      </w:r>
      <w:r w:rsidR="00E430BA">
        <w:rPr>
          <w:rFonts w:hint="cs"/>
          <w:rtl/>
          <w:lang w:eastAsia="ja-JP"/>
        </w:rPr>
        <w:t xml:space="preserve">מגבלות מתודולוגיות </w:t>
      </w:r>
      <w:commentRangeStart w:id="31"/>
      <w:r w:rsidR="00E430BA">
        <w:rPr>
          <w:rFonts w:hint="cs"/>
          <w:rtl/>
          <w:lang w:eastAsia="ja-JP"/>
        </w:rPr>
        <w:t>(</w:t>
      </w:r>
      <w:r w:rsidR="00E430BA">
        <w:rPr>
          <w:lang w:eastAsia="ja-JP"/>
        </w:rPr>
        <w:t>methodological</w:t>
      </w:r>
      <w:r w:rsidR="00E430BA">
        <w:rPr>
          <w:rFonts w:hint="cs"/>
          <w:rtl/>
          <w:lang w:eastAsia="ja-JP"/>
        </w:rPr>
        <w:t xml:space="preserve">) </w:t>
      </w:r>
      <w:commentRangeEnd w:id="31"/>
      <w:r w:rsidR="00FD5395">
        <w:rPr>
          <w:rStyle w:val="CommentReference"/>
          <w:rtl/>
        </w:rPr>
        <w:commentReference w:id="31"/>
      </w:r>
      <w:r w:rsidR="0031554F">
        <w:rPr>
          <w:rFonts w:hint="cs"/>
          <w:rtl/>
          <w:lang w:eastAsia="ja-JP"/>
        </w:rPr>
        <w:t>אשר מאפיינות חלק מהמחקרים</w:t>
      </w:r>
      <w:r w:rsidR="00951A98">
        <w:rPr>
          <w:rFonts w:hint="cs"/>
          <w:rtl/>
          <w:lang w:eastAsia="ja-JP"/>
        </w:rPr>
        <w:t xml:space="preserve"> בתחום</w:t>
      </w:r>
      <w:r w:rsidR="0031554F">
        <w:rPr>
          <w:rFonts w:hint="cs"/>
          <w:rtl/>
          <w:lang w:eastAsia="ja-JP"/>
        </w:rPr>
        <w:t xml:space="preserve">. </w:t>
      </w:r>
      <w:r w:rsidR="00FD71CF">
        <w:rPr>
          <w:rFonts w:hint="cs"/>
          <w:rtl/>
          <w:lang w:eastAsia="ja-JP"/>
        </w:rPr>
        <w:t xml:space="preserve">מגבלה אחת, אשר נחקרת בתזה </w:t>
      </w:r>
      <w:del w:id="32" w:author="Liad Mudrik" w:date="2022-09-15T15:35:00Z">
        <w:r w:rsidR="00FD71CF" w:rsidDel="00FD5395">
          <w:rPr>
            <w:rFonts w:hint="cs"/>
            <w:rtl/>
            <w:lang w:eastAsia="ja-JP"/>
          </w:rPr>
          <w:delText>זאת</w:delText>
        </w:r>
      </w:del>
      <w:ins w:id="33" w:author="Liad Mudrik" w:date="2022-09-15T15:35:00Z">
        <w:r w:rsidR="00FD5395">
          <w:rPr>
            <w:rFonts w:hint="cs"/>
            <w:rtl/>
            <w:lang w:eastAsia="ja-JP"/>
          </w:rPr>
          <w:t>הנוכחית</w:t>
        </w:r>
      </w:ins>
      <w:r w:rsidR="00FD71CF">
        <w:rPr>
          <w:rFonts w:hint="cs"/>
          <w:rtl/>
          <w:lang w:eastAsia="ja-JP"/>
        </w:rPr>
        <w:t xml:space="preserve">, היא הערכת חסר של עיבוד לא מודע הנובעת משימוש </w:t>
      </w:r>
      <w:r w:rsidR="002A6577">
        <w:rPr>
          <w:rFonts w:hint="cs"/>
          <w:rtl/>
          <w:lang w:eastAsia="ja-JP"/>
        </w:rPr>
        <w:t xml:space="preserve">במדדים שאינם </w:t>
      </w:r>
      <w:r w:rsidR="00FD71CF">
        <w:rPr>
          <w:rFonts w:hint="cs"/>
          <w:rtl/>
          <w:lang w:eastAsia="ja-JP"/>
        </w:rPr>
        <w:t>רגישים מספיק לאפקט הלא מודע.</w:t>
      </w:r>
      <w:r w:rsidR="00F93E19">
        <w:rPr>
          <w:rFonts w:hint="cs"/>
          <w:rtl/>
          <w:lang w:eastAsia="ja-JP"/>
        </w:rPr>
        <w:t xml:space="preserve"> </w:t>
      </w:r>
      <w:r w:rsidR="002A6577">
        <w:rPr>
          <w:rFonts w:hint="cs"/>
          <w:rtl/>
          <w:lang w:eastAsia="ja-JP"/>
        </w:rPr>
        <w:t>המדד</w:t>
      </w:r>
      <w:r w:rsidR="006A2CCD">
        <w:rPr>
          <w:rFonts w:hint="cs"/>
          <w:rtl/>
          <w:lang w:eastAsia="ja-JP"/>
        </w:rPr>
        <w:t xml:space="preserve"> </w:t>
      </w:r>
      <w:r w:rsidR="00F93E19">
        <w:rPr>
          <w:rFonts w:hint="cs"/>
          <w:rtl/>
          <w:lang w:eastAsia="ja-JP"/>
        </w:rPr>
        <w:t xml:space="preserve">הנפוץ ביותר לבחינה של אפקטים לא מודעים </w:t>
      </w:r>
      <w:r w:rsidR="002A6577">
        <w:rPr>
          <w:rFonts w:hint="cs"/>
          <w:rtl/>
          <w:lang w:eastAsia="ja-JP"/>
        </w:rPr>
        <w:t xml:space="preserve">הינו </w:t>
      </w:r>
      <w:r w:rsidR="006A2CCD">
        <w:rPr>
          <w:rFonts w:hint="cs"/>
          <w:rtl/>
          <w:lang w:eastAsia="ja-JP"/>
        </w:rPr>
        <w:t xml:space="preserve">זמן התגובה </w:t>
      </w:r>
      <w:r w:rsidR="003D73BC">
        <w:rPr>
          <w:rFonts w:hint="cs"/>
          <w:rtl/>
          <w:lang w:eastAsia="ja-JP"/>
        </w:rPr>
        <w:t>של תשובות הניתנות בא</w:t>
      </w:r>
      <w:r w:rsidR="00F93E19">
        <w:rPr>
          <w:rFonts w:hint="cs"/>
          <w:rtl/>
          <w:lang w:eastAsia="ja-JP"/>
        </w:rPr>
        <w:t>מצעות מקלדת.</w:t>
      </w:r>
      <w:r w:rsidR="003D73BC">
        <w:rPr>
          <w:rFonts w:hint="cs"/>
          <w:rtl/>
          <w:lang w:eastAsia="ja-JP"/>
        </w:rPr>
        <w:t xml:space="preserve"> אולם אמצעי זה בדרך כלל מפיק אפקטים קטנים מאוד </w:t>
      </w:r>
      <w:r w:rsidR="00AD74F0">
        <w:rPr>
          <w:rFonts w:hint="cs"/>
          <w:rtl/>
          <w:lang w:eastAsia="ja-JP"/>
        </w:rPr>
        <w:t xml:space="preserve">ומספק מידע </w:t>
      </w:r>
      <w:r w:rsidR="003D73BC">
        <w:rPr>
          <w:rFonts w:hint="cs"/>
          <w:rtl/>
          <w:lang w:eastAsia="ja-JP"/>
        </w:rPr>
        <w:t xml:space="preserve">רק </w:t>
      </w:r>
      <w:r w:rsidR="00AD74F0">
        <w:rPr>
          <w:rFonts w:hint="cs"/>
          <w:rtl/>
          <w:lang w:eastAsia="ja-JP"/>
        </w:rPr>
        <w:t xml:space="preserve">לגבי </w:t>
      </w:r>
      <w:r w:rsidR="003D73BC">
        <w:rPr>
          <w:rFonts w:hint="cs"/>
          <w:rtl/>
          <w:lang w:eastAsia="ja-JP"/>
        </w:rPr>
        <w:t xml:space="preserve">התשובה הסופית ולא </w:t>
      </w:r>
      <w:r w:rsidR="00AD74F0">
        <w:rPr>
          <w:rFonts w:hint="cs"/>
          <w:rtl/>
          <w:lang w:eastAsia="ja-JP"/>
        </w:rPr>
        <w:t xml:space="preserve">לגבי </w:t>
      </w:r>
      <w:r w:rsidR="003D73BC">
        <w:rPr>
          <w:rFonts w:hint="cs"/>
          <w:rtl/>
          <w:lang w:eastAsia="ja-JP"/>
        </w:rPr>
        <w:t>ההליכים שהובילו אליה.</w:t>
      </w:r>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p>
    <w:p w14:paraId="41788E56" w14:textId="3B804A1C" w:rsidR="00521087" w:rsidRDefault="00A257A1" w:rsidP="00521087">
      <w:pPr>
        <w:bidi/>
        <w:rPr>
          <w:rtl/>
          <w:lang w:eastAsia="ja-JP"/>
        </w:rPr>
      </w:pPr>
      <w:del w:id="34" w:author="Liad Mudrik" w:date="2022-09-15T15:35:00Z">
        <w:r w:rsidDel="00DB6C47">
          <w:rPr>
            <w:rFonts w:hint="cs"/>
            <w:rtl/>
            <w:lang w:eastAsia="ja-JP"/>
          </w:rPr>
          <w:delText>אמנם</w:delText>
        </w:r>
        <w:r w:rsidR="00AC5948" w:rsidDel="00DB6C47">
          <w:rPr>
            <w:rFonts w:hint="cs"/>
            <w:rtl/>
            <w:lang w:eastAsia="ja-JP"/>
          </w:rPr>
          <w:delText>,</w:delText>
        </w:r>
      </w:del>
      <w:ins w:id="35" w:author="Liad Mudrik" w:date="2022-09-15T15:35:00Z">
        <w:r w:rsidR="00DB6C47">
          <w:rPr>
            <w:rFonts w:hint="cs"/>
            <w:rtl/>
            <w:lang w:eastAsia="ja-JP"/>
          </w:rPr>
          <w:t>אך</w:t>
        </w:r>
      </w:ins>
      <w:r w:rsidR="00AC5948">
        <w:rPr>
          <w:rFonts w:hint="cs"/>
          <w:rtl/>
          <w:lang w:eastAsia="ja-JP"/>
        </w:rPr>
        <w:t xml:space="preserve"> האם מעקב אחר תנועה אכן רגיש יותר לאפקטים לא מודעים מאשר מקלדת? </w:t>
      </w:r>
      <w:r w:rsidR="00C465FF">
        <w:rPr>
          <w:rFonts w:hint="cs"/>
          <w:rtl/>
          <w:lang w:eastAsia="ja-JP"/>
        </w:rPr>
        <w:t>עד עתה</w:t>
      </w:r>
      <w:r w:rsidR="00AC5948">
        <w:rPr>
          <w:rFonts w:hint="cs"/>
          <w:rtl/>
          <w:lang w:eastAsia="ja-JP"/>
        </w:rPr>
        <w:t>, מחקר אחד בלבד השווה בין המדדים באופן ישיר ומצא אפקט לא מודע</w:t>
      </w:r>
      <w:r w:rsidR="00C465FF">
        <w:rPr>
          <w:rFonts w:hint="cs"/>
          <w:rtl/>
          <w:lang w:eastAsia="ja-JP"/>
        </w:rPr>
        <w:t xml:space="preserve"> </w:t>
      </w:r>
      <w:del w:id="36" w:author="Liad Mudrik" w:date="2022-09-15T15:36:00Z">
        <w:r w:rsidR="00C11D51" w:rsidDel="009C4B49">
          <w:rPr>
            <w:rFonts w:hint="cs"/>
            <w:rtl/>
            <w:lang w:eastAsia="ja-JP"/>
          </w:rPr>
          <w:delText xml:space="preserve">מזערי </w:delText>
        </w:r>
      </w:del>
      <w:ins w:id="37" w:author="Liad Mudrik" w:date="2022-09-15T15:36:00Z">
        <w:r w:rsidR="0047509E">
          <w:rPr>
            <w:rFonts w:hint="cs"/>
            <w:rtl/>
            <w:lang w:eastAsia="ja-JP"/>
          </w:rPr>
          <w:t>שולי</w:t>
        </w:r>
        <w:r w:rsidR="009C4B49">
          <w:rPr>
            <w:rFonts w:hint="cs"/>
            <w:rtl/>
            <w:lang w:eastAsia="ja-JP"/>
          </w:rPr>
          <w:t xml:space="preserve"> </w:t>
        </w:r>
      </w:ins>
      <w:r w:rsidR="00C11D51">
        <w:rPr>
          <w:rFonts w:hint="cs"/>
          <w:rtl/>
          <w:lang w:eastAsia="ja-JP"/>
        </w:rPr>
        <w:t xml:space="preserve">באמצעות מקלדת אך </w:t>
      </w:r>
      <w:del w:id="38" w:author="Liad Mudrik" w:date="2022-09-15T15:36:00Z">
        <w:r w:rsidR="00C11D51" w:rsidDel="00533FB8">
          <w:rPr>
            <w:rFonts w:hint="cs"/>
            <w:rtl/>
            <w:lang w:eastAsia="ja-JP"/>
          </w:rPr>
          <w:delText xml:space="preserve">משמעותי </w:delText>
        </w:r>
      </w:del>
      <w:ins w:id="39" w:author="Liad Mudrik" w:date="2022-09-15T15:36:00Z">
        <w:r w:rsidR="00533FB8">
          <w:rPr>
            <w:rFonts w:hint="cs"/>
            <w:rtl/>
            <w:lang w:eastAsia="ja-JP"/>
          </w:rPr>
          <w:t>מובהק</w:t>
        </w:r>
        <w:r w:rsidR="00533FB8">
          <w:rPr>
            <w:rFonts w:hint="cs"/>
            <w:rtl/>
            <w:lang w:eastAsia="ja-JP"/>
          </w:rPr>
          <w:t xml:space="preserve"> </w:t>
        </w:r>
      </w:ins>
      <w:r w:rsidR="00C11D51">
        <w:rPr>
          <w:rFonts w:hint="cs"/>
          <w:rtl/>
          <w:lang w:eastAsia="ja-JP"/>
        </w:rPr>
        <w:t xml:space="preserve">באמצעות שימוש בעכבר. </w:t>
      </w:r>
      <w:del w:id="40" w:author="Liad Mudrik" w:date="2022-09-15T15:36:00Z">
        <w:r w:rsidDel="0087608F">
          <w:rPr>
            <w:rFonts w:hint="cs"/>
            <w:rtl/>
            <w:lang w:eastAsia="ja-JP"/>
          </w:rPr>
          <w:delText>אך</w:delText>
        </w:r>
        <w:r w:rsidR="00C11D51" w:rsidDel="0087608F">
          <w:rPr>
            <w:rFonts w:hint="cs"/>
            <w:rtl/>
            <w:lang w:eastAsia="ja-JP"/>
          </w:rPr>
          <w:delText>,</w:delText>
        </w:r>
      </w:del>
      <w:ins w:id="41" w:author="Liad Mudrik" w:date="2022-09-15T15:36:00Z">
        <w:r w:rsidR="0087608F">
          <w:rPr>
            <w:rFonts w:hint="cs"/>
            <w:rtl/>
            <w:lang w:eastAsia="ja-JP"/>
          </w:rPr>
          <w:t>אולם</w:t>
        </w:r>
      </w:ins>
      <w:r w:rsidR="00C11D51">
        <w:rPr>
          <w:rFonts w:hint="cs"/>
          <w:rtl/>
          <w:lang w:eastAsia="ja-JP"/>
        </w:rPr>
        <w:t xml:space="preserve"> </w:t>
      </w:r>
      <w:r w:rsidR="000F181B">
        <w:rPr>
          <w:rFonts w:hint="cs"/>
          <w:rtl/>
          <w:lang w:eastAsia="ja-JP"/>
        </w:rPr>
        <w:t xml:space="preserve">מדד המודעות כמו גם המערכת למעקב אחר תנועה </w:t>
      </w:r>
      <w:r w:rsidR="0089705D">
        <w:rPr>
          <w:rFonts w:hint="cs"/>
          <w:rtl/>
          <w:lang w:eastAsia="ja-JP"/>
        </w:rPr>
        <w:t xml:space="preserve">בהם נעשה שימוש במחקר זה </w:t>
      </w:r>
      <w:r>
        <w:rPr>
          <w:rFonts w:hint="cs"/>
          <w:rtl/>
          <w:lang w:eastAsia="ja-JP"/>
        </w:rPr>
        <w:t>הינם מוגבלים</w:t>
      </w:r>
      <w:r w:rsidR="0089705D">
        <w:rPr>
          <w:rFonts w:hint="cs"/>
          <w:rtl/>
          <w:lang w:eastAsia="ja-JP"/>
        </w:rPr>
        <w:t xml:space="preserve">. </w:t>
      </w:r>
      <w:r w:rsidR="004472AC">
        <w:rPr>
          <w:rFonts w:hint="cs"/>
          <w:rtl/>
          <w:lang w:eastAsia="ja-JP"/>
        </w:rPr>
        <w:t xml:space="preserve">מטרת התזה הנוכחית היא לבחון האם </w:t>
      </w:r>
      <w:r w:rsidR="002D40B7">
        <w:rPr>
          <w:rFonts w:hint="cs"/>
          <w:rtl/>
          <w:lang w:eastAsia="ja-JP"/>
        </w:rPr>
        <w:t>ל</w:t>
      </w:r>
      <w:r w:rsidR="004472AC">
        <w:rPr>
          <w:rFonts w:hint="cs"/>
          <w:rtl/>
          <w:lang w:eastAsia="ja-JP"/>
        </w:rPr>
        <w:t xml:space="preserve">מעקב אחר תנועה </w:t>
      </w:r>
      <w:r w:rsidR="002D40B7">
        <w:rPr>
          <w:rFonts w:hint="cs"/>
          <w:rtl/>
          <w:lang w:eastAsia="ja-JP"/>
        </w:rPr>
        <w:t xml:space="preserve">יש יתרון על פני מקלדת </w:t>
      </w:r>
      <w:r w:rsidR="001455CB">
        <w:rPr>
          <w:rFonts w:hint="cs"/>
          <w:rtl/>
          <w:lang w:eastAsia="ja-JP"/>
        </w:rPr>
        <w:t xml:space="preserve">בכל הנוגע </w:t>
      </w:r>
      <w:r w:rsidR="004472AC">
        <w:rPr>
          <w:rFonts w:hint="cs"/>
          <w:rtl/>
          <w:lang w:eastAsia="ja-JP"/>
        </w:rPr>
        <w:t>לגילוי אפקטים לא מודעים</w:t>
      </w:r>
      <w:r w:rsidR="002D40B7">
        <w:rPr>
          <w:rFonts w:hint="cs"/>
          <w:rtl/>
          <w:lang w:eastAsia="ja-JP"/>
        </w:rPr>
        <w:t xml:space="preserve">, </w:t>
      </w:r>
      <w:r w:rsidR="004472AC">
        <w:rPr>
          <w:rFonts w:hint="cs"/>
          <w:rtl/>
          <w:lang w:eastAsia="ja-JP"/>
        </w:rPr>
        <w:t xml:space="preserve">תוך כדי </w:t>
      </w:r>
      <w:r w:rsidR="002D40B7">
        <w:rPr>
          <w:rFonts w:hint="cs"/>
          <w:rtl/>
          <w:lang w:eastAsia="ja-JP"/>
        </w:rPr>
        <w:t xml:space="preserve">התגברות על המגבלות </w:t>
      </w:r>
      <w:r w:rsidR="001455CB">
        <w:rPr>
          <w:rFonts w:hint="cs"/>
          <w:rtl/>
          <w:lang w:eastAsia="ja-JP"/>
        </w:rPr>
        <w:t>הללו</w:t>
      </w:r>
      <w:r w:rsidR="002D40B7">
        <w:rPr>
          <w:rFonts w:hint="cs"/>
          <w:rtl/>
          <w:lang w:eastAsia="ja-JP"/>
        </w:rPr>
        <w:t>.</w:t>
      </w:r>
    </w:p>
    <w:p w14:paraId="3FD08D71" w14:textId="2F645D60" w:rsidR="007D5385" w:rsidRDefault="007D5385" w:rsidP="007D5385">
      <w:pPr>
        <w:bidi/>
        <w:rPr>
          <w:rtl/>
          <w:lang w:eastAsia="ja-JP"/>
        </w:rPr>
      </w:pPr>
      <w:r>
        <w:rPr>
          <w:rFonts w:hint="cs"/>
          <w:rtl/>
          <w:lang w:eastAsia="ja-JP"/>
        </w:rPr>
        <w:t xml:space="preserve">לשם כך, </w:t>
      </w:r>
      <w:r w:rsidR="00276370">
        <w:rPr>
          <w:rFonts w:hint="cs"/>
          <w:rtl/>
          <w:lang w:eastAsia="ja-JP"/>
        </w:rPr>
        <w:t xml:space="preserve">עשיתי </w:t>
      </w:r>
      <w:r>
        <w:rPr>
          <w:rFonts w:hint="cs"/>
          <w:rtl/>
          <w:lang w:eastAsia="ja-JP"/>
        </w:rPr>
        <w:t xml:space="preserve">שימוש </w:t>
      </w:r>
      <w:r w:rsidR="001455CB">
        <w:rPr>
          <w:rFonts w:hint="cs"/>
          <w:rtl/>
          <w:lang w:eastAsia="ja-JP"/>
        </w:rPr>
        <w:t xml:space="preserve">במדדים </w:t>
      </w:r>
      <w:del w:id="42" w:author="Liad Mudrik" w:date="2022-09-15T15:36:00Z">
        <w:r w:rsidR="001455CB" w:rsidDel="001A6DEE">
          <w:rPr>
            <w:rFonts w:hint="cs"/>
            <w:rtl/>
            <w:lang w:eastAsia="ja-JP"/>
          </w:rPr>
          <w:delText>נוקשים</w:delText>
        </w:r>
        <w:r w:rsidDel="001A6DEE">
          <w:rPr>
            <w:rFonts w:hint="cs"/>
            <w:rtl/>
            <w:lang w:eastAsia="ja-JP"/>
          </w:rPr>
          <w:delText xml:space="preserve"> </w:delText>
        </w:r>
      </w:del>
      <w:ins w:id="43" w:author="Liad Mudrik" w:date="2022-09-15T15:36:00Z">
        <w:r w:rsidR="001A6DEE">
          <w:rPr>
            <w:rFonts w:hint="cs"/>
            <w:rtl/>
            <w:lang w:eastAsia="ja-JP"/>
          </w:rPr>
          <w:t>מחמירים</w:t>
        </w:r>
        <w:r w:rsidR="001A6DEE">
          <w:rPr>
            <w:rFonts w:hint="cs"/>
            <w:rtl/>
            <w:lang w:eastAsia="ja-JP"/>
          </w:rPr>
          <w:t xml:space="preserve"> </w:t>
        </w:r>
      </w:ins>
      <w:r w:rsidR="001455CB">
        <w:rPr>
          <w:rFonts w:hint="cs"/>
          <w:rtl/>
          <w:lang w:eastAsia="ja-JP"/>
        </w:rPr>
        <w:t>ל</w:t>
      </w:r>
      <w:r>
        <w:rPr>
          <w:rFonts w:hint="cs"/>
          <w:rtl/>
          <w:lang w:eastAsia="ja-JP"/>
        </w:rPr>
        <w:t xml:space="preserve">מודעות </w:t>
      </w:r>
      <w:r w:rsidR="001455CB">
        <w:rPr>
          <w:rFonts w:hint="cs"/>
          <w:rtl/>
          <w:lang w:eastAsia="ja-JP"/>
        </w:rPr>
        <w:t xml:space="preserve">בשילוב </w:t>
      </w:r>
      <w:r>
        <w:rPr>
          <w:rFonts w:hint="cs"/>
          <w:rtl/>
          <w:lang w:eastAsia="ja-JP"/>
        </w:rPr>
        <w:t xml:space="preserve">עם </w:t>
      </w:r>
      <w:ins w:id="44" w:author="Liad Mudrik" w:date="2022-09-15T15:37:00Z">
        <w:r w:rsidR="008E0243">
          <w:rPr>
            <w:rFonts w:hint="cs"/>
            <w:rtl/>
            <w:lang w:eastAsia="ja-JP"/>
          </w:rPr>
          <w:t>מעקב אחר תנוע</w:t>
        </w:r>
        <w:r w:rsidR="00AC25B6">
          <w:rPr>
            <w:rFonts w:hint="cs"/>
            <w:rtl/>
            <w:lang w:eastAsia="ja-JP"/>
          </w:rPr>
          <w:t xml:space="preserve">ת הושטה </w:t>
        </w:r>
        <w:r w:rsidR="008E0243">
          <w:rPr>
            <w:rFonts w:hint="cs"/>
            <w:rtl/>
            <w:lang w:eastAsia="ja-JP"/>
          </w:rPr>
          <w:t xml:space="preserve">אינטואיטיבית </w:t>
        </w:r>
      </w:ins>
      <w:del w:id="45" w:author="Liad Mudrik" w:date="2022-09-15T15:37:00Z">
        <w:r w:rsidR="00A217AA" w:rsidDel="008E0243">
          <w:rPr>
            <w:rFonts w:hint="cs"/>
            <w:rtl/>
            <w:lang w:eastAsia="ja-JP"/>
          </w:rPr>
          <w:delText xml:space="preserve">אמצעים אינטואיטיביים </w:delText>
        </w:r>
        <w:r w:rsidR="00276370" w:rsidDel="008E0243">
          <w:rPr>
            <w:rFonts w:hint="cs"/>
            <w:rtl/>
            <w:lang w:eastAsia="ja-JP"/>
          </w:rPr>
          <w:delText xml:space="preserve">להקלטת תשובות </w:delText>
        </w:r>
      </w:del>
      <w:r w:rsidR="008668F3">
        <w:rPr>
          <w:rFonts w:hint="cs"/>
          <w:rtl/>
          <w:lang w:eastAsia="ja-JP"/>
        </w:rPr>
        <w:t xml:space="preserve">בסדרה של ארבעה ניסויים. </w:t>
      </w:r>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r w:rsidR="003B60CB">
        <w:rPr>
          <w:rFonts w:hint="cs"/>
          <w:rtl/>
          <w:lang w:eastAsia="ja-JP"/>
        </w:rPr>
        <w:t xml:space="preserve"> מחקר אישוש רביעי השווה ישירות בין תנועות הושטה לבין מקלדת. </w:t>
      </w:r>
      <w:r w:rsidR="00D12DFB">
        <w:rPr>
          <w:rFonts w:hint="cs"/>
          <w:rtl/>
          <w:lang w:eastAsia="ja-JP"/>
        </w:rPr>
        <w:t>ארבעת המחקרים התבססו על המחקר הקלאסי של דהאן ושותפי</w:t>
      </w:r>
      <w:r w:rsidR="00D4518B">
        <w:rPr>
          <w:rFonts w:hint="cs"/>
          <w:rtl/>
          <w:lang w:eastAsia="ja-JP"/>
        </w:rPr>
        <w:t>ו</w:t>
      </w:r>
      <w:r w:rsidR="00D12DFB">
        <w:rPr>
          <w:rFonts w:hint="cs"/>
          <w:rtl/>
          <w:lang w:eastAsia="ja-JP"/>
        </w:rPr>
        <w:t xml:space="preserve"> (2001) </w:t>
      </w:r>
      <w:ins w:id="46" w:author="Liad Mudrik" w:date="2022-09-15T15:37:00Z">
        <w:r w:rsidR="00C75DA2">
          <w:rPr>
            <w:rFonts w:hint="cs"/>
            <w:rtl/>
            <w:lang w:eastAsia="ja-JP"/>
          </w:rPr>
          <w:t>ש</w:t>
        </w:r>
      </w:ins>
      <w:r w:rsidR="00D12DFB">
        <w:rPr>
          <w:rFonts w:hint="cs"/>
          <w:rtl/>
          <w:lang w:eastAsia="ja-JP"/>
        </w:rPr>
        <w:t xml:space="preserve">בו נבדקים </w:t>
      </w:r>
      <w:r w:rsidR="00F47103">
        <w:rPr>
          <w:rFonts w:hint="cs"/>
          <w:rtl/>
          <w:lang w:eastAsia="ja-JP"/>
        </w:rPr>
        <w:t xml:space="preserve">סיווגו </w:t>
      </w:r>
      <w:r w:rsidR="00D12DFB">
        <w:rPr>
          <w:rFonts w:hint="cs"/>
          <w:rtl/>
          <w:lang w:eastAsia="ja-JP"/>
        </w:rPr>
        <w:t xml:space="preserve">סמנטית מילת מטרה אשר </w:t>
      </w:r>
      <w:r w:rsidR="00F47103">
        <w:rPr>
          <w:rFonts w:hint="cs"/>
          <w:rtl/>
          <w:lang w:eastAsia="ja-JP"/>
        </w:rPr>
        <w:t xml:space="preserve">עקבה אחרי </w:t>
      </w:r>
      <w:r w:rsidR="00E81933">
        <w:rPr>
          <w:rFonts w:hint="cs"/>
          <w:rtl/>
          <w:lang w:eastAsia="ja-JP"/>
        </w:rPr>
        <w:t>מילת פריים (</w:t>
      </w:r>
      <w:r w:rsidR="00E81933">
        <w:rPr>
          <w:lang w:eastAsia="ja-JP"/>
        </w:rPr>
        <w:t>prime</w:t>
      </w:r>
      <w:r w:rsidR="00E81933">
        <w:rPr>
          <w:rFonts w:hint="cs"/>
          <w:rtl/>
          <w:lang w:eastAsia="ja-JP"/>
        </w:rPr>
        <w:t xml:space="preserve">) </w:t>
      </w:r>
      <w:r w:rsidR="00CE1295">
        <w:rPr>
          <w:rFonts w:hint="cs"/>
          <w:rtl/>
          <w:lang w:eastAsia="ja-JP"/>
        </w:rPr>
        <w:t xml:space="preserve">זהה/שונה </w:t>
      </w:r>
      <w:r w:rsidR="00F47103">
        <w:rPr>
          <w:rFonts w:hint="cs"/>
          <w:rtl/>
          <w:lang w:eastAsia="ja-JP"/>
        </w:rPr>
        <w:t xml:space="preserve">שהוצגה </w:t>
      </w:r>
      <w:r w:rsidR="00E81933">
        <w:rPr>
          <w:rFonts w:hint="cs"/>
          <w:rtl/>
          <w:lang w:eastAsia="ja-JP"/>
        </w:rPr>
        <w:t>באופן לא מודע.</w:t>
      </w:r>
      <w:r w:rsidR="003900ED">
        <w:rPr>
          <w:rFonts w:hint="cs"/>
          <w:rtl/>
          <w:lang w:eastAsia="ja-JP"/>
        </w:rPr>
        <w:t xml:space="preserve"> הניסוי הראשון הפיק תוצאות שאינן מובהקות, כנראה בשל זמני התגובה הארוכים </w:t>
      </w:r>
      <w:r w:rsidR="00D4518B">
        <w:rPr>
          <w:rFonts w:hint="cs"/>
          <w:rtl/>
          <w:lang w:eastAsia="ja-JP"/>
        </w:rPr>
        <w:t>של ה</w:t>
      </w:r>
      <w:r w:rsidR="003900ED">
        <w:rPr>
          <w:rFonts w:hint="cs"/>
          <w:rtl/>
          <w:lang w:eastAsia="ja-JP"/>
        </w:rPr>
        <w:t>נבדקים.</w:t>
      </w:r>
      <w:r w:rsidR="00FD08CE">
        <w:rPr>
          <w:rFonts w:hint="cs"/>
          <w:rtl/>
          <w:lang w:eastAsia="ja-JP"/>
        </w:rPr>
        <w:t xml:space="preserve"> </w:t>
      </w:r>
      <w:r w:rsidR="00253320">
        <w:rPr>
          <w:rFonts w:hint="cs"/>
          <w:rtl/>
          <w:lang w:eastAsia="ja-JP"/>
        </w:rPr>
        <w:t>ב</w:t>
      </w:r>
      <w:r w:rsidR="00FD08CE">
        <w:rPr>
          <w:rFonts w:hint="cs"/>
          <w:rtl/>
          <w:lang w:eastAsia="ja-JP"/>
        </w:rPr>
        <w:t xml:space="preserve">ניסוי השני </w:t>
      </w:r>
      <w:r w:rsidR="00CC2641">
        <w:rPr>
          <w:rFonts w:hint="cs"/>
          <w:rtl/>
          <w:lang w:eastAsia="ja-JP"/>
        </w:rPr>
        <w:t xml:space="preserve">הוטלה </w:t>
      </w:r>
      <w:r w:rsidR="00253320">
        <w:rPr>
          <w:rFonts w:hint="cs"/>
          <w:rtl/>
          <w:lang w:eastAsia="ja-JP"/>
        </w:rPr>
        <w:t xml:space="preserve">מגבלה </w:t>
      </w:r>
      <w:del w:id="47" w:author="Liad Mudrik" w:date="2022-09-15T15:37:00Z">
        <w:r w:rsidR="00253320" w:rsidDel="00A60507">
          <w:rPr>
            <w:rFonts w:hint="cs"/>
            <w:rtl/>
            <w:lang w:eastAsia="ja-JP"/>
          </w:rPr>
          <w:delText xml:space="preserve">נוקשת </w:delText>
        </w:r>
      </w:del>
      <w:ins w:id="48" w:author="Liad Mudrik" w:date="2022-09-15T15:37:00Z">
        <w:r w:rsidR="00A60507">
          <w:rPr>
            <w:rFonts w:hint="cs"/>
            <w:rtl/>
            <w:lang w:eastAsia="ja-JP"/>
          </w:rPr>
          <w:t>נוקש</w:t>
        </w:r>
        <w:r w:rsidR="00A60507">
          <w:rPr>
            <w:rFonts w:hint="cs"/>
            <w:rtl/>
            <w:lang w:eastAsia="ja-JP"/>
          </w:rPr>
          <w:t>ה</w:t>
        </w:r>
        <w:r w:rsidR="00A60507">
          <w:rPr>
            <w:rFonts w:hint="cs"/>
            <w:rtl/>
            <w:lang w:eastAsia="ja-JP"/>
          </w:rPr>
          <w:t xml:space="preserve"> </w:t>
        </w:r>
      </w:ins>
      <w:r w:rsidR="00253320">
        <w:rPr>
          <w:rFonts w:hint="cs"/>
          <w:rtl/>
          <w:lang w:eastAsia="ja-JP"/>
        </w:rPr>
        <w:t xml:space="preserve">יותר על זמן התגובה אשר </w:t>
      </w:r>
      <w:r w:rsidR="00CC2641">
        <w:rPr>
          <w:rFonts w:hint="cs"/>
          <w:rtl/>
          <w:lang w:eastAsia="ja-JP"/>
        </w:rPr>
        <w:t xml:space="preserve">כללה </w:t>
      </w:r>
      <w:r w:rsidR="00253320">
        <w:rPr>
          <w:rFonts w:hint="cs"/>
          <w:rtl/>
          <w:lang w:eastAsia="ja-JP"/>
        </w:rPr>
        <w:t xml:space="preserve">מגבלה על </w:t>
      </w:r>
      <w:r w:rsidR="00FD08CE">
        <w:rPr>
          <w:rFonts w:hint="cs"/>
          <w:rtl/>
          <w:lang w:eastAsia="ja-JP"/>
        </w:rPr>
        <w:t xml:space="preserve">תחילת התנועה </w:t>
      </w:r>
      <w:r w:rsidR="00253320">
        <w:rPr>
          <w:rFonts w:hint="cs"/>
          <w:rtl/>
          <w:lang w:eastAsia="ja-JP"/>
        </w:rPr>
        <w:t xml:space="preserve">ומגבלה על </w:t>
      </w:r>
      <w:r w:rsidR="00FD08CE">
        <w:rPr>
          <w:rFonts w:hint="cs"/>
          <w:rtl/>
          <w:lang w:eastAsia="ja-JP"/>
        </w:rPr>
        <w:t>משך התנועה</w:t>
      </w:r>
      <w:r w:rsidR="00253320">
        <w:rPr>
          <w:rFonts w:hint="cs"/>
          <w:rtl/>
          <w:lang w:eastAsia="ja-JP"/>
        </w:rPr>
        <w:t>.</w:t>
      </w:r>
      <w:r w:rsidR="00FD08CE">
        <w:rPr>
          <w:rFonts w:hint="cs"/>
          <w:rtl/>
          <w:lang w:eastAsia="ja-JP"/>
        </w:rPr>
        <w:t xml:space="preserve"> כמו כן</w:t>
      </w:r>
      <w:r w:rsidR="00253320">
        <w:rPr>
          <w:rFonts w:hint="cs"/>
          <w:rtl/>
          <w:lang w:eastAsia="ja-JP"/>
        </w:rPr>
        <w:t>,</w:t>
      </w:r>
      <w:r w:rsidR="00FD08CE">
        <w:rPr>
          <w:rFonts w:hint="cs"/>
          <w:rtl/>
          <w:lang w:eastAsia="ja-JP"/>
        </w:rPr>
        <w:t xml:space="preserve"> </w:t>
      </w:r>
      <w:r w:rsidR="00CC2641">
        <w:rPr>
          <w:rFonts w:hint="cs"/>
          <w:rtl/>
          <w:lang w:eastAsia="ja-JP"/>
        </w:rPr>
        <w:t xml:space="preserve">ניתן </w:t>
      </w:r>
      <w:r w:rsidR="00FD08CE">
        <w:rPr>
          <w:rFonts w:hint="cs"/>
          <w:rtl/>
          <w:lang w:eastAsia="ja-JP"/>
        </w:rPr>
        <w:t>בלוק (</w:t>
      </w:r>
      <w:r w:rsidR="00FD08CE">
        <w:rPr>
          <w:lang w:eastAsia="ja-JP"/>
        </w:rPr>
        <w:t>block</w:t>
      </w:r>
      <w:r w:rsidR="00FD08CE">
        <w:rPr>
          <w:rFonts w:hint="cs"/>
          <w:rtl/>
          <w:lang w:eastAsia="ja-JP"/>
        </w:rPr>
        <w:t>) אימון נוסף על מנת לשפר את זמן התגובה.</w:t>
      </w:r>
      <w:r w:rsidR="00B8268F">
        <w:rPr>
          <w:rFonts w:hint="cs"/>
          <w:rtl/>
          <w:lang w:eastAsia="ja-JP"/>
        </w:rPr>
        <w:t xml:space="preserve"> </w:t>
      </w:r>
      <w:r w:rsidR="001A4C28">
        <w:rPr>
          <w:rFonts w:hint="cs"/>
          <w:rtl/>
          <w:lang w:eastAsia="ja-JP"/>
        </w:rPr>
        <w:t>כתוצאה מקיצור זמן התגובה, מספר רב של חזרות (</w:t>
      </w:r>
      <w:r w:rsidR="001A4C28">
        <w:rPr>
          <w:lang w:eastAsia="ja-JP"/>
        </w:rPr>
        <w:t>trials</w:t>
      </w:r>
      <w:r w:rsidR="001A4C28">
        <w:rPr>
          <w:rFonts w:hint="cs"/>
          <w:rtl/>
          <w:lang w:eastAsia="ja-JP"/>
        </w:rPr>
        <w:t>) לא ה</w:t>
      </w:r>
      <w:ins w:id="49" w:author="Liad Mudrik" w:date="2022-09-15T15:37:00Z">
        <w:r w:rsidR="00E973D9">
          <w:rPr>
            <w:rFonts w:hint="cs"/>
            <w:rtl/>
            <w:lang w:eastAsia="ja-JP"/>
          </w:rPr>
          <w:t>ו</w:t>
        </w:r>
      </w:ins>
      <w:r w:rsidR="001A4C28">
        <w:rPr>
          <w:rFonts w:hint="cs"/>
          <w:rtl/>
          <w:lang w:eastAsia="ja-JP"/>
        </w:rPr>
        <w:t>ש</w:t>
      </w:r>
      <w:del w:id="50" w:author="Liad Mudrik" w:date="2022-09-15T15:38:00Z">
        <w:r w:rsidR="001A4C28" w:rsidDel="00E973D9">
          <w:rPr>
            <w:rFonts w:hint="cs"/>
            <w:rtl/>
            <w:lang w:eastAsia="ja-JP"/>
          </w:rPr>
          <w:delText>ו</w:delText>
        </w:r>
      </w:del>
      <w:r w:rsidR="001A4C28">
        <w:rPr>
          <w:rFonts w:hint="cs"/>
          <w:rtl/>
          <w:lang w:eastAsia="ja-JP"/>
        </w:rPr>
        <w:t xml:space="preserve">למו בהצלחה ולפיכך נפסלו. </w:t>
      </w:r>
      <w:r w:rsidR="00791D2B">
        <w:rPr>
          <w:rFonts w:hint="cs"/>
          <w:rtl/>
          <w:lang w:eastAsia="ja-JP"/>
        </w:rPr>
        <w:t>לכן</w:t>
      </w:r>
      <w:ins w:id="51" w:author="Liad Mudrik" w:date="2022-09-15T15:38:00Z">
        <w:r w:rsidR="000077D6">
          <w:rPr>
            <w:rFonts w:hint="cs"/>
            <w:rtl/>
            <w:lang w:eastAsia="ja-JP"/>
          </w:rPr>
          <w:t>,</w:t>
        </w:r>
      </w:ins>
      <w:r w:rsidR="00791D2B">
        <w:rPr>
          <w:rFonts w:hint="cs"/>
          <w:rtl/>
          <w:lang w:eastAsia="ja-JP"/>
        </w:rPr>
        <w:t xml:space="preserve"> בניסוי השלישי נוסף יום אימון נפרד שנועד לשפר את זמני התגובה של הנבדקים. אף על פי</w:t>
      </w:r>
      <w:r w:rsidR="00156308">
        <w:rPr>
          <w:rFonts w:hint="cs"/>
          <w:rtl/>
          <w:lang w:eastAsia="ja-JP"/>
        </w:rPr>
        <w:t xml:space="preserve"> שמספר החזרות הפסולות לא פחת, </w:t>
      </w:r>
      <w:r w:rsidR="00702292">
        <w:rPr>
          <w:rFonts w:hint="cs"/>
          <w:rtl/>
          <w:lang w:eastAsia="ja-JP"/>
        </w:rPr>
        <w:t>ב</w:t>
      </w:r>
      <w:r w:rsidR="00156308">
        <w:rPr>
          <w:rFonts w:hint="cs"/>
          <w:rtl/>
          <w:lang w:eastAsia="ja-JP"/>
        </w:rPr>
        <w:t>ניסוי</w:t>
      </w:r>
      <w:r w:rsidR="00CC2641">
        <w:rPr>
          <w:rFonts w:hint="cs"/>
          <w:rtl/>
          <w:lang w:eastAsia="ja-JP"/>
        </w:rPr>
        <w:t xml:space="preserve"> השלישי</w:t>
      </w:r>
      <w:r w:rsidR="00156308">
        <w:rPr>
          <w:rFonts w:hint="cs"/>
          <w:rtl/>
          <w:lang w:eastAsia="ja-JP"/>
        </w:rPr>
        <w:t xml:space="preserve"> </w:t>
      </w:r>
      <w:r w:rsidR="00702292">
        <w:rPr>
          <w:rFonts w:hint="cs"/>
          <w:rtl/>
          <w:lang w:eastAsia="ja-JP"/>
        </w:rPr>
        <w:t>התגלה רמז להבדל בין תנאי הניסוי אשר סימל עיבוד לא מודע</w:t>
      </w:r>
      <w:r w:rsidR="00156308">
        <w:rPr>
          <w:rFonts w:hint="cs"/>
          <w:rtl/>
          <w:lang w:eastAsia="ja-JP"/>
        </w:rPr>
        <w:t>.</w:t>
      </w:r>
      <w:r w:rsidR="006B7188">
        <w:rPr>
          <w:rFonts w:hint="cs"/>
          <w:rtl/>
          <w:lang w:eastAsia="ja-JP"/>
        </w:rPr>
        <w:t xml:space="preserve"> </w:t>
      </w:r>
      <w:r w:rsidR="0055300D">
        <w:rPr>
          <w:rFonts w:hint="cs"/>
          <w:rtl/>
          <w:lang w:eastAsia="ja-JP"/>
        </w:rPr>
        <w:t>בניסוי הרביעי הושמט יום האימון הנוסף ונכללו ש</w:t>
      </w:r>
      <w:r w:rsidR="00D26B4E">
        <w:rPr>
          <w:rFonts w:hint="cs"/>
          <w:rtl/>
          <w:lang w:eastAsia="ja-JP"/>
        </w:rPr>
        <w:t>ת</w:t>
      </w:r>
      <w:r w:rsidR="0055300D">
        <w:rPr>
          <w:rFonts w:hint="cs"/>
          <w:rtl/>
          <w:lang w:eastAsia="ja-JP"/>
        </w:rPr>
        <w:t xml:space="preserve">י </w:t>
      </w:r>
      <w:r w:rsidR="00D26B4E">
        <w:rPr>
          <w:rFonts w:hint="cs"/>
          <w:rtl/>
          <w:lang w:eastAsia="ja-JP"/>
        </w:rPr>
        <w:t xml:space="preserve">מטלות נפרדות, באחת מהן נבדקים ענו באמצעות מקלדת </w:t>
      </w:r>
      <w:proofErr w:type="spellStart"/>
      <w:r w:rsidR="00D26B4E">
        <w:rPr>
          <w:rFonts w:hint="cs"/>
          <w:rtl/>
          <w:lang w:eastAsia="ja-JP"/>
        </w:rPr>
        <w:t>ובשניה</w:t>
      </w:r>
      <w:proofErr w:type="spellEnd"/>
      <w:r w:rsidR="00D26B4E">
        <w:rPr>
          <w:rFonts w:hint="cs"/>
          <w:rtl/>
          <w:lang w:eastAsia="ja-JP"/>
        </w:rPr>
        <w:t xml:space="preserve"> באמצעות תנועות הושטה.</w:t>
      </w:r>
      <w:r w:rsidR="005918CC">
        <w:rPr>
          <w:rFonts w:hint="cs"/>
          <w:rtl/>
          <w:lang w:eastAsia="ja-JP"/>
        </w:rPr>
        <w:t xml:space="preserve"> שתי המטלות חשפו אפקט לא מודע, אשר בשילוב עם המדדים הנוקשים למודעות, </w:t>
      </w:r>
      <w:r w:rsidR="004D0526">
        <w:rPr>
          <w:rFonts w:hint="cs"/>
          <w:rtl/>
          <w:lang w:eastAsia="ja-JP"/>
        </w:rPr>
        <w:t>סיפקו</w:t>
      </w:r>
      <w:r w:rsidR="005918CC">
        <w:rPr>
          <w:rFonts w:hint="cs"/>
          <w:rtl/>
          <w:lang w:eastAsia="ja-JP"/>
        </w:rPr>
        <w:t xml:space="preserve"> עדות </w:t>
      </w:r>
      <w:r w:rsidR="004D0526">
        <w:rPr>
          <w:rFonts w:hint="cs"/>
          <w:rtl/>
          <w:lang w:eastAsia="ja-JP"/>
        </w:rPr>
        <w:t xml:space="preserve">שאינה קלה להפרכה </w:t>
      </w:r>
      <w:r w:rsidR="005918CC">
        <w:rPr>
          <w:rFonts w:hint="cs"/>
          <w:rtl/>
          <w:lang w:eastAsia="ja-JP"/>
        </w:rPr>
        <w:t xml:space="preserve">לקיום של עיבוד לא מודע. </w:t>
      </w:r>
      <w:r w:rsidR="005651AA">
        <w:rPr>
          <w:rFonts w:hint="cs"/>
          <w:rtl/>
          <w:lang w:eastAsia="ja-JP"/>
        </w:rPr>
        <w:t xml:space="preserve">בניגוד לממצאים קודמים, האפקט הלא מודע במטלת המעקב אחר תנועה לא היה גדול מזה שהתגלה במטלת המקלדת. </w:t>
      </w:r>
      <w:r w:rsidR="00B77430">
        <w:rPr>
          <w:rFonts w:hint="cs"/>
          <w:rtl/>
          <w:lang w:eastAsia="ja-JP"/>
        </w:rPr>
        <w:t xml:space="preserve">לסיום </w:t>
      </w:r>
      <w:r w:rsidR="00456E29">
        <w:rPr>
          <w:rFonts w:hint="cs"/>
          <w:rtl/>
          <w:lang w:eastAsia="ja-JP"/>
        </w:rPr>
        <w:t xml:space="preserve">מועלות </w:t>
      </w:r>
      <w:r w:rsidR="00B77430">
        <w:rPr>
          <w:rFonts w:hint="cs"/>
          <w:rtl/>
          <w:lang w:eastAsia="ja-JP"/>
        </w:rPr>
        <w:t>הצעות ל</w:t>
      </w:r>
      <w:r w:rsidR="002351FC">
        <w:rPr>
          <w:rFonts w:hint="cs"/>
          <w:rtl/>
          <w:lang w:eastAsia="ja-JP"/>
        </w:rPr>
        <w:t>שינויים ב</w:t>
      </w:r>
      <w:r w:rsidR="00B77430">
        <w:rPr>
          <w:rFonts w:hint="cs"/>
          <w:rtl/>
          <w:lang w:eastAsia="ja-JP"/>
        </w:rPr>
        <w:t xml:space="preserve">מערך הניסוי אשר </w:t>
      </w:r>
      <w:r w:rsidR="002351FC">
        <w:rPr>
          <w:rFonts w:hint="cs"/>
          <w:rtl/>
          <w:lang w:eastAsia="ja-JP"/>
        </w:rPr>
        <w:t xml:space="preserve">יכולים </w:t>
      </w:r>
      <w:r w:rsidR="00B77430">
        <w:rPr>
          <w:rFonts w:hint="cs"/>
          <w:rtl/>
          <w:lang w:eastAsia="ja-JP"/>
        </w:rPr>
        <w:t xml:space="preserve">לשפר אף יותר את הרגישות של </w:t>
      </w:r>
      <w:r w:rsidR="002351FC">
        <w:rPr>
          <w:rFonts w:hint="cs"/>
          <w:rtl/>
          <w:lang w:eastAsia="ja-JP"/>
        </w:rPr>
        <w:t xml:space="preserve">מדד התנועה </w:t>
      </w:r>
      <w:r w:rsidR="00B77430">
        <w:rPr>
          <w:rFonts w:hint="cs"/>
          <w:rtl/>
          <w:lang w:eastAsia="ja-JP"/>
        </w:rPr>
        <w:t>לעיבוד לא מודע.</w:t>
      </w:r>
    </w:p>
    <w:p w14:paraId="313F963F" w14:textId="77777777" w:rsidR="00D12C9C" w:rsidRPr="00951A98" w:rsidRDefault="00D12C9C" w:rsidP="00EE3C0C">
      <w:pPr>
        <w:bidi/>
        <w:rPr>
          <w:rtl/>
        </w:rPr>
      </w:pPr>
    </w:p>
    <w:p w14:paraId="56434494" w14:textId="3ABDE493" w:rsidR="00337559" w:rsidRDefault="00337559" w:rsidP="006238E0">
      <w:pPr>
        <w:pStyle w:val="Heading2"/>
        <w:rPr>
          <w:lang w:bidi="he-IL"/>
        </w:rPr>
      </w:pPr>
      <w:bookmarkStart w:id="52" w:name="_Toc114137547"/>
      <w:r>
        <w:lastRenderedPageBreak/>
        <w:t>Abstract</w:t>
      </w:r>
      <w:bookmarkEnd w:id="52"/>
    </w:p>
    <w:p w14:paraId="7C352F4A" w14:textId="536BFFB3" w:rsidR="003D683E" w:rsidRDefault="000904B3" w:rsidP="00AA7E94">
      <w:pPr>
        <w:ind w:firstLine="0"/>
      </w:pPr>
      <w:bookmarkStart w:id="5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54" w:name="_Toc114137548"/>
      <w:r w:rsidRPr="00BF08EE">
        <w:lastRenderedPageBreak/>
        <w:t>Introduction</w:t>
      </w:r>
      <w:bookmarkEnd w:id="54"/>
    </w:p>
    <w:bookmarkEnd w:id="27"/>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 xml:space="preserve">(Kanwisher et al., 1997; </w:t>
      </w:r>
      <w:proofErr w:type="spellStart"/>
      <w:r w:rsidR="004457F5" w:rsidRPr="004457F5">
        <w:rPr>
          <w:rFonts w:ascii="Times New Roman" w:hAnsi="Times New Roman" w:cs="Times New Roman"/>
        </w:rPr>
        <w:t>Kappers</w:t>
      </w:r>
      <w:proofErr w:type="spellEnd"/>
      <w:r w:rsidR="004457F5" w:rsidRPr="004457F5">
        <w:rPr>
          <w:rFonts w:ascii="Times New Roman" w:hAnsi="Times New Roman" w:cs="Times New Roman"/>
        </w:rPr>
        <w:t xml:space="preserve"> &amp; Bergmann </w:t>
      </w:r>
      <w:proofErr w:type="spellStart"/>
      <w:r w:rsidR="004457F5" w:rsidRPr="004457F5">
        <w:rPr>
          <w:rFonts w:ascii="Times New Roman" w:hAnsi="Times New Roman" w:cs="Times New Roman"/>
        </w:rPr>
        <w:t>Tiest</w:t>
      </w:r>
      <w:proofErr w:type="spellEnd"/>
      <w:r w:rsidR="004457F5" w:rsidRPr="004457F5">
        <w:rPr>
          <w:rFonts w:ascii="Times New Roman" w:hAnsi="Times New Roman" w:cs="Times New Roman"/>
        </w:rPr>
        <w:t xml:space="preserve">, 2013; Poirier et al., 2005; </w:t>
      </w:r>
      <w:proofErr w:type="spellStart"/>
      <w:r w:rsidR="004457F5" w:rsidRPr="004457F5">
        <w:rPr>
          <w:rFonts w:ascii="Times New Roman" w:hAnsi="Times New Roman" w:cs="Times New Roman"/>
        </w:rPr>
        <w:t>Willander</w:t>
      </w:r>
      <w:proofErr w:type="spellEnd"/>
      <w:r w:rsidR="004457F5" w:rsidRPr="004457F5">
        <w:rPr>
          <w:rFonts w:ascii="Times New Roman" w:hAnsi="Times New Roman" w:cs="Times New Roman"/>
        </w:rPr>
        <w:t xml:space="preserve">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w:t>
      </w:r>
      <w:proofErr w:type="spellStart"/>
      <w:r w:rsidR="00370CA0" w:rsidRPr="00370CA0">
        <w:rPr>
          <w:rFonts w:ascii="Times New Roman" w:hAnsi="Times New Roman" w:cs="Times New Roman"/>
        </w:rPr>
        <w:t>Aivar</w:t>
      </w:r>
      <w:proofErr w:type="spellEnd"/>
      <w:r w:rsidR="00370CA0" w:rsidRPr="00370CA0">
        <w:rPr>
          <w:rFonts w:ascii="Times New Roman" w:hAnsi="Times New Roman" w:cs="Times New Roman"/>
        </w:rPr>
        <w:t xml:space="preserve"> et al., 2008; von </w:t>
      </w:r>
      <w:proofErr w:type="spellStart"/>
      <w:r w:rsidR="00370CA0" w:rsidRPr="00370CA0">
        <w:rPr>
          <w:rFonts w:ascii="Times New Roman" w:hAnsi="Times New Roman" w:cs="Times New Roman"/>
        </w:rPr>
        <w:t>Hofsten</w:t>
      </w:r>
      <w:proofErr w:type="spellEnd"/>
      <w:r w:rsidR="00370CA0" w:rsidRPr="00370CA0">
        <w:rPr>
          <w:rFonts w:ascii="Times New Roman" w:hAnsi="Times New Roman" w:cs="Times New Roman"/>
        </w:rPr>
        <w:t xml:space="preserve"> &amp; </w:t>
      </w:r>
      <w:proofErr w:type="spellStart"/>
      <w:r w:rsidR="00370CA0" w:rsidRPr="00370CA0">
        <w:rPr>
          <w:rFonts w:ascii="Times New Roman" w:hAnsi="Times New Roman" w:cs="Times New Roman"/>
        </w:rPr>
        <w:t>Lindhagen</w:t>
      </w:r>
      <w:proofErr w:type="spellEnd"/>
      <w:r w:rsidR="00370CA0" w:rsidRPr="00370CA0">
        <w:rPr>
          <w:rFonts w:ascii="Times New Roman" w:hAnsi="Times New Roman" w:cs="Times New Roman"/>
        </w:rPr>
        <w:t>,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 xml:space="preserve">(Sawchuk et al., 2002; </w:t>
      </w:r>
      <w:proofErr w:type="spellStart"/>
      <w:r w:rsidR="008B3911" w:rsidRPr="008B3911">
        <w:rPr>
          <w:rFonts w:ascii="Times New Roman" w:hAnsi="Times New Roman" w:cs="Times New Roman"/>
        </w:rPr>
        <w:t>Siedlecka</w:t>
      </w:r>
      <w:proofErr w:type="spellEnd"/>
      <w:r w:rsidR="008B3911" w:rsidRPr="008B3911">
        <w:rPr>
          <w:rFonts w:ascii="Times New Roman" w:hAnsi="Times New Roman" w:cs="Times New Roman"/>
        </w:rPr>
        <w:t xml:space="preserve">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 xml:space="preserve">(Brown et al., 2019; </w:t>
      </w:r>
      <w:proofErr w:type="spellStart"/>
      <w:r w:rsidR="00244B03" w:rsidRPr="00244B03">
        <w:rPr>
          <w:rFonts w:ascii="Times New Roman" w:hAnsi="Times New Roman" w:cs="Times New Roman"/>
        </w:rPr>
        <w:t>Lamme</w:t>
      </w:r>
      <w:proofErr w:type="spellEnd"/>
      <w:r w:rsidR="00244B03" w:rsidRPr="00244B03">
        <w:rPr>
          <w:rFonts w:ascii="Times New Roman" w:hAnsi="Times New Roman" w:cs="Times New Roman"/>
        </w:rPr>
        <w:t xml:space="preserve"> &amp; </w:t>
      </w:r>
      <w:proofErr w:type="spellStart"/>
      <w:r w:rsidR="00244B03" w:rsidRPr="00244B03">
        <w:rPr>
          <w:rFonts w:ascii="Times New Roman" w:hAnsi="Times New Roman" w:cs="Times New Roman"/>
        </w:rPr>
        <w:t>Roelfsema</w:t>
      </w:r>
      <w:proofErr w:type="spellEnd"/>
      <w:r w:rsidR="00244B03" w:rsidRPr="00244B03">
        <w:rPr>
          <w:rFonts w:ascii="Times New Roman" w:hAnsi="Times New Roman" w:cs="Times New Roman"/>
        </w:rPr>
        <w:t xml:space="preserve">, 2000; </w:t>
      </w:r>
      <w:proofErr w:type="spellStart"/>
      <w:r w:rsidR="00244B03" w:rsidRPr="00244B03">
        <w:rPr>
          <w:rFonts w:ascii="Times New Roman" w:hAnsi="Times New Roman" w:cs="Times New Roman"/>
        </w:rPr>
        <w:t>Mashour</w:t>
      </w:r>
      <w:proofErr w:type="spellEnd"/>
      <w:r w:rsidR="00244B03" w:rsidRPr="00244B03">
        <w:rPr>
          <w:rFonts w:ascii="Times New Roman" w:hAnsi="Times New Roman" w:cs="Times New Roman"/>
        </w:rPr>
        <w:t xml:space="preserve"> et al., 2020; </w:t>
      </w:r>
      <w:proofErr w:type="spellStart"/>
      <w:r w:rsidR="00244B03" w:rsidRPr="00244B03">
        <w:rPr>
          <w:rFonts w:ascii="Times New Roman" w:hAnsi="Times New Roman" w:cs="Times New Roman"/>
        </w:rPr>
        <w:t>Tononi</w:t>
      </w:r>
      <w:proofErr w:type="spellEnd"/>
      <w:r w:rsidR="00244B03" w:rsidRPr="00244B03">
        <w:rPr>
          <w:rFonts w:ascii="Times New Roman" w:hAnsi="Times New Roman" w:cs="Times New Roman"/>
        </w:rPr>
        <w:t xml:space="preserve">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 xml:space="preserve">(Holland et al., 2005; </w:t>
      </w:r>
      <w:proofErr w:type="spellStart"/>
      <w:r w:rsidR="008C5027" w:rsidRPr="008C5027">
        <w:rPr>
          <w:rFonts w:ascii="Times New Roman" w:hAnsi="Times New Roman" w:cs="Times New Roman"/>
        </w:rPr>
        <w:t>Kihlstrom</w:t>
      </w:r>
      <w:proofErr w:type="spellEnd"/>
      <w:r w:rsidR="008C5027" w:rsidRPr="008C5027">
        <w:rPr>
          <w:rFonts w:ascii="Times New Roman" w:hAnsi="Times New Roman" w:cs="Times New Roman"/>
        </w:rPr>
        <w:t xml:space="preserve">, 1987; </w:t>
      </w:r>
      <w:proofErr w:type="spellStart"/>
      <w:r w:rsidR="008C5027" w:rsidRPr="008C5027">
        <w:rPr>
          <w:rFonts w:ascii="Times New Roman" w:hAnsi="Times New Roman" w:cs="Times New Roman"/>
        </w:rPr>
        <w:t>Kouider</w:t>
      </w:r>
      <w:proofErr w:type="spellEnd"/>
      <w:r w:rsidR="008C5027" w:rsidRPr="008C5027">
        <w:rPr>
          <w:rFonts w:ascii="Times New Roman" w:hAnsi="Times New Roman" w:cs="Times New Roman"/>
        </w:rPr>
        <w:t xml:space="preserve"> &amp; </w:t>
      </w:r>
      <w:proofErr w:type="spellStart"/>
      <w:r w:rsidR="008C5027" w:rsidRPr="008C5027">
        <w:rPr>
          <w:rFonts w:ascii="Times New Roman" w:hAnsi="Times New Roman" w:cs="Times New Roman"/>
        </w:rPr>
        <w:t>Dehaene</w:t>
      </w:r>
      <w:proofErr w:type="spellEnd"/>
      <w:r w:rsidR="008C5027" w:rsidRPr="008C5027">
        <w:rPr>
          <w:rFonts w:ascii="Times New Roman" w:hAnsi="Times New Roman" w:cs="Times New Roman"/>
        </w:rPr>
        <w:t>,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proofErr w:type="spellStart"/>
      <w:r w:rsidR="0071096F" w:rsidRPr="0071096F">
        <w:rPr>
          <w:rFonts w:ascii="Times New Roman" w:hAnsi="Times New Roman" w:cs="Times New Roman"/>
        </w:rPr>
        <w:t>Breitmeyer</w:t>
      </w:r>
      <w:proofErr w:type="spellEnd"/>
      <w:r w:rsidR="0071096F" w:rsidRPr="0071096F">
        <w:rPr>
          <w:rFonts w:ascii="Times New Roman" w:hAnsi="Times New Roman" w:cs="Times New Roman"/>
        </w:rPr>
        <w:t>,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proofErr w:type="spellStart"/>
      <w:r w:rsidR="00680C2E" w:rsidRPr="00680C2E">
        <w:rPr>
          <w:rFonts w:ascii="Times New Roman" w:hAnsi="Times New Roman" w:cs="Times New Roman"/>
        </w:rPr>
        <w:t>Daltrozzo</w:t>
      </w:r>
      <w:proofErr w:type="spellEnd"/>
      <w:r w:rsidR="00680C2E" w:rsidRPr="00680C2E">
        <w:rPr>
          <w:rFonts w:ascii="Times New Roman" w:hAnsi="Times New Roman" w:cs="Times New Roman"/>
        </w:rPr>
        <w:t xml:space="preserve">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 xml:space="preserve">(Almeida et al., 2013; </w:t>
      </w:r>
      <w:proofErr w:type="spellStart"/>
      <w:r w:rsidR="006B6B4D" w:rsidRPr="006B6B4D">
        <w:rPr>
          <w:rFonts w:ascii="Times New Roman" w:hAnsi="Times New Roman" w:cs="Times New Roman"/>
        </w:rPr>
        <w:t>Dehaene</w:t>
      </w:r>
      <w:proofErr w:type="spellEnd"/>
      <w:r w:rsidR="006B6B4D" w:rsidRPr="006B6B4D">
        <w:rPr>
          <w:rFonts w:ascii="Times New Roman" w:hAnsi="Times New Roman" w:cs="Times New Roman"/>
        </w:rPr>
        <w:t xml:space="preserv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6745861" w:rsidR="004F240A" w:rsidRDefault="004F240A" w:rsidP="00394A04">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w:t>
      </w:r>
      <w:proofErr w:type="spellStart"/>
      <w:r w:rsidR="003C49D4" w:rsidRPr="003C49D4">
        <w:rPr>
          <w:rFonts w:ascii="Times New Roman" w:hAnsi="Times New Roman" w:cs="Times New Roman"/>
        </w:rPr>
        <w:t>Dehaene</w:t>
      </w:r>
      <w:proofErr w:type="spellEnd"/>
      <w:r w:rsidR="003C49D4" w:rsidRPr="003C49D4">
        <w:rPr>
          <w:rFonts w:ascii="Times New Roman" w:hAnsi="Times New Roman" w:cs="Times New Roman"/>
        </w:rPr>
        <w:t xml:space="preserve"> et al., 1998; Yuval-Greenberg &amp; </w:t>
      </w:r>
      <w:proofErr w:type="spellStart"/>
      <w:r w:rsidR="003C49D4" w:rsidRPr="003C49D4">
        <w:rPr>
          <w:rFonts w:ascii="Times New Roman" w:hAnsi="Times New Roman" w:cs="Times New Roman"/>
        </w:rPr>
        <w:t>Heeger</w:t>
      </w:r>
      <w:proofErr w:type="spellEnd"/>
      <w:r w:rsidR="003C49D4" w:rsidRPr="003C49D4">
        <w:rPr>
          <w:rFonts w:ascii="Times New Roman" w:hAnsi="Times New Roman" w:cs="Times New Roman"/>
        </w:rPr>
        <w:t>,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w:t>
      </w:r>
      <w:proofErr w:type="spellStart"/>
      <w:r w:rsidR="00011C0B" w:rsidRPr="00011C0B">
        <w:rPr>
          <w:rFonts w:ascii="Times New Roman" w:hAnsi="Times New Roman" w:cs="Times New Roman"/>
        </w:rPr>
        <w:t>Avneon</w:t>
      </w:r>
      <w:proofErr w:type="spellEnd"/>
      <w:r w:rsidR="00011C0B" w:rsidRPr="00011C0B">
        <w:rPr>
          <w:rFonts w:ascii="Times New Roman" w:hAnsi="Times New Roman" w:cs="Times New Roman"/>
        </w:rPr>
        <w:t xml:space="preserve">, 2018; </w:t>
      </w:r>
      <w:proofErr w:type="spellStart"/>
      <w:r w:rsidR="00011C0B" w:rsidRPr="00011C0B">
        <w:rPr>
          <w:rFonts w:ascii="Times New Roman" w:hAnsi="Times New Roman" w:cs="Times New Roman"/>
        </w:rPr>
        <w:t>Kouider</w:t>
      </w:r>
      <w:proofErr w:type="spellEnd"/>
      <w:r w:rsidR="00011C0B" w:rsidRPr="00011C0B">
        <w:rPr>
          <w:rFonts w:ascii="Times New Roman" w:hAnsi="Times New Roman" w:cs="Times New Roman"/>
        </w:rPr>
        <w:t xml:space="preserve"> &amp; </w:t>
      </w:r>
      <w:proofErr w:type="spellStart"/>
      <w:r w:rsidR="00011C0B" w:rsidRPr="00011C0B">
        <w:rPr>
          <w:rFonts w:ascii="Times New Roman" w:hAnsi="Times New Roman" w:cs="Times New Roman"/>
        </w:rPr>
        <w:t>Dehaene</w:t>
      </w:r>
      <w:proofErr w:type="spellEnd"/>
      <w:r w:rsidR="00011C0B" w:rsidRPr="00011C0B">
        <w:rPr>
          <w:rFonts w:ascii="Times New Roman" w:hAnsi="Times New Roman" w:cs="Times New Roman"/>
        </w:rPr>
        <w:t>,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w:t>
      </w:r>
      <w:proofErr w:type="spellStart"/>
      <w:r w:rsidR="00394A04" w:rsidRPr="00394A04">
        <w:rPr>
          <w:rFonts w:ascii="Times New Roman" w:hAnsi="Times New Roman" w:cs="Times New Roman"/>
        </w:rPr>
        <w:t>Hassin</w:t>
      </w:r>
      <w:proofErr w:type="spellEnd"/>
      <w:r w:rsidR="00394A04" w:rsidRPr="00394A04">
        <w:rPr>
          <w:rFonts w:ascii="Times New Roman" w:hAnsi="Times New Roman" w:cs="Times New Roman"/>
        </w:rPr>
        <w:t xml:space="preserve">, 2013; </w:t>
      </w:r>
      <w:proofErr w:type="spellStart"/>
      <w:r w:rsidR="00394A04" w:rsidRPr="00394A04">
        <w:rPr>
          <w:rFonts w:ascii="Times New Roman" w:hAnsi="Times New Roman" w:cs="Times New Roman"/>
        </w:rPr>
        <w:t>Hesselmann</w:t>
      </w:r>
      <w:proofErr w:type="spellEnd"/>
      <w:r w:rsidR="00394A04" w:rsidRPr="00394A04">
        <w:rPr>
          <w:rFonts w:ascii="Times New Roman" w:hAnsi="Times New Roman" w:cs="Times New Roman"/>
        </w:rPr>
        <w:t xml:space="preserve"> &amp; Moors, 2015; Peters et al., 2017)</w:t>
      </w:r>
      <w:r w:rsidR="00791E36">
        <w:fldChar w:fldCharType="end"/>
      </w:r>
      <w:r w:rsidR="00017EEB">
        <w:t>.</w:t>
      </w:r>
    </w:p>
    <w:p w14:paraId="3D51D018" w14:textId="18D3E91C" w:rsidR="00976673" w:rsidRDefault="00976673" w:rsidP="006238E0">
      <w:pPr>
        <w:pStyle w:val="Heading3"/>
      </w:pPr>
      <w:bookmarkStart w:id="55" w:name="_Toc114137549"/>
      <w:r>
        <w:t>Contradicting findings</w:t>
      </w:r>
      <w:bookmarkEnd w:id="55"/>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w:t>
      </w:r>
      <w:proofErr w:type="spellStart"/>
      <w:r w:rsidR="004D6A76" w:rsidRPr="004D6A76">
        <w:rPr>
          <w:rFonts w:ascii="Times New Roman" w:hAnsi="Times New Roman" w:cs="Times New Roman"/>
        </w:rPr>
        <w:t>Kouider</w:t>
      </w:r>
      <w:proofErr w:type="spellEnd"/>
      <w:r w:rsidR="004D6A76" w:rsidRPr="004D6A76">
        <w:rPr>
          <w:rFonts w:ascii="Times New Roman" w:hAnsi="Times New Roman" w:cs="Times New Roman"/>
        </w:rPr>
        <w:t xml:space="preserve"> &amp; </w:t>
      </w:r>
      <w:proofErr w:type="spellStart"/>
      <w:r w:rsidR="004D6A76" w:rsidRPr="004D6A76">
        <w:rPr>
          <w:rFonts w:ascii="Times New Roman" w:hAnsi="Times New Roman" w:cs="Times New Roman"/>
        </w:rPr>
        <w:t>Dehaene</w:t>
      </w:r>
      <w:proofErr w:type="spellEnd"/>
      <w:r w:rsidR="004D6A76" w:rsidRPr="004D6A76">
        <w:rPr>
          <w:rFonts w:ascii="Times New Roman" w:hAnsi="Times New Roman" w:cs="Times New Roman"/>
        </w:rPr>
        <w:t>,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 xml:space="preserve">Abrams et al., 2002; </w:t>
      </w:r>
      <w:proofErr w:type="spellStart"/>
      <w:r w:rsidR="00545E65" w:rsidRPr="00545E65">
        <w:rPr>
          <w:rFonts w:ascii="Times New Roman" w:hAnsi="Times New Roman" w:cs="Times New Roman"/>
        </w:rPr>
        <w:t>Finkbeiner</w:t>
      </w:r>
      <w:proofErr w:type="spellEnd"/>
      <w:r w:rsidR="00545E65" w:rsidRPr="00545E65">
        <w:rPr>
          <w:rFonts w:ascii="Times New Roman" w:hAnsi="Times New Roman" w:cs="Times New Roman"/>
        </w:rPr>
        <w:t xml:space="preserve">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w:t>
      </w:r>
      <w:proofErr w:type="spellStart"/>
      <w:r w:rsidR="00097AB5" w:rsidRPr="00097AB5">
        <w:rPr>
          <w:rFonts w:ascii="Times New Roman" w:hAnsi="Times New Roman" w:cs="Times New Roman"/>
        </w:rPr>
        <w:t>Reingold</w:t>
      </w:r>
      <w:proofErr w:type="spellEnd"/>
      <w:r w:rsidR="00097AB5" w:rsidRPr="00097AB5">
        <w:rPr>
          <w:rFonts w:ascii="Times New Roman" w:hAnsi="Times New Roman" w:cs="Times New Roman"/>
        </w:rPr>
        <w:t xml:space="preserve"> &amp; </w:t>
      </w:r>
      <w:proofErr w:type="spellStart"/>
      <w:r w:rsidR="00097AB5" w:rsidRPr="00097AB5">
        <w:rPr>
          <w:rFonts w:ascii="Times New Roman" w:hAnsi="Times New Roman" w:cs="Times New Roman"/>
        </w:rPr>
        <w:t>Merikle</w:t>
      </w:r>
      <w:proofErr w:type="spellEnd"/>
      <w:r w:rsidR="00097AB5" w:rsidRPr="00097AB5">
        <w:rPr>
          <w:rFonts w:ascii="Times New Roman" w:hAnsi="Times New Roman" w:cs="Times New Roman"/>
        </w:rPr>
        <w:t>,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 xml:space="preserve">(Bowers, 1982; </w:t>
      </w:r>
      <w:proofErr w:type="spellStart"/>
      <w:r w:rsidR="00B022E4" w:rsidRPr="00B022E4">
        <w:rPr>
          <w:rFonts w:ascii="Times New Roman" w:hAnsi="Times New Roman" w:cs="Times New Roman"/>
        </w:rPr>
        <w:t>Merikle</w:t>
      </w:r>
      <w:proofErr w:type="spellEnd"/>
      <w:r w:rsidR="00B022E4" w:rsidRPr="00B022E4">
        <w:rPr>
          <w:rFonts w:ascii="Times New Roman" w:hAnsi="Times New Roman" w:cs="Times New Roman"/>
        </w:rPr>
        <w:t xml:space="preserve"> &amp; </w:t>
      </w:r>
      <w:proofErr w:type="spellStart"/>
      <w:r w:rsidR="00B022E4" w:rsidRPr="00B022E4">
        <w:rPr>
          <w:rFonts w:ascii="Times New Roman" w:hAnsi="Times New Roman" w:cs="Times New Roman"/>
        </w:rPr>
        <w:t>Reingold</w:t>
      </w:r>
      <w:proofErr w:type="spellEnd"/>
      <w:r w:rsidR="00B022E4" w:rsidRPr="00B022E4">
        <w:rPr>
          <w:rFonts w:ascii="Times New Roman" w:hAnsi="Times New Roman" w:cs="Times New Roman"/>
        </w:rPr>
        <w:t>,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w:t>
      </w:r>
      <w:proofErr w:type="spellStart"/>
      <w:r w:rsidR="00267106" w:rsidRPr="00267106">
        <w:rPr>
          <w:rFonts w:ascii="Times New Roman" w:hAnsi="Times New Roman" w:cs="Times New Roman"/>
        </w:rPr>
        <w:t>Dell’Acqua</w:t>
      </w:r>
      <w:proofErr w:type="spellEnd"/>
      <w:r w:rsidR="00267106" w:rsidRPr="00267106">
        <w:rPr>
          <w:rFonts w:ascii="Times New Roman" w:hAnsi="Times New Roman" w:cs="Times New Roman"/>
        </w:rPr>
        <w:t xml:space="preserve"> &amp; Grainger, 1999; </w:t>
      </w:r>
      <w:proofErr w:type="spellStart"/>
      <w:r w:rsidR="00267106" w:rsidRPr="00267106">
        <w:rPr>
          <w:rFonts w:ascii="Times New Roman" w:hAnsi="Times New Roman" w:cs="Times New Roman"/>
        </w:rPr>
        <w:t>Naccache</w:t>
      </w:r>
      <w:proofErr w:type="spellEnd"/>
      <w:r w:rsidR="00267106" w:rsidRPr="00267106">
        <w:rPr>
          <w:rFonts w:ascii="Times New Roman" w:hAnsi="Times New Roman" w:cs="Times New Roman"/>
        </w:rPr>
        <w:t xml:space="preserve"> &amp; </w:t>
      </w:r>
      <w:proofErr w:type="spellStart"/>
      <w:r w:rsidR="00267106" w:rsidRPr="00267106">
        <w:rPr>
          <w:rFonts w:ascii="Times New Roman" w:hAnsi="Times New Roman" w:cs="Times New Roman"/>
        </w:rPr>
        <w:t>Dehaene</w:t>
      </w:r>
      <w:proofErr w:type="spellEnd"/>
      <w:r w:rsidR="00267106" w:rsidRPr="00267106">
        <w:rPr>
          <w:rFonts w:ascii="Times New Roman" w:hAnsi="Times New Roman" w:cs="Times New Roman"/>
        </w:rPr>
        <w:t>,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 xml:space="preserve">(Heyman &amp; Moors, 2014; Pratte &amp; </w:t>
      </w:r>
      <w:proofErr w:type="spellStart"/>
      <w:r w:rsidR="0033425C" w:rsidRPr="0033425C">
        <w:rPr>
          <w:rFonts w:ascii="Times New Roman" w:hAnsi="Times New Roman" w:cs="Times New Roman"/>
        </w:rPr>
        <w:t>Rouder</w:t>
      </w:r>
      <w:proofErr w:type="spellEnd"/>
      <w:r w:rsidR="0033425C" w:rsidRPr="0033425C">
        <w:rPr>
          <w:rFonts w:ascii="Times New Roman" w:hAnsi="Times New Roman" w:cs="Times New Roman"/>
        </w:rPr>
        <w:t>,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 xml:space="preserve">(Karpinski et al., 2019; </w:t>
      </w:r>
      <w:proofErr w:type="spellStart"/>
      <w:r w:rsidR="002A45A9" w:rsidRPr="002A45A9">
        <w:rPr>
          <w:rFonts w:ascii="Times New Roman" w:hAnsi="Times New Roman" w:cs="Times New Roman"/>
        </w:rPr>
        <w:t>Sklar</w:t>
      </w:r>
      <w:proofErr w:type="spellEnd"/>
      <w:r w:rsidR="002A45A9" w:rsidRPr="002A45A9">
        <w:rPr>
          <w:rFonts w:ascii="Times New Roman" w:hAnsi="Times New Roman" w:cs="Times New Roman"/>
        </w:rPr>
        <w:t xml:space="preserve">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 xml:space="preserve">(Moors &amp; </w:t>
      </w:r>
      <w:proofErr w:type="spellStart"/>
      <w:r w:rsidR="00303E44" w:rsidRPr="00303E44">
        <w:rPr>
          <w:rFonts w:ascii="Times New Roman" w:hAnsi="Times New Roman" w:cs="Times New Roman"/>
        </w:rPr>
        <w:t>Hesselmann</w:t>
      </w:r>
      <w:proofErr w:type="spellEnd"/>
      <w:r w:rsidR="00303E44" w:rsidRPr="00303E44">
        <w:rPr>
          <w:rFonts w:ascii="Times New Roman" w:hAnsi="Times New Roman" w:cs="Times New Roman"/>
        </w:rPr>
        <w:t>,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 xml:space="preserve">(Mudrik et al., 2014; Mudrik &amp; </w:t>
      </w:r>
      <w:proofErr w:type="spellStart"/>
      <w:r w:rsidR="00756E3F" w:rsidRPr="00756E3F">
        <w:rPr>
          <w:rFonts w:ascii="Times New Roman" w:hAnsi="Times New Roman" w:cs="Times New Roman"/>
        </w:rPr>
        <w:t>Biderman</w:t>
      </w:r>
      <w:proofErr w:type="spellEnd"/>
      <w:r w:rsidR="00756E3F" w:rsidRPr="00756E3F">
        <w:rPr>
          <w:rFonts w:ascii="Times New Roman" w:hAnsi="Times New Roman" w:cs="Times New Roman"/>
        </w:rPr>
        <w:t>, 2017)</w:t>
      </w:r>
      <w:r w:rsidR="00756E3F">
        <w:fldChar w:fldCharType="end"/>
      </w:r>
      <w:r w:rsidR="001F3C9B">
        <w:t>.</w:t>
      </w:r>
    </w:p>
    <w:p w14:paraId="4FD66016" w14:textId="2F986422" w:rsidR="00976673" w:rsidRDefault="00976673" w:rsidP="006238E0">
      <w:pPr>
        <w:pStyle w:val="Heading3"/>
      </w:pPr>
      <w:bookmarkStart w:id="56" w:name="_Toc114137550"/>
      <w:r>
        <w:t xml:space="preserve">Explaining The </w:t>
      </w:r>
      <w:r w:rsidR="00FC0D0A">
        <w:t>D</w:t>
      </w:r>
      <w:r>
        <w:t xml:space="preserve">iscrepancy between </w:t>
      </w:r>
      <w:r w:rsidR="00FC0D0A">
        <w:t>F</w:t>
      </w:r>
      <w:r>
        <w:t>indings</w:t>
      </w:r>
      <w:bookmarkEnd w:id="56"/>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w:t>
      </w:r>
      <w:proofErr w:type="spellStart"/>
      <w:r w:rsidR="00215D10" w:rsidRPr="00215D10">
        <w:rPr>
          <w:rFonts w:ascii="Times New Roman" w:hAnsi="Times New Roman" w:cs="Times New Roman"/>
        </w:rPr>
        <w:t>Lagnado</w:t>
      </w:r>
      <w:proofErr w:type="spellEnd"/>
      <w:r w:rsidR="00215D10" w:rsidRPr="00215D10">
        <w:rPr>
          <w:rFonts w:ascii="Times New Roman" w:hAnsi="Times New Roman" w:cs="Times New Roman"/>
        </w:rPr>
        <w:t xml:space="preserve">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 xml:space="preserve">(Pratte &amp; </w:t>
      </w:r>
      <w:proofErr w:type="spellStart"/>
      <w:r w:rsidR="009818AF" w:rsidRPr="009818AF">
        <w:rPr>
          <w:rFonts w:ascii="Times New Roman" w:hAnsi="Times New Roman" w:cs="Times New Roman"/>
        </w:rPr>
        <w:t>Rouder</w:t>
      </w:r>
      <w:proofErr w:type="spellEnd"/>
      <w:r w:rsidR="009818AF" w:rsidRPr="009818AF">
        <w:rPr>
          <w:rFonts w:ascii="Times New Roman" w:hAnsi="Times New Roman" w:cs="Times New Roman"/>
        </w:rPr>
        <w:t>,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proofErr w:type="spellStart"/>
      <w:r w:rsidR="00C40509" w:rsidRPr="00C40509">
        <w:rPr>
          <w:rFonts w:ascii="Times New Roman" w:hAnsi="Times New Roman" w:cs="Times New Roman"/>
        </w:rPr>
        <w:t>Naccache</w:t>
      </w:r>
      <w:proofErr w:type="spellEnd"/>
      <w:r w:rsidR="00C40509" w:rsidRPr="00C40509">
        <w:rPr>
          <w:rFonts w:ascii="Times New Roman" w:hAnsi="Times New Roman" w:cs="Times New Roman"/>
        </w:rPr>
        <w:t xml:space="preserve"> et al., 2002; </w:t>
      </w:r>
      <w:proofErr w:type="spellStart"/>
      <w:r w:rsidR="00C40509" w:rsidRPr="00C40509">
        <w:rPr>
          <w:rFonts w:ascii="Times New Roman" w:hAnsi="Times New Roman" w:cs="Times New Roman"/>
        </w:rPr>
        <w:t>Naccache</w:t>
      </w:r>
      <w:proofErr w:type="spellEnd"/>
      <w:r w:rsidR="00C40509" w:rsidRPr="00C40509">
        <w:rPr>
          <w:rFonts w:ascii="Times New Roman" w:hAnsi="Times New Roman" w:cs="Times New Roman"/>
        </w:rPr>
        <w:t xml:space="preserve"> &amp; </w:t>
      </w:r>
      <w:proofErr w:type="spellStart"/>
      <w:r w:rsidR="00C40509" w:rsidRPr="00C40509">
        <w:rPr>
          <w:rFonts w:ascii="Times New Roman" w:hAnsi="Times New Roman" w:cs="Times New Roman"/>
        </w:rPr>
        <w:t>Dehaene</w:t>
      </w:r>
      <w:proofErr w:type="spellEnd"/>
      <w:r w:rsidR="00C40509" w:rsidRPr="00C40509">
        <w:rPr>
          <w:rFonts w:ascii="Times New Roman" w:hAnsi="Times New Roman" w:cs="Times New Roman"/>
        </w:rPr>
        <w:t>,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w:t>
      </w:r>
      <w:proofErr w:type="spellStart"/>
      <w:r w:rsidR="00F42EF6" w:rsidRPr="00F42EF6">
        <w:rPr>
          <w:rFonts w:ascii="Times New Roman" w:hAnsi="Times New Roman" w:cs="Times New Roman"/>
        </w:rPr>
        <w:t>Scherbaum</w:t>
      </w:r>
      <w:proofErr w:type="spellEnd"/>
      <w:r w:rsidR="00F42EF6" w:rsidRPr="00F42EF6">
        <w:rPr>
          <w:rFonts w:ascii="Times New Roman" w:hAnsi="Times New Roman" w:cs="Times New Roman"/>
        </w:rPr>
        <w:t xml:space="preserve"> et al., 2010)</w:t>
      </w:r>
      <w:r w:rsidR="00F42EF6">
        <w:fldChar w:fldCharType="end"/>
      </w:r>
      <w:r w:rsidR="002A2A03">
        <w:t>.</w:t>
      </w:r>
    </w:p>
    <w:p w14:paraId="2601E82D" w14:textId="4C4A1937" w:rsidR="002C1CE0" w:rsidRDefault="001C113F" w:rsidP="006238E0">
      <w:pPr>
        <w:pStyle w:val="Heading3"/>
      </w:pPr>
      <w:bookmarkStart w:id="57" w:name="_Toc114137551"/>
      <w:r>
        <w:t xml:space="preserve">Comparing </w:t>
      </w:r>
      <w:r w:rsidR="006E4F8B">
        <w:t xml:space="preserve">Motion </w:t>
      </w:r>
      <w:r>
        <w:t>T</w:t>
      </w:r>
      <w:r w:rsidR="006E4F8B">
        <w:t xml:space="preserve">racking </w:t>
      </w:r>
      <w:r>
        <w:t>with K</w:t>
      </w:r>
      <w:r w:rsidR="006E4F8B">
        <w:t>eyboard</w:t>
      </w:r>
      <w:r>
        <w:t xml:space="preserve"> Response</w:t>
      </w:r>
      <w:bookmarkEnd w:id="5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proofErr w:type="spellStart"/>
      <w:r w:rsidR="00BC60C1" w:rsidRPr="00BC60C1">
        <w:rPr>
          <w:rFonts w:ascii="Times New Roman" w:hAnsi="Times New Roman" w:cs="Times New Roman"/>
        </w:rPr>
        <w:t>Dotan</w:t>
      </w:r>
      <w:proofErr w:type="spellEnd"/>
      <w:r w:rsidR="00BC60C1" w:rsidRPr="00BC60C1">
        <w:rPr>
          <w:rFonts w:ascii="Times New Roman" w:hAnsi="Times New Roman" w:cs="Times New Roman"/>
        </w:rPr>
        <w:t xml:space="preserve">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w:t>
      </w:r>
      <w:proofErr w:type="spellStart"/>
      <w:r w:rsidR="00FB35E9" w:rsidRPr="00FB35E9">
        <w:rPr>
          <w:rFonts w:ascii="Times New Roman" w:hAnsi="Times New Roman" w:cs="Times New Roman"/>
        </w:rPr>
        <w:t>Resulaj</w:t>
      </w:r>
      <w:proofErr w:type="spellEnd"/>
      <w:r w:rsidR="00FB35E9" w:rsidRPr="00FB35E9">
        <w:rPr>
          <w:rFonts w:ascii="Times New Roman" w:hAnsi="Times New Roman" w:cs="Times New Roman"/>
        </w:rPr>
        <w:t xml:space="preserve"> et al., 2009; Song &amp; Nakayama, 2009)</w:t>
      </w:r>
      <w:r w:rsidR="00B65CB3">
        <w:fldChar w:fldCharType="end"/>
      </w:r>
      <w:r w:rsidR="00485A14">
        <w:t>.</w:t>
      </w:r>
    </w:p>
    <w:p w14:paraId="4ADE2CAC" w14:textId="73B0CD79" w:rsidR="00976673" w:rsidRDefault="00976673" w:rsidP="006238E0">
      <w:pPr>
        <w:pStyle w:val="Heading3"/>
      </w:pPr>
      <w:bookmarkStart w:id="58" w:name="_Toc114137552"/>
      <w:r>
        <w:t>Prev</w:t>
      </w:r>
      <w:r w:rsidR="00C71547">
        <w:t>ious</w:t>
      </w:r>
      <w:r>
        <w:t xml:space="preserve"> </w:t>
      </w:r>
      <w:r w:rsidR="000438C2">
        <w:t>Priming Findings Made with Motion Tracking</w:t>
      </w:r>
      <w:bookmarkEnd w:id="5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proofErr w:type="spellStart"/>
      <w:r w:rsidR="00C25B06" w:rsidRPr="00C25B06">
        <w:rPr>
          <w:rFonts w:ascii="Times New Roman" w:hAnsi="Times New Roman" w:cs="Times New Roman"/>
        </w:rPr>
        <w:t>Finkbeiner</w:t>
      </w:r>
      <w:proofErr w:type="spellEnd"/>
      <w:r w:rsidR="00C25B06" w:rsidRPr="00C25B06">
        <w:rPr>
          <w:rFonts w:ascii="Times New Roman" w:hAnsi="Times New Roman" w:cs="Times New Roman"/>
        </w:rPr>
        <w:t xml:space="preserve">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w:t>
      </w:r>
      <w:proofErr w:type="spellStart"/>
      <w:r w:rsidR="00420C79" w:rsidRPr="00420C79">
        <w:rPr>
          <w:rFonts w:ascii="Times New Roman" w:hAnsi="Times New Roman" w:cs="Times New Roman"/>
        </w:rPr>
        <w:t>Finkbeiner</w:t>
      </w:r>
      <w:proofErr w:type="spellEnd"/>
      <w:r w:rsidR="00420C79" w:rsidRPr="00420C79">
        <w:rPr>
          <w:rFonts w:ascii="Times New Roman" w:hAnsi="Times New Roman" w:cs="Times New Roman"/>
        </w:rPr>
        <w:t xml:space="preserve"> et al., 2008; Friedman &amp; </w:t>
      </w:r>
      <w:proofErr w:type="spellStart"/>
      <w:r w:rsidR="00420C79" w:rsidRPr="00420C79">
        <w:rPr>
          <w:rFonts w:ascii="Times New Roman" w:hAnsi="Times New Roman" w:cs="Times New Roman"/>
        </w:rPr>
        <w:t>Finkbeiner</w:t>
      </w:r>
      <w:proofErr w:type="spellEnd"/>
      <w:r w:rsidR="00420C79" w:rsidRPr="00420C79">
        <w:rPr>
          <w:rFonts w:ascii="Times New Roman" w:hAnsi="Times New Roman" w:cs="Times New Roman"/>
        </w:rPr>
        <w:t>,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proofErr w:type="spellStart"/>
      <w:r w:rsidR="00660F7A" w:rsidRPr="00660F7A">
        <w:rPr>
          <w:rFonts w:ascii="Times New Roman" w:hAnsi="Times New Roman" w:cs="Times New Roman"/>
        </w:rPr>
        <w:t>Finkbeiner</w:t>
      </w:r>
      <w:proofErr w:type="spellEnd"/>
      <w:r w:rsidR="00660F7A" w:rsidRPr="00660F7A">
        <w:rPr>
          <w:rFonts w:ascii="Times New Roman" w:hAnsi="Times New Roman" w:cs="Times New Roman"/>
        </w:rPr>
        <w:t xml:space="preserve">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w:t>
      </w:r>
      <w:proofErr w:type="spellStart"/>
      <w:r w:rsidR="00E7318D" w:rsidRPr="00E7318D">
        <w:rPr>
          <w:rFonts w:ascii="Times New Roman" w:hAnsi="Times New Roman" w:cs="Times New Roman"/>
        </w:rPr>
        <w:t>Cressman</w:t>
      </w:r>
      <w:proofErr w:type="spellEnd"/>
      <w:r w:rsidR="00E7318D" w:rsidRPr="00E7318D">
        <w:rPr>
          <w:rFonts w:ascii="Times New Roman" w:hAnsi="Times New Roman" w:cs="Times New Roman"/>
        </w:rPr>
        <w:t xml:space="preserve">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59" w:name="_Hlk110934244"/>
      <w:r w:rsidR="006C164D">
        <w:t xml:space="preserve">When responses were given via a keyboard, </w:t>
      </w:r>
      <w:bookmarkEnd w:id="5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w:t>
      </w:r>
      <w:proofErr w:type="spellStart"/>
      <w:r w:rsidR="008E682F" w:rsidRPr="008E682F">
        <w:rPr>
          <w:rFonts w:ascii="Times New Roman" w:hAnsi="Times New Roman" w:cs="Times New Roman"/>
        </w:rPr>
        <w:t>Malejka</w:t>
      </w:r>
      <w:proofErr w:type="spellEnd"/>
      <w:r w:rsidR="008E682F" w:rsidRPr="008E682F">
        <w:rPr>
          <w:rFonts w:ascii="Times New Roman" w:hAnsi="Times New Roman" w:cs="Times New Roman"/>
        </w:rPr>
        <w:t xml:space="preserve">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w:t>
      </w:r>
      <w:proofErr w:type="spellStart"/>
      <w:r w:rsidR="00F602A6" w:rsidRPr="00F602A6">
        <w:rPr>
          <w:rFonts w:ascii="Times New Roman" w:hAnsi="Times New Roman" w:cs="Times New Roman"/>
        </w:rPr>
        <w:t>Desmurget</w:t>
      </w:r>
      <w:proofErr w:type="spellEnd"/>
      <w:r w:rsidR="00F602A6" w:rsidRPr="00F602A6">
        <w:rPr>
          <w:rFonts w:ascii="Times New Roman" w:hAnsi="Times New Roman" w:cs="Times New Roman"/>
        </w:rPr>
        <w:t xml:space="preserve">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w:t>
      </w:r>
      <w:proofErr w:type="spellStart"/>
      <w:r w:rsidR="00F602A6" w:rsidRPr="00F602A6">
        <w:rPr>
          <w:rFonts w:ascii="Times New Roman" w:hAnsi="Times New Roman" w:cs="Times New Roman"/>
        </w:rPr>
        <w:t>Palluel</w:t>
      </w:r>
      <w:proofErr w:type="spellEnd"/>
      <w:r w:rsidR="00F602A6" w:rsidRPr="00F602A6">
        <w:rPr>
          <w:rFonts w:ascii="Times New Roman" w:hAnsi="Times New Roman" w:cs="Times New Roman"/>
        </w:rPr>
        <w:t>-Germain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60" w:name="_Toc114137553"/>
      <w:r>
        <w:t>Current Research</w:t>
      </w:r>
      <w:bookmarkEnd w:id="60"/>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w:t>
      </w:r>
      <w:proofErr w:type="spellStart"/>
      <w:r w:rsidR="000D1105" w:rsidRPr="000D1105">
        <w:rPr>
          <w:rFonts w:ascii="Times New Roman" w:hAnsi="Times New Roman" w:cs="Times New Roman"/>
        </w:rPr>
        <w:t>Dehaene</w:t>
      </w:r>
      <w:proofErr w:type="spellEnd"/>
      <w:r w:rsidR="000D1105" w:rsidRPr="000D1105">
        <w:rPr>
          <w:rFonts w:ascii="Times New Roman" w:hAnsi="Times New Roman" w:cs="Times New Roman"/>
        </w:rPr>
        <w:t xml:space="preserv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61" w:name="_Toc114137554"/>
      <w:r>
        <w:t>Pilot Experiment</w:t>
      </w:r>
      <w:r w:rsidR="00ED60E1">
        <w:t xml:space="preserve"> 1</w:t>
      </w:r>
      <w:bookmarkEnd w:id="6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62" w:name="_Toc114137555"/>
      <w:r>
        <w:t>Methods</w:t>
      </w:r>
      <w:bookmarkEnd w:id="62"/>
    </w:p>
    <w:p w14:paraId="0D1ADB73" w14:textId="0498850D" w:rsidR="002057FC" w:rsidRPr="00C0305E" w:rsidRDefault="002057FC" w:rsidP="006238E0">
      <w:pPr>
        <w:pStyle w:val="Heading4"/>
      </w:pPr>
      <w:bookmarkStart w:id="63" w:name="_Toc114137556"/>
      <w:r w:rsidRPr="00C0305E">
        <w:t>Participants</w:t>
      </w:r>
      <w:bookmarkEnd w:id="6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64" w:name="_Toc114137557"/>
      <w:r>
        <w:t>Stimuli</w:t>
      </w:r>
      <w:bookmarkEnd w:id="6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 xml:space="preserve">(Frost &amp; </w:t>
      </w:r>
      <w:proofErr w:type="spellStart"/>
      <w:r w:rsidR="004570E3" w:rsidRPr="004570E3">
        <w:rPr>
          <w:rFonts w:ascii="Times New Roman" w:hAnsi="Times New Roman" w:cs="Times New Roman"/>
        </w:rPr>
        <w:t>Plaut</w:t>
      </w:r>
      <w:proofErr w:type="spellEnd"/>
      <w:r w:rsidR="004570E3" w:rsidRPr="004570E3">
        <w:rPr>
          <w:rFonts w:ascii="Times New Roman" w:hAnsi="Times New Roman" w:cs="Times New Roman"/>
        </w:rPr>
        <w: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65" w:name="_Toc114137558"/>
      <w:r>
        <w:t>Apparatus</w:t>
      </w:r>
      <w:bookmarkEnd w:id="65"/>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w:t>
      </w:r>
      <w:proofErr w:type="spellStart"/>
      <w:r w:rsidRPr="007846C7">
        <w:t>Psychtoolbox</w:t>
      </w:r>
      <w:proofErr w:type="spellEnd"/>
      <w:r w:rsidRPr="007846C7">
        <w:t xml:space="preserve"> </w:t>
      </w:r>
      <w:r w:rsidRPr="007846C7">
        <w:lastRenderedPageBreak/>
        <w:t>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proofErr w:type="spellStart"/>
      <w:r w:rsidR="006D3EC2" w:rsidRPr="006D3EC2">
        <w:rPr>
          <w:rFonts w:ascii="Times New Roman" w:hAnsi="Times New Roman" w:cs="Times New Roman"/>
          <w:i/>
          <w:iCs/>
        </w:rPr>
        <w:t>NatNet</w:t>
      </w:r>
      <w:proofErr w:type="spellEnd"/>
      <w:r w:rsidR="006D3EC2" w:rsidRPr="006D3EC2">
        <w:rPr>
          <w:rFonts w:ascii="Times New Roman" w:hAnsi="Times New Roman" w:cs="Times New Roman"/>
          <w:i/>
          <w:iCs/>
        </w:rPr>
        <w:t xml:space="preserve"> SDK</w:t>
      </w:r>
      <w:r w:rsidR="006D3EC2" w:rsidRPr="006D3EC2">
        <w:rPr>
          <w:rFonts w:ascii="Times New Roman" w:hAnsi="Times New Roman" w:cs="Times New Roman"/>
        </w:rPr>
        <w:t>, 2021)</w:t>
      </w:r>
      <w:r w:rsidR="00533630">
        <w:fldChar w:fldCharType="end"/>
      </w:r>
      <w:r w:rsidR="00533630">
        <w:t xml:space="preserve"> </w:t>
      </w:r>
      <w:r w:rsidRPr="007846C7">
        <w:t xml:space="preserve">and recorded with </w:t>
      </w:r>
      <w:proofErr w:type="spellStart"/>
      <w:r w:rsidRPr="007846C7">
        <w:t>Matlab</w:t>
      </w:r>
      <w:proofErr w:type="spellEnd"/>
      <w:r w:rsidRPr="007846C7">
        <w:t>.</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3"/>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66" w:name="_Ref113902132"/>
      <w:r>
        <w:t xml:space="preserve">Figure </w:t>
      </w:r>
      <w:fldSimple w:instr=" SEQ Figure \* ARABIC ">
        <w:r w:rsidR="007E2512">
          <w:rPr>
            <w:noProof/>
          </w:rPr>
          <w:t>1</w:t>
        </w:r>
      </w:fldSimple>
      <w:bookmarkEnd w:id="6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67" w:name="_Toc114137559"/>
      <w:r>
        <w:t>Procedure</w:t>
      </w:r>
      <w:bookmarkEnd w:id="6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proofErr w:type="spellStart"/>
      <w:r w:rsidR="008D13A3" w:rsidRPr="008D13A3">
        <w:rPr>
          <w:rFonts w:ascii="Times New Roman" w:hAnsi="Times New Roman" w:cs="Times New Roman"/>
        </w:rPr>
        <w:t>Dehaene</w:t>
      </w:r>
      <w:proofErr w:type="spellEnd"/>
      <w:r w:rsidR="008D13A3" w:rsidRPr="008D13A3">
        <w:rPr>
          <w:rFonts w:ascii="Times New Roman" w:hAnsi="Times New Roman" w:cs="Times New Roman"/>
        </w:rPr>
        <w:t xml:space="preserv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68" w:name="_Ref113902081"/>
      <w:r>
        <w:t xml:space="preserve">Figure </w:t>
      </w:r>
      <w:fldSimple w:instr=" SEQ Figure \* ARABIC ">
        <w:r w:rsidR="007E2512">
          <w:rPr>
            <w:noProof/>
          </w:rPr>
          <w:t>2</w:t>
        </w:r>
      </w:fldSimple>
      <w:bookmarkEnd w:id="6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69" w:name="_Toc114137560"/>
      <w:r>
        <w:t>Trajectory p</w:t>
      </w:r>
      <w:r w:rsidR="00B33642">
        <w:t>reprocessing</w:t>
      </w:r>
      <w:bookmarkEnd w:id="69"/>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proofErr w:type="spellStart"/>
      <w:r w:rsidRPr="00C83062">
        <w:rPr>
          <w:vertAlign w:val="superscript"/>
        </w:rPr>
        <w:t>th</w:t>
      </w:r>
      <w:proofErr w:type="spellEnd"/>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70" w:name="_Toc114137561"/>
      <w:r>
        <w:t>Variables extraction</w:t>
      </w:r>
      <w:bookmarkEnd w:id="70"/>
    </w:p>
    <w:p w14:paraId="3FD2B015" w14:textId="31CBADC9" w:rsidR="001E0823" w:rsidRDefault="00AA1B21" w:rsidP="00723227">
      <w:pPr>
        <w:ind w:firstLine="0"/>
      </w:pPr>
      <w:r>
        <w:t xml:space="preserve">The congruency effect was estimated </w:t>
      </w:r>
      <w:r w:rsidR="00D542A7">
        <w:t>with</w:t>
      </w:r>
      <w:r>
        <w:t xml:space="preserve"> eight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71" w:name="_Toc114137562"/>
      <w:r>
        <w:t>Exclusion criteria</w:t>
      </w:r>
      <w:bookmarkEnd w:id="71"/>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72" w:name="_Toc114137563"/>
      <w:r>
        <w:lastRenderedPageBreak/>
        <w:t>Results</w:t>
      </w:r>
      <w:bookmarkEnd w:id="72"/>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3856E5A9" w:rsidR="004D5003" w:rsidRDefault="00EE27A0" w:rsidP="0046480E">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D27F4B">
        <w:t xml:space="preserve">Supplementary Figure </w:t>
      </w:r>
      <w:r w:rsidR="00D27F4B">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proofErr w:type="spellStart"/>
      <w:r w:rsidR="001A3124" w:rsidRPr="00283780">
        <w:rPr>
          <w:rFonts w:ascii="Times New Roman" w:hAnsi="Times New Roman" w:cs="Times New Roman"/>
        </w:rPr>
        <w:t>Bogomolov</w:t>
      </w:r>
      <w:proofErr w:type="spellEnd"/>
      <w:r w:rsidR="001A3124" w:rsidRPr="00283780">
        <w:rPr>
          <w:rFonts w:ascii="Times New Roman" w:hAnsi="Times New Roman" w:cs="Times New Roman"/>
        </w:rPr>
        <w:t xml:space="preserve">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In addition, normality of the residuals was tested with QQ-plot</w:t>
      </w:r>
      <w:ins w:id="73" w:author="Liad Mudrik" w:date="2022-09-15T15:39:00Z">
        <w:r w:rsidR="00406C31">
          <w:t>,</w:t>
        </w:r>
      </w:ins>
      <w:r w:rsidR="00754A46">
        <w:t xml:space="preserve"> and </w:t>
      </w:r>
      <w:ins w:id="74" w:author="Liad Mudrik" w:date="2022-09-15T15:39:00Z">
        <w:r w:rsidR="00406C31">
          <w:t xml:space="preserve">a permutation test </w:t>
        </w:r>
        <w:r w:rsidR="00B148DB">
          <w:t>(</w:t>
        </w:r>
        <w:r w:rsidR="00B148DB">
          <w:fldChar w:fldCharType="begin"/>
        </w:r>
        <w:r w:rsidR="00B148DB">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 xml:space="preserve">was use to assess differences in </w:t>
        </w:r>
      </w:ins>
      <w:r w:rsidR="00145C16">
        <w:t xml:space="preserve">variables that did not pass </w:t>
      </w:r>
      <w:del w:id="75" w:author="Liad Mudrik" w:date="2022-09-15T15:39:00Z">
        <w:r w:rsidR="00145C16" w:rsidDel="00406C31">
          <w:delText xml:space="preserve">it were </w:delText>
        </w:r>
        <w:r w:rsidR="008043D7" w:rsidDel="00406C31">
          <w:delText>tested with a permutation</w:delText>
        </w:r>
      </w:del>
      <w:ins w:id="76" w:author="Liad Mudrik" w:date="2022-09-15T15:39:00Z">
        <w:r w:rsidR="00406C31">
          <w:t>the normality</w:t>
        </w:r>
      </w:ins>
      <w:r w:rsidR="008043D7">
        <w:t xml:space="preserve"> test</w:t>
      </w:r>
      <w:r w:rsidR="00006F56">
        <w:t xml:space="preserve"> (</w:t>
      </w:r>
      <w:ins w:id="77" w:author="Liad Mudrik" w:date="2022-09-15T15:39:00Z">
        <w:r w:rsidR="00DF51BA">
          <w:t>f</w:t>
        </w:r>
      </w:ins>
      <w:del w:id="78" w:author="Liad Mudrik" w:date="2022-09-15T15:39:00Z">
        <w:r w:rsidR="00006F56" w:rsidDel="00DF51BA">
          <w:delText>F</w:delText>
        </w:r>
      </w:del>
      <w:r w:rsidR="00006F56">
        <w:t>or a list</w:t>
      </w:r>
      <w:r w:rsidR="002A45A3">
        <w:t xml:space="preserve"> </w:t>
      </w:r>
      <w:r w:rsidR="00006F56">
        <w:t xml:space="preserve">of </w:t>
      </w:r>
      <w:del w:id="79" w:author="Liad Mudrik" w:date="2022-09-15T15:39:00Z">
        <w:r w:rsidR="00006F56" w:rsidDel="00424D9F">
          <w:delText xml:space="preserve">violating </w:delText>
        </w:r>
      </w:del>
      <w:ins w:id="80" w:author="Liad Mudrik" w:date="2022-09-15T15:39:00Z">
        <w:r w:rsidR="00424D9F">
          <w:t>such</w:t>
        </w:r>
        <w:r w:rsidR="00424D9F">
          <w:t xml:space="preserve"> </w:t>
        </w:r>
      </w:ins>
      <w:r w:rsidR="00006F56">
        <w:t>variables see</w:t>
      </w:r>
      <w:r w:rsidR="00243F3B">
        <w:t xml:space="preserve"> </w:t>
      </w:r>
      <w:r w:rsidR="00BB21CF">
        <w:fldChar w:fldCharType="begin"/>
      </w:r>
      <w:r w:rsidR="00BB21CF">
        <w:instrText xml:space="preserve"> REF _Ref114128122 \h </w:instrText>
      </w:r>
      <w:r w:rsidR="00BB21CF">
        <w:fldChar w:fldCharType="separate"/>
      </w:r>
      <w:r w:rsidR="00BB21CF">
        <w:t xml:space="preserve">Supplementary Figure </w:t>
      </w:r>
      <w:r w:rsidR="00BB21CF">
        <w:rPr>
          <w:noProof/>
        </w:rPr>
        <w:t>2</w:t>
      </w:r>
      <w:r w:rsidR="00BB21CF">
        <w:fldChar w:fldCharType="end"/>
      </w:r>
      <w:del w:id="81" w:author="Liad Mudrik" w:date="2022-09-15T15:40:00Z">
        <w:r w:rsidR="007205D7" w:rsidDel="00B148DB">
          <w:delText>; Source code for permutation testing,</w:delText>
        </w:r>
      </w:del>
      <w:del w:id="82" w:author="Liad Mudrik" w:date="2022-09-15T15:39:00Z">
        <w:r w:rsidR="007205D7" w:rsidDel="00B148DB">
          <w:delText xml:space="preserve"> </w:delText>
        </w:r>
        <w:r w:rsidR="0046480E" w:rsidDel="00B148DB">
          <w:fldChar w:fldCharType="begin"/>
        </w:r>
        <w:r w:rsidR="0046480E" w:rsidDel="00B148DB">
          <w:del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46480E" w:rsidDel="00B148DB">
          <w:fldChar w:fldCharType="separate"/>
        </w:r>
        <w:r w:rsidR="0046480E" w:rsidRPr="0046480E" w:rsidDel="00B148DB">
          <w:rPr>
            <w:rFonts w:ascii="Times New Roman" w:hAnsi="Times New Roman" w:cs="Times New Roman"/>
          </w:rPr>
          <w:delText>Kohl, 2019</w:delText>
        </w:r>
        <w:r w:rsidR="0046480E" w:rsidDel="00B148DB">
          <w:fldChar w:fldCharType="end"/>
        </w:r>
      </w:del>
      <w:r w:rsidR="0019704E">
        <w:t>)</w:t>
      </w:r>
      <w:r w:rsidR="00877E08">
        <w:t xml:space="preserve">. </w:t>
      </w:r>
      <w:del w:id="83" w:author="Liad Mudrik" w:date="2022-09-15T15:39:00Z">
        <w:r w:rsidR="008043D7" w:rsidDel="00545080">
          <w:delText xml:space="preserve">. </w:delText>
        </w:r>
      </w:del>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r w:rsidR="00935BF6">
        <w:fldChar w:fldCharType="begin"/>
      </w:r>
      <w:r w:rsidR="00935BF6">
        <w:instrText xml:space="preserve"> REF _Ref114067851 \h </w:instrText>
      </w:r>
      <w:r w:rsidR="00935BF6">
        <w:fldChar w:fldCharType="separate"/>
      </w:r>
      <w:r w:rsidR="00935BF6">
        <w:t xml:space="preserve">Table </w:t>
      </w:r>
      <w:r w:rsidR="00935BF6">
        <w:rPr>
          <w:noProof/>
        </w:rPr>
        <w:t>1</w:t>
      </w:r>
      <w:r w:rsidR="00935BF6">
        <w:fldChar w:fldCharType="end"/>
      </w:r>
      <w:r w:rsidR="00935BF6">
        <w:t>).</w:t>
      </w:r>
    </w:p>
    <w:p w14:paraId="0A8511A4" w14:textId="77777777" w:rsidR="004545CA" w:rsidRDefault="004545CA" w:rsidP="004545CA">
      <w:pPr>
        <w:ind w:firstLine="0"/>
      </w:pPr>
    </w:p>
    <w:p w14:paraId="77E035F3" w14:textId="3012CD4B" w:rsidR="004545CA" w:rsidRDefault="004545CA" w:rsidP="00EE3C0C">
      <w:pPr>
        <w:pStyle w:val="Caption"/>
        <w:keepNext/>
      </w:pPr>
      <w:bookmarkStart w:id="84" w:name="_Ref114067851"/>
      <w:commentRangeStart w:id="85"/>
      <w:r>
        <w:t xml:space="preserve">Table </w:t>
      </w:r>
      <w:commentRangeEnd w:id="85"/>
      <w:r w:rsidR="00B875BE">
        <w:rPr>
          <w:rStyle w:val="CommentReference"/>
          <w:i w:val="0"/>
          <w:iCs w:val="0"/>
          <w:color w:val="auto"/>
        </w:rPr>
        <w:commentReference w:id="85"/>
      </w:r>
      <w:fldSimple w:instr=" SEQ Table \* ARABIC ">
        <w:r w:rsidR="002436A8">
          <w:rPr>
            <w:noProof/>
          </w:rPr>
          <w:t>1</w:t>
        </w:r>
      </w:fldSimple>
      <w:bookmarkEnd w:id="84"/>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4D9899CF" w:rsidR="00DC6616" w:rsidRDefault="00DC6616" w:rsidP="00EA2CED">
            <w:pPr>
              <w:spacing w:line="240" w:lineRule="auto"/>
              <w:ind w:firstLine="0"/>
            </w:pPr>
            <w:r w:rsidRPr="00EA2CED">
              <w:rPr>
                <w:i/>
                <w:iCs/>
                <w:sz w:val="22"/>
                <w:szCs w:val="22"/>
              </w:rPr>
              <w:lastRenderedPageBreak/>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del w:id="86" w:author="Liad Mudrik" w:date="2022-09-15T15:44:00Z">
              <w:r w:rsidRPr="00EA2CED" w:rsidDel="002D5D25">
                <w:rPr>
                  <w:sz w:val="22"/>
                  <w:szCs w:val="22"/>
                </w:rPr>
                <w:delText xml:space="preserve">degrees </w:delText>
              </w:r>
            </w:del>
            <w:ins w:id="87" w:author="Liad Mudrik" w:date="2022-09-15T15:44:00Z">
              <w:r w:rsidR="002D5D25">
                <w:rPr>
                  <w:sz w:val="22"/>
                  <w:szCs w:val="22"/>
                </w:rPr>
                <w:t>D</w:t>
              </w:r>
              <w:r w:rsidR="002D5D25" w:rsidRPr="00EA2CED">
                <w:rPr>
                  <w:sz w:val="22"/>
                  <w:szCs w:val="22"/>
                </w:rPr>
                <w:t xml:space="preserve">egrees </w:t>
              </w:r>
            </w:ins>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1C34E0FB" w:rsidR="00106015" w:rsidRDefault="00A63387" w:rsidP="008D35B7">
      <w:pPr>
        <w:pStyle w:val="Caption"/>
      </w:pPr>
      <w:bookmarkStart w:id="88" w:name="_Ref113876063"/>
      <w:r>
        <w:t xml:space="preserve">Figure </w:t>
      </w:r>
      <w:fldSimple w:instr=" SEQ Figure \* ARABIC ">
        <w:r w:rsidR="007E2512">
          <w:rPr>
            <w:noProof/>
          </w:rPr>
          <w:t>3</w:t>
        </w:r>
      </w:fldSimple>
      <w:bookmarkEnd w:id="88"/>
      <w:r>
        <w:t xml:space="preserve">. </w:t>
      </w:r>
      <w:bookmarkStart w:id="89"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89"/>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90" w:name="_Toc114137564"/>
      <w:r>
        <w:t>Discussion</w:t>
      </w:r>
      <w:bookmarkEnd w:id="90"/>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xml:space="preserve">, and accordingly decided to focus on it in </w:t>
      </w:r>
      <w:r w:rsidR="008F6040">
        <w:lastRenderedPageBreak/>
        <w:t>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91" w:name="_Toc114137565"/>
      <w:r>
        <w:t xml:space="preserve">Pilot </w:t>
      </w:r>
      <w:r w:rsidR="00ED60E1">
        <w:t>Exp</w:t>
      </w:r>
      <w:r>
        <w:t>eriment</w:t>
      </w:r>
      <w:r w:rsidR="00ED60E1">
        <w:t xml:space="preserve"> 2</w:t>
      </w:r>
      <w:bookmarkEnd w:id="91"/>
    </w:p>
    <w:p w14:paraId="43984158" w14:textId="799B4A31"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92" w:author="Chen Heller" w:date="2022-09-15T10:31:00Z">
        <w:r w:rsidR="00B35555">
          <w:t>-</w:t>
        </w:r>
      </w:ins>
      <w:del w:id="93" w:author="Chen Heller" w:date="2022-09-15T10:31:00Z">
        <w:r w:rsidR="000610E4" w:rsidDel="00B35555">
          <w:delText xml:space="preserve"> </w:delText>
        </w:r>
      </w:del>
      <w:r w:rsidR="000610E4">
        <w:t xml:space="preserve">window given for </w:t>
      </w:r>
      <w:del w:id="94" w:author="Chen Heller" w:date="2022-09-13T12:47:00Z">
        <w:r w:rsidR="000610E4" w:rsidDel="001D1446">
          <w:delText>a</w:delText>
        </w:r>
      </w:del>
      <w:r w:rsidR="000610E4">
        <w:t xml:space="preserve">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proofErr w:type="spellStart"/>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w:t>
      </w:r>
      <w:proofErr w:type="spellEnd"/>
      <w:r w:rsidR="00EA32EB" w:rsidRPr="00DF420B">
        <w:rPr>
          <w:rFonts w:ascii="Times New Roman" w:hAnsi="Times New Roman" w:cs="Times New Roman"/>
        </w:rPr>
        <w:t xml:space="preserve">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w:t>
      </w:r>
      <w:proofErr w:type="spellStart"/>
      <w:r w:rsidR="002761FE" w:rsidRPr="002761FE">
        <w:rPr>
          <w:rFonts w:ascii="Times New Roman" w:hAnsi="Times New Roman" w:cs="Times New Roman"/>
        </w:rPr>
        <w:t>Dehaene</w:t>
      </w:r>
      <w:proofErr w:type="spellEnd"/>
      <w:r w:rsidR="002761FE" w:rsidRPr="002761FE">
        <w:rPr>
          <w:rFonts w:ascii="Times New Roman" w:hAnsi="Times New Roman" w:cs="Times New Roman"/>
        </w:rPr>
        <w:t xml:space="preserve"> et al., 1998, 2001; </w:t>
      </w:r>
      <w:proofErr w:type="spellStart"/>
      <w:r w:rsidR="002761FE" w:rsidRPr="002761FE">
        <w:rPr>
          <w:rFonts w:ascii="Times New Roman" w:hAnsi="Times New Roman" w:cs="Times New Roman"/>
        </w:rPr>
        <w:t>Dell’Acqua</w:t>
      </w:r>
      <w:proofErr w:type="spellEnd"/>
      <w:r w:rsidR="002761FE" w:rsidRPr="002761FE">
        <w:rPr>
          <w:rFonts w:ascii="Times New Roman" w:hAnsi="Times New Roman" w:cs="Times New Roman"/>
        </w:rPr>
        <w:t xml:space="preserve">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6B77FFCE" w14:textId="77777777" w:rsidR="002D5D25" w:rsidRDefault="002D5D25" w:rsidP="006238E0">
      <w:pPr>
        <w:pStyle w:val="Heading3"/>
        <w:rPr>
          <w:ins w:id="95" w:author="Liad Mudrik" w:date="2022-09-15T15:43:00Z"/>
        </w:rPr>
      </w:pPr>
      <w:bookmarkStart w:id="96" w:name="_Toc114137566"/>
    </w:p>
    <w:p w14:paraId="1E5B807A" w14:textId="77777777" w:rsidR="002D5D25" w:rsidRDefault="002D5D25" w:rsidP="006238E0">
      <w:pPr>
        <w:pStyle w:val="Heading3"/>
        <w:rPr>
          <w:ins w:id="97" w:author="Liad Mudrik" w:date="2022-09-15T15:43:00Z"/>
        </w:rPr>
      </w:pPr>
    </w:p>
    <w:p w14:paraId="19BBC9B1" w14:textId="7EBFC7A8" w:rsidR="007429C1" w:rsidRPr="00BA41CF" w:rsidRDefault="007429C1" w:rsidP="006238E0">
      <w:pPr>
        <w:pStyle w:val="Heading3"/>
      </w:pPr>
      <w:r>
        <w:lastRenderedPageBreak/>
        <w:t>Methods</w:t>
      </w:r>
      <w:bookmarkEnd w:id="96"/>
    </w:p>
    <w:p w14:paraId="54353DE0" w14:textId="77777777" w:rsidR="007429C1" w:rsidRDefault="007429C1" w:rsidP="006238E0">
      <w:pPr>
        <w:pStyle w:val="Heading4"/>
      </w:pPr>
      <w:bookmarkStart w:id="98" w:name="_Toc114137567"/>
      <w:r>
        <w:t>Participants</w:t>
      </w:r>
      <w:bookmarkEnd w:id="98"/>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99" w:name="_Toc114137568"/>
      <w:r>
        <w:t>Stimuli</w:t>
      </w:r>
      <w:r w:rsidR="00CA2666">
        <w:t xml:space="preserve">, </w:t>
      </w:r>
      <w:r>
        <w:t>Apparatus</w:t>
      </w:r>
      <w:r w:rsidR="00CA2666">
        <w:t xml:space="preserve"> and </w:t>
      </w:r>
      <w:r>
        <w:t>Procedure</w:t>
      </w:r>
      <w:bookmarkEnd w:id="99"/>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100" w:name="_Toc114137569"/>
      <w:r>
        <w:t>Exclusion criteria</w:t>
      </w:r>
      <w:bookmarkEnd w:id="100"/>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101" w:name="_Toc114137570"/>
      <w:r>
        <w:lastRenderedPageBreak/>
        <w:t>Results</w:t>
      </w:r>
      <w:bookmarkEnd w:id="101"/>
    </w:p>
    <w:p w14:paraId="437897F0" w14:textId="160AA4C4" w:rsidR="000E54E1" w:rsidRDefault="00BA4221" w:rsidP="00974448">
      <w:pPr>
        <w:ind w:firstLine="0"/>
      </w:pPr>
      <w:r>
        <w:t xml:space="preserve">Prime visibility: </w:t>
      </w:r>
      <w:r w:rsidR="001F7E99">
        <w:t>i</w:t>
      </w:r>
      <w:r w:rsidR="0053128B">
        <w:t>n total</w:t>
      </w:r>
      <w:r>
        <w:t xml:space="preserve">, </w:t>
      </w:r>
      <w:r w:rsidR="00402BB2">
        <w:t>visibility rating</w:t>
      </w:r>
      <w:ins w:id="102" w:author="Liad Mudrik" w:date="2022-09-15T15:40:00Z">
        <w:r w:rsidR="00B170A4">
          <w:t>s</w:t>
        </w:r>
      </w:ins>
      <w:r w:rsidR="00402BB2">
        <w:t xml:space="preserve"> of 1 </w:t>
      </w:r>
      <w:del w:id="103" w:author="Liad Mudrik" w:date="2022-09-15T15:40:00Z">
        <w:r w:rsidR="00402BB2" w:rsidDel="00B170A4">
          <w:delText xml:space="preserve">was </w:delText>
        </w:r>
      </w:del>
      <w:ins w:id="104" w:author="Liad Mudrik" w:date="2022-09-15T15:40:00Z">
        <w:r w:rsidR="00B170A4">
          <w:t>were</w:t>
        </w:r>
        <w:r w:rsidR="00B170A4">
          <w:t xml:space="preserve"> </w:t>
        </w:r>
      </w:ins>
      <w:r w:rsidR="00402BB2">
        <w:t xml:space="preserve">given in </w:t>
      </w:r>
      <w:r w:rsidR="003F2C2D">
        <w:t>81.63</w:t>
      </w:r>
      <w:r>
        <w:t>% of the trials,</w:t>
      </w:r>
      <w:r w:rsidR="002E11F6">
        <w:t xml:space="preserve"> visibility rating</w:t>
      </w:r>
      <w:ins w:id="105" w:author="Liad Mudrik" w:date="2022-09-15T15:40:00Z">
        <w:r w:rsidR="002223D0">
          <w:t>s</w:t>
        </w:r>
      </w:ins>
      <w:r w:rsidR="002E11F6">
        <w:t xml:space="preserve"> of 2 in</w:t>
      </w:r>
      <w:r>
        <w:t xml:space="preserve"> </w:t>
      </w:r>
      <w:r w:rsidR="003F2C2D">
        <w:t>16.07</w:t>
      </w:r>
      <w:r>
        <w:t xml:space="preserve">% </w:t>
      </w:r>
      <w:r w:rsidR="002E11F6">
        <w:t>of the trials</w:t>
      </w:r>
      <w:r>
        <w:t>,</w:t>
      </w:r>
      <w:r w:rsidR="002E11F6">
        <w:t xml:space="preserve"> visibility rating</w:t>
      </w:r>
      <w:ins w:id="106" w:author="Liad Mudrik" w:date="2022-09-15T15:41:00Z">
        <w:r w:rsidR="002223D0">
          <w:t>s</w:t>
        </w:r>
      </w:ins>
      <w:r w:rsidR="002E11F6">
        <w:t xml:space="preserve"> of 3 in</w:t>
      </w:r>
      <w:r>
        <w:t xml:space="preserve"> </w:t>
      </w:r>
      <w:r w:rsidR="003F2C2D">
        <w:t>1.83</w:t>
      </w:r>
      <w:r>
        <w:t xml:space="preserve">% </w:t>
      </w:r>
      <w:r w:rsidR="002E11F6">
        <w:t>of the trials</w:t>
      </w:r>
      <w:r>
        <w:t xml:space="preserve"> and</w:t>
      </w:r>
      <w:r w:rsidR="002E11F6">
        <w:t xml:space="preserve"> visibility rating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w:t>
      </w:r>
      <w:del w:id="107" w:author="Liad Mudrik" w:date="2022-09-15T15:41:00Z">
        <w:r w:rsidR="000561B8" w:rsidDel="00DF5E7F">
          <w:delText xml:space="preserve">level, </w:delText>
        </w:r>
        <w:r w:rsidR="00D826D9" w:rsidDel="00DF5E7F">
          <w:delText>M = 50.2</w:delText>
        </w:r>
        <w:r w:rsidR="00D23156" w:rsidDel="00DF5E7F">
          <w:delText>6</w:delText>
        </w:r>
        <w:r w:rsidR="00D826D9" w:rsidDel="00DF5E7F">
          <w:delText>%, SD = 2.57, t</w:delText>
        </w:r>
        <w:r w:rsidR="00D826D9" w:rsidRPr="00974448" w:rsidDel="00DF5E7F">
          <w:delText>(8)</w:delText>
        </w:r>
        <w:r w:rsidR="00D826D9" w:rsidDel="00DF5E7F">
          <w:delText xml:space="preserve"> = 0.30, p = 0.77</w:delText>
        </w:r>
        <w:r w:rsidR="00D23156" w:rsidDel="00DF5E7F">
          <w:delText>0</w:delText>
        </w:r>
        <w:r w:rsidR="00D826D9" w:rsidDel="00DF5E7F">
          <w:delText>, 95% CI = [48.27, 52.24].</w:delText>
        </w:r>
        <w:r w:rsidR="008116EA" w:rsidRPr="008116EA" w:rsidDel="00DF5E7F">
          <w:delText xml:space="preserve"> </w:delText>
        </w:r>
        <w:r w:rsidR="005534BA" w:rsidDel="00DF5E7F">
          <w:delText>T</w:delText>
        </w:r>
      </w:del>
      <w:ins w:id="108" w:author="Liad Mudrik" w:date="2022-09-15T15:41:00Z">
        <w:r w:rsidR="00DF5E7F">
          <w:t>Again, this confirm the efficiency of our masking procedure (as will be the case for the two subsequent experiments, see below)</w:t>
        </w:r>
      </w:ins>
      <w:del w:id="109" w:author="Liad Mudrik" w:date="2022-09-15T15:41:00Z">
        <w:r w:rsidR="005534BA" w:rsidDel="00DF5E7F">
          <w:delText xml:space="preserve">o conclude, </w:delText>
        </w:r>
        <w:r w:rsidR="0077608B" w:rsidDel="00DF5E7F">
          <w:delText xml:space="preserve">it appears that </w:delText>
        </w:r>
        <w:r w:rsidR="005534BA" w:rsidDel="00DF5E7F">
          <w:delText xml:space="preserve">the masking </w:delText>
        </w:r>
        <w:r w:rsidR="00D11242" w:rsidDel="00DF5E7F">
          <w:delText>successfully</w:delText>
        </w:r>
        <w:r w:rsidR="005534BA" w:rsidDel="00DF5E7F">
          <w:delText xml:space="preserve"> rendered the stimuli invisible</w:delText>
        </w:r>
      </w:del>
      <w:r w:rsidR="005534BA">
        <w:t>.</w:t>
      </w:r>
    </w:p>
    <w:p w14:paraId="35416620" w14:textId="1A373DA0" w:rsidR="00F71D0B" w:rsidRDefault="000E54E1" w:rsidP="00063B24">
      <w:r>
        <w:t xml:space="preserve">Congruency effect: </w:t>
      </w:r>
      <w:r w:rsidR="006F18CB">
        <w:t xml:space="preserve">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F55B59">
        <w:t xml:space="preserve">Table </w:t>
      </w:r>
      <w:r w:rsidR="00F55B59">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5CFCD788" w:rsidR="003B10E1" w:rsidRDefault="003B10E1" w:rsidP="002872CF">
      <w:pPr>
        <w:pStyle w:val="Caption"/>
        <w:keepNext/>
      </w:pPr>
      <w:bookmarkStart w:id="110" w:name="_Ref114067886"/>
      <w:r>
        <w:t xml:space="preserve">Table </w:t>
      </w:r>
      <w:fldSimple w:instr=" SEQ Table \* ARABIC ">
        <w:r w:rsidR="002436A8">
          <w:rPr>
            <w:noProof/>
          </w:rPr>
          <w:t>2</w:t>
        </w:r>
      </w:fldSimple>
      <w:bookmarkEnd w:id="110"/>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4AFD8EC6"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ins w:id="111" w:author="Liad Mudrik" w:date="2022-09-15T15:44:00Z">
              <w:r w:rsidR="001675D8">
                <w:rPr>
                  <w:sz w:val="22"/>
                  <w:szCs w:val="22"/>
                </w:rPr>
                <w:t>D</w:t>
              </w:r>
            </w:ins>
            <w:del w:id="112" w:author="Liad Mudrik" w:date="2022-09-15T15:44:00Z">
              <w:r w:rsidRPr="00EA2CED" w:rsidDel="001675D8">
                <w:rPr>
                  <w:sz w:val="22"/>
                  <w:szCs w:val="22"/>
                </w:rPr>
                <w:delText>d</w:delText>
              </w:r>
            </w:del>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1AFBD2E4" w:rsidR="00AE66BB" w:rsidRDefault="00C072CE" w:rsidP="002872CF">
      <w:pPr>
        <w:pStyle w:val="Caption"/>
        <w:jc w:val="left"/>
      </w:pPr>
      <w:bookmarkStart w:id="113" w:name="_Ref113877160"/>
      <w:r>
        <w:t xml:space="preserve">Figure </w:t>
      </w:r>
      <w:fldSimple w:instr=" SEQ Figure \* ARABIC ">
        <w:r w:rsidR="007E2512">
          <w:rPr>
            <w:noProof/>
          </w:rPr>
          <w:t>4</w:t>
        </w:r>
      </w:fldSimple>
      <w:bookmarkEnd w:id="113"/>
      <w:r>
        <w:t xml:space="preserve">. </w:t>
      </w:r>
      <w:bookmarkStart w:id="114" w:name="_Hlk113877123"/>
      <w:r w:rsidRPr="00C072CE">
        <w:t xml:space="preserve">Results of Experiment </w:t>
      </w:r>
      <w:r>
        <w:t>2</w:t>
      </w:r>
      <w:r w:rsidRPr="00C072CE">
        <w:t xml:space="preserve">. </w:t>
      </w:r>
      <w:r w:rsidR="00D640C9">
        <w:t>(a</w:t>
      </w:r>
      <w:commentRangeStart w:id="115"/>
      <w:commentRangeStart w:id="116"/>
      <w:r w:rsidR="00D640C9">
        <w:t>) Reaching trajectories in trials where a correct answer was given</w:t>
      </w:r>
      <w:del w:id="117" w:author="Liad Mudrik" w:date="2022-09-15T15:42:00Z">
        <w:r w:rsidR="00D640C9" w:rsidDel="002872CF">
          <w:delText xml:space="preserve"> by choosing the left and right targets, averaged across all participants</w:delText>
        </w:r>
      </w:del>
      <w:r w:rsidR="00D640C9">
        <w:t>. Shaded areas are the SE. (b-</w:t>
      </w:r>
      <w:r w:rsidR="00426563">
        <w:t>e</w:t>
      </w:r>
      <w:r w:rsidR="00D640C9">
        <w:t xml:space="preserve">) </w:t>
      </w:r>
      <w:ins w:id="118" w:author="Liad Mudrik" w:date="2022-09-15T15:42:00Z">
        <w:r w:rsidR="002872CF">
          <w:t>results of the different movement variables</w:t>
        </w:r>
      </w:ins>
      <w:ins w:id="119" w:author="Liad Mudrik" w:date="2022-09-15T15:43:00Z">
        <w:r w:rsidR="002872CF">
          <w:t xml:space="preserve">, with the same annotations as in Figure 3. </w:t>
        </w:r>
      </w:ins>
      <w:del w:id="120" w:author="Liad Mudrik" w:date="2022-09-15T15:43:00Z">
        <w:r w:rsidR="00D640C9" w:rsidDel="002872CF">
          <w:delText xml:space="preserve">Dots are single participant averages while the red/blue horizontal lines are the average of all participants. Black error bars symbol the </w:delText>
        </w:r>
        <w:r w:rsidR="003050A0" w:rsidDel="002872CF">
          <w:delText>SE</w:delText>
        </w:r>
        <w:r w:rsidR="00D640C9" w:rsidDel="002872CF">
          <w:delText>. Full/dashed grey lines represent a numerical incline/decline (respectively) between the congruent and incongruent conditions</w:delText>
        </w:r>
        <w:commentRangeEnd w:id="115"/>
        <w:r w:rsidR="006919D4" w:rsidDel="002872CF">
          <w:rPr>
            <w:rStyle w:val="CommentReference"/>
            <w:i w:val="0"/>
            <w:iCs w:val="0"/>
            <w:color w:val="auto"/>
          </w:rPr>
          <w:commentReference w:id="115"/>
        </w:r>
      </w:del>
      <w:commentRangeEnd w:id="116"/>
      <w:r w:rsidR="00EB56AF">
        <w:rPr>
          <w:rStyle w:val="CommentReference"/>
          <w:i w:val="0"/>
          <w:iCs w:val="0"/>
          <w:color w:val="auto"/>
        </w:rPr>
        <w:commentReference w:id="116"/>
      </w:r>
      <w:del w:id="121" w:author="Liad Mudrik" w:date="2022-09-15T15:43:00Z">
        <w:r w:rsidRPr="00C072CE" w:rsidDel="002872CF">
          <w:delText>.</w:delText>
        </w:r>
      </w:del>
      <w:bookmarkEnd w:id="114"/>
    </w:p>
    <w:p w14:paraId="478CC092" w14:textId="77777777" w:rsidR="005948F8" w:rsidRPr="005948F8" w:rsidRDefault="005948F8" w:rsidP="005948F8"/>
    <w:p w14:paraId="65366A3D" w14:textId="27CF7643" w:rsidR="00D826D9" w:rsidRDefault="00D826D9" w:rsidP="006238E0">
      <w:pPr>
        <w:pStyle w:val="Heading3"/>
      </w:pPr>
      <w:bookmarkStart w:id="122" w:name="_Toc114137571"/>
      <w:r>
        <w:t>Discussion</w:t>
      </w:r>
      <w:bookmarkEnd w:id="122"/>
    </w:p>
    <w:p w14:paraId="1ACEDBB1" w14:textId="15CA3A8B" w:rsidR="00D44019" w:rsidRDefault="005B4E48" w:rsidP="0046336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 xml:space="preserve">n effect is found </w:t>
      </w:r>
      <w:r w:rsidR="00EC3DA9">
        <w:lastRenderedPageBreak/>
        <w:t>in the</w:t>
      </w:r>
      <w:r w:rsidR="00FA1183">
        <w:t xml:space="preserve"> reach</w:t>
      </w:r>
      <w:r w:rsidR="00EC3DA9">
        <w:t xml:space="preserve"> </w:t>
      </w:r>
      <w:r w:rsidR="00FE25BD">
        <w:t>area</w:t>
      </w:r>
      <w:r w:rsidR="00FA1183">
        <w:t xml:space="preserve"> variable</w:t>
      </w:r>
      <w:ins w:id="123" w:author="Liad Mudrik" w:date="2022-09-15T15:43:00Z">
        <w:r w:rsidR="002D5D25">
          <w:t xml:space="preserve"> (p</w:t>
        </w:r>
        <w:commentRangeStart w:id="124"/>
        <w:r w:rsidR="002D5D25">
          <w:t>=??)</w:t>
        </w:r>
      </w:ins>
      <w:r w:rsidR="00FE25BD">
        <w:t>.</w:t>
      </w:r>
      <w:r w:rsidR="00D826D9" w:rsidRPr="00E93521">
        <w:t xml:space="preserve"> </w:t>
      </w:r>
      <w:commentRangeEnd w:id="124"/>
      <w:r w:rsidR="00783631">
        <w:rPr>
          <w:rStyle w:val="CommentReference"/>
        </w:rPr>
        <w:commentReference w:id="124"/>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125" w:name="_Toc114137572"/>
      <w:r>
        <w:t xml:space="preserve">Pilot </w:t>
      </w:r>
      <w:r w:rsidR="00ED60E1">
        <w:t>Exp</w:t>
      </w:r>
      <w:r>
        <w:t>eriment</w:t>
      </w:r>
      <w:r w:rsidR="00ED60E1">
        <w:t xml:space="preserve"> 3</w:t>
      </w:r>
      <w:bookmarkEnd w:id="125"/>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126" w:name="_Toc114137573"/>
      <w:r>
        <w:t>Methods</w:t>
      </w:r>
      <w:bookmarkEnd w:id="126"/>
    </w:p>
    <w:p w14:paraId="3B29F863" w14:textId="77777777" w:rsidR="00D826D9" w:rsidRDefault="00D826D9" w:rsidP="006238E0">
      <w:pPr>
        <w:pStyle w:val="Heading4"/>
      </w:pPr>
      <w:bookmarkStart w:id="127" w:name="_Toc114137574"/>
      <w:r>
        <w:t>Participants</w:t>
      </w:r>
      <w:bookmarkEnd w:id="127"/>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128" w:name="_Toc114137575"/>
      <w:r>
        <w:t>Stimuli</w:t>
      </w:r>
      <w:r w:rsidR="008E682E">
        <w:t>, Apparatus and Procedure</w:t>
      </w:r>
      <w:bookmarkEnd w:id="128"/>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w:t>
      </w:r>
      <w:r w:rsidR="008E682E">
        <w:lastRenderedPageBreak/>
        <w:t xml:space="preserve">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129" w:name="_Toc114137576"/>
      <w:r>
        <w:t>Results</w:t>
      </w:r>
      <w:bookmarkEnd w:id="129"/>
    </w:p>
    <w:p w14:paraId="3C8905BD" w14:textId="1987759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del w:id="130" w:author="Liad Mudrik" w:date="2022-09-15T15:45:00Z">
        <w:r w:rsidR="008116EA" w:rsidDel="002973C7">
          <w:delText xml:space="preserve">Thus, </w:delText>
        </w:r>
        <w:r w:rsidR="008351C5" w:rsidDel="002973C7">
          <w:delText>akin to previous experiments, masking was effective.</w:delText>
        </w:r>
      </w:del>
    </w:p>
    <w:p w14:paraId="79B2248F" w14:textId="6D469747"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ins w:id="131" w:author="Liad Mudrik" w:date="2022-09-15T15:45:00Z">
        <w:r w:rsidR="002973C7">
          <w:t>,</w:t>
        </w:r>
      </w:ins>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956ED9">
        <w:t xml:space="preserve">Table </w:t>
      </w:r>
      <w:r w:rsidR="00956ED9">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550359" w:rsidR="00D826D9" w:rsidRDefault="00810BEA" w:rsidP="00212789">
      <w:pPr>
        <w:rPr>
          <w:ins w:id="132" w:author="Liad Mudrik" w:date="2022-09-15T15:45:00Z"/>
        </w:rPr>
      </w:pPr>
      <w:del w:id="133" w:author="Liad Mudrik" w:date="2022-09-15T15:45:00Z">
        <w:r w:rsidDel="002973C7">
          <w:delText>Different from</w:delText>
        </w:r>
      </w:del>
      <w:ins w:id="134" w:author="Liad Mudrik" w:date="2022-09-15T15:45:00Z">
        <w:r w:rsidR="002973C7">
          <w:t>As opposed to</w:t>
        </w:r>
      </w:ins>
      <w:r>
        <w:t xml:space="preserve">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E27440">
        <w:t xml:space="preserve"> </w:t>
      </w:r>
      <w:r w:rsidR="006A1DF9">
        <w:fldChar w:fldCharType="begin"/>
      </w:r>
      <w:r w:rsidR="006A1DF9">
        <w:instrText xml:space="preserve"> REF _Ref114130120 \h </w:instrText>
      </w:r>
      <w:r w:rsidR="006A1DF9">
        <w:fldChar w:fldCharType="separate"/>
      </w:r>
      <w:r w:rsidR="006A1DF9">
        <w:t xml:space="preserve">Supplementary Table </w:t>
      </w:r>
      <w:r w:rsidR="006A1DF9">
        <w:rPr>
          <w:noProof/>
        </w:rPr>
        <w:t>1</w:t>
      </w:r>
      <w:r w:rsidR="006A1DF9">
        <w:fldChar w:fldCharType="end"/>
      </w:r>
      <w:r w:rsidR="00634E13">
        <w:t>).</w:t>
      </w:r>
    </w:p>
    <w:p w14:paraId="45D5EF99" w14:textId="77777777" w:rsidR="002973C7" w:rsidRDefault="002973C7" w:rsidP="00212789"/>
    <w:p w14:paraId="3D3AA847" w14:textId="29D4F2DF" w:rsidR="001D150D" w:rsidRDefault="001D150D" w:rsidP="002973C7">
      <w:pPr>
        <w:pStyle w:val="Caption"/>
        <w:keepNext/>
      </w:pPr>
      <w:bookmarkStart w:id="135" w:name="_Ref114067946"/>
      <w:r>
        <w:t xml:space="preserve">Table </w:t>
      </w:r>
      <w:fldSimple w:instr=" SEQ Table \* ARABIC ">
        <w:r w:rsidR="002436A8">
          <w:rPr>
            <w:noProof/>
          </w:rPr>
          <w:t>3</w:t>
        </w:r>
      </w:fldSimple>
      <w:bookmarkEnd w:id="135"/>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w:t>
            </w:r>
            <w:proofErr w:type="spellStart"/>
            <w:r w:rsidR="001C7715">
              <w:rPr>
                <w:sz w:val="22"/>
                <w:szCs w:val="22"/>
              </w:rPr>
              <w:t>df</w:t>
            </w:r>
            <w:proofErr w:type="spellEnd"/>
            <w:r w:rsidR="001C7715">
              <w:rPr>
                <w:sz w:val="22"/>
                <w:szCs w:val="22"/>
              </w:rPr>
              <w:t>)</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9D97969" w:rsidR="00861172" w:rsidRDefault="00F3771A" w:rsidP="008351C5">
      <w:pPr>
        <w:pStyle w:val="Caption"/>
        <w:jc w:val="left"/>
      </w:pPr>
      <w:bookmarkStart w:id="136" w:name="_Ref113877436"/>
      <w:r>
        <w:t xml:space="preserve">Figure </w:t>
      </w:r>
      <w:fldSimple w:instr=" SEQ Figure \* ARABIC ">
        <w:r w:rsidR="007E2512">
          <w:rPr>
            <w:noProof/>
          </w:rPr>
          <w:t>5</w:t>
        </w:r>
      </w:fldSimple>
      <w:bookmarkEnd w:id="136"/>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Response time in the first block of the first and second days.</w:t>
      </w:r>
      <w:r w:rsidR="00246539">
        <w:t xml:space="preserve">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 xml:space="preserve"> .</w:t>
      </w:r>
    </w:p>
    <w:p w14:paraId="606097A7" w14:textId="001D673D" w:rsidR="00D826D9" w:rsidRDefault="00D826D9" w:rsidP="006238E0">
      <w:pPr>
        <w:pStyle w:val="Heading3"/>
      </w:pPr>
      <w:bookmarkStart w:id="137" w:name="_Toc114137577"/>
      <w:r>
        <w:t>Discussion</w:t>
      </w:r>
      <w:bookmarkEnd w:id="137"/>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ins w:id="138" w:author="Liad Mudrik" w:date="2022-09-15T15:45:00Z">
        <w:r w:rsidR="00E432CC">
          <w:t>,</w:t>
        </w:r>
      </w:ins>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w:t>
      </w:r>
      <w:r w:rsidR="00E40999">
        <w:lastRenderedPageBreak/>
        <w:t xml:space="preserve">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0E9193A7" w:rsidR="00FC3846" w:rsidRDefault="00865203" w:rsidP="00212789">
      <w:r>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39"/>
      <w:r w:rsidR="0058739A">
        <w:t>excluded trials</w:t>
      </w:r>
      <w:commentRangeEnd w:id="139"/>
      <w:r w:rsidR="00EB2FF8">
        <w:rPr>
          <w:rStyle w:val="CommentReference"/>
        </w:rPr>
        <w:commentReference w:id="139"/>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01DA232C" w:rsidR="00ED60E1" w:rsidRDefault="00CE37CA" w:rsidP="006238E0">
      <w:pPr>
        <w:pStyle w:val="Heading2"/>
      </w:pPr>
      <w:bookmarkStart w:id="140" w:name="_Toc114137578"/>
      <w:r>
        <w:t>Experiment 4</w:t>
      </w:r>
      <w:bookmarkEnd w:id="140"/>
    </w:p>
    <w:p w14:paraId="3D3FAF54" w14:textId="18B91046" w:rsidR="00D826D9" w:rsidRDefault="00A8788A" w:rsidP="00717FF1">
      <w:pPr>
        <w:ind w:firstLine="0"/>
      </w:pPr>
      <w:r>
        <w:t>Experiment 4</w:t>
      </w:r>
      <w:r w:rsidR="00FC3846">
        <w:t xml:space="preserve"> was preregistered </w:t>
      </w:r>
      <w:commentRangeStart w:id="141"/>
      <w:commentRangeStart w:id="142"/>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41"/>
      <w:r w:rsidR="004A07AA">
        <w:rPr>
          <w:rStyle w:val="CommentReference"/>
        </w:rPr>
        <w:commentReference w:id="141"/>
      </w:r>
      <w:commentRangeEnd w:id="142"/>
      <w:r w:rsidR="005436B9">
        <w:rPr>
          <w:rStyle w:val="CommentReference"/>
        </w:rPr>
        <w:commentReference w:id="142"/>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w:t>
      </w:r>
      <w:proofErr w:type="spellStart"/>
      <w:r w:rsidR="006911C5" w:rsidRPr="006911C5">
        <w:rPr>
          <w:rFonts w:ascii="Times New Roman" w:hAnsi="Times New Roman" w:cs="Times New Roman"/>
        </w:rPr>
        <w:t>Desmurget</w:t>
      </w:r>
      <w:proofErr w:type="spellEnd"/>
      <w:r w:rsidR="006911C5" w:rsidRPr="006911C5">
        <w:rPr>
          <w:rFonts w:ascii="Times New Roman" w:hAnsi="Times New Roman" w:cs="Times New Roman"/>
        </w:rPr>
        <w:t xml:space="preserve"> et al., 1997; </w:t>
      </w:r>
      <w:proofErr w:type="spellStart"/>
      <w:r w:rsidR="006911C5" w:rsidRPr="006911C5">
        <w:rPr>
          <w:rFonts w:ascii="Times New Roman" w:hAnsi="Times New Roman" w:cs="Times New Roman"/>
        </w:rPr>
        <w:t>Palluel</w:t>
      </w:r>
      <w:proofErr w:type="spellEnd"/>
      <w:r w:rsidR="006911C5" w:rsidRPr="006911C5">
        <w:rPr>
          <w:rFonts w:ascii="Times New Roman" w:hAnsi="Times New Roman" w:cs="Times New Roman"/>
        </w:rPr>
        <w:t>-Germain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proofErr w:type="spellStart"/>
      <w:r w:rsidR="0018350F" w:rsidRPr="0018350F">
        <w:rPr>
          <w:rFonts w:ascii="Times New Roman" w:hAnsi="Times New Roman" w:cs="Times New Roman"/>
        </w:rPr>
        <w:t>Dehaene</w:t>
      </w:r>
      <w:proofErr w:type="spellEnd"/>
      <w:r w:rsidR="0018350F" w:rsidRPr="0018350F">
        <w:rPr>
          <w:rFonts w:ascii="Times New Roman" w:hAnsi="Times New Roman" w:cs="Times New Roman"/>
        </w:rPr>
        <w:t xml:space="preserv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3ABCD289" w:rsidR="001C0104" w:rsidRDefault="001C0104" w:rsidP="00B25647">
      <w:pPr>
        <w:ind w:firstLine="0"/>
        <w:rPr>
          <w:ins w:id="143" w:author="Liad Mudrik" w:date="2022-09-15T15:46:00Z"/>
        </w:rPr>
      </w:pPr>
    </w:p>
    <w:p w14:paraId="78E5B738" w14:textId="58610BA4" w:rsidR="005436B9" w:rsidRDefault="005436B9" w:rsidP="00B25647">
      <w:pPr>
        <w:ind w:firstLine="0"/>
        <w:rPr>
          <w:ins w:id="144" w:author="Liad Mudrik" w:date="2022-09-15T15:46:00Z"/>
        </w:rPr>
      </w:pPr>
    </w:p>
    <w:p w14:paraId="1E08811A" w14:textId="77777777" w:rsidR="005436B9" w:rsidRDefault="005436B9" w:rsidP="00B25647">
      <w:pPr>
        <w:ind w:firstLine="0"/>
      </w:pPr>
    </w:p>
    <w:p w14:paraId="4F35F08C" w14:textId="1E5D7171" w:rsidR="00D826D9" w:rsidRDefault="00D826D9" w:rsidP="006238E0">
      <w:pPr>
        <w:pStyle w:val="Heading3"/>
      </w:pPr>
      <w:bookmarkStart w:id="145" w:name="_Toc114137579"/>
      <w:r>
        <w:lastRenderedPageBreak/>
        <w:t>Methods</w:t>
      </w:r>
      <w:bookmarkEnd w:id="145"/>
    </w:p>
    <w:p w14:paraId="635A0C30" w14:textId="77777777" w:rsidR="00D826D9" w:rsidRDefault="00D826D9" w:rsidP="006238E0">
      <w:pPr>
        <w:pStyle w:val="Heading4"/>
      </w:pPr>
      <w:bookmarkStart w:id="146" w:name="_Toc114137580"/>
      <w:r>
        <w:t>Participants</w:t>
      </w:r>
      <w:bookmarkEnd w:id="146"/>
    </w:p>
    <w:p w14:paraId="10928BC5" w14:textId="0DA025DC" w:rsidR="00D826D9" w:rsidRDefault="004543AF" w:rsidP="005E6629">
      <w:pPr>
        <w:ind w:firstLine="0"/>
      </w:pPr>
      <w:r>
        <w:t>The recruitment procedure and criteri</w:t>
      </w:r>
      <w:r w:rsidR="00E432DA">
        <w:t>a</w:t>
      </w:r>
      <w:r>
        <w:t xml:space="preserve"> were identical to those of </w:t>
      </w:r>
      <w:del w:id="147" w:author="Chen Heller" w:date="2022-09-14T13:08:00Z">
        <w:r w:rsidDel="00035FA8">
          <w:delText>Exp 1</w:delText>
        </w:r>
      </w:del>
      <w:ins w:id="148"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w:t>
      </w:r>
      <w:proofErr w:type="spellStart"/>
      <w:r w:rsidR="007D4FD0" w:rsidRPr="007D4FD0">
        <w:rPr>
          <w:rFonts w:ascii="Times New Roman" w:hAnsi="Times New Roman" w:cs="Times New Roman"/>
        </w:rPr>
        <w:t>Faul</w:t>
      </w:r>
      <w:proofErr w:type="spellEnd"/>
      <w:r w:rsidR="007D4FD0" w:rsidRPr="007D4FD0">
        <w:rPr>
          <w:rFonts w:ascii="Times New Roman" w:hAnsi="Times New Roman" w:cs="Times New Roman"/>
        </w:rPr>
        <w:t xml:space="preserve">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49" w:name="_Toc114137581"/>
      <w:r>
        <w:t>Stimuli</w:t>
      </w:r>
      <w:r w:rsidR="00521037">
        <w:t xml:space="preserve">, Apparatus and </w:t>
      </w:r>
      <w:r>
        <w:t>Procedure</w:t>
      </w:r>
      <w:bookmarkEnd w:id="149"/>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w:t>
      </w:r>
      <w:r w:rsidR="00D826D9">
        <w:lastRenderedPageBreak/>
        <w:t xml:space="preserve">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50" w:name="_Toc114137582"/>
      <w:r>
        <w:t>Exclusion criteria</w:t>
      </w:r>
      <w:bookmarkEnd w:id="150"/>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51" w:name="_Toc114137583"/>
      <w:r>
        <w:t>Results</w:t>
      </w:r>
      <w:bookmarkEnd w:id="151"/>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was not consciously </w:t>
      </w:r>
      <w:r w:rsidR="00635792">
        <w:t>p</w:t>
      </w:r>
      <w:r w:rsidR="00E47313">
        <w:t>erceived</w:t>
      </w:r>
      <w:r w:rsidR="008116EA">
        <w:t>.</w:t>
      </w:r>
    </w:p>
    <w:p w14:paraId="592EF16E" w14:textId="6CAACD5B" w:rsidR="00691DE5" w:rsidRDefault="00652B7D" w:rsidP="00CB785E">
      <w:pPr>
        <w:ind w:firstLine="0"/>
        <w:pPrChange w:id="152" w:author="Liad Mudrik" w:date="2022-09-15T15:47:00Z">
          <w:pPr/>
        </w:pPrChange>
      </w:pPr>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EC38FA">
        <w:t xml:space="preserve">Table </w:t>
      </w:r>
      <w:r w:rsidR="00EC38F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ins w:id="153" w:author="Liad Mudrik" w:date="2022-09-15T15:48:00Z">
        <w:r w:rsidR="00CB785E">
          <w:t xml:space="preserve">In </w:t>
        </w:r>
      </w:ins>
      <w:del w:id="154" w:author="Liad Mudrik" w:date="2022-09-15T15:48:00Z">
        <w:r w:rsidR="00F01249" w:rsidDel="00CB785E">
          <w:delText>Contrastingly</w:delText>
        </w:r>
      </w:del>
      <w:ins w:id="155" w:author="Liad Mudrik" w:date="2022-09-15T15:48:00Z">
        <w:r w:rsidR="00CB785E">
          <w:t>c</w:t>
        </w:r>
        <w:r w:rsidR="00CB785E">
          <w:t>ontrast</w:t>
        </w:r>
      </w:ins>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47F1B8E6" w:rsidR="006119BA" w:rsidRDefault="00F01249" w:rsidP="00FE0AE9">
      <w:pPr>
        <w:rPr>
          <w:ins w:id="156" w:author="Liad Mudrik" w:date="2022-09-15T15:48:00Z"/>
        </w:rPr>
      </w:pPr>
      <w:r>
        <w:t xml:space="preserve">As predicted by </w:t>
      </w:r>
      <w:r w:rsidR="002F313C" w:rsidRPr="002F313C">
        <w:t>Experiment 2</w:t>
      </w:r>
      <w:r w:rsidR="00EB57B5">
        <w:t xml:space="preserve"> </w:t>
      </w:r>
      <w:r w:rsidR="00C0785D">
        <w:t>a</w:t>
      </w:r>
      <w:r w:rsidR="00EB57B5">
        <w:t xml:space="preserve">nd </w:t>
      </w:r>
      <w:r w:rsidR="002F313C" w:rsidRPr="002F313C">
        <w:t>Experiment 3</w:t>
      </w:r>
      <w:ins w:id="157" w:author="Liad Mudrik" w:date="2022-09-15T15:48:00Z">
        <w:r w:rsidR="00133122">
          <w:t>,</w:t>
        </w:r>
      </w:ins>
      <w:r w:rsidR="00EB57B5">
        <w:t xml:space="preserve"> </w:t>
      </w:r>
      <w:ins w:id="158" w:author="Liad Mudrik" w:date="2022-09-15T15:48:00Z">
        <w:r w:rsidR="00133122">
          <w:t>t</w:t>
        </w:r>
      </w:ins>
      <w:del w:id="159" w:author="Liad Mudrik" w:date="2022-09-15T15:48:00Z">
        <w:r w:rsidR="00E31540" w:rsidDel="00133122">
          <w:delText>T</w:delText>
        </w:r>
      </w:del>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lastRenderedPageBreak/>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6A1DF9">
        <w:t xml:space="preserve">Supplementary Table </w:t>
      </w:r>
      <w:r w:rsidR="006A1DF9">
        <w:rPr>
          <w:noProof/>
        </w:rPr>
        <w:t>2</w:t>
      </w:r>
      <w:r w:rsidR="006A1DF9">
        <w:fldChar w:fldCharType="end"/>
      </w:r>
      <w:r w:rsidR="007C13FD">
        <w:t>)</w:t>
      </w:r>
      <w:r>
        <w:t>.</w:t>
      </w:r>
    </w:p>
    <w:p w14:paraId="1F4F1A7C" w14:textId="77777777" w:rsidR="00774E47" w:rsidRDefault="00774E47" w:rsidP="00FE0AE9"/>
    <w:p w14:paraId="53CA5193" w14:textId="43D6BC32" w:rsidR="002436A8" w:rsidRDefault="002436A8" w:rsidP="005436B9">
      <w:pPr>
        <w:pStyle w:val="Caption"/>
      </w:pPr>
      <w:bookmarkStart w:id="160" w:name="_Ref114068072"/>
      <w:r>
        <w:t xml:space="preserve">Table </w:t>
      </w:r>
      <w:fldSimple w:instr=" SEQ Table \* ARABIC ">
        <w:r>
          <w:rPr>
            <w:noProof/>
          </w:rPr>
          <w:t>4</w:t>
        </w:r>
      </w:fldSimple>
      <w:bookmarkEnd w:id="160"/>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45B085" w:rsidR="009F050A" w:rsidRPr="00F01249" w:rsidRDefault="007E2512" w:rsidP="005436B9">
      <w:pPr>
        <w:pStyle w:val="Caption"/>
      </w:pPr>
      <w:bookmarkStart w:id="161" w:name="_Ref113906821"/>
      <w:r>
        <w:t xml:space="preserve">Figure </w:t>
      </w:r>
      <w:fldSimple w:instr=" SEQ Figure \* ARABIC ">
        <w:r>
          <w:rPr>
            <w:noProof/>
          </w:rPr>
          <w:t>6</w:t>
        </w:r>
      </w:fldSimple>
      <w:bookmarkEnd w:id="161"/>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w:t>
      </w:r>
      <w:r w:rsidR="001F33A0">
        <w:t>Grey shade marks where the difference between the trajectories was found to be significant according to a permutation and clustering procedure.</w:t>
      </w:r>
      <w:r w:rsidR="001F33A0">
        <w:t xml:space="preserv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62" w:name="_Toc114137584"/>
      <w:r>
        <w:t>Discussion</w:t>
      </w:r>
      <w:bookmarkEnd w:id="162"/>
    </w:p>
    <w:p w14:paraId="0B7BE30B" w14:textId="3734884B"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lastRenderedPageBreak/>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AF0130">
        <w:t xml:space="preserve"> </w:t>
      </w:r>
      <w:commentRangeStart w:id="163"/>
      <w:commentRangeStart w:id="164"/>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r w:rsidR="00AF0130">
        <w:fldChar w:fldCharType="end"/>
      </w:r>
      <w:commentRangeEnd w:id="163"/>
      <w:r w:rsidR="007B4A83">
        <w:rPr>
          <w:rStyle w:val="CommentReference"/>
        </w:rPr>
        <w:commentReference w:id="163"/>
      </w:r>
      <w:commentRangeEnd w:id="164"/>
      <w:r w:rsidR="00422967">
        <w:rPr>
          <w:rStyle w:val="CommentReference"/>
        </w:rPr>
        <w:commentReference w:id="164"/>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65" w:name="_Toc114137585"/>
      <w:r>
        <w:t xml:space="preserve">General </w:t>
      </w:r>
      <w:r w:rsidR="00E668B7">
        <w:t>Discussion</w:t>
      </w:r>
      <w:bookmarkEnd w:id="165"/>
    </w:p>
    <w:p w14:paraId="0EAC151E" w14:textId="14E08895"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w:t>
      </w:r>
      <w:proofErr w:type="spellStart"/>
      <w:r w:rsidR="009706FD" w:rsidRPr="009706FD">
        <w:rPr>
          <w:rFonts w:ascii="Times New Roman" w:hAnsi="Times New Roman" w:cs="Times New Roman"/>
        </w:rPr>
        <w:t>Hassin</w:t>
      </w:r>
      <w:proofErr w:type="spellEnd"/>
      <w:r w:rsidR="009706FD" w:rsidRPr="009706FD">
        <w:rPr>
          <w:rFonts w:ascii="Times New Roman" w:hAnsi="Times New Roman" w:cs="Times New Roman"/>
        </w:rPr>
        <w:t xml:space="preserve">, 2013; </w:t>
      </w:r>
      <w:proofErr w:type="spellStart"/>
      <w:r w:rsidR="009706FD" w:rsidRPr="009706FD">
        <w:rPr>
          <w:rFonts w:ascii="Times New Roman" w:hAnsi="Times New Roman" w:cs="Times New Roman"/>
        </w:rPr>
        <w:t>Hesselmann</w:t>
      </w:r>
      <w:proofErr w:type="spellEnd"/>
      <w:r w:rsidR="009706FD" w:rsidRPr="009706FD">
        <w:rPr>
          <w:rFonts w:ascii="Times New Roman" w:hAnsi="Times New Roman" w:cs="Times New Roman"/>
        </w:rPr>
        <w:t xml:space="preserve">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 xml:space="preserve">(Greenwald et al., 1996; Van den </w:t>
      </w:r>
      <w:proofErr w:type="spellStart"/>
      <w:r w:rsidR="00D053EA" w:rsidRPr="00D053EA">
        <w:rPr>
          <w:rFonts w:ascii="Times New Roman" w:hAnsi="Times New Roman" w:cs="Times New Roman"/>
        </w:rPr>
        <w:t>Bussche</w:t>
      </w:r>
      <w:proofErr w:type="spellEnd"/>
      <w:r w:rsidR="00D053EA" w:rsidRPr="00D053EA">
        <w:rPr>
          <w:rFonts w:ascii="Times New Roman" w:hAnsi="Times New Roman" w:cs="Times New Roman"/>
        </w:rPr>
        <w:t xml:space="preserv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proofErr w:type="spellStart"/>
      <w:r w:rsidR="005C621D" w:rsidRPr="005C621D">
        <w:rPr>
          <w:rFonts w:ascii="Times New Roman" w:hAnsi="Times New Roman" w:cs="Times New Roman"/>
        </w:rPr>
        <w:t>Dehaene</w:t>
      </w:r>
      <w:proofErr w:type="spellEnd"/>
      <w:r w:rsidR="005C621D" w:rsidRPr="005C621D">
        <w:rPr>
          <w:rFonts w:ascii="Times New Roman" w:hAnsi="Times New Roman" w:cs="Times New Roman"/>
        </w:rPr>
        <w:t xml:space="preserv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w:t>
      </w:r>
      <w:proofErr w:type="spellStart"/>
      <w:r w:rsidR="000C2464" w:rsidRPr="000C2464">
        <w:rPr>
          <w:rFonts w:ascii="Times New Roman" w:hAnsi="Times New Roman" w:cs="Times New Roman"/>
        </w:rPr>
        <w:t>Mattler</w:t>
      </w:r>
      <w:proofErr w:type="spellEnd"/>
      <w:r w:rsidR="000C2464" w:rsidRPr="000C2464">
        <w:rPr>
          <w:rFonts w:ascii="Times New Roman" w:hAnsi="Times New Roman" w:cs="Times New Roman"/>
        </w:rPr>
        <w:t xml:space="preserve">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4B58AE9B"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del w:id="166" w:author="Liad Mudrik" w:date="2022-09-15T17:02:00Z">
        <w:r w:rsidR="000F737A" w:rsidDel="00422967">
          <w:delText xml:space="preserve">detectable </w:delText>
        </w:r>
      </w:del>
      <w:ins w:id="167" w:author="Liad Mudrik" w:date="2022-09-15T17:02:00Z">
        <w:r w:rsidR="00422967">
          <w:t>found</w:t>
        </w:r>
        <w:r w:rsidR="00422967">
          <w:t xml:space="preserve">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w:t>
      </w:r>
      <w:proofErr w:type="spellStart"/>
      <w:r w:rsidR="00915CA3" w:rsidRPr="00915CA3">
        <w:rPr>
          <w:rFonts w:ascii="Times New Roman" w:hAnsi="Times New Roman" w:cs="Times New Roman"/>
        </w:rPr>
        <w:t>Merikle</w:t>
      </w:r>
      <w:proofErr w:type="spellEnd"/>
      <w:r w:rsidR="00915CA3" w:rsidRPr="00915CA3">
        <w:rPr>
          <w:rFonts w:ascii="Times New Roman" w:hAnsi="Times New Roman" w:cs="Times New Roman"/>
        </w:rPr>
        <w:t xml:space="preserve">, 1992; Peters &amp; Lau, 2015; </w:t>
      </w:r>
      <w:proofErr w:type="spellStart"/>
      <w:r w:rsidR="00915CA3" w:rsidRPr="00915CA3">
        <w:rPr>
          <w:rFonts w:ascii="Times New Roman" w:hAnsi="Times New Roman" w:cs="Times New Roman"/>
        </w:rPr>
        <w:t>Zerweck</w:t>
      </w:r>
      <w:proofErr w:type="spellEnd"/>
      <w:r w:rsidR="00915CA3" w:rsidRPr="00915CA3">
        <w:rPr>
          <w:rFonts w:ascii="Times New Roman" w:hAnsi="Times New Roman" w:cs="Times New Roman"/>
        </w:rPr>
        <w:t xml:space="preserve">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proofErr w:type="spellStart"/>
      <w:r w:rsidR="00B36FEC" w:rsidRPr="00B36FEC">
        <w:rPr>
          <w:rFonts w:ascii="Times New Roman" w:hAnsi="Times New Roman" w:cs="Times New Roman"/>
        </w:rPr>
        <w:t>Dehaene</w:t>
      </w:r>
      <w:proofErr w:type="spellEnd"/>
      <w:r w:rsidR="00B36FEC" w:rsidRPr="00B36FEC">
        <w:rPr>
          <w:rFonts w:ascii="Times New Roman" w:hAnsi="Times New Roman" w:cs="Times New Roman"/>
        </w:rPr>
        <w:t xml:space="preserv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w:t>
      </w:r>
      <w:proofErr w:type="spellStart"/>
      <w:r w:rsidR="000447E3" w:rsidRPr="000447E3">
        <w:rPr>
          <w:rFonts w:ascii="Times New Roman" w:hAnsi="Times New Roman" w:cs="Times New Roman"/>
        </w:rPr>
        <w:t>Dotan</w:t>
      </w:r>
      <w:proofErr w:type="spellEnd"/>
      <w:r w:rsidR="000447E3" w:rsidRPr="000447E3">
        <w:rPr>
          <w:rFonts w:ascii="Times New Roman" w:hAnsi="Times New Roman" w:cs="Times New Roman"/>
        </w:rPr>
        <w:t xml:space="preserve">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w:t>
      </w:r>
      <w:proofErr w:type="spellStart"/>
      <w:r w:rsidR="00B46B54" w:rsidRPr="00B46B54">
        <w:rPr>
          <w:rFonts w:ascii="Times New Roman" w:hAnsi="Times New Roman" w:cs="Times New Roman"/>
        </w:rPr>
        <w:t>Resulaj</w:t>
      </w:r>
      <w:proofErr w:type="spellEnd"/>
      <w:r w:rsidR="00B46B54" w:rsidRPr="00B46B54">
        <w:rPr>
          <w:rFonts w:ascii="Times New Roman" w:hAnsi="Times New Roman" w:cs="Times New Roman"/>
        </w:rPr>
        <w:t xml:space="preserve">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w:t>
      </w:r>
      <w:r w:rsidR="001F5C20">
        <w:lastRenderedPageBreak/>
        <w:t xml:space="preserve">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w:t>
      </w:r>
      <w:proofErr w:type="spellStart"/>
      <w:r w:rsidR="00C07D7A" w:rsidRPr="00DB56AD">
        <w:rPr>
          <w:rFonts w:ascii="Times New Roman" w:hAnsi="Times New Roman" w:cs="Times New Roman"/>
        </w:rPr>
        <w:t>Desmurget</w:t>
      </w:r>
      <w:proofErr w:type="spellEnd"/>
      <w:r w:rsidR="00C07D7A" w:rsidRPr="00DB56AD">
        <w:rPr>
          <w:rFonts w:ascii="Times New Roman" w:hAnsi="Times New Roman" w:cs="Times New Roman"/>
        </w:rPr>
        <w:t xml:space="preserve"> et al., 1997; </w:t>
      </w:r>
      <w:proofErr w:type="spellStart"/>
      <w:r w:rsidR="00C07D7A" w:rsidRPr="00DB56AD">
        <w:rPr>
          <w:rFonts w:ascii="Times New Roman" w:hAnsi="Times New Roman" w:cs="Times New Roman"/>
        </w:rPr>
        <w:t>Palluel</w:t>
      </w:r>
      <w:proofErr w:type="spellEnd"/>
      <w:r w:rsidR="00C07D7A" w:rsidRPr="00DB56AD">
        <w:rPr>
          <w:rFonts w:ascii="Times New Roman" w:hAnsi="Times New Roman" w:cs="Times New Roman"/>
        </w:rPr>
        <w:t>-Germain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w:t>
      </w:r>
      <w:proofErr w:type="spellStart"/>
      <w:r w:rsidR="00C07D7A" w:rsidRPr="00A9331B">
        <w:rPr>
          <w:rFonts w:ascii="Times New Roman" w:hAnsi="Times New Roman" w:cs="Times New Roman"/>
        </w:rPr>
        <w:t>Malejka</w:t>
      </w:r>
      <w:proofErr w:type="spellEnd"/>
      <w:r w:rsidR="00C07D7A" w:rsidRPr="00A9331B">
        <w:rPr>
          <w:rFonts w:ascii="Times New Roman" w:hAnsi="Times New Roman" w:cs="Times New Roman"/>
        </w:rPr>
        <w:t xml:space="preserve">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commentRangeStart w:id="168"/>
      <w:r w:rsidR="00903FAC">
        <w:t>0</w:t>
      </w:r>
      <w:commentRangeEnd w:id="168"/>
      <w:r w:rsidR="00422967">
        <w:rPr>
          <w:rStyle w:val="CommentReference"/>
        </w:rPr>
        <w:commentReference w:id="168"/>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w:t>
      </w:r>
      <w:proofErr w:type="spellStart"/>
      <w:r w:rsidRPr="001617E7">
        <w:rPr>
          <w:rFonts w:ascii="Times New Roman" w:hAnsi="Times New Roman" w:cs="Times New Roman"/>
        </w:rPr>
        <w:t>Scherbaum</w:t>
      </w:r>
      <w:proofErr w:type="spellEnd"/>
      <w:r w:rsidRPr="001617E7">
        <w:rPr>
          <w:rFonts w:ascii="Times New Roman" w:hAnsi="Times New Roman" w:cs="Times New Roman"/>
        </w:rPr>
        <w:t xml:space="preserve"> &amp; </w:t>
      </w:r>
      <w:proofErr w:type="spellStart"/>
      <w:r w:rsidRPr="001617E7">
        <w:rPr>
          <w:rFonts w:ascii="Times New Roman" w:hAnsi="Times New Roman" w:cs="Times New Roman"/>
        </w:rPr>
        <w:t>Kieslich</w:t>
      </w:r>
      <w:proofErr w:type="spellEnd"/>
      <w:r w:rsidRPr="001617E7">
        <w:rPr>
          <w:rFonts w:ascii="Times New Roman" w:hAnsi="Times New Roman" w:cs="Times New Roman"/>
        </w:rPr>
        <w:t>,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CE4093C"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169"/>
      <w:r w:rsidR="007F0B60">
        <w:t>reaching measure</w:t>
      </w:r>
      <w:commentRangeEnd w:id="169"/>
      <w:r w:rsidR="009E3931">
        <w:rPr>
          <w:rStyle w:val="CommentReference"/>
        </w:rPr>
        <w:commentReference w:id="169"/>
      </w:r>
      <w:r w:rsidR="00AC79D4">
        <w:t xml:space="preserve"> </w:t>
      </w:r>
      <w:commentRangeStart w:id="170"/>
      <w:commentRangeStart w:id="171"/>
      <w:commentRangeStart w:id="172"/>
      <w:del w:id="173" w:author="Chen Heller" w:date="2022-09-15T11:29:00Z">
        <w:r w:rsidR="00AC79D4" w:rsidDel="00EA261B">
          <w:delText>(ref)</w:delText>
        </w:r>
      </w:del>
      <w:commentRangeEnd w:id="170"/>
      <w:r w:rsidR="00AC79D4">
        <w:rPr>
          <w:rStyle w:val="CommentReference"/>
        </w:rPr>
        <w:commentReference w:id="170"/>
      </w:r>
      <w:commentRangeEnd w:id="171"/>
      <w:r w:rsidR="001016A8">
        <w:rPr>
          <w:rStyle w:val="CommentReference"/>
        </w:rPr>
        <w:commentReference w:id="171"/>
      </w:r>
      <w:commentRangeEnd w:id="172"/>
      <w:r w:rsidR="00422967">
        <w:rPr>
          <w:rStyle w:val="CommentReference"/>
        </w:rPr>
        <w:commentReference w:id="172"/>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 xml:space="preserve">(Nembhard &amp; </w:t>
      </w:r>
      <w:proofErr w:type="spellStart"/>
      <w:r w:rsidR="00884885" w:rsidRPr="00884885">
        <w:rPr>
          <w:rFonts w:ascii="Times New Roman" w:hAnsi="Times New Roman" w:cs="Times New Roman"/>
        </w:rPr>
        <w:t>Osothsilp</w:t>
      </w:r>
      <w:proofErr w:type="spellEnd"/>
      <w:r w:rsidR="00884885" w:rsidRPr="00884885">
        <w:rPr>
          <w:rFonts w:ascii="Times New Roman" w:hAnsi="Times New Roman" w:cs="Times New Roman"/>
        </w:rPr>
        <w:t>, 2002)</w:t>
      </w:r>
      <w:r w:rsidR="00884885">
        <w:fldChar w:fldCharType="end"/>
      </w:r>
      <w:ins w:id="174" w:author="Chen Heller" w:date="2022-09-15T11:45:00Z">
        <w:r w:rsidR="00884885" w:rsidDel="00884885">
          <w:t xml:space="preserve"> </w:t>
        </w:r>
      </w:ins>
      <w:commentRangeStart w:id="175"/>
      <w:commentRangeStart w:id="176"/>
      <w:commentRangeEnd w:id="176"/>
      <w:r w:rsidR="00746BAC">
        <w:rPr>
          <w:rStyle w:val="CommentReference"/>
        </w:rPr>
        <w:commentReference w:id="176"/>
      </w:r>
      <w:commentRangeEnd w:id="175"/>
      <w:r w:rsidR="00EA261B">
        <w:rPr>
          <w:rStyle w:val="CommentReference"/>
        </w:rPr>
        <w:commentReference w:id="175"/>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 xml:space="preserve">(Everitt &amp; </w:t>
      </w:r>
      <w:proofErr w:type="spellStart"/>
      <w:r w:rsidR="00773F6F" w:rsidRPr="00773F6F">
        <w:rPr>
          <w:rFonts w:ascii="Times New Roman" w:hAnsi="Times New Roman" w:cs="Times New Roman"/>
        </w:rPr>
        <w:t>Skrondal</w:t>
      </w:r>
      <w:proofErr w:type="spellEnd"/>
      <w:r w:rsidR="00773F6F" w:rsidRPr="00773F6F">
        <w:rPr>
          <w:rFonts w:ascii="Times New Roman" w:hAnsi="Times New Roman" w:cs="Times New Roman"/>
        </w:rPr>
        <w:t>,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proofErr w:type="spellStart"/>
      <w:r w:rsidR="00264247">
        <w:t>M</w:t>
      </w:r>
      <w:r w:rsidR="00374877">
        <w:rPr>
          <w:vertAlign w:val="subscript"/>
        </w:rPr>
        <w:t>reaching</w:t>
      </w:r>
      <w:proofErr w:type="spellEnd"/>
      <w:r w:rsidR="00264247">
        <w:t xml:space="preserve"> = 594.62</w:t>
      </w:r>
      <w:r w:rsidR="00374877">
        <w:t xml:space="preserve">, </w:t>
      </w:r>
      <w:proofErr w:type="spellStart"/>
      <w:r w:rsidR="00264247">
        <w:t>M</w:t>
      </w:r>
      <w:r w:rsidR="00374877">
        <w:rPr>
          <w:vertAlign w:val="subscript"/>
        </w:rPr>
        <w:t>keyboard</w:t>
      </w:r>
      <w:proofErr w:type="spellEnd"/>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77" w:name="_Toc114137586"/>
      <w:r>
        <w:lastRenderedPageBreak/>
        <w:t>Supplementary materials</w:t>
      </w:r>
      <w:bookmarkEnd w:id="177"/>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D2A7DE3" w:rsidR="005B74BC" w:rsidRPr="005B74BC" w:rsidRDefault="005B74BC" w:rsidP="00422967">
      <w:pPr>
        <w:pStyle w:val="Caption"/>
        <w:rPr>
          <w:lang w:eastAsia="ja-JP" w:bidi="ar-SA"/>
        </w:rPr>
      </w:pPr>
      <w:bookmarkStart w:id="178" w:name="_Ref114050197"/>
      <w:r>
        <w:t xml:space="preserve">Supplementary Figure </w:t>
      </w:r>
      <w:fldSimple w:instr=" SEQ Supplementary_Figure \* ARABIC ">
        <w:r w:rsidR="00E72C5B">
          <w:rPr>
            <w:noProof/>
          </w:rPr>
          <w:t>1</w:t>
        </w:r>
      </w:fldSimple>
      <w:bookmarkEnd w:id="178"/>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08358CEB" w:rsidR="00E72C5B" w:rsidRDefault="00E72C5B" w:rsidP="00E72C5B">
      <w:pPr>
        <w:pStyle w:val="Caption"/>
        <w:jc w:val="left"/>
      </w:pPr>
      <w:bookmarkStart w:id="179" w:name="_Ref114128122"/>
      <w:r>
        <w:t xml:space="preserve">Supplementary Figure </w:t>
      </w:r>
      <w:fldSimple w:instr=" SEQ Supplementary_Figure \* ARABIC ">
        <w:r>
          <w:rPr>
            <w:noProof/>
          </w:rPr>
          <w:t>2</w:t>
        </w:r>
      </w:fldSimple>
      <w:bookmarkEnd w:id="179"/>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285CC3E1" w14:textId="14F1984D" w:rsidR="00B322A4" w:rsidRDefault="00B322A4" w:rsidP="00422967">
      <w:pPr>
        <w:pStyle w:val="Caption"/>
        <w:keepNext/>
      </w:pPr>
      <w:bookmarkStart w:id="180" w:name="_Ref114130120"/>
      <w:r>
        <w:t xml:space="preserve">Supplementary Table </w:t>
      </w:r>
      <w:fldSimple w:instr=" SEQ Supplementary_Table \* ARABIC ">
        <w:r w:rsidR="00D31803">
          <w:rPr>
            <w:noProof/>
          </w:rPr>
          <w:t>1</w:t>
        </w:r>
      </w:fldSimple>
      <w:bookmarkEnd w:id="180"/>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lastRenderedPageBreak/>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200D3149" w:rsidR="00D31803" w:rsidRDefault="00D31803" w:rsidP="00422967">
      <w:pPr>
        <w:pStyle w:val="Caption"/>
        <w:keepNext/>
      </w:pPr>
      <w:bookmarkStart w:id="181" w:name="_Ref114130105"/>
      <w:r>
        <w:t xml:space="preserve">Supplementary Table </w:t>
      </w:r>
      <w:fldSimple w:instr=" SEQ Supplementary_Table \* ARABIC ">
        <w:r>
          <w:rPr>
            <w:noProof/>
          </w:rPr>
          <w:t>2</w:t>
        </w:r>
      </w:fldSimple>
      <w:bookmarkEnd w:id="181"/>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182" w:name="_Toc114137587"/>
      <w:r>
        <w:lastRenderedPageBreak/>
        <w:t>References</w:t>
      </w:r>
      <w:bookmarkEnd w:id="182"/>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r>
        <w:t xml:space="preserve">Avneon,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78B0F0E9" w14:textId="77777777" w:rsidR="004570E3" w:rsidRDefault="004570E3" w:rsidP="004570E3">
      <w:pPr>
        <w:pStyle w:val="Bibliography"/>
      </w:pPr>
      <w:r>
        <w:lastRenderedPageBreak/>
        <w:t xml:space="preserve">Cressman,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r>
        <w:t xml:space="preserve">D’Errico, J. (2022). </w:t>
      </w:r>
      <w:r>
        <w:rPr>
          <w:i/>
          <w:iCs/>
        </w:rPr>
        <w:t>Inpaint_nans</w:t>
      </w:r>
      <w:r>
        <w:t>. MATLAB Central File Exchange. https://www.mathworks.com/matlabcentral/fileexchange/4551-inpaint_nans</w:t>
      </w:r>
    </w:p>
    <w:p w14:paraId="3DEE140A" w14:textId="77777777" w:rsidR="004570E3" w:rsidRDefault="004570E3" w:rsidP="004570E3">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Skrondal,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w:t>
      </w:r>
      <w:r>
        <w:lastRenderedPageBreak/>
        <w:t xml:space="preserve">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5915B1FE" w14:textId="77777777" w:rsidR="004570E3" w:rsidRDefault="004570E3" w:rsidP="004570E3">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Plaut, D. (2005). </w:t>
      </w:r>
      <w:r>
        <w:rPr>
          <w:i/>
          <w:iCs/>
        </w:rPr>
        <w:t>The word-frequency database for printed Hebrew</w:t>
      </w:r>
      <w:r>
        <w:t>. http://word-freq.huji.ac.il/index.html</w:t>
      </w:r>
    </w:p>
    <w:p w14:paraId="2A0DB424" w14:textId="77777777" w:rsidR="004570E3" w:rsidRDefault="004570E3" w:rsidP="004570E3">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Mudrik,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r>
        <w:t xml:space="preserve">Kihlstrom,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r>
        <w:rPr>
          <w:i/>
          <w:iCs/>
        </w:rPr>
        <w:t>MKinfer: Inferential Statistics</w:t>
      </w:r>
      <w:r>
        <w:t xml:space="preserve"> (0.7). http://www.stamats.de</w:t>
      </w:r>
    </w:p>
    <w:p w14:paraId="1AFF5C2C" w14:textId="77777777" w:rsidR="004570E3" w:rsidRDefault="004570E3" w:rsidP="004570E3">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NaturalPoint, Inc. https://optitrack.com/software/motive/</w:t>
      </w:r>
    </w:p>
    <w:p w14:paraId="41750C30" w14:textId="77777777" w:rsidR="004570E3" w:rsidRDefault="004570E3" w:rsidP="004570E3">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r>
        <w:lastRenderedPageBreak/>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r>
        <w:rPr>
          <w:i/>
          <w:iCs/>
        </w:rPr>
        <w:t>NatNet SDK</w:t>
      </w:r>
      <w:r>
        <w:t xml:space="preserve"> (4.0.0). (2021). NaturalPoint, Inc. https://optitrack.com/software/motive/</w:t>
      </w:r>
    </w:p>
    <w:p w14:paraId="041D5016" w14:textId="77777777" w:rsidR="004570E3" w:rsidRDefault="004570E3" w:rsidP="004570E3">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2FA9E02A" w14:textId="77777777" w:rsidR="004570E3" w:rsidRDefault="004570E3" w:rsidP="004570E3">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r>
        <w:lastRenderedPageBreak/>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lastRenderedPageBreak/>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iad Mudrik" w:date="2022-09-15T15:33:00Z" w:initials="LM">
    <w:p w14:paraId="123E2F05" w14:textId="77777777" w:rsidR="00FD5395" w:rsidRDefault="00FD5395" w:rsidP="001B7F43">
      <w:pPr>
        <w:jc w:val="left"/>
      </w:pPr>
      <w:r>
        <w:rPr>
          <w:rStyle w:val="CommentReference"/>
        </w:rPr>
        <w:annotationRef/>
      </w:r>
      <w:r>
        <w:rPr>
          <w:sz w:val="20"/>
          <w:szCs w:val="20"/>
        </w:rPr>
        <w:t>I have no objection that you add this here, but it’s not customary to do so (we collaborate with many people all the time; he will be on the paper, but doesn’t really have to be on the thesis). Also, if you put him there, we probably need to send it to him for approval (as we can’t simply put his name without asking). So my inclination would be to remove. Your call</w:t>
      </w:r>
    </w:p>
  </w:comment>
  <w:comment w:id="29" w:author="Liad Mudrik" w:date="2022-09-15T15:34:00Z" w:initials="LM">
    <w:p w14:paraId="3FD4014F" w14:textId="77777777" w:rsidR="00FD5395" w:rsidRDefault="00FD5395" w:rsidP="00E956E7">
      <w:pPr>
        <w:jc w:val="left"/>
      </w:pPr>
      <w:r>
        <w:rPr>
          <w:rStyle w:val="CommentReference"/>
        </w:rPr>
        <w:annotationRef/>
      </w:r>
      <w:r>
        <w:rPr>
          <w:sz w:val="20"/>
          <w:szCs w:val="20"/>
          <w:rtl/>
        </w:rPr>
        <w:t>למיטב</w:t>
      </w:r>
      <w:r>
        <w:rPr>
          <w:sz w:val="20"/>
          <w:szCs w:val="20"/>
        </w:rPr>
        <w:t xml:space="preserve"> </w:t>
      </w:r>
      <w:r>
        <w:rPr>
          <w:sz w:val="20"/>
          <w:szCs w:val="20"/>
          <w:rtl/>
        </w:rPr>
        <w:t>זכרוני, התקציר והשער בעברית מופיעים אחרונים (הם כאילו ההתחלה של התזה אם היו קוראים אותה בעברית, מהצד השני). אבל תבדוק שוב בהנחיות כמובן, אולי אני טועה</w:t>
      </w:r>
    </w:p>
  </w:comment>
  <w:comment w:id="31" w:author="Liad Mudrik" w:date="2022-09-15T15:35:00Z" w:initials="LM">
    <w:p w14:paraId="3A03F5E9" w14:textId="77777777" w:rsidR="00FD5395" w:rsidRDefault="00FD5395" w:rsidP="00AE6124">
      <w:pPr>
        <w:jc w:val="left"/>
      </w:pPr>
      <w:r>
        <w:rPr>
          <w:rStyle w:val="CommentReference"/>
        </w:rPr>
        <w:annotationRef/>
      </w:r>
      <w:r>
        <w:rPr>
          <w:sz w:val="20"/>
          <w:szCs w:val="20"/>
          <w:rtl/>
        </w:rPr>
        <w:t>מיותר</w:t>
      </w:r>
      <w:r>
        <w:rPr>
          <w:sz w:val="20"/>
          <w:szCs w:val="20"/>
        </w:rPr>
        <w:t xml:space="preserve">, </w:t>
      </w:r>
      <w:r>
        <w:rPr>
          <w:sz w:val="20"/>
          <w:szCs w:val="20"/>
          <w:rtl/>
        </w:rPr>
        <w:t>הייתי מורידה</w:t>
      </w:r>
    </w:p>
  </w:comment>
  <w:comment w:id="85" w:author="Liad Mudrik" w:date="2022-09-15T15:40:00Z" w:initials="LM">
    <w:p w14:paraId="7698F287" w14:textId="77777777" w:rsidR="00B875BE" w:rsidRDefault="00B875BE" w:rsidP="008D46B9">
      <w:pPr>
        <w:jc w:val="left"/>
      </w:pPr>
      <w:r>
        <w:rPr>
          <w:rStyle w:val="CommentReference"/>
        </w:rPr>
        <w:annotationRef/>
      </w:r>
      <w:r>
        <w:rPr>
          <w:sz w:val="20"/>
          <w:szCs w:val="20"/>
        </w:rPr>
        <w:t>well done!!!</w:t>
      </w:r>
    </w:p>
  </w:comment>
  <w:comment w:id="115" w:author="Chen Heller" w:date="2022-09-15T12:43:00Z" w:initials="CH">
    <w:p w14:paraId="6D3C49B5" w14:textId="3C05A901"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116" w:author="Liad Mudrik" w:date="2022-09-15T15:43:00Z" w:initials="LM">
    <w:p w14:paraId="7D3AE9BE" w14:textId="77777777" w:rsidR="00EB56AF" w:rsidRDefault="00EB56AF" w:rsidP="00622F35">
      <w:pPr>
        <w:jc w:val="left"/>
      </w:pPr>
      <w:r>
        <w:rPr>
          <w:rStyle w:val="CommentReference"/>
        </w:rPr>
        <w:annotationRef/>
      </w:r>
      <w:r>
        <w:rPr>
          <w:sz w:val="20"/>
          <w:szCs w:val="20"/>
        </w:rPr>
        <w:t>Actually, this is not needed. See my changes</w:t>
      </w:r>
    </w:p>
  </w:comment>
  <w:comment w:id="124" w:author="Liad Mudrik" w:date="2022-09-15T15:44:00Z" w:initials="LM">
    <w:p w14:paraId="0A74C022" w14:textId="77777777" w:rsidR="00783631" w:rsidRDefault="00783631" w:rsidP="00364ED8">
      <w:pPr>
        <w:jc w:val="left"/>
      </w:pPr>
      <w:r>
        <w:rPr>
          <w:rStyle w:val="CommentReference"/>
        </w:rPr>
        <w:annotationRef/>
      </w:r>
      <w:r>
        <w:rPr>
          <w:sz w:val="20"/>
          <w:szCs w:val="20"/>
        </w:rPr>
        <w:t>add</w:t>
      </w:r>
    </w:p>
  </w:comment>
  <w:comment w:id="139"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41" w:author="Chen Heller" w:date="2022-09-15T15:31:00Z" w:initials="CH">
    <w:p w14:paraId="48904FF7" w14:textId="77777777" w:rsidR="004A07AA" w:rsidRDefault="004A07AA" w:rsidP="00ED4089">
      <w:pPr>
        <w:pStyle w:val="CommentText"/>
        <w:jc w:val="left"/>
      </w:pPr>
      <w:r>
        <w:rPr>
          <w:rStyle w:val="CommentReference"/>
        </w:rPr>
        <w:annotationRef/>
      </w:r>
      <w:r>
        <w:t>What is the proper way of referencing it?</w:t>
      </w:r>
    </w:p>
  </w:comment>
  <w:comment w:id="142" w:author="Liad Mudrik" w:date="2022-09-15T15:46:00Z" w:initials="LM">
    <w:p w14:paraId="02329733" w14:textId="77777777" w:rsidR="005436B9" w:rsidRDefault="005436B9" w:rsidP="004E0BE3">
      <w:pPr>
        <w:jc w:val="left"/>
      </w:pPr>
      <w:r>
        <w:rPr>
          <w:rStyle w:val="CommentReference"/>
        </w:rPr>
        <w:annotationRef/>
      </w:r>
      <w:r>
        <w:rPr>
          <w:sz w:val="20"/>
          <w:szCs w:val="20"/>
        </w:rPr>
        <w:t>just the OSF link itself</w:t>
      </w:r>
    </w:p>
  </w:comment>
  <w:comment w:id="163"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64" w:author="Liad Mudrik" w:date="2022-09-15T17:02:00Z" w:initials="LM">
    <w:p w14:paraId="6524AF3F" w14:textId="77777777" w:rsidR="00422967" w:rsidRDefault="00422967" w:rsidP="00336AF3">
      <w:pPr>
        <w:jc w:val="left"/>
      </w:pPr>
      <w:r>
        <w:rPr>
          <w:rStyle w:val="CommentReference"/>
        </w:rPr>
        <w:annotationRef/>
      </w:r>
      <w:r>
        <w:rPr>
          <w:sz w:val="20"/>
          <w:szCs w:val="20"/>
        </w:rPr>
        <w:t>That’s the one: https://onlinelibrary.wiley.com/doi/full/10.1111/psyp.13335?casa_token=G5FIFvqCz3MAAAAA%3AgoqceegfjECEaiZEmMlrTRJ-l5CXie5pz13-b348s2s8PE9IFNPlddi94rpEpJr6GxCi3vhJIxHB4SA</w:t>
      </w:r>
    </w:p>
  </w:comment>
  <w:comment w:id="168"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169" w:author="Chen Heller" w:date="2022-09-04T13:36:00Z" w:initials="CH">
    <w:p w14:paraId="32662B10" w14:textId="6181DE95"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70"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71"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72" w:author="Liad Mudrik" w:date="2022-09-15T17:03:00Z" w:initials="LM">
    <w:p w14:paraId="70049474" w14:textId="77777777" w:rsidR="00422967" w:rsidRDefault="00422967" w:rsidP="009937EE">
      <w:pPr>
        <w:jc w:val="left"/>
      </w:pPr>
      <w:r>
        <w:rPr>
          <w:rStyle w:val="CommentReference"/>
        </w:rPr>
        <w:annotationRef/>
      </w:r>
      <w:r>
        <w:rPr>
          <w:sz w:val="20"/>
          <w:szCs w:val="20"/>
        </w:rPr>
        <w:t>so let’s keep that for the paper, if we need to</w:t>
      </w:r>
    </w:p>
  </w:comment>
  <w:comment w:id="176" w:author="Liad Mudrik" w:date="2022-09-12T17:09:00Z" w:initials="LM">
    <w:p w14:paraId="0DECE497" w14:textId="7DF00AFD" w:rsidR="00746BAC" w:rsidRDefault="00746BAC" w:rsidP="00FC32EF">
      <w:pPr>
        <w:jc w:val="left"/>
      </w:pPr>
      <w:r>
        <w:rPr>
          <w:rStyle w:val="CommentReference"/>
        </w:rPr>
        <w:annotationRef/>
      </w:r>
      <w:r>
        <w:rPr>
          <w:sz w:val="20"/>
          <w:szCs w:val="20"/>
        </w:rPr>
        <w:t>again, it would be good to back this up</w:t>
      </w:r>
    </w:p>
  </w:comment>
  <w:comment w:id="175"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3E2F05" w15:done="0"/>
  <w15:commentEx w15:paraId="3FD4014F" w15:done="0"/>
  <w15:commentEx w15:paraId="3A03F5E9" w15:done="0"/>
  <w15:commentEx w15:paraId="7698F287" w15:done="0"/>
  <w15:commentEx w15:paraId="6D3C49B5" w15:done="0"/>
  <w15:commentEx w15:paraId="7D3AE9BE" w15:paraIdParent="6D3C49B5" w15:done="0"/>
  <w15:commentEx w15:paraId="0A74C022" w15:done="0"/>
  <w15:commentEx w15:paraId="094AF53A" w15:done="1"/>
  <w15:commentEx w15:paraId="48904FF7" w15:done="0"/>
  <w15:commentEx w15:paraId="02329733" w15:paraIdParent="48904FF7" w15:done="0"/>
  <w15:commentEx w15:paraId="20BC130C" w15:done="0"/>
  <w15:commentEx w15:paraId="6524AF3F" w15:paraIdParent="20BC130C" w15:done="0"/>
  <w15:commentEx w15:paraId="7BF83D85" w15:done="0"/>
  <w15:commentEx w15:paraId="57C983B6" w15:done="1"/>
  <w15:commentEx w15:paraId="2FF58999" w15:done="0"/>
  <w15:commentEx w15:paraId="7BAFF792" w15:paraIdParent="2FF58999" w15:done="0"/>
  <w15:commentEx w15:paraId="70049474" w15:paraIdParent="2FF58999" w15:done="0"/>
  <w15:commentEx w15:paraId="0DECE497" w15:done="0"/>
  <w15:commentEx w15:paraId="4FCD17A7" w15:paraIdParent="0DECE4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C45A" w16cex:dateUtc="2022-09-15T22:33:00Z"/>
  <w16cex:commentExtensible w16cex:durableId="26CDC48F" w16cex:dateUtc="2022-09-15T22:34:00Z"/>
  <w16cex:commentExtensible w16cex:durableId="26CDC4B2" w16cex:dateUtc="2022-09-15T22:35:00Z"/>
  <w16cex:commentExtensible w16cex:durableId="26CDC5EC" w16cex:dateUtc="2022-09-15T22:40:00Z"/>
  <w16cex:commentExtensible w16cex:durableId="26CD9C63" w16cex:dateUtc="2022-09-15T09:43:00Z"/>
  <w16cex:commentExtensible w16cex:durableId="26CDC69C" w16cex:dateUtc="2022-09-15T22:43:00Z"/>
  <w16cex:commentExtensible w16cex:durableId="26CDC6E6" w16cex:dateUtc="2022-09-15T22:44:00Z"/>
  <w16cex:commentExtensible w16cex:durableId="26BAFD12" w16cex:dateUtc="2022-09-01T06:42:00Z"/>
  <w16cex:commentExtensible w16cex:durableId="26CDC3DB" w16cex:dateUtc="2022-09-15T12:31:00Z"/>
  <w16cex:commentExtensible w16cex:durableId="26CDC738" w16cex:dateUtc="2022-09-15T22:46:00Z"/>
  <w16cex:commentExtensible w16cex:durableId="26CCD9FE" w16cex:dateUtc="2022-09-14T19:53:00Z"/>
  <w16cex:commentExtensible w16cex:durableId="26CDD918" w16cex:dateUtc="2022-09-16T00:02:00Z"/>
  <w16cex:commentExtensible w16cex:durableId="26CDD95A" w16cex:dateUtc="2022-09-16T00:0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DD97A" w16cex:dateUtc="2022-09-16T00:03:00Z"/>
  <w16cex:commentExtensible w16cex:durableId="26C9E65F" w16cex:dateUtc="2022-09-13T00:09:00Z"/>
  <w16cex:commentExtensible w16cex:durableId="26CD8B21" w16cex:dateUtc="2022-09-15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3E2F05" w16cid:durableId="26CDC45A"/>
  <w16cid:commentId w16cid:paraId="3FD4014F" w16cid:durableId="26CDC48F"/>
  <w16cid:commentId w16cid:paraId="3A03F5E9" w16cid:durableId="26CDC4B2"/>
  <w16cid:commentId w16cid:paraId="7698F287" w16cid:durableId="26CDC5EC"/>
  <w16cid:commentId w16cid:paraId="6D3C49B5" w16cid:durableId="26CD9C63"/>
  <w16cid:commentId w16cid:paraId="7D3AE9BE" w16cid:durableId="26CDC69C"/>
  <w16cid:commentId w16cid:paraId="0A74C022" w16cid:durableId="26CDC6E6"/>
  <w16cid:commentId w16cid:paraId="094AF53A" w16cid:durableId="26BAFD12"/>
  <w16cid:commentId w16cid:paraId="48904FF7" w16cid:durableId="26CDC3DB"/>
  <w16cid:commentId w16cid:paraId="02329733" w16cid:durableId="26CDC738"/>
  <w16cid:commentId w16cid:paraId="20BC130C" w16cid:durableId="26CCD9FE"/>
  <w16cid:commentId w16cid:paraId="6524AF3F" w16cid:durableId="26CDD918"/>
  <w16cid:commentId w16cid:paraId="7BF83D85" w16cid:durableId="26CDD95A"/>
  <w16cid:commentId w16cid:paraId="57C983B6" w16cid:durableId="26BF287B"/>
  <w16cid:commentId w16cid:paraId="2FF58999" w16cid:durableId="26C9E63C"/>
  <w16cid:commentId w16cid:paraId="7BAFF792" w16cid:durableId="26CC69CD"/>
  <w16cid:commentId w16cid:paraId="70049474" w16cid:durableId="26CDD97A"/>
  <w16cid:commentId w16cid:paraId="0DECE497" w16cid:durableId="26C9E65F"/>
  <w16cid:commentId w16cid:paraId="4FCD17A7" w16cid:durableId="26CD8B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90658" w14:textId="77777777" w:rsidR="00ED7D28" w:rsidRDefault="00ED7D28" w:rsidP="00E96D8E">
      <w:r>
        <w:separator/>
      </w:r>
    </w:p>
  </w:endnote>
  <w:endnote w:type="continuationSeparator" w:id="0">
    <w:p w14:paraId="53597DD7" w14:textId="77777777" w:rsidR="00ED7D28" w:rsidRDefault="00ED7D28"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1D730" w14:textId="77777777" w:rsidR="00ED7D28" w:rsidRDefault="00ED7D28" w:rsidP="00E96D8E">
      <w:r>
        <w:separator/>
      </w:r>
    </w:p>
  </w:footnote>
  <w:footnote w:type="continuationSeparator" w:id="0">
    <w:p w14:paraId="5CEFB459" w14:textId="77777777" w:rsidR="00ED7D28" w:rsidRDefault="00ED7D28"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015"/>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50</Pages>
  <Words>50117</Words>
  <Characters>285671</Characters>
  <Application>Microsoft Office Word</Application>
  <DocSecurity>0</DocSecurity>
  <Lines>2380</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Liad Mudrik</cp:lastModifiedBy>
  <cp:revision>42</cp:revision>
  <dcterms:created xsi:type="dcterms:W3CDTF">2022-09-15T10:01:00Z</dcterms:created>
  <dcterms:modified xsi:type="dcterms:W3CDTF">2022-09-16T00:05:00Z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
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B0C49" w14:textId="478B43B8" w:rsidR="00DC4DA6" w:rsidRDefault="00DC4DA6" w:rsidP="006238E0">
      <w:pPr>
        <w:pStyle w:val="Openingheader"/>
      </w:pPr>
      <w:r w:rsidRPr="00702586">
        <w:drawing>
          <wp:anchor distT="0" distB="0" distL="114300" distR="114300" simplePos="0" relativeHeight="251659264" behindDoc="0" locked="0" layoutInCell="1" allowOverlap="1" wp14:anchorId="41AD745E" wp14:editId="365612CA">
            <wp:simplePos x="0" y="0"/>
            <wp:positionH relativeFrom="margin">
              <wp:posOffset>260985</wp:posOffset>
            </wp:positionH>
            <wp:positionV relativeFrom="margin">
              <wp:posOffset>-409575</wp:posOffset>
            </wp:positionV>
            <wp:extent cx="5334000" cy="1141730"/>
            <wp:effectExtent l="0" t="0" r="0" b="1270"/>
            <wp:wrapSquare wrapText="bothSides"/>
            <wp:docPr id="8" name="תמונה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A picture containing text&#10;&#10;Description automatically generated"/>
                    <pic:cNvPicPr/>
                  </pic:nvPicPr>
                  <pic:blipFill rotWithShape="1">
                    <a:blip r:embed="rId8" cstate="print">
                      <a:extLst>
                        <a:ext uri="{28A0092B-C50C-407E-A947-70E740481C1C}">
                          <a14:useLocalDpi xmlns:a14="http://schemas.microsoft.com/office/drawing/2010/main" val="0"/>
                        </a:ext>
                      </a:extLst>
                    </a:blip>
                    <a:srcRect l="116" t="20605" r="78" b="49175"/>
                    <a:stretch/>
                  </pic:blipFill>
                  <pic:spPr bwMode="auto">
                    <a:xfrm>
                      <a:off x="0" y="0"/>
                      <a:ext cx="5334000" cy="1141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02586">
        <w:t>Sagol School of Neuroscience</w:t>
      </w:r>
    </w:p>
    <w:p w14:paraId="44B1D37E" w14:textId="77777777" w:rsidR="00A240A5" w:rsidRPr="00702586" w:rsidRDefault="00A240A5" w:rsidP="006238E0">
      <w:pPr>
        <w:pStyle w:val="Openingheader"/>
        <w:rPr>
          <w:rtl/>
        </w:rPr>
      </w:pPr>
    </w:p>
    <w:p w14:paraId="11E31188" w14:textId="0F50FA5F" w:rsidR="00DC4DA6" w:rsidRPr="00702586" w:rsidRDefault="00DC4DA6" w:rsidP="006238E0">
      <w:pPr>
        <w:pStyle w:val="Openingheader"/>
        <w:rPr>
          <w:rtl/>
        </w:rPr>
      </w:pPr>
      <w:r w:rsidRPr="00702586">
        <w:t>Faculty of Brain Sciences</w:t>
      </w:r>
    </w:p>
    <w:p w14:paraId="4F244D0C" w14:textId="77777777" w:rsidR="00DC4DA6" w:rsidRPr="00DC4DA6" w:rsidRDefault="00DC4DA6" w:rsidP="006238E0">
      <w:pPr>
        <w:pStyle w:val="Openingheader"/>
      </w:pPr>
    </w:p>
    <w:p w14:paraId="0C4D6044" w14:textId="5BD322B6" w:rsidR="00DC4DA6" w:rsidRPr="004C0E90" w:rsidRDefault="006C08C3" w:rsidP="006238E0">
      <w:pPr>
        <w:pStyle w:val="Openingheader"/>
        <w:rPr>
          <w:sz w:val="72"/>
          <w:szCs w:val="72"/>
          <w:rtl/>
        </w:rPr>
      </w:pPr>
      <w:r w:rsidRPr="004C0E90">
        <w:rPr>
          <w:sz w:val="72"/>
          <w:szCs w:val="72"/>
        </w:rPr>
        <w:t xml:space="preserve">Show some sensitivity! Using motion tracking to explore unconscious </w:t>
      </w:r>
      <w:r w:rsidR="005348CC" w:rsidRPr="004C0E90">
        <w:rPr>
          <w:sz w:val="72"/>
          <w:szCs w:val="72"/>
        </w:rPr>
        <w:t>processes</w:t>
      </w:r>
    </w:p>
    <w:p w14:paraId="5EAA48B0" w14:textId="614E929E" w:rsidR="00DC4DA6" w:rsidRDefault="00DC4DA6" w:rsidP="006238E0">
      <w:pPr>
        <w:pStyle w:val="Openingheader"/>
      </w:pPr>
    </w:p>
    <w:p w14:paraId="1E5BB402" w14:textId="39FDD7CD" w:rsidR="00702586" w:rsidRDefault="00702586" w:rsidP="006238E0">
      <w:pPr>
        <w:pStyle w:val="Openingheader"/>
      </w:pPr>
    </w:p>
    <w:p w14:paraId="5A4CB6C0" w14:textId="77777777" w:rsidR="00702586" w:rsidRPr="00DC4DA6" w:rsidRDefault="00702586" w:rsidP="006238E0">
      <w:pPr>
        <w:pStyle w:val="Openingheader"/>
        <w:rPr>
          <w:rtl/>
        </w:rPr>
      </w:pPr>
    </w:p>
    <w:p w14:paraId="45B37ACD" w14:textId="77777777" w:rsidR="00DC4DA6" w:rsidRPr="00702586" w:rsidRDefault="00DC4DA6" w:rsidP="006238E0">
      <w:pPr>
        <w:pStyle w:val="Openingheader"/>
      </w:pPr>
      <w:r w:rsidRPr="00702586">
        <w:t>By</w:t>
      </w:r>
    </w:p>
    <w:p w14:paraId="117AF5C6" w14:textId="79E11A55" w:rsidR="00DC4DA6" w:rsidRPr="004C0E90" w:rsidRDefault="006C08C3" w:rsidP="006238E0">
      <w:pPr>
        <w:pStyle w:val="Openingheader"/>
        <w:rPr>
          <w:b/>
          <w:bCs/>
          <w:sz w:val="56"/>
          <w:szCs w:val="56"/>
        </w:rPr>
      </w:pPr>
      <w:r w:rsidRPr="004C0E90">
        <w:rPr>
          <w:b/>
          <w:bCs/>
          <w:sz w:val="56"/>
          <w:szCs w:val="56"/>
        </w:rPr>
        <w:t>Khen Heller</w:t>
      </w:r>
    </w:p>
    <w:p w14:paraId="3533649A" w14:textId="77777777" w:rsidR="00DC4DA6" w:rsidRPr="00DC4DA6" w:rsidRDefault="00DC4DA6" w:rsidP="006238E0">
      <w:pPr>
        <w:pStyle w:val="Openingheader"/>
        <w:rPr>
          <w:rtl/>
        </w:rPr>
      </w:pPr>
    </w:p>
    <w:p w14:paraId="0FA74037" w14:textId="77777777" w:rsidR="00DC4DA6" w:rsidRPr="00DC4DA6" w:rsidRDefault="00DC4DA6" w:rsidP="006238E0">
      <w:pPr>
        <w:pStyle w:val="Openingheader"/>
        <w:rPr>
          <w:rtl/>
        </w:rPr>
      </w:pPr>
    </w:p>
    <w:p w14:paraId="1E573069" w14:textId="77777777" w:rsidR="00DC4DA6" w:rsidRPr="00702586" w:rsidRDefault="00DC4DA6" w:rsidP="006238E0">
      <w:pPr>
        <w:pStyle w:val="Openingheader"/>
        <w:rPr>
          <w:rtl/>
        </w:rPr>
      </w:pPr>
      <w:r w:rsidRPr="00702586">
        <w:t>The thesis was carried out under the supervision of</w:t>
      </w:r>
    </w:p>
    <w:p w14:paraId="6A28D5F3" w14:textId="77777777" w:rsidR="00AF7220" w:rsidRDefault="006C08C3" w:rsidP="00085675">
      <w:pPr>
        <w:pStyle w:val="Openingheader"/>
        <w:rPr>
          <w:ins w:id="0" w:author="Chen Heller" w:date="2022-09-13T12:22:00Z"/>
          <w:b/>
          <w:bCs/>
          <w:sz w:val="48"/>
          <w:szCs w:val="48"/>
        </w:rPr>
      </w:pPr>
      <w:r w:rsidRPr="0045410E">
        <w:rPr>
          <w:b/>
          <w:bCs/>
          <w:sz w:val="48"/>
          <w:szCs w:val="48"/>
        </w:rPr>
        <w:t>Prof.</w:t>
      </w:r>
      <w:r w:rsidR="00DC4DA6" w:rsidRPr="0045410E">
        <w:rPr>
          <w:b/>
          <w:bCs/>
          <w:sz w:val="48"/>
          <w:szCs w:val="48"/>
        </w:rPr>
        <w:t xml:space="preserve"> </w:t>
      </w:r>
      <w:r w:rsidRPr="0045410E">
        <w:rPr>
          <w:b/>
          <w:bCs/>
          <w:sz w:val="48"/>
          <w:szCs w:val="48"/>
        </w:rPr>
        <w:t>Liad</w:t>
      </w:r>
      <w:r w:rsidR="00DC4DA6" w:rsidRPr="0045410E">
        <w:rPr>
          <w:b/>
          <w:bCs/>
          <w:sz w:val="48"/>
          <w:szCs w:val="48"/>
        </w:rPr>
        <w:t xml:space="preserve"> </w:t>
      </w:r>
      <w:r w:rsidRPr="0045410E">
        <w:rPr>
          <w:b/>
          <w:bCs/>
          <w:sz w:val="48"/>
          <w:szCs w:val="48"/>
        </w:rPr>
        <w:t>Mudrik</w:t>
      </w:r>
    </w:p>
    <w:p w14:paraId="2DAC51AF" w14:textId="02A354DF" w:rsidR="00AF7220" w:rsidRPr="00AF7220" w:rsidRDefault="00AF7220" w:rsidP="00085675">
      <w:pPr>
        <w:pStyle w:val="Openingheader"/>
        <w:rPr>
          <w:ins w:id="1" w:author="Chen Heller" w:date="2022-09-13T12:23:00Z"/>
          <w:rPrChange w:id="2" w:author="Chen Heller" w:date="2022-09-13T12:23:00Z">
            <w:rPr>
              <w:ins w:id="3" w:author="Chen Heller" w:date="2022-09-13T12:23:00Z"/>
              <w:sz w:val="46"/>
              <w:szCs w:val="46"/>
            </w:rPr>
          </w:rPrChange>
        </w:rPr>
      </w:pPr>
      <w:commentRangeStart w:id="4"/>
      <w:ins w:id="5" w:author="Chen Heller" w:date="2022-09-13T12:22:00Z">
        <w:r w:rsidRPr="00AF7220">
          <w:rPr>
            <w:rPrChange w:id="6" w:author="Chen Heller" w:date="2022-09-13T12:23:00Z">
              <w:rPr>
                <w:b/>
                <w:bCs/>
                <w:sz w:val="48"/>
                <w:szCs w:val="48"/>
              </w:rPr>
            </w:rPrChange>
          </w:rPr>
          <w:t>And in collaboration wit</w:t>
        </w:r>
      </w:ins>
      <w:ins w:id="7" w:author="Chen Heller" w:date="2022-09-13T12:23:00Z">
        <w:r w:rsidRPr="00AF7220">
          <w:rPr>
            <w:rPrChange w:id="8" w:author="Chen Heller" w:date="2022-09-13T12:23:00Z">
              <w:rPr>
                <w:b/>
                <w:bCs/>
                <w:sz w:val="48"/>
                <w:szCs w:val="48"/>
              </w:rPr>
            </w:rPrChange>
          </w:rPr>
          <w:t>h</w:t>
        </w:r>
      </w:ins>
    </w:p>
    <w:p w14:paraId="4EFBAB8E" w14:textId="108FD866" w:rsidR="00AF7220" w:rsidRPr="00AF7220" w:rsidRDefault="00AF7220" w:rsidP="00085675">
      <w:pPr>
        <w:pStyle w:val="Openingheader"/>
        <w:rPr>
          <w:ins w:id="9" w:author="Chen Heller" w:date="2022-09-13T12:23:00Z"/>
          <w:b/>
          <w:bCs/>
          <w:sz w:val="40"/>
          <w:szCs w:val="40"/>
          <w:rPrChange w:id="10" w:author="Chen Heller" w:date="2022-09-13T12:23:00Z">
            <w:rPr>
              <w:ins w:id="11" w:author="Chen Heller" w:date="2022-09-13T12:23:00Z"/>
              <w:b/>
              <w:bCs/>
              <w:sz w:val="48"/>
              <w:szCs w:val="48"/>
            </w:rPr>
          </w:rPrChange>
        </w:rPr>
      </w:pPr>
      <w:ins w:id="12" w:author="Chen Heller" w:date="2022-09-13T12:23:00Z">
        <w:r w:rsidRPr="00AF7220">
          <w:rPr>
            <w:b/>
            <w:bCs/>
            <w:sz w:val="48"/>
            <w:szCs w:val="48"/>
            <w:rPrChange w:id="13" w:author="Chen Heller" w:date="2022-09-13T12:23:00Z">
              <w:rPr>
                <w:b/>
                <w:bCs/>
                <w:sz w:val="56"/>
                <w:szCs w:val="56"/>
              </w:rPr>
            </w:rPrChange>
          </w:rPr>
          <w:t>Dr. Craig Chapman</w:t>
        </w:r>
      </w:ins>
      <w:commentRangeEnd w:id="4"/>
      <w:r w:rsidR="00FD5395">
        <w:rPr>
          <w:rStyle w:val="CommentReference"/>
          <w:rFonts w:eastAsiaTheme="minorEastAsia" w:cstheme="majorBidi"/>
          <w:noProof w:val="0"/>
        </w:rPr>
        <w:commentReference w:id="4"/>
      </w:r>
    </w:p>
    <w:p w14:paraId="11E8E8FD" w14:textId="13AEA2E8" w:rsidR="00DC4DA6" w:rsidRPr="004C0E90" w:rsidRDefault="006C08C3" w:rsidP="00085675">
      <w:pPr>
        <w:pStyle w:val="Openingheader"/>
        <w:rPr>
          <w:b/>
          <w:bCs/>
          <w:sz w:val="56"/>
          <w:szCs w:val="56"/>
        </w:rPr>
      </w:pPr>
      <w:del w:id="14" w:author="Chen Heller" w:date="2022-09-13T12:22:00Z">
        <w:r w:rsidRPr="0045410E" w:rsidDel="00AF7220">
          <w:rPr>
            <w:b/>
            <w:bCs/>
            <w:sz w:val="48"/>
            <w:szCs w:val="48"/>
          </w:rPr>
          <w:delText xml:space="preserve"> </w:delText>
        </w:r>
      </w:del>
    </w:p>
    <w:p w14:paraId="1C3405D7" w14:textId="61B39037" w:rsidR="00642DBC" w:rsidRPr="00607438" w:rsidRDefault="00702586" w:rsidP="006238E0">
      <w:pPr>
        <w:pStyle w:val="Openingheader"/>
        <w:rPr>
          <w:rtl/>
        </w:rPr>
      </w:pPr>
      <w:r w:rsidRPr="00702586">
        <w:t>September</w:t>
      </w:r>
      <w:r w:rsidR="00DC4DA6" w:rsidRPr="00702586">
        <w:t xml:space="preserve"> </w:t>
      </w:r>
      <w:r w:rsidR="0073091D" w:rsidRPr="00702586">
        <w:t>2022</w:t>
      </w:r>
    </w:p>
    <w:p w14:paraId="48B9EAF3" w14:textId="1A468D26" w:rsidR="000D1C59" w:rsidRDefault="00DC4DA6" w:rsidP="006238E0">
      <w:pPr>
        <w:pStyle w:val="Openingheader"/>
      </w:pPr>
      <w:r w:rsidRPr="00DC4DA6">
        <w:lastRenderedPageBreak/>
        <w:drawing>
          <wp:inline distT="0" distB="0" distL="0" distR="0" wp14:anchorId="1F1BA4A7" wp14:editId="17875087">
            <wp:extent cx="5334000" cy="1141730"/>
            <wp:effectExtent l="0" t="0" r="0" b="1270"/>
            <wp:docPr id="12" name="תמונה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3" descr="A picture containing text&#10;&#10;Description automatically generated"/>
                    <pic:cNvPicPr/>
                  </pic:nvPicPr>
                  <pic:blipFill rotWithShape="1">
                    <a:blip r:embed="rId8" cstate="print">
                      <a:extLst>
                        <a:ext uri="{28A0092B-C50C-407E-A947-70E740481C1C}">
                          <a14:useLocalDpi xmlns:a14="http://schemas.microsoft.com/office/drawing/2010/main" val="0"/>
                        </a:ext>
                      </a:extLst>
                    </a:blip>
                    <a:srcRect l="116" t="20605" r="78" b="49175"/>
                    <a:stretch/>
                  </pic:blipFill>
                  <pic:spPr bwMode="auto">
                    <a:xfrm>
                      <a:off x="0" y="0"/>
                      <a:ext cx="5334000" cy="1141730"/>
                    </a:xfrm>
                    <a:prstGeom prst="rect">
                      <a:avLst/>
                    </a:prstGeom>
                    <a:ln>
                      <a:noFill/>
                    </a:ln>
                    <a:extLst>
                      <a:ext uri="{53640926-AAD7-44D8-BBD7-CCE9431645EC}">
                        <a14:shadowObscured xmlns:a14="http://schemas.microsoft.com/office/drawing/2010/main"/>
                      </a:ext>
                    </a:extLst>
                  </pic:spPr>
                </pic:pic>
              </a:graphicData>
            </a:graphic>
          </wp:inline>
        </w:drawing>
      </w:r>
    </w:p>
    <w:p w14:paraId="7F7FF723" w14:textId="32282255" w:rsidR="00DC4DA6" w:rsidRPr="00B5549D" w:rsidRDefault="00DC4DA6" w:rsidP="006238E0">
      <w:pPr>
        <w:pStyle w:val="Openingheader"/>
        <w:rPr>
          <w:rtl/>
        </w:rPr>
      </w:pPr>
      <w:r w:rsidRPr="00B5549D">
        <w:rPr>
          <w:rtl/>
        </w:rPr>
        <w:t>בית הספר סגול למדעי המוח</w:t>
      </w:r>
    </w:p>
    <w:p w14:paraId="6B38EF5A" w14:textId="77777777" w:rsidR="00DC4DA6" w:rsidRPr="00B5549D" w:rsidRDefault="00DC4DA6" w:rsidP="006238E0">
      <w:pPr>
        <w:pStyle w:val="Openingheader"/>
        <w:rPr>
          <w:rtl/>
        </w:rPr>
      </w:pPr>
    </w:p>
    <w:p w14:paraId="0243306F" w14:textId="7E965582" w:rsidR="00DC4DA6" w:rsidRPr="00B5549D" w:rsidRDefault="00DC4DA6" w:rsidP="006238E0">
      <w:pPr>
        <w:pStyle w:val="Openingheader"/>
        <w:rPr>
          <w:rtl/>
        </w:rPr>
      </w:pPr>
      <w:r w:rsidRPr="00B5549D">
        <w:rPr>
          <w:rtl/>
        </w:rPr>
        <w:t>הפקולטה ל</w:t>
      </w:r>
      <w:r w:rsidR="0073091D" w:rsidRPr="00B5549D">
        <w:rPr>
          <w:rtl/>
        </w:rPr>
        <w:t>מדעי המוח</w:t>
      </w:r>
    </w:p>
    <w:p w14:paraId="66A5B29E" w14:textId="06A439A8" w:rsidR="00DC4DA6" w:rsidRPr="00B5549D" w:rsidRDefault="00DC4DA6" w:rsidP="006238E0">
      <w:pPr>
        <w:pStyle w:val="Openingheader"/>
        <w:rPr>
          <w:rtl/>
        </w:rPr>
      </w:pPr>
    </w:p>
    <w:p w14:paraId="1F8E66D4" w14:textId="1E4315A2" w:rsidR="00DC4DA6" w:rsidRPr="004C0E90" w:rsidRDefault="0073091D" w:rsidP="006238E0">
      <w:pPr>
        <w:pStyle w:val="Openingheader"/>
        <w:rPr>
          <w:sz w:val="72"/>
          <w:szCs w:val="72"/>
          <w:rtl/>
        </w:rPr>
      </w:pPr>
      <w:r w:rsidRPr="004C0E90">
        <w:rPr>
          <w:sz w:val="72"/>
          <w:szCs w:val="72"/>
          <w:rtl/>
        </w:rPr>
        <w:t>שימוש במעקב אחר תנועה על מנת לחקו</w:t>
      </w:r>
      <w:r w:rsidR="005348CC" w:rsidRPr="004C0E90">
        <w:rPr>
          <w:sz w:val="72"/>
          <w:szCs w:val="72"/>
          <w:rtl/>
        </w:rPr>
        <w:t xml:space="preserve">ר </w:t>
      </w:r>
      <w:r w:rsidR="00897733" w:rsidRPr="004C0E90">
        <w:rPr>
          <w:sz w:val="72"/>
          <w:szCs w:val="72"/>
          <w:rtl/>
        </w:rPr>
        <w:t>את ה</w:t>
      </w:r>
      <w:r w:rsidR="005348CC" w:rsidRPr="004C0E90">
        <w:rPr>
          <w:sz w:val="72"/>
          <w:szCs w:val="72"/>
          <w:rtl/>
        </w:rPr>
        <w:t xml:space="preserve">עיבוד </w:t>
      </w:r>
      <w:r w:rsidR="00897733" w:rsidRPr="004C0E90">
        <w:rPr>
          <w:sz w:val="72"/>
          <w:szCs w:val="72"/>
          <w:rtl/>
        </w:rPr>
        <w:t>ה</w:t>
      </w:r>
      <w:r w:rsidR="005348CC" w:rsidRPr="004C0E90">
        <w:rPr>
          <w:sz w:val="72"/>
          <w:szCs w:val="72"/>
          <w:rtl/>
        </w:rPr>
        <w:t>לא מודע</w:t>
      </w:r>
    </w:p>
    <w:p w14:paraId="78E7D9EC" w14:textId="1FD0B963" w:rsidR="00B5549D" w:rsidRDefault="00B5549D" w:rsidP="006238E0">
      <w:pPr>
        <w:pStyle w:val="Openingheader"/>
        <w:rPr>
          <w:rtl/>
        </w:rPr>
      </w:pPr>
    </w:p>
    <w:p w14:paraId="2564BDFE" w14:textId="77777777" w:rsidR="006B6975" w:rsidRDefault="006B6975" w:rsidP="006238E0">
      <w:pPr>
        <w:pStyle w:val="Openingheader"/>
        <w:rPr>
          <w:rtl/>
        </w:rPr>
      </w:pPr>
    </w:p>
    <w:p w14:paraId="13403BAF" w14:textId="77777777" w:rsidR="006B6975" w:rsidRDefault="006B6975" w:rsidP="006238E0">
      <w:pPr>
        <w:pStyle w:val="Openingheader"/>
      </w:pPr>
    </w:p>
    <w:p w14:paraId="6C08FA2F" w14:textId="1C3AA400" w:rsidR="00DC4DA6" w:rsidRPr="00B5549D" w:rsidRDefault="00DC4DA6" w:rsidP="006238E0">
      <w:pPr>
        <w:pStyle w:val="Openingheader"/>
        <w:rPr>
          <w:rtl/>
        </w:rPr>
      </w:pPr>
      <w:r w:rsidRPr="00B5549D">
        <w:rPr>
          <w:rtl/>
        </w:rPr>
        <w:t>מאת</w:t>
      </w:r>
    </w:p>
    <w:p w14:paraId="2F72C587" w14:textId="5EA1A29E" w:rsidR="00DC4DA6" w:rsidRPr="004C0E90" w:rsidRDefault="00897733" w:rsidP="006238E0">
      <w:pPr>
        <w:pStyle w:val="Openingheader"/>
        <w:rPr>
          <w:b/>
          <w:bCs/>
          <w:sz w:val="56"/>
          <w:szCs w:val="56"/>
          <w:rtl/>
        </w:rPr>
      </w:pPr>
      <w:r w:rsidRPr="004C0E90">
        <w:rPr>
          <w:b/>
          <w:bCs/>
          <w:sz w:val="56"/>
          <w:szCs w:val="56"/>
          <w:rtl/>
        </w:rPr>
        <w:t>חן הלר</w:t>
      </w:r>
    </w:p>
    <w:p w14:paraId="44F1D35A" w14:textId="77777777" w:rsidR="006B6975" w:rsidRDefault="006B6975" w:rsidP="006238E0">
      <w:pPr>
        <w:pStyle w:val="Openingheader"/>
        <w:rPr>
          <w:rtl/>
        </w:rPr>
      </w:pPr>
    </w:p>
    <w:p w14:paraId="65198886" w14:textId="77777777" w:rsidR="006B6975" w:rsidRDefault="006B6975" w:rsidP="006238E0">
      <w:pPr>
        <w:pStyle w:val="Openingheader"/>
        <w:rPr>
          <w:rtl/>
        </w:rPr>
      </w:pPr>
    </w:p>
    <w:p w14:paraId="7CDD897D" w14:textId="1265C3E9" w:rsidR="00DC4DA6" w:rsidRPr="00B5549D" w:rsidRDefault="00DC4DA6" w:rsidP="006238E0">
      <w:pPr>
        <w:pStyle w:val="Openingheader"/>
        <w:rPr>
          <w:rtl/>
        </w:rPr>
      </w:pPr>
      <w:r w:rsidRPr="00B5549D">
        <w:rPr>
          <w:rtl/>
        </w:rPr>
        <w:t xml:space="preserve">החיבור בוצע </w:t>
      </w:r>
      <w:r w:rsidR="00085675" w:rsidRPr="00B5549D">
        <w:rPr>
          <w:rtl/>
        </w:rPr>
        <w:t>בהנחיית</w:t>
      </w:r>
      <w:r w:rsidR="00085675">
        <w:rPr>
          <w:rFonts w:hint="cs"/>
          <w:rtl/>
        </w:rPr>
        <w:t>ה</w:t>
      </w:r>
      <w:r w:rsidR="00085675" w:rsidRPr="00B5549D">
        <w:rPr>
          <w:rtl/>
        </w:rPr>
        <w:t xml:space="preserve"> </w:t>
      </w:r>
      <w:r w:rsidRPr="00B5549D">
        <w:rPr>
          <w:rtl/>
        </w:rPr>
        <w:t>של</w:t>
      </w:r>
    </w:p>
    <w:p w14:paraId="59F07718" w14:textId="29CFC7B1" w:rsidR="00DC4DA6" w:rsidRDefault="00897733" w:rsidP="006238E0">
      <w:pPr>
        <w:pStyle w:val="Openingheader"/>
        <w:rPr>
          <w:ins w:id="15" w:author="Chen Heller" w:date="2022-09-13T12:24:00Z"/>
          <w:b/>
          <w:bCs/>
          <w:sz w:val="48"/>
          <w:szCs w:val="48"/>
          <w:rtl/>
        </w:rPr>
      </w:pPr>
      <w:r w:rsidRPr="00AF7220">
        <w:rPr>
          <w:b/>
          <w:bCs/>
          <w:sz w:val="48"/>
          <w:szCs w:val="48"/>
          <w:rtl/>
        </w:rPr>
        <w:t>פרופ</w:t>
      </w:r>
      <w:r w:rsidR="00EA53C4" w:rsidRPr="00AF7220">
        <w:rPr>
          <w:b/>
          <w:bCs/>
          <w:sz w:val="48"/>
          <w:szCs w:val="48"/>
          <w:rtl/>
        </w:rPr>
        <w:t>'</w:t>
      </w:r>
      <w:r w:rsidRPr="00AF7220">
        <w:rPr>
          <w:b/>
          <w:bCs/>
          <w:sz w:val="48"/>
          <w:szCs w:val="48"/>
          <w:rtl/>
        </w:rPr>
        <w:t xml:space="preserve"> ליעד מודריק </w:t>
      </w:r>
    </w:p>
    <w:p w14:paraId="232CA1B3" w14:textId="6DDA20F0" w:rsidR="00AF7220" w:rsidRPr="00AF7220" w:rsidRDefault="00AF7220" w:rsidP="006238E0">
      <w:pPr>
        <w:pStyle w:val="Openingheader"/>
        <w:rPr>
          <w:ins w:id="16" w:author="Chen Heller" w:date="2022-09-13T12:24:00Z"/>
          <w:rtl/>
          <w:rPrChange w:id="17" w:author="Chen Heller" w:date="2022-09-13T12:24:00Z">
            <w:rPr>
              <w:ins w:id="18" w:author="Chen Heller" w:date="2022-09-13T12:24:00Z"/>
              <w:b/>
              <w:bCs/>
              <w:sz w:val="48"/>
              <w:szCs w:val="48"/>
              <w:rtl/>
            </w:rPr>
          </w:rPrChange>
        </w:rPr>
      </w:pPr>
      <w:ins w:id="19" w:author="Chen Heller" w:date="2022-09-13T12:24:00Z">
        <w:r w:rsidRPr="00AF7220">
          <w:rPr>
            <w:rFonts w:hint="eastAsia"/>
            <w:rtl/>
            <w:rPrChange w:id="20" w:author="Chen Heller" w:date="2022-09-13T12:24:00Z">
              <w:rPr>
                <w:rFonts w:hint="eastAsia"/>
                <w:b/>
                <w:bCs/>
                <w:sz w:val="48"/>
                <w:szCs w:val="48"/>
                <w:rtl/>
              </w:rPr>
            </w:rPrChange>
          </w:rPr>
          <w:t>ובשיתוף</w:t>
        </w:r>
        <w:r w:rsidRPr="00AF7220">
          <w:rPr>
            <w:rtl/>
            <w:rPrChange w:id="21" w:author="Chen Heller" w:date="2022-09-13T12:24:00Z">
              <w:rPr>
                <w:b/>
                <w:bCs/>
                <w:sz w:val="48"/>
                <w:szCs w:val="48"/>
                <w:rtl/>
              </w:rPr>
            </w:rPrChange>
          </w:rPr>
          <w:t xml:space="preserve"> </w:t>
        </w:r>
        <w:r w:rsidRPr="00AF7220">
          <w:rPr>
            <w:rFonts w:hint="eastAsia"/>
            <w:rtl/>
            <w:rPrChange w:id="22" w:author="Chen Heller" w:date="2022-09-13T12:24:00Z">
              <w:rPr>
                <w:rFonts w:hint="eastAsia"/>
                <w:b/>
                <w:bCs/>
                <w:sz w:val="48"/>
                <w:szCs w:val="48"/>
                <w:rtl/>
              </w:rPr>
            </w:rPrChange>
          </w:rPr>
          <w:t>פעולה</w:t>
        </w:r>
        <w:r w:rsidRPr="00AF7220">
          <w:rPr>
            <w:rtl/>
            <w:rPrChange w:id="23" w:author="Chen Heller" w:date="2022-09-13T12:24:00Z">
              <w:rPr>
                <w:b/>
                <w:bCs/>
                <w:sz w:val="48"/>
                <w:szCs w:val="48"/>
                <w:rtl/>
              </w:rPr>
            </w:rPrChange>
          </w:rPr>
          <w:t xml:space="preserve"> </w:t>
        </w:r>
        <w:r w:rsidRPr="00AF7220">
          <w:rPr>
            <w:rFonts w:hint="eastAsia"/>
            <w:rtl/>
            <w:rPrChange w:id="24" w:author="Chen Heller" w:date="2022-09-13T12:24:00Z">
              <w:rPr>
                <w:rFonts w:hint="eastAsia"/>
                <w:b/>
                <w:bCs/>
                <w:sz w:val="48"/>
                <w:szCs w:val="48"/>
                <w:rtl/>
              </w:rPr>
            </w:rPrChange>
          </w:rPr>
          <w:t>עם</w:t>
        </w:r>
      </w:ins>
    </w:p>
    <w:p w14:paraId="642E839B" w14:textId="0DF6AE7C" w:rsidR="00AF7220" w:rsidRPr="004C0E90" w:rsidRDefault="00AF7220" w:rsidP="006238E0">
      <w:pPr>
        <w:pStyle w:val="Openingheader"/>
        <w:rPr>
          <w:b/>
          <w:bCs/>
          <w:sz w:val="56"/>
          <w:szCs w:val="56"/>
          <w:rtl/>
        </w:rPr>
      </w:pPr>
      <w:ins w:id="25" w:author="Chen Heller" w:date="2022-09-13T12:24:00Z">
        <w:r>
          <w:rPr>
            <w:rFonts w:hint="cs"/>
            <w:b/>
            <w:bCs/>
            <w:sz w:val="48"/>
            <w:szCs w:val="48"/>
            <w:rtl/>
          </w:rPr>
          <w:t>ד"ר קרייג צ'אפמן</w:t>
        </w:r>
      </w:ins>
    </w:p>
    <w:p w14:paraId="21C761C1" w14:textId="77777777" w:rsidR="00DC4DA6" w:rsidRPr="00B5549D" w:rsidRDefault="00DC4DA6" w:rsidP="006238E0">
      <w:pPr>
        <w:pStyle w:val="Openingheader"/>
      </w:pPr>
    </w:p>
    <w:p w14:paraId="78FDF503" w14:textId="5CAC0260" w:rsidR="00DC4DA6" w:rsidRPr="00A240A5" w:rsidRDefault="00EA53C4" w:rsidP="006238E0">
      <w:pPr>
        <w:pStyle w:val="Openingheader"/>
        <w:rPr>
          <w:rFonts w:ascii="Arial" w:hAnsi="Arial" w:cs="Arial"/>
          <w:sz w:val="42"/>
          <w:szCs w:val="42"/>
          <w:rtl/>
          <w:lang w:val="en-GB"/>
        </w:rPr>
      </w:pPr>
      <w:r w:rsidRPr="00B5549D">
        <w:rPr>
          <w:rtl/>
        </w:rPr>
        <w:t>ספטמבר 2022</w:t>
      </w:r>
    </w:p>
    <w:p w14:paraId="53594009" w14:textId="466AA2B7" w:rsidR="00362E0D" w:rsidRPr="00362E0D" w:rsidRDefault="00362E0D" w:rsidP="007B4859">
      <w:pPr>
        <w:pStyle w:val="Heading2"/>
      </w:pPr>
      <w:bookmarkStart w:id="26" w:name="_Toc114137545"/>
      <w:bookmarkStart w:id="27" w:name="_Hlk106572155"/>
      <w:r>
        <w:rPr>
          <w:rFonts w:hint="cs"/>
          <w:lang w:bidi="he-IL"/>
        </w:rPr>
        <w:lastRenderedPageBreak/>
        <w:t>T</w:t>
      </w:r>
      <w:r>
        <w:rPr>
          <w:lang w:bidi="he-IL"/>
        </w:rPr>
        <w:t>able of Contents</w:t>
      </w:r>
      <w:bookmarkEnd w:id="26"/>
    </w:p>
    <w:sdt>
      <w:sdtPr>
        <w:rPr>
          <w:rFonts w:asciiTheme="majorHAnsi" w:eastAsiaTheme="majorEastAsia" w:hAnsiTheme="majorHAnsi" w:cstheme="majorBidi"/>
          <w:b/>
          <w:smallCaps w:val="0"/>
          <w:sz w:val="24"/>
          <w:szCs w:val="32"/>
        </w:rPr>
        <w:id w:val="1405106384"/>
        <w:docPartObj>
          <w:docPartGallery w:val="Table of Contents"/>
          <w:docPartUnique/>
        </w:docPartObj>
      </w:sdtPr>
      <w:sdtEndPr>
        <w:rPr>
          <w:bCs/>
          <w:noProof/>
        </w:rPr>
      </w:sdtEndPr>
      <w:sdtContent>
        <w:p w14:paraId="358EAA3F" w14:textId="456D2435" w:rsidR="00D642C0" w:rsidRDefault="006238E0" w:rsidP="00665EDC">
          <w:pPr>
            <w:pStyle w:val="TOC2"/>
            <w:rPr>
              <w:rFonts w:cstheme="minorBidi"/>
              <w:noProof/>
              <w:sz w:val="22"/>
              <w:szCs w:val="22"/>
              <w:rtl/>
            </w:rPr>
          </w:pPr>
          <w:r>
            <w:fldChar w:fldCharType="begin"/>
          </w:r>
          <w:r>
            <w:instrText xml:space="preserve"> TOC \o "1-4" \h \z \u </w:instrText>
          </w:r>
          <w:r>
            <w:fldChar w:fldCharType="separate"/>
          </w:r>
          <w:hyperlink w:anchor="_Toc114137545" w:history="1">
            <w:r w:rsidR="00D642C0" w:rsidRPr="00A54EA0">
              <w:rPr>
                <w:rStyle w:val="Hyperlink"/>
                <w:noProof/>
              </w:rPr>
              <w:t>Table of Contents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Toc114137545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w:t>
            </w:r>
            <w:r w:rsidR="00D642C0">
              <w:rPr>
                <w:noProof/>
                <w:webHidden/>
                <w:rtl/>
              </w:rPr>
              <w:fldChar w:fldCharType="end"/>
            </w:r>
          </w:hyperlink>
        </w:p>
        <w:p w14:paraId="3D26083B" w14:textId="25604667" w:rsidR="00D642C0" w:rsidRDefault="00000000" w:rsidP="00665EDC">
          <w:pPr>
            <w:pStyle w:val="TOC2"/>
            <w:rPr>
              <w:rFonts w:cstheme="minorBidi"/>
              <w:noProof/>
              <w:sz w:val="22"/>
              <w:szCs w:val="22"/>
              <w:rtl/>
            </w:rPr>
          </w:pPr>
          <w:hyperlink w:anchor="_Toc114137546" w:history="1">
            <w:r w:rsidR="00D642C0" w:rsidRPr="00A54EA0">
              <w:rPr>
                <w:rStyle w:val="Hyperlink"/>
                <w:noProof/>
                <w:rtl/>
              </w:rPr>
              <w:t>תקציר</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Toc114137546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5</w:t>
            </w:r>
            <w:r w:rsidR="00D642C0">
              <w:rPr>
                <w:noProof/>
                <w:webHidden/>
                <w:rtl/>
              </w:rPr>
              <w:fldChar w:fldCharType="end"/>
            </w:r>
          </w:hyperlink>
        </w:p>
        <w:p w14:paraId="77169500" w14:textId="2A22C25F" w:rsidR="00D642C0" w:rsidRDefault="00000000" w:rsidP="00665EDC">
          <w:pPr>
            <w:pStyle w:val="TOC2"/>
            <w:rPr>
              <w:rFonts w:cstheme="minorBidi"/>
              <w:noProof/>
              <w:sz w:val="22"/>
              <w:szCs w:val="22"/>
              <w:rtl/>
            </w:rPr>
          </w:pPr>
          <w:hyperlink w:anchor="_Toc114137547" w:history="1">
            <w:r w:rsidR="00D642C0" w:rsidRPr="00A54EA0">
              <w:rPr>
                <w:rStyle w:val="Hyperlink"/>
                <w:noProof/>
                <w:lang w:bidi="ar-SA"/>
              </w:rPr>
              <w:t>Abstract</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Toc114137547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6</w:t>
            </w:r>
            <w:r w:rsidR="00D642C0">
              <w:rPr>
                <w:noProof/>
                <w:webHidden/>
                <w:rtl/>
              </w:rPr>
              <w:fldChar w:fldCharType="end"/>
            </w:r>
          </w:hyperlink>
        </w:p>
        <w:p w14:paraId="385F0B79" w14:textId="2B71DCDC" w:rsidR="00D642C0" w:rsidRDefault="00000000" w:rsidP="00665EDC">
          <w:pPr>
            <w:pStyle w:val="TOC2"/>
            <w:rPr>
              <w:rFonts w:cstheme="minorBidi"/>
              <w:noProof/>
              <w:sz w:val="22"/>
              <w:szCs w:val="22"/>
              <w:rtl/>
            </w:rPr>
          </w:pPr>
          <w:hyperlink w:anchor="_Toc114137548" w:history="1">
            <w:r w:rsidR="00D642C0" w:rsidRPr="00A54EA0">
              <w:rPr>
                <w:rStyle w:val="Hyperlink"/>
                <w:noProof/>
                <w:lang w:bidi="ar-SA"/>
              </w:rPr>
              <w:t>Introduction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Toc114137548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8</w:t>
            </w:r>
            <w:r w:rsidR="00D642C0">
              <w:rPr>
                <w:noProof/>
                <w:webHidden/>
                <w:rtl/>
              </w:rPr>
              <w:fldChar w:fldCharType="end"/>
            </w:r>
          </w:hyperlink>
        </w:p>
        <w:p w14:paraId="3147FF25" w14:textId="251AF7B4" w:rsidR="00D642C0" w:rsidRDefault="00000000" w:rsidP="00D642C0">
          <w:pPr>
            <w:pStyle w:val="TOC3"/>
            <w:tabs>
              <w:tab w:val="right" w:leader="dot" w:pos="9350"/>
            </w:tabs>
            <w:bidi w:val="0"/>
            <w:rPr>
              <w:rFonts w:cstheme="minorBidi"/>
              <w:i w:val="0"/>
              <w:iCs w:val="0"/>
              <w:noProof/>
              <w:sz w:val="22"/>
              <w:szCs w:val="22"/>
              <w:rtl/>
            </w:rPr>
          </w:pPr>
          <w:hyperlink w:anchor="_Toc114137549" w:history="1">
            <w:r w:rsidR="00D642C0" w:rsidRPr="00A54EA0">
              <w:rPr>
                <w:rStyle w:val="Hyperlink"/>
                <w:noProof/>
                <w:lang w:bidi="ar-SA"/>
              </w:rPr>
              <w:t>Contradicting findings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Toc114137549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8</w:t>
            </w:r>
            <w:r w:rsidR="00D642C0">
              <w:rPr>
                <w:noProof/>
                <w:webHidden/>
                <w:rtl/>
              </w:rPr>
              <w:fldChar w:fldCharType="end"/>
            </w:r>
          </w:hyperlink>
        </w:p>
        <w:p w14:paraId="3213EE48" w14:textId="068E9A61" w:rsidR="00D642C0" w:rsidRDefault="00000000" w:rsidP="00D642C0">
          <w:pPr>
            <w:pStyle w:val="TOC3"/>
            <w:tabs>
              <w:tab w:val="right" w:leader="dot" w:pos="9350"/>
            </w:tabs>
            <w:bidi w:val="0"/>
            <w:rPr>
              <w:rFonts w:cstheme="minorBidi"/>
              <w:i w:val="0"/>
              <w:iCs w:val="0"/>
              <w:noProof/>
              <w:sz w:val="22"/>
              <w:szCs w:val="22"/>
              <w:rtl/>
            </w:rPr>
          </w:pPr>
          <w:hyperlink w:anchor="_Toc114137550" w:history="1">
            <w:r w:rsidR="00D642C0" w:rsidRPr="00A54EA0">
              <w:rPr>
                <w:rStyle w:val="Hyperlink"/>
                <w:noProof/>
                <w:lang w:bidi="ar-SA"/>
              </w:rPr>
              <w:t>Explaining The Discrepancy between Findings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Toc114137550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9</w:t>
            </w:r>
            <w:r w:rsidR="00D642C0">
              <w:rPr>
                <w:noProof/>
                <w:webHidden/>
                <w:rtl/>
              </w:rPr>
              <w:fldChar w:fldCharType="end"/>
            </w:r>
          </w:hyperlink>
        </w:p>
        <w:p w14:paraId="41A910B4" w14:textId="74D0F2B1" w:rsidR="00D642C0" w:rsidRDefault="00000000" w:rsidP="00D642C0">
          <w:pPr>
            <w:pStyle w:val="TOC3"/>
            <w:tabs>
              <w:tab w:val="right" w:leader="dot" w:pos="9350"/>
            </w:tabs>
            <w:bidi w:val="0"/>
            <w:rPr>
              <w:rFonts w:cstheme="minorBidi"/>
              <w:i w:val="0"/>
              <w:iCs w:val="0"/>
              <w:noProof/>
              <w:sz w:val="22"/>
              <w:szCs w:val="22"/>
              <w:rtl/>
            </w:rPr>
          </w:pPr>
          <w:hyperlink w:anchor="_Toc114137551" w:history="1">
            <w:r w:rsidR="00D642C0" w:rsidRPr="00A54EA0">
              <w:rPr>
                <w:rStyle w:val="Hyperlink"/>
                <w:noProof/>
                <w:lang w:bidi="ar-SA"/>
              </w:rPr>
              <w:t>Comparing Motion Tracking with Keyboard Response</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Toc114137551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10</w:t>
            </w:r>
            <w:r w:rsidR="00D642C0">
              <w:rPr>
                <w:noProof/>
                <w:webHidden/>
                <w:rtl/>
              </w:rPr>
              <w:fldChar w:fldCharType="end"/>
            </w:r>
          </w:hyperlink>
        </w:p>
        <w:p w14:paraId="0DF2AD59" w14:textId="1B929065" w:rsidR="00D642C0" w:rsidRDefault="00000000" w:rsidP="00D642C0">
          <w:pPr>
            <w:pStyle w:val="TOC3"/>
            <w:tabs>
              <w:tab w:val="right" w:leader="dot" w:pos="9350"/>
            </w:tabs>
            <w:bidi w:val="0"/>
            <w:rPr>
              <w:rFonts w:cstheme="minorBidi"/>
              <w:i w:val="0"/>
              <w:iCs w:val="0"/>
              <w:noProof/>
              <w:sz w:val="22"/>
              <w:szCs w:val="22"/>
              <w:rtl/>
            </w:rPr>
          </w:pPr>
          <w:hyperlink w:anchor="_Toc114137552" w:history="1">
            <w:r w:rsidR="00D642C0" w:rsidRPr="00A54EA0">
              <w:rPr>
                <w:rStyle w:val="Hyperlink"/>
                <w:noProof/>
                <w:lang w:bidi="ar-SA"/>
              </w:rPr>
              <w:t>Previous Priming Findings Made with Motion Tracking</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Toc114137552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11</w:t>
            </w:r>
            <w:r w:rsidR="00D642C0">
              <w:rPr>
                <w:noProof/>
                <w:webHidden/>
                <w:rtl/>
              </w:rPr>
              <w:fldChar w:fldCharType="end"/>
            </w:r>
          </w:hyperlink>
        </w:p>
        <w:p w14:paraId="31F0EEA6" w14:textId="54997845" w:rsidR="00D642C0" w:rsidRDefault="00000000" w:rsidP="00D642C0">
          <w:pPr>
            <w:pStyle w:val="TOC3"/>
            <w:tabs>
              <w:tab w:val="right" w:leader="dot" w:pos="9350"/>
            </w:tabs>
            <w:bidi w:val="0"/>
            <w:rPr>
              <w:rFonts w:cstheme="minorBidi"/>
              <w:i w:val="0"/>
              <w:iCs w:val="0"/>
              <w:noProof/>
              <w:sz w:val="22"/>
              <w:szCs w:val="22"/>
              <w:rtl/>
            </w:rPr>
          </w:pPr>
          <w:hyperlink w:anchor="_Toc114137553" w:history="1">
            <w:r w:rsidR="00D642C0" w:rsidRPr="00A54EA0">
              <w:rPr>
                <w:rStyle w:val="Hyperlink"/>
                <w:noProof/>
                <w:lang w:bidi="ar-SA"/>
              </w:rPr>
              <w:t>Current Research</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Toc114137553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13</w:t>
            </w:r>
            <w:r w:rsidR="00D642C0">
              <w:rPr>
                <w:noProof/>
                <w:webHidden/>
                <w:rtl/>
              </w:rPr>
              <w:fldChar w:fldCharType="end"/>
            </w:r>
          </w:hyperlink>
        </w:p>
        <w:p w14:paraId="03001C71" w14:textId="5E72E171" w:rsidR="00D642C0" w:rsidRDefault="00000000" w:rsidP="00665EDC">
          <w:pPr>
            <w:pStyle w:val="TOC2"/>
            <w:rPr>
              <w:rFonts w:cstheme="minorBidi"/>
              <w:noProof/>
              <w:sz w:val="22"/>
              <w:szCs w:val="22"/>
              <w:rtl/>
            </w:rPr>
          </w:pPr>
          <w:hyperlink w:anchor="_Toc114137554" w:history="1">
            <w:r w:rsidR="00D642C0" w:rsidRPr="00A54EA0">
              <w:rPr>
                <w:rStyle w:val="Hyperlink"/>
                <w:noProof/>
                <w:lang w:bidi="ar-SA"/>
              </w:rPr>
              <w:t>Pilot Experiment 1</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Toc114137554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14</w:t>
            </w:r>
            <w:r w:rsidR="00D642C0">
              <w:rPr>
                <w:noProof/>
                <w:webHidden/>
                <w:rtl/>
              </w:rPr>
              <w:fldChar w:fldCharType="end"/>
            </w:r>
          </w:hyperlink>
        </w:p>
        <w:p w14:paraId="364FCF20" w14:textId="16C6D03D" w:rsidR="00D642C0" w:rsidRDefault="00000000" w:rsidP="00D642C0">
          <w:pPr>
            <w:pStyle w:val="TOC3"/>
            <w:tabs>
              <w:tab w:val="right" w:leader="dot" w:pos="9350"/>
            </w:tabs>
            <w:bidi w:val="0"/>
            <w:rPr>
              <w:rFonts w:cstheme="minorBidi"/>
              <w:i w:val="0"/>
              <w:iCs w:val="0"/>
              <w:noProof/>
              <w:sz w:val="22"/>
              <w:szCs w:val="22"/>
              <w:rtl/>
            </w:rPr>
          </w:pPr>
          <w:hyperlink w:anchor="_Toc114137555" w:history="1">
            <w:r w:rsidR="00D642C0" w:rsidRPr="00A54EA0">
              <w:rPr>
                <w:rStyle w:val="Hyperlink"/>
                <w:noProof/>
                <w:lang w:bidi="ar-SA"/>
              </w:rPr>
              <w:t>Methods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Toc114137555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14</w:t>
            </w:r>
            <w:r w:rsidR="00D642C0">
              <w:rPr>
                <w:noProof/>
                <w:webHidden/>
                <w:rtl/>
              </w:rPr>
              <w:fldChar w:fldCharType="end"/>
            </w:r>
          </w:hyperlink>
        </w:p>
        <w:p w14:paraId="2EC9E1AF" w14:textId="70598082" w:rsidR="00D642C0" w:rsidRDefault="00000000" w:rsidP="00D642C0">
          <w:pPr>
            <w:pStyle w:val="TOC4"/>
            <w:tabs>
              <w:tab w:val="right" w:leader="dot" w:pos="9350"/>
            </w:tabs>
            <w:bidi w:val="0"/>
            <w:rPr>
              <w:rFonts w:cstheme="minorBidi"/>
              <w:noProof/>
              <w:sz w:val="22"/>
              <w:szCs w:val="22"/>
              <w:rtl/>
            </w:rPr>
          </w:pPr>
          <w:hyperlink w:anchor="_Toc114137556" w:history="1">
            <w:r w:rsidR="00D642C0" w:rsidRPr="00A54EA0">
              <w:rPr>
                <w:rStyle w:val="Hyperlink"/>
                <w:noProof/>
              </w:rPr>
              <w:t>Participants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Toc114137556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14</w:t>
            </w:r>
            <w:r w:rsidR="00D642C0">
              <w:rPr>
                <w:noProof/>
                <w:webHidden/>
                <w:rtl/>
              </w:rPr>
              <w:fldChar w:fldCharType="end"/>
            </w:r>
          </w:hyperlink>
        </w:p>
        <w:p w14:paraId="11E3C600" w14:textId="349FFD52" w:rsidR="00D642C0" w:rsidRDefault="00000000" w:rsidP="00D642C0">
          <w:pPr>
            <w:pStyle w:val="TOC4"/>
            <w:tabs>
              <w:tab w:val="right" w:leader="dot" w:pos="9350"/>
            </w:tabs>
            <w:bidi w:val="0"/>
            <w:rPr>
              <w:rFonts w:cstheme="minorBidi"/>
              <w:noProof/>
              <w:sz w:val="22"/>
              <w:szCs w:val="22"/>
              <w:rtl/>
            </w:rPr>
          </w:pPr>
          <w:hyperlink w:anchor="_Toc114137557" w:history="1">
            <w:r w:rsidR="00D642C0" w:rsidRPr="00A54EA0">
              <w:rPr>
                <w:rStyle w:val="Hyperlink"/>
                <w:noProof/>
              </w:rPr>
              <w:t>Stimuli</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Toc114137557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14</w:t>
            </w:r>
            <w:r w:rsidR="00D642C0">
              <w:rPr>
                <w:noProof/>
                <w:webHidden/>
                <w:rtl/>
              </w:rPr>
              <w:fldChar w:fldCharType="end"/>
            </w:r>
          </w:hyperlink>
        </w:p>
        <w:p w14:paraId="6A2FB627" w14:textId="09904165" w:rsidR="00D642C0" w:rsidRDefault="00000000" w:rsidP="00D642C0">
          <w:pPr>
            <w:pStyle w:val="TOC4"/>
            <w:tabs>
              <w:tab w:val="right" w:leader="dot" w:pos="9350"/>
            </w:tabs>
            <w:bidi w:val="0"/>
            <w:rPr>
              <w:rFonts w:cstheme="minorBidi"/>
              <w:noProof/>
              <w:sz w:val="22"/>
              <w:szCs w:val="22"/>
              <w:rtl/>
            </w:rPr>
          </w:pPr>
          <w:hyperlink w:anchor="_Toc114137558" w:history="1">
            <w:r w:rsidR="00D642C0" w:rsidRPr="00A54EA0">
              <w:rPr>
                <w:rStyle w:val="Hyperlink"/>
                <w:noProof/>
              </w:rPr>
              <w:t>Apparatus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Toc114137558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14</w:t>
            </w:r>
            <w:r w:rsidR="00D642C0">
              <w:rPr>
                <w:noProof/>
                <w:webHidden/>
                <w:rtl/>
              </w:rPr>
              <w:fldChar w:fldCharType="end"/>
            </w:r>
          </w:hyperlink>
        </w:p>
        <w:p w14:paraId="436BF34C" w14:textId="5BF7CB44" w:rsidR="00D642C0" w:rsidRDefault="00000000" w:rsidP="00D642C0">
          <w:pPr>
            <w:pStyle w:val="TOC3"/>
            <w:tabs>
              <w:tab w:val="right" w:leader="dot" w:pos="9350"/>
            </w:tabs>
            <w:bidi w:val="0"/>
            <w:rPr>
              <w:rFonts w:cstheme="minorBidi"/>
              <w:i w:val="0"/>
              <w:iCs w:val="0"/>
              <w:noProof/>
              <w:sz w:val="22"/>
              <w:szCs w:val="22"/>
              <w:rtl/>
            </w:rPr>
          </w:pPr>
          <w:hyperlink w:anchor="_Toc114137559" w:history="1">
            <w:r w:rsidR="00D642C0" w:rsidRPr="00A54EA0">
              <w:rPr>
                <w:rStyle w:val="Hyperlink"/>
                <w:noProof/>
                <w:lang w:bidi="ar-SA"/>
              </w:rPr>
              <w:t>Procedure</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Toc114137559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15</w:t>
            </w:r>
            <w:r w:rsidR="00D642C0">
              <w:rPr>
                <w:noProof/>
                <w:webHidden/>
                <w:rtl/>
              </w:rPr>
              <w:fldChar w:fldCharType="end"/>
            </w:r>
          </w:hyperlink>
        </w:p>
        <w:p w14:paraId="1F61917D" w14:textId="30C4D42E" w:rsidR="00D642C0" w:rsidRDefault="00000000" w:rsidP="00D642C0">
          <w:pPr>
            <w:pStyle w:val="TOC3"/>
            <w:tabs>
              <w:tab w:val="right" w:leader="dot" w:pos="9350"/>
            </w:tabs>
            <w:bidi w:val="0"/>
            <w:rPr>
              <w:rFonts w:cstheme="minorBidi"/>
              <w:i w:val="0"/>
              <w:iCs w:val="0"/>
              <w:noProof/>
              <w:sz w:val="22"/>
              <w:szCs w:val="22"/>
              <w:rtl/>
            </w:rPr>
          </w:pPr>
          <w:hyperlink w:anchor="_Toc114137560" w:history="1">
            <w:r w:rsidR="00D642C0" w:rsidRPr="00A54EA0">
              <w:rPr>
                <w:rStyle w:val="Hyperlink"/>
                <w:noProof/>
                <w:lang w:bidi="ar-SA"/>
              </w:rPr>
              <w:t>Trajectory preprocessing</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Toc114137560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17</w:t>
            </w:r>
            <w:r w:rsidR="00D642C0">
              <w:rPr>
                <w:noProof/>
                <w:webHidden/>
                <w:rtl/>
              </w:rPr>
              <w:fldChar w:fldCharType="end"/>
            </w:r>
          </w:hyperlink>
        </w:p>
        <w:p w14:paraId="7D172AF1" w14:textId="004CA1BF" w:rsidR="00D642C0" w:rsidRDefault="00000000" w:rsidP="00D642C0">
          <w:pPr>
            <w:pStyle w:val="TOC3"/>
            <w:tabs>
              <w:tab w:val="right" w:leader="dot" w:pos="9350"/>
            </w:tabs>
            <w:bidi w:val="0"/>
            <w:rPr>
              <w:rFonts w:cstheme="minorBidi"/>
              <w:i w:val="0"/>
              <w:iCs w:val="0"/>
              <w:noProof/>
              <w:sz w:val="22"/>
              <w:szCs w:val="22"/>
              <w:rtl/>
            </w:rPr>
          </w:pPr>
          <w:hyperlink w:anchor="_Toc114137561" w:history="1">
            <w:r w:rsidR="00D642C0" w:rsidRPr="00A54EA0">
              <w:rPr>
                <w:rStyle w:val="Hyperlink"/>
                <w:noProof/>
                <w:lang w:bidi="ar-SA"/>
              </w:rPr>
              <w:t>Variables extraction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Toc114137561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18</w:t>
            </w:r>
            <w:r w:rsidR="00D642C0">
              <w:rPr>
                <w:noProof/>
                <w:webHidden/>
                <w:rtl/>
              </w:rPr>
              <w:fldChar w:fldCharType="end"/>
            </w:r>
          </w:hyperlink>
        </w:p>
        <w:p w14:paraId="7CD76B24" w14:textId="3A27E5D1" w:rsidR="00D642C0" w:rsidRDefault="00000000" w:rsidP="00D642C0">
          <w:pPr>
            <w:pStyle w:val="TOC3"/>
            <w:tabs>
              <w:tab w:val="right" w:leader="dot" w:pos="9350"/>
            </w:tabs>
            <w:bidi w:val="0"/>
            <w:rPr>
              <w:rFonts w:cstheme="minorBidi"/>
              <w:i w:val="0"/>
              <w:iCs w:val="0"/>
              <w:noProof/>
              <w:sz w:val="22"/>
              <w:szCs w:val="22"/>
              <w:rtl/>
            </w:rPr>
          </w:pPr>
          <w:hyperlink w:anchor="_Toc114137562" w:history="1">
            <w:r w:rsidR="00D642C0" w:rsidRPr="00A54EA0">
              <w:rPr>
                <w:rStyle w:val="Hyperlink"/>
                <w:noProof/>
                <w:lang w:bidi="ar-SA"/>
              </w:rPr>
              <w:t>Exclusion criteria</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Toc114137562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18</w:t>
            </w:r>
            <w:r w:rsidR="00D642C0">
              <w:rPr>
                <w:noProof/>
                <w:webHidden/>
                <w:rtl/>
              </w:rPr>
              <w:fldChar w:fldCharType="end"/>
            </w:r>
          </w:hyperlink>
        </w:p>
        <w:p w14:paraId="6F362D33" w14:textId="3A0ED1D0" w:rsidR="00D642C0" w:rsidRDefault="00000000" w:rsidP="00D642C0">
          <w:pPr>
            <w:pStyle w:val="TOC3"/>
            <w:tabs>
              <w:tab w:val="right" w:leader="dot" w:pos="9350"/>
            </w:tabs>
            <w:bidi w:val="0"/>
            <w:rPr>
              <w:rFonts w:cstheme="minorBidi"/>
              <w:i w:val="0"/>
              <w:iCs w:val="0"/>
              <w:noProof/>
              <w:sz w:val="22"/>
              <w:szCs w:val="22"/>
              <w:rtl/>
            </w:rPr>
          </w:pPr>
          <w:hyperlink w:anchor="_Toc114137563" w:history="1">
            <w:r w:rsidR="00D642C0" w:rsidRPr="00A54EA0">
              <w:rPr>
                <w:rStyle w:val="Hyperlink"/>
                <w:noProof/>
                <w:lang w:bidi="ar-SA"/>
              </w:rPr>
              <w:t>Results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Toc114137563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19</w:t>
            </w:r>
            <w:r w:rsidR="00D642C0">
              <w:rPr>
                <w:noProof/>
                <w:webHidden/>
                <w:rtl/>
              </w:rPr>
              <w:fldChar w:fldCharType="end"/>
            </w:r>
          </w:hyperlink>
        </w:p>
        <w:p w14:paraId="0C70F7BD" w14:textId="3BB52374" w:rsidR="00D642C0" w:rsidRDefault="00000000" w:rsidP="00D642C0">
          <w:pPr>
            <w:pStyle w:val="TOC3"/>
            <w:tabs>
              <w:tab w:val="right" w:leader="dot" w:pos="9350"/>
            </w:tabs>
            <w:bidi w:val="0"/>
            <w:rPr>
              <w:rFonts w:cstheme="minorBidi"/>
              <w:i w:val="0"/>
              <w:iCs w:val="0"/>
              <w:noProof/>
              <w:sz w:val="22"/>
              <w:szCs w:val="22"/>
              <w:rtl/>
            </w:rPr>
          </w:pPr>
          <w:hyperlink w:anchor="_Toc114137564" w:history="1">
            <w:r w:rsidR="00D642C0" w:rsidRPr="00A54EA0">
              <w:rPr>
                <w:rStyle w:val="Hyperlink"/>
                <w:noProof/>
                <w:lang w:bidi="ar-SA"/>
              </w:rPr>
              <w:t>Discussion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Toc114137564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20</w:t>
            </w:r>
            <w:r w:rsidR="00D642C0">
              <w:rPr>
                <w:noProof/>
                <w:webHidden/>
                <w:rtl/>
              </w:rPr>
              <w:fldChar w:fldCharType="end"/>
            </w:r>
          </w:hyperlink>
        </w:p>
        <w:p w14:paraId="64DCCB06" w14:textId="61A59E66" w:rsidR="00D642C0" w:rsidRDefault="00000000" w:rsidP="00665EDC">
          <w:pPr>
            <w:pStyle w:val="TOC2"/>
            <w:rPr>
              <w:rFonts w:cstheme="minorBidi"/>
              <w:noProof/>
              <w:sz w:val="22"/>
              <w:szCs w:val="22"/>
              <w:rtl/>
            </w:rPr>
          </w:pPr>
          <w:hyperlink w:anchor="_Toc114137565" w:history="1">
            <w:r w:rsidR="00D642C0" w:rsidRPr="00A54EA0">
              <w:rPr>
                <w:rStyle w:val="Hyperlink"/>
                <w:noProof/>
                <w:lang w:bidi="ar-SA"/>
              </w:rPr>
              <w:t>Pilot Experiment 2</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Toc114137565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21</w:t>
            </w:r>
            <w:r w:rsidR="00D642C0">
              <w:rPr>
                <w:noProof/>
                <w:webHidden/>
                <w:rtl/>
              </w:rPr>
              <w:fldChar w:fldCharType="end"/>
            </w:r>
          </w:hyperlink>
        </w:p>
        <w:p w14:paraId="05659C52" w14:textId="30EAF620" w:rsidR="00D642C0" w:rsidRDefault="00000000" w:rsidP="00D642C0">
          <w:pPr>
            <w:pStyle w:val="TOC3"/>
            <w:tabs>
              <w:tab w:val="right" w:leader="dot" w:pos="9350"/>
            </w:tabs>
            <w:bidi w:val="0"/>
            <w:rPr>
              <w:rFonts w:cstheme="minorBidi"/>
              <w:i w:val="0"/>
              <w:iCs w:val="0"/>
              <w:noProof/>
              <w:sz w:val="22"/>
              <w:szCs w:val="22"/>
              <w:rtl/>
            </w:rPr>
          </w:pPr>
          <w:hyperlink w:anchor="_Toc114137566" w:history="1">
            <w:r w:rsidR="00D642C0" w:rsidRPr="00A54EA0">
              <w:rPr>
                <w:rStyle w:val="Hyperlink"/>
                <w:noProof/>
                <w:lang w:bidi="ar-SA"/>
              </w:rPr>
              <w:t>Methods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Toc114137566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21</w:t>
            </w:r>
            <w:r w:rsidR="00D642C0">
              <w:rPr>
                <w:noProof/>
                <w:webHidden/>
                <w:rtl/>
              </w:rPr>
              <w:fldChar w:fldCharType="end"/>
            </w:r>
          </w:hyperlink>
        </w:p>
        <w:p w14:paraId="262AA1EC" w14:textId="15E1C255" w:rsidR="00D642C0" w:rsidRDefault="00000000" w:rsidP="00D642C0">
          <w:pPr>
            <w:pStyle w:val="TOC4"/>
            <w:tabs>
              <w:tab w:val="right" w:leader="dot" w:pos="9350"/>
            </w:tabs>
            <w:bidi w:val="0"/>
            <w:rPr>
              <w:rFonts w:cstheme="minorBidi"/>
              <w:noProof/>
              <w:sz w:val="22"/>
              <w:szCs w:val="22"/>
              <w:rtl/>
            </w:rPr>
          </w:pPr>
          <w:hyperlink w:anchor="_Toc114137567" w:history="1">
            <w:r w:rsidR="00D642C0" w:rsidRPr="00A54EA0">
              <w:rPr>
                <w:rStyle w:val="Hyperlink"/>
                <w:noProof/>
              </w:rPr>
              <w:t>Participants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Toc114137567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21</w:t>
            </w:r>
            <w:r w:rsidR="00D642C0">
              <w:rPr>
                <w:noProof/>
                <w:webHidden/>
                <w:rtl/>
              </w:rPr>
              <w:fldChar w:fldCharType="end"/>
            </w:r>
          </w:hyperlink>
        </w:p>
        <w:p w14:paraId="4C92B40C" w14:textId="1C84993C" w:rsidR="00D642C0" w:rsidRDefault="00000000" w:rsidP="00D642C0">
          <w:pPr>
            <w:pStyle w:val="TOC3"/>
            <w:tabs>
              <w:tab w:val="right" w:leader="dot" w:pos="9350"/>
            </w:tabs>
            <w:bidi w:val="0"/>
            <w:rPr>
              <w:rFonts w:cstheme="minorBidi"/>
              <w:i w:val="0"/>
              <w:iCs w:val="0"/>
              <w:noProof/>
              <w:sz w:val="22"/>
              <w:szCs w:val="22"/>
              <w:rtl/>
            </w:rPr>
          </w:pPr>
          <w:hyperlink w:anchor="_Toc114137568" w:history="1">
            <w:r w:rsidR="00D642C0" w:rsidRPr="00A54EA0">
              <w:rPr>
                <w:rStyle w:val="Hyperlink"/>
                <w:noProof/>
                <w:lang w:bidi="ar-SA"/>
              </w:rPr>
              <w:t>Stimuli, Apparatus and Procedure</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Toc114137568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22</w:t>
            </w:r>
            <w:r w:rsidR="00D642C0">
              <w:rPr>
                <w:noProof/>
                <w:webHidden/>
                <w:rtl/>
              </w:rPr>
              <w:fldChar w:fldCharType="end"/>
            </w:r>
          </w:hyperlink>
        </w:p>
        <w:p w14:paraId="33121DFB" w14:textId="39CFD818" w:rsidR="00D642C0" w:rsidRDefault="00000000" w:rsidP="00D642C0">
          <w:pPr>
            <w:pStyle w:val="TOC3"/>
            <w:tabs>
              <w:tab w:val="right" w:leader="dot" w:pos="9350"/>
            </w:tabs>
            <w:bidi w:val="0"/>
            <w:rPr>
              <w:rFonts w:cstheme="minorBidi"/>
              <w:i w:val="0"/>
              <w:iCs w:val="0"/>
              <w:noProof/>
              <w:sz w:val="22"/>
              <w:szCs w:val="22"/>
              <w:rtl/>
            </w:rPr>
          </w:pPr>
          <w:hyperlink w:anchor="_Toc114137569" w:history="1">
            <w:r w:rsidR="00D642C0" w:rsidRPr="00A54EA0">
              <w:rPr>
                <w:rStyle w:val="Hyperlink"/>
                <w:noProof/>
                <w:lang w:bidi="ar-SA"/>
              </w:rPr>
              <w:t>Exclusion criteria</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Toc114137569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22</w:t>
            </w:r>
            <w:r w:rsidR="00D642C0">
              <w:rPr>
                <w:noProof/>
                <w:webHidden/>
                <w:rtl/>
              </w:rPr>
              <w:fldChar w:fldCharType="end"/>
            </w:r>
          </w:hyperlink>
        </w:p>
        <w:p w14:paraId="5914F60E" w14:textId="2C2E86CF" w:rsidR="00D642C0" w:rsidRDefault="00000000" w:rsidP="00D642C0">
          <w:pPr>
            <w:pStyle w:val="TOC3"/>
            <w:tabs>
              <w:tab w:val="right" w:leader="dot" w:pos="9350"/>
            </w:tabs>
            <w:bidi w:val="0"/>
            <w:rPr>
              <w:rFonts w:cstheme="minorBidi"/>
              <w:i w:val="0"/>
              <w:iCs w:val="0"/>
              <w:noProof/>
              <w:sz w:val="22"/>
              <w:szCs w:val="22"/>
              <w:rtl/>
            </w:rPr>
          </w:pPr>
          <w:hyperlink w:anchor="_Toc114137570" w:history="1">
            <w:r w:rsidR="00D642C0" w:rsidRPr="00A54EA0">
              <w:rPr>
                <w:rStyle w:val="Hyperlink"/>
                <w:noProof/>
                <w:lang w:bidi="ar-SA"/>
              </w:rPr>
              <w:t>Results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Toc114137570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23</w:t>
            </w:r>
            <w:r w:rsidR="00D642C0">
              <w:rPr>
                <w:noProof/>
                <w:webHidden/>
                <w:rtl/>
              </w:rPr>
              <w:fldChar w:fldCharType="end"/>
            </w:r>
          </w:hyperlink>
        </w:p>
        <w:p w14:paraId="1430690E" w14:textId="4E4A0BC0" w:rsidR="00D642C0" w:rsidRDefault="00000000" w:rsidP="00D642C0">
          <w:pPr>
            <w:pStyle w:val="TOC3"/>
            <w:tabs>
              <w:tab w:val="right" w:leader="dot" w:pos="9350"/>
            </w:tabs>
            <w:bidi w:val="0"/>
            <w:rPr>
              <w:rFonts w:cstheme="minorBidi"/>
              <w:i w:val="0"/>
              <w:iCs w:val="0"/>
              <w:noProof/>
              <w:sz w:val="22"/>
              <w:szCs w:val="22"/>
              <w:rtl/>
            </w:rPr>
          </w:pPr>
          <w:hyperlink w:anchor="_Toc114137571" w:history="1">
            <w:r w:rsidR="00D642C0" w:rsidRPr="00A54EA0">
              <w:rPr>
                <w:rStyle w:val="Hyperlink"/>
                <w:noProof/>
                <w:lang w:bidi="ar-SA"/>
              </w:rPr>
              <w:t>Discussion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Toc114137571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24</w:t>
            </w:r>
            <w:r w:rsidR="00D642C0">
              <w:rPr>
                <w:noProof/>
                <w:webHidden/>
                <w:rtl/>
              </w:rPr>
              <w:fldChar w:fldCharType="end"/>
            </w:r>
          </w:hyperlink>
        </w:p>
        <w:p w14:paraId="203AFC21" w14:textId="1210E292" w:rsidR="00D642C0" w:rsidRDefault="00000000" w:rsidP="00665EDC">
          <w:pPr>
            <w:pStyle w:val="TOC2"/>
            <w:rPr>
              <w:rFonts w:cstheme="minorBidi"/>
              <w:noProof/>
              <w:sz w:val="22"/>
              <w:szCs w:val="22"/>
              <w:rtl/>
            </w:rPr>
          </w:pPr>
          <w:hyperlink w:anchor="_Toc114137572" w:history="1">
            <w:r w:rsidR="00D642C0" w:rsidRPr="00A54EA0">
              <w:rPr>
                <w:rStyle w:val="Hyperlink"/>
                <w:noProof/>
                <w:lang w:bidi="ar-SA"/>
              </w:rPr>
              <w:t>Pilot Experiment 3</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Toc114137572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25</w:t>
            </w:r>
            <w:r w:rsidR="00D642C0">
              <w:rPr>
                <w:noProof/>
                <w:webHidden/>
                <w:rtl/>
              </w:rPr>
              <w:fldChar w:fldCharType="end"/>
            </w:r>
          </w:hyperlink>
        </w:p>
        <w:p w14:paraId="11E740C1" w14:textId="458FB817" w:rsidR="00D642C0" w:rsidRDefault="00000000" w:rsidP="00D642C0">
          <w:pPr>
            <w:pStyle w:val="TOC3"/>
            <w:tabs>
              <w:tab w:val="right" w:leader="dot" w:pos="9350"/>
            </w:tabs>
            <w:bidi w:val="0"/>
            <w:rPr>
              <w:rFonts w:cstheme="minorBidi"/>
              <w:i w:val="0"/>
              <w:iCs w:val="0"/>
              <w:noProof/>
              <w:sz w:val="22"/>
              <w:szCs w:val="22"/>
              <w:rtl/>
            </w:rPr>
          </w:pPr>
          <w:hyperlink w:anchor="_Toc114137573" w:history="1">
            <w:r w:rsidR="00D642C0" w:rsidRPr="00A54EA0">
              <w:rPr>
                <w:rStyle w:val="Hyperlink"/>
                <w:noProof/>
                <w:lang w:bidi="ar-SA"/>
              </w:rPr>
              <w:t>Methods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Toc114137573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25</w:t>
            </w:r>
            <w:r w:rsidR="00D642C0">
              <w:rPr>
                <w:noProof/>
                <w:webHidden/>
                <w:rtl/>
              </w:rPr>
              <w:fldChar w:fldCharType="end"/>
            </w:r>
          </w:hyperlink>
        </w:p>
        <w:p w14:paraId="6FABD984" w14:textId="5E913696" w:rsidR="00D642C0" w:rsidRDefault="00000000" w:rsidP="00D642C0">
          <w:pPr>
            <w:pStyle w:val="TOC4"/>
            <w:tabs>
              <w:tab w:val="right" w:leader="dot" w:pos="9350"/>
            </w:tabs>
            <w:bidi w:val="0"/>
            <w:rPr>
              <w:rFonts w:cstheme="minorBidi"/>
              <w:noProof/>
              <w:sz w:val="22"/>
              <w:szCs w:val="22"/>
              <w:rtl/>
            </w:rPr>
          </w:pPr>
          <w:hyperlink w:anchor="_Toc114137574" w:history="1">
            <w:r w:rsidR="00D642C0" w:rsidRPr="00A54EA0">
              <w:rPr>
                <w:rStyle w:val="Hyperlink"/>
                <w:noProof/>
              </w:rPr>
              <w:t>Participants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Toc114137574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25</w:t>
            </w:r>
            <w:r w:rsidR="00D642C0">
              <w:rPr>
                <w:noProof/>
                <w:webHidden/>
                <w:rtl/>
              </w:rPr>
              <w:fldChar w:fldCharType="end"/>
            </w:r>
          </w:hyperlink>
        </w:p>
        <w:p w14:paraId="2EC4A001" w14:textId="0759672C" w:rsidR="00D642C0" w:rsidRDefault="00000000" w:rsidP="00D642C0">
          <w:pPr>
            <w:pStyle w:val="TOC3"/>
            <w:tabs>
              <w:tab w:val="right" w:leader="dot" w:pos="9350"/>
            </w:tabs>
            <w:bidi w:val="0"/>
            <w:rPr>
              <w:rFonts w:cstheme="minorBidi"/>
              <w:i w:val="0"/>
              <w:iCs w:val="0"/>
              <w:noProof/>
              <w:sz w:val="22"/>
              <w:szCs w:val="22"/>
              <w:rtl/>
            </w:rPr>
          </w:pPr>
          <w:hyperlink w:anchor="_Toc114137575" w:history="1">
            <w:r w:rsidR="00D642C0" w:rsidRPr="00A54EA0">
              <w:rPr>
                <w:rStyle w:val="Hyperlink"/>
                <w:noProof/>
                <w:lang w:bidi="ar-SA"/>
              </w:rPr>
              <w:t>Stimuli, Apparatus and Procedure</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Toc114137575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25</w:t>
            </w:r>
            <w:r w:rsidR="00D642C0">
              <w:rPr>
                <w:noProof/>
                <w:webHidden/>
                <w:rtl/>
              </w:rPr>
              <w:fldChar w:fldCharType="end"/>
            </w:r>
          </w:hyperlink>
        </w:p>
        <w:p w14:paraId="483B145D" w14:textId="512EBF5B" w:rsidR="00D642C0" w:rsidRDefault="00000000" w:rsidP="00D642C0">
          <w:pPr>
            <w:pStyle w:val="TOC3"/>
            <w:tabs>
              <w:tab w:val="right" w:leader="dot" w:pos="9350"/>
            </w:tabs>
            <w:bidi w:val="0"/>
            <w:rPr>
              <w:rFonts w:cstheme="minorBidi"/>
              <w:i w:val="0"/>
              <w:iCs w:val="0"/>
              <w:noProof/>
              <w:sz w:val="22"/>
              <w:szCs w:val="22"/>
              <w:rtl/>
            </w:rPr>
          </w:pPr>
          <w:hyperlink w:anchor="_Toc114137576" w:history="1">
            <w:r w:rsidR="00D642C0" w:rsidRPr="00A54EA0">
              <w:rPr>
                <w:rStyle w:val="Hyperlink"/>
                <w:noProof/>
                <w:lang w:bidi="ar-SA"/>
              </w:rPr>
              <w:t>Results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Toc114137576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26</w:t>
            </w:r>
            <w:r w:rsidR="00D642C0">
              <w:rPr>
                <w:noProof/>
                <w:webHidden/>
                <w:rtl/>
              </w:rPr>
              <w:fldChar w:fldCharType="end"/>
            </w:r>
          </w:hyperlink>
        </w:p>
        <w:p w14:paraId="1D891100" w14:textId="1BD81127" w:rsidR="00D642C0" w:rsidRDefault="00000000" w:rsidP="00D642C0">
          <w:pPr>
            <w:pStyle w:val="TOC3"/>
            <w:tabs>
              <w:tab w:val="right" w:leader="dot" w:pos="9350"/>
            </w:tabs>
            <w:bidi w:val="0"/>
            <w:rPr>
              <w:rFonts w:cstheme="minorBidi"/>
              <w:i w:val="0"/>
              <w:iCs w:val="0"/>
              <w:noProof/>
              <w:sz w:val="22"/>
              <w:szCs w:val="22"/>
              <w:rtl/>
            </w:rPr>
          </w:pPr>
          <w:hyperlink w:anchor="_Toc114137577" w:history="1">
            <w:r w:rsidR="00D642C0" w:rsidRPr="00A54EA0">
              <w:rPr>
                <w:rStyle w:val="Hyperlink"/>
                <w:noProof/>
                <w:lang w:bidi="ar-SA"/>
              </w:rPr>
              <w:t>Discussion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Toc114137577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27</w:t>
            </w:r>
            <w:r w:rsidR="00D642C0">
              <w:rPr>
                <w:noProof/>
                <w:webHidden/>
                <w:rtl/>
              </w:rPr>
              <w:fldChar w:fldCharType="end"/>
            </w:r>
          </w:hyperlink>
        </w:p>
        <w:p w14:paraId="2E5DDEFB" w14:textId="77A4F5F8" w:rsidR="00D642C0" w:rsidRDefault="00000000" w:rsidP="00665EDC">
          <w:pPr>
            <w:pStyle w:val="TOC2"/>
            <w:rPr>
              <w:rFonts w:cstheme="minorBidi"/>
              <w:noProof/>
              <w:sz w:val="22"/>
              <w:szCs w:val="22"/>
              <w:rtl/>
            </w:rPr>
          </w:pPr>
          <w:hyperlink w:anchor="_Toc114137578" w:history="1">
            <w:r w:rsidR="00D642C0" w:rsidRPr="00A54EA0">
              <w:rPr>
                <w:rStyle w:val="Hyperlink"/>
                <w:noProof/>
                <w:lang w:bidi="ar-SA"/>
              </w:rPr>
              <w:t>Experiment 4</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Toc114137578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28</w:t>
            </w:r>
            <w:r w:rsidR="00D642C0">
              <w:rPr>
                <w:noProof/>
                <w:webHidden/>
                <w:rtl/>
              </w:rPr>
              <w:fldChar w:fldCharType="end"/>
            </w:r>
          </w:hyperlink>
        </w:p>
        <w:p w14:paraId="623FFC94" w14:textId="0D3EA7DD" w:rsidR="00D642C0" w:rsidRDefault="00000000">
          <w:pPr>
            <w:pStyle w:val="TOC3"/>
            <w:tabs>
              <w:tab w:val="right" w:leader="dot" w:pos="9350"/>
            </w:tabs>
            <w:rPr>
              <w:rFonts w:cstheme="minorBidi"/>
              <w:i w:val="0"/>
              <w:iCs w:val="0"/>
              <w:noProof/>
              <w:sz w:val="22"/>
              <w:szCs w:val="22"/>
              <w:rtl/>
            </w:rPr>
          </w:pPr>
          <w:hyperlink w:anchor="_Toc114137579" w:history="1">
            <w:r w:rsidR="00D642C0" w:rsidRPr="00A54EA0">
              <w:rPr>
                <w:rStyle w:val="Hyperlink"/>
                <w:noProof/>
                <w:lang w:bidi="ar-SA"/>
              </w:rPr>
              <w:t>Methods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Toc114137579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28</w:t>
            </w:r>
            <w:r w:rsidR="00D642C0">
              <w:rPr>
                <w:noProof/>
                <w:webHidden/>
                <w:rtl/>
              </w:rPr>
              <w:fldChar w:fldCharType="end"/>
            </w:r>
          </w:hyperlink>
        </w:p>
        <w:p w14:paraId="4BC998D9" w14:textId="7F285D96" w:rsidR="00D642C0" w:rsidRDefault="00000000">
          <w:pPr>
            <w:pStyle w:val="TOC4"/>
            <w:tabs>
              <w:tab w:val="right" w:leader="dot" w:pos="9350"/>
            </w:tabs>
            <w:rPr>
              <w:rFonts w:cstheme="minorBidi"/>
              <w:noProof/>
              <w:sz w:val="22"/>
              <w:szCs w:val="22"/>
              <w:rtl/>
            </w:rPr>
          </w:pPr>
          <w:hyperlink w:anchor="_Toc114137580" w:history="1">
            <w:r w:rsidR="00D642C0" w:rsidRPr="00A54EA0">
              <w:rPr>
                <w:rStyle w:val="Hyperlink"/>
                <w:noProof/>
              </w:rPr>
              <w:t>Participants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Toc114137580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29</w:t>
            </w:r>
            <w:r w:rsidR="00D642C0">
              <w:rPr>
                <w:noProof/>
                <w:webHidden/>
                <w:rtl/>
              </w:rPr>
              <w:fldChar w:fldCharType="end"/>
            </w:r>
          </w:hyperlink>
        </w:p>
        <w:p w14:paraId="0FF9A9EE" w14:textId="1A58ECB7" w:rsidR="00D642C0" w:rsidRDefault="00000000">
          <w:pPr>
            <w:pStyle w:val="TOC3"/>
            <w:tabs>
              <w:tab w:val="right" w:leader="dot" w:pos="9350"/>
            </w:tabs>
            <w:rPr>
              <w:rFonts w:cstheme="minorBidi"/>
              <w:i w:val="0"/>
              <w:iCs w:val="0"/>
              <w:noProof/>
              <w:sz w:val="22"/>
              <w:szCs w:val="22"/>
              <w:rtl/>
            </w:rPr>
          </w:pPr>
          <w:hyperlink w:anchor="_Toc114137581" w:history="1">
            <w:r w:rsidR="00D642C0" w:rsidRPr="00A54EA0">
              <w:rPr>
                <w:rStyle w:val="Hyperlink"/>
                <w:noProof/>
                <w:lang w:bidi="ar-SA"/>
              </w:rPr>
              <w:t>Stimuli, Apparatus and Procedure</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Toc114137581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29</w:t>
            </w:r>
            <w:r w:rsidR="00D642C0">
              <w:rPr>
                <w:noProof/>
                <w:webHidden/>
                <w:rtl/>
              </w:rPr>
              <w:fldChar w:fldCharType="end"/>
            </w:r>
          </w:hyperlink>
        </w:p>
        <w:p w14:paraId="77F8D4EB" w14:textId="346A6C3F" w:rsidR="00D642C0" w:rsidRDefault="00000000">
          <w:pPr>
            <w:pStyle w:val="TOC3"/>
            <w:tabs>
              <w:tab w:val="right" w:leader="dot" w:pos="9350"/>
            </w:tabs>
            <w:rPr>
              <w:rFonts w:cstheme="minorBidi"/>
              <w:i w:val="0"/>
              <w:iCs w:val="0"/>
              <w:noProof/>
              <w:sz w:val="22"/>
              <w:szCs w:val="22"/>
              <w:rtl/>
            </w:rPr>
          </w:pPr>
          <w:hyperlink w:anchor="_Toc114137582" w:history="1">
            <w:r w:rsidR="00D642C0" w:rsidRPr="00A54EA0">
              <w:rPr>
                <w:rStyle w:val="Hyperlink"/>
                <w:noProof/>
                <w:lang w:bidi="ar-SA"/>
              </w:rPr>
              <w:t>Exclusion criteria</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Toc114137582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30</w:t>
            </w:r>
            <w:r w:rsidR="00D642C0">
              <w:rPr>
                <w:noProof/>
                <w:webHidden/>
                <w:rtl/>
              </w:rPr>
              <w:fldChar w:fldCharType="end"/>
            </w:r>
          </w:hyperlink>
        </w:p>
        <w:p w14:paraId="200D23D3" w14:textId="49BFAB72" w:rsidR="00D642C0" w:rsidRDefault="00000000">
          <w:pPr>
            <w:pStyle w:val="TOC3"/>
            <w:tabs>
              <w:tab w:val="right" w:leader="dot" w:pos="9350"/>
            </w:tabs>
            <w:rPr>
              <w:rFonts w:cstheme="minorBidi"/>
              <w:i w:val="0"/>
              <w:iCs w:val="0"/>
              <w:noProof/>
              <w:sz w:val="22"/>
              <w:szCs w:val="22"/>
              <w:rtl/>
            </w:rPr>
          </w:pPr>
          <w:hyperlink w:anchor="_Toc114137583" w:history="1">
            <w:r w:rsidR="00D642C0" w:rsidRPr="00A54EA0">
              <w:rPr>
                <w:rStyle w:val="Hyperlink"/>
                <w:noProof/>
                <w:lang w:bidi="ar-SA"/>
              </w:rPr>
              <w:t>Results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Toc114137583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30</w:t>
            </w:r>
            <w:r w:rsidR="00D642C0">
              <w:rPr>
                <w:noProof/>
                <w:webHidden/>
                <w:rtl/>
              </w:rPr>
              <w:fldChar w:fldCharType="end"/>
            </w:r>
          </w:hyperlink>
        </w:p>
        <w:p w14:paraId="33241139" w14:textId="07D80891" w:rsidR="00D642C0" w:rsidRDefault="00000000">
          <w:pPr>
            <w:pStyle w:val="TOC3"/>
            <w:tabs>
              <w:tab w:val="right" w:leader="dot" w:pos="9350"/>
            </w:tabs>
            <w:rPr>
              <w:rFonts w:cstheme="minorBidi"/>
              <w:i w:val="0"/>
              <w:iCs w:val="0"/>
              <w:noProof/>
              <w:sz w:val="22"/>
              <w:szCs w:val="22"/>
              <w:rtl/>
            </w:rPr>
          </w:pPr>
          <w:hyperlink w:anchor="_Toc114137584" w:history="1">
            <w:r w:rsidR="00D642C0" w:rsidRPr="00A54EA0">
              <w:rPr>
                <w:rStyle w:val="Hyperlink"/>
                <w:noProof/>
                <w:lang w:bidi="ar-SA"/>
              </w:rPr>
              <w:t>Discussion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Toc114137584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32</w:t>
            </w:r>
            <w:r w:rsidR="00D642C0">
              <w:rPr>
                <w:noProof/>
                <w:webHidden/>
                <w:rtl/>
              </w:rPr>
              <w:fldChar w:fldCharType="end"/>
            </w:r>
          </w:hyperlink>
        </w:p>
        <w:p w14:paraId="09B57AB2" w14:textId="6C6D4498" w:rsidR="00D642C0" w:rsidRDefault="00000000" w:rsidP="00665EDC">
          <w:pPr>
            <w:pStyle w:val="TOC2"/>
            <w:bidi/>
            <w:rPr>
              <w:rFonts w:cstheme="minorBidi"/>
              <w:noProof/>
              <w:sz w:val="22"/>
              <w:szCs w:val="22"/>
              <w:rtl/>
            </w:rPr>
          </w:pPr>
          <w:hyperlink w:anchor="_Toc114137585" w:history="1">
            <w:r w:rsidR="00D642C0" w:rsidRPr="00A54EA0">
              <w:rPr>
                <w:rStyle w:val="Hyperlink"/>
                <w:noProof/>
                <w:lang w:bidi="ar-SA"/>
              </w:rPr>
              <w:t>General Discussion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Toc114137585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33</w:t>
            </w:r>
            <w:r w:rsidR="00D642C0">
              <w:rPr>
                <w:noProof/>
                <w:webHidden/>
                <w:rtl/>
              </w:rPr>
              <w:fldChar w:fldCharType="end"/>
            </w:r>
          </w:hyperlink>
        </w:p>
        <w:p w14:paraId="1230C0FB" w14:textId="5146219E" w:rsidR="00D642C0" w:rsidRDefault="00000000" w:rsidP="00665EDC">
          <w:pPr>
            <w:pStyle w:val="TOC2"/>
            <w:bidi/>
            <w:rPr>
              <w:rFonts w:cstheme="minorBidi"/>
              <w:noProof/>
              <w:sz w:val="22"/>
              <w:szCs w:val="22"/>
              <w:rtl/>
            </w:rPr>
          </w:pPr>
          <w:hyperlink w:anchor="_Toc114137586" w:history="1">
            <w:r w:rsidR="00D642C0" w:rsidRPr="00A54EA0">
              <w:rPr>
                <w:rStyle w:val="Hyperlink"/>
                <w:noProof/>
                <w:lang w:bidi="ar-SA"/>
              </w:rPr>
              <w:t>Supplementary materials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Toc114137586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37</w:t>
            </w:r>
            <w:r w:rsidR="00D642C0">
              <w:rPr>
                <w:noProof/>
                <w:webHidden/>
                <w:rtl/>
              </w:rPr>
              <w:fldChar w:fldCharType="end"/>
            </w:r>
          </w:hyperlink>
        </w:p>
        <w:p w14:paraId="73680724" w14:textId="2051F4A3" w:rsidR="00D642C0" w:rsidRDefault="00000000" w:rsidP="00665EDC">
          <w:pPr>
            <w:pStyle w:val="TOC2"/>
            <w:bidi/>
            <w:rPr>
              <w:rFonts w:cstheme="minorBidi"/>
              <w:noProof/>
              <w:sz w:val="22"/>
              <w:szCs w:val="22"/>
              <w:rtl/>
            </w:rPr>
          </w:pPr>
          <w:hyperlink w:anchor="_Toc114137587" w:history="1">
            <w:r w:rsidR="00D642C0" w:rsidRPr="00A54EA0">
              <w:rPr>
                <w:rStyle w:val="Hyperlink"/>
                <w:noProof/>
                <w:lang w:bidi="ar-SA"/>
              </w:rPr>
              <w:t>References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Toc114137587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40</w:t>
            </w:r>
            <w:r w:rsidR="00D642C0">
              <w:rPr>
                <w:noProof/>
                <w:webHidden/>
                <w:rtl/>
              </w:rPr>
              <w:fldChar w:fldCharType="end"/>
            </w:r>
          </w:hyperlink>
        </w:p>
        <w:p w14:paraId="4587C80F" w14:textId="78E6E57D" w:rsidR="006238E0" w:rsidRDefault="006238E0" w:rsidP="00215318">
          <w:pPr>
            <w:pStyle w:val="TOCHeading"/>
            <w:ind w:firstLine="0"/>
          </w:pPr>
          <w:r>
            <w:fldChar w:fldCharType="end"/>
          </w:r>
        </w:p>
      </w:sdtContent>
    </w:sdt>
    <w:p w14:paraId="17A4C2D6" w14:textId="1C8FCA86" w:rsidR="00A85F15" w:rsidRPr="00A85F15" w:rsidRDefault="004C0E90" w:rsidP="006238E0">
      <w:pPr>
        <w:pStyle w:val="Heading2"/>
      </w:pPr>
      <w:r>
        <w:rPr>
          <w:rFonts w:eastAsia="SimSun"/>
          <w:kern w:val="24"/>
        </w:rPr>
        <w:br w:type="page"/>
      </w:r>
    </w:p>
    <w:p w14:paraId="21F69EC4" w14:textId="238257D8" w:rsidR="00371267" w:rsidRDefault="00371267" w:rsidP="006238E0">
      <w:pPr>
        <w:pStyle w:val="Heading2"/>
        <w:rPr>
          <w:rtl/>
          <w:lang w:bidi="he-IL"/>
        </w:rPr>
      </w:pPr>
      <w:bookmarkStart w:id="28" w:name="_Toc114137546"/>
      <w:commentRangeStart w:id="29"/>
      <w:r>
        <w:rPr>
          <w:rFonts w:hint="cs"/>
          <w:rtl/>
          <w:lang w:bidi="he-IL"/>
        </w:rPr>
        <w:lastRenderedPageBreak/>
        <w:t>תקציר</w:t>
      </w:r>
      <w:bookmarkEnd w:id="28"/>
      <w:commentRangeEnd w:id="29"/>
      <w:r w:rsidR="00FD5395">
        <w:rPr>
          <w:rStyle w:val="CommentReference"/>
          <w:rFonts w:asciiTheme="majorBidi" w:eastAsiaTheme="minorEastAsia" w:hAnsiTheme="majorBidi" w:cstheme="majorBidi"/>
          <w:b w:val="0"/>
          <w:bCs w:val="0"/>
          <w:rtl/>
          <w:lang w:eastAsia="en-US" w:bidi="he-IL"/>
        </w:rPr>
        <w:commentReference w:id="29"/>
      </w:r>
    </w:p>
    <w:p w14:paraId="5A70CB24" w14:textId="4FFD13F8" w:rsidR="00371267" w:rsidRDefault="00371267" w:rsidP="00371267">
      <w:pPr>
        <w:bidi/>
        <w:rPr>
          <w:rtl/>
          <w:lang w:eastAsia="ja-JP"/>
        </w:rPr>
      </w:pPr>
      <w:r>
        <w:rPr>
          <w:rFonts w:hint="cs"/>
          <w:rtl/>
          <w:lang w:eastAsia="ja-JP"/>
        </w:rPr>
        <w:t>על אף היותם בלתי נראים</w:t>
      </w:r>
      <w:ins w:id="30" w:author="Liad Mudrik" w:date="2022-09-15T15:34:00Z">
        <w:r w:rsidR="00FD5395">
          <w:rPr>
            <w:rFonts w:hint="cs"/>
            <w:rtl/>
            <w:lang w:eastAsia="ja-JP"/>
          </w:rPr>
          <w:t xml:space="preserve"> עבורנו</w:t>
        </w:r>
      </w:ins>
      <w:r>
        <w:rPr>
          <w:rFonts w:hint="cs"/>
          <w:rtl/>
          <w:lang w:eastAsia="ja-JP"/>
        </w:rPr>
        <w:t>, גירויים לא מודעים הוכחו בעבר כמסוגלים להשפיע על ההתנהגות שלנו. למרות זאת, תחום המחקר של עיבוד לא מודע שופע ב</w:t>
      </w:r>
      <w:r w:rsidR="007C1108">
        <w:rPr>
          <w:rFonts w:hint="cs"/>
          <w:rtl/>
          <w:lang w:eastAsia="ja-JP"/>
        </w:rPr>
        <w:t>ממצאים סותרים אשר מעוררים מחלוקות לגבי ה</w:t>
      </w:r>
      <w:r w:rsidR="00951A98">
        <w:rPr>
          <w:rFonts w:hint="cs"/>
          <w:rtl/>
          <w:lang w:eastAsia="ja-JP"/>
        </w:rPr>
        <w:t>יקפו</w:t>
      </w:r>
      <w:r w:rsidR="007C1108">
        <w:rPr>
          <w:rFonts w:hint="cs"/>
          <w:rtl/>
          <w:lang w:eastAsia="ja-JP"/>
        </w:rPr>
        <w:t xml:space="preserve">, ובאופן ספציפי </w:t>
      </w:r>
      <w:r w:rsidR="00951A98">
        <w:rPr>
          <w:rFonts w:hint="cs"/>
          <w:rtl/>
          <w:lang w:eastAsia="ja-JP"/>
        </w:rPr>
        <w:t xml:space="preserve">לגבי </w:t>
      </w:r>
      <w:r w:rsidR="007C1108">
        <w:rPr>
          <w:rFonts w:hint="cs"/>
          <w:rtl/>
          <w:lang w:eastAsia="ja-JP"/>
        </w:rPr>
        <w:t>עיבוד סמנטי.</w:t>
      </w:r>
      <w:r w:rsidR="00E430BA">
        <w:rPr>
          <w:rFonts w:hint="cs"/>
          <w:rtl/>
          <w:lang w:eastAsia="ja-JP"/>
        </w:rPr>
        <w:t xml:space="preserve"> </w:t>
      </w:r>
      <w:r w:rsidR="0031554F">
        <w:rPr>
          <w:rFonts w:hint="cs"/>
          <w:rtl/>
          <w:lang w:eastAsia="ja-JP"/>
        </w:rPr>
        <w:t xml:space="preserve">את המחלוקות הללו ניתן להסביר על ידי </w:t>
      </w:r>
      <w:r w:rsidR="00E430BA">
        <w:rPr>
          <w:rFonts w:hint="cs"/>
          <w:rtl/>
          <w:lang w:eastAsia="ja-JP"/>
        </w:rPr>
        <w:t xml:space="preserve">מגבלות מתודולוגיות </w:t>
      </w:r>
      <w:commentRangeStart w:id="31"/>
      <w:r w:rsidR="00E430BA">
        <w:rPr>
          <w:rFonts w:hint="cs"/>
          <w:rtl/>
          <w:lang w:eastAsia="ja-JP"/>
        </w:rPr>
        <w:t>(</w:t>
      </w:r>
      <w:r w:rsidR="00E430BA">
        <w:rPr>
          <w:lang w:eastAsia="ja-JP"/>
        </w:rPr>
        <w:t>methodological</w:t>
      </w:r>
      <w:r w:rsidR="00E430BA">
        <w:rPr>
          <w:rFonts w:hint="cs"/>
          <w:rtl/>
          <w:lang w:eastAsia="ja-JP"/>
        </w:rPr>
        <w:t xml:space="preserve">) </w:t>
      </w:r>
      <w:commentRangeEnd w:id="31"/>
      <w:r w:rsidR="00FD5395">
        <w:rPr>
          <w:rStyle w:val="CommentReference"/>
          <w:rtl/>
        </w:rPr>
        <w:commentReference w:id="31"/>
      </w:r>
      <w:r w:rsidR="0031554F">
        <w:rPr>
          <w:rFonts w:hint="cs"/>
          <w:rtl/>
          <w:lang w:eastAsia="ja-JP"/>
        </w:rPr>
        <w:t>אשר מאפיינות חלק מהמחקרים</w:t>
      </w:r>
      <w:r w:rsidR="00951A98">
        <w:rPr>
          <w:rFonts w:hint="cs"/>
          <w:rtl/>
          <w:lang w:eastAsia="ja-JP"/>
        </w:rPr>
        <w:t xml:space="preserve"> בתחום</w:t>
      </w:r>
      <w:r w:rsidR="0031554F">
        <w:rPr>
          <w:rFonts w:hint="cs"/>
          <w:rtl/>
          <w:lang w:eastAsia="ja-JP"/>
        </w:rPr>
        <w:t xml:space="preserve">. </w:t>
      </w:r>
      <w:r w:rsidR="00FD71CF">
        <w:rPr>
          <w:rFonts w:hint="cs"/>
          <w:rtl/>
          <w:lang w:eastAsia="ja-JP"/>
        </w:rPr>
        <w:t xml:space="preserve">מגבלה אחת, אשר נחקרת בתזה </w:t>
      </w:r>
      <w:del w:id="32" w:author="Liad Mudrik" w:date="2022-09-15T15:35:00Z">
        <w:r w:rsidR="00FD71CF" w:rsidDel="00FD5395">
          <w:rPr>
            <w:rFonts w:hint="cs"/>
            <w:rtl/>
            <w:lang w:eastAsia="ja-JP"/>
          </w:rPr>
          <w:delText>זאת</w:delText>
        </w:r>
      </w:del>
      <w:ins w:id="33" w:author="Liad Mudrik" w:date="2022-09-15T15:35:00Z">
        <w:r w:rsidR="00FD5395">
          <w:rPr>
            <w:rFonts w:hint="cs"/>
            <w:rtl/>
            <w:lang w:eastAsia="ja-JP"/>
          </w:rPr>
          <w:t>הנוכחית</w:t>
        </w:r>
      </w:ins>
      <w:r w:rsidR="00FD71CF">
        <w:rPr>
          <w:rFonts w:hint="cs"/>
          <w:rtl/>
          <w:lang w:eastAsia="ja-JP"/>
        </w:rPr>
        <w:t xml:space="preserve">, היא הערכת חסר של עיבוד לא מודע הנובעת משימוש </w:t>
      </w:r>
      <w:r w:rsidR="002A6577">
        <w:rPr>
          <w:rFonts w:hint="cs"/>
          <w:rtl/>
          <w:lang w:eastAsia="ja-JP"/>
        </w:rPr>
        <w:t xml:space="preserve">במדדים שאינם </w:t>
      </w:r>
      <w:r w:rsidR="00FD71CF">
        <w:rPr>
          <w:rFonts w:hint="cs"/>
          <w:rtl/>
          <w:lang w:eastAsia="ja-JP"/>
        </w:rPr>
        <w:t>רגישים מספיק לאפקט הלא מודע.</w:t>
      </w:r>
      <w:r w:rsidR="00F93E19">
        <w:rPr>
          <w:rFonts w:hint="cs"/>
          <w:rtl/>
          <w:lang w:eastAsia="ja-JP"/>
        </w:rPr>
        <w:t xml:space="preserve"> </w:t>
      </w:r>
      <w:r w:rsidR="002A6577">
        <w:rPr>
          <w:rFonts w:hint="cs"/>
          <w:rtl/>
          <w:lang w:eastAsia="ja-JP"/>
        </w:rPr>
        <w:t>המדד</w:t>
      </w:r>
      <w:r w:rsidR="006A2CCD">
        <w:rPr>
          <w:rFonts w:hint="cs"/>
          <w:rtl/>
          <w:lang w:eastAsia="ja-JP"/>
        </w:rPr>
        <w:t xml:space="preserve"> </w:t>
      </w:r>
      <w:r w:rsidR="00F93E19">
        <w:rPr>
          <w:rFonts w:hint="cs"/>
          <w:rtl/>
          <w:lang w:eastAsia="ja-JP"/>
        </w:rPr>
        <w:t xml:space="preserve">הנפוץ ביותר לבחינה של אפקטים לא מודעים </w:t>
      </w:r>
      <w:r w:rsidR="002A6577">
        <w:rPr>
          <w:rFonts w:hint="cs"/>
          <w:rtl/>
          <w:lang w:eastAsia="ja-JP"/>
        </w:rPr>
        <w:t xml:space="preserve">הינו </w:t>
      </w:r>
      <w:r w:rsidR="006A2CCD">
        <w:rPr>
          <w:rFonts w:hint="cs"/>
          <w:rtl/>
          <w:lang w:eastAsia="ja-JP"/>
        </w:rPr>
        <w:t xml:space="preserve">זמן התגובה </w:t>
      </w:r>
      <w:r w:rsidR="003D73BC">
        <w:rPr>
          <w:rFonts w:hint="cs"/>
          <w:rtl/>
          <w:lang w:eastAsia="ja-JP"/>
        </w:rPr>
        <w:t>של תשובות הניתנות בא</w:t>
      </w:r>
      <w:r w:rsidR="00F93E19">
        <w:rPr>
          <w:rFonts w:hint="cs"/>
          <w:rtl/>
          <w:lang w:eastAsia="ja-JP"/>
        </w:rPr>
        <w:t>מצעות מקלדת.</w:t>
      </w:r>
      <w:r w:rsidR="003D73BC">
        <w:rPr>
          <w:rFonts w:hint="cs"/>
          <w:rtl/>
          <w:lang w:eastAsia="ja-JP"/>
        </w:rPr>
        <w:t xml:space="preserve"> אולם אמצעי זה בדרך כלל מפיק אפקטים קטנים מאוד </w:t>
      </w:r>
      <w:r w:rsidR="00AD74F0">
        <w:rPr>
          <w:rFonts w:hint="cs"/>
          <w:rtl/>
          <w:lang w:eastAsia="ja-JP"/>
        </w:rPr>
        <w:t xml:space="preserve">ומספק מידע </w:t>
      </w:r>
      <w:r w:rsidR="003D73BC">
        <w:rPr>
          <w:rFonts w:hint="cs"/>
          <w:rtl/>
          <w:lang w:eastAsia="ja-JP"/>
        </w:rPr>
        <w:t xml:space="preserve">רק </w:t>
      </w:r>
      <w:r w:rsidR="00AD74F0">
        <w:rPr>
          <w:rFonts w:hint="cs"/>
          <w:rtl/>
          <w:lang w:eastAsia="ja-JP"/>
        </w:rPr>
        <w:t xml:space="preserve">לגבי </w:t>
      </w:r>
      <w:r w:rsidR="003D73BC">
        <w:rPr>
          <w:rFonts w:hint="cs"/>
          <w:rtl/>
          <w:lang w:eastAsia="ja-JP"/>
        </w:rPr>
        <w:t xml:space="preserve">התשובה הסופית ולא </w:t>
      </w:r>
      <w:r w:rsidR="00AD74F0">
        <w:rPr>
          <w:rFonts w:hint="cs"/>
          <w:rtl/>
          <w:lang w:eastAsia="ja-JP"/>
        </w:rPr>
        <w:t xml:space="preserve">לגבי </w:t>
      </w:r>
      <w:r w:rsidR="003D73BC">
        <w:rPr>
          <w:rFonts w:hint="cs"/>
          <w:rtl/>
          <w:lang w:eastAsia="ja-JP"/>
        </w:rPr>
        <w:t>ההליכים שהובילו אליה.</w:t>
      </w:r>
      <w:r w:rsidR="00521087">
        <w:rPr>
          <w:rFonts w:hint="cs"/>
          <w:rtl/>
          <w:lang w:eastAsia="ja-JP"/>
        </w:rPr>
        <w:t xml:space="preserve"> פתרון אפשרי לשתי הבעיות הללו הוא שימוש באמצעים למעקב אחר תנועה, אשר הפכו לכלי נפוץ לחשיפת הליכים קוגניטיביי</w:t>
      </w:r>
      <w:r w:rsidR="00521087">
        <w:rPr>
          <w:rFonts w:hint="eastAsia"/>
          <w:rtl/>
          <w:lang w:eastAsia="ja-JP"/>
        </w:rPr>
        <w:t>ם</w:t>
      </w:r>
      <w:r w:rsidR="00521087">
        <w:rPr>
          <w:rFonts w:hint="cs"/>
          <w:rtl/>
          <w:lang w:eastAsia="ja-JP"/>
        </w:rPr>
        <w:t>.</w:t>
      </w:r>
    </w:p>
    <w:p w14:paraId="41788E56" w14:textId="3B804A1C" w:rsidR="00521087" w:rsidRDefault="00A257A1" w:rsidP="00521087">
      <w:pPr>
        <w:bidi/>
        <w:rPr>
          <w:rtl/>
          <w:lang w:eastAsia="ja-JP"/>
        </w:rPr>
      </w:pPr>
      <w:del w:id="34" w:author="Liad Mudrik" w:date="2022-09-15T15:35:00Z">
        <w:r w:rsidDel="00DB6C47">
          <w:rPr>
            <w:rFonts w:hint="cs"/>
            <w:rtl/>
            <w:lang w:eastAsia="ja-JP"/>
          </w:rPr>
          <w:delText>אמנם</w:delText>
        </w:r>
        <w:r w:rsidR="00AC5948" w:rsidDel="00DB6C47">
          <w:rPr>
            <w:rFonts w:hint="cs"/>
            <w:rtl/>
            <w:lang w:eastAsia="ja-JP"/>
          </w:rPr>
          <w:delText>,</w:delText>
        </w:r>
      </w:del>
      <w:ins w:id="35" w:author="Liad Mudrik" w:date="2022-09-15T15:35:00Z">
        <w:r w:rsidR="00DB6C47">
          <w:rPr>
            <w:rFonts w:hint="cs"/>
            <w:rtl/>
            <w:lang w:eastAsia="ja-JP"/>
          </w:rPr>
          <w:t>אך</w:t>
        </w:r>
      </w:ins>
      <w:r w:rsidR="00AC5948">
        <w:rPr>
          <w:rFonts w:hint="cs"/>
          <w:rtl/>
          <w:lang w:eastAsia="ja-JP"/>
        </w:rPr>
        <w:t xml:space="preserve"> האם מעקב אחר תנועה אכן רגיש יותר לאפקטים לא מודעים מאשר מקלדת? </w:t>
      </w:r>
      <w:r w:rsidR="00C465FF">
        <w:rPr>
          <w:rFonts w:hint="cs"/>
          <w:rtl/>
          <w:lang w:eastAsia="ja-JP"/>
        </w:rPr>
        <w:t>עד עתה</w:t>
      </w:r>
      <w:r w:rsidR="00AC5948">
        <w:rPr>
          <w:rFonts w:hint="cs"/>
          <w:rtl/>
          <w:lang w:eastAsia="ja-JP"/>
        </w:rPr>
        <w:t>, מחקר אחד בלבד השווה בין המדדים באופן ישיר ומצא אפקט לא מודע</w:t>
      </w:r>
      <w:r w:rsidR="00C465FF">
        <w:rPr>
          <w:rFonts w:hint="cs"/>
          <w:rtl/>
          <w:lang w:eastAsia="ja-JP"/>
        </w:rPr>
        <w:t xml:space="preserve"> </w:t>
      </w:r>
      <w:del w:id="36" w:author="Liad Mudrik" w:date="2022-09-15T15:36:00Z">
        <w:r w:rsidR="00C11D51" w:rsidDel="009C4B49">
          <w:rPr>
            <w:rFonts w:hint="cs"/>
            <w:rtl/>
            <w:lang w:eastAsia="ja-JP"/>
          </w:rPr>
          <w:delText xml:space="preserve">מזערי </w:delText>
        </w:r>
      </w:del>
      <w:ins w:id="37" w:author="Liad Mudrik" w:date="2022-09-15T15:36:00Z">
        <w:r w:rsidR="0047509E">
          <w:rPr>
            <w:rFonts w:hint="cs"/>
            <w:rtl/>
            <w:lang w:eastAsia="ja-JP"/>
          </w:rPr>
          <w:t>שולי</w:t>
        </w:r>
        <w:r w:rsidR="009C4B49">
          <w:rPr>
            <w:rFonts w:hint="cs"/>
            <w:rtl/>
            <w:lang w:eastAsia="ja-JP"/>
          </w:rPr>
          <w:t xml:space="preserve"> </w:t>
        </w:r>
      </w:ins>
      <w:r w:rsidR="00C11D51">
        <w:rPr>
          <w:rFonts w:hint="cs"/>
          <w:rtl/>
          <w:lang w:eastAsia="ja-JP"/>
        </w:rPr>
        <w:t xml:space="preserve">באמצעות מקלדת אך </w:t>
      </w:r>
      <w:del w:id="38" w:author="Liad Mudrik" w:date="2022-09-15T15:36:00Z">
        <w:r w:rsidR="00C11D51" w:rsidDel="00533FB8">
          <w:rPr>
            <w:rFonts w:hint="cs"/>
            <w:rtl/>
            <w:lang w:eastAsia="ja-JP"/>
          </w:rPr>
          <w:delText xml:space="preserve">משמעותי </w:delText>
        </w:r>
      </w:del>
      <w:ins w:id="39" w:author="Liad Mudrik" w:date="2022-09-15T15:36:00Z">
        <w:r w:rsidR="00533FB8">
          <w:rPr>
            <w:rFonts w:hint="cs"/>
            <w:rtl/>
            <w:lang w:eastAsia="ja-JP"/>
          </w:rPr>
          <w:t xml:space="preserve">מובהק </w:t>
        </w:r>
      </w:ins>
      <w:r w:rsidR="00C11D51">
        <w:rPr>
          <w:rFonts w:hint="cs"/>
          <w:rtl/>
          <w:lang w:eastAsia="ja-JP"/>
        </w:rPr>
        <w:t xml:space="preserve">באמצעות שימוש בעכבר. </w:t>
      </w:r>
      <w:del w:id="40" w:author="Liad Mudrik" w:date="2022-09-15T15:36:00Z">
        <w:r w:rsidDel="0087608F">
          <w:rPr>
            <w:rFonts w:hint="cs"/>
            <w:rtl/>
            <w:lang w:eastAsia="ja-JP"/>
          </w:rPr>
          <w:delText>אך</w:delText>
        </w:r>
        <w:r w:rsidR="00C11D51" w:rsidDel="0087608F">
          <w:rPr>
            <w:rFonts w:hint="cs"/>
            <w:rtl/>
            <w:lang w:eastAsia="ja-JP"/>
          </w:rPr>
          <w:delText>,</w:delText>
        </w:r>
      </w:del>
      <w:ins w:id="41" w:author="Liad Mudrik" w:date="2022-09-15T15:36:00Z">
        <w:r w:rsidR="0087608F">
          <w:rPr>
            <w:rFonts w:hint="cs"/>
            <w:rtl/>
            <w:lang w:eastAsia="ja-JP"/>
          </w:rPr>
          <w:t>אולם</w:t>
        </w:r>
      </w:ins>
      <w:r w:rsidR="00C11D51">
        <w:rPr>
          <w:rFonts w:hint="cs"/>
          <w:rtl/>
          <w:lang w:eastAsia="ja-JP"/>
        </w:rPr>
        <w:t xml:space="preserve"> </w:t>
      </w:r>
      <w:r w:rsidR="000F181B">
        <w:rPr>
          <w:rFonts w:hint="cs"/>
          <w:rtl/>
          <w:lang w:eastAsia="ja-JP"/>
        </w:rPr>
        <w:t xml:space="preserve">מדד המודעות כמו גם המערכת למעקב אחר תנועה </w:t>
      </w:r>
      <w:r w:rsidR="0089705D">
        <w:rPr>
          <w:rFonts w:hint="cs"/>
          <w:rtl/>
          <w:lang w:eastAsia="ja-JP"/>
        </w:rPr>
        <w:t xml:space="preserve">בהם נעשה שימוש במחקר זה </w:t>
      </w:r>
      <w:r>
        <w:rPr>
          <w:rFonts w:hint="cs"/>
          <w:rtl/>
          <w:lang w:eastAsia="ja-JP"/>
        </w:rPr>
        <w:t>הינם מוגבלים</w:t>
      </w:r>
      <w:r w:rsidR="0089705D">
        <w:rPr>
          <w:rFonts w:hint="cs"/>
          <w:rtl/>
          <w:lang w:eastAsia="ja-JP"/>
        </w:rPr>
        <w:t xml:space="preserve">. </w:t>
      </w:r>
      <w:r w:rsidR="004472AC">
        <w:rPr>
          <w:rFonts w:hint="cs"/>
          <w:rtl/>
          <w:lang w:eastAsia="ja-JP"/>
        </w:rPr>
        <w:t xml:space="preserve">מטרת התזה הנוכחית היא לבחון האם </w:t>
      </w:r>
      <w:r w:rsidR="002D40B7">
        <w:rPr>
          <w:rFonts w:hint="cs"/>
          <w:rtl/>
          <w:lang w:eastAsia="ja-JP"/>
        </w:rPr>
        <w:t>ל</w:t>
      </w:r>
      <w:r w:rsidR="004472AC">
        <w:rPr>
          <w:rFonts w:hint="cs"/>
          <w:rtl/>
          <w:lang w:eastAsia="ja-JP"/>
        </w:rPr>
        <w:t xml:space="preserve">מעקב אחר תנועה </w:t>
      </w:r>
      <w:r w:rsidR="002D40B7">
        <w:rPr>
          <w:rFonts w:hint="cs"/>
          <w:rtl/>
          <w:lang w:eastAsia="ja-JP"/>
        </w:rPr>
        <w:t xml:space="preserve">יש יתרון על פני מקלדת </w:t>
      </w:r>
      <w:r w:rsidR="001455CB">
        <w:rPr>
          <w:rFonts w:hint="cs"/>
          <w:rtl/>
          <w:lang w:eastAsia="ja-JP"/>
        </w:rPr>
        <w:t xml:space="preserve">בכל הנוגע </w:t>
      </w:r>
      <w:r w:rsidR="004472AC">
        <w:rPr>
          <w:rFonts w:hint="cs"/>
          <w:rtl/>
          <w:lang w:eastAsia="ja-JP"/>
        </w:rPr>
        <w:t>לגילוי אפקטים לא מודעים</w:t>
      </w:r>
      <w:r w:rsidR="002D40B7">
        <w:rPr>
          <w:rFonts w:hint="cs"/>
          <w:rtl/>
          <w:lang w:eastAsia="ja-JP"/>
        </w:rPr>
        <w:t xml:space="preserve">, </w:t>
      </w:r>
      <w:r w:rsidR="004472AC">
        <w:rPr>
          <w:rFonts w:hint="cs"/>
          <w:rtl/>
          <w:lang w:eastAsia="ja-JP"/>
        </w:rPr>
        <w:t xml:space="preserve">תוך כדי </w:t>
      </w:r>
      <w:r w:rsidR="002D40B7">
        <w:rPr>
          <w:rFonts w:hint="cs"/>
          <w:rtl/>
          <w:lang w:eastAsia="ja-JP"/>
        </w:rPr>
        <w:t xml:space="preserve">התגברות על המגבלות </w:t>
      </w:r>
      <w:r w:rsidR="001455CB">
        <w:rPr>
          <w:rFonts w:hint="cs"/>
          <w:rtl/>
          <w:lang w:eastAsia="ja-JP"/>
        </w:rPr>
        <w:t>הללו</w:t>
      </w:r>
      <w:r w:rsidR="002D40B7">
        <w:rPr>
          <w:rFonts w:hint="cs"/>
          <w:rtl/>
          <w:lang w:eastAsia="ja-JP"/>
        </w:rPr>
        <w:t>.</w:t>
      </w:r>
    </w:p>
    <w:p w14:paraId="3FD08D71" w14:textId="2F645D60" w:rsidR="007D5385" w:rsidRDefault="007D5385" w:rsidP="007D5385">
      <w:pPr>
        <w:bidi/>
        <w:rPr>
          <w:rtl/>
          <w:lang w:eastAsia="ja-JP"/>
        </w:rPr>
      </w:pPr>
      <w:r>
        <w:rPr>
          <w:rFonts w:hint="cs"/>
          <w:rtl/>
          <w:lang w:eastAsia="ja-JP"/>
        </w:rPr>
        <w:t xml:space="preserve">לשם כך, </w:t>
      </w:r>
      <w:r w:rsidR="00276370">
        <w:rPr>
          <w:rFonts w:hint="cs"/>
          <w:rtl/>
          <w:lang w:eastAsia="ja-JP"/>
        </w:rPr>
        <w:t xml:space="preserve">עשיתי </w:t>
      </w:r>
      <w:r>
        <w:rPr>
          <w:rFonts w:hint="cs"/>
          <w:rtl/>
          <w:lang w:eastAsia="ja-JP"/>
        </w:rPr>
        <w:t xml:space="preserve">שימוש </w:t>
      </w:r>
      <w:r w:rsidR="001455CB">
        <w:rPr>
          <w:rFonts w:hint="cs"/>
          <w:rtl/>
          <w:lang w:eastAsia="ja-JP"/>
        </w:rPr>
        <w:t xml:space="preserve">במדדים </w:t>
      </w:r>
      <w:del w:id="42" w:author="Liad Mudrik" w:date="2022-09-15T15:36:00Z">
        <w:r w:rsidR="001455CB" w:rsidDel="001A6DEE">
          <w:rPr>
            <w:rFonts w:hint="cs"/>
            <w:rtl/>
            <w:lang w:eastAsia="ja-JP"/>
          </w:rPr>
          <w:delText>נוקשים</w:delText>
        </w:r>
        <w:r w:rsidDel="001A6DEE">
          <w:rPr>
            <w:rFonts w:hint="cs"/>
            <w:rtl/>
            <w:lang w:eastAsia="ja-JP"/>
          </w:rPr>
          <w:delText xml:space="preserve"> </w:delText>
        </w:r>
      </w:del>
      <w:ins w:id="43" w:author="Liad Mudrik" w:date="2022-09-15T15:36:00Z">
        <w:r w:rsidR="001A6DEE">
          <w:rPr>
            <w:rFonts w:hint="cs"/>
            <w:rtl/>
            <w:lang w:eastAsia="ja-JP"/>
          </w:rPr>
          <w:t xml:space="preserve">מחמירים </w:t>
        </w:r>
      </w:ins>
      <w:r w:rsidR="001455CB">
        <w:rPr>
          <w:rFonts w:hint="cs"/>
          <w:rtl/>
          <w:lang w:eastAsia="ja-JP"/>
        </w:rPr>
        <w:t>ל</w:t>
      </w:r>
      <w:r>
        <w:rPr>
          <w:rFonts w:hint="cs"/>
          <w:rtl/>
          <w:lang w:eastAsia="ja-JP"/>
        </w:rPr>
        <w:t xml:space="preserve">מודעות </w:t>
      </w:r>
      <w:r w:rsidR="001455CB">
        <w:rPr>
          <w:rFonts w:hint="cs"/>
          <w:rtl/>
          <w:lang w:eastAsia="ja-JP"/>
        </w:rPr>
        <w:t xml:space="preserve">בשילוב </w:t>
      </w:r>
      <w:r>
        <w:rPr>
          <w:rFonts w:hint="cs"/>
          <w:rtl/>
          <w:lang w:eastAsia="ja-JP"/>
        </w:rPr>
        <w:t xml:space="preserve">עם </w:t>
      </w:r>
      <w:ins w:id="44" w:author="Liad Mudrik" w:date="2022-09-15T15:37:00Z">
        <w:r w:rsidR="008E0243">
          <w:rPr>
            <w:rFonts w:hint="cs"/>
            <w:rtl/>
            <w:lang w:eastAsia="ja-JP"/>
          </w:rPr>
          <w:t>מעקב אחר תנוע</w:t>
        </w:r>
        <w:r w:rsidR="00AC25B6">
          <w:rPr>
            <w:rFonts w:hint="cs"/>
            <w:rtl/>
            <w:lang w:eastAsia="ja-JP"/>
          </w:rPr>
          <w:t xml:space="preserve">ת הושטה </w:t>
        </w:r>
        <w:r w:rsidR="008E0243">
          <w:rPr>
            <w:rFonts w:hint="cs"/>
            <w:rtl/>
            <w:lang w:eastAsia="ja-JP"/>
          </w:rPr>
          <w:t xml:space="preserve">אינטואיטיבית </w:t>
        </w:r>
      </w:ins>
      <w:del w:id="45" w:author="Liad Mudrik" w:date="2022-09-15T15:37:00Z">
        <w:r w:rsidR="00A217AA" w:rsidDel="008E0243">
          <w:rPr>
            <w:rFonts w:hint="cs"/>
            <w:rtl/>
            <w:lang w:eastAsia="ja-JP"/>
          </w:rPr>
          <w:delText xml:space="preserve">אמצעים אינטואיטיביים </w:delText>
        </w:r>
        <w:r w:rsidR="00276370" w:rsidDel="008E0243">
          <w:rPr>
            <w:rFonts w:hint="cs"/>
            <w:rtl/>
            <w:lang w:eastAsia="ja-JP"/>
          </w:rPr>
          <w:delText xml:space="preserve">להקלטת תשובות </w:delText>
        </w:r>
      </w:del>
      <w:r w:rsidR="008668F3">
        <w:rPr>
          <w:rFonts w:hint="cs"/>
          <w:rtl/>
          <w:lang w:eastAsia="ja-JP"/>
        </w:rPr>
        <w:t xml:space="preserve">בסדרה של ארבעה ניסויים. </w:t>
      </w:r>
      <w:r w:rsidR="00A217AA">
        <w:rPr>
          <w:rFonts w:hint="cs"/>
          <w:rtl/>
          <w:lang w:eastAsia="ja-JP"/>
        </w:rPr>
        <w:t>שלושה מחקרי גישוש ראשוניים נערכו על מנת לזהות את התנאים האופטימליים לגילוי של אפקטים לא מודעים באמצעות תנועות הושטה.</w:t>
      </w:r>
      <w:r w:rsidR="003B60CB">
        <w:rPr>
          <w:rFonts w:hint="cs"/>
          <w:rtl/>
          <w:lang w:eastAsia="ja-JP"/>
        </w:rPr>
        <w:t xml:space="preserve"> מחקר אישוש רביעי השווה ישירות בין תנועות הושטה לבין מקלדת. </w:t>
      </w:r>
      <w:r w:rsidR="00D12DFB">
        <w:rPr>
          <w:rFonts w:hint="cs"/>
          <w:rtl/>
          <w:lang w:eastAsia="ja-JP"/>
        </w:rPr>
        <w:t>ארבעת המחקרים התבססו על המחקר הקלאסי של דהאן ושותפי</w:t>
      </w:r>
      <w:r w:rsidR="00D4518B">
        <w:rPr>
          <w:rFonts w:hint="cs"/>
          <w:rtl/>
          <w:lang w:eastAsia="ja-JP"/>
        </w:rPr>
        <w:t>ו</w:t>
      </w:r>
      <w:r w:rsidR="00D12DFB">
        <w:rPr>
          <w:rFonts w:hint="cs"/>
          <w:rtl/>
          <w:lang w:eastAsia="ja-JP"/>
        </w:rPr>
        <w:t xml:space="preserve"> (2001) </w:t>
      </w:r>
      <w:ins w:id="46" w:author="Liad Mudrik" w:date="2022-09-15T15:37:00Z">
        <w:r w:rsidR="00C75DA2">
          <w:rPr>
            <w:rFonts w:hint="cs"/>
            <w:rtl/>
            <w:lang w:eastAsia="ja-JP"/>
          </w:rPr>
          <w:t>ש</w:t>
        </w:r>
      </w:ins>
      <w:r w:rsidR="00D12DFB">
        <w:rPr>
          <w:rFonts w:hint="cs"/>
          <w:rtl/>
          <w:lang w:eastAsia="ja-JP"/>
        </w:rPr>
        <w:t xml:space="preserve">בו נבדקים </w:t>
      </w:r>
      <w:r w:rsidR="00F47103">
        <w:rPr>
          <w:rFonts w:hint="cs"/>
          <w:rtl/>
          <w:lang w:eastAsia="ja-JP"/>
        </w:rPr>
        <w:t xml:space="preserve">סיווגו </w:t>
      </w:r>
      <w:r w:rsidR="00D12DFB">
        <w:rPr>
          <w:rFonts w:hint="cs"/>
          <w:rtl/>
          <w:lang w:eastAsia="ja-JP"/>
        </w:rPr>
        <w:t xml:space="preserve">סמנטית מילת מטרה אשר </w:t>
      </w:r>
      <w:r w:rsidR="00F47103">
        <w:rPr>
          <w:rFonts w:hint="cs"/>
          <w:rtl/>
          <w:lang w:eastAsia="ja-JP"/>
        </w:rPr>
        <w:t xml:space="preserve">עקבה אחרי </w:t>
      </w:r>
      <w:r w:rsidR="00E81933">
        <w:rPr>
          <w:rFonts w:hint="cs"/>
          <w:rtl/>
          <w:lang w:eastAsia="ja-JP"/>
        </w:rPr>
        <w:t>מילת פריים (</w:t>
      </w:r>
      <w:r w:rsidR="00E81933">
        <w:rPr>
          <w:lang w:eastAsia="ja-JP"/>
        </w:rPr>
        <w:t>prime</w:t>
      </w:r>
      <w:r w:rsidR="00E81933">
        <w:rPr>
          <w:rFonts w:hint="cs"/>
          <w:rtl/>
          <w:lang w:eastAsia="ja-JP"/>
        </w:rPr>
        <w:t xml:space="preserve">) </w:t>
      </w:r>
      <w:r w:rsidR="00CE1295">
        <w:rPr>
          <w:rFonts w:hint="cs"/>
          <w:rtl/>
          <w:lang w:eastAsia="ja-JP"/>
        </w:rPr>
        <w:t xml:space="preserve">זהה/שונה </w:t>
      </w:r>
      <w:r w:rsidR="00F47103">
        <w:rPr>
          <w:rFonts w:hint="cs"/>
          <w:rtl/>
          <w:lang w:eastAsia="ja-JP"/>
        </w:rPr>
        <w:t xml:space="preserve">שהוצגה </w:t>
      </w:r>
      <w:r w:rsidR="00E81933">
        <w:rPr>
          <w:rFonts w:hint="cs"/>
          <w:rtl/>
          <w:lang w:eastAsia="ja-JP"/>
        </w:rPr>
        <w:t>באופן לא מודע.</w:t>
      </w:r>
      <w:r w:rsidR="003900ED">
        <w:rPr>
          <w:rFonts w:hint="cs"/>
          <w:rtl/>
          <w:lang w:eastAsia="ja-JP"/>
        </w:rPr>
        <w:t xml:space="preserve"> הניסוי הראשון הפיק תוצאות שאינן מובהקות, כנראה בשל זמני התגובה הארוכים </w:t>
      </w:r>
      <w:r w:rsidR="00D4518B">
        <w:rPr>
          <w:rFonts w:hint="cs"/>
          <w:rtl/>
          <w:lang w:eastAsia="ja-JP"/>
        </w:rPr>
        <w:t>של ה</w:t>
      </w:r>
      <w:r w:rsidR="003900ED">
        <w:rPr>
          <w:rFonts w:hint="cs"/>
          <w:rtl/>
          <w:lang w:eastAsia="ja-JP"/>
        </w:rPr>
        <w:t>נבדקים.</w:t>
      </w:r>
      <w:r w:rsidR="00FD08CE">
        <w:rPr>
          <w:rFonts w:hint="cs"/>
          <w:rtl/>
          <w:lang w:eastAsia="ja-JP"/>
        </w:rPr>
        <w:t xml:space="preserve"> </w:t>
      </w:r>
      <w:r w:rsidR="00253320">
        <w:rPr>
          <w:rFonts w:hint="cs"/>
          <w:rtl/>
          <w:lang w:eastAsia="ja-JP"/>
        </w:rPr>
        <w:t>ב</w:t>
      </w:r>
      <w:r w:rsidR="00FD08CE">
        <w:rPr>
          <w:rFonts w:hint="cs"/>
          <w:rtl/>
          <w:lang w:eastAsia="ja-JP"/>
        </w:rPr>
        <w:t xml:space="preserve">ניסוי השני </w:t>
      </w:r>
      <w:r w:rsidR="00CC2641">
        <w:rPr>
          <w:rFonts w:hint="cs"/>
          <w:rtl/>
          <w:lang w:eastAsia="ja-JP"/>
        </w:rPr>
        <w:t xml:space="preserve">הוטלה </w:t>
      </w:r>
      <w:r w:rsidR="00253320">
        <w:rPr>
          <w:rFonts w:hint="cs"/>
          <w:rtl/>
          <w:lang w:eastAsia="ja-JP"/>
        </w:rPr>
        <w:t xml:space="preserve">מגבלה </w:t>
      </w:r>
      <w:del w:id="47" w:author="Liad Mudrik" w:date="2022-09-15T15:37:00Z">
        <w:r w:rsidR="00253320" w:rsidDel="00A60507">
          <w:rPr>
            <w:rFonts w:hint="cs"/>
            <w:rtl/>
            <w:lang w:eastAsia="ja-JP"/>
          </w:rPr>
          <w:delText xml:space="preserve">נוקשת </w:delText>
        </w:r>
      </w:del>
      <w:ins w:id="48" w:author="Liad Mudrik" w:date="2022-09-15T15:37:00Z">
        <w:r w:rsidR="00A60507">
          <w:rPr>
            <w:rFonts w:hint="cs"/>
            <w:rtl/>
            <w:lang w:eastAsia="ja-JP"/>
          </w:rPr>
          <w:t xml:space="preserve">נוקשה </w:t>
        </w:r>
      </w:ins>
      <w:r w:rsidR="00253320">
        <w:rPr>
          <w:rFonts w:hint="cs"/>
          <w:rtl/>
          <w:lang w:eastAsia="ja-JP"/>
        </w:rPr>
        <w:t xml:space="preserve">יותר על זמן התגובה אשר </w:t>
      </w:r>
      <w:r w:rsidR="00CC2641">
        <w:rPr>
          <w:rFonts w:hint="cs"/>
          <w:rtl/>
          <w:lang w:eastAsia="ja-JP"/>
        </w:rPr>
        <w:t xml:space="preserve">כללה </w:t>
      </w:r>
      <w:r w:rsidR="00253320">
        <w:rPr>
          <w:rFonts w:hint="cs"/>
          <w:rtl/>
          <w:lang w:eastAsia="ja-JP"/>
        </w:rPr>
        <w:t xml:space="preserve">מגבלה על </w:t>
      </w:r>
      <w:r w:rsidR="00FD08CE">
        <w:rPr>
          <w:rFonts w:hint="cs"/>
          <w:rtl/>
          <w:lang w:eastAsia="ja-JP"/>
        </w:rPr>
        <w:t xml:space="preserve">תחילת התנועה </w:t>
      </w:r>
      <w:r w:rsidR="00253320">
        <w:rPr>
          <w:rFonts w:hint="cs"/>
          <w:rtl/>
          <w:lang w:eastAsia="ja-JP"/>
        </w:rPr>
        <w:t xml:space="preserve">ומגבלה על </w:t>
      </w:r>
      <w:r w:rsidR="00FD08CE">
        <w:rPr>
          <w:rFonts w:hint="cs"/>
          <w:rtl/>
          <w:lang w:eastAsia="ja-JP"/>
        </w:rPr>
        <w:t>משך התנועה</w:t>
      </w:r>
      <w:r w:rsidR="00253320">
        <w:rPr>
          <w:rFonts w:hint="cs"/>
          <w:rtl/>
          <w:lang w:eastAsia="ja-JP"/>
        </w:rPr>
        <w:t>.</w:t>
      </w:r>
      <w:r w:rsidR="00FD08CE">
        <w:rPr>
          <w:rFonts w:hint="cs"/>
          <w:rtl/>
          <w:lang w:eastAsia="ja-JP"/>
        </w:rPr>
        <w:t xml:space="preserve"> כמו כן</w:t>
      </w:r>
      <w:r w:rsidR="00253320">
        <w:rPr>
          <w:rFonts w:hint="cs"/>
          <w:rtl/>
          <w:lang w:eastAsia="ja-JP"/>
        </w:rPr>
        <w:t>,</w:t>
      </w:r>
      <w:r w:rsidR="00FD08CE">
        <w:rPr>
          <w:rFonts w:hint="cs"/>
          <w:rtl/>
          <w:lang w:eastAsia="ja-JP"/>
        </w:rPr>
        <w:t xml:space="preserve"> </w:t>
      </w:r>
      <w:r w:rsidR="00CC2641">
        <w:rPr>
          <w:rFonts w:hint="cs"/>
          <w:rtl/>
          <w:lang w:eastAsia="ja-JP"/>
        </w:rPr>
        <w:t xml:space="preserve">ניתן </w:t>
      </w:r>
      <w:r w:rsidR="00FD08CE">
        <w:rPr>
          <w:rFonts w:hint="cs"/>
          <w:rtl/>
          <w:lang w:eastAsia="ja-JP"/>
        </w:rPr>
        <w:t>בלוק (</w:t>
      </w:r>
      <w:r w:rsidR="00FD08CE">
        <w:rPr>
          <w:lang w:eastAsia="ja-JP"/>
        </w:rPr>
        <w:t>block</w:t>
      </w:r>
      <w:r w:rsidR="00FD08CE">
        <w:rPr>
          <w:rFonts w:hint="cs"/>
          <w:rtl/>
          <w:lang w:eastAsia="ja-JP"/>
        </w:rPr>
        <w:t>) אימון נוסף על מנת לשפר את זמן התגובה.</w:t>
      </w:r>
      <w:r w:rsidR="00B8268F">
        <w:rPr>
          <w:rFonts w:hint="cs"/>
          <w:rtl/>
          <w:lang w:eastAsia="ja-JP"/>
        </w:rPr>
        <w:t xml:space="preserve"> </w:t>
      </w:r>
      <w:r w:rsidR="001A4C28">
        <w:rPr>
          <w:rFonts w:hint="cs"/>
          <w:rtl/>
          <w:lang w:eastAsia="ja-JP"/>
        </w:rPr>
        <w:t>כתוצאה מקיצור זמן התגובה, מספר רב של חזרות (</w:t>
      </w:r>
      <w:r w:rsidR="001A4C28">
        <w:rPr>
          <w:lang w:eastAsia="ja-JP"/>
        </w:rPr>
        <w:t>trials</w:t>
      </w:r>
      <w:r w:rsidR="001A4C28">
        <w:rPr>
          <w:rFonts w:hint="cs"/>
          <w:rtl/>
          <w:lang w:eastAsia="ja-JP"/>
        </w:rPr>
        <w:t>) לא ה</w:t>
      </w:r>
      <w:ins w:id="49" w:author="Liad Mudrik" w:date="2022-09-15T15:37:00Z">
        <w:r w:rsidR="00E973D9">
          <w:rPr>
            <w:rFonts w:hint="cs"/>
            <w:rtl/>
            <w:lang w:eastAsia="ja-JP"/>
          </w:rPr>
          <w:t>ו</w:t>
        </w:r>
      </w:ins>
      <w:r w:rsidR="001A4C28">
        <w:rPr>
          <w:rFonts w:hint="cs"/>
          <w:rtl/>
          <w:lang w:eastAsia="ja-JP"/>
        </w:rPr>
        <w:t>ש</w:t>
      </w:r>
      <w:del w:id="50" w:author="Liad Mudrik" w:date="2022-09-15T15:38:00Z">
        <w:r w:rsidR="001A4C28" w:rsidDel="00E973D9">
          <w:rPr>
            <w:rFonts w:hint="cs"/>
            <w:rtl/>
            <w:lang w:eastAsia="ja-JP"/>
          </w:rPr>
          <w:delText>ו</w:delText>
        </w:r>
      </w:del>
      <w:r w:rsidR="001A4C28">
        <w:rPr>
          <w:rFonts w:hint="cs"/>
          <w:rtl/>
          <w:lang w:eastAsia="ja-JP"/>
        </w:rPr>
        <w:t xml:space="preserve">למו בהצלחה ולפיכך נפסלו. </w:t>
      </w:r>
      <w:r w:rsidR="00791D2B">
        <w:rPr>
          <w:rFonts w:hint="cs"/>
          <w:rtl/>
          <w:lang w:eastAsia="ja-JP"/>
        </w:rPr>
        <w:t>לכן</w:t>
      </w:r>
      <w:ins w:id="51" w:author="Liad Mudrik" w:date="2022-09-15T15:38:00Z">
        <w:r w:rsidR="000077D6">
          <w:rPr>
            <w:rFonts w:hint="cs"/>
            <w:rtl/>
            <w:lang w:eastAsia="ja-JP"/>
          </w:rPr>
          <w:t>,</w:t>
        </w:r>
      </w:ins>
      <w:r w:rsidR="00791D2B">
        <w:rPr>
          <w:rFonts w:hint="cs"/>
          <w:rtl/>
          <w:lang w:eastAsia="ja-JP"/>
        </w:rPr>
        <w:t xml:space="preserve"> בניסוי השלישי נוסף יום אימון נפרד שנועד לשפר את זמני התגובה של הנבדקים. אף על פי</w:t>
      </w:r>
      <w:r w:rsidR="00156308">
        <w:rPr>
          <w:rFonts w:hint="cs"/>
          <w:rtl/>
          <w:lang w:eastAsia="ja-JP"/>
        </w:rPr>
        <w:t xml:space="preserve"> שמספר החזרות הפסולות לא פחת, </w:t>
      </w:r>
      <w:r w:rsidR="00702292">
        <w:rPr>
          <w:rFonts w:hint="cs"/>
          <w:rtl/>
          <w:lang w:eastAsia="ja-JP"/>
        </w:rPr>
        <w:t>ב</w:t>
      </w:r>
      <w:r w:rsidR="00156308">
        <w:rPr>
          <w:rFonts w:hint="cs"/>
          <w:rtl/>
          <w:lang w:eastAsia="ja-JP"/>
        </w:rPr>
        <w:t>ניסוי</w:t>
      </w:r>
      <w:r w:rsidR="00CC2641">
        <w:rPr>
          <w:rFonts w:hint="cs"/>
          <w:rtl/>
          <w:lang w:eastAsia="ja-JP"/>
        </w:rPr>
        <w:t xml:space="preserve"> השלישי</w:t>
      </w:r>
      <w:r w:rsidR="00156308">
        <w:rPr>
          <w:rFonts w:hint="cs"/>
          <w:rtl/>
          <w:lang w:eastAsia="ja-JP"/>
        </w:rPr>
        <w:t xml:space="preserve"> </w:t>
      </w:r>
      <w:r w:rsidR="00702292">
        <w:rPr>
          <w:rFonts w:hint="cs"/>
          <w:rtl/>
          <w:lang w:eastAsia="ja-JP"/>
        </w:rPr>
        <w:t>התגלה רמז להבדל בין תנאי הניסוי אשר סימל עיבוד לא מודע</w:t>
      </w:r>
      <w:r w:rsidR="00156308">
        <w:rPr>
          <w:rFonts w:hint="cs"/>
          <w:rtl/>
          <w:lang w:eastAsia="ja-JP"/>
        </w:rPr>
        <w:t>.</w:t>
      </w:r>
      <w:r w:rsidR="006B7188">
        <w:rPr>
          <w:rFonts w:hint="cs"/>
          <w:rtl/>
          <w:lang w:eastAsia="ja-JP"/>
        </w:rPr>
        <w:t xml:space="preserve"> </w:t>
      </w:r>
      <w:r w:rsidR="0055300D">
        <w:rPr>
          <w:rFonts w:hint="cs"/>
          <w:rtl/>
          <w:lang w:eastAsia="ja-JP"/>
        </w:rPr>
        <w:t>בניסוי הרביעי הושמט יום האימון הנוסף ונכללו ש</w:t>
      </w:r>
      <w:r w:rsidR="00D26B4E">
        <w:rPr>
          <w:rFonts w:hint="cs"/>
          <w:rtl/>
          <w:lang w:eastAsia="ja-JP"/>
        </w:rPr>
        <w:t>ת</w:t>
      </w:r>
      <w:r w:rsidR="0055300D">
        <w:rPr>
          <w:rFonts w:hint="cs"/>
          <w:rtl/>
          <w:lang w:eastAsia="ja-JP"/>
        </w:rPr>
        <w:t xml:space="preserve">י </w:t>
      </w:r>
      <w:r w:rsidR="00D26B4E">
        <w:rPr>
          <w:rFonts w:hint="cs"/>
          <w:rtl/>
          <w:lang w:eastAsia="ja-JP"/>
        </w:rPr>
        <w:t>מטלות נפרדות, באחת מהן נבדקים ענו באמצעות מקלדת ובשניה באמצעות תנועות הושטה.</w:t>
      </w:r>
      <w:r w:rsidR="005918CC">
        <w:rPr>
          <w:rFonts w:hint="cs"/>
          <w:rtl/>
          <w:lang w:eastAsia="ja-JP"/>
        </w:rPr>
        <w:t xml:space="preserve"> שתי המטלות חשפו אפקט לא מודע, אשר בשילוב עם המדדים הנוקשים למודעות, </w:t>
      </w:r>
      <w:r w:rsidR="004D0526">
        <w:rPr>
          <w:rFonts w:hint="cs"/>
          <w:rtl/>
          <w:lang w:eastAsia="ja-JP"/>
        </w:rPr>
        <w:t>סיפקו</w:t>
      </w:r>
      <w:r w:rsidR="005918CC">
        <w:rPr>
          <w:rFonts w:hint="cs"/>
          <w:rtl/>
          <w:lang w:eastAsia="ja-JP"/>
        </w:rPr>
        <w:t xml:space="preserve"> עדות </w:t>
      </w:r>
      <w:r w:rsidR="004D0526">
        <w:rPr>
          <w:rFonts w:hint="cs"/>
          <w:rtl/>
          <w:lang w:eastAsia="ja-JP"/>
        </w:rPr>
        <w:t xml:space="preserve">שאינה קלה להפרכה </w:t>
      </w:r>
      <w:r w:rsidR="005918CC">
        <w:rPr>
          <w:rFonts w:hint="cs"/>
          <w:rtl/>
          <w:lang w:eastAsia="ja-JP"/>
        </w:rPr>
        <w:t xml:space="preserve">לקיום של עיבוד לא מודע. </w:t>
      </w:r>
      <w:r w:rsidR="005651AA">
        <w:rPr>
          <w:rFonts w:hint="cs"/>
          <w:rtl/>
          <w:lang w:eastAsia="ja-JP"/>
        </w:rPr>
        <w:t xml:space="preserve">בניגוד לממצאים קודמים, האפקט הלא מודע במטלת המעקב אחר תנועה לא היה גדול מזה שהתגלה במטלת המקלדת. </w:t>
      </w:r>
      <w:r w:rsidR="00B77430">
        <w:rPr>
          <w:rFonts w:hint="cs"/>
          <w:rtl/>
          <w:lang w:eastAsia="ja-JP"/>
        </w:rPr>
        <w:t xml:space="preserve">לסיום </w:t>
      </w:r>
      <w:r w:rsidR="00456E29">
        <w:rPr>
          <w:rFonts w:hint="cs"/>
          <w:rtl/>
          <w:lang w:eastAsia="ja-JP"/>
        </w:rPr>
        <w:t xml:space="preserve">מועלות </w:t>
      </w:r>
      <w:r w:rsidR="00B77430">
        <w:rPr>
          <w:rFonts w:hint="cs"/>
          <w:rtl/>
          <w:lang w:eastAsia="ja-JP"/>
        </w:rPr>
        <w:t>הצעות ל</w:t>
      </w:r>
      <w:r w:rsidR="002351FC">
        <w:rPr>
          <w:rFonts w:hint="cs"/>
          <w:rtl/>
          <w:lang w:eastAsia="ja-JP"/>
        </w:rPr>
        <w:t>שינויים ב</w:t>
      </w:r>
      <w:r w:rsidR="00B77430">
        <w:rPr>
          <w:rFonts w:hint="cs"/>
          <w:rtl/>
          <w:lang w:eastAsia="ja-JP"/>
        </w:rPr>
        <w:t xml:space="preserve">מערך הניסוי אשר </w:t>
      </w:r>
      <w:r w:rsidR="002351FC">
        <w:rPr>
          <w:rFonts w:hint="cs"/>
          <w:rtl/>
          <w:lang w:eastAsia="ja-JP"/>
        </w:rPr>
        <w:t xml:space="preserve">יכולים </w:t>
      </w:r>
      <w:r w:rsidR="00B77430">
        <w:rPr>
          <w:rFonts w:hint="cs"/>
          <w:rtl/>
          <w:lang w:eastAsia="ja-JP"/>
        </w:rPr>
        <w:t xml:space="preserve">לשפר אף יותר את הרגישות של </w:t>
      </w:r>
      <w:r w:rsidR="002351FC">
        <w:rPr>
          <w:rFonts w:hint="cs"/>
          <w:rtl/>
          <w:lang w:eastAsia="ja-JP"/>
        </w:rPr>
        <w:t xml:space="preserve">מדד התנועה </w:t>
      </w:r>
      <w:r w:rsidR="00B77430">
        <w:rPr>
          <w:rFonts w:hint="cs"/>
          <w:rtl/>
          <w:lang w:eastAsia="ja-JP"/>
        </w:rPr>
        <w:t>לעיבוד לא מודע.</w:t>
      </w:r>
    </w:p>
    <w:p w14:paraId="313F963F" w14:textId="77777777" w:rsidR="00D12C9C" w:rsidRPr="00951A98" w:rsidRDefault="00D12C9C" w:rsidP="00EE3C0C">
      <w:pPr>
        <w:bidi/>
        <w:rPr>
          <w:rtl/>
        </w:rPr>
      </w:pPr>
    </w:p>
    <w:p w14:paraId="56434494" w14:textId="3ABDE493" w:rsidR="00337559" w:rsidRDefault="00337559" w:rsidP="006238E0">
      <w:pPr>
        <w:pStyle w:val="Heading2"/>
        <w:rPr>
          <w:lang w:bidi="he-IL"/>
        </w:rPr>
      </w:pPr>
      <w:bookmarkStart w:id="52" w:name="_Toc114137547"/>
      <w:r>
        <w:lastRenderedPageBreak/>
        <w:t>Abstract</w:t>
      </w:r>
      <w:bookmarkEnd w:id="52"/>
    </w:p>
    <w:p w14:paraId="7C352F4A" w14:textId="536BFFB3" w:rsidR="003D683E" w:rsidRDefault="000904B3" w:rsidP="00AA7E94">
      <w:pPr>
        <w:ind w:firstLine="0"/>
      </w:pPr>
      <w:bookmarkStart w:id="53" w:name="_Hlk114075806"/>
      <w:r w:rsidRPr="00CA4C70">
        <w:t>Although invisible to us, unconscious stimul</w:t>
      </w:r>
      <w:r>
        <w:t>i</w:t>
      </w:r>
      <w:r w:rsidRPr="00CA4C70">
        <w:t xml:space="preserve"> </w:t>
      </w:r>
      <w:r>
        <w:t xml:space="preserve">were shown to </w:t>
      </w:r>
      <w:r w:rsidRPr="00CA4C70">
        <w:t>still affect our behavior</w:t>
      </w:r>
      <w:r>
        <w:t xml:space="preserve">. However, </w:t>
      </w:r>
      <w:r w:rsidRPr="00CA4C70">
        <w:t xml:space="preserve">the field </w:t>
      </w:r>
      <w:r w:rsidR="00A21343">
        <w:t xml:space="preserve">of unconscious processing </w:t>
      </w:r>
      <w:r w:rsidRPr="00CA4C70">
        <w:t>abounds with contradicting findings</w:t>
      </w:r>
      <w:r>
        <w:t>,</w:t>
      </w:r>
      <w:r w:rsidRPr="00CA4C70">
        <w:t xml:space="preserve"> which in turn evoke an ongoing controversy about the</w:t>
      </w:r>
      <w:r w:rsidR="00733EA1">
        <w:t xml:space="preserve"> </w:t>
      </w:r>
      <w:r w:rsidRPr="00CA4C70">
        <w:t xml:space="preserve">scope of </w:t>
      </w:r>
      <w:r w:rsidR="00AA7E94">
        <w:t>such</w:t>
      </w:r>
      <w:r w:rsidR="00AA7E94" w:rsidRPr="00CA4C70">
        <w:t xml:space="preserve"> </w:t>
      </w:r>
      <w:r w:rsidRPr="00CA4C70">
        <w:t>processing</w:t>
      </w:r>
      <w:r>
        <w:t xml:space="preserve">, and specifically for </w:t>
      </w:r>
      <w:r w:rsidRPr="00CA4C70">
        <w:t xml:space="preserve">semantic </w:t>
      </w:r>
      <w:r w:rsidR="00AA7E94">
        <w:t>effects</w:t>
      </w:r>
      <w:r w:rsidRPr="00CA4C70">
        <w:t xml:space="preserve">. </w:t>
      </w:r>
      <w:r>
        <w:t xml:space="preserve">Such </w:t>
      </w:r>
      <w:r w:rsidRPr="00CA4C70">
        <w:t xml:space="preserve">contradicting results can be explained by methodological limitations of some of these studies. One </w:t>
      </w:r>
      <w:r w:rsidR="0050028A">
        <w:t xml:space="preserve">possible </w:t>
      </w:r>
      <w:r w:rsidRPr="00CA4C70">
        <w:t xml:space="preserve">limitation, that is studied in this thesis, </w:t>
      </w:r>
      <w:r>
        <w:t>might be an</w:t>
      </w:r>
      <w:r w:rsidRPr="00CA4C70">
        <w:t xml:space="preserve"> underestimation of unconscious processing due to the use of insensitive measures of the unconscious effect. The most prominent measure for probing unconscious effects is reaction time (RT), as measured using keyboard presses</w:t>
      </w:r>
      <w:r>
        <w:t>. H</w:t>
      </w:r>
      <w:r w:rsidRPr="00CA4C70">
        <w:t>owever, this effect is usually very small</w:t>
      </w:r>
      <w:r>
        <w:t xml:space="preserve"> </w:t>
      </w:r>
      <w:r w:rsidRPr="00CA4C70">
        <w:t xml:space="preserve">and indexes the final decision </w:t>
      </w:r>
      <w:r>
        <w:t xml:space="preserve">but not </w:t>
      </w:r>
      <w:r w:rsidRPr="00CA4C70">
        <w:t>the process of formulating it</w:t>
      </w:r>
      <w:r>
        <w:t>.</w:t>
      </w:r>
      <w:r w:rsidRPr="00CA4C70">
        <w:t xml:space="preserve"> </w:t>
      </w:r>
      <w:r w:rsidRPr="00BF6400">
        <w:t>Both</w:t>
      </w:r>
      <w:r w:rsidRPr="00CA4C70">
        <w:t xml:space="preserve"> problems might be solved </w:t>
      </w:r>
      <w:r>
        <w:t xml:space="preserve">by </w:t>
      </w:r>
      <w:r w:rsidRPr="00CA4C70">
        <w:t xml:space="preserve">using motion tracking, which has become a popular tool for unraveling cognitive processes. </w:t>
      </w:r>
    </w:p>
    <w:p w14:paraId="41246F4A" w14:textId="77777777" w:rsidR="003D683E" w:rsidRDefault="000904B3" w:rsidP="009B200E">
      <w:r w:rsidRPr="00CA4C70">
        <w:t xml:space="preserve">But is motion tracking indeed more sensitive to unconscious effects than a keyboard? To date, only one study directly made this comparison and found that the </w:t>
      </w:r>
      <w:r>
        <w:t xml:space="preserve">unconscious </w:t>
      </w:r>
      <w:r w:rsidRPr="00CA4C70">
        <w:t>effect was marginally significant when probed with a keyboard, but robust when measured via mouse tracking</w:t>
      </w:r>
      <w:r>
        <w:t>.</w:t>
      </w:r>
      <w:r w:rsidRPr="00CA4C70">
        <w:t xml:space="preserve"> However</w:t>
      </w:r>
      <w:r>
        <w:t>,</w:t>
      </w:r>
      <w:r w:rsidRPr="00CA4C70">
        <w:t xml:space="preserve"> this study suffers from several limitations, both </w:t>
      </w:r>
      <w:r w:rsidR="0050028A">
        <w:t xml:space="preserve">with regards </w:t>
      </w:r>
      <w:r w:rsidRPr="00CA4C70">
        <w:t xml:space="preserve">to its awareness measurement and to its motion tracking measure. </w:t>
      </w:r>
      <w:r>
        <w:t>The current thesis is</w:t>
      </w:r>
      <w:r w:rsidRPr="00CA4C70">
        <w:t xml:space="preserve"> aimed at testing the hypothesis that motion tracking might be superior to keyboard responses in detecting </w:t>
      </w:r>
      <w:r>
        <w:t xml:space="preserve">the </w:t>
      </w:r>
      <w:r w:rsidRPr="00CA4C70">
        <w:t xml:space="preserve">effects of unconscious processing, while overcoming the aforementioned limitations. </w:t>
      </w:r>
    </w:p>
    <w:p w14:paraId="0F169FD0" w14:textId="25929BEB" w:rsidR="00337559" w:rsidRPr="007E22AF" w:rsidRDefault="000904B3" w:rsidP="009B200E">
      <w:pPr>
        <w:rPr>
          <w:rtl/>
        </w:rPr>
      </w:pPr>
      <w:r>
        <w:t>To do so</w:t>
      </w:r>
      <w:r w:rsidR="003D683E">
        <w:t>,</w:t>
      </w:r>
      <w:r>
        <w:t xml:space="preserve"> </w:t>
      </w:r>
      <w:r w:rsidRPr="00CA4C70">
        <w:t>rigorous awareness measures and an intuitive reaching response</w:t>
      </w:r>
      <w:r>
        <w:t xml:space="preserve"> were used </w:t>
      </w:r>
      <w:r w:rsidRPr="00CA4C70">
        <w:t>in a series of four studies. Three exploratory studies were aimed at finding the optimal conditions for discovering an unconscious effect when using reaching responses</w:t>
      </w:r>
      <w:r w:rsidR="003D683E">
        <w:t>. A</w:t>
      </w:r>
      <w:r w:rsidR="00362826" w:rsidRPr="00CA4C70">
        <w:t xml:space="preserve"> </w:t>
      </w:r>
      <w:r w:rsidRPr="00CA4C70">
        <w:t xml:space="preserve">fourth confirmatory study directly compared between motion tracking and keyboard responses. All four studies used a priming paradigm </w:t>
      </w:r>
      <w:r w:rsidR="00ED0D5A">
        <w:t>that followed</w:t>
      </w:r>
      <w:r w:rsidR="00ED0D5A" w:rsidRPr="00CA4C70">
        <w:t xml:space="preserve"> </w:t>
      </w:r>
      <w:r w:rsidRPr="00CA4C70">
        <w:t>a classical study by Deha</w:t>
      </w:r>
      <w:r>
        <w:t>e</w:t>
      </w:r>
      <w:r w:rsidRPr="00CA4C70">
        <w:t>ne and colleagues</w:t>
      </w:r>
      <w:r>
        <w:t xml:space="preserve"> </w:t>
      </w:r>
      <w:r>
        <w:fldChar w:fldCharType="begin"/>
      </w:r>
      <w:r w:rsidR="008D13A3">
        <w:instrText xml:space="preserve"> ADDIN ZOTERO_ITEM CSL_CITATION {"citationID":"GmygH9W8","properties":{"formattedCitation":"(Dehaene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2F57D5">
        <w:rPr>
          <w:rFonts w:ascii="Times New Roman" w:hAnsi="Times New Roman" w:cs="Times New Roman"/>
        </w:rPr>
        <w:t>(2001)</w:t>
      </w:r>
      <w:r>
        <w:fldChar w:fldCharType="end"/>
      </w:r>
      <w:r w:rsidRPr="00CA4C70">
        <w:t xml:space="preserve">, in which subjects performed a semantic judgment on a target word that was preceded by an identical/different invisible prime. The first experiment produced only marginally significant results, </w:t>
      </w:r>
      <w:r>
        <w:t>presumably</w:t>
      </w:r>
      <w:r w:rsidRPr="00CA4C70">
        <w:t xml:space="preserve"> because it </w:t>
      </w:r>
      <w:r w:rsidR="009D3D84">
        <w:t>allowed for slow responses</w:t>
      </w:r>
      <w:r w:rsidRPr="00CA4C70">
        <w:t xml:space="preserve">. The second experiment reduced this limit and divided it to onset time and movement duration as well as introduced another training block to improve response speed. </w:t>
      </w:r>
      <w:r>
        <w:t xml:space="preserve">Unfortunately, a high proportion of trials were excluded due to problematic response timing. Therefore, </w:t>
      </w:r>
      <w:r w:rsidRPr="00CA4C70">
        <w:t xml:space="preserve">the third experiment incorporated a separate training day to </w:t>
      </w:r>
      <w:r>
        <w:t>improve the response speed</w:t>
      </w:r>
      <w:r w:rsidRPr="00CA4C70">
        <w:t xml:space="preserve">. </w:t>
      </w:r>
      <w:r>
        <w:t xml:space="preserve">Although the proportion of excluded trials did not diminish, a </w:t>
      </w:r>
      <w:r w:rsidR="00B61341">
        <w:t xml:space="preserve">marginal </w:t>
      </w:r>
      <w:r>
        <w:t>congruency effect was found.</w:t>
      </w:r>
      <w:r w:rsidRPr="00CA4C70">
        <w:t xml:space="preserve"> </w:t>
      </w:r>
      <w:r>
        <w:t>In th</w:t>
      </w:r>
      <w:r w:rsidRPr="00CA4C70">
        <w:t xml:space="preserve">e fourth experiment </w:t>
      </w:r>
      <w:r>
        <w:t xml:space="preserve">I </w:t>
      </w:r>
      <w:r w:rsidRPr="00CA4C70">
        <w:t>discarded the</w:t>
      </w:r>
      <w:r>
        <w:t xml:space="preserve"> </w:t>
      </w:r>
      <w:r w:rsidRPr="00CA4C70">
        <w:t>training day</w:t>
      </w:r>
      <w:r>
        <w:t xml:space="preserve"> and </w:t>
      </w:r>
      <w:r>
        <w:lastRenderedPageBreak/>
        <w:t xml:space="preserve">included both a reaching task and a keyboard task. </w:t>
      </w:r>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processing that cannot be easily refuted. Contrary to previous findings, the unconscious effect in the motion tracking task was not larger than in the keyboard task</w:t>
      </w:r>
      <w:r w:rsidR="00AC02CC" w:rsidRPr="00CA4C70">
        <w:t>.</w:t>
      </w:r>
      <w:r w:rsidR="00AC02CC">
        <w:t xml:space="preserve"> Suggested augmentations to the paradigm are discussed which could improve the motion tracking's sensitivity even further.</w:t>
      </w:r>
      <w:bookmarkEnd w:id="53"/>
    </w:p>
    <w:p w14:paraId="321F295D" w14:textId="77777777" w:rsidR="003D683E" w:rsidRDefault="003D683E">
      <w:pPr>
        <w:spacing w:line="480" w:lineRule="auto"/>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54" w:name="_Toc114137548"/>
      <w:r w:rsidRPr="00BF08EE">
        <w:lastRenderedPageBreak/>
        <w:t>Introduction</w:t>
      </w:r>
      <w:bookmarkEnd w:id="54"/>
    </w:p>
    <w:bookmarkEnd w:id="27"/>
    <w:p w14:paraId="6E8365D4" w14:textId="77777777" w:rsidR="008932E9" w:rsidRDefault="004F240A">
      <w:pPr>
        <w:ind w:firstLine="0"/>
      </w:pPr>
      <w:r w:rsidRPr="00E44B96">
        <w:t>Our brain continuously processes information. It receives inputs via our senses and processes it in various ways, for a variety of stimuli and using different modalities</w:t>
      </w:r>
      <w:r w:rsidR="00616793">
        <w:t xml:space="preserve"> </w:t>
      </w:r>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(Kanwisher et al., 1997; Kappers &amp; Bergmann Tiest, 2013; Poirier et al., 2005; Willander &amp; Larsson, 2006)</w:t>
      </w:r>
      <w:r w:rsidR="00616793">
        <w:fldChar w:fldCharType="end"/>
      </w:r>
      <w:r w:rsidRPr="00E44B96">
        <w:t xml:space="preserve">. For example, upon seeing a ball flying 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4275F5">
        <w:t xml:space="preserve"> </w:t>
      </w:r>
      <w:r w:rsidR="004275F5">
        <w:fldChar w:fldCharType="begin"/>
      </w:r>
      <w:r w:rsidR="008C5027">
        <w:instrText xml:space="preserve"> ADDIN ZOTERO_ITEM CSL_CITATION {"citationID":"KNbcOUwJ","properties":{"formattedCitation":"(Holland et al., 2005; Kihlstrom, 1987; Kouider &amp; Dehaene, 2007)","plainCitation":"(Holland et al., 2005; Kihlstrom, 1987; Kouider &amp; Dehaene, 2007)","noteIndex":0},"citationItems":[{"id":445,"uris":["http://zotero.org/users/8275165/items/Z6FXKTTP"],"itemData":{"id":445,"type":"article-journal","abstract":"Three studies explored whether odor can inﬂuence people’s cognition and behavior without their being consciously aware of the inﬂuence. In two studies, we tested and conﬁrmed that when participants were unobtrusively exposed to citrus-scented all-purpose cleaner, the mental accessibility of the behavior concept of cleaning was enhanced, as was indicated by faster identiﬁcation of cleaning-related words in a lexical decision task and higher frequency of listing cleaning-related activities when describing expected behavior during the day. Finally, a third study established that the mere exposure to the scent of all-purpose cleaner caused participants to keep their direct environment more clean during an eating task. Awareness checks showed that participants were unaware of this inﬂuence. The present studies reveal the nonconscious inﬂuence that olfactory cues can have on thinking and doing.","container-title":"Psychological Science","DOI":"10.1111/j.1467-9280.2005.01597.x","ISSN":"0956-7976","issue":"9","journalAbbreviation":"Psychological Science","language":"en","page":"689-693","source":"DOI.org (Crossref)","title":"Smells Like Clean Spirit: Nonconscious Effects of Scent on Cognition and Behavior","title-short":"Smells Like Clean Spirit","volume":"16","author":[{"family":"Holland","given":"R. W."},{"family":"Hendriks","given":"M."},{"family":"Aarts","given":"H."}],"issued":{"date-parts":[["2005",9,1]]}}},{"id":682,"uris":["http://zotero.org/users/8275165/items/A5GRGWWZ"],"itemData":{"id":682,"type":"article-journal","abstract":"Contemporary research in cognitive psychology reveals the impact of nonconscious mental structures and processes on the individual's conscious experience, thought, and action. Research on perceptual-cognitive and motoric skills indicates that they are automatized through experience, and thus rendered unconscious. In addition, research on subliminal perception, implicit memory, and hypnosis indicates that events can affect mental functions even though they cannot be consciously perceived or remembered. These findings suggest a tripartite division of the cognitive unconscious into truly unconscious mental processes operating on knowledge structures that may themselves be preconscious or subconscious.","container-title":"Science","ISSN":"0036-8075","issue":"4821","note":"publisher: American Association for the Advancement of Science","page":"1445-1452","source":"JSTOR","title":"The Cognitive Unconscious","volume":"237","author":[{"family":"Kihlstrom","given":"John F."}],"issued":{"date-parts":[["1987"]]}}},{"id":277,"uris":["http://zotero.org/users/8275165/items/CPHT6W9I"],"itemData":{"id":277,"type":"article-journal","abstract":"Understanding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275F5">
        <w:fldChar w:fldCharType="separate"/>
      </w:r>
      <w:r w:rsidR="008C5027" w:rsidRPr="008C5027">
        <w:rPr>
          <w:rFonts w:ascii="Times New Roman" w:hAnsi="Times New Roman" w:cs="Times New Roman"/>
        </w:rPr>
        <w:t>(Holland et al., 2005; Kihlstrom, 1987; Kouider &amp; Dehaene, 2007)</w:t>
      </w:r>
      <w:r w:rsidR="004275F5">
        <w:fldChar w:fldCharType="end"/>
      </w:r>
      <w:r w:rsidRPr="00E44B96">
        <w:t xml:space="preserve">. </w:t>
      </w:r>
    </w:p>
    <w:p w14:paraId="13B45041" w14:textId="08A0CD4C" w:rsidR="00835178" w:rsidRDefault="004F240A" w:rsidP="00964D17">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4737F1">
        <w:t xml:space="preserve">One </w:t>
      </w:r>
      <w:r w:rsidR="00DF32CC">
        <w:t xml:space="preserve">such method </w:t>
      </w:r>
      <w:r w:rsidR="004737F1">
        <w:t>degrade</w:t>
      </w:r>
      <w:r w:rsidR="00DF32CC">
        <w:t>s</w:t>
      </w:r>
      <w:r w:rsidR="004737F1">
        <w:t xml:space="preserve"> </w:t>
      </w:r>
      <w:r>
        <w:t xml:space="preserve">the physical properties of the stimulus </w:t>
      </w:r>
      <w:r w:rsidR="002219BE">
        <w:t>(e.g., contrast, resolution, volume, duration</w:t>
      </w:r>
      <w:r w:rsidR="003D7A0F">
        <w:t xml:space="preserve">; </w:t>
      </w:r>
      <w:r w:rsidR="00680C2E">
        <w:fldChar w:fldCharType="begin"/>
      </w:r>
      <w:r w:rsidR="008D13A3">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680C2E">
        <w:fldChar w:fldCharType="separate"/>
      </w:r>
      <w:r w:rsidR="00680C2E" w:rsidRPr="00680C2E">
        <w:rPr>
          <w:rFonts w:ascii="Times New Roman" w:hAnsi="Times New Roman" w:cs="Times New Roman"/>
        </w:rPr>
        <w:t>Daltrozzo et al., 2011; Li et al., 2007)</w:t>
      </w:r>
      <w:r w:rsidR="00680C2E">
        <w:fldChar w:fldCharType="end"/>
      </w:r>
      <w:r w:rsidR="00D33BF7">
        <w:t xml:space="preserve">. Another </w:t>
      </w:r>
      <w:r>
        <w:t>suppress</w:t>
      </w:r>
      <w:r w:rsidR="00DF32CC">
        <w:t>es</w:t>
      </w:r>
      <w:r>
        <w:t xml:space="preserve"> </w:t>
      </w:r>
      <w:r w:rsidR="00D33BF7">
        <w:t xml:space="preserve">the </w:t>
      </w:r>
      <w:r>
        <w:t>stimulus</w:t>
      </w:r>
      <w:r w:rsidR="00D33BF7">
        <w:t xml:space="preserve"> by </w:t>
      </w:r>
      <w:r w:rsidR="000E6BB5">
        <w:t xml:space="preserve">presenting a much </w:t>
      </w:r>
      <w:r w:rsidR="00D33BF7">
        <w:t>more salient stimuli</w:t>
      </w:r>
      <w:r w:rsidR="000E6BB5">
        <w:t xml:space="preserve"> </w:t>
      </w:r>
      <w:r w:rsidR="00216E1D">
        <w:t xml:space="preserve">concurrently with the </w:t>
      </w:r>
      <w:r w:rsidR="003B6230">
        <w:t xml:space="preserve">critical </w:t>
      </w:r>
      <w:r w:rsidR="00A44BFB">
        <w:t>stimul</w:t>
      </w:r>
      <w:r w:rsidR="003B6230">
        <w:t>us</w:t>
      </w:r>
      <w:r w:rsidR="00A44BFB">
        <w:t xml:space="preserve"> or at</w:t>
      </w:r>
      <w:r w:rsidR="000E6BB5">
        <w:t xml:space="preserve"> close </w:t>
      </w:r>
      <w:r w:rsidR="00216E1D">
        <w:t xml:space="preserve">temporal </w:t>
      </w:r>
      <w:r w:rsidR="000E6BB5">
        <w:t>proximity to it (e.g., masking, CFS)</w:t>
      </w:r>
      <w:r w:rsidR="003B6230">
        <w:t>, hereby rendering it invisible</w:t>
      </w:r>
      <w:r w:rsidR="002F325F">
        <w:t xml:space="preserve"> </w:t>
      </w:r>
      <w:r w:rsidR="005B4A5B">
        <w:fldChar w:fldCharType="begin"/>
      </w:r>
      <w:r w:rsidR="006B6B4D">
        <w:instrText xml:space="preserve"> ADDIN ZOTERO_ITEM CSL_CITATION {"citationID":"qvRpgQDu","properties":{"formattedCitation":"(Almeida et al., 2013; Dehaene et al., 1998)","plainCitation":"(Almeida et al., 2013; Dehaene et al., 1998)","noteIndex":0},"citationItems":[{"id":425,"uris":["http://zotero.org/users/8275165/items/JAV5PJEU"],"itemData":{"id":425,"type":"article-journal","container-title":"Cognitive,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5B4A5B">
        <w:fldChar w:fldCharType="separate"/>
      </w:r>
      <w:r w:rsidR="006B6B4D" w:rsidRPr="006B6B4D">
        <w:rPr>
          <w:rFonts w:ascii="Times New Roman" w:hAnsi="Times New Roman" w:cs="Times New Roman"/>
        </w:rPr>
        <w:t>(Almeida et al., 2013; Dehaene et al., 1998)</w:t>
      </w:r>
      <w:r w:rsidR="005B4A5B">
        <w:fldChar w:fldCharType="end"/>
      </w:r>
      <w:r w:rsidR="000E6BB5">
        <w:t>.</w:t>
      </w:r>
      <w:r w:rsidR="00043EEA">
        <w:t xml:space="preserve"> Invisibility can also be achieved by diverting attention away from the stimulus</w:t>
      </w:r>
      <w:r w:rsidR="00B61B7C">
        <w:t xml:space="preserve"> </w:t>
      </w:r>
      <w:r w:rsidR="00B61B7C">
        <w:fldChar w:fldCharType="begin"/>
      </w:r>
      <w:r w:rsidR="00FF65B8">
        <w:instrText xml:space="preserve"> ADDIN ZOTERO_ITEM CSL_CITATION {"citationID":"Imc4jhJZ","properties":{"formattedCitation":"(Hyman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B61B7C">
        <w:fldChar w:fldCharType="separate"/>
      </w:r>
      <w:r w:rsidR="00FF65B8" w:rsidRPr="00FF65B8">
        <w:rPr>
          <w:rFonts w:ascii="Times New Roman" w:hAnsi="Times New Roman" w:cs="Times New Roman"/>
        </w:rPr>
        <w:t>(Hyman et al., 2009; Mack &amp; Rock, 1998)</w:t>
      </w:r>
      <w:r w:rsidR="00B61B7C">
        <w:fldChar w:fldCharType="end"/>
      </w:r>
      <w:r w:rsidR="00043EEA">
        <w:t>.</w:t>
      </w:r>
    </w:p>
    <w:p w14:paraId="5156871E" w14:textId="16745861" w:rsidR="004F240A" w:rsidRDefault="004F240A" w:rsidP="00394A04">
      <w:r>
        <w:t xml:space="preserve">All three </w:t>
      </w:r>
      <w:r w:rsidR="00A44BFB">
        <w:t>methods</w:t>
      </w:r>
      <w:r w:rsidR="001C015A">
        <w:t>, and others</w:t>
      </w:r>
      <w:r>
        <w:t xml:space="preserve"> </w:t>
      </w:r>
      <w:r w:rsidR="0021076E">
        <w:t>typically decrease the visibility of the stimulus, but also evoke 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t xml:space="preserve">. </w:t>
      </w:r>
      <w:r w:rsidR="009C1D55">
        <w:t xml:space="preserve">Such </w:t>
      </w:r>
      <w:r>
        <w:t>weak signal</w:t>
      </w:r>
      <w:r w:rsidR="001B15B9">
        <w:t>s</w:t>
      </w:r>
      <w:r>
        <w:t xml:space="preserve"> usually translate 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011C0B">
        <w:instrText xml:space="preserve"> ADDIN ZOTERO_ITEM CSL_CITATION {"citationID":"1B6NuGon","properties":{"formattedCitation":"(Avneon, 2018; Kouider &amp; Dehaene, 2007)","plainCitation":"(Avneon, 2018; Kouider &amp; Dehaene, 2007)","noteIndex":0},"citationItems":[{"id":485,"uris":["http://zotero.org/users/8275165/items/3YFQHRKE"],"itemData":{"id":485,"type":"article-journal","abstract":"Research on the limits of unconscious processing typically relies on the subliminal-prime paradigm. However, this paradigm is limited in the issues it can address. Here, we examined the implications of using the liminal-prime paradigm, which allows comparing unconscious and conscious priming with constant stimulation. We adapted an iconic demonstration of unconscious response priming to the liminal-prime paradigm. On the one hand, temporal attention allocated to the prime and its relevance to the task increased the magnitude of response priming. On the other hand, the longer RTs associated with the dual task inherent to the paradigm resulted in response priming being underestimated, because unconscious priming eﬀects were shorter-lived than conscious-priming eﬀects. Nevertheless, when the impact of long RTs was alleviated by considering the fastest trials or by imposing a response deadline, conscious response priming remained considerably larger than unconscious response priming. These ﬁndings suggest that conscious perception strongly modulates response priming.","container-title":"Consciousness and Cognition","language":"en","page":"17","source":"Zotero","title":"Reexamining unconscious response priming_ A liminal-prime paradigm","author":[{"family":"Avneon","given":"Maayan"}],"issued":{"date-parts":[["2018"]]}}},{"id":277,"uris":["http://zotero.org/users/8275165/items/CPHT6W9I"],"itemData":{"id":277,"type":"article-journal","abstract":"Understanding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011C0B">
        <w:fldChar w:fldCharType="separate"/>
      </w:r>
      <w:r w:rsidR="00011C0B" w:rsidRPr="00011C0B">
        <w:rPr>
          <w:rFonts w:ascii="Times New Roman" w:hAnsi="Times New Roman" w:cs="Times New Roman"/>
        </w:rPr>
        <w:t>(Avneon, 2018; Kouider &amp; Dehaene, 2007)</w:t>
      </w:r>
      <w:r w:rsidR="00011C0B">
        <w:fldChar w:fldCharType="end"/>
      </w:r>
      <w:r w:rsidR="00AB3845">
        <w:t>, which in turn evoke an ongoing controversy about the scope of unconscious processing</w:t>
      </w:r>
      <w:r w:rsidR="00791E36">
        <w:t xml:space="preserve"> </w:t>
      </w:r>
      <w:r w:rsidR="00791E36">
        <w:fldChar w:fldCharType="begin"/>
      </w:r>
      <w:r w:rsidR="00394A04">
        <w:instrText xml:space="preserve"> ADDIN ZOTERO_ITEM CSL_CITATION {"citationID":"eKY7lyZA","properties":{"formattedCitation":"(Hassin,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394A04" w:rsidRPr="00394A04">
        <w:rPr>
          <w:rFonts w:ascii="Times New Roman" w:hAnsi="Times New Roman" w:cs="Times New Roman"/>
        </w:rPr>
        <w:t>(Hassin, 2013; Hesselmann &amp; Moors, 2015; Peters et al., 2017)</w:t>
      </w:r>
      <w:r w:rsidR="00791E36">
        <w:fldChar w:fldCharType="end"/>
      </w:r>
      <w:r w:rsidR="00017EEB">
        <w:t>.</w:t>
      </w:r>
    </w:p>
    <w:p w14:paraId="3D51D018" w14:textId="18D3E91C" w:rsidR="00976673" w:rsidRDefault="00976673" w:rsidP="006238E0">
      <w:pPr>
        <w:pStyle w:val="Heading3"/>
      </w:pPr>
      <w:bookmarkStart w:id="55" w:name="_Toc114137549"/>
      <w:r>
        <w:t>Contradicting findings</w:t>
      </w:r>
      <w:bookmarkEnd w:id="55"/>
    </w:p>
    <w:p w14:paraId="38C885BB" w14:textId="1D1120FF" w:rsidR="00992077" w:rsidRDefault="00992077" w:rsidP="00F378E9">
      <w:pPr>
        <w:ind w:firstLine="0"/>
      </w:pPr>
      <w:r>
        <w:lastRenderedPageBreak/>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t xml:space="preserve">. Among other paradigms, </w:t>
      </w:r>
      <w:r w:rsidR="00F945FA">
        <w:t xml:space="preserve">it </w:t>
      </w:r>
      <w:r>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r w:rsidR="00692575">
        <w:t>the prime was indeed processed</w:t>
      </w:r>
      <w:r w:rsidR="00EE5CFF">
        <w:t xml:space="preserve"> (e.g.,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To </w:t>
      </w:r>
      <w:r w:rsidR="00AE02F9">
        <w:t>ensure</w:t>
      </w:r>
      <w:r w:rsidR="00692575">
        <w:t xml:space="preserve"> that </w:t>
      </w:r>
      <w:r w:rsidR="007E738E">
        <w:t xml:space="preserve">the prime was indeed invisible, </w:t>
      </w:r>
      <w:r w:rsidR="00692575">
        <w:t xml:space="preserve">a </w:t>
      </w:r>
      <w:r w:rsidR="00303325">
        <w:t xml:space="preserve">subjective </w:t>
      </w:r>
      <w:r w:rsidR="00692575">
        <w:t xml:space="preserve">and/or </w:t>
      </w:r>
      <w:r w:rsidR="00303325">
        <w:t xml:space="preserve">objective </w:t>
      </w:r>
      <w:r w:rsidR="00692575">
        <w:t>measure of prime awareness is</w:t>
      </w:r>
      <w:r w:rsidR="00CE3CE8">
        <w:t xml:space="preserve"> typically administered</w:t>
      </w:r>
      <w:r w:rsidR="00097AB5">
        <w:t xml:space="preserve"> </w:t>
      </w:r>
      <w:r w:rsidR="00097AB5">
        <w:fldChar w:fldCharType="begin"/>
      </w:r>
      <w:r w:rsidR="00097AB5">
        <w:instrText xml:space="preserve"> ADDIN ZOTERO_ITEM CSL_CITATION {"citationID":"d3RTKd5m","properties":{"formattedCitation":"(Reingold &amp; Merikle, 1988; Sandberg et al., 2010)","plainCitation":"(Reingold &amp; Merikle, 1988; Sandberg et al., 2010)","noteIndex":0},"citationItems":[{"id":299,"uris":["http://zotero.org/users/8275165/items/YG3P9UKJ"],"itemData":{"id":299,"type":"article-journal","container-title":"Perception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M."}],"issued":{"date-parts":[["1988",11]]}}},{"id":301,"uris":["http://zotero.org/users/8275165/items/T3P5DDWN"],"itemData":{"id":301,"type":"article-journal","abstract":"What is the best way of assessing the extent to which people are aware of a stimulus? Here, using a masked visual identiﬁcation task, we compared three measures of subjective awareness: The Perceptual Awareness Scale (PAS), through which participants are asked to rate the clarity of their visual experience; conﬁdence ratings (CR), through which participants express their conﬁdence in their identiﬁcation decisions, and Post-decision wagering (PDW), in which participants place a monetary wager on their decisions. We conducted detailed explorations of the relationships between awareness and identiﬁcation performance, looking to determine (1) which scale best correlates with performance, and (2) whether we can detect performance in the absence of awareness and how the scales differ from each other in terms of revealing such unconscious processing. Based on these ﬁndings we discuss whether perceptual awareness should be considered graded or dichotomous. Results showed that PAS showed a much stronger performance-awareness correlation than either CR or PDW, particularly for low stimulus intensities. In general, all scales indicated above-chance performance when participants claimed not to have seen anything. However, such above-chance performance only showed when we also observed a correlation between awareness and performance. Thus (1) PAS seems to be the most exhaustive measure of awareness, and (2) we ﬁnd support for above-chance performance in the absence of subjective awareness, but such unconscious knowledge only contributes to performance when we observe conscious knowledge as well. Similarities and differences between scales are discussed in the light of consciousness theories and response strategies. Ó 2010 Published by Elsevier Inc.","container-title":"Consciousness and Cognition","DOI":"10.1016/j.concog.2009.12.013","ISSN":"10538100","issue":"4","journalAbbreviation":"Consciousness and Cognition","language":"en","page":"1069-1078","source":"DOI.org (Crossref)","title":"Measuring consciousness: Is one measure better than the other?","title-short":"Measuring consciousness","volume":"19","author":[{"family":"Sandberg","given":"Kristian"},{"family":"Timmermans","given":"Bert"},{"family":"Overgaard","given":"Morten"},{"family":"Cleeremans","given":"Axel"}],"issued":{"date-parts":[["2010",12]]}}}],"schema":"https://github.com/citation-style-language/schema/raw/master/csl-citation.json"} </w:instrText>
      </w:r>
      <w:r w:rsidR="00097AB5">
        <w:fldChar w:fldCharType="separate"/>
      </w:r>
      <w:r w:rsidR="00097AB5" w:rsidRPr="00097AB5">
        <w:rPr>
          <w:rFonts w:ascii="Times New Roman" w:hAnsi="Times New Roman" w:cs="Times New Roman"/>
        </w:rPr>
        <w:t>(Reingold &amp; Merikle, 1988; Sandberg et al., 2010)</w:t>
      </w:r>
      <w:r w:rsidR="00097AB5">
        <w:fldChar w:fldCharType="end"/>
      </w:r>
      <w:r w:rsidR="00BD64AE">
        <w:t xml:space="preserve">. </w:t>
      </w:r>
      <w:r w:rsidR="00411A03">
        <w:t>For the</w:t>
      </w:r>
      <w:r w:rsidR="00BD64AE">
        <w:t xml:space="preserve"> subjective measure</w:t>
      </w:r>
      <w:r w:rsidR="00411A03">
        <w:t>,</w:t>
      </w:r>
      <w:r w:rsidR="00BD64AE">
        <w:t xml:space="preserve"> the participant </w:t>
      </w:r>
      <w:r w:rsidR="00411A03">
        <w:t xml:space="preserve">is asked to report </w:t>
      </w:r>
      <w:r w:rsidR="00BD64AE">
        <w:t xml:space="preserve">about her </w:t>
      </w:r>
      <w:r w:rsidR="00411A03">
        <w:t xml:space="preserve">perception </w:t>
      </w:r>
      <w:r w:rsidR="00BD64AE">
        <w:t>of the prime by rat</w:t>
      </w:r>
      <w:r w:rsidR="00411A03">
        <w:t>ing</w:t>
      </w:r>
      <w:r w:rsidR="00BD64AE">
        <w:t xml:space="preserve"> how well she </w:t>
      </w:r>
      <w:r w:rsidR="00411A03">
        <w:t xml:space="preserve">saw </w:t>
      </w:r>
      <w:r w:rsidR="00BD64AE">
        <w:t xml:space="preserve">it on a </w:t>
      </w:r>
      <w:r w:rsidR="00411A03">
        <w:t xml:space="preserve">categorical </w:t>
      </w:r>
      <w:r w:rsidR="00BD64AE">
        <w:t xml:space="preserve">scale that </w:t>
      </w:r>
      <w:r w:rsidR="00411A03">
        <w:t>ranges between</w:t>
      </w:r>
      <w:r w:rsidR="00BD64AE">
        <w:t xml:space="preserve"> "did not see anything at all" to "saw the prime clearly" on the other</w:t>
      </w:r>
      <w:r w:rsidR="00411A03">
        <w:t xml:space="preserve"> (the Perceptual Awareness Scale; PAS;</w:t>
      </w:r>
      <w:r w:rsidR="00AC4809">
        <w:fldChar w:fldCharType="begin"/>
      </w:r>
      <w:r w:rsidR="008D13A3">
        <w:instrText xml:space="preserve"> ADDIN ZOTERO_ITEM CSL_CITATION {"citationID":"nFnFeWE9","properties":{"formattedCitation":"(Sandberg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AC4809">
        <w:fldChar w:fldCharType="separate"/>
      </w:r>
      <w:r w:rsidR="00AC4809">
        <w:rPr>
          <w:rFonts w:ascii="Times New Roman" w:hAnsi="Times New Roman" w:cs="Times New Roman"/>
        </w:rPr>
        <w:t xml:space="preserve"> </w:t>
      </w:r>
      <w:r w:rsidR="00AC4809" w:rsidRPr="00AC4809">
        <w:rPr>
          <w:rFonts w:ascii="Times New Roman" w:hAnsi="Times New Roman" w:cs="Times New Roman"/>
        </w:rPr>
        <w:t>Sandberg &amp; Overgaard, 2015</w:t>
      </w:r>
      <w:r w:rsidR="00AC4809">
        <w:fldChar w:fldCharType="end"/>
      </w:r>
      <w:r w:rsidR="00411A03">
        <w:t>)</w:t>
      </w:r>
      <w:r w:rsidR="00BD64AE">
        <w:t>. Using a subjective measure allows to detect awareness on a trial-by-trial basis</w:t>
      </w:r>
      <w:r w:rsidR="00411A03">
        <w:t xml:space="preserve">, yet it is subjected to the criterion problem, where </w:t>
      </w:r>
      <w:r w:rsidR="0076578A">
        <w:t xml:space="preserve">participants' </w:t>
      </w:r>
      <w:r w:rsidR="00411A03">
        <w:t xml:space="preserve">ratings might be highly affected by their response criterion </w:t>
      </w:r>
      <w:r w:rsidR="00B40047">
        <w:fldChar w:fldCharType="begin"/>
      </w:r>
      <w:r w:rsidR="000C73C2">
        <w:instrText xml:space="preserve"> ADDIN ZOTERO_ITEM CSL_CITATION {"citationID":"c5REWY35","properties":{"formattedCitation":"(Eriksen, 1960; Hannula et al., 2005)","plainCitation":"(Eriksen, 1960; Hannula et al., 2005)","noteIndex":0},"citationItems":[{"id":576,"uris":["http://zotero.org/users/8275165/items/E7IA3H5N"],"itemData":{"id":576,"type":"article-journal","abstract":"Experimental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J."}],"issued":{"date-parts":[["2005",3]]}}}],"schema":"https://github.com/citation-style-language/schema/raw/master/csl-citation.json"} </w:instrText>
      </w:r>
      <w:r w:rsidR="00B40047">
        <w:fldChar w:fldCharType="separate"/>
      </w:r>
      <w:r w:rsidR="000C73C2" w:rsidRPr="000C73C2">
        <w:rPr>
          <w:rFonts w:ascii="Times New Roman" w:hAnsi="Times New Roman" w:cs="Times New Roman"/>
        </w:rPr>
        <w:t>(Eriksen, 1960; Hannula et al., 2005)</w:t>
      </w:r>
      <w:r w:rsidR="00B40047">
        <w:fldChar w:fldCharType="end"/>
      </w:r>
      <w:r w:rsidR="00BD64AE">
        <w:t xml:space="preserve">. </w:t>
      </w:r>
      <w:r w:rsidR="00411A03">
        <w:t>For the</w:t>
      </w:r>
      <w:r w:rsidR="00BD64AE">
        <w:t xml:space="preserve"> objective measure</w:t>
      </w:r>
      <w:r w:rsidR="00411A03">
        <w:t>,</w:t>
      </w:r>
      <w:r w:rsidR="00BD64AE">
        <w:t xml:space="preserve"> the participant</w:t>
      </w:r>
      <w:r w:rsidR="00411A03">
        <w:t xml:space="preserve"> is asked to make an objective judgement about</w:t>
      </w:r>
      <w:r w:rsidR="00BD64AE">
        <w:t xml:space="preserve"> the prime</w:t>
      </w:r>
      <w:r w:rsidR="00411A03">
        <w:t>, typically choosing</w:t>
      </w:r>
      <w:r w:rsidR="00BD64AE">
        <w:t xml:space="preserve"> </w:t>
      </w:r>
      <w:r w:rsidR="00411A03">
        <w:t>an answer among several options (i.e., a forced choice question). If t</w:t>
      </w:r>
      <w:r w:rsidR="00BD64AE">
        <w:t xml:space="preserve">he proportion of correct responses across trials </w:t>
      </w:r>
      <w:r w:rsidR="00411A03">
        <w:t xml:space="preserve">(or the overall sensitivity, measured using d’; </w:t>
      </w:r>
      <w:r w:rsidR="006958B5">
        <w:fldChar w:fldCharType="begin"/>
      </w:r>
      <w:r w:rsidR="008D13A3">
        <w:instrText xml:space="preserve"> ADDIN ZOTERO_ITEM CSL_CITATION {"citationID":"fYZiRyOC","properties":{"formattedCitation":"(Macmillan &amp; Creelman, 2004)","plainCitation":"(Macmillan &amp; Creelman, 2004)","dontUpdate":true,"noteIndex":0},"citationItems":[{"id":699,"uris":["http://zotero.org/users/8275165/items/VBRJXEHL"],"itemData":{"id":699,"type":"book","abstract":"Detection Theory is an introduction to one of the most important tools for analysis of data where choices must be made and performance is not perfect. Originally developed for evaluation of electronic detection, detection theory was adopted by psychologists as a way to understand sensory decision making, then embraced by students of human memory. It has since been utilized in areas as diverse as animal behavior and X-ray diagnosis.This book covers the basic principles of detection theory, with separate initial chapters on measuring detection and evaluating decision criteria. Some other features include:*complete tools for application, including flowcharts, tables, pointers, and software;*student-friendly language;*complete coverage of content area, including both one-dimensional and multidimensional models;*separate, systematic coverage of sensitivity and response bias measurement;*integrated treatment of threshold and nonparametric approaches;*an organized, tutorial level introduction to multidimensional detection theory;*popular discrimination paradigms presented as applications of multidimensional detection theory; and*a new chapter on ideal observers and an updated chapter on adaptive threshold measurement.This up-to-date summary of signal detection theory is both a self-contained reference work for users and a readable text for graduate students and other researchers learning the material either in courses or on their own.","edition":"2","event-place":"New York","ISBN":"978-1-4106-1114-7","note":"DOI: 10.4324/9781410611147","number-of-pages":"512","publisher":"Psychology Press","publisher-place":"New York","title":"Detection Theory: A User's Guide","title-short":"Detection Theory","author":[{"family":"Macmillan","given":"Neil A."},{"family":"Creelman","given":"C. Douglas"}],"issued":{"date-parts":[["2004",8,23]]}}}],"schema":"https://github.com/citation-style-language/schema/raw/master/csl-citation.json"} </w:instrText>
      </w:r>
      <w:r w:rsidR="006958B5">
        <w:fldChar w:fldCharType="separate"/>
      </w:r>
      <w:r w:rsidR="009924F0" w:rsidRPr="009924F0">
        <w:rPr>
          <w:rFonts w:ascii="Times New Roman" w:hAnsi="Times New Roman" w:cs="Times New Roman"/>
        </w:rPr>
        <w:t>Macmillan &amp; Creelman, 2004</w:t>
      </w:r>
      <w:r w:rsidR="006958B5">
        <w:fldChar w:fldCharType="end"/>
      </w:r>
      <w:r w:rsidR="00411A03">
        <w:t xml:space="preserve">) is higher than chance, </w:t>
      </w:r>
      <w:r w:rsidR="00BD64AE">
        <w:t>the</w:t>
      </w:r>
      <w:r w:rsidR="003B6AF2">
        <w:t xml:space="preserve"> </w:t>
      </w:r>
      <w:r w:rsidR="00411A03">
        <w:t>s</w:t>
      </w:r>
      <w:r w:rsidR="003B6AF2">
        <w:t>timuli will be considered as consciously perceived</w:t>
      </w:r>
      <w:r w:rsidR="00BD64AE">
        <w:t xml:space="preserve">. This </w:t>
      </w:r>
      <w:r w:rsidR="003B6AF2">
        <w:t>measure is less affected by the criterion problem, yet it is held to overestimate conscious perception</w:t>
      </w:r>
      <w:r w:rsidR="00B022E4">
        <w:t xml:space="preserve"> </w:t>
      </w:r>
      <w:r w:rsidR="00F82BCA">
        <w:fldChar w:fldCharType="begin"/>
      </w:r>
      <w:r w:rsidR="00B022E4">
        <w:instrText xml:space="preserve"> ADDIN ZOTERO_ITEM CSL_CITATION {"citationID":"BivJ9YXW","properties":{"formattedCitation":"(Bowers, 1982; Merikle &amp; Reingold, 1998)","plainCitation":"(Bowers, 1982; Merikle &amp; Reingold, 1998)","noteIndex":0},"citationItems":[{"id":700,"uris":["http://zotero.org/users/8275165/items/59AAIII3"],"itemData":{"id":700,"type":"webpage","title":"On being unconsciously influenced and informed.","URL":"https://philpapers.org/rec/BOWOBU","author":[{"family":"Bowers","given":"K.S."}],"accessed":{"date-parts":[["2022",9,11]]},"issued":{"date-parts":[["1982"]]}}},{"id":701,"uris":["http://zotero.org/users/8275165/items/7QZKWR5Q"],"itemData":{"id":701,"type":"article-journal","abstract":"S. C. Draine and A. G. Greenwald (see record 1999-10824-004) have described a methodology based on regression analysis for demonstrating unconscious perception. They have suggested that their methodology represents a major improvement over existing methodologies. An analysis of their methodology reveals that it is closely related to the classic dissociation paradigm. As such, interpretation of their results is compromised by the same issues concerning the measurement of awareness that have plagued all previous attempts to use the dissociation paradigm to demonstrate unconscious perception in the complete absence of conscious perception. (PsycINFO Database Record (c) 2016 APA, all rights reserved)","container-title":"Journal of Experimental Psychology: General","DOI":"10.1037/0096-3445.127.3.304","ISSN":"1939-2222","note":"publisher-place: US\npublisher: American Psychological Association","page":"304-310","source":"APA PsycNet","title":"On demonstrating unconscious perception: Comment on Draine and Greenwald (1998)","title-short":"On demonstrating unconscious perception","volume":"127","author":[{"family":"Merikle","given":"Philip M."},{"family":"Reingold","given":"Eyal M."}],"issued":{"date-parts":[["1998"]]}}}],"schema":"https://github.com/citation-style-language/schema/raw/master/csl-citation.json"} </w:instrText>
      </w:r>
      <w:r w:rsidR="00F82BCA">
        <w:fldChar w:fldCharType="separate"/>
      </w:r>
      <w:r w:rsidR="00B022E4" w:rsidRPr="00B022E4">
        <w:rPr>
          <w:rFonts w:ascii="Times New Roman" w:hAnsi="Times New Roman" w:cs="Times New Roman"/>
        </w:rPr>
        <w:t>(Bowers, 1982; Merikle &amp; Reingold, 1998)</w:t>
      </w:r>
      <w:r w:rsidR="00F82BCA">
        <w:fldChar w:fldCharType="end"/>
      </w:r>
      <w:r w:rsidR="00692575">
        <w:t>.</w:t>
      </w:r>
    </w:p>
    <w:p w14:paraId="15C05C5C" w14:textId="41F1FB1A" w:rsidR="00DF3E0F" w:rsidRDefault="00211536" w:rsidP="00756E3F">
      <w:r>
        <w:t xml:space="preserve">While some semantic priming </w:t>
      </w:r>
      <w:r w:rsidR="0030440D">
        <w:t>studies</w:t>
      </w:r>
      <w:r w:rsidR="00BD1665">
        <w:t xml:space="preserve"> </w:t>
      </w:r>
      <w:r>
        <w:t xml:space="preserve">found </w:t>
      </w:r>
      <w:r w:rsidR="00692575">
        <w:t xml:space="preserve">that </w:t>
      </w:r>
      <w:r>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 xml:space="preserve">failed to show semantic </w:t>
      </w:r>
      <w:r w:rsidR="008E036C">
        <w:t xml:space="preserve">effects </w:t>
      </w:r>
      <w:r w:rsidR="005362FF">
        <w:t xml:space="preserve">and claimed </w:t>
      </w:r>
      <w:r w:rsidR="008E036C">
        <w:t xml:space="preserve">that processing only reaches the </w:t>
      </w:r>
      <w:r w:rsidR="005362FF">
        <w:t xml:space="preserve">lexical </w:t>
      </w:r>
      <w:r w:rsidR="008E036C">
        <w:t>level</w:t>
      </w:r>
      <w:r w:rsidR="00FB0480">
        <w:t xml:space="preserve"> </w:t>
      </w:r>
      <w:r w:rsidR="00267106">
        <w:fldChar w:fldCharType="begin"/>
      </w:r>
      <w:r w:rsidR="00237BE6">
        <w:instrText xml:space="preserve"> ADDIN ZOTERO_ITEM CSL_CITATION {"citationID":"MH7N298l","properties":{"formattedCitation":"(Shelton &amp; Martin, 1992)","plainCitation":"(Shelton &amp; Martin, 1992)","noteIndex":0},"citationItems":[{"id":703,"uris":["http://zotero.org/users/8275165/items/XIZTG485"],"itemData":{"id":703,"type":"article-journal","abstract":"Priming for semantically related concepts was investigated using a lexical decision task designed to reveal automatic semantic priming. Two experiments provided further evidence that priming in a single presentation lexical decision task (T. P. McNamara and J. Altarriba, 1988) derives from automatic processes. Mediated priming, but not inhibition or backward priming, was found in this type of lexical decision task. Exps 3 and 4 demonstrate that automatic priming was found only for associated word pairs, as determined by word association norms, and not for word pairs that are semantically related but not associated. It is argued that automatic priming in the lexical decision task occurs at a lexical level but not at a semantic level. (PsycINFO Database Record (c) 2016 APA, all rights reserved)","container-title":"Journal of Experimental Psychology: Learning, Memory, and Cognition","DOI":"10.1037/0278-7393.18.6.1191","ISSN":"1939-1285","note":"publisher-place: US\npublisher: American Psychological Association","page":"1191-1210","source":"APA PsycNet","title":"How semantic is automatic semantic priming?","volume":"18","author":[{"family":"Shelton","given":"Jennifer R."},{"family":"Martin","given":"Randi C."}],"issued":{"date-parts":[["1992"]]}}}],"schema":"https://github.com/citation-style-language/schema/raw/master/csl-citation.json"} </w:instrText>
      </w:r>
      <w:r w:rsidR="00267106">
        <w:fldChar w:fldCharType="separate"/>
      </w:r>
      <w:r w:rsidR="00237BE6" w:rsidRPr="00237BE6">
        <w:rPr>
          <w:rFonts w:ascii="Times New Roman" w:hAnsi="Times New Roman" w:cs="Times New Roman"/>
        </w:rPr>
        <w:t>(Shelton &amp; Martin, 1992)</w:t>
      </w:r>
      <w:r w:rsidR="00267106">
        <w:fldChar w:fldCharType="end"/>
      </w:r>
      <w:r w:rsidR="005362FF">
        <w:t xml:space="preserve">. </w:t>
      </w:r>
      <w:r w:rsidR="0030440D">
        <w:t>O</w:t>
      </w:r>
      <w:r w:rsidR="000D1936">
        <w:t xml:space="preserve">ther </w:t>
      </w:r>
      <w:r w:rsidR="005362FF">
        <w:t>studies have</w:t>
      </w:r>
      <w:r w:rsidR="006C111E">
        <w:t xml:space="preserve"> </w:t>
      </w:r>
      <w:r w:rsidR="005362FF">
        <w:t>n</w:t>
      </w:r>
      <w:r w:rsidR="006C111E">
        <w:t>o</w:t>
      </w:r>
      <w:r w:rsidR="005362FF">
        <w:t>t found any congruency effect</w:t>
      </w:r>
      <w:r w:rsidR="006C111E">
        <w:t>s</w:t>
      </w:r>
      <w:r w:rsidR="009D2E33">
        <w:t xml:space="preserve"> </w:t>
      </w:r>
      <w:r w:rsidR="009D2E33">
        <w:fldChar w:fldCharType="begin"/>
      </w:r>
      <w:r w:rsidR="0033425C">
        <w:instrText xml:space="preserve"> ADDIN ZOTERO_ITEM CSL_CITATION {"citationID":"4kCQniT4","properties":{"formattedCitation":"(Heyman &amp; Moors, 2014; Pratte &amp; Rouder, 2009)","plainCitation":"(Heyman &amp; Moors, 2014; Pratte &amp; Rouder, 2009)","noteIndex":0},"citationItems":[{"id":705,"uris":["http://zotero.org/users/8275165/items/UCSCQX5H"],"itemData":{"id":705,"type":"article-journal","abstract":"Continuous flash suppression (CFS) has been used as a paradigm to probe the extent to which word stimuli are processed in the absence of awareness. In the two experiments reported here, no evidence is obtained that word stimuli are processed up to the semantic level when suppressed through CFS. In Experiment 1, word stimuli did not break suppression faster than their pseudo-word variants nor was suppression time modulated by word frequency. Experiment 2 replicated these findings, but more critically showed that differential effects can be obtained with this paradigm using a simpler stimulus. In addition, pixel density of the stimuli did prove to be related to suppression time in both experiments, indicating that the paradigm is sensitive to differences in detectability. A third and final experiment replicated the well-known face inversion effect using the same set-up as Experiments 1 and 2, thereby demonstrating that the employed methodology can capture more high-level effects as well. These results are discussed in the context of previous evidence on unconscious semantic processing and two potential explanations are advanced. Specifically, it is argued that CFS might act at a level too low in the visual system for high-level effects to be observed or that the widely used breaking CFS paradigm is merely ill-suited to capture effects in the context of words.","container-title":"PLOS ONE","DOI":"10.1371/journal.pone.0104719","ISSN":"1932-6203","issue":"8","journalAbbreviation":"PLOS ONE","language":"en","note":"publisher: Public Library of Science","page":"e104719","source":"PLoS Journals","title":"Frequent Words Do Not Break Continuous Flash Suppression Differently from Infrequent or Nonexistent Words: Implications for Semantic Processing of Words in the Absence of Awareness","title-short":"Frequent Words Do Not Break Continuous Flash Suppression Differently from Infrequent or Nonexistent Words","volume":"9","author":[{"family":"Heyman","given":"Tom"},{"family":"Moors","given":"Pieter"}],"issued":{"date-parts":[["2014",8,12]]}}},{"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D2E33">
        <w:fldChar w:fldCharType="separate"/>
      </w:r>
      <w:r w:rsidR="0033425C" w:rsidRPr="0033425C">
        <w:rPr>
          <w:rFonts w:ascii="Times New Roman" w:hAnsi="Times New Roman" w:cs="Times New Roman"/>
        </w:rPr>
        <w:t>(Heyman &amp; Moors, 2014; 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EB1594">
        <w:t>being performed without awareness</w:t>
      </w:r>
      <w:r w:rsidR="00BC252D">
        <w:t xml:space="preserve"> </w:t>
      </w:r>
      <w:r w:rsidR="008C1025">
        <w:fldChar w:fldCharType="begin"/>
      </w:r>
      <w:r w:rsidR="002A45A9">
        <w:instrText xml:space="preserve"> ADDIN ZOTERO_ITEM CSL_CITATION {"citationID":"rD2CJ7MY","properties":{"formattedCitation":"(Karpinski et al., 2019; Sklar et al., 2012)","plainCitation":"(Karpinski et al., 2019; Sklar et al., 2012)","noteIndex":0},"citationItems":[{"id":712,"uris":["http://zotero.org/users/8275165/items/992L4XWX"],"itemData":{"id":712,"type":"article-journal","abstract":"Across two experiments involving four presentation times in total, Sklar et al. (Proceedings of the National Academy of Sciences of the United States of America, 109, 2012, 19614) found that complex subtraction equations can be solved without awareness of the equations. These findings challenge the current position that consciousness is necessary for performing abstract, rule‐following tasks. Given the important implications of their work, we aimed to directly replicate Sklar's findings using a larger sample (n = 94) from a different population. Using continuous flash suppression, we investigated if people were able to solve an equation after subliminal (1,300 ms) exposure to it. We found evidence of unconscious subtraction consistent with Sklar et al., albeit the effect is weak. Critical review of our results and implications for further research are discussed. (PsycINFO Database Record (c) 2019 APA, all rights reserved)","container-title":"European Journal of Social Psychology","DOI":"10.1002/ejsp.2390","ISSN":"1099-0992","note":"publisher-place: US\npublisher: John Wiley &amp; Sons","page":"637-644","source":"APA PsycNet","title":"A direct replication: Unconscious arithmetic processing","title-short":"A direct replication","volume":"49","author":[{"family":"Karpinski","given":"Andrew"},{"family":"Briggs","given":"Jessie C."},{"family":"Yale","given":"Miriam"}],"issued":{"date-parts":[["2019"]]}}},{"id":708,"uris":["http://zotero.org/users/8275165/items/FE3KUK9U"],"itemData":{"id":708,"type":"article-journal","container-title":"Proceedings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2A45A9" w:rsidRPr="002A45A9">
        <w:rPr>
          <w:rFonts w:ascii="Times New Roman" w:hAnsi="Times New Roman" w:cs="Times New Roman"/>
        </w:rPr>
        <w:t>(Karpinski et al., 2019; Sklar et al., 2012)</w:t>
      </w:r>
      <w:r w:rsidR="008C1025">
        <w:fldChar w:fldCharType="end"/>
      </w:r>
      <w:r w:rsidR="00EB1594">
        <w:t xml:space="preserve"> were challenged by failures to replicate</w:t>
      </w:r>
      <w:r w:rsidR="00E15773">
        <w:t xml:space="preserve"> </w:t>
      </w:r>
      <w:r w:rsidR="00303E44">
        <w:fldChar w:fldCharType="begin"/>
      </w:r>
      <w:r w:rsidR="00303E44">
        <w:instrText xml:space="preserve"> ADDIN ZOTERO_ITEM CSL_CITATION {"citationID":"cZXXXrx9","properties":{"formattedCitation":"(Moors &amp; Hesselmann, 2018, 2019)","plainCitation":"(Moors &amp; Hesselmann, 2018, 2019)","noteIndex":0},"citationItems":[{"id":718,"uris":["http://zotero.org/users/8275165/items/WZ6DJ8C5"],"itemData":{"id":718,"type":"article-journal","abstract":"A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716,"uris":["http://zotero.org/users/8275165/items/MMHLVGF8"],"itemData":{"id":716,"type":"article-journal","abstract":"In 2012, a study by Sklar et al. reported that participants could solve invisible subtractions. This notion of unconscious arithmetic has been influential because it challenges current theories of consciousness. In 2016, Karpinski et al. published a direct replication reporting evidence for unconscious addition rather than subtraction. About a year later, the study was retracted due to a computation error in the analysis pipeline. After this error was corrected, no evidence for unconscious addition nor subtraction was obtained. Recently, Karpinski et al. republished the study by applying the exclusion criteria used in Sklar et al. The reanalysis found weak evidence for unconscious subtraction. To assess the robustness of these results, we examine how sensitive the results are to data analytic decisions. We outline a set of 250 analyses that we consider justified to perform. We show that none of the analyses indicates evidence for unconscious subtraction.","container-title":"Consciousness and Cognition","DOI":"10.1016/j.concog.2019.01.003","ISSN":"1053-8100","journalAbbreviation":"Consciousness and Cognition","language":"en","page":"97-106","source":"ScienceDirect","title":"Unconscious arithmetic: Assessing the robustness of the results reported by Karpinski, Briggs, and Yale (2018)","title-short":"Unconscious arithmetic","volume":"68","author":[{"family":"Moors","given":"Pieter"},{"family":"Hesselmann","given":"Guido"}],"issued":{"date-parts":[["2019",2,1]]}}}],"schema":"https://github.com/citation-style-language/schema/raw/master/csl-citation.json"} </w:instrText>
      </w:r>
      <w:r w:rsidR="00303E44">
        <w:fldChar w:fldCharType="separate"/>
      </w:r>
      <w:r w:rsidR="00303E44" w:rsidRPr="00303E44">
        <w:rPr>
          <w:rFonts w:ascii="Times New Roman" w:hAnsi="Times New Roman" w:cs="Times New Roman"/>
        </w:rPr>
        <w:t>(Moors &amp; Hesselmann, 2018, 2019)</w:t>
      </w:r>
      <w:r w:rsidR="00303E44">
        <w:fldChar w:fldCharType="end"/>
      </w:r>
      <w:r w:rsidR="00EB1594">
        <w:t>, and a similar mixed picture emerged also for studies of processes like</w:t>
      </w:r>
      <w:r w:rsidR="000F6069">
        <w:t xml:space="preserve"> integration </w:t>
      </w:r>
      <w:r w:rsidR="00756E3F">
        <w:fldChar w:fldCharType="begin"/>
      </w:r>
      <w:r w:rsidR="00756E3F">
        <w:instrText xml:space="preserve"> ADDIN ZOTERO_ITEM CSL_CITATION {"citationID":"2hC0NrhK","properties":{"formattedCitation":"(Mudrik et al., 2014; Mudrik &amp; Biderman, 2017)","plainCitation":"(Mudrik et al., 2014; Mudrik &amp; Biderman, 2017)","noteIndex":0},"citationItems":[{"id":720,"uris":["http://zotero.org/users/8275165/items/F9TBZBP6"],"itemData":{"id":720,"type":"article-journal","abstract":"Information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id":723,"uris":["http://zotero.org/users/8275165/items/MTY3GPYU"],"itemData":{"id":723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Science","DOI":"10.1177/0956797617735745","journalAbbreviation":"Psychological Science","source":"ResearchGate","title":"Evidence for Implicit—But Not Unconscious—Processing of Object-Scene Relations","volume":"29","author":[{"family":"Mudrik","given":"Liad"},{"family":"Biderman","given":"Natalie"}],"issued":{"date-parts":[["2017",12,28]]}}}],"schema":"https://github.com/citation-style-language/schema/raw/master/csl-citation.json"} </w:instrText>
      </w:r>
      <w:r w:rsidR="00756E3F">
        <w:fldChar w:fldCharType="separate"/>
      </w:r>
      <w:r w:rsidR="00756E3F" w:rsidRPr="00756E3F">
        <w:rPr>
          <w:rFonts w:ascii="Times New Roman" w:hAnsi="Times New Roman" w:cs="Times New Roman"/>
        </w:rPr>
        <w:t>(Mudrik et al., 2014; Mudrik &amp; Biderman, 2017)</w:t>
      </w:r>
      <w:r w:rsidR="00756E3F">
        <w:fldChar w:fldCharType="end"/>
      </w:r>
      <w:r w:rsidR="001F3C9B">
        <w:t>.</w:t>
      </w:r>
    </w:p>
    <w:p w14:paraId="4FD66016" w14:textId="2F986422" w:rsidR="00976673" w:rsidRDefault="00976673" w:rsidP="006238E0">
      <w:pPr>
        <w:pStyle w:val="Heading3"/>
      </w:pPr>
      <w:bookmarkStart w:id="56" w:name="_Toc114137550"/>
      <w:r>
        <w:t xml:space="preserve">Explaining The </w:t>
      </w:r>
      <w:r w:rsidR="00FC0D0A">
        <w:t>D</w:t>
      </w:r>
      <w:r>
        <w:t xml:space="preserve">iscrepancy between </w:t>
      </w:r>
      <w:r w:rsidR="00FC0D0A">
        <w:t>F</w:t>
      </w:r>
      <w:r>
        <w:t>indings</w:t>
      </w:r>
      <w:bookmarkEnd w:id="56"/>
    </w:p>
    <w:p w14:paraId="0CB98709" w14:textId="50E049F6" w:rsidR="006F73D7" w:rsidRDefault="002411D5" w:rsidP="00D25473">
      <w:pPr>
        <w:ind w:firstLine="0"/>
      </w:pPr>
      <w:r>
        <w:lastRenderedPageBreak/>
        <w:t xml:space="preserve">How can these contradicting results be explained? One option, that is explored in this thesis,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5E4162">
        <w:instrText xml:space="preserve"> ADDIN ZOTERO_ITEM CSL_CITATION {"citationID":"Dc3lo193","properties":{"formattedCitation":"(Sand &amp; Nilsson, 2016)","plainCitation":"(Sand &amp; Nilsson, 2016)","noteIndex":0},"citationItems":[{"id":646,"uris":["http://zotero.org/users/8275165/items/DZ45IZVL"],"itemData":{"id":646,"type":"article-journal","abstract":"A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5E4162" w:rsidRPr="005E4162">
        <w:rPr>
          <w:rFonts w:ascii="Times New Roman" w:hAnsi="Times New Roman" w:cs="Times New Roman"/>
        </w:rPr>
        <w:t>(Sand &amp; Nilsson, 2016)</w:t>
      </w:r>
      <w:r w:rsidR="005E4162">
        <w:fldChar w:fldCharType="end"/>
      </w:r>
      <w:r w:rsidR="001D15C6">
        <w:t>.</w:t>
      </w:r>
      <w:r w:rsidR="00E4565F">
        <w:t xml:space="preserve"> Such insensitivity can </w:t>
      </w:r>
      <w:r w:rsidR="00C23184">
        <w:t>occur if</w:t>
      </w:r>
      <w:r w:rsidR="002919AB">
        <w:t xml:space="preserve"> </w:t>
      </w:r>
      <w:r w:rsidR="00E4565F">
        <w:t>the objective task probe</w:t>
      </w:r>
      <w:r w:rsidR="00C23184">
        <w:t>s</w:t>
      </w:r>
      <w:r w:rsidR="00E4565F">
        <w:t xml:space="preserve"> features of the stimulus that are irrelevant </w:t>
      </w:r>
      <w:r w:rsidR="00B3331D">
        <w:t>for the performance in the main task</w:t>
      </w:r>
      <w:r w:rsidR="007449E8">
        <w:t xml:space="preserve"> (</w:t>
      </w:r>
      <w:r w:rsidR="00FF6578">
        <w:fldChar w:fldCharType="begin"/>
      </w:r>
      <w:r w:rsidR="008D13A3">
        <w:instrText xml:space="preserve"> ADDIN ZOTERO_ITEM CSL_CITATION {"citationID":"ciRzkvIP","properties":{"formattedCitation":"(Merikle, 1992; Newell &amp; Shanks, 2014)","plainCitation":"(Merikle, 1992; Newell &amp; Shanks, 2014)","dontUpdate":true,"noteIndex":0},"citationItems":[{"id":725,"uris":["http://zotero.org/users/8275165/items/D25ESJHX"],"itemData":{"id":725,"type":"article-journal","abstract":"Discusses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R."}],"issued":{"date-parts":[["2014"]]}}}],"schema":"https://github.com/citation-style-language/schema/raw/master/csl-citation.json"} </w:instrText>
      </w:r>
      <w:r w:rsidR="00FF6578">
        <w:fldChar w:fldCharType="separate"/>
      </w:r>
      <w:r w:rsidR="00BD6F39" w:rsidRPr="00BD6F39">
        <w:rPr>
          <w:rFonts w:ascii="Times New Roman" w:hAnsi="Times New Roman" w:cs="Times New Roman"/>
        </w:rPr>
        <w:t>Merikle, 1992; Newell &amp; Shanks, 2014</w:t>
      </w:r>
      <w:r w:rsidR="00FF6578">
        <w:fldChar w:fldCharType="end"/>
      </w:r>
      <w:r w:rsidR="00BD6F39">
        <w:t>;</w:t>
      </w:r>
      <w:r w:rsidR="008B3DFE">
        <w:t xml:space="preserve"> however, </w:t>
      </w:r>
      <w:r w:rsidR="007449E8">
        <w:t xml:space="preserve">note that this could also lead to overestimation of awareness; </w:t>
      </w:r>
      <w:r w:rsidR="00425B72">
        <w:fldChar w:fldCharType="begin"/>
      </w:r>
      <w:r w:rsidR="008D13A3">
        <w:instrText xml:space="preserve"> ADDIN ZOTERO_ITEM CSL_CITATION {"citationID":"Ivz9FvbM","properties":{"formattedCitation":"(Michel, 2022)","plainCitation":"(Michel, 2022)","dontUpdate":true,"noteIndex":0},"citationItems":[{"id":581,"uris":["http://zotero.org/users/8275165/items/XN4XRTF5"],"itemData":{"id":581,"type":"article-journal","abstract":"Recent work questions whether previously reported unconscious perceptual effects are genuinely unconscious, or due to weak conscious perception. Some philosophers and psychologists react by rejecting unconscious perception or by holding that it has been overestimated. I argue that the most significant attack on unconscious perception commits the criterion content fallacy: the fallacy of interpreting evidence that observers were conscious of something as evidence that they were conscious of task-relevant features. This fallacy is prevalent in consciousness research: if unconscious perception exists, scientists could routinely underestimate it. I conclude with methodological recommendations for moving the debate forward.","container-title":"Mind &amp; Language","DOI":"10.1111/mila.12406","ISSN":"1468-0017","issue":"n/a","language":"en","note":"_eprint: https://onlinelibrary.wiley.com/doi/pdf/10.1111/mila.12406","source":"Wiley Online Library","title":"How (not) to underestimate unconscious perception","URL":"https://onlinelibrary.wiley.com/doi/abs/10.1111/mila.12406","volume":"n/a","author":[{"family":"Michel","given":"Matthias"}],"accessed":{"date-parts":[["2022",8,26]]},"issued":{"date-parts":[["2022"]]}}}],"schema":"https://github.com/citation-style-language/schema/raw/master/csl-citation.json"} </w:instrText>
      </w:r>
      <w:r w:rsidR="00425B72">
        <w:fldChar w:fldCharType="separate"/>
      </w:r>
      <w:r w:rsidR="00425B72" w:rsidRPr="00425B72">
        <w:rPr>
          <w:rFonts w:ascii="Times New Roman" w:hAnsi="Times New Roman" w:cs="Times New Roman"/>
        </w:rPr>
        <w:t>Michel, 2022</w:t>
      </w:r>
      <w:r w:rsidR="00425B72">
        <w:fldChar w:fldCharType="end"/>
      </w:r>
      <w:r w:rsidR="007449E8">
        <w:t>)</w:t>
      </w:r>
      <w:r w:rsidR="004F2ED5">
        <w:t xml:space="preserve">. </w:t>
      </w:r>
      <w:r w:rsidR="005333D3">
        <w:t xml:space="preserve">In addition, </w:t>
      </w:r>
      <w:r w:rsidR="00E4565F">
        <w:t xml:space="preserve">introducing </w:t>
      </w:r>
      <w:r w:rsidR="00081961">
        <w:t xml:space="preserve">a long delay </w:t>
      </w:r>
      <w:r w:rsidR="003D53EE">
        <w:t xml:space="preserve">after </w:t>
      </w:r>
      <w:r w:rsidR="00081961">
        <w:t xml:space="preserve">the </w:t>
      </w:r>
      <w:r w:rsidR="00E82C6C">
        <w:t xml:space="preserve">presentation </w:t>
      </w:r>
      <w:r w:rsidR="002D4AE1">
        <w:t xml:space="preserve">of </w:t>
      </w:r>
      <w:r w:rsidR="00081961">
        <w:t xml:space="preserve">the </w:t>
      </w:r>
      <w:r w:rsidR="00445238">
        <w:t xml:space="preserve">subliminal </w:t>
      </w:r>
      <w:r w:rsidR="00081961">
        <w:t xml:space="preserve">stimulus </w:t>
      </w:r>
      <w:r w:rsidR="003D53EE">
        <w:t xml:space="preserve">might </w:t>
      </w:r>
      <w:r w:rsidR="009D12A3">
        <w:t xml:space="preserve">cause </w:t>
      </w:r>
      <w:r w:rsidR="003D53EE">
        <w:t xml:space="preserve">the </w:t>
      </w:r>
      <w:r w:rsidR="00352773">
        <w:t>memory</w:t>
      </w:r>
      <w:r w:rsidR="003D53EE">
        <w:t xml:space="preserve"> of it </w:t>
      </w:r>
      <w:r w:rsidR="009D12A3">
        <w:t xml:space="preserve">to fade </w:t>
      </w:r>
      <w:r w:rsidR="003D53EE">
        <w:t xml:space="preserve">before it is queried by </w:t>
      </w:r>
      <w:r w:rsidR="00E4565F">
        <w:t xml:space="preserve">the </w:t>
      </w:r>
      <w:r w:rsidR="007449E8">
        <w:t>awareness measure</w:t>
      </w:r>
      <w:r w:rsidR="00F33E25">
        <w:t xml:space="preserve"> </w:t>
      </w:r>
      <w:r w:rsidR="0038451B">
        <w:fldChar w:fldCharType="begin"/>
      </w:r>
      <w:r w:rsidR="00215D10">
        <w:instrText xml:space="preserve"> ADDIN ZOTERO_ITEM CSL_CITATION {"citationID":"lPJjpo1J","properties":{"formattedCitation":"(Lagnado et al., 2006; Newell &amp; Shanks, 2014; Ogilvie &amp; Carruthers, 2014)","plainCitation":"(Lagnado et al., 2006; Newell &amp; Shanks, 2014; Ogilvie &amp; Carruthers, 2014)","noteIndex":0},"citationItems":[{"id":635,"uris":["http://zotero.org/users/8275165/items/RSJGRX5M"],"itemData":{"id":635,"type":"article-journal","abstract":"In multiple-cue learning (also known as probabilistic category learning) people acquire information about cue-outcome relations and combine these into predictions or judgments. Previous researchers claimed that people can achieve high levels of performance without explicit knowledge of the task structure or insight into their own judgment policies. It has also been argued that people use a variety of suboptimal strategies to solve such tasks. In three experiments the authors reexamined these conclusions by introducing novel measures of task knowledge and self-insight and using \"rolling regression\" methods to analyze individual learning. Participants successfully learned a four-cue probabilistic environment and showed accurate knowledge of both the task structure and their own judgment processes. Learning analyses suggested that the apparent use of suboptimal strategies emerges from the incremental tracking of statistical contingencies in the environment. (PsycINFO Database Record (c) 2016 APA, all rights reserved)","container-title":"Journal of Experimental Psychology: General","DOI":"10.1037/0096-3445.135.2.162","ISSN":"1939-2222","issue":"2","note":"publisher-place: US\npublisher: American Psychological Association","page":"162-183","source":"APA PsycNet","title":"Insight and strategy in multiple-cue learning","volume":"135","author":[{"family":"Lagnado","given":"David A."},{"family":"Newell","given":"Ben R."},{"family":"Kahan","given":"Steven"},{"family":"Shanks","given":"David R."}],"issued":{"date-parts":[["2006"]]}}},{"id":727,"uris":["http://zotero.org/users/8275165/items/EKZ6RWXL"],"itemData":{"id":727,"type":"article-journal","abstract":"To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R."}],"issued":{"date-parts":[["2014"]]}}},{"id":736,"uris":["http://zotero.org/users/8275165/items/K823J4RZ"],"itemData":{"id":736,"type":"article-journal","abstract":"What people report is, at times, the best evidence we have for what they experience. Newell &amp; Shanks (N&amp;S) do a service for debates regarding the role of unconscious influences on decision making by offering some sound methodological recommendations. We doubt, however, that those recommendations go far enough. For even if people have knowledge of the factors that influence their decisions, it does not follow that such knowledge is conscious, and plays a causal role, at the time the decision is made. Moreover, N&amp;S fail to demonstrate that unconscious thought plays no role at all in decision making. Indeed, such a claim is quite implausible. In making these points we comment on their discussion of the literature on expertise acquisition and the Iowa Gambling Task.","container-title":"Behavioral and Brain Sciences","DOI":"10.1017/S0140525X13000800","ISSN":"0140-525X, 1469-1825","issue":"1","language":"en","note":"publisher: Cambridge University Press","page":"36-37","source":"Cambridge University Press","title":"Better tests of consciousness are needed, but skepticism about unconscious processes is unwarranted","volume":"37","author":[{"family":"Ogilvie","given":"Ryan"},{"family":"Carruthers","given":"Peter"}],"issued":{"date-parts":[["2014",2]]}}}],"schema":"https://github.com/citation-style-language/schema/raw/master/csl-citation.json"} </w:instrText>
      </w:r>
      <w:r w:rsidR="0038451B">
        <w:fldChar w:fldCharType="separate"/>
      </w:r>
      <w:r w:rsidR="00215D10" w:rsidRPr="00215D10">
        <w:rPr>
          <w:rFonts w:ascii="Times New Roman" w:hAnsi="Times New Roman" w:cs="Times New Roman"/>
        </w:rPr>
        <w:t>(Lagnado et al., 2006; Newell &amp; Shanks, 2014; Ogilvie &amp; Carruthers, 2014)</w:t>
      </w:r>
      <w:r w:rsidR="0038451B">
        <w:fldChar w:fldCharType="end"/>
      </w:r>
      <w:r w:rsidR="00F33E25">
        <w:t xml:space="preserve">. </w:t>
      </w:r>
      <w:r w:rsidR="002D6956">
        <w:t xml:space="preserve">Underestimation </w:t>
      </w:r>
      <w:r w:rsidR="007449E8">
        <w:t xml:space="preserve">of awareness </w:t>
      </w:r>
      <w:r w:rsidR="002D6956">
        <w:t xml:space="preserve">can also occur if the </w:t>
      </w:r>
      <w:r w:rsidR="00283CE4">
        <w:t>participant</w:t>
      </w:r>
      <w:r w:rsidR="002D6956">
        <w:t xml:space="preserve"> uses a </w:t>
      </w:r>
      <w:r w:rsidR="002D4AE1">
        <w:t xml:space="preserve">very </w:t>
      </w:r>
      <w:r w:rsidR="002D6956">
        <w:t>strict criterion when judging whether she saw the prime</w:t>
      </w:r>
      <w:r w:rsidR="00D27C09">
        <w:t xml:space="preserve"> </w:t>
      </w:r>
      <w:r w:rsidR="00A034F5">
        <w:fldChar w:fldCharType="begin"/>
      </w:r>
      <w:r w:rsidR="00A034F5">
        <w:instrText xml:space="preserve"> ADDIN ZOTERO_ITEM CSL_CITATION {"citationID":"nqJP2RGd","properties":{"formattedCitation":"(Eriksen, 1960; Hannula et al., 2005; Peters &amp; Lau, 2015)","plainCitation":"(Eriksen, 1960; Hannula et al., 2005; Peters &amp; Lau, 2015)","noteIndex":0},"citationItems":[{"id":576,"uris":["http://zotero.org/users/8275165/items/E7IA3H5N"],"itemData":{"id":576,"type":"article-journal","abstract":"Experimental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A034F5">
        <w:fldChar w:fldCharType="separate"/>
      </w:r>
      <w:r w:rsidR="00A034F5" w:rsidRPr="00A034F5">
        <w:rPr>
          <w:rFonts w:ascii="Times New Roman" w:hAnsi="Times New Roman" w:cs="Times New Roman"/>
        </w:rPr>
        <w:t>(Eriksen, 1960; Hannula et al., 2005; Peters &amp; Lau, 2015)</w:t>
      </w:r>
      <w:r w:rsidR="00A034F5">
        <w:fldChar w:fldCharType="end"/>
      </w:r>
      <w:r w:rsidR="002D6956">
        <w:t>. Finally</w:t>
      </w:r>
      <w:r w:rsidR="002D4AE1">
        <w:t>,</w:t>
      </w:r>
      <w:r w:rsidR="002D6956">
        <w:t xml:space="preserve"> </w:t>
      </w:r>
      <w:r w:rsidR="007449E8">
        <w:t xml:space="preserve">if the objective task is too </w:t>
      </w:r>
      <w:r w:rsidR="00C53B7E">
        <w:t>difficult</w:t>
      </w:r>
      <w:r w:rsidR="007449E8">
        <w:t>,</w:t>
      </w:r>
      <w:r w:rsidR="00C53B7E">
        <w:t xml:space="preserve"> </w:t>
      </w:r>
      <w:r w:rsidR="004177D1">
        <w:t xml:space="preserve">participants </w:t>
      </w:r>
      <w:r w:rsidR="007449E8">
        <w:t>can be at chance even if they do see the stimulus, or parts of it, and their</w:t>
      </w:r>
      <w:r w:rsidR="00C53B7E">
        <w:t xml:space="preserve"> </w:t>
      </w:r>
      <w:r w:rsidR="002D6956">
        <w:t xml:space="preserve">motivation to perform </w:t>
      </w:r>
      <w:r w:rsidR="007449E8">
        <w:t xml:space="preserve">the task on invisible stimuli can also be </w:t>
      </w:r>
      <w:r w:rsidR="00352773">
        <w:t>reduced</w:t>
      </w:r>
      <w:r w:rsidR="007449E8">
        <w:t xml:space="preserve">, leading to worse performance </w:t>
      </w:r>
      <w:r w:rsidR="009818AF">
        <w:fldChar w:fldCharType="begin"/>
      </w:r>
      <w:r w:rsidR="009818AF">
        <w:instrText xml:space="preserve"> ADDIN ZOTERO_ITEM CSL_CITATION {"citationID":"Bfbd9D5A","properties":{"formattedCitation":"(Pratte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818AF">
        <w:fldChar w:fldCharType="separate"/>
      </w:r>
      <w:r w:rsidR="009818AF" w:rsidRPr="009818AF">
        <w:rPr>
          <w:rFonts w:ascii="Times New Roman" w:hAnsi="Times New Roman" w:cs="Times New Roman"/>
        </w:rPr>
        <w:t>(Pratte &amp; Rouder, 2009)</w:t>
      </w:r>
      <w:r w:rsidR="009818AF">
        <w:fldChar w:fldCharType="end"/>
      </w:r>
      <w:r w:rsidR="00D27C09">
        <w:t>.</w:t>
      </w:r>
    </w:p>
    <w:p w14:paraId="6BE3AD11" w14:textId="1CCD6769" w:rsidR="00531AAE" w:rsidRDefault="00D03D49" w:rsidP="00F42EF6">
      <w:r>
        <w:t>The above issues might lead to overestimating unconscious processing, due to contamination by conscious effects</w:t>
      </w:r>
      <w:r w:rsidR="00952FF2">
        <w:t>,</w:t>
      </w:r>
      <w:r>
        <w:t xml:space="preserve"> </w:t>
      </w:r>
      <w:r w:rsidR="00952FF2">
        <w:t>but</w:t>
      </w:r>
      <w:r>
        <w:t xml:space="preserve"> one might </w:t>
      </w:r>
      <w:r w:rsidR="00952FF2">
        <w:t xml:space="preserve">also </w:t>
      </w:r>
      <w:r>
        <w:t>underestimate unconscious processing, due to</w:t>
      </w:r>
      <w:r w:rsidR="00976673">
        <w:t xml:space="preserve"> </w:t>
      </w:r>
      <w:r w:rsidR="00D1694D">
        <w:t xml:space="preserve">insensitive measures of the </w:t>
      </w:r>
      <w:r>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r w:rsidR="00EC1FED">
        <w:t>reaction time (RT), as measured using</w:t>
      </w:r>
      <w:r w:rsidR="00AE2150">
        <w:t xml:space="preserve"> 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044AA">
        <w:t>However</w:t>
      </w:r>
      <w:r w:rsidR="006568FE">
        <w:t>,</w:t>
      </w:r>
      <w:r w:rsidR="00D044AA">
        <w:t xml:space="preserve"> </w:t>
      </w:r>
      <w:r w:rsidR="00AD6FB1">
        <w:t xml:space="preserve">for invisible primes </w:t>
      </w:r>
      <w:r w:rsidR="00D044AA">
        <w:t xml:space="preserve">this </w:t>
      </w:r>
      <w:r w:rsidR="00CD009A">
        <w:t xml:space="preserve">effect is usually very small </w:t>
      </w:r>
      <w:r w:rsidR="001A7B76">
        <w:fldChar w:fldCharType="begin"/>
      </w:r>
      <w:r w:rsidR="001A7B76">
        <w:instrText xml:space="preserve"> ADDIN ZOTERO_ITEM CSL_CITATION {"citationID":"6hIPQMCV","properties":{"formattedCitation":"(Greenwald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1A7B76">
        <w:fldChar w:fldCharType="separate"/>
      </w:r>
      <w:r w:rsidR="001A7B76" w:rsidRPr="001A7B76">
        <w:rPr>
          <w:rFonts w:ascii="Times New Roman" w:hAnsi="Times New Roman" w:cs="Times New Roman"/>
        </w:rPr>
        <w:t>(Greenwald et al., 1996)</w:t>
      </w:r>
      <w:r w:rsidR="001A7B76">
        <w:fldChar w:fldCharType="end"/>
      </w:r>
      <w:r w:rsidR="00AD6FB1">
        <w:t>. Also, it only indexes the end result of the response, and does not</w:t>
      </w:r>
      <w:r w:rsidR="000B581A">
        <w:t xml:space="preserve"> </w:t>
      </w:r>
      <w:r w:rsidR="002A2A03">
        <w:t xml:space="preserve">provide </w:t>
      </w:r>
      <w:r w:rsidR="006C30C7">
        <w:t xml:space="preserve">insight on 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p>
    <w:p w14:paraId="2601E82D" w14:textId="4C4A1937" w:rsidR="002C1CE0" w:rsidRDefault="001C113F" w:rsidP="006238E0">
      <w:pPr>
        <w:pStyle w:val="Heading3"/>
      </w:pPr>
      <w:bookmarkStart w:id="57" w:name="_Toc114137551"/>
      <w:r>
        <w:t xml:space="preserve">Comparing </w:t>
      </w:r>
      <w:r w:rsidR="006E4F8B">
        <w:t xml:space="preserve">Motion </w:t>
      </w:r>
      <w:r>
        <w:t>T</w:t>
      </w:r>
      <w:r w:rsidR="006E4F8B">
        <w:t xml:space="preserve">racking </w:t>
      </w:r>
      <w:r>
        <w:t>with K</w:t>
      </w:r>
      <w:r w:rsidR="006E4F8B">
        <w:t>eyboard</w:t>
      </w:r>
      <w:r>
        <w:t xml:space="preserve"> Response</w:t>
      </w:r>
      <w:bookmarkEnd w:id="57"/>
    </w:p>
    <w:p w14:paraId="36583870" w14:textId="30A93B9E" w:rsidR="002C1CE0" w:rsidRDefault="00B66392" w:rsidP="00D25473">
      <w:pPr>
        <w:ind w:firstLine="0"/>
        <w:rPr>
          <w:rtl/>
        </w:rPr>
      </w:pPr>
      <w:r>
        <w:t xml:space="preserve">Both these problems can be solved using </w:t>
      </w:r>
      <w:r w:rsidR="00B000DC">
        <w:t xml:space="preserve">motion </w:t>
      </w:r>
      <w:r w:rsidR="002C1CE0">
        <w:t>tracking</w:t>
      </w:r>
      <w:r>
        <w:t>,</w:t>
      </w:r>
      <w:r w:rsidR="002C1CE0">
        <w:t xml:space="preserve"> </w:t>
      </w:r>
      <w:r w:rsidR="00DD44EB">
        <w:t xml:space="preserve">which </w:t>
      </w:r>
      <w:r w:rsidR="002C1CE0">
        <w:t xml:space="preserve">has become a popular tool for </w:t>
      </w:r>
      <w:r w:rsidR="003B68E7">
        <w:t xml:space="preserve">unraveling </w:t>
      </w:r>
      <w:r w:rsidR="002C1CE0">
        <w:t xml:space="preserve">cognitive </w:t>
      </w:r>
      <w:r w:rsidR="00A30850">
        <w:t>processes</w:t>
      </w:r>
      <w:r w:rsidR="004F4999">
        <w:t xml:space="preserve"> </w:t>
      </w:r>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r w:rsidR="00017A5E">
        <w:t xml:space="preserve">, and might prove to a be a powerful tool for detecting </w:t>
      </w:r>
      <w:r w:rsidR="00A04C37">
        <w:t xml:space="preserve">effects evoked by </w:t>
      </w:r>
      <w:r w:rsidR="00017A5E">
        <w:t>unconscious</w:t>
      </w:r>
      <w:r w:rsidR="00A04C37">
        <w:t xml:space="preserve"> processes</w:t>
      </w:r>
      <w:r w:rsidR="002C1CE0">
        <w:t xml:space="preserve">. </w:t>
      </w:r>
      <w:r w:rsidR="00A464E8">
        <w:t>Contrary to keyboard RT</w:t>
      </w:r>
      <w:r>
        <w:t>s,</w:t>
      </w:r>
      <w:r w:rsidR="00A464E8">
        <w:t xml:space="preserve"> which produce a discrete value for each trial, motion tracking </w:t>
      </w:r>
      <w:r w:rsidR="00AC348A">
        <w:t xml:space="preserve">provides </w:t>
      </w:r>
      <w:r w:rsidR="00A464E8">
        <w:t>a cont</w:t>
      </w:r>
      <w:r w:rsidR="0075797D">
        <w:t xml:space="preserve">inuous set of values which is better suited for tracking </w:t>
      </w:r>
      <w:r w:rsidR="00E91B25">
        <w:t>ongoing</w:t>
      </w:r>
      <w:r w:rsidR="0075797D">
        <w:t xml:space="preserve"> </w:t>
      </w:r>
      <w:r w:rsidR="00AF0C32">
        <w:t>cognitive processes</w:t>
      </w:r>
      <w:r w:rsidR="002C1CE0">
        <w:t xml:space="preserve">. </w:t>
      </w:r>
      <w:r w:rsidR="000771C7">
        <w:t xml:space="preserve">This </w:t>
      </w:r>
      <w:r w:rsidR="00AC348A">
        <w:t>was previously used in other fields of research</w:t>
      </w:r>
      <w:r w:rsidR="006E1988">
        <w:t xml:space="preserve"> (e.g., unraveling </w:t>
      </w:r>
      <w:r w:rsidR="000771C7">
        <w:t>the temporal dynamics of speech comprehension</w:t>
      </w:r>
      <w:r w:rsidR="00771D2F">
        <w:t>, to</w:t>
      </w:r>
      <w:r w:rsidR="000771C7">
        <w:t xml:space="preserve"> show that </w:t>
      </w:r>
      <w:r w:rsidR="00861D29">
        <w:t xml:space="preserve">words are </w:t>
      </w:r>
      <w:r w:rsidR="00861D29">
        <w:lastRenderedPageBreak/>
        <w:t>processed in an incremental manner</w:t>
      </w:r>
      <w:r w:rsidR="00385146">
        <w:t>;</w:t>
      </w:r>
      <w:r w:rsidR="00B85D87">
        <w:t xml:space="preserve"> </w:t>
      </w:r>
      <w:r w:rsidR="00B85D87">
        <w:fldChar w:fldCharType="begin"/>
      </w:r>
      <w:r w:rsidR="008D13A3">
        <w:instrText xml:space="preserve"> ADDIN ZOTERO_ITEM CSL_CITATION {"citationID":"VHp5upjp","properties":{"formattedCitation":"(Spivey et al., 2005)","plainCitation":"(Spivey et al., 2005)","dontUpdate":true,"noteIndex":0},"citationItems":[{"id":740,"uris":["http://zotero.org/users/8275165/items/WXR7F4SZ"],"itemData":{"id":740,"type":"article-journal","abstract":"Certain models of spoken-language processing, like those for many other perceptual and cognitive processes, posit continuous uptake of sensory input and dynamic competition between simultaneously active representations. Here, we provide compelling evidence for this continuity assumption by using a continuous response, hand movements, to track the temporal dynamics of lexical activations during real-time spoken-word recognition in a visual context. By recording the streaming x, y coordinates of continuous goal-directed hand movement in a spoken-language task, online accrual of acoustic-phonetic input and competition between partially active lexical representations are revealed in the shape of the movement trajectories. This hand-movement paradigm allows one to project the internal processing of spoken-word recognition onto a two-dimensional layout of continuous motor output, providing a concrete visualization of the attractor dynamics involved in language processing.","container-title":"Proceedings of the National Academy of Sciences of the United States of America","DOI":"10.1073/pnas.0503903102","ISSN":"0027-8424","issue":"29","journalAbbreviation":"Proc Natl Acad Sci U S A","language":"eng","note":"PMID: 15985550\nPMCID: PMC1177386","page":"10393-10398","source":"PubMed","title":"Continuous attraction toward phonological competitors","volume":"102","author":[{"family":"Spivey","given":"Michael J."},{"family":"Grosjean","given":"Marc"},{"family":"Knoblich","given":"Günther"}],"issued":{"date-parts":[["2005",7,19]]}}}],"schema":"https://github.com/citation-style-language/schema/raw/master/csl-citation.json"} </w:instrText>
      </w:r>
      <w:r w:rsidR="00B85D87">
        <w:fldChar w:fldCharType="separate"/>
      </w:r>
      <w:r w:rsidR="00B85D87" w:rsidRPr="00B85D87">
        <w:rPr>
          <w:rFonts w:ascii="Times New Roman" w:hAnsi="Times New Roman" w:cs="Times New Roman"/>
        </w:rPr>
        <w:t>Spivey et al., 2005</w:t>
      </w:r>
      <w:r w:rsidR="00B85D87">
        <w:fldChar w:fldCharType="end"/>
      </w:r>
      <w:r w:rsidR="00B11F9C">
        <w:t>)</w:t>
      </w:r>
      <w:r w:rsidR="002C1CE0">
        <w:t>.</w:t>
      </w:r>
      <w:r w:rsidR="00484277">
        <w:t xml:space="preserve"> </w:t>
      </w:r>
      <w:r w:rsidR="008C7759">
        <w:t xml:space="preserve">Such online </w:t>
      </w:r>
      <w:r w:rsidR="005C6867">
        <w:t xml:space="preserve">tracking </w:t>
      </w:r>
      <w:r w:rsidR="000D2409">
        <w:t>of</w:t>
      </w:r>
      <w:r w:rsidR="00093ED3">
        <w:t xml:space="preserve"> movement </w:t>
      </w:r>
      <w:r w:rsidR="000259CC">
        <w:t xml:space="preserve">as </w:t>
      </w:r>
      <w:r w:rsidR="00412F43">
        <w:t xml:space="preserve">the cognitive processes </w:t>
      </w:r>
      <w:r w:rsidR="000259CC">
        <w:t>take place provides further insight on</w:t>
      </w:r>
      <w:r w:rsidR="0045492E">
        <w:t xml:space="preserve"> </w:t>
      </w:r>
      <w:r w:rsidR="00412F43">
        <w:t xml:space="preserve">their </w:t>
      </w:r>
      <w:r w:rsidR="00BE7F64">
        <w:t>development</w:t>
      </w:r>
      <w:r w:rsidR="0045492E">
        <w:t xml:space="preserve"> over time</w:t>
      </w:r>
      <w:r w:rsidR="00412F43">
        <w:t>.</w:t>
      </w:r>
      <w:r w:rsidR="00137135">
        <w:t xml:space="preserve"> </w:t>
      </w:r>
      <w:r w:rsidR="00C75F12">
        <w:t xml:space="preserve">For example, when studying </w:t>
      </w:r>
      <w:r w:rsidR="00753F0E">
        <w:t xml:space="preserve">syntactic </w:t>
      </w:r>
      <w:r w:rsidR="0086269B">
        <w:t xml:space="preserve">speech </w:t>
      </w:r>
      <w:r w:rsidR="00753F0E">
        <w:t>processing</w:t>
      </w:r>
      <w:r w:rsidR="0086269B">
        <w:t>, researchers used motion tracking to demonstrate</w:t>
      </w:r>
      <w:r w:rsidR="00753F0E">
        <w:t xml:space="preserve"> </w:t>
      </w:r>
      <w:r w:rsidR="00500416">
        <w:t xml:space="preserve">that </w:t>
      </w:r>
      <w:r w:rsidR="0089537D">
        <w:t xml:space="preserve">multiple syntactic interpretations of a sentence </w:t>
      </w:r>
      <w:r w:rsidR="005F4B45">
        <w:t xml:space="preserve">are processed </w:t>
      </w:r>
      <w:r w:rsidR="006D4106">
        <w:t>simultaneously</w:t>
      </w:r>
      <w:r w:rsidR="005F4B45">
        <w:t xml:space="preserve"> as opposed to </w:t>
      </w:r>
      <w:r w:rsidR="00EE5959">
        <w:t>serially</w:t>
      </w:r>
      <w:r w:rsidR="00FF2207">
        <w:t xml:space="preserve"> </w:t>
      </w:r>
      <w:r w:rsidR="00E13B48">
        <w:fldChar w:fldCharType="begin"/>
      </w:r>
      <w:r w:rsidR="00493627">
        <w:instrText xml:space="preserve"> ADDIN ZOTERO_ITEM CSL_CITATION {"citationID":"pwmrVOIQ","properties":{"formattedCitation":"(Farmer, Cargill, Hindy, et al., 2007)","plainCitation":"(Farmer, Cargill, Hindy, et al., 2007)","noteIndex":0},"citationItems":[{"id":538,"uris":["http://zotero.org/users/8275165/items/WA2F3URH"],"itemData":{"id":538,"type":"article-journal","abstract":"Although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493627" w:rsidRPr="00493627">
        <w:rPr>
          <w:rFonts w:ascii="Times New Roman" w:hAnsi="Times New Roman" w:cs="Times New Roman"/>
        </w:rPr>
        <w:t>(Farmer, Cargill, Hindy, et al., 2007)</w:t>
      </w:r>
      <w:r w:rsidR="00E13B48">
        <w:fldChar w:fldCharType="end"/>
      </w:r>
      <w:r w:rsidR="004B7C4C">
        <w:t>.</w:t>
      </w:r>
      <w:r w:rsidR="005F4B45">
        <w:t xml:space="preserve"> </w:t>
      </w:r>
      <w:r w:rsidR="00A951A3">
        <w:t xml:space="preserve">Similarly, motion tracking allows one to compare </w:t>
      </w:r>
      <w:r w:rsidR="00041D70">
        <w:t xml:space="preserve">movement patterns associated with </w:t>
      </w:r>
      <w:r w:rsidR="009268E9">
        <w:t>simultaneous</w:t>
      </w:r>
      <w:r w:rsidR="00041D70">
        <w:t xml:space="preserve"> </w:t>
      </w:r>
      <w:r w:rsidR="009268E9">
        <w:t xml:space="preserve">conflicting goals </w:t>
      </w:r>
      <w:r w:rsidR="00041D70">
        <w:t>and serial</w:t>
      </w:r>
      <w:r w:rsidR="009268E9">
        <w:t>ly occurring</w:t>
      </w:r>
      <w:r w:rsidR="00041D70">
        <w:t xml:space="preserve"> goals</w:t>
      </w:r>
      <w:r w:rsidR="009F1F90">
        <w:t xml:space="preserve"> </w:t>
      </w:r>
      <w:r w:rsidR="00EB56BD">
        <w:fldChar w:fldCharType="begin"/>
      </w:r>
      <w:r w:rsidR="00493627">
        <w:instrText xml:space="preserve"> ADDIN ZOTERO_ITEM CSL_CITATION {"citationID":"03YHIXZ8","properties":{"formattedCitation":"(Farmer, Cargill, &amp; Spivey, 2007; Freeman et al., 2008)","plainCitation":"(Farmer, Cargill, &amp; Spivey, 2007; Freeman et al., 2008)","noteIndex":0},"citationItems":[{"id":749,"uris":["http://zotero.org/users/8275165/items/SCHAH6DG"],"itemData":{"id":749,"type":"article-journal","abstract":"Through recording the streaming x, y coordinates of computer-mouse movements, we report evidence that visual context provides an immediate constraint on the resolution of syntactic ambiguity in the visual-world paradigm. This finding converges with previous eye-tracking results that support a constraint-based account of sentence processing, in which multiple partially-active syntactic alternatives compete against one another with the help of not only syntactic, semantic, and statistical factors, but also nonlinguistic factors such as visual context. Eye-tracking results in the visual-world paradigm are consistent with theories that posit limited interaction between context and syntax, but they are still consistent with related theories that allow immediate interaction but require serial pursuit of syntactic structures, such as the unrestricted race model. To tease apart the constraint-based and unrestricted-race accounts of sentence processing, the distribution of computer-mouse trajectories was analyzed for evidence of two populations of trials: those where only the correct parse was pursued and those where only the incorrect parse was pursued. We found no evidence of bimodality in the distribution of trajectory curvatures. Simulations with a constraint-based model produced trajectories that matched the human data. A nonlinguistic control study demonstrated the mouse-tracking paradigm’s ability to elicit bimodal distributions of trajectory curvatures in certain experimental conditions. With effects of context posing a challenge for syntax-first models, and the absence of bimodality in the distribution of garden-path magnitude posing a challenge for unrestricted-race models, these converging methods support the constraint-based theory’s account that the reason diverse contextual factors are able to bias one or another parse at the point of ambiguity is because those syntactic alternatives are continually partially-active in parallel, not discretely winnowed.","container-title":"Journal of memory and language","DOI":"10.1016/j.jml.2007.04.003","ISSN":"0749-596X","issue":"4","journalAbbreviation":"J Mem Lang","note":"PMID: 18037980\nPMCID: PMC2084067","page":"570-595","source":"PubMed Central","title":"Gradiency and Visual Context in Syntactic Garden-Paths","volume":"57","author":[{"family":"Farmer","given":"Thomas A."},{"family":"Cargill","given":"Sarah A."},{"family":"Spivey","given":"Michael J."}],"issued":{"date-parts":[["2007",11]]}}},{"id":746,"uris":["http://zotero.org/users/8275165/items/G85RI4SC"],"itemData":{"id":746,"type":"article-journal","abstract":"People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493627" w:rsidRPr="00493627">
        <w:rPr>
          <w:rFonts w:ascii="Times New Roman" w:hAnsi="Times New Roman" w:cs="Times New Roman"/>
        </w:rPr>
        <w:t>(Farmer, Cargill, &amp; Spivey, 2007; 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that are not available when using non-continuous measures</w:t>
      </w:r>
      <w:r w:rsidR="00621AE6">
        <w:t>, and might reveal an effect that goes unnoticed in the latter case</w:t>
      </w:r>
      <w:r w:rsidR="00817016">
        <w:t xml:space="preserve">. One such parameter is velocity which </w:t>
      </w:r>
      <w:r w:rsidR="00D5319F">
        <w:t xml:space="preserve">was </w:t>
      </w:r>
      <w:r w:rsidR="00817016">
        <w:t>used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(Dotan et al., 2018)</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485A14">
        <w:t>that are not</w:t>
      </w:r>
      <w:r w:rsidR="00032C67">
        <w:t xml:space="preserve"> possible</w:t>
      </w:r>
      <w:r w:rsidR="00D16D80">
        <w:t xml:space="preserve">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FB35E9">
        <w:instrText xml:space="preserve"> ADDIN ZOTERO_ITEM CSL_CITATION {"citationID":"nYGuuzao","properties":{"formattedCitation":"(Resulaj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65CB3">
        <w:fldChar w:fldCharType="separate"/>
      </w:r>
      <w:r w:rsidR="00FB35E9" w:rsidRPr="00FB35E9">
        <w:rPr>
          <w:rFonts w:ascii="Times New Roman" w:hAnsi="Times New Roman" w:cs="Times New Roman"/>
        </w:rPr>
        <w:t>(Resulaj et al., 2009; Song &amp; Nakayama, 2009)</w:t>
      </w:r>
      <w:r w:rsidR="00B65CB3">
        <w:fldChar w:fldCharType="end"/>
      </w:r>
      <w:r w:rsidR="00485A14">
        <w:t>.</w:t>
      </w:r>
    </w:p>
    <w:p w14:paraId="4ADE2CAC" w14:textId="73B0CD79" w:rsidR="00976673" w:rsidRDefault="00976673" w:rsidP="006238E0">
      <w:pPr>
        <w:pStyle w:val="Heading3"/>
      </w:pPr>
      <w:bookmarkStart w:id="58" w:name="_Toc114137552"/>
      <w:r>
        <w:t>Prev</w:t>
      </w:r>
      <w:r w:rsidR="00C71547">
        <w:t>ious</w:t>
      </w:r>
      <w:r>
        <w:t xml:space="preserve"> </w:t>
      </w:r>
      <w:r w:rsidR="000438C2">
        <w:t>Priming Findings Made with Motion Tracking</w:t>
      </w:r>
      <w:bookmarkEnd w:id="58"/>
    </w:p>
    <w:p w14:paraId="74FFDFA6" w14:textId="6FC43AD1" w:rsidR="00252575" w:rsidRDefault="00FD1495" w:rsidP="000F625F">
      <w:pPr>
        <w:ind w:firstLine="0"/>
      </w:pPr>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indeed 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invisible prime </w:t>
      </w:r>
      <w:r w:rsidR="004E0C6C">
        <w:t xml:space="preserve">as a person / 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r w:rsidR="00C25B06" w:rsidRPr="00C25B06">
        <w:rPr>
          <w:rFonts w:ascii="Times New Roman" w:hAnsi="Times New Roman" w:cs="Times New Roman"/>
        </w:rPr>
        <w:t>Finkbeiner &amp; Friedman, 2011)</w:t>
      </w:r>
      <w:r w:rsidR="00C25B06">
        <w:fldChar w:fldCharType="end"/>
      </w:r>
      <w:r w:rsidR="00F6282F">
        <w:t>,</w:t>
      </w:r>
      <w:r w:rsidR="004E0C6C">
        <w:t xml:space="preserve"> </w:t>
      </w:r>
      <w:r w:rsidR="007A3A61">
        <w:t xml:space="preserve">therefore </w:t>
      </w:r>
      <w:r w:rsidR="00E07041">
        <w:t>indicating</w:t>
      </w:r>
      <w:r w:rsidR="007A3A61">
        <w:t xml:space="preserve"> </w:t>
      </w:r>
      <w:r w:rsidR="004E0C6C">
        <w:t>that the semantic meaning of prime</w:t>
      </w:r>
      <w:r w:rsidR="007A3A61">
        <w:t xml:space="preserve"> images</w:t>
      </w:r>
      <w:r w:rsidR="004E0C6C">
        <w:t xml:space="preserve"> </w:t>
      </w:r>
      <w:r w:rsidR="00E07041">
        <w:t xml:space="preserve">was </w:t>
      </w:r>
      <w:r w:rsidR="003C57F0">
        <w:t xml:space="preserve">processed </w:t>
      </w:r>
      <w:r w:rsidR="005B3FFA">
        <w:t>unconscious</w:t>
      </w:r>
      <w:r w:rsidR="0032453F">
        <w:t>ly</w:t>
      </w:r>
      <w:r w:rsidR="008E0CE3">
        <w:t xml:space="preserve"> </w:t>
      </w:r>
      <w:r w:rsidR="00420C79">
        <w:fldChar w:fldCharType="begin"/>
      </w:r>
      <w:r w:rsidR="00420C79">
        <w:instrText xml:space="preserve"> ADDIN ZOTERO_ITEM CSL_CITATION {"citationID":"bEUPUP8e","properties":{"formattedCitation":"(Finkbeiner et al., 2008; Friedman &amp; Finkbeiner, 2010)","plainCitation":"(Finkbeiner et al., 2008; Friedman &amp; Finkbeiner, 2010)","noteIndex":0},"citationItems":[{"id":327,"uris":["http://zotero.org/users/8275165/items/FBZVCS3P"],"itemData":{"id":327,"type":"article-journal","container-title":"Visual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(Finkbeiner et al., 2008; Friedman &amp; Finkbeiner, 2010)</w:t>
      </w:r>
      <w:r w:rsidR="00420C79">
        <w:fldChar w:fldCharType="end"/>
      </w:r>
      <w:r w:rsidR="003C57F0">
        <w:t>.</w:t>
      </w:r>
      <w:r w:rsidR="00471A10">
        <w:t xml:space="preserve"> In a similar experiment </w:t>
      </w:r>
      <w:r w:rsidR="00861428">
        <w:t xml:space="preserve">digits or letters </w:t>
      </w:r>
      <w:r w:rsidR="00D7154A">
        <w:t>were primed</w:t>
      </w:r>
      <w:r w:rsidR="00861428">
        <w:t xml:space="preserve"> before classifying </w:t>
      </w:r>
      <w:r w:rsidR="008D1032">
        <w:t xml:space="preserve">a </w:t>
      </w:r>
      <w:r w:rsidR="00E8074E">
        <w:t xml:space="preserve">target </w:t>
      </w:r>
      <w:r w:rsidR="008D1032">
        <w:t>stimulus as one of them, and here too the trajectories were affected by the congruency between the prime and the target</w:t>
      </w:r>
      <w:r w:rsidR="008E0CE3">
        <w:t xml:space="preserve"> </w:t>
      </w:r>
      <w:r w:rsidR="00660F7A">
        <w:fldChar w:fldCharType="begin"/>
      </w:r>
      <w:r w:rsidR="008D13A3">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fldChar w:fldCharType="separate"/>
      </w:r>
      <w:r w:rsidR="00660F7A" w:rsidRPr="00660F7A">
        <w:rPr>
          <w:rFonts w:ascii="Times New Roman" w:hAnsi="Times New Roman" w:cs="Times New Roman"/>
        </w:rPr>
        <w:t>(</w:t>
      </w:r>
      <w:r w:rsidR="00E75527">
        <w:rPr>
          <w:rFonts w:ascii="Times New Roman" w:hAnsi="Times New Roman" w:cs="Times New Roman"/>
        </w:rPr>
        <w:t xml:space="preserve">Experiment 2 in </w:t>
      </w:r>
      <w:r w:rsidR="00660F7A" w:rsidRPr="00660F7A">
        <w:rPr>
          <w:rFonts w:ascii="Times New Roman" w:hAnsi="Times New Roman" w:cs="Times New Roman"/>
        </w:rPr>
        <w:t>Finkbeiner &amp; Friedman, 2011)</w:t>
      </w:r>
      <w:r w:rsidR="00660F7A">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prime (compared to a congruent 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587E25A9" w:rsidR="0007249B" w:rsidRDefault="00794090" w:rsidP="000F3303">
      <w:pPr>
        <w:rPr>
          <w:rtl/>
        </w:rPr>
      </w:pPr>
      <w:r>
        <w:lastRenderedPageBreak/>
        <w:t>Thus, motion tracking can be used to unravel unconscious processing as it unfolds</w:t>
      </w:r>
      <w:r w:rsidR="002F1DD5">
        <w:t xml:space="preserve"> b</w:t>
      </w:r>
      <w:r>
        <w:t xml:space="preserve">ut are these effects indeed stronger than keyboard-RT ones? This question has hardly been studied. Two </w:t>
      </w:r>
      <w:r w:rsidR="00E761A9">
        <w:t xml:space="preserve">experiments </w:t>
      </w:r>
      <w:r>
        <w:t xml:space="preserve">combined </w:t>
      </w:r>
      <w:r w:rsidR="0060501C">
        <w:t>motion tracking</w:t>
      </w:r>
      <w:r>
        <w:t xml:space="preserve"> and keyboards RTs, yet without directly comparing between 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was the mask 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towards the center, forcing </w:t>
      </w:r>
      <w:r w:rsidR="00045011">
        <w:t xml:space="preserve">them </w:t>
      </w:r>
      <w:r w:rsidR="006C164D">
        <w:t>to correct their movement mid-</w:t>
      </w:r>
      <w:r w:rsidR="00B6032F">
        <w:t>way</w:t>
      </w:r>
      <w:r w:rsidR="006C164D">
        <w:t>. The correcting movement's onset, length and velocity were influenced by the prime-target congruency which gave rise to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the effect of unconscious dorsal – as opposed to ventral – processing on decisions was examined using a subliminal priming paradigm. Primes and targets were images of animals/tools that belonged to the same/different semantic category and had a similar/different shape (i.e., elongated / round)</w:t>
      </w:r>
      <w:r w:rsidR="00B1089A">
        <w:t>,</w:t>
      </w:r>
      <w:r w:rsidR="006C164D">
        <w:t xml:space="preserve"> and therefor similar/different affordances. </w:t>
      </w:r>
      <w:bookmarkStart w:id="59" w:name="_Hlk110934244"/>
      <w:r w:rsidR="006C164D">
        <w:t xml:space="preserve">When responses were given via a keyboard, </w:t>
      </w:r>
      <w:bookmarkEnd w:id="59"/>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blob-like animal primes caused a larger deviation from the elongated tool target </w:t>
      </w:r>
      <w:r w:rsidR="00B1089A">
        <w:t>compared with</w:t>
      </w:r>
      <w:r w:rsidR="006C164D">
        <w:t xml:space="preserve"> elongated animals. </w:t>
      </w:r>
      <w:r w:rsidR="00B1089A">
        <w:t>T</w:t>
      </w:r>
      <w:r w:rsidR="006C164D">
        <w:t xml:space="preserve">he researchers </w:t>
      </w:r>
      <w:r w:rsidR="00B1089A">
        <w:t xml:space="preserve">accordingly </w:t>
      </w:r>
      <w:r w:rsidR="006C164D">
        <w:t>concluded that dorsal-stream processing contributes grasp related information to decision 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00E4014B" w:rsidR="00DF649A" w:rsidRDefault="00347120" w:rsidP="008E682F">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w:t>
      </w:r>
      <w:r w:rsidR="002244FA">
        <w:lastRenderedPageBreak/>
        <w:t xml:space="preserve">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 xml:space="preserve">performance was not tested against chance,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(Malejka et al., 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D15D83">
        <w:t xml:space="preserve">according to unpublished work </w:t>
      </w:r>
      <w:r w:rsidR="000F625F">
        <w:t>our</w:t>
      </w:r>
      <w:r w:rsidR="00D15D83">
        <w:t xml:space="preserve"> lab</w:t>
      </w:r>
      <w:r w:rsidR="00F42D58">
        <w:t>.</w:t>
      </w:r>
    </w:p>
    <w:p w14:paraId="017CF663" w14:textId="7B336970" w:rsidR="008673AD" w:rsidRDefault="00D06351" w:rsidP="00F602A6">
      <w:r>
        <w:t>Notably,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to remap the real</w:t>
      </w:r>
      <w:r w:rsidR="0007259E">
        <w:t>-</w:t>
      </w:r>
      <w:r w:rsidR="00007C6C">
        <w:t xml:space="preserve">world representation into 2D. </w:t>
      </w:r>
      <w:r>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0152A6">
        <w:t xml:space="preserve"> </w:t>
      </w:r>
      <w:r w:rsidR="00007C6C">
        <w:t xml:space="preserve">and </w:t>
      </w:r>
      <w:r w:rsidR="0066759C">
        <w:t>suppress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r w:rsidR="002C1CE0">
        <w:t xml:space="preserve">movement </w:t>
      </w:r>
      <w:r w:rsidR="00837DDA">
        <w:t>durations</w:t>
      </w:r>
      <w:r w:rsidR="002C1CE0">
        <w:t>, larger curvatures, faster velocities and most importantly</w:t>
      </w:r>
      <w:r w:rsidR="004943BB">
        <w:t>,</w:t>
      </w:r>
      <w:r w:rsidR="002C1CE0">
        <w:t xml:space="preserve"> </w:t>
      </w:r>
      <w:r w:rsidR="004943BB">
        <w:t xml:space="preserve">it </w:t>
      </w:r>
      <w:r w:rsidR="002C1CE0">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Reaching movements are also more intuitive than using a mouse, making them less effortful and possibl</w:t>
      </w:r>
      <w:r w:rsidR="000475DF">
        <w:t>y</w:t>
      </w:r>
      <w:r w:rsidR="003C7FCB">
        <w:t xml:space="preserve"> more likely to express fluctuations in the decision </w:t>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(Burk et al., 2014; Moher &amp; Song, 2014)</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r w:rsidR="003C7FCB">
        <w:t xml:space="preserve"> </w:t>
      </w:r>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21EFF64F" w14:textId="170B981A" w:rsidR="00976673" w:rsidRDefault="00976673" w:rsidP="006238E0">
      <w:pPr>
        <w:pStyle w:val="Heading3"/>
      </w:pPr>
      <w:bookmarkStart w:id="60" w:name="_Toc114137553"/>
      <w:r>
        <w:t>Current Research</w:t>
      </w:r>
      <w:bookmarkEnd w:id="60"/>
    </w:p>
    <w:p w14:paraId="1B63E398" w14:textId="22B13CBF" w:rsidR="00586A32" w:rsidRDefault="00B0131F" w:rsidP="008F398C">
      <w:pPr>
        <w:ind w:firstLine="0"/>
        <w:rPr>
          <w:b/>
          <w:bCs/>
        </w:rPr>
      </w:pPr>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effects of unconscious processing</w:t>
      </w:r>
      <w:r w:rsidR="00104F28">
        <w:t>.</w:t>
      </w:r>
      <w:r w:rsidR="00A00143">
        <w:t xml:space="preserve"> </w:t>
      </w:r>
      <w:r w:rsidR="00CC199C">
        <w:t>This was tested</w:t>
      </w:r>
      <w:r w:rsidR="00E228EB">
        <w:t xml:space="preserve"> here</w:t>
      </w:r>
      <w:r w:rsidR="00CC199C">
        <w:t xml:space="preserve"> in </w:t>
      </w:r>
      <w:r w:rsidR="00E228EB">
        <w:t xml:space="preserve">using </w:t>
      </w:r>
      <w:r w:rsidR="00CC199C">
        <w:t xml:space="preserve">rigorous </w:t>
      </w:r>
      <w:r w:rsidR="00A00143">
        <w:t xml:space="preserve">awareness measures </w:t>
      </w:r>
      <w:r w:rsidR="0078197A">
        <w:t>to ensure residual awareness is</w:t>
      </w:r>
      <w:r w:rsidR="00F51116">
        <w:t xml:space="preserve"> </w:t>
      </w:r>
      <w:r w:rsidR="0078197A">
        <w:t>n</w:t>
      </w:r>
      <w:r w:rsidR="00F51116">
        <w:t>o</w:t>
      </w:r>
      <w:r w:rsidR="0078197A">
        <w:t xml:space="preserve">t mistaken for </w:t>
      </w:r>
      <w:r w:rsidR="005B3FFA">
        <w:t>unconscious</w:t>
      </w:r>
      <w:r w:rsidR="0078197A">
        <w:t xml:space="preserve"> processing</w:t>
      </w:r>
      <w:r w:rsidR="00CA4A59">
        <w:t>.</w:t>
      </w:r>
      <w:r w:rsidR="00586A32">
        <w:t xml:space="preserve"> Three </w:t>
      </w:r>
      <w:r w:rsidR="00E228EB">
        <w:t>pilot experiments</w:t>
      </w:r>
      <w:r w:rsidR="00586A32">
        <w:t xml:space="preserve"> were </w:t>
      </w:r>
      <w:r w:rsidR="002E44A3">
        <w:t>aimed at finding</w:t>
      </w:r>
      <w:r w:rsidR="006B1AD7">
        <w:t xml:space="preserve"> </w:t>
      </w:r>
      <w:r w:rsidR="00586A32">
        <w:t>the optimal conditions fo</w:t>
      </w:r>
      <w:r w:rsidR="00470337">
        <w:t>r discover</w:t>
      </w:r>
      <w:r w:rsidR="00D455AD">
        <w:t>ing a</w:t>
      </w:r>
      <w:r w:rsidR="0043034C">
        <w:t>n</w:t>
      </w:r>
      <w:r w:rsidR="00470337">
        <w:t xml:space="preserve"> </w:t>
      </w:r>
      <w:r w:rsidR="005B3FFA">
        <w:t>unconscious</w:t>
      </w:r>
      <w:r w:rsidR="00470337">
        <w:t xml:space="preserve"> effect </w:t>
      </w:r>
      <w:r w:rsidR="00D455AD">
        <w:t xml:space="preserve">when using reaching responses. A </w:t>
      </w:r>
      <w:r w:rsidR="00CB7531">
        <w:t xml:space="preserve">fourth </w:t>
      </w:r>
      <w:r w:rsidR="00470337">
        <w:t xml:space="preserve">confirmatory </w:t>
      </w:r>
      <w:r w:rsidR="009B608A">
        <w:t xml:space="preserve">experiment </w:t>
      </w:r>
      <w:r w:rsidR="00E61D1C">
        <w:t xml:space="preserve">directly </w:t>
      </w:r>
      <w:r w:rsidR="00EC1EE6">
        <w:t xml:space="preserve">compared between </w:t>
      </w:r>
      <w:r w:rsidR="00D455AD">
        <w:t>motion tracking and keyboard response</w:t>
      </w:r>
      <w:r w:rsidR="00E61D1C">
        <w:t>s</w:t>
      </w:r>
      <w:r w:rsidR="00D455AD">
        <w:t xml:space="preserve"> </w:t>
      </w:r>
      <w:r w:rsidR="00C77AFC">
        <w:t>as a means to</w:t>
      </w:r>
      <w:r w:rsidR="00EE63AC">
        <w:t xml:space="preserve"> examine if one measure has </w:t>
      </w:r>
      <w:r w:rsidR="00DA5694">
        <w:t>an advantage over the other</w:t>
      </w:r>
      <w:r w:rsidR="00470337">
        <w:t xml:space="preserve">. </w:t>
      </w:r>
      <w:r w:rsidR="00AA2BC2">
        <w:t xml:space="preserve">All </w:t>
      </w:r>
      <w:r w:rsidR="00955DE5">
        <w:t xml:space="preserve">four </w:t>
      </w:r>
      <w:r w:rsidR="00AA2BC2">
        <w:t xml:space="preserve">studies used a priming paradigm </w:t>
      </w:r>
      <w:r w:rsidR="00D21058">
        <w:t>following</w:t>
      </w:r>
      <w:r w:rsidR="00AA2BC2">
        <w:t xml:space="preserve"> </w:t>
      </w:r>
      <w:r w:rsidR="00D21058">
        <w:t xml:space="preserve">a </w:t>
      </w:r>
      <w:r w:rsidR="00231216">
        <w:t xml:space="preserve">classical </w:t>
      </w:r>
      <w:r w:rsidR="00D21058">
        <w:t xml:space="preserve">study by </w:t>
      </w:r>
      <w:r w:rsidR="00AA2BC2">
        <w:t>Deha</w:t>
      </w:r>
      <w:r w:rsidR="001F29A9">
        <w:t>e</w:t>
      </w:r>
      <w:r w:rsidR="00AA2BC2">
        <w:t>ne</w:t>
      </w:r>
      <w:r w:rsidR="00D21058">
        <w:t xml:space="preserve"> and colleagues</w:t>
      </w:r>
      <w:r w:rsidR="00AA2BC2">
        <w:t xml:space="preserve"> </w:t>
      </w:r>
      <w:r w:rsidR="000D1105">
        <w:fldChar w:fldCharType="begin"/>
      </w:r>
      <w:r w:rsidR="000D1105">
        <w:instrText xml:space="preserve"> ADDIN ZOTERO_ITEM CSL_CITATION {"citationID":"Z29IGkoq","properties":{"formattedCitation":"(Dehaene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(Dehaene et al., 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it was supposed to evoke strong effects, in a fairly simple design which 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r w:rsidR="00620379">
        <w:t xml:space="preserve">In the first three </w:t>
      </w:r>
      <w:r w:rsidR="00620379">
        <w:lastRenderedPageBreak/>
        <w:t>experiments, I expected to find evidence for a congruency effect with motion tracking, so that</w:t>
      </w:r>
      <w:r w:rsidR="00E3108A">
        <w:t xml:space="preserve"> the average</w:t>
      </w:r>
      <w:r w:rsidR="00620379">
        <w:t xml:space="preserve"> reaching trajectories</w:t>
      </w:r>
      <w:r w:rsidR="00E3108A" w:rsidRPr="00E3108A">
        <w:t xml:space="preserve"> </w:t>
      </w:r>
      <w:r w:rsidR="00E3108A">
        <w:t>of the incongruent trials would deviate towards the incorrect answer further than would the trajectories of the congruent trials</w:t>
      </w:r>
      <w:r w:rsidR="00620379">
        <w:t xml:space="preserve">. In </w:t>
      </w:r>
      <w:r w:rsidR="00495453">
        <w:t>the fourth experiment</w:t>
      </w:r>
      <w:r w:rsidR="00620379">
        <w:t xml:space="preserve">, I expected </w:t>
      </w:r>
      <w:r w:rsidR="00E3108A">
        <w:t xml:space="preserve">this congruency effect to be larger </w:t>
      </w:r>
      <w:r w:rsidR="000E4192">
        <w:t>than</w:t>
      </w:r>
      <w:r w:rsidR="00E3108A" w:rsidRPr="00E3108A">
        <w:t xml:space="preserve"> </w:t>
      </w:r>
      <w:r w:rsidR="00E3108A">
        <w:t xml:space="preserve">the one extracted from </w:t>
      </w:r>
      <w:r w:rsidR="000E4192">
        <w:t>the keyboard</w:t>
      </w:r>
      <w:r w:rsidR="00A03F41">
        <w:t>-RT</w:t>
      </w:r>
      <w:r w:rsidR="00495453">
        <w:t>.</w:t>
      </w:r>
    </w:p>
    <w:p w14:paraId="45564E9E" w14:textId="415AA445" w:rsidR="00BA41CF" w:rsidRDefault="008E682E" w:rsidP="006238E0">
      <w:pPr>
        <w:pStyle w:val="Heading2"/>
      </w:pPr>
      <w:bookmarkStart w:id="61" w:name="_Toc114137554"/>
      <w:r>
        <w:t>Pilot Experiment</w:t>
      </w:r>
      <w:r w:rsidR="00ED60E1">
        <w:t xml:space="preserve"> 1</w:t>
      </w:r>
      <w:bookmarkEnd w:id="61"/>
    </w:p>
    <w:p w14:paraId="4F322CBE" w14:textId="7103592D" w:rsidR="00C3013B" w:rsidRPr="00C32066" w:rsidRDefault="003F5172" w:rsidP="008F398C">
      <w:pPr>
        <w:ind w:firstLine="0"/>
      </w:pPr>
      <w:r>
        <w:t>The</w:t>
      </w:r>
      <w:r w:rsidR="005D2BB7">
        <w:t xml:space="preserve"> aim of the</w:t>
      </w:r>
      <w:r>
        <w:t xml:space="preserve"> first experiment</w:t>
      </w:r>
      <w:r w:rsidR="00D078A0">
        <w:t xml:space="preserve"> </w:t>
      </w:r>
      <w:r w:rsidR="00DC26A2">
        <w:t xml:space="preserve">was to </w:t>
      </w:r>
      <w:r w:rsidR="00F863A5">
        <w:t>test the effect of unconscious processing on motion trajectory</w:t>
      </w:r>
      <w:r w:rsidR="005875E6">
        <w:t xml:space="preserve">. </w:t>
      </w:r>
      <w:r w:rsidR="00794365">
        <w:t>Th</w:t>
      </w:r>
      <w:r w:rsidR="00F863A5">
        <w:t xml:space="preserve">is was a pilot experiment where I developed and </w:t>
      </w:r>
      <w:r w:rsidR="00794365">
        <w:t>troubleshoot</w:t>
      </w:r>
      <w:r w:rsidR="00F863A5">
        <w:t xml:space="preserve">ed the apparatus, as well as explored </w:t>
      </w:r>
      <w:r w:rsidR="000C2171">
        <w:t xml:space="preserve">meaningful parameters </w:t>
      </w:r>
      <w:r w:rsidR="005F7169">
        <w:t xml:space="preserve">from </w:t>
      </w:r>
      <w:r w:rsidR="000C2171">
        <w:t xml:space="preserve">the recorded </w:t>
      </w:r>
      <w:r w:rsidR="00EF3CBB">
        <w:t>trajectories</w:t>
      </w:r>
      <w:r w:rsidR="000C2171">
        <w:t>.</w:t>
      </w:r>
      <w:r w:rsidR="005F7169">
        <w:t xml:space="preserve"> </w:t>
      </w:r>
    </w:p>
    <w:p w14:paraId="4253545E" w14:textId="30E813DF" w:rsidR="00BA41CF" w:rsidRPr="00BA41CF" w:rsidRDefault="00BA41CF" w:rsidP="006238E0">
      <w:pPr>
        <w:pStyle w:val="Heading3"/>
      </w:pPr>
      <w:bookmarkStart w:id="62" w:name="_Toc114137555"/>
      <w:r>
        <w:t>Methods</w:t>
      </w:r>
      <w:bookmarkEnd w:id="62"/>
    </w:p>
    <w:p w14:paraId="0D1ADB73" w14:textId="0498850D" w:rsidR="002057FC" w:rsidRPr="00C0305E" w:rsidRDefault="002057FC" w:rsidP="006238E0">
      <w:pPr>
        <w:pStyle w:val="Heading4"/>
      </w:pPr>
      <w:bookmarkStart w:id="63" w:name="_Toc114137556"/>
      <w:r w:rsidRPr="00C0305E">
        <w:t>Participants</w:t>
      </w:r>
      <w:bookmarkEnd w:id="63"/>
    </w:p>
    <w:p w14:paraId="6A35019C" w14:textId="2D52762E" w:rsidR="00422E34" w:rsidRPr="00422E34" w:rsidRDefault="00853F45" w:rsidP="008F398C">
      <w:pPr>
        <w:ind w:firstLine="0"/>
      </w:pPr>
      <w:r>
        <w:t>Ten</w:t>
      </w:r>
      <w:r w:rsidR="00A95371">
        <w:t xml:space="preserve"> participants</w:t>
      </w:r>
      <w:r w:rsidR="002154F5">
        <w:t xml:space="preserve"> (</w:t>
      </w:r>
      <w:r w:rsidR="00B54198">
        <w:t>eight</w:t>
      </w:r>
      <w:r w:rsidR="00514F93">
        <w:t xml:space="preserve"> </w:t>
      </w:r>
      <w:r w:rsidR="002154F5">
        <w:t>females)</w:t>
      </w:r>
      <w:r w:rsidR="00A95371">
        <w:t xml:space="preserve"> </w:t>
      </w:r>
      <w:r>
        <w:t>between the ages of</w:t>
      </w:r>
      <w:r w:rsidR="00A95371">
        <w:t xml:space="preserve"> </w:t>
      </w:r>
      <w:r>
        <w:t>eighteen and thirty</w:t>
      </w:r>
      <w:r w:rsidR="00B1507B">
        <w:t>-</w:t>
      </w:r>
      <w:r>
        <w:t xml:space="preserve">five </w:t>
      </w:r>
      <w:r w:rsidR="00A95371">
        <w:t>were recruited for the study</w:t>
      </w:r>
      <w:r w:rsidR="002154F5">
        <w:t xml:space="preserve"> (</w:t>
      </w:r>
      <w:r w:rsidR="00903CA4">
        <w:t xml:space="preserve">age: </w:t>
      </w:r>
      <w:r w:rsidR="002154F5">
        <w:t>M</w:t>
      </w:r>
      <w:r w:rsidR="00337C38">
        <w:t xml:space="preserve"> </w:t>
      </w:r>
      <w:r w:rsidR="00514F93">
        <w:t>=</w:t>
      </w:r>
      <w:r w:rsidR="00337C38">
        <w:t xml:space="preserve"> </w:t>
      </w:r>
      <w:r w:rsidR="00514F93">
        <w:t xml:space="preserve">24.2, </w:t>
      </w:r>
      <w:r w:rsidR="002154F5">
        <w:t>SD</w:t>
      </w:r>
      <w:r w:rsidR="00337C38">
        <w:t xml:space="preserve"> </w:t>
      </w:r>
      <w:r w:rsidR="00BA1978">
        <w:t>=</w:t>
      </w:r>
      <w:r w:rsidR="00337C38">
        <w:t xml:space="preserve"> </w:t>
      </w:r>
      <w:r w:rsidR="00BA1978">
        <w:t xml:space="preserve">2.57). </w:t>
      </w:r>
      <w:r w:rsidR="00422E34" w:rsidRPr="00422E34">
        <w:t xml:space="preserve">All participants </w:t>
      </w:r>
      <w:r>
        <w:t xml:space="preserve">were </w:t>
      </w:r>
      <w:r w:rsidR="00422E34" w:rsidRPr="00422E34">
        <w:t xml:space="preserve">right-handed, native Hebrew speakers who have normal vision or corrected-to-normal vision. Only participants declaring that they have no neurological, attentional, or mental disorders, and are not taking psychiatric medicines, </w:t>
      </w:r>
      <w:r w:rsidR="00B1507B">
        <w:t xml:space="preserve">were </w:t>
      </w:r>
      <w:r w:rsidR="00422E34" w:rsidRPr="00422E34">
        <w:t xml:space="preserve">included. </w:t>
      </w:r>
      <w:r w:rsidR="00A975D1">
        <w:t>All p</w:t>
      </w:r>
      <w:r w:rsidR="00A975D1" w:rsidRPr="00422E34">
        <w:t>articipants</w:t>
      </w:r>
      <w:r w:rsidR="00CE04ED">
        <w:t xml:space="preserve"> in this and subsequent experiments</w:t>
      </w:r>
      <w:r w:rsidR="00A975D1" w:rsidRPr="00422E34">
        <w:t xml:space="preserve"> </w:t>
      </w:r>
      <w:r w:rsidR="00A975D1">
        <w:t xml:space="preserve">signed a consent form and were explained that they </w:t>
      </w:r>
      <w:r w:rsidR="00A1462D">
        <w:t>could</w:t>
      </w:r>
      <w:r w:rsidR="00A975D1">
        <w:t xml:space="preserve"> stop the experiment at </w:t>
      </w:r>
      <w:r w:rsidR="00A1462D">
        <w:t xml:space="preserve">any </w:t>
      </w:r>
      <w:r w:rsidR="00A975D1">
        <w:t xml:space="preserve">point if they wished to do so. They </w:t>
      </w:r>
      <w:r w:rsidR="00B1507B">
        <w:t xml:space="preserve">were </w:t>
      </w:r>
      <w:r w:rsidR="00422E34" w:rsidRPr="00422E34">
        <w:t>reimbursed with course credit or cash payment.</w:t>
      </w:r>
      <w:r w:rsidR="00A975D1">
        <w:t xml:space="preserve"> Th</w:t>
      </w:r>
      <w:r w:rsidR="00CE04ED">
        <w:t>is</w:t>
      </w:r>
      <w:r w:rsidR="00A975D1">
        <w:t xml:space="preserve"> experiment </w:t>
      </w:r>
      <w:r w:rsidR="00CE04ED">
        <w:t xml:space="preserve">– and all others reported here – </w:t>
      </w:r>
      <w:r w:rsidR="00A975D1">
        <w:t>was approved by the Tel Aviv University ethics committee.</w:t>
      </w:r>
    </w:p>
    <w:p w14:paraId="2BD90709" w14:textId="527C4B70" w:rsidR="002057FC" w:rsidRDefault="002057FC" w:rsidP="006238E0">
      <w:pPr>
        <w:pStyle w:val="Heading4"/>
      </w:pPr>
      <w:bookmarkStart w:id="64" w:name="_Toc114137557"/>
      <w:r>
        <w:t>Stimuli</w:t>
      </w:r>
      <w:bookmarkEnd w:id="64"/>
    </w:p>
    <w:p w14:paraId="3CEDC9CA" w14:textId="6F4D80CC" w:rsidR="00647384" w:rsidRDefault="00C3440C" w:rsidP="004570E3">
      <w:pPr>
        <w:ind w:firstLine="0"/>
      </w:pPr>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rsidR="004570E3">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004570E3" w:rsidRPr="004570E3">
        <w:rPr>
          <w:rFonts w:ascii="Times New Roman" w:hAnsi="Times New Roman" w:cs="Times New Roman"/>
        </w:rPr>
        <w:t>(Frost &amp; Plaut, 2005)</w:t>
      </w:r>
      <w:r w:rsidRPr="00C3440C">
        <w:fldChar w:fldCharType="end"/>
      </w:r>
      <w:r w:rsidRPr="00C3440C">
        <w:t>. One half describe</w:t>
      </w:r>
      <w:r w:rsidR="0071391D">
        <w:t>d</w:t>
      </w:r>
      <w:r w:rsidRPr="00C3440C">
        <w:t xml:space="preserve"> artificial products (e.g., radio, train) and the other natural items (e.g., fruit). Target words </w:t>
      </w:r>
      <w:r w:rsidR="0071391D">
        <w:t xml:space="preserve">were </w:t>
      </w:r>
      <w:r w:rsidRPr="00C3440C">
        <w:t>written in typescript</w:t>
      </w:r>
      <w:r w:rsidRPr="00C3440C">
        <w:rPr>
          <w:rFonts w:hint="cs"/>
          <w:rtl/>
          <w:lang w:bidi="ar-SA"/>
        </w:rPr>
        <w:t xml:space="preserve"> </w:t>
      </w:r>
      <w:r w:rsidRPr="00C3440C">
        <w:t xml:space="preserve">while prime words </w:t>
      </w:r>
      <w:r w:rsidR="0071391D">
        <w:t xml:space="preserve">were </w:t>
      </w:r>
      <w:r w:rsidRPr="00C3440C">
        <w:t xml:space="preserve">written in handwriting font.  Masks </w:t>
      </w:r>
      <w:r w:rsidR="006C5426">
        <w:t xml:space="preserve">were </w:t>
      </w:r>
      <w:r w:rsidRPr="00C3440C">
        <w:t xml:space="preserve">composed of a semi-random combination of squares and diamonds whose line thickness is equal to the word's font size and which covers the central area of the screen where words can appear (approximately </w:t>
      </w:r>
      <m:oMath>
        <m:r>
          <w:rPr>
            <w:rFonts w:ascii="Cambria Math" w:hAnsi="Cambria Math"/>
          </w:rPr>
          <m:t>2.5°× 1°</m:t>
        </m:r>
      </m:oMath>
      <w:r w:rsidRPr="00C3440C">
        <w:t xml:space="preserve">). Forty words </w:t>
      </w:r>
      <w:r w:rsidR="006C5426">
        <w:t xml:space="preserve">were </w:t>
      </w:r>
      <w:r w:rsidRPr="00C3440C">
        <w:t xml:space="preserve">used for the practice block and the remaining sixty </w:t>
      </w:r>
      <w:r w:rsidR="006C5426">
        <w:t xml:space="preserve">were </w:t>
      </w:r>
      <w:r w:rsidRPr="00C3440C">
        <w:t>used in the test blocks.</w:t>
      </w:r>
    </w:p>
    <w:p w14:paraId="748F4382" w14:textId="69F745DD" w:rsidR="007846C7" w:rsidRDefault="007846C7" w:rsidP="006238E0">
      <w:pPr>
        <w:pStyle w:val="Heading4"/>
      </w:pPr>
      <w:bookmarkStart w:id="65" w:name="_Toc114137558"/>
      <w:r>
        <w:t>Apparatus</w:t>
      </w:r>
      <w:bookmarkEnd w:id="65"/>
    </w:p>
    <w:p w14:paraId="7405EC60" w14:textId="24A4F725" w:rsidR="007846C7" w:rsidRPr="007846C7" w:rsidRDefault="007846C7" w:rsidP="00533630">
      <w:pPr>
        <w:ind w:firstLine="0"/>
      </w:pPr>
      <w:r w:rsidRPr="007846C7">
        <w:t xml:space="preserve">The stimulus </w:t>
      </w:r>
      <w:r w:rsidR="00984883">
        <w:t>was</w:t>
      </w:r>
      <w:r w:rsidRPr="007846C7">
        <w:t xml:space="preserve"> displayed on a VPIXX monitor (VIEWPixx /3D Lite LCD display and data acquisition system, version 3.7.6287) using Matlab R2020b </w:t>
      </w:r>
      <w:r w:rsidR="00962917">
        <w:fldChar w:fldCharType="begin"/>
      </w:r>
      <w:r w:rsidR="00962917">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rsidR="00962917">
        <w:fldChar w:fldCharType="separate"/>
      </w:r>
      <w:r w:rsidR="00962917" w:rsidRPr="00962917">
        <w:rPr>
          <w:rFonts w:ascii="Times New Roman" w:hAnsi="Times New Roman" w:cs="Times New Roman"/>
        </w:rPr>
        <w:t>(</w:t>
      </w:r>
      <w:r w:rsidR="00962917" w:rsidRPr="00962917">
        <w:rPr>
          <w:rFonts w:ascii="Times New Roman" w:hAnsi="Times New Roman" w:cs="Times New Roman"/>
          <w:i/>
          <w:iCs/>
        </w:rPr>
        <w:t>MATLAB</w:t>
      </w:r>
      <w:r w:rsidR="00962917" w:rsidRPr="00962917">
        <w:rPr>
          <w:rFonts w:ascii="Times New Roman" w:hAnsi="Times New Roman" w:cs="Times New Roman"/>
        </w:rPr>
        <w:t>, 2020)</w:t>
      </w:r>
      <w:r w:rsidR="00962917">
        <w:fldChar w:fldCharType="end"/>
      </w:r>
      <w:r w:rsidR="00962917">
        <w:t xml:space="preserve"> </w:t>
      </w:r>
      <w:r w:rsidRPr="007846C7">
        <w:t xml:space="preserve">and Psychtoolbox </w:t>
      </w:r>
      <w:r w:rsidRPr="007846C7">
        <w:lastRenderedPageBreak/>
        <w:t>3.0.18</w:t>
      </w:r>
      <w:r w:rsidR="00962917">
        <w:t xml:space="preserve"> </w:t>
      </w:r>
      <w:r w:rsidR="00962917">
        <w:fldChar w:fldCharType="begin"/>
      </w:r>
      <w:r w:rsidR="00533630">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rsidR="00962917">
        <w:fldChar w:fldCharType="separate"/>
      </w:r>
      <w:r w:rsidR="00533630" w:rsidRPr="00533630">
        <w:rPr>
          <w:rFonts w:ascii="Times New Roman" w:hAnsi="Times New Roman" w:cs="Times New Roman"/>
        </w:rPr>
        <w:t>(Brainard, 1997)</w:t>
      </w:r>
      <w:r w:rsidR="00962917">
        <w:fldChar w:fldCharType="end"/>
      </w:r>
      <w:r w:rsidRPr="007846C7">
        <w:t xml:space="preserve">. The monitor </w:t>
      </w:r>
      <w:r w:rsidR="00984883">
        <w:t xml:space="preserve">was </w:t>
      </w:r>
      <w:r w:rsidRPr="007846C7">
        <w:t xml:space="preserve">set to full brightness at a resolution of 1920 x 1080 and refresh rate of 100Hz with VPIXX's "Scanning backlight" feature turned on, which synchronizes the stimulus display to the screen's refresh rate. A Perspex cover </w:t>
      </w:r>
      <w:r w:rsidR="00984883">
        <w:t>was</w:t>
      </w:r>
      <w:r w:rsidRPr="007846C7">
        <w:t xml:space="preserve"> placed over the screen to protect it. The cover </w:t>
      </w:r>
      <w:r w:rsidR="00984883">
        <w:t xml:space="preserve">was </w:t>
      </w:r>
      <w:r w:rsidRPr="007846C7">
        <w:t xml:space="preserve">spray painted with a light layer of transparent matte lacquer to avoid reflections. The participants </w:t>
      </w:r>
      <w:r w:rsidR="00984883">
        <w:t xml:space="preserve">sat </w:t>
      </w:r>
      <w:r w:rsidRPr="007846C7">
        <w:t>approximately 60cm away from the screen and place</w:t>
      </w:r>
      <w:r w:rsidR="00984883">
        <w:t>d</w:t>
      </w:r>
      <w:r w:rsidRPr="007846C7">
        <w:t xml:space="preserve"> their index finger on a marked starting point located on the table </w:t>
      </w:r>
      <w:r w:rsidR="00663803">
        <w:t>40</w:t>
      </w:r>
      <w:r w:rsidRPr="007846C7">
        <w:t xml:space="preserve">cm away from the screen, in line with its center. The stimulus </w:t>
      </w:r>
      <w:r w:rsidR="001B6994">
        <w:t xml:space="preserve">was </w:t>
      </w:r>
      <w:r w:rsidRPr="007846C7">
        <w:t xml:space="preserve">displayed 24cm above the table and the classification answers </w:t>
      </w:r>
      <w:r w:rsidR="001B6994">
        <w:t xml:space="preserve">were </w:t>
      </w:r>
      <w:r w:rsidRPr="007846C7">
        <w:t>displayed on each side of it, 20cm apart (</w:t>
      </w:r>
      <w:r w:rsidR="00D93812">
        <w:fldChar w:fldCharType="begin"/>
      </w:r>
      <w:r w:rsidR="00D93812">
        <w:instrText xml:space="preserve"> REF _Ref113902132 \h </w:instrText>
      </w:r>
      <w:r w:rsidR="00D93812">
        <w:fldChar w:fldCharType="separate"/>
      </w:r>
      <w:r w:rsidR="00D93812">
        <w:t xml:space="preserve">Figure </w:t>
      </w:r>
      <w:r w:rsidR="00D93812">
        <w:rPr>
          <w:noProof/>
        </w:rPr>
        <w:t>1</w:t>
      </w:r>
      <w:r w:rsidR="00D93812">
        <w:fldChar w:fldCharType="end"/>
      </w:r>
      <w:r w:rsidRPr="007846C7">
        <w:t>). Participants w</w:t>
      </w:r>
      <w:r w:rsidR="001B6994">
        <w:t>ore</w:t>
      </w:r>
      <w:r w:rsidRPr="007846C7">
        <w:t xml:space="preserve"> a Velcro ring with a marker at the tip of their index finger. A touch </w:t>
      </w:r>
      <w:r w:rsidR="001B6994">
        <w:t xml:space="preserve">was </w:t>
      </w:r>
      <w:r w:rsidRPr="007846C7">
        <w:t xml:space="preserve">registered when the marker </w:t>
      </w:r>
      <w:r w:rsidR="001B6994">
        <w:t xml:space="preserve">was </w:t>
      </w:r>
      <w:r w:rsidR="00D47A34">
        <w:t>3</w:t>
      </w:r>
      <w:r w:rsidRPr="007846C7">
        <w:t>cm</w:t>
      </w:r>
      <w:r w:rsidR="00D47A34">
        <w:t xml:space="preserve"> </w:t>
      </w:r>
      <w:r w:rsidRPr="007846C7">
        <w:t>away from the screen or closer. A system of 6 OptiTrack Flex 13 cameras by NaturalPoint, Inc. track</w:t>
      </w:r>
      <w:r w:rsidR="001B6994">
        <w:t>ed</w:t>
      </w:r>
      <w:r w:rsidRPr="007846C7">
        <w:t xml:space="preserve"> the marker's location using Motive 2.3.0 software</w:t>
      </w:r>
      <w:r w:rsidR="00533630">
        <w:t xml:space="preserve"> </w:t>
      </w:r>
      <w:r w:rsidR="00533630">
        <w:fldChar w:fldCharType="begin"/>
      </w:r>
      <w:r w:rsidR="00533630">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rsidR="00533630">
        <w:fldChar w:fldCharType="separate"/>
      </w:r>
      <w:r w:rsidR="00533630" w:rsidRPr="00533630">
        <w:rPr>
          <w:rFonts w:ascii="Times New Roman" w:hAnsi="Times New Roman" w:cs="Times New Roman"/>
        </w:rPr>
        <w:t>(</w:t>
      </w:r>
      <w:r w:rsidR="00533630" w:rsidRPr="00533630">
        <w:rPr>
          <w:rFonts w:ascii="Times New Roman" w:hAnsi="Times New Roman" w:cs="Times New Roman"/>
          <w:i/>
          <w:iCs/>
        </w:rPr>
        <w:t>Motive</w:t>
      </w:r>
      <w:r w:rsidR="00533630" w:rsidRPr="00533630">
        <w:rPr>
          <w:rFonts w:ascii="Times New Roman" w:hAnsi="Times New Roman" w:cs="Times New Roman"/>
        </w:rPr>
        <w:t>, 2021)</w:t>
      </w:r>
      <w:r w:rsidR="00533630">
        <w:fldChar w:fldCharType="end"/>
      </w:r>
      <w:r w:rsidRPr="007846C7">
        <w:t xml:space="preserve"> at a sampling rate of 120Hz. The coordinates </w:t>
      </w:r>
      <w:r w:rsidR="001B6994">
        <w:t xml:space="preserve">were </w:t>
      </w:r>
      <w:r w:rsidRPr="007846C7">
        <w:t xml:space="preserve">broadcasted online to a NatNet client </w:t>
      </w:r>
      <w:r w:rsidR="00533630">
        <w:fldChar w:fldCharType="begin"/>
      </w:r>
      <w:r w:rsidR="006D3EC2">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rsidR="00533630">
        <w:fldChar w:fldCharType="separate"/>
      </w:r>
      <w:r w:rsidR="006D3EC2" w:rsidRPr="006D3EC2">
        <w:rPr>
          <w:rFonts w:ascii="Times New Roman" w:hAnsi="Times New Roman" w:cs="Times New Roman"/>
        </w:rPr>
        <w:t>(</w:t>
      </w:r>
      <w:r w:rsidR="006D3EC2" w:rsidRPr="006D3EC2">
        <w:rPr>
          <w:rFonts w:ascii="Times New Roman" w:hAnsi="Times New Roman" w:cs="Times New Roman"/>
          <w:i/>
          <w:iCs/>
        </w:rPr>
        <w:t>NatNet SDK</w:t>
      </w:r>
      <w:r w:rsidR="006D3EC2" w:rsidRPr="006D3EC2">
        <w:rPr>
          <w:rFonts w:ascii="Times New Roman" w:hAnsi="Times New Roman" w:cs="Times New Roman"/>
        </w:rPr>
        <w:t>, 2021)</w:t>
      </w:r>
      <w:r w:rsidR="00533630">
        <w:fldChar w:fldCharType="end"/>
      </w:r>
      <w:r w:rsidR="00533630">
        <w:t xml:space="preserve"> </w:t>
      </w:r>
      <w:r w:rsidRPr="007846C7">
        <w:t>and recorded with Matlab.</w:t>
      </w:r>
    </w:p>
    <w:p w14:paraId="6A1EF066" w14:textId="77777777" w:rsidR="0052293C" w:rsidRDefault="00127BFA" w:rsidP="00723227">
      <w:pPr>
        <w:pStyle w:val="NoSpacing"/>
        <w:keepNext/>
        <w:bidi w:val="0"/>
        <w:jc w:val="center"/>
      </w:pPr>
      <w:r w:rsidRPr="00127BFA">
        <w:rPr>
          <w:noProof/>
        </w:rPr>
        <w:drawing>
          <wp:inline distT="0" distB="0" distL="0" distR="0" wp14:anchorId="1A7674D3" wp14:editId="2740741B">
            <wp:extent cx="2984459" cy="2520724"/>
            <wp:effectExtent l="0" t="0" r="6985" b="0"/>
            <wp:docPr id="1" name="Picture 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13"/>
                    <a:stretch>
                      <a:fillRect/>
                    </a:stretch>
                  </pic:blipFill>
                  <pic:spPr>
                    <a:xfrm>
                      <a:off x="0" y="0"/>
                      <a:ext cx="3025885" cy="2555713"/>
                    </a:xfrm>
                    <a:prstGeom prst="rect">
                      <a:avLst/>
                    </a:prstGeom>
                  </pic:spPr>
                </pic:pic>
              </a:graphicData>
            </a:graphic>
          </wp:inline>
        </w:drawing>
      </w:r>
    </w:p>
    <w:p w14:paraId="4E401CC1" w14:textId="36578171" w:rsidR="007846C7" w:rsidRPr="00F630C9" w:rsidRDefault="0052293C" w:rsidP="0052293C">
      <w:pPr>
        <w:pStyle w:val="Caption"/>
        <w:jc w:val="left"/>
      </w:pPr>
      <w:bookmarkStart w:id="66" w:name="_Ref113902132"/>
      <w:r>
        <w:t xml:space="preserve">Figure </w:t>
      </w:r>
      <w:fldSimple w:instr=" SEQ Figure \* ARABIC ">
        <w:r w:rsidR="007E2512">
          <w:rPr>
            <w:noProof/>
          </w:rPr>
          <w:t>1</w:t>
        </w:r>
      </w:fldSimple>
      <w:bookmarkEnd w:id="66"/>
      <w:r>
        <w:t xml:space="preserve">. </w:t>
      </w:r>
      <w:r w:rsidR="007846C7" w:rsidRPr="00F630C9">
        <w:t xml:space="preserve">Setup. A participant placing his finger on the starting point which is located </w:t>
      </w:r>
      <w:r w:rsidR="00127BFA" w:rsidRPr="00F630C9">
        <w:t>40</w:t>
      </w:r>
      <w:r w:rsidR="007846C7" w:rsidRPr="00F630C9">
        <w:t xml:space="preserve">cm away from the screen. The target is positioned 24cm above the starting point and the answers are placed on each of its sides, 20cm apart. Z axis maps the path to and from the screen. X axis maps the left and right directions. Y axis maps the up </w:t>
      </w:r>
      <w:r w:rsidR="007846C7" w:rsidRPr="001F2731">
        <w:t>and</w:t>
      </w:r>
      <w:r w:rsidR="007846C7" w:rsidRPr="00F630C9">
        <w:t xml:space="preserve"> down directions.</w:t>
      </w:r>
    </w:p>
    <w:p w14:paraId="108D0C20" w14:textId="165BF197" w:rsidR="00566B9F" w:rsidRDefault="00566B9F" w:rsidP="006238E0">
      <w:pPr>
        <w:pStyle w:val="Heading3"/>
      </w:pPr>
      <w:bookmarkStart w:id="67" w:name="_Toc114137559"/>
      <w:r>
        <w:t>Procedure</w:t>
      </w:r>
      <w:bookmarkEnd w:id="67"/>
    </w:p>
    <w:p w14:paraId="006ADC8A" w14:textId="79FFA58E" w:rsidR="00400416" w:rsidRPr="00400416" w:rsidRDefault="00400416" w:rsidP="00723227">
      <w:pPr>
        <w:ind w:firstLine="0"/>
      </w:pPr>
      <w:r w:rsidRPr="00400416">
        <w:t>Each session include</w:t>
      </w:r>
      <w:r w:rsidR="004C19CF">
        <w:t>d</w:t>
      </w:r>
      <w:r w:rsidRPr="00400416">
        <w:t xml:space="preserve"> a practice block and </w:t>
      </w:r>
      <w:r>
        <w:t xml:space="preserve">twelve </w:t>
      </w:r>
      <w:r w:rsidRPr="00400416">
        <w:t xml:space="preserve">test blocks of forty trials each (i.e., 40 practice trials and </w:t>
      </w:r>
      <w:r>
        <w:t xml:space="preserve">480 </w:t>
      </w:r>
      <w:r w:rsidRPr="00400416">
        <w:t xml:space="preserve">test trials). Breaks </w:t>
      </w:r>
      <w:r w:rsidR="004C19CF">
        <w:t xml:space="preserve">were </w:t>
      </w:r>
      <w:r w:rsidR="0024692C">
        <w:t>given</w:t>
      </w:r>
      <w:r w:rsidR="0024692C" w:rsidRPr="00400416">
        <w:t xml:space="preserve"> </w:t>
      </w:r>
      <w:r w:rsidRPr="00400416">
        <w:t xml:space="preserve">between blocks. </w:t>
      </w:r>
      <w:r w:rsidR="0024692C">
        <w:t>H</w:t>
      </w:r>
      <w:r w:rsidRPr="00400416">
        <w:t xml:space="preserve">alf the trials </w:t>
      </w:r>
      <w:r w:rsidR="004C19CF">
        <w:t xml:space="preserve">were </w:t>
      </w:r>
      <w:r w:rsidRPr="00400416">
        <w:t xml:space="preserve">congruent and half incongruent, and half the targets </w:t>
      </w:r>
      <w:r w:rsidR="004C19CF">
        <w:t xml:space="preserve">were </w:t>
      </w:r>
      <w:r w:rsidRPr="00400416">
        <w:t xml:space="preserve">natural and half artificial. Stimuli order </w:t>
      </w:r>
      <w:r w:rsidR="00591CFE">
        <w:t xml:space="preserve">in the </w:t>
      </w:r>
      <w:r w:rsidR="00591CFE">
        <w:lastRenderedPageBreak/>
        <w:t xml:space="preserve">experimental blocks </w:t>
      </w:r>
      <w:r w:rsidR="004C19CF">
        <w:t xml:space="preserve">was </w:t>
      </w:r>
      <w:r w:rsidRPr="00400416">
        <w:t xml:space="preserve">dictated by </w:t>
      </w:r>
      <w:r w:rsidR="002A64E7">
        <w:t xml:space="preserve">a </w:t>
      </w:r>
      <w:r w:rsidRPr="00400416">
        <w:t xml:space="preserve">list that </w:t>
      </w:r>
      <w:r w:rsidR="004C19CF">
        <w:t xml:space="preserve">was </w:t>
      </w:r>
      <w:r w:rsidRPr="00400416">
        <w:t xml:space="preserve">randomly sampled (without replacement) out of </w:t>
      </w:r>
      <w:r w:rsidR="002A64E7">
        <w:t xml:space="preserve">ten </w:t>
      </w:r>
      <w:r w:rsidRPr="00400416">
        <w:t xml:space="preserve">pre-composed lists of trial condition and stimulus. </w:t>
      </w:r>
      <w:r w:rsidR="0024692C">
        <w:t xml:space="preserve">An additional </w:t>
      </w:r>
      <w:r w:rsidRPr="00400416">
        <w:t>practice list</w:t>
      </w:r>
      <w:r w:rsidR="00222164">
        <w:t xml:space="preserve"> </w:t>
      </w:r>
      <w:r w:rsidR="00DE4F36">
        <w:t xml:space="preserve">was </w:t>
      </w:r>
      <w:r w:rsidR="0024692C">
        <w:t xml:space="preserve">used </w:t>
      </w:r>
      <w:r w:rsidR="00222164">
        <w:t>for a</w:t>
      </w:r>
      <w:r w:rsidR="00DE4F36">
        <w:t>l</w:t>
      </w:r>
      <w:r w:rsidR="00222164">
        <w:t>l participants.</w:t>
      </w:r>
      <w:r w:rsidRPr="00400416">
        <w:t xml:space="preserve"> In each list, the order of words </w:t>
      </w:r>
      <w:r w:rsidR="00235843">
        <w:t>wa</w:t>
      </w:r>
      <w:r w:rsidRPr="00400416">
        <w:t xml:space="preserve">s pseudorandom, with the following constraints: (a) Each word </w:t>
      </w:r>
      <w:r w:rsidR="00DE4F36">
        <w:t>was</w:t>
      </w:r>
      <w:r w:rsidRPr="00400416">
        <w:t xml:space="preserve"> equally frequent as a target at the congruent and incongruent conditions; (b) All words </w:t>
      </w:r>
      <w:r w:rsidR="00CB5253">
        <w:t xml:space="preserve">were </w:t>
      </w:r>
      <w:r w:rsidRPr="00400416">
        <w:t>used as targets the same number of times; (c) A target never repeat</w:t>
      </w:r>
      <w:r w:rsidR="00CB5253">
        <w:t>ed</w:t>
      </w:r>
      <w:r w:rsidRPr="00400416">
        <w:t xml:space="preserve"> in the same block; (d) In the congruent condition the prime </w:t>
      </w:r>
      <w:r w:rsidR="00CB5253">
        <w:t xml:space="preserve">was </w:t>
      </w:r>
      <w:r w:rsidRPr="00400416">
        <w:t xml:space="preserve">identical to the target word; (e) In the incongruent condition, a prime which doesn't share letters in common locations with the target </w:t>
      </w:r>
      <w:r w:rsidR="00CB5253">
        <w:t xml:space="preserve">was </w:t>
      </w:r>
      <w:r w:rsidRPr="00400416">
        <w:t>selected from the alternative category (artificial/natural). For example, in the congruent condition</w:t>
      </w:r>
      <w:r w:rsidR="00235843">
        <w:t>, the word</w:t>
      </w:r>
      <w:r w:rsidRPr="00400416">
        <w:t xml:space="preserve"> "phone" </w:t>
      </w:r>
      <w:r w:rsidR="00097F67">
        <w:t xml:space="preserve">would </w:t>
      </w:r>
      <w:r w:rsidRPr="00400416">
        <w:t xml:space="preserve">be preceded by "PHONE", while in the incongruent condition it </w:t>
      </w:r>
      <w:r w:rsidR="00CB5253">
        <w:t xml:space="preserve">could </w:t>
      </w:r>
      <w:r w:rsidRPr="00400416">
        <w:t xml:space="preserve">be preceded by "GRASS". Each prime </w:t>
      </w:r>
      <w:r w:rsidR="00CB5253">
        <w:t xml:space="preserve">was </w:t>
      </w:r>
      <w:r w:rsidRPr="00400416">
        <w:t>further paired with a random distractor from the same category (artificial/natural) to be used in the prime recognition task. The distractor share</w:t>
      </w:r>
      <w:r w:rsidR="00D1564D">
        <w:t xml:space="preserve">d </w:t>
      </w:r>
      <w:r w:rsidRPr="00400416">
        <w:t>no letters in common locations with the prime, so seeing one letter only suffice</w:t>
      </w:r>
      <w:r w:rsidR="00D1564D">
        <w:t>d</w:t>
      </w:r>
      <w:r w:rsidRPr="00400416">
        <w:t xml:space="preserve"> for correct discrimination.</w:t>
      </w:r>
    </w:p>
    <w:p w14:paraId="1E9B4EF6" w14:textId="18C2B552" w:rsidR="00400416" w:rsidRDefault="00400416" w:rsidP="008D13A3">
      <w:r w:rsidRPr="00400416">
        <w:t>The procedure closely follow</w:t>
      </w:r>
      <w:r w:rsidR="00D1564D">
        <w:t>ed</w:t>
      </w:r>
      <w:r w:rsidRPr="00400416">
        <w:t xml:space="preserve"> the one used in</w:t>
      </w:r>
      <w:r w:rsidR="00CA3673">
        <w:t xml:space="preserve"> </w:t>
      </w:r>
      <w:r w:rsidR="00CA3673">
        <w:fldChar w:fldCharType="begin"/>
      </w:r>
      <w:r w:rsidR="00364024">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CA3673">
        <w:fldChar w:fldCharType="separate"/>
      </w:r>
      <w:r w:rsidR="008D13A3" w:rsidRPr="008D13A3">
        <w:rPr>
          <w:rFonts w:ascii="Times New Roman" w:hAnsi="Times New Roman" w:cs="Times New Roman"/>
        </w:rPr>
        <w:t xml:space="preserve">Dehaene et al. </w:t>
      </w:r>
      <w:r w:rsidR="008D13A3">
        <w:rPr>
          <w:rFonts w:ascii="Times New Roman" w:hAnsi="Times New Roman" w:cs="Times New Roman"/>
        </w:rPr>
        <w:t>(</w:t>
      </w:r>
      <w:r w:rsidR="008D13A3" w:rsidRPr="008D13A3">
        <w:rPr>
          <w:rFonts w:ascii="Times New Roman" w:hAnsi="Times New Roman" w:cs="Times New Roman"/>
        </w:rPr>
        <w:t>2001)</w:t>
      </w:r>
      <w:r w:rsidR="00CA3673">
        <w:fldChar w:fldCharType="end"/>
      </w:r>
      <w:r w:rsidR="006F655C">
        <w:t>, yet in a motion tracking setup</w:t>
      </w:r>
      <w:r w:rsidR="004124F4">
        <w:t xml:space="preserve">. </w:t>
      </w:r>
      <w:r w:rsidRPr="00400416">
        <w:t>Every trial consist</w:t>
      </w:r>
      <w:r w:rsidR="00D1564D">
        <w:t>ed</w:t>
      </w:r>
      <w:r w:rsidRPr="00400416">
        <w:t xml:space="preserve"> of a fixation cross (1000ms), a first mask (270ms), a second mask (30ms), a prime word (30ms), a third mask (30ms) and a target (500ms). Once the target </w:t>
      </w:r>
      <w:r w:rsidR="00D1564D">
        <w:t xml:space="preserve">was </w:t>
      </w:r>
      <w:r w:rsidRPr="00400416">
        <w:t>displayed, participants classif</w:t>
      </w:r>
      <w:r w:rsidR="00D1564D">
        <w:t>ied</w:t>
      </w:r>
      <w:r w:rsidRPr="00400416">
        <w:t xml:space="preserve"> the target word as describing a natural / artificial item by </w:t>
      </w:r>
      <w:r w:rsidR="004124F4">
        <w:t xml:space="preserve">reaching </w:t>
      </w:r>
      <w:r w:rsidRPr="00400416">
        <w:t>the side of the screen that contains the appropriate category (</w:t>
      </w:r>
      <w:r w:rsidR="002E2682">
        <w:fldChar w:fldCharType="begin"/>
      </w:r>
      <w:r w:rsidR="002E2682">
        <w:instrText xml:space="preserve"> REF _Ref113902081 \h </w:instrText>
      </w:r>
      <w:r w:rsidR="002E2682">
        <w:fldChar w:fldCharType="separate"/>
      </w:r>
      <w:r w:rsidR="002E2682">
        <w:t xml:space="preserve">Figure </w:t>
      </w:r>
      <w:r w:rsidR="002E2682">
        <w:rPr>
          <w:noProof/>
        </w:rPr>
        <w:t>2</w:t>
      </w:r>
      <w:r w:rsidR="002E2682">
        <w:fldChar w:fldCharType="end"/>
      </w:r>
      <w:r w:rsidRPr="00400416">
        <w:fldChar w:fldCharType="begin"/>
      </w:r>
      <w:r w:rsidRPr="00400416">
        <w:instrText xml:space="preserve"> REF _Ref106198697 \h </w:instrText>
      </w:r>
      <w:r w:rsidR="006238E0">
        <w:instrText xml:space="preserve"> \* MERGEFORMAT </w:instrText>
      </w:r>
      <w:r w:rsidR="00000000">
        <w:fldChar w:fldCharType="separate"/>
      </w:r>
      <w:r w:rsidRPr="00400416">
        <w:fldChar w:fldCharType="end"/>
      </w:r>
      <w:r w:rsidRPr="00400416">
        <w:t xml:space="preserve">). </w:t>
      </w:r>
      <w:r w:rsidR="00343DE9">
        <w:t>R</w:t>
      </w:r>
      <w:r w:rsidRPr="00400416">
        <w:t xml:space="preserve">esponses </w:t>
      </w:r>
      <w:r w:rsidR="00D1564D">
        <w:t xml:space="preserve">had to </w:t>
      </w:r>
      <w:r w:rsidR="00343DE9">
        <w:t>be provided within a 1500ms time window from target presentation.</w:t>
      </w:r>
      <w:r w:rsidRPr="00400416">
        <w:t xml:space="preserve"> Movement </w:t>
      </w:r>
      <w:r w:rsidR="0085649F">
        <w:t>duration</w:t>
      </w:r>
      <w:r w:rsidR="0085649F" w:rsidRPr="00400416">
        <w:t xml:space="preserve"> </w:t>
      </w:r>
      <w:r w:rsidR="00E740B6">
        <w:t>was defined as the time between</w:t>
      </w:r>
      <w:r w:rsidR="00E740B6" w:rsidRPr="00400416">
        <w:t xml:space="preserve"> </w:t>
      </w:r>
      <w:r w:rsidR="00A55E0D">
        <w:t xml:space="preserve">target </w:t>
      </w:r>
      <w:r w:rsidR="00E740B6">
        <w:t>onset</w:t>
      </w:r>
      <w:r w:rsidR="00A55E0D">
        <w:t xml:space="preserve"> </w:t>
      </w:r>
      <w:r w:rsidR="006F655C">
        <w:t>and the point whe</w:t>
      </w:r>
      <w:r w:rsidRPr="00400416">
        <w:t xml:space="preserve">n </w:t>
      </w:r>
      <w:r w:rsidR="007851B9">
        <w:t xml:space="preserve">the finger </w:t>
      </w:r>
      <w:r w:rsidR="00CE2ED4">
        <w:t>was</w:t>
      </w:r>
      <w:r w:rsidRPr="00400416">
        <w:t xml:space="preserve"> </w:t>
      </w:r>
      <w:r w:rsidR="009A3E90">
        <w:t>3</w:t>
      </w:r>
      <w:r w:rsidRPr="00400416">
        <w:t>cm away from the screen or closer (on the Z axis)</w:t>
      </w:r>
      <w:r w:rsidR="004E674D">
        <w:t>.</w:t>
      </w:r>
      <w:r w:rsidR="009A3E90">
        <w:t xml:space="preserve"> </w:t>
      </w:r>
      <w:r w:rsidR="006F655C">
        <w:t>Responses slower than 1500ms were followed by "Move faster" feedback.</w:t>
      </w:r>
      <w:r w:rsidR="006F655C" w:rsidRPr="00400416">
        <w:t xml:space="preserve"> </w:t>
      </w:r>
      <w:r w:rsidRPr="00400416">
        <w:t>After Classifying the targets, the participant</w:t>
      </w:r>
      <w:r w:rsidR="00492654">
        <w:t>s were</w:t>
      </w:r>
      <w:r w:rsidR="00CE2ED4">
        <w:t xml:space="preserve"> </w:t>
      </w:r>
      <w:r w:rsidRPr="00400416">
        <w:t xml:space="preserve">asked to recognize the prime as an objective measure of prime awareness. Participants </w:t>
      </w:r>
      <w:r w:rsidR="00E31408">
        <w:t xml:space="preserve">were </w:t>
      </w:r>
      <w:r w:rsidRPr="00400416">
        <w:t xml:space="preserve">presented with two words – the prime and another word from the same category. Response </w:t>
      </w:r>
      <w:r w:rsidR="00E31408">
        <w:t xml:space="preserve">was </w:t>
      </w:r>
      <w:r w:rsidRPr="00400416">
        <w:t xml:space="preserve">given in an identical fashion to the target classification task, within a </w:t>
      </w:r>
      <w:r w:rsidR="001F1A45">
        <w:t xml:space="preserve">5 </w:t>
      </w:r>
      <w:r w:rsidRPr="00400416">
        <w:t xml:space="preserve">seconds response window. </w:t>
      </w:r>
      <w:r w:rsidR="00086E17">
        <w:t>Then</w:t>
      </w:r>
      <w:r w:rsidRPr="00400416">
        <w:t xml:space="preserve">, a subjective measure of prime awareness </w:t>
      </w:r>
      <w:r w:rsidR="00E31408">
        <w:t xml:space="preserve">was </w:t>
      </w:r>
      <w:r w:rsidRPr="00400416">
        <w:t>taken, using the Perceptual Awareness Scale (PAS</w:t>
      </w:r>
      <w:r w:rsidR="00941B2F">
        <w:t>;</w:t>
      </w:r>
      <w:r w:rsidR="00BB389B">
        <w:t xml:space="preserve"> </w:t>
      </w:r>
      <w:r w:rsidR="00941B2F">
        <w:fldChar w:fldCharType="begin"/>
      </w:r>
      <w:r w:rsidR="008D13A3">
        <w: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941B2F">
        <w:fldChar w:fldCharType="separate"/>
      </w:r>
      <w:r w:rsidR="00941B2F" w:rsidRPr="00941B2F">
        <w:rPr>
          <w:rFonts w:ascii="Times New Roman" w:hAnsi="Times New Roman" w:cs="Times New Roman"/>
        </w:rPr>
        <w:t>Sandberg &amp; Overgaard, 2015)</w:t>
      </w:r>
      <w:r w:rsidR="00941B2F">
        <w:fldChar w:fldCharType="end"/>
      </w:r>
      <w:r w:rsidRPr="00400416">
        <w:t>. Participants use</w:t>
      </w:r>
      <w:r w:rsidR="00E31408">
        <w:t>d</w:t>
      </w:r>
      <w:r w:rsidRPr="00400416">
        <w:t xml:space="preserve"> the</w:t>
      </w:r>
      <w:r w:rsidR="00253BED">
        <w:t xml:space="preserve"> </w:t>
      </w:r>
      <w:r w:rsidRPr="00400416">
        <w:t>keyboard numbers</w:t>
      </w:r>
      <w:r w:rsidR="00253BED">
        <w:t xml:space="preserve"> </w:t>
      </w:r>
      <w:r w:rsidRPr="00400416">
        <w:t xml:space="preserve">1-4 to rate how well did they see the prime (1 – "Didn't see anything", 2 – "Saw something vaguely, but can't say what it is", 3 – "Saw part of the prime clearly", 4 – "Saw the whole prime clearly"). Finally, participants </w:t>
      </w:r>
      <w:r w:rsidR="009C3535">
        <w:t xml:space="preserve">were asked </w:t>
      </w:r>
      <w:r w:rsidRPr="00400416">
        <w:t>to return their finger to the starting point.</w:t>
      </w:r>
    </w:p>
    <w:p w14:paraId="77752D02" w14:textId="77777777" w:rsidR="00652983" w:rsidRDefault="004058A7" w:rsidP="00652983">
      <w:pPr>
        <w:pStyle w:val="NoSpacing"/>
        <w:keepNext/>
        <w:bidi w:val="0"/>
      </w:pPr>
      <w:r w:rsidRPr="004058A7">
        <w:rPr>
          <w:noProof/>
        </w:rPr>
        <w:lastRenderedPageBreak/>
        <w:drawing>
          <wp:inline distT="0" distB="0" distL="0" distR="0" wp14:anchorId="794B1F30" wp14:editId="19904541">
            <wp:extent cx="6556847" cy="392864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stretch>
                      <a:fillRect/>
                    </a:stretch>
                  </pic:blipFill>
                  <pic:spPr>
                    <a:xfrm>
                      <a:off x="0" y="0"/>
                      <a:ext cx="6566026" cy="3934143"/>
                    </a:xfrm>
                    <a:prstGeom prst="rect">
                      <a:avLst/>
                    </a:prstGeom>
                  </pic:spPr>
                </pic:pic>
              </a:graphicData>
            </a:graphic>
          </wp:inline>
        </w:drawing>
      </w:r>
    </w:p>
    <w:p w14:paraId="527194B6" w14:textId="7FFB707F" w:rsidR="00400416" w:rsidRPr="00400416" w:rsidRDefault="00652983" w:rsidP="00652983">
      <w:pPr>
        <w:pStyle w:val="Caption"/>
        <w:jc w:val="left"/>
      </w:pPr>
      <w:bookmarkStart w:id="68" w:name="_Ref113902081"/>
      <w:r>
        <w:t xml:space="preserve">Figure </w:t>
      </w:r>
      <w:fldSimple w:instr=" SEQ Figure \* ARABIC ">
        <w:r w:rsidR="007E2512">
          <w:rPr>
            <w:noProof/>
          </w:rPr>
          <w:t>2</w:t>
        </w:r>
      </w:fldSimple>
      <w:bookmarkEnd w:id="68"/>
      <w:r>
        <w:t xml:space="preserve">. </w:t>
      </w:r>
      <w:r w:rsidR="00400416" w:rsidRPr="00400416">
        <w:t>Stimuli presentation order</w:t>
      </w:r>
      <w:r w:rsidR="00AA03E9">
        <w:t xml:space="preserve"> </w:t>
      </w:r>
      <w:r w:rsidR="008C0FF6">
        <w:t xml:space="preserve">in </w:t>
      </w:r>
      <w:r w:rsidR="00AA03E9">
        <w:t xml:space="preserve">experiment </w:t>
      </w:r>
      <w:r w:rsidR="008C0FF6">
        <w:t>1</w:t>
      </w:r>
      <w:r w:rsidR="00400416" w:rsidRPr="00400416">
        <w:t xml:space="preserve">. Each trial </w:t>
      </w:r>
      <w:r w:rsidR="001A2B81">
        <w:t>was</w:t>
      </w:r>
      <w:r w:rsidR="00400416" w:rsidRPr="00400416">
        <w:t xml:space="preserve"> composed of a fixation cross (1000ms), a first mask (270ms), a second mask (30ms), a prime word (30ms), a third mask (30ms), a classification task (</w:t>
      </w:r>
      <w:r w:rsidR="006E2077">
        <w:t>0-1500</w:t>
      </w:r>
      <w:r w:rsidR="00400416" w:rsidRPr="00400416">
        <w:t xml:space="preserve">ms, out of which the target </w:t>
      </w:r>
      <w:r w:rsidR="0068691D">
        <w:t xml:space="preserve">was </w:t>
      </w:r>
      <w:r w:rsidR="00400416" w:rsidRPr="00400416">
        <w:t>displayed for 500ms), a recognition task (</w:t>
      </w:r>
      <w:r w:rsidR="001E1DCA">
        <w:t>0</w:t>
      </w:r>
      <w:r w:rsidR="00400416" w:rsidRPr="00400416">
        <w:t>-</w:t>
      </w:r>
      <w:r w:rsidR="001E1DCA">
        <w:t>5</w:t>
      </w:r>
      <w:r w:rsidR="006E2077">
        <w:t>,</w:t>
      </w:r>
      <w:r w:rsidR="00400416" w:rsidRPr="00400416">
        <w:t xml:space="preserve">000ms) and a PAS task (no time limit). The blue circles appearing on the screen are presented as markers for the </w:t>
      </w:r>
      <w:r w:rsidR="00224A4F">
        <w:t>participants</w:t>
      </w:r>
      <w:r w:rsidR="00224A4F" w:rsidRPr="00400416">
        <w:t xml:space="preserve"> </w:t>
      </w:r>
      <w:r w:rsidR="00400416" w:rsidRPr="00400416">
        <w:t>to know where they should touch in order to make their response.</w:t>
      </w:r>
    </w:p>
    <w:p w14:paraId="22934D29" w14:textId="662CC5DB" w:rsidR="00B33642" w:rsidRDefault="00A17855" w:rsidP="006238E0">
      <w:pPr>
        <w:pStyle w:val="Heading3"/>
      </w:pPr>
      <w:bookmarkStart w:id="69" w:name="_Toc114137560"/>
      <w:r>
        <w:t>Trajectory p</w:t>
      </w:r>
      <w:r w:rsidR="00B33642">
        <w:t>reprocessing</w:t>
      </w:r>
      <w:bookmarkEnd w:id="69"/>
    </w:p>
    <w:p w14:paraId="597DB305" w14:textId="148D8DF5" w:rsidR="00B33642" w:rsidRPr="00B33642" w:rsidRDefault="001E0823" w:rsidP="00723227">
      <w:pPr>
        <w:ind w:firstLine="0"/>
      </w:pPr>
      <w:r>
        <w:t>The p</w:t>
      </w:r>
      <w:r w:rsidRPr="002B6CA5">
        <w:t xml:space="preserve">reprocessing </w:t>
      </w:r>
      <w:r>
        <w:t xml:space="preserve">procedures </w:t>
      </w:r>
      <w:r w:rsidR="00492414">
        <w:t xml:space="preserve">followed </w:t>
      </w:r>
      <w:r>
        <w:t xml:space="preserve">those described in </w:t>
      </w:r>
      <w:r w:rsidRPr="00C65950">
        <w:t xml:space="preserve">Gallivan &amp; Chapman </w:t>
      </w:r>
      <w:r w:rsidR="00E46E50">
        <w:fldChar w:fldCharType="begin"/>
      </w:r>
      <w:r w:rsidR="00E46E50">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E46E50">
        <w:fldChar w:fldCharType="separate"/>
      </w:r>
      <w:r w:rsidR="00E46E50" w:rsidRPr="00E46E50">
        <w:rPr>
          <w:rFonts w:ascii="Times New Roman" w:hAnsi="Times New Roman" w:cs="Times New Roman"/>
        </w:rPr>
        <w:t>(Gallivan &amp; Chapman, 2014)</w:t>
      </w:r>
      <w:r w:rsidR="00E46E50">
        <w:fldChar w:fldCharType="end"/>
      </w:r>
      <w:r w:rsidRPr="00C65950">
        <w:t xml:space="preserve">. </w:t>
      </w:r>
      <w:r>
        <w:t xml:space="preserve">Missing values </w:t>
      </w:r>
      <w:r w:rsidR="00492414">
        <w:t xml:space="preserve">were </w:t>
      </w:r>
      <w:r>
        <w:t>interpolated with the inpaint_nans</w:t>
      </w:r>
      <w:r w:rsidR="00226EAF">
        <w:t xml:space="preserve"> function</w:t>
      </w:r>
      <w:r>
        <w:t xml:space="preserve">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the trajectory, which </w:t>
      </w:r>
      <w:r w:rsidR="00492414">
        <w:t xml:space="preserve">was </w:t>
      </w:r>
      <w:r>
        <w:t xml:space="preserve">then filtered with a </w:t>
      </w:r>
      <w:r w:rsidRPr="002B6CA5">
        <w:t xml:space="preserve">low pass butterworth filter </w:t>
      </w:r>
      <w:r>
        <w:t>(</w:t>
      </w:r>
      <w:r w:rsidRPr="002B6CA5">
        <w:t>2</w:t>
      </w:r>
      <w:r w:rsidRPr="002B6CA5">
        <w:rPr>
          <w:vertAlign w:val="superscript"/>
        </w:rPr>
        <w:t>nd</w:t>
      </w:r>
      <w:r w:rsidRPr="002B6CA5">
        <w:t xml:space="preserve"> order with cutoff at 8Hz</w:t>
      </w:r>
      <w:r>
        <w:t xml:space="preserve">) to reduce noise. The axis' origin </w:t>
      </w:r>
      <w:r w:rsidR="00492414">
        <w:t xml:space="preserve">was </w:t>
      </w:r>
      <w:r>
        <w:t xml:space="preserve">set at the first sample of each trial. To locate </w:t>
      </w:r>
      <w:r w:rsidR="00E7320D">
        <w:t xml:space="preserve">reaching </w:t>
      </w:r>
      <w:r w:rsidRPr="00E7320D">
        <w:t>onset</w:t>
      </w:r>
      <w:r>
        <w:t>, a low pass butterworth filter (2</w:t>
      </w:r>
      <w:r w:rsidRPr="00BD4213">
        <w:rPr>
          <w:vertAlign w:val="superscript"/>
        </w:rPr>
        <w:t>nd</w:t>
      </w:r>
      <w:r>
        <w:t xml:space="preserve"> order with a 10Hz cutoff) </w:t>
      </w:r>
      <w:r w:rsidR="00492414" w:rsidRPr="00C95261">
        <w:t>was</w:t>
      </w:r>
      <w:r w:rsidR="00492414">
        <w:rPr>
          <w:u w:val="words"/>
        </w:rPr>
        <w:t xml:space="preserve"> </w:t>
      </w:r>
      <w:r>
        <w:t xml:space="preserve">applied to the 3D velocity. </w:t>
      </w:r>
      <w:r w:rsidR="00E7320D">
        <w:rPr>
          <w:i/>
          <w:iCs/>
        </w:rPr>
        <w:t>Reaching</w:t>
      </w:r>
      <w:r w:rsidR="009A594B" w:rsidRPr="008C0FF6">
        <w:rPr>
          <w:i/>
          <w:iCs/>
        </w:rPr>
        <w:t xml:space="preserve"> o</w:t>
      </w:r>
      <w:r w:rsidRPr="008C0FF6">
        <w:rPr>
          <w:i/>
          <w:iCs/>
        </w:rPr>
        <w:t>nset</w:t>
      </w:r>
      <w:r w:rsidR="00E7320D">
        <w:t xml:space="preserve"> </w:t>
      </w:r>
      <w:r w:rsidR="00D57772">
        <w:t xml:space="preserve">was </w:t>
      </w:r>
      <w:r>
        <w:t xml:space="preserve">indicated by four consecutive samples having a velocity greater than 20mm/s and a total acceleration of at least 20mm/s^2. </w:t>
      </w:r>
      <w:r w:rsidR="002D3024" w:rsidRPr="008C0FF6">
        <w:rPr>
          <w:i/>
          <w:iCs/>
        </w:rPr>
        <w:t>Reaching o</w:t>
      </w:r>
      <w:r w:rsidRPr="008C0FF6">
        <w:rPr>
          <w:i/>
          <w:iCs/>
        </w:rPr>
        <w:t>ffset</w:t>
      </w:r>
      <w:r>
        <w:t xml:space="preserve"> </w:t>
      </w:r>
      <w:r w:rsidR="00D57772">
        <w:t xml:space="preserve">was </w:t>
      </w:r>
      <w:r>
        <w:t>determined as the point along the trajectory that is closest to the screen.</w:t>
      </w:r>
      <w:r w:rsidR="002D3024">
        <w:t xml:space="preserve"> </w:t>
      </w:r>
      <w:r>
        <w:t xml:space="preserve">The </w:t>
      </w:r>
      <w:r w:rsidR="003B7F7E">
        <w:t xml:space="preserve">trajectories </w:t>
      </w:r>
      <w:r w:rsidR="00D57772">
        <w:t xml:space="preserve">were </w:t>
      </w:r>
      <w:r>
        <w:t xml:space="preserve">normalized to the </w:t>
      </w:r>
      <w:r w:rsidR="003B7F7E">
        <w:t xml:space="preserve">distance </w:t>
      </w:r>
      <w:r>
        <w:t>traveled along the axis perpendicular to the screen (Z axis). To do so, a B-spline of the 6</w:t>
      </w:r>
      <w:r w:rsidRPr="00576F53">
        <w:rPr>
          <w:vertAlign w:val="superscript"/>
        </w:rPr>
        <w:t>th</w:t>
      </w:r>
      <w:r>
        <w:t xml:space="preserve"> order with a</w:t>
      </w:r>
      <w:r w:rsidRPr="00C83062">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r>
        <w:t xml:space="preserve"> on the 4</w:t>
      </w:r>
      <w:r w:rsidRPr="00C83062">
        <w:rPr>
          <w:vertAlign w:val="superscript"/>
        </w:rPr>
        <w:t>th</w:t>
      </w:r>
      <w:r>
        <w:t xml:space="preserve"> derivative </w:t>
      </w:r>
      <w:r w:rsidR="00D57772">
        <w:t xml:space="preserve">was </w:t>
      </w:r>
      <w:r>
        <w:t xml:space="preserve">fitted to each axis with </w:t>
      </w:r>
      <w:r>
        <w:lastRenderedPageBreak/>
        <w:t xml:space="preserve">a spline at every data point. The fitted function </w:t>
      </w:r>
      <w:r w:rsidR="00D57772">
        <w:t xml:space="preserve">was </w:t>
      </w:r>
      <w:r>
        <w:t xml:space="preserve">used to produce a high-resolution representation of the trajectory (1000 samples) from which 200 points equally spaced along the </w:t>
      </w:r>
      <w:r w:rsidR="00556BF3">
        <w:t xml:space="preserve">traveled </w:t>
      </w:r>
      <w:r>
        <w:t xml:space="preserve">distance on the Z axis </w:t>
      </w:r>
      <w:r w:rsidR="00F00C31">
        <w:t>were</w:t>
      </w:r>
      <w:r>
        <w:t xml:space="preserve"> extracted (e.g., if the participant moved 2cm forward and 1cm backward, the distance </w:t>
      </w:r>
      <w:r w:rsidR="00F00C31">
        <w:t xml:space="preserve">that was </w:t>
      </w:r>
      <w:r>
        <w:t xml:space="preserve">traveled </w:t>
      </w:r>
      <w:r w:rsidR="00F00C31">
        <w:t>was</w:t>
      </w:r>
      <w:r>
        <w:t xml:space="preserve"> 3cm). These points represent</w:t>
      </w:r>
      <w:r w:rsidR="00F00C31">
        <w:t>ed</w:t>
      </w:r>
      <w:r>
        <w:t xml:space="preserve"> the proportion of path traveled</w:t>
      </w:r>
      <w:r w:rsidR="00145718">
        <w:t xml:space="preserve"> until each point</w:t>
      </w:r>
      <w:r>
        <w:t>.</w:t>
      </w:r>
    </w:p>
    <w:p w14:paraId="1B7E9AD3" w14:textId="0BCFD95E" w:rsidR="001E0823" w:rsidRDefault="001E0823" w:rsidP="006238E0">
      <w:pPr>
        <w:pStyle w:val="Heading3"/>
      </w:pPr>
      <w:bookmarkStart w:id="70" w:name="_Toc114137561"/>
      <w:r>
        <w:t>Variables extraction</w:t>
      </w:r>
      <w:bookmarkEnd w:id="70"/>
    </w:p>
    <w:p w14:paraId="3FD2B015" w14:textId="0CD7FDCB" w:rsidR="001E0823" w:rsidRDefault="00AA1B21" w:rsidP="00723227">
      <w:pPr>
        <w:ind w:firstLine="0"/>
      </w:pPr>
      <w:r>
        <w:t xml:space="preserve">The congruency effect was estimated </w:t>
      </w:r>
      <w:r w:rsidR="00D542A7">
        <w:t>with</w:t>
      </w:r>
      <w:r>
        <w:t xml:space="preserve"> </w:t>
      </w:r>
      <w:del w:id="71" w:author="Chen Heller" w:date="2022-09-16T11:20:00Z">
        <w:r w:rsidDel="0079639D">
          <w:delText xml:space="preserve">eight </w:delText>
        </w:r>
      </w:del>
      <w:ins w:id="72" w:author="Chen Heller" w:date="2022-09-16T11:20:00Z">
        <w:r w:rsidR="0079639D">
          <w:t>five</w:t>
        </w:r>
        <w:r w:rsidR="0079639D">
          <w:t xml:space="preserve"> </w:t>
        </w:r>
      </w:ins>
      <w:r w:rsidR="00145718">
        <w:t>reaching</w:t>
      </w:r>
      <w:r w:rsidR="00FB5371">
        <w:t xml:space="preserve"> </w:t>
      </w:r>
      <w:r w:rsidR="00F46DD3">
        <w:t>parameters: (a) reach area</w:t>
      </w:r>
      <w:r w:rsidR="00B55D74">
        <w:t xml:space="preserve">, </w:t>
      </w:r>
      <w:r w:rsidR="00D542A7">
        <w:t>defined as the area</w:t>
      </w:r>
      <w:r w:rsidR="001B187C">
        <w:t xml:space="preserve"> confined</w:t>
      </w:r>
      <w:r w:rsidR="00D542A7">
        <w:t xml:space="preserve"> between </w:t>
      </w:r>
      <w:r w:rsidR="0057216E">
        <w:t xml:space="preserve">the average trajectory to the left side when the </w:t>
      </w:r>
      <w:r w:rsidR="00FB5371">
        <w:t>correct answer is on the left and the average trajectory to the right when the correct answer is on the right</w:t>
      </w:r>
      <w:r w:rsidR="00DE0E1F">
        <w:t xml:space="preserve">; (b) </w:t>
      </w:r>
      <w:r w:rsidR="00433F9B">
        <w:t>reaction time</w:t>
      </w:r>
      <w:r w:rsidR="00B55D74">
        <w:t>, defined as</w:t>
      </w:r>
      <w:r w:rsidR="00433F9B">
        <w:t xml:space="preserve"> the </w:t>
      </w:r>
      <w:r w:rsidR="00821C89">
        <w:t xml:space="preserve">time from stimulus presentation up to </w:t>
      </w:r>
      <w:r w:rsidR="00821C89" w:rsidRPr="009E0B5B">
        <w:t xml:space="preserve">movement </w:t>
      </w:r>
      <w:r w:rsidR="009A594B" w:rsidRPr="009E0B5B">
        <w:t>onset</w:t>
      </w:r>
      <w:r w:rsidR="009C570B">
        <w:t xml:space="preserve">. </w:t>
      </w:r>
      <w:r w:rsidR="00145718" w:rsidRPr="004225D2">
        <w:t>Movement onset</w:t>
      </w:r>
      <w:r w:rsidR="009E0B5B">
        <w:t xml:space="preserve"> and </w:t>
      </w:r>
      <w:r w:rsidR="009E0B5B" w:rsidRPr="004225D2">
        <w:t>movement offset</w:t>
      </w:r>
      <w:r w:rsidR="009E0B5B">
        <w:t xml:space="preserve"> </w:t>
      </w:r>
      <w:r w:rsidR="00A03F41">
        <w:t>were</w:t>
      </w:r>
      <w:r w:rsidR="00685F7A">
        <w:t xml:space="preserve"> </w:t>
      </w:r>
      <w:r w:rsidR="009E0B5B">
        <w:t>distinguished from reaching onset and offset.</w:t>
      </w:r>
      <w:r w:rsidR="00145718">
        <w:t xml:space="preserve"> </w:t>
      </w:r>
      <w:r w:rsidR="009E0B5B" w:rsidRPr="008C0FF6">
        <w:rPr>
          <w:i/>
          <w:iCs/>
        </w:rPr>
        <w:t>Movement onset</w:t>
      </w:r>
      <w:r w:rsidR="009E0B5B">
        <w:t xml:space="preserve"> </w:t>
      </w:r>
      <w:r w:rsidR="00E321D9">
        <w:t>was</w:t>
      </w:r>
      <w:r w:rsidR="009E0B5B">
        <w:t xml:space="preserve"> </w:t>
      </w:r>
      <w:r w:rsidR="005144B7">
        <w:t xml:space="preserve">detected once the </w:t>
      </w:r>
      <w:r w:rsidR="004225D2">
        <w:t xml:space="preserve">Euclidean distance from the starting point </w:t>
      </w:r>
      <w:r w:rsidR="00E321D9">
        <w:t>was</w:t>
      </w:r>
      <w:r w:rsidR="004225D2">
        <w:t xml:space="preserve"> greater than </w:t>
      </w:r>
      <w:r w:rsidR="00847BD3">
        <w:t>2</w:t>
      </w:r>
      <w:r w:rsidR="006400A3">
        <w:t xml:space="preserve">cm. Movement offset </w:t>
      </w:r>
      <w:r w:rsidR="00E321D9">
        <w:t>was</w:t>
      </w:r>
      <w:r w:rsidR="004225D2">
        <w:t xml:space="preserve"> </w:t>
      </w:r>
      <w:r w:rsidR="00BF7AD9">
        <w:t xml:space="preserve">recognized once the </w:t>
      </w:r>
      <w:r w:rsidR="00971976">
        <w:t xml:space="preserve">distance from the screen on the Z axis </w:t>
      </w:r>
      <w:r w:rsidR="00E321D9">
        <w:t>was</w:t>
      </w:r>
      <w:r w:rsidR="00971976">
        <w:t xml:space="preserve"> shorter than 3cm</w:t>
      </w:r>
      <w:r w:rsidR="00BF2C93">
        <w:t>;</w:t>
      </w:r>
      <w:r w:rsidR="000C456B">
        <w:t xml:space="preserve"> (c) </w:t>
      </w:r>
      <w:r w:rsidR="004C3803">
        <w:t xml:space="preserve">movement </w:t>
      </w:r>
      <w:r w:rsidR="00BF2C93">
        <w:t>duration</w:t>
      </w:r>
      <w:r w:rsidR="00B55D74">
        <w:t xml:space="preserve">, defined as </w:t>
      </w:r>
      <w:r w:rsidR="004C3803">
        <w:t xml:space="preserve">the time from </w:t>
      </w:r>
      <w:r w:rsidR="004C3803" w:rsidRPr="008C0FF6">
        <w:t>movement onset</w:t>
      </w:r>
      <w:r w:rsidR="004C3803">
        <w:t xml:space="preserve"> until the screen </w:t>
      </w:r>
      <w:r w:rsidR="00E321D9">
        <w:t>was</w:t>
      </w:r>
      <w:r w:rsidR="004C3803">
        <w:t xml:space="preserve"> reached</w:t>
      </w:r>
      <w:r w:rsidR="008704D6">
        <w:t xml:space="preserve">; </w:t>
      </w:r>
      <w:r w:rsidR="00DA350E">
        <w:t>(</w:t>
      </w:r>
      <w:r w:rsidR="009F71F7">
        <w:t>d</w:t>
      </w:r>
      <w:r w:rsidR="00DA350E">
        <w:t>) changes of mind</w:t>
      </w:r>
      <w:r w:rsidR="001F4C86">
        <w:t xml:space="preserve"> (COM)</w:t>
      </w:r>
      <w:r w:rsidR="00D3670B">
        <w:t xml:space="preserve">, </w:t>
      </w:r>
      <w:r w:rsidR="003B295C">
        <w:t xml:space="preserve">defined as </w:t>
      </w:r>
      <w:r w:rsidR="00ED05EE">
        <w:t>the number of changes in implied goal</w:t>
      </w:r>
      <w:r w:rsidR="00045865">
        <w:t xml:space="preserve"> along a </w:t>
      </w:r>
      <w:r w:rsidR="004B0CC2">
        <w:t xml:space="preserve">single </w:t>
      </w:r>
      <w:r w:rsidR="00045865">
        <w:t xml:space="preserve">trial's trajectory. </w:t>
      </w:r>
      <w:r w:rsidR="004B0CC2">
        <w:t xml:space="preserve">The implied goal </w:t>
      </w:r>
      <w:r w:rsidR="00D4213C">
        <w:t>was indicated by</w:t>
      </w:r>
      <w:r w:rsidR="00045865">
        <w:t xml:space="preserve"> </w:t>
      </w:r>
      <w:r w:rsidR="00ED05EE">
        <w:t>the side where the current tangent to the trajectory met the screen</w:t>
      </w:r>
      <w:r w:rsidR="003B295C">
        <w:t>; (</w:t>
      </w:r>
      <w:r w:rsidR="009F71F7">
        <w:t>e</w:t>
      </w:r>
      <w:r w:rsidR="003B295C">
        <w:t>) distance traveled</w:t>
      </w:r>
      <w:r w:rsidR="0025568C">
        <w:t xml:space="preserve">, defined as the </w:t>
      </w:r>
      <w:r w:rsidR="003B295C">
        <w:t xml:space="preserve">sum of Euclidean distances between </w:t>
      </w:r>
      <w:r w:rsidR="00400848">
        <w:t xml:space="preserve">the </w:t>
      </w:r>
      <w:r w:rsidR="003B295C">
        <w:t xml:space="preserve">samples </w:t>
      </w:r>
      <w:r w:rsidR="00400848">
        <w:t>of a single trial</w:t>
      </w:r>
      <w:r w:rsidR="003B295C">
        <w:t>.</w:t>
      </w:r>
    </w:p>
    <w:p w14:paraId="2833F9BE" w14:textId="46180B2A" w:rsidR="003F77CF" w:rsidRDefault="003F77CF" w:rsidP="006238E0">
      <w:pPr>
        <w:pStyle w:val="Heading3"/>
      </w:pPr>
      <w:bookmarkStart w:id="73" w:name="_Toc114137562"/>
      <w:r>
        <w:t>Exclusion criteria</w:t>
      </w:r>
      <w:bookmarkEnd w:id="73"/>
    </w:p>
    <w:p w14:paraId="278BD072" w14:textId="67D1C8AB" w:rsidR="00823CFE" w:rsidRDefault="00F70C75" w:rsidP="00723227">
      <w:pPr>
        <w:ind w:firstLine="0"/>
      </w:pPr>
      <w:r>
        <w:t xml:space="preserve">Trials </w:t>
      </w:r>
      <w:r w:rsidR="00E403CC">
        <w:t xml:space="preserve">in which </w:t>
      </w:r>
      <w:r w:rsidR="009C0FF0">
        <w:t xml:space="preserve">either </w:t>
      </w:r>
      <w:r w:rsidR="00E403CC">
        <w:t xml:space="preserve">a technical malfunction </w:t>
      </w:r>
      <w:r w:rsidR="009C0FF0">
        <w:t>occurred,</w:t>
      </w:r>
      <w:r w:rsidR="00E403CC">
        <w:t xml:space="preserve"> or a problematic response was given, </w:t>
      </w:r>
      <w:r w:rsidR="009C0FF0">
        <w:t>as well as trial</w:t>
      </w:r>
      <w:r w:rsidR="001739AD">
        <w:t>s</w:t>
      </w:r>
      <w:r w:rsidR="009C0FF0">
        <w:t xml:space="preserve"> that </w:t>
      </w:r>
      <w:r>
        <w:t>had a visibility rating that is higher than one</w:t>
      </w:r>
      <w:r w:rsidR="009C0FF0">
        <w:t>,</w:t>
      </w:r>
      <w:r>
        <w:t xml:space="preserve"> were excluded from the analysis.</w:t>
      </w:r>
      <w:r w:rsidR="00735979">
        <w:t xml:space="preserve"> </w:t>
      </w:r>
      <w:r w:rsidR="00C3475E">
        <w:t xml:space="preserve">A technical malfunction </w:t>
      </w:r>
      <w:r w:rsidR="00FF0D06">
        <w:t>alludes to</w:t>
      </w:r>
      <w:r w:rsidR="009E495C">
        <w:t xml:space="preserve"> </w:t>
      </w:r>
      <w:r w:rsidR="00180C5F">
        <w:t>trajector</w:t>
      </w:r>
      <w:r w:rsidR="009E495C">
        <w:t>ies that</w:t>
      </w:r>
      <w:r w:rsidR="00180C5F">
        <w:t xml:space="preserve"> </w:t>
      </w:r>
      <w:r w:rsidR="00F51AD1">
        <w:t xml:space="preserve">had less than </w:t>
      </w:r>
      <w:r w:rsidR="00C3475E">
        <w:t xml:space="preserve">100ms of </w:t>
      </w:r>
      <w:r w:rsidR="00180C5F">
        <w:t xml:space="preserve">existing </w:t>
      </w:r>
      <w:r w:rsidR="00C3475E">
        <w:t xml:space="preserve">data </w:t>
      </w:r>
      <w:r w:rsidR="007116EB">
        <w:t xml:space="preserve">or more than 100ms of missing data, or </w:t>
      </w:r>
      <w:r w:rsidR="009E495C">
        <w:t xml:space="preserve">trials in which </w:t>
      </w:r>
      <w:r w:rsidR="007116EB">
        <w:t xml:space="preserve">the </w:t>
      </w:r>
      <w:r w:rsidR="00923E83">
        <w:t>stimuli</w:t>
      </w:r>
      <w:r w:rsidR="007116EB">
        <w:t xml:space="preserve"> duration was incorrect</w:t>
      </w:r>
      <w:r w:rsidR="00C57EC0">
        <w:t xml:space="preserve">. </w:t>
      </w:r>
      <w:r w:rsidR="00CA7AF7">
        <w:t>P</w:t>
      </w:r>
      <w:r w:rsidR="00DC26B3">
        <w:t>roblematic response</w:t>
      </w:r>
      <w:r w:rsidR="00CA7AF7">
        <w:t xml:space="preserve">s include </w:t>
      </w:r>
      <w:r w:rsidR="001537B9">
        <w:t xml:space="preserve">incorrect answers and </w:t>
      </w:r>
      <w:r w:rsidR="00CA7AF7">
        <w:t>trajectories that missed the target by more than 12cm</w:t>
      </w:r>
      <w:r w:rsidR="001537B9">
        <w:t xml:space="preserve">, as well as </w:t>
      </w:r>
      <w:r w:rsidR="00855B75">
        <w:t xml:space="preserve">reaching </w:t>
      </w:r>
      <w:r w:rsidR="001537B9">
        <w:t>movements</w:t>
      </w:r>
      <w:r w:rsidR="00855B75">
        <w:t xml:space="preserve"> </w:t>
      </w:r>
      <w:r w:rsidR="00FB37A2">
        <w:t xml:space="preserve">that were </w:t>
      </w:r>
      <w:r w:rsidR="00CE439B">
        <w:t xml:space="preserve">shorter </w:t>
      </w:r>
      <w:r w:rsidR="00C73ED8">
        <w:t xml:space="preserve">– when measured along the z axis – </w:t>
      </w:r>
      <w:r w:rsidR="00CE439B">
        <w:t xml:space="preserve">than the </w:t>
      </w:r>
      <w:r w:rsidR="00697FF7">
        <w:t>distance between the start</w:t>
      </w:r>
      <w:r w:rsidR="00963730">
        <w:t>ing p</w:t>
      </w:r>
      <w:r w:rsidR="00060B5C">
        <w:t>oi</w:t>
      </w:r>
      <w:r w:rsidR="00963730">
        <w:t>nt and the screen, minus</w:t>
      </w:r>
      <w:r w:rsidR="0082310B">
        <w:t xml:space="preserve"> a </w:t>
      </w:r>
      <w:r w:rsidR="00060B5C">
        <w:t>three-centimeter</w:t>
      </w:r>
      <w:r w:rsidR="0082310B">
        <w:t xml:space="preserve"> allowance that accounts for small variations in </w:t>
      </w:r>
      <w:r w:rsidR="002C1431">
        <w:t xml:space="preserve">reaching </w:t>
      </w:r>
      <w:r w:rsidR="0082310B">
        <w:t>onset.</w:t>
      </w:r>
      <w:r w:rsidR="00AC1A47">
        <w:t xml:space="preserve"> Finally, slow movements</w:t>
      </w:r>
      <w:r w:rsidR="00C641FC">
        <w:rPr>
          <w:rFonts w:hint="cs"/>
          <w:rtl/>
        </w:rPr>
        <w:t xml:space="preserve"> </w:t>
      </w:r>
      <w:r w:rsidR="00C641FC">
        <w:t>were disqualified</w:t>
      </w:r>
      <w:r w:rsidR="00AC1A47">
        <w:t xml:space="preserve"> </w:t>
      </w:r>
      <w:r w:rsidR="00C641FC">
        <w:t xml:space="preserve">if they </w:t>
      </w:r>
      <w:r w:rsidR="0041233D">
        <w:t xml:space="preserve">were located more than 3 </w:t>
      </w:r>
      <w:r w:rsidR="00A8680A">
        <w:t xml:space="preserve">standard deviations (SD) </w:t>
      </w:r>
      <w:r w:rsidR="0041233D">
        <w:t xml:space="preserve">from the </w:t>
      </w:r>
      <w:r w:rsidR="00327FC8">
        <w:t xml:space="preserve">average movement duration across </w:t>
      </w:r>
      <w:r w:rsidR="00953E48">
        <w:t xml:space="preserve">the participant's correctly answered </w:t>
      </w:r>
      <w:r w:rsidR="00327FC8">
        <w:t xml:space="preserve">trials that </w:t>
      </w:r>
      <w:r w:rsidR="00C72721">
        <w:t>did not have missing data</w:t>
      </w:r>
      <w:r w:rsidR="00953E48">
        <w:t>.</w:t>
      </w:r>
    </w:p>
    <w:p w14:paraId="459C7EAD" w14:textId="3C2FA502" w:rsidR="000E1974" w:rsidRDefault="002057FC" w:rsidP="006238E0">
      <w:pPr>
        <w:pStyle w:val="Heading3"/>
      </w:pPr>
      <w:bookmarkStart w:id="74" w:name="_Toc114137563"/>
      <w:r>
        <w:lastRenderedPageBreak/>
        <w:t>Results</w:t>
      </w:r>
      <w:bookmarkEnd w:id="74"/>
    </w:p>
    <w:p w14:paraId="7ECA8D04" w14:textId="12A580FB" w:rsidR="00587CF1" w:rsidRDefault="00F50E45" w:rsidP="00723227">
      <w:pPr>
        <w:ind w:firstLine="0"/>
        <w:rPr>
          <w:rtl/>
        </w:rPr>
      </w:pPr>
      <w:r>
        <w:t xml:space="preserve">Prime visibility: </w:t>
      </w:r>
      <w:r w:rsidR="00587CF1">
        <w:t xml:space="preserve">overall, </w:t>
      </w:r>
      <w:r w:rsidR="00AE68FF">
        <w:t>71.</w:t>
      </w:r>
      <w:r w:rsidR="000418CC">
        <w:t>94</w:t>
      </w:r>
      <w:r w:rsidR="00587CF1">
        <w:t xml:space="preserve">% of the trials were rated as visibility 1, </w:t>
      </w:r>
      <w:r w:rsidR="00CB5E6E">
        <w:t>2</w:t>
      </w:r>
      <w:r w:rsidR="00AE68FF">
        <w:t>3</w:t>
      </w:r>
      <w:r w:rsidR="00CB5E6E">
        <w:t>.</w:t>
      </w:r>
      <w:r w:rsidR="000418CC">
        <w:t>41</w:t>
      </w:r>
      <w:r w:rsidR="00587CF1">
        <w:t xml:space="preserve">% as visibility 2, </w:t>
      </w:r>
      <w:r w:rsidR="00CB5E6E">
        <w:t>3.</w:t>
      </w:r>
      <w:r w:rsidR="00AE68FF">
        <w:t>6</w:t>
      </w:r>
      <w:r w:rsidR="000418CC">
        <w:t>9</w:t>
      </w:r>
      <w:r w:rsidR="00587CF1">
        <w:t xml:space="preserve">% as visibility 3 and </w:t>
      </w:r>
      <w:r w:rsidR="00CB5E6E">
        <w:t>0.</w:t>
      </w:r>
      <w:r w:rsidR="000418CC">
        <w:t>95</w:t>
      </w:r>
      <w:r w:rsidR="00587CF1">
        <w:t xml:space="preserve">% as visibility 4. </w:t>
      </w:r>
      <w:r w:rsidR="00723227">
        <w:t xml:space="preserve">Because using </w:t>
      </w:r>
      <w:r w:rsidR="00981BF0">
        <w:t xml:space="preserve">identical primes and target words </w:t>
      </w:r>
      <w:r>
        <w:t xml:space="preserve">in the congruent condition </w:t>
      </w:r>
      <w:r w:rsidR="00981BF0">
        <w:t xml:space="preserve">biases the </w:t>
      </w:r>
      <w:r>
        <w:t xml:space="preserve">responses towards the </w:t>
      </w:r>
      <w:r w:rsidR="00AD1964">
        <w:t>target,</w:t>
      </w:r>
      <w:r w:rsidR="00723227">
        <w:t xml:space="preserve"> </w:t>
      </w:r>
      <w:r>
        <w:t xml:space="preserve">I </w:t>
      </w:r>
      <w:r w:rsidR="00F77DA2">
        <w:t xml:space="preserve">only </w:t>
      </w:r>
      <w:r>
        <w:t xml:space="preserve">analyzed </w:t>
      </w:r>
      <w:r w:rsidR="00F77DA2">
        <w:t xml:space="preserve">the responses in the incongruent condition to estimate prime visibility. </w:t>
      </w:r>
      <w:r w:rsidR="00CD5910">
        <w:t xml:space="preserve">When participants rated the </w:t>
      </w:r>
      <w:r w:rsidR="009466C3">
        <w:t xml:space="preserve">prime as invisible, they </w:t>
      </w:r>
      <w:r w:rsidR="00F77DA2">
        <w:t xml:space="preserve">were not better than chance at recognizing </w:t>
      </w:r>
      <w:r w:rsidR="009466C3">
        <w:t>it</w:t>
      </w:r>
      <w:r w:rsidR="00FE0063">
        <w:t xml:space="preserve">, </w:t>
      </w:r>
      <w:r w:rsidR="00F77DA2">
        <w:t>M = 50.6</w:t>
      </w:r>
      <w:r w:rsidR="00BB59C8">
        <w:t>4</w:t>
      </w:r>
      <w:r w:rsidR="00F77DA2">
        <w:t>%,</w:t>
      </w:r>
      <w:r w:rsidR="006C3D2D">
        <w:t xml:space="preserve"> </w:t>
      </w:r>
      <w:r w:rsidR="00AC73D8">
        <w:t>SD</w:t>
      </w:r>
      <w:r w:rsidR="006C3D2D">
        <w:t xml:space="preserve"> = </w:t>
      </w:r>
      <w:r w:rsidR="00F21387">
        <w:t>3.</w:t>
      </w:r>
      <w:r w:rsidR="00BB59C8">
        <w:t>41</w:t>
      </w:r>
      <w:r w:rsidR="006C3D2D">
        <w:t>,</w:t>
      </w:r>
      <w:r w:rsidR="00F77DA2">
        <w:t xml:space="preserve"> t</w:t>
      </w:r>
      <w:r w:rsidR="00FE0063" w:rsidRPr="00E516F7">
        <w:t>(9)</w:t>
      </w:r>
      <w:r w:rsidR="00F77DA2">
        <w:t xml:space="preserve"> = 0.59, </w:t>
      </w:r>
      <w:r w:rsidR="00FE0063">
        <w:t>p = 0.56</w:t>
      </w:r>
      <w:r w:rsidR="00BB59C8">
        <w:t>0</w:t>
      </w:r>
      <w:r w:rsidR="00FE0063">
        <w:t>,</w:t>
      </w:r>
      <w:r w:rsidR="006C3D2D">
        <w:t xml:space="preserve"> 95%</w:t>
      </w:r>
      <w:r w:rsidR="00FE0063">
        <w:t xml:space="preserve"> </w:t>
      </w:r>
      <w:r w:rsidR="00F77DA2">
        <w:t>CI = [</w:t>
      </w:r>
      <w:r w:rsidR="00F21387">
        <w:t>48.2</w:t>
      </w:r>
      <w:r w:rsidR="00485394">
        <w:t>0</w:t>
      </w:r>
      <w:r w:rsidR="00F77DA2">
        <w:t xml:space="preserve">, </w:t>
      </w:r>
      <w:r w:rsidR="00F21387">
        <w:t>53</w:t>
      </w:r>
      <w:r w:rsidR="00485394">
        <w:t>.09</w:t>
      </w:r>
      <w:r w:rsidR="00F77DA2">
        <w:t xml:space="preserve">]. </w:t>
      </w:r>
      <w:r w:rsidR="00587CF1">
        <w:t>Th</w:t>
      </w:r>
      <w:r w:rsidR="000153C5">
        <w:t>u</w:t>
      </w:r>
      <w:r w:rsidR="00587CF1">
        <w:t>s</w:t>
      </w:r>
      <w:r w:rsidR="000153C5">
        <w:t>,</w:t>
      </w:r>
      <w:r w:rsidR="00587CF1">
        <w:t xml:space="preserve"> </w:t>
      </w:r>
      <w:r w:rsidR="000153C5">
        <w:t xml:space="preserve">both the subjective and the objective measures </w:t>
      </w:r>
      <w:r w:rsidR="00587CF1">
        <w:t>confirm</w:t>
      </w:r>
      <w:r w:rsidR="000153C5">
        <w:t xml:space="preserve"> that masking was effective in rendering the stimuli invisible.</w:t>
      </w:r>
    </w:p>
    <w:p w14:paraId="217D71AD" w14:textId="3856E5A9" w:rsidR="004D5003" w:rsidRDefault="00EE27A0" w:rsidP="0046480E">
      <w:r>
        <w:t>Congruency effect</w:t>
      </w:r>
      <w:r w:rsidR="00AF0D06">
        <w:t>:</w:t>
      </w:r>
      <w:r>
        <w:t xml:space="preserve"> </w:t>
      </w:r>
      <w:r w:rsidR="001A3124">
        <w:t xml:space="preserve">All the comparisons between the congruent and incongruent conditions in all four experiments were corrected for multiple comparisons using the Tree-BH </w:t>
      </w:r>
      <w:r w:rsidR="00BB4D09">
        <w:t>(</w:t>
      </w:r>
      <w:r w:rsidR="00D27F4B">
        <w:fldChar w:fldCharType="begin"/>
      </w:r>
      <w:r w:rsidR="00D27F4B">
        <w:instrText xml:space="preserve"> REF _Ref114050197 \h </w:instrText>
      </w:r>
      <w:r w:rsidR="00D27F4B">
        <w:fldChar w:fldCharType="separate"/>
      </w:r>
      <w:r w:rsidR="00D27F4B">
        <w:t xml:space="preserve">Supplementary Figure </w:t>
      </w:r>
      <w:r w:rsidR="00D27F4B">
        <w:rPr>
          <w:noProof/>
        </w:rPr>
        <w:t>1</w:t>
      </w:r>
      <w:r w:rsidR="00D27F4B">
        <w:fldChar w:fldCharType="end"/>
      </w:r>
      <w:r w:rsidR="00D27F4B">
        <w:t xml:space="preserve">) </w:t>
      </w:r>
      <w:r w:rsidR="001A3124">
        <w:t xml:space="preserve">method suggested in </w:t>
      </w:r>
      <w:r w:rsidR="001A3124">
        <w:fldChar w:fldCharType="begin"/>
      </w:r>
      <w:r w:rsidR="001A3124">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rsidR="001A3124">
        <w:fldChar w:fldCharType="separate"/>
      </w:r>
      <w:r w:rsidR="001A3124" w:rsidRPr="00283780">
        <w:rPr>
          <w:rFonts w:ascii="Times New Roman" w:hAnsi="Times New Roman" w:cs="Times New Roman"/>
        </w:rPr>
        <w:t xml:space="preserve">Bogomolov et al. </w:t>
      </w:r>
      <w:r w:rsidR="001A3124">
        <w:rPr>
          <w:rFonts w:ascii="Times New Roman" w:hAnsi="Times New Roman" w:cs="Times New Roman"/>
        </w:rPr>
        <w:t>(</w:t>
      </w:r>
      <w:r w:rsidR="001A3124" w:rsidRPr="00283780">
        <w:rPr>
          <w:rFonts w:ascii="Times New Roman" w:hAnsi="Times New Roman" w:cs="Times New Roman"/>
        </w:rPr>
        <w:t>2021</w:t>
      </w:r>
      <w:r w:rsidR="001A3124">
        <w:fldChar w:fldCharType="end"/>
      </w:r>
      <w:r w:rsidR="001A3124">
        <w:t>)</w:t>
      </w:r>
      <w:r w:rsidR="00754A46">
        <w:t>. In addition, normality of the residuals was tested with QQ-plot</w:t>
      </w:r>
      <w:ins w:id="75" w:author="Liad Mudrik" w:date="2022-09-15T15:39:00Z">
        <w:r w:rsidR="00406C31">
          <w:t>,</w:t>
        </w:r>
      </w:ins>
      <w:r w:rsidR="00754A46">
        <w:t xml:space="preserve"> and </w:t>
      </w:r>
      <w:ins w:id="76" w:author="Liad Mudrik" w:date="2022-09-15T15:39:00Z">
        <w:r w:rsidR="00406C31">
          <w:t xml:space="preserve">a permutation test </w:t>
        </w:r>
        <w:r w:rsidR="00B148DB">
          <w:t>(</w:t>
        </w:r>
        <w:r w:rsidR="00B148DB">
          <w:fldChar w:fldCharType="begin"/>
        </w:r>
        <w:r w:rsidR="00B148DB">
          <w:instrText xml:space="preserve"> ADDIN ZOTERO_ITEM CSL_CITATION {"citationID":"rikPVy1w","properties":{"formattedCitation":"(Kohl, 2019)","plainCitation":"(Kohl, 2019)","noteIndex":0},"citationItems":[{"id":782,"uris":["http://zotero.org/users/8275165/items/TM3M4ZPL"],"itemData":{"id":782,"type":"software","title":"MKinfer: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rsidR="00B148DB">
          <w:fldChar w:fldCharType="separate"/>
        </w:r>
        <w:r w:rsidR="00B148DB" w:rsidRPr="0046480E">
          <w:rPr>
            <w:rFonts w:ascii="Times New Roman" w:hAnsi="Times New Roman" w:cs="Times New Roman"/>
          </w:rPr>
          <w:t>Kohl, 2019</w:t>
        </w:r>
        <w:r w:rsidR="00B148DB">
          <w:fldChar w:fldCharType="end"/>
        </w:r>
        <w:r w:rsidR="00B148DB">
          <w:t xml:space="preserve">) </w:t>
        </w:r>
        <w:r w:rsidR="00406C31">
          <w:t xml:space="preserve">was use to assess differences in </w:t>
        </w:r>
      </w:ins>
      <w:r w:rsidR="00145C16">
        <w:t xml:space="preserve">variables that did not pass </w:t>
      </w:r>
      <w:del w:id="77" w:author="Liad Mudrik" w:date="2022-09-15T15:39:00Z">
        <w:r w:rsidR="00145C16" w:rsidDel="00406C31">
          <w:delText xml:space="preserve">it were </w:delText>
        </w:r>
        <w:r w:rsidR="008043D7" w:rsidDel="00406C31">
          <w:delText>tested with a permutation</w:delText>
        </w:r>
      </w:del>
      <w:ins w:id="78" w:author="Liad Mudrik" w:date="2022-09-15T15:39:00Z">
        <w:r w:rsidR="00406C31">
          <w:t>the normality</w:t>
        </w:r>
      </w:ins>
      <w:r w:rsidR="008043D7">
        <w:t xml:space="preserve"> test</w:t>
      </w:r>
      <w:r w:rsidR="00006F56">
        <w:t xml:space="preserve"> (</w:t>
      </w:r>
      <w:ins w:id="79" w:author="Liad Mudrik" w:date="2022-09-15T15:39:00Z">
        <w:r w:rsidR="00DF51BA">
          <w:t>f</w:t>
        </w:r>
      </w:ins>
      <w:del w:id="80" w:author="Liad Mudrik" w:date="2022-09-15T15:39:00Z">
        <w:r w:rsidR="00006F56" w:rsidDel="00DF51BA">
          <w:delText>F</w:delText>
        </w:r>
      </w:del>
      <w:r w:rsidR="00006F56">
        <w:t>or a list</w:t>
      </w:r>
      <w:r w:rsidR="002A45A3">
        <w:t xml:space="preserve"> </w:t>
      </w:r>
      <w:r w:rsidR="00006F56">
        <w:t xml:space="preserve">of </w:t>
      </w:r>
      <w:del w:id="81" w:author="Liad Mudrik" w:date="2022-09-15T15:39:00Z">
        <w:r w:rsidR="00006F56" w:rsidDel="00424D9F">
          <w:delText xml:space="preserve">violating </w:delText>
        </w:r>
      </w:del>
      <w:ins w:id="82" w:author="Liad Mudrik" w:date="2022-09-15T15:39:00Z">
        <w:r w:rsidR="00424D9F">
          <w:t xml:space="preserve">such </w:t>
        </w:r>
      </w:ins>
      <w:r w:rsidR="00006F56">
        <w:t>variables see</w:t>
      </w:r>
      <w:r w:rsidR="00243F3B">
        <w:t xml:space="preserve"> </w:t>
      </w:r>
      <w:r w:rsidR="00BB21CF">
        <w:fldChar w:fldCharType="begin"/>
      </w:r>
      <w:r w:rsidR="00BB21CF">
        <w:instrText xml:space="preserve"> REF _Ref114128122 \h </w:instrText>
      </w:r>
      <w:r w:rsidR="00BB21CF">
        <w:fldChar w:fldCharType="separate"/>
      </w:r>
      <w:r w:rsidR="00BB21CF">
        <w:t xml:space="preserve">Supplementary Figure </w:t>
      </w:r>
      <w:r w:rsidR="00BB21CF">
        <w:rPr>
          <w:noProof/>
        </w:rPr>
        <w:t>2</w:t>
      </w:r>
      <w:r w:rsidR="00BB21CF">
        <w:fldChar w:fldCharType="end"/>
      </w:r>
      <w:del w:id="83" w:author="Liad Mudrik" w:date="2022-09-15T15:40:00Z">
        <w:r w:rsidR="007205D7" w:rsidDel="00B148DB">
          <w:delText>; Source code for permutation testing,</w:delText>
        </w:r>
      </w:del>
      <w:del w:id="84" w:author="Liad Mudrik" w:date="2022-09-15T15:39:00Z">
        <w:r w:rsidR="007205D7" w:rsidDel="00B148DB">
          <w:delText xml:space="preserve"> </w:delText>
        </w:r>
        <w:r w:rsidR="0046480E" w:rsidDel="00B148DB">
          <w:fldChar w:fldCharType="begin"/>
        </w:r>
        <w:r w:rsidR="0046480E" w:rsidDel="00B148DB">
          <w:delInstrText xml:space="preserve"> ADDIN ZOTERO_ITEM CSL_CITATION {"citationID":"rikPVy1w","properties":{"formattedCitation":"(Kohl, 2019)","plainCitation":"(Kohl, 2019)","noteIndex":0},"citationItems":[{"id":782,"uris":["http://zotero.org/users/8275165/items/TM3M4ZPL"],"itemData":{"id":782,"type":"software","title":"MKinfer: Inferential Statistics","URL":"http://www.stamats.de","version":"0.7","author":[{"family":"Kohl","given":"Matthias"}],"issued":{"date-parts":[["2019"]]}}}],"schema":"https://github.com/citation-style-language/schema/raw/master/csl-citation.json"} </w:delInstrText>
        </w:r>
        <w:r w:rsidR="0046480E" w:rsidDel="00B148DB">
          <w:fldChar w:fldCharType="separate"/>
        </w:r>
        <w:r w:rsidR="0046480E" w:rsidRPr="0046480E" w:rsidDel="00B148DB">
          <w:rPr>
            <w:rFonts w:ascii="Times New Roman" w:hAnsi="Times New Roman" w:cs="Times New Roman"/>
          </w:rPr>
          <w:delText>Kohl, 2019</w:delText>
        </w:r>
        <w:r w:rsidR="0046480E" w:rsidDel="00B148DB">
          <w:fldChar w:fldCharType="end"/>
        </w:r>
      </w:del>
      <w:r w:rsidR="0019704E">
        <w:t>)</w:t>
      </w:r>
      <w:r w:rsidR="00877E08">
        <w:t xml:space="preserve">. </w:t>
      </w:r>
      <w:del w:id="85" w:author="Liad Mudrik" w:date="2022-09-15T15:39:00Z">
        <w:r w:rsidR="008043D7" w:rsidDel="00545080">
          <w:delText xml:space="preserve">. </w:delText>
        </w:r>
      </w:del>
      <w:r w:rsidR="00F87BD6">
        <w:t>In Experiment 1, n</w:t>
      </w:r>
      <w:r w:rsidR="00355822">
        <w:t>o difference</w:t>
      </w:r>
      <w:r w:rsidR="00877E08">
        <w:t>s</w:t>
      </w:r>
      <w:r w:rsidR="00355822">
        <w:t xml:space="preserve"> </w:t>
      </w:r>
      <w:r w:rsidR="00877E08">
        <w:t xml:space="preserve">were </w:t>
      </w:r>
      <w:r w:rsidR="00355822">
        <w:t>found between the congruent and incongruent conditions</w:t>
      </w:r>
      <w:r w:rsidR="00814D48">
        <w:t xml:space="preserve"> (</w:t>
      </w:r>
      <w:r w:rsidR="00814D48">
        <w:fldChar w:fldCharType="begin"/>
      </w:r>
      <w:r w:rsidR="00814D48">
        <w:instrText xml:space="preserve"> REF _Ref113876063 \h </w:instrText>
      </w:r>
      <w:r w:rsidR="00814D48">
        <w:fldChar w:fldCharType="separate"/>
      </w:r>
      <w:r w:rsidR="00814D48">
        <w:t xml:space="preserve">Figure </w:t>
      </w:r>
      <w:r w:rsidR="00814D48">
        <w:rPr>
          <w:noProof/>
        </w:rPr>
        <w:t>3</w:t>
      </w:r>
      <w:r w:rsidR="00814D48">
        <w:fldChar w:fldCharType="end"/>
      </w:r>
      <w:r w:rsidR="00814D48">
        <w:t>)</w:t>
      </w:r>
      <w:r w:rsidR="00355822">
        <w:t>. H</w:t>
      </w:r>
      <w:r w:rsidR="001B79B5">
        <w:t>owever</w:t>
      </w:r>
      <w:r w:rsidR="00355822">
        <w:t>,</w:t>
      </w:r>
      <w:r w:rsidR="001B79B5">
        <w:t xml:space="preserve"> </w:t>
      </w:r>
      <w:r w:rsidR="00245008">
        <w:t xml:space="preserve">small trends were </w:t>
      </w:r>
      <w:r w:rsidR="000F51E1">
        <w:t>observed</w:t>
      </w:r>
      <w:r w:rsidR="0049323C">
        <w:t xml:space="preserve">, specifically </w:t>
      </w:r>
      <w:r w:rsidR="00245008">
        <w:t xml:space="preserve">in the reach area which was </w:t>
      </w:r>
      <w:r w:rsidR="00C60609">
        <w:t xml:space="preserve">numerically </w:t>
      </w:r>
      <w:r w:rsidR="000F51E1">
        <w:t>smaller in the incongruent condition</w:t>
      </w:r>
      <w:r w:rsidR="00245008">
        <w:t xml:space="preserve"> </w:t>
      </w:r>
      <w:r w:rsidR="000F51E1">
        <w:t xml:space="preserve">and reaction time which was </w:t>
      </w:r>
      <w:r w:rsidR="00C60609">
        <w:t xml:space="preserve">numerically </w:t>
      </w:r>
      <w:r w:rsidR="000F51E1">
        <w:t>longer</w:t>
      </w:r>
      <w:r w:rsidR="00935BF6">
        <w:t xml:space="preserve"> (</w:t>
      </w:r>
      <w:r w:rsidR="00935BF6">
        <w:fldChar w:fldCharType="begin"/>
      </w:r>
      <w:r w:rsidR="00935BF6">
        <w:instrText xml:space="preserve"> REF _Ref114067851 \h </w:instrText>
      </w:r>
      <w:r w:rsidR="00935BF6">
        <w:fldChar w:fldCharType="separate"/>
      </w:r>
      <w:r w:rsidR="00935BF6">
        <w:t xml:space="preserve">Table </w:t>
      </w:r>
      <w:r w:rsidR="00935BF6">
        <w:rPr>
          <w:noProof/>
        </w:rPr>
        <w:t>1</w:t>
      </w:r>
      <w:r w:rsidR="00935BF6">
        <w:fldChar w:fldCharType="end"/>
      </w:r>
      <w:r w:rsidR="00935BF6">
        <w:t>).</w:t>
      </w:r>
    </w:p>
    <w:p w14:paraId="0A8511A4" w14:textId="77777777" w:rsidR="004545CA" w:rsidRDefault="004545CA" w:rsidP="004545CA">
      <w:pPr>
        <w:ind w:firstLine="0"/>
      </w:pPr>
    </w:p>
    <w:p w14:paraId="77E035F3" w14:textId="3012CD4B" w:rsidR="004545CA" w:rsidRDefault="004545CA" w:rsidP="00EE3C0C">
      <w:pPr>
        <w:pStyle w:val="Caption"/>
        <w:keepNext/>
      </w:pPr>
      <w:bookmarkStart w:id="86" w:name="_Ref114067851"/>
      <w:commentRangeStart w:id="87"/>
      <w:r>
        <w:t xml:space="preserve">Table </w:t>
      </w:r>
      <w:commentRangeEnd w:id="87"/>
      <w:r w:rsidR="00B875BE">
        <w:rPr>
          <w:rStyle w:val="CommentReference"/>
          <w:i w:val="0"/>
          <w:iCs w:val="0"/>
          <w:color w:val="auto"/>
        </w:rPr>
        <w:commentReference w:id="87"/>
      </w:r>
      <w:fldSimple w:instr=" SEQ Table \* ARABIC ">
        <w:r w:rsidR="002436A8">
          <w:rPr>
            <w:noProof/>
          </w:rPr>
          <w:t>1</w:t>
        </w:r>
      </w:fldSimple>
      <w:bookmarkEnd w:id="86"/>
      <w:r>
        <w:t>.</w:t>
      </w:r>
      <w:r w:rsidR="00401F39">
        <w:t xml:space="preserve"> Results of Experiment 1</w:t>
      </w:r>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843"/>
        <w:gridCol w:w="1843"/>
        <w:gridCol w:w="709"/>
        <w:gridCol w:w="992"/>
        <w:gridCol w:w="1417"/>
        <w:gridCol w:w="709"/>
      </w:tblGrid>
      <w:tr w:rsidR="00DC6616" w14:paraId="026EA126" w14:textId="77777777" w:rsidTr="00EE3C0C">
        <w:trPr>
          <w:trHeight w:val="510"/>
        </w:trPr>
        <w:tc>
          <w:tcPr>
            <w:tcW w:w="284" w:type="dxa"/>
            <w:tcBorders>
              <w:top w:val="single" w:sz="12" w:space="0" w:color="auto"/>
            </w:tcBorders>
          </w:tcPr>
          <w:p w14:paraId="0DBA713A" w14:textId="77777777" w:rsidR="00DC6616" w:rsidRDefault="00DC6616" w:rsidP="00EA2CED">
            <w:pPr>
              <w:ind w:firstLine="0"/>
            </w:pPr>
          </w:p>
        </w:tc>
        <w:tc>
          <w:tcPr>
            <w:tcW w:w="2268" w:type="dxa"/>
            <w:tcBorders>
              <w:top w:val="single" w:sz="12" w:space="0" w:color="auto"/>
            </w:tcBorders>
          </w:tcPr>
          <w:p w14:paraId="44966F39" w14:textId="77777777" w:rsidR="00DC6616" w:rsidRDefault="00DC6616" w:rsidP="00EA2CED">
            <w:pPr>
              <w:ind w:firstLine="0"/>
            </w:pPr>
          </w:p>
        </w:tc>
        <w:tc>
          <w:tcPr>
            <w:tcW w:w="1843" w:type="dxa"/>
            <w:tcBorders>
              <w:top w:val="single" w:sz="12" w:space="0" w:color="auto"/>
              <w:bottom w:val="single" w:sz="12" w:space="0" w:color="auto"/>
            </w:tcBorders>
          </w:tcPr>
          <w:p w14:paraId="5A35BD8A" w14:textId="77777777" w:rsidR="00DC6616" w:rsidRPr="00EA2CED" w:rsidRDefault="00DC6616" w:rsidP="00EA2CED">
            <w:pPr>
              <w:ind w:firstLine="0"/>
              <w:jc w:val="center"/>
              <w:rPr>
                <w:b/>
                <w:bCs/>
              </w:rPr>
            </w:pPr>
            <w:r w:rsidRPr="00EA2CED">
              <w:rPr>
                <w:b/>
                <w:bCs/>
              </w:rPr>
              <w:t>Congruent</w:t>
            </w:r>
          </w:p>
        </w:tc>
        <w:tc>
          <w:tcPr>
            <w:tcW w:w="1843" w:type="dxa"/>
            <w:tcBorders>
              <w:top w:val="single" w:sz="12" w:space="0" w:color="auto"/>
              <w:bottom w:val="single" w:sz="12" w:space="0" w:color="auto"/>
            </w:tcBorders>
          </w:tcPr>
          <w:p w14:paraId="5AB53D2F" w14:textId="77777777" w:rsidR="00DC6616" w:rsidRPr="00EA2CED" w:rsidRDefault="00DC6616" w:rsidP="00EE3C0C">
            <w:pPr>
              <w:ind w:firstLine="0"/>
              <w:jc w:val="center"/>
              <w:rPr>
                <w:b/>
                <w:bCs/>
              </w:rPr>
            </w:pPr>
            <w:r w:rsidRPr="00EA2CED">
              <w:rPr>
                <w:b/>
                <w:bCs/>
              </w:rPr>
              <w:t>Incongruent</w:t>
            </w:r>
          </w:p>
        </w:tc>
        <w:tc>
          <w:tcPr>
            <w:tcW w:w="709" w:type="dxa"/>
            <w:tcBorders>
              <w:top w:val="single" w:sz="12" w:space="0" w:color="auto"/>
            </w:tcBorders>
          </w:tcPr>
          <w:p w14:paraId="75F91D0C" w14:textId="77777777" w:rsidR="00DC6616" w:rsidRPr="00EA2CED" w:rsidRDefault="00DC6616" w:rsidP="00EA2CED">
            <w:pPr>
              <w:ind w:firstLine="0"/>
              <w:jc w:val="center"/>
              <w:rPr>
                <w:b/>
                <w:bCs/>
              </w:rPr>
            </w:pPr>
          </w:p>
        </w:tc>
        <w:tc>
          <w:tcPr>
            <w:tcW w:w="992" w:type="dxa"/>
            <w:tcBorders>
              <w:top w:val="single" w:sz="12" w:space="0" w:color="auto"/>
            </w:tcBorders>
          </w:tcPr>
          <w:p w14:paraId="70DC418E" w14:textId="77777777" w:rsidR="00DC6616" w:rsidRPr="00EA2CED" w:rsidRDefault="00DC6616" w:rsidP="00EA2CED">
            <w:pPr>
              <w:ind w:firstLine="0"/>
              <w:jc w:val="center"/>
              <w:rPr>
                <w:b/>
                <w:bCs/>
              </w:rPr>
            </w:pPr>
          </w:p>
        </w:tc>
        <w:tc>
          <w:tcPr>
            <w:tcW w:w="1417" w:type="dxa"/>
            <w:tcBorders>
              <w:top w:val="single" w:sz="12" w:space="0" w:color="auto"/>
            </w:tcBorders>
          </w:tcPr>
          <w:p w14:paraId="4CCBC984" w14:textId="77777777" w:rsidR="00DC6616" w:rsidRDefault="00DC6616" w:rsidP="00EA2CED">
            <w:pPr>
              <w:ind w:firstLine="0"/>
            </w:pPr>
          </w:p>
        </w:tc>
        <w:tc>
          <w:tcPr>
            <w:tcW w:w="709" w:type="dxa"/>
            <w:tcBorders>
              <w:top w:val="single" w:sz="12" w:space="0" w:color="auto"/>
            </w:tcBorders>
          </w:tcPr>
          <w:p w14:paraId="40FE9A34" w14:textId="77777777" w:rsidR="00DC6616" w:rsidRDefault="00DC6616" w:rsidP="00EA2CED">
            <w:pPr>
              <w:ind w:firstLine="0"/>
            </w:pPr>
          </w:p>
        </w:tc>
      </w:tr>
      <w:tr w:rsidR="00DC6616" w14:paraId="43206B7C" w14:textId="77777777" w:rsidTr="00EE3C0C">
        <w:trPr>
          <w:trHeight w:val="254"/>
        </w:trPr>
        <w:tc>
          <w:tcPr>
            <w:tcW w:w="284" w:type="dxa"/>
            <w:tcBorders>
              <w:bottom w:val="single" w:sz="12" w:space="0" w:color="auto"/>
            </w:tcBorders>
          </w:tcPr>
          <w:p w14:paraId="6928E3A0" w14:textId="77777777" w:rsidR="00DC6616" w:rsidRPr="00EA2CED" w:rsidRDefault="00DC6616" w:rsidP="00EA2CED">
            <w:pPr>
              <w:ind w:firstLine="0"/>
              <w:rPr>
                <w:b/>
                <w:bCs/>
              </w:rPr>
            </w:pPr>
          </w:p>
        </w:tc>
        <w:tc>
          <w:tcPr>
            <w:tcW w:w="2268" w:type="dxa"/>
            <w:tcBorders>
              <w:bottom w:val="single" w:sz="12" w:space="0" w:color="auto"/>
            </w:tcBorders>
          </w:tcPr>
          <w:p w14:paraId="60B17380" w14:textId="77777777" w:rsidR="00DC6616" w:rsidRPr="00EA2CED" w:rsidRDefault="00DC6616" w:rsidP="00EA2CED">
            <w:pPr>
              <w:ind w:firstLine="0"/>
              <w:rPr>
                <w:b/>
                <w:bCs/>
              </w:rPr>
            </w:pPr>
          </w:p>
        </w:tc>
        <w:tc>
          <w:tcPr>
            <w:tcW w:w="1843" w:type="dxa"/>
            <w:tcBorders>
              <w:top w:val="single" w:sz="12" w:space="0" w:color="auto"/>
              <w:bottom w:val="single" w:sz="12" w:space="0" w:color="auto"/>
            </w:tcBorders>
          </w:tcPr>
          <w:p w14:paraId="12A8E871" w14:textId="77777777" w:rsidR="00DC6616" w:rsidRPr="00EA2CED" w:rsidRDefault="00DC6616" w:rsidP="00EA2CED">
            <w:pPr>
              <w:ind w:firstLine="0"/>
              <w:rPr>
                <w:b/>
                <w:bCs/>
              </w:rPr>
            </w:pPr>
            <w:r>
              <w:rPr>
                <w:b/>
                <w:bCs/>
              </w:rPr>
              <w:t>M (SD)</w:t>
            </w:r>
          </w:p>
        </w:tc>
        <w:tc>
          <w:tcPr>
            <w:tcW w:w="1843" w:type="dxa"/>
            <w:tcBorders>
              <w:top w:val="single" w:sz="12" w:space="0" w:color="auto"/>
              <w:bottom w:val="single" w:sz="12" w:space="0" w:color="auto"/>
            </w:tcBorders>
          </w:tcPr>
          <w:p w14:paraId="74EA02F3" w14:textId="77777777" w:rsidR="00DC6616" w:rsidRPr="00EA2CED" w:rsidRDefault="00DC6616" w:rsidP="00EA2CED">
            <w:pPr>
              <w:ind w:firstLine="0"/>
              <w:rPr>
                <w:b/>
                <w:bCs/>
              </w:rPr>
            </w:pPr>
            <w:r>
              <w:rPr>
                <w:b/>
                <w:bCs/>
              </w:rPr>
              <w:t>M (SD)</w:t>
            </w:r>
          </w:p>
        </w:tc>
        <w:tc>
          <w:tcPr>
            <w:tcW w:w="709" w:type="dxa"/>
            <w:tcBorders>
              <w:bottom w:val="single" w:sz="12" w:space="0" w:color="auto"/>
            </w:tcBorders>
          </w:tcPr>
          <w:p w14:paraId="5080248E" w14:textId="77777777" w:rsidR="00DC6616" w:rsidRPr="00EA2CED" w:rsidRDefault="00DC6616" w:rsidP="00EA2CED">
            <w:pPr>
              <w:ind w:firstLine="0"/>
              <w:rPr>
                <w:b/>
                <w:bCs/>
              </w:rPr>
            </w:pPr>
            <w:r>
              <w:rPr>
                <w:b/>
                <w:bCs/>
              </w:rPr>
              <w:t>t(9)</w:t>
            </w:r>
          </w:p>
        </w:tc>
        <w:tc>
          <w:tcPr>
            <w:tcW w:w="992" w:type="dxa"/>
            <w:tcBorders>
              <w:bottom w:val="single" w:sz="12" w:space="0" w:color="auto"/>
            </w:tcBorders>
          </w:tcPr>
          <w:p w14:paraId="5F073439" w14:textId="77777777" w:rsidR="00DC6616" w:rsidRPr="00EA2CED" w:rsidRDefault="00DC6616" w:rsidP="00EA2CED">
            <w:pPr>
              <w:ind w:firstLine="0"/>
              <w:rPr>
                <w:b/>
                <w:bCs/>
              </w:rPr>
            </w:pPr>
            <w:r>
              <w:rPr>
                <w:b/>
                <w:bCs/>
              </w:rPr>
              <w:t>p</w:t>
            </w:r>
          </w:p>
        </w:tc>
        <w:tc>
          <w:tcPr>
            <w:tcW w:w="1417" w:type="dxa"/>
            <w:tcBorders>
              <w:bottom w:val="single" w:sz="12" w:space="0" w:color="auto"/>
            </w:tcBorders>
          </w:tcPr>
          <w:p w14:paraId="326B6A57" w14:textId="77777777" w:rsidR="00DC6616" w:rsidRPr="00EA2CED" w:rsidRDefault="00DC6616" w:rsidP="00EA2CED">
            <w:pPr>
              <w:ind w:firstLine="0"/>
              <w:rPr>
                <w:b/>
                <w:bCs/>
              </w:rPr>
            </w:pPr>
            <w:r>
              <w:rPr>
                <w:b/>
                <w:bCs/>
              </w:rPr>
              <w:t>CI</w:t>
            </w:r>
          </w:p>
        </w:tc>
        <w:tc>
          <w:tcPr>
            <w:tcW w:w="709" w:type="dxa"/>
            <w:tcBorders>
              <w:bottom w:val="single" w:sz="12" w:space="0" w:color="auto"/>
            </w:tcBorders>
          </w:tcPr>
          <w:p w14:paraId="5DDB5A34" w14:textId="77777777" w:rsidR="00DC6616" w:rsidRPr="00EA2CED" w:rsidRDefault="00DC6616" w:rsidP="00EA2CED">
            <w:pPr>
              <w:ind w:firstLine="0"/>
              <w:rPr>
                <w:b/>
                <w:bCs/>
              </w:rPr>
            </w:pPr>
            <w:r>
              <w:rPr>
                <w:b/>
                <w:bCs/>
              </w:rPr>
              <w:t>d</w:t>
            </w:r>
          </w:p>
        </w:tc>
      </w:tr>
      <w:tr w:rsidR="00DC6616" w14:paraId="18F6486A" w14:textId="77777777" w:rsidTr="00EE3C0C">
        <w:trPr>
          <w:trHeight w:val="313"/>
        </w:trPr>
        <w:tc>
          <w:tcPr>
            <w:tcW w:w="10065" w:type="dxa"/>
            <w:gridSpan w:val="8"/>
            <w:tcBorders>
              <w:top w:val="single" w:sz="12" w:space="0" w:color="auto"/>
            </w:tcBorders>
          </w:tcPr>
          <w:p w14:paraId="4DC851C8" w14:textId="77777777" w:rsidR="00DC6616" w:rsidRDefault="00DC6616" w:rsidP="00EA2CED">
            <w:pPr>
              <w:ind w:firstLine="0"/>
            </w:pPr>
            <w:r>
              <w:rPr>
                <w:b/>
                <w:bCs/>
              </w:rPr>
              <w:t>Reaching</w:t>
            </w:r>
          </w:p>
        </w:tc>
      </w:tr>
      <w:tr w:rsidR="00DC6616" w14:paraId="5FEFCA42" w14:textId="77777777" w:rsidTr="00EE3C0C">
        <w:trPr>
          <w:trHeight w:val="490"/>
        </w:trPr>
        <w:tc>
          <w:tcPr>
            <w:tcW w:w="284" w:type="dxa"/>
            <w:vMerge w:val="restart"/>
            <w:tcBorders>
              <w:bottom w:val="single" w:sz="12" w:space="0" w:color="auto"/>
            </w:tcBorders>
          </w:tcPr>
          <w:p w14:paraId="3B44CD6B" w14:textId="77777777" w:rsidR="00DC6616" w:rsidRPr="00EA2CED" w:rsidRDefault="00DC6616" w:rsidP="00EA2CED">
            <w:pPr>
              <w:ind w:firstLine="0"/>
              <w:rPr>
                <w:b/>
                <w:bCs/>
              </w:rPr>
            </w:pPr>
          </w:p>
        </w:tc>
        <w:tc>
          <w:tcPr>
            <w:tcW w:w="2268" w:type="dxa"/>
          </w:tcPr>
          <w:p w14:paraId="59896394" w14:textId="77777777" w:rsidR="00DC6616" w:rsidRPr="00EA2CED" w:rsidRDefault="00DC6616" w:rsidP="00EA2CED">
            <w:pPr>
              <w:ind w:firstLine="0"/>
              <w:rPr>
                <w:b/>
                <w:bCs/>
              </w:rPr>
            </w:pPr>
            <w:r w:rsidRPr="00EA2CED">
              <w:rPr>
                <w:b/>
                <w:bCs/>
              </w:rPr>
              <w:t>Reach area</w:t>
            </w:r>
          </w:p>
        </w:tc>
        <w:tc>
          <w:tcPr>
            <w:tcW w:w="1843" w:type="dxa"/>
          </w:tcPr>
          <w:p w14:paraId="06BDF937" w14:textId="77777777" w:rsidR="00DC6616" w:rsidRDefault="00DC6616" w:rsidP="00EA2CED">
            <w:pPr>
              <w:ind w:firstLine="0"/>
            </w:pPr>
            <w:r>
              <w:t>2.80 (0.47)</w:t>
            </w:r>
          </w:p>
        </w:tc>
        <w:tc>
          <w:tcPr>
            <w:tcW w:w="1843" w:type="dxa"/>
          </w:tcPr>
          <w:p w14:paraId="410E5B4B" w14:textId="77777777" w:rsidR="00DC6616" w:rsidRDefault="00DC6616" w:rsidP="00EA2CED">
            <w:pPr>
              <w:ind w:firstLine="0"/>
            </w:pPr>
            <w:r>
              <w:t>2.70 (0.50)</w:t>
            </w:r>
          </w:p>
        </w:tc>
        <w:tc>
          <w:tcPr>
            <w:tcW w:w="709" w:type="dxa"/>
          </w:tcPr>
          <w:p w14:paraId="5ED11B72" w14:textId="77777777" w:rsidR="00DC6616" w:rsidRDefault="00DC6616" w:rsidP="00EA2CED">
            <w:pPr>
              <w:ind w:firstLine="0"/>
            </w:pPr>
            <w:r>
              <w:t>2.16</w:t>
            </w:r>
          </w:p>
        </w:tc>
        <w:tc>
          <w:tcPr>
            <w:tcW w:w="992" w:type="dxa"/>
          </w:tcPr>
          <w:p w14:paraId="1716BE08" w14:textId="77777777" w:rsidR="00DC6616" w:rsidRDefault="00DC6616" w:rsidP="00EA2CED">
            <w:pPr>
              <w:ind w:firstLine="0"/>
            </w:pPr>
            <w:r>
              <w:t>0.169</w:t>
            </w:r>
          </w:p>
        </w:tc>
        <w:tc>
          <w:tcPr>
            <w:tcW w:w="1417" w:type="dxa"/>
          </w:tcPr>
          <w:p w14:paraId="5E84F5AC" w14:textId="77777777" w:rsidR="00DC6616" w:rsidRDefault="00DC6616" w:rsidP="00EA2CED">
            <w:pPr>
              <w:ind w:firstLine="0"/>
            </w:pPr>
            <w:r>
              <w:t>0, 0.20</w:t>
            </w:r>
          </w:p>
        </w:tc>
        <w:tc>
          <w:tcPr>
            <w:tcW w:w="709" w:type="dxa"/>
          </w:tcPr>
          <w:p w14:paraId="2DD1AD3D" w14:textId="77777777" w:rsidR="00DC6616" w:rsidRDefault="00DC6616" w:rsidP="00EA2CED">
            <w:pPr>
              <w:ind w:firstLine="0"/>
            </w:pPr>
            <w:r>
              <w:t>0.69</w:t>
            </w:r>
          </w:p>
        </w:tc>
      </w:tr>
      <w:tr w:rsidR="00DC6616" w14:paraId="1AEC86DC" w14:textId="77777777" w:rsidTr="00EE3C0C">
        <w:trPr>
          <w:trHeight w:val="490"/>
        </w:trPr>
        <w:tc>
          <w:tcPr>
            <w:tcW w:w="284" w:type="dxa"/>
            <w:vMerge/>
            <w:tcBorders>
              <w:top w:val="single" w:sz="12" w:space="0" w:color="auto"/>
              <w:bottom w:val="single" w:sz="12" w:space="0" w:color="auto"/>
            </w:tcBorders>
          </w:tcPr>
          <w:p w14:paraId="0D2F42A9" w14:textId="77777777" w:rsidR="00DC6616" w:rsidRPr="00EA2CED" w:rsidRDefault="00DC6616" w:rsidP="00EA2CED">
            <w:pPr>
              <w:ind w:firstLine="0"/>
              <w:rPr>
                <w:b/>
                <w:bCs/>
              </w:rPr>
            </w:pPr>
          </w:p>
        </w:tc>
        <w:tc>
          <w:tcPr>
            <w:tcW w:w="2268" w:type="dxa"/>
          </w:tcPr>
          <w:p w14:paraId="691D0A75" w14:textId="77777777" w:rsidR="00DC6616" w:rsidRPr="00EA2CED" w:rsidRDefault="00DC6616" w:rsidP="00EA2CED">
            <w:pPr>
              <w:ind w:firstLine="0"/>
              <w:rPr>
                <w:b/>
                <w:bCs/>
              </w:rPr>
            </w:pPr>
            <w:r w:rsidRPr="00EA2CED">
              <w:rPr>
                <w:b/>
                <w:bCs/>
              </w:rPr>
              <w:t>Traveled distance</w:t>
            </w:r>
          </w:p>
        </w:tc>
        <w:tc>
          <w:tcPr>
            <w:tcW w:w="1843" w:type="dxa"/>
          </w:tcPr>
          <w:p w14:paraId="1A272C22" w14:textId="77777777" w:rsidR="00DC6616" w:rsidRDefault="00DC6616" w:rsidP="00EA2CED">
            <w:pPr>
              <w:ind w:firstLine="0"/>
            </w:pPr>
            <w:r>
              <w:t>40.88 (1.49)</w:t>
            </w:r>
          </w:p>
        </w:tc>
        <w:tc>
          <w:tcPr>
            <w:tcW w:w="1843" w:type="dxa"/>
          </w:tcPr>
          <w:p w14:paraId="6BD4D0F7" w14:textId="77777777" w:rsidR="00DC6616" w:rsidRDefault="00DC6616" w:rsidP="00EA2CED">
            <w:pPr>
              <w:ind w:firstLine="0"/>
            </w:pPr>
            <w:r>
              <w:t>41.06 (1.59)</w:t>
            </w:r>
          </w:p>
        </w:tc>
        <w:tc>
          <w:tcPr>
            <w:tcW w:w="709" w:type="dxa"/>
          </w:tcPr>
          <w:p w14:paraId="5E6191E8" w14:textId="77777777" w:rsidR="00DC6616" w:rsidRDefault="00DC6616" w:rsidP="00EA2CED">
            <w:pPr>
              <w:ind w:firstLine="0"/>
            </w:pPr>
          </w:p>
        </w:tc>
        <w:tc>
          <w:tcPr>
            <w:tcW w:w="992" w:type="dxa"/>
          </w:tcPr>
          <w:p w14:paraId="60276CFC" w14:textId="77777777" w:rsidR="00DC6616" w:rsidRDefault="00DC6616" w:rsidP="00EA2CED">
            <w:pPr>
              <w:ind w:firstLine="0"/>
            </w:pPr>
            <w:r>
              <w:t>0.694</w:t>
            </w:r>
          </w:p>
        </w:tc>
        <w:tc>
          <w:tcPr>
            <w:tcW w:w="1417" w:type="dxa"/>
          </w:tcPr>
          <w:p w14:paraId="638CFB7A" w14:textId="77777777" w:rsidR="00DC6616" w:rsidRDefault="00DC6616" w:rsidP="00EA2CED">
            <w:pPr>
              <w:ind w:firstLine="0"/>
            </w:pPr>
            <w:r>
              <w:t>-0.51, 0.17</w:t>
            </w:r>
          </w:p>
        </w:tc>
        <w:tc>
          <w:tcPr>
            <w:tcW w:w="709" w:type="dxa"/>
          </w:tcPr>
          <w:p w14:paraId="329861CB" w14:textId="77777777" w:rsidR="00DC6616" w:rsidRDefault="00DC6616" w:rsidP="00EA2CED">
            <w:pPr>
              <w:ind w:firstLine="0"/>
            </w:pPr>
            <w:r>
              <w:t>0.30</w:t>
            </w:r>
          </w:p>
        </w:tc>
      </w:tr>
      <w:tr w:rsidR="00DC6616" w14:paraId="752E12A2" w14:textId="77777777" w:rsidTr="00EE3C0C">
        <w:trPr>
          <w:trHeight w:val="490"/>
        </w:trPr>
        <w:tc>
          <w:tcPr>
            <w:tcW w:w="284" w:type="dxa"/>
            <w:vMerge/>
            <w:tcBorders>
              <w:top w:val="single" w:sz="12" w:space="0" w:color="auto"/>
              <w:bottom w:val="single" w:sz="12" w:space="0" w:color="auto"/>
            </w:tcBorders>
          </w:tcPr>
          <w:p w14:paraId="7EFE5ECA" w14:textId="77777777" w:rsidR="00DC6616" w:rsidRPr="00EA2CED" w:rsidRDefault="00DC6616" w:rsidP="00EA2CED">
            <w:pPr>
              <w:ind w:firstLine="0"/>
              <w:rPr>
                <w:b/>
                <w:bCs/>
              </w:rPr>
            </w:pPr>
          </w:p>
        </w:tc>
        <w:tc>
          <w:tcPr>
            <w:tcW w:w="2268" w:type="dxa"/>
          </w:tcPr>
          <w:p w14:paraId="7F876669" w14:textId="77777777" w:rsidR="00DC6616" w:rsidRPr="00EA2CED" w:rsidRDefault="00DC6616" w:rsidP="00EA2CED">
            <w:pPr>
              <w:ind w:firstLine="0"/>
              <w:rPr>
                <w:b/>
                <w:bCs/>
              </w:rPr>
            </w:pPr>
            <w:r w:rsidRPr="00EA2CED">
              <w:rPr>
                <w:b/>
                <w:bCs/>
              </w:rPr>
              <w:t>Reaction time</w:t>
            </w:r>
          </w:p>
        </w:tc>
        <w:tc>
          <w:tcPr>
            <w:tcW w:w="1843" w:type="dxa"/>
          </w:tcPr>
          <w:p w14:paraId="0870D43E" w14:textId="77777777" w:rsidR="00DC6616" w:rsidRDefault="00DC6616" w:rsidP="00EA2CED">
            <w:pPr>
              <w:ind w:firstLine="0"/>
            </w:pPr>
            <w:r>
              <w:t>433.96 (125.26)</w:t>
            </w:r>
          </w:p>
        </w:tc>
        <w:tc>
          <w:tcPr>
            <w:tcW w:w="1843" w:type="dxa"/>
          </w:tcPr>
          <w:p w14:paraId="6B8AF901" w14:textId="77777777" w:rsidR="00DC6616" w:rsidRDefault="00DC6616" w:rsidP="00EA2CED">
            <w:pPr>
              <w:ind w:firstLine="0"/>
            </w:pPr>
            <w:r>
              <w:t>441.88 (125.81)</w:t>
            </w:r>
          </w:p>
        </w:tc>
        <w:tc>
          <w:tcPr>
            <w:tcW w:w="709" w:type="dxa"/>
          </w:tcPr>
          <w:p w14:paraId="4D7F9B31" w14:textId="77777777" w:rsidR="00DC6616" w:rsidRDefault="00DC6616" w:rsidP="00EA2CED">
            <w:pPr>
              <w:ind w:firstLine="0"/>
            </w:pPr>
            <w:r>
              <w:t>2.07</w:t>
            </w:r>
          </w:p>
        </w:tc>
        <w:tc>
          <w:tcPr>
            <w:tcW w:w="992" w:type="dxa"/>
          </w:tcPr>
          <w:p w14:paraId="33717C25" w14:textId="77777777" w:rsidR="00DC6616" w:rsidRDefault="00DC6616" w:rsidP="00EA2CED">
            <w:pPr>
              <w:ind w:firstLine="0"/>
            </w:pPr>
            <w:r>
              <w:t>0.169</w:t>
            </w:r>
          </w:p>
        </w:tc>
        <w:tc>
          <w:tcPr>
            <w:tcW w:w="1417" w:type="dxa"/>
          </w:tcPr>
          <w:p w14:paraId="23B46D03" w14:textId="77777777" w:rsidR="00DC6616" w:rsidRDefault="00DC6616" w:rsidP="00EA2CED">
            <w:pPr>
              <w:ind w:firstLine="0"/>
            </w:pPr>
            <w:r>
              <w:t>-16.55, 0.71</w:t>
            </w:r>
          </w:p>
        </w:tc>
        <w:tc>
          <w:tcPr>
            <w:tcW w:w="709" w:type="dxa"/>
          </w:tcPr>
          <w:p w14:paraId="5BC6D033" w14:textId="77777777" w:rsidR="00DC6616" w:rsidRDefault="00DC6616" w:rsidP="00EA2CED">
            <w:pPr>
              <w:ind w:firstLine="0"/>
            </w:pPr>
            <w:r>
              <w:t>0.66</w:t>
            </w:r>
          </w:p>
        </w:tc>
      </w:tr>
      <w:tr w:rsidR="00DC6616" w14:paraId="2DAEA853" w14:textId="77777777" w:rsidTr="00EE3C0C">
        <w:trPr>
          <w:trHeight w:val="490"/>
        </w:trPr>
        <w:tc>
          <w:tcPr>
            <w:tcW w:w="284" w:type="dxa"/>
            <w:vMerge/>
            <w:tcBorders>
              <w:top w:val="single" w:sz="12" w:space="0" w:color="auto"/>
              <w:bottom w:val="single" w:sz="12" w:space="0" w:color="auto"/>
            </w:tcBorders>
          </w:tcPr>
          <w:p w14:paraId="038DD674" w14:textId="77777777" w:rsidR="00DC6616" w:rsidRPr="00EA2CED" w:rsidRDefault="00DC6616" w:rsidP="00EA2CED">
            <w:pPr>
              <w:ind w:firstLine="0"/>
              <w:rPr>
                <w:b/>
                <w:bCs/>
              </w:rPr>
            </w:pPr>
          </w:p>
        </w:tc>
        <w:tc>
          <w:tcPr>
            <w:tcW w:w="2268" w:type="dxa"/>
          </w:tcPr>
          <w:p w14:paraId="7368CE85" w14:textId="403A210D" w:rsidR="00DC6616" w:rsidRPr="00EA2CED" w:rsidRDefault="00DC6616" w:rsidP="00EA2CED">
            <w:pPr>
              <w:ind w:firstLine="0"/>
              <w:rPr>
                <w:b/>
                <w:bCs/>
              </w:rPr>
            </w:pPr>
            <w:r w:rsidRPr="00EA2CED">
              <w:rPr>
                <w:b/>
                <w:bCs/>
              </w:rPr>
              <w:t xml:space="preserve">Movement </w:t>
            </w:r>
            <w:r w:rsidR="00D03187">
              <w:rPr>
                <w:b/>
                <w:bCs/>
              </w:rPr>
              <w:t>duration</w:t>
            </w:r>
          </w:p>
        </w:tc>
        <w:tc>
          <w:tcPr>
            <w:tcW w:w="1843" w:type="dxa"/>
          </w:tcPr>
          <w:p w14:paraId="16C7AEDE" w14:textId="77777777" w:rsidR="00DC6616" w:rsidRDefault="00DC6616" w:rsidP="00EA2CED">
            <w:pPr>
              <w:ind w:firstLine="0"/>
            </w:pPr>
            <w:r>
              <w:t>558.15 (80.72)</w:t>
            </w:r>
          </w:p>
        </w:tc>
        <w:tc>
          <w:tcPr>
            <w:tcW w:w="1843" w:type="dxa"/>
          </w:tcPr>
          <w:p w14:paraId="058C3984" w14:textId="77777777" w:rsidR="00DC6616" w:rsidRDefault="00DC6616" w:rsidP="00EA2CED">
            <w:pPr>
              <w:ind w:firstLine="0"/>
            </w:pPr>
            <w:r>
              <w:t>557.91 (81.61)</w:t>
            </w:r>
          </w:p>
        </w:tc>
        <w:tc>
          <w:tcPr>
            <w:tcW w:w="709" w:type="dxa"/>
          </w:tcPr>
          <w:p w14:paraId="6F873FA3" w14:textId="77777777" w:rsidR="00DC6616" w:rsidRDefault="00DC6616" w:rsidP="00EA2CED">
            <w:pPr>
              <w:ind w:firstLine="0"/>
            </w:pPr>
          </w:p>
        </w:tc>
        <w:tc>
          <w:tcPr>
            <w:tcW w:w="992" w:type="dxa"/>
          </w:tcPr>
          <w:p w14:paraId="32A14361" w14:textId="77777777" w:rsidR="00DC6616" w:rsidRDefault="00DC6616" w:rsidP="00EA2CED">
            <w:pPr>
              <w:ind w:firstLine="0"/>
            </w:pPr>
            <w:r>
              <w:t>0.896</w:t>
            </w:r>
          </w:p>
        </w:tc>
        <w:tc>
          <w:tcPr>
            <w:tcW w:w="1417" w:type="dxa"/>
          </w:tcPr>
          <w:p w14:paraId="6FA2C11E" w14:textId="77777777" w:rsidR="00DC6616" w:rsidRDefault="00DC6616" w:rsidP="00EA2CED">
            <w:pPr>
              <w:ind w:firstLine="0"/>
            </w:pPr>
            <w:r>
              <w:t>-5.96, 5.60</w:t>
            </w:r>
          </w:p>
        </w:tc>
        <w:tc>
          <w:tcPr>
            <w:tcW w:w="709" w:type="dxa"/>
          </w:tcPr>
          <w:p w14:paraId="51D796C8" w14:textId="77777777" w:rsidR="00DC6616" w:rsidRDefault="00DC6616" w:rsidP="00EA2CED">
            <w:pPr>
              <w:ind w:firstLine="0"/>
            </w:pPr>
            <w:r>
              <w:t>0.02</w:t>
            </w:r>
          </w:p>
        </w:tc>
      </w:tr>
      <w:tr w:rsidR="00DC6616" w14:paraId="7D715023" w14:textId="77777777" w:rsidTr="00EE3C0C">
        <w:trPr>
          <w:trHeight w:val="490"/>
        </w:trPr>
        <w:tc>
          <w:tcPr>
            <w:tcW w:w="284" w:type="dxa"/>
            <w:vMerge/>
            <w:tcBorders>
              <w:top w:val="single" w:sz="12" w:space="0" w:color="auto"/>
              <w:bottom w:val="single" w:sz="12" w:space="0" w:color="auto"/>
            </w:tcBorders>
          </w:tcPr>
          <w:p w14:paraId="2A3BF10D" w14:textId="77777777" w:rsidR="00DC6616" w:rsidRPr="00EA2CED" w:rsidRDefault="00DC6616" w:rsidP="00EA2CED">
            <w:pPr>
              <w:ind w:firstLine="0"/>
              <w:rPr>
                <w:b/>
                <w:bCs/>
              </w:rPr>
            </w:pPr>
          </w:p>
        </w:tc>
        <w:tc>
          <w:tcPr>
            <w:tcW w:w="2268" w:type="dxa"/>
            <w:tcBorders>
              <w:bottom w:val="single" w:sz="12" w:space="0" w:color="auto"/>
            </w:tcBorders>
          </w:tcPr>
          <w:p w14:paraId="589B59B6" w14:textId="77777777" w:rsidR="00DC6616" w:rsidRPr="00EA2CED" w:rsidRDefault="00DC6616" w:rsidP="00EA2CED">
            <w:pPr>
              <w:ind w:firstLine="0"/>
              <w:rPr>
                <w:b/>
                <w:bCs/>
              </w:rPr>
            </w:pPr>
            <w:r w:rsidRPr="00EA2CED">
              <w:rPr>
                <w:b/>
                <w:bCs/>
              </w:rPr>
              <w:t>COM</w:t>
            </w:r>
          </w:p>
        </w:tc>
        <w:tc>
          <w:tcPr>
            <w:tcW w:w="1843" w:type="dxa"/>
            <w:tcBorders>
              <w:bottom w:val="single" w:sz="12" w:space="0" w:color="auto"/>
            </w:tcBorders>
          </w:tcPr>
          <w:p w14:paraId="5ACD7AB9" w14:textId="77777777" w:rsidR="00DC6616" w:rsidRDefault="00DC6616" w:rsidP="00EA2CED">
            <w:pPr>
              <w:ind w:firstLine="0"/>
            </w:pPr>
            <w:r>
              <w:t>0.21 (0.06)</w:t>
            </w:r>
          </w:p>
        </w:tc>
        <w:tc>
          <w:tcPr>
            <w:tcW w:w="1843" w:type="dxa"/>
            <w:tcBorders>
              <w:bottom w:val="single" w:sz="12" w:space="0" w:color="auto"/>
            </w:tcBorders>
          </w:tcPr>
          <w:p w14:paraId="17EA02B8" w14:textId="77777777" w:rsidR="00DC6616" w:rsidRDefault="00DC6616" w:rsidP="00EA2CED">
            <w:pPr>
              <w:ind w:firstLine="0"/>
            </w:pPr>
            <w:r>
              <w:t>0.20 (0.08)</w:t>
            </w:r>
          </w:p>
        </w:tc>
        <w:tc>
          <w:tcPr>
            <w:tcW w:w="709" w:type="dxa"/>
            <w:tcBorders>
              <w:bottom w:val="single" w:sz="12" w:space="0" w:color="auto"/>
            </w:tcBorders>
          </w:tcPr>
          <w:p w14:paraId="07771BD2" w14:textId="77777777" w:rsidR="00DC6616" w:rsidRDefault="00DC6616" w:rsidP="00EA2CED">
            <w:pPr>
              <w:ind w:firstLine="0"/>
            </w:pPr>
            <w:r>
              <w:t>0.30</w:t>
            </w:r>
          </w:p>
        </w:tc>
        <w:tc>
          <w:tcPr>
            <w:tcW w:w="992" w:type="dxa"/>
            <w:tcBorders>
              <w:bottom w:val="single" w:sz="12" w:space="0" w:color="auto"/>
            </w:tcBorders>
          </w:tcPr>
          <w:p w14:paraId="7F730BFF" w14:textId="77777777" w:rsidR="00DC6616" w:rsidRDefault="00DC6616" w:rsidP="00EA2CED">
            <w:pPr>
              <w:ind w:firstLine="0"/>
            </w:pPr>
            <w:r>
              <w:t>0.896</w:t>
            </w:r>
          </w:p>
        </w:tc>
        <w:tc>
          <w:tcPr>
            <w:tcW w:w="1417" w:type="dxa"/>
            <w:tcBorders>
              <w:bottom w:val="single" w:sz="12" w:space="0" w:color="auto"/>
            </w:tcBorders>
          </w:tcPr>
          <w:p w14:paraId="7BA02520" w14:textId="77777777" w:rsidR="00DC6616" w:rsidRDefault="00DC6616" w:rsidP="00EA2CED">
            <w:pPr>
              <w:ind w:firstLine="0"/>
            </w:pPr>
            <w:r>
              <w:t>-0.03, 0.04</w:t>
            </w:r>
          </w:p>
        </w:tc>
        <w:tc>
          <w:tcPr>
            <w:tcW w:w="709" w:type="dxa"/>
            <w:tcBorders>
              <w:bottom w:val="single" w:sz="12" w:space="0" w:color="auto"/>
            </w:tcBorders>
          </w:tcPr>
          <w:p w14:paraId="49BD479E" w14:textId="77777777" w:rsidR="00DC6616" w:rsidRDefault="00DC6616" w:rsidP="00EA2CED">
            <w:pPr>
              <w:ind w:firstLine="0"/>
            </w:pPr>
            <w:r>
              <w:t>0.10</w:t>
            </w:r>
          </w:p>
        </w:tc>
      </w:tr>
      <w:tr w:rsidR="00DC6616" w14:paraId="7A5492FA" w14:textId="77777777" w:rsidTr="00EE3C0C">
        <w:trPr>
          <w:trHeight w:val="490"/>
        </w:trPr>
        <w:tc>
          <w:tcPr>
            <w:tcW w:w="10065" w:type="dxa"/>
            <w:gridSpan w:val="8"/>
            <w:tcBorders>
              <w:top w:val="single" w:sz="12" w:space="0" w:color="auto"/>
            </w:tcBorders>
          </w:tcPr>
          <w:p w14:paraId="7F1C4373" w14:textId="4D9899CF" w:rsidR="00DC6616" w:rsidRDefault="00DC6616" w:rsidP="00EA2CED">
            <w:pPr>
              <w:spacing w:line="240" w:lineRule="auto"/>
              <w:ind w:firstLine="0"/>
            </w:pPr>
            <w:r w:rsidRPr="00EA2CED">
              <w:rPr>
                <w:i/>
                <w:iCs/>
                <w:sz w:val="22"/>
                <w:szCs w:val="22"/>
              </w:rPr>
              <w:lastRenderedPageBreak/>
              <w:t xml:space="preserve">Note. </w:t>
            </w:r>
            <w:r w:rsidRPr="00EA2CED">
              <w:rPr>
                <w:sz w:val="22"/>
                <w:szCs w:val="22"/>
              </w:rPr>
              <w:t>t</w:t>
            </w:r>
            <w:r>
              <w:rPr>
                <w:sz w:val="22"/>
                <w:szCs w:val="22"/>
              </w:rPr>
              <w:t>(df)</w:t>
            </w:r>
            <w:r w:rsidRPr="00EA2CED">
              <w:rPr>
                <w:sz w:val="22"/>
                <w:szCs w:val="22"/>
              </w:rPr>
              <w:t xml:space="preserve"> = </w:t>
            </w:r>
            <w:r w:rsidR="00F80191" w:rsidRPr="00EA2CED">
              <w:rPr>
                <w:sz w:val="22"/>
                <w:szCs w:val="22"/>
              </w:rPr>
              <w:t xml:space="preserve">t-test score, </w:t>
            </w:r>
            <w:r w:rsidR="00F80191">
              <w:rPr>
                <w:sz w:val="22"/>
                <w:szCs w:val="22"/>
              </w:rPr>
              <w:t xml:space="preserve">only for variables whose residuals distributed normally. </w:t>
            </w:r>
            <w:del w:id="88" w:author="Liad Mudrik" w:date="2022-09-15T15:44:00Z">
              <w:r w:rsidRPr="00EA2CED" w:rsidDel="002D5D25">
                <w:rPr>
                  <w:sz w:val="22"/>
                  <w:szCs w:val="22"/>
                </w:rPr>
                <w:delText xml:space="preserve">degrees </w:delText>
              </w:r>
            </w:del>
            <w:ins w:id="89" w:author="Liad Mudrik" w:date="2022-09-15T15:44:00Z">
              <w:r w:rsidR="002D5D25">
                <w:rPr>
                  <w:sz w:val="22"/>
                  <w:szCs w:val="22"/>
                </w:rPr>
                <w:t>D</w:t>
              </w:r>
              <w:r w:rsidR="002D5D25" w:rsidRPr="00EA2CED">
                <w:rPr>
                  <w:sz w:val="22"/>
                  <w:szCs w:val="22"/>
                </w:rPr>
                <w:t xml:space="preserve">egrees </w:t>
              </w:r>
            </w:ins>
            <w:r w:rsidRPr="00EA2CED">
              <w:rPr>
                <w:sz w:val="22"/>
                <w:szCs w:val="22"/>
              </w:rPr>
              <w:t xml:space="preserve">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p>
        </w:tc>
      </w:tr>
    </w:tbl>
    <w:p w14:paraId="604FF448" w14:textId="77777777" w:rsidR="00961F77" w:rsidRDefault="00961F77" w:rsidP="004D5003">
      <w:pPr>
        <w:ind w:firstLine="0"/>
      </w:pPr>
    </w:p>
    <w:p w14:paraId="79292204" w14:textId="77777777" w:rsidR="00961F77" w:rsidRDefault="00961F77" w:rsidP="004D5003">
      <w:pPr>
        <w:ind w:firstLine="0"/>
      </w:pPr>
    </w:p>
    <w:p w14:paraId="5D8CD174" w14:textId="39095326" w:rsidR="005A4C44" w:rsidRPr="005A4C44" w:rsidRDefault="005A4C44" w:rsidP="005A4C44">
      <w:pPr>
        <w:ind w:firstLine="0"/>
      </w:pPr>
      <w:r w:rsidRPr="005A4C44">
        <w:rPr>
          <w:noProof/>
        </w:rPr>
        <w:drawing>
          <wp:inline distT="0" distB="0" distL="0" distR="0" wp14:anchorId="7D14BE4E" wp14:editId="5E3306E2">
            <wp:extent cx="5924550" cy="398078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734" t="2063" r="25073" b="9889"/>
                    <a:stretch/>
                  </pic:blipFill>
                  <pic:spPr bwMode="auto">
                    <a:xfrm>
                      <a:off x="0" y="0"/>
                      <a:ext cx="5933435" cy="3986752"/>
                    </a:xfrm>
                    <a:prstGeom prst="rect">
                      <a:avLst/>
                    </a:prstGeom>
                    <a:noFill/>
                    <a:ln>
                      <a:noFill/>
                    </a:ln>
                    <a:extLst>
                      <a:ext uri="{53640926-AAD7-44D8-BBD7-CCE9431645EC}">
                        <a14:shadowObscured xmlns:a14="http://schemas.microsoft.com/office/drawing/2010/main"/>
                      </a:ext>
                    </a:extLst>
                  </pic:spPr>
                </pic:pic>
              </a:graphicData>
            </a:graphic>
          </wp:inline>
        </w:drawing>
      </w:r>
    </w:p>
    <w:p w14:paraId="5E4481CF" w14:textId="1C34E0FB" w:rsidR="00106015" w:rsidRDefault="00A63387" w:rsidP="008D35B7">
      <w:pPr>
        <w:pStyle w:val="Caption"/>
      </w:pPr>
      <w:bookmarkStart w:id="90" w:name="_Ref113876063"/>
      <w:r>
        <w:t xml:space="preserve">Figure </w:t>
      </w:r>
      <w:fldSimple w:instr=" SEQ Figure \* ARABIC ">
        <w:r w:rsidR="007E2512">
          <w:rPr>
            <w:noProof/>
          </w:rPr>
          <w:t>3</w:t>
        </w:r>
      </w:fldSimple>
      <w:bookmarkEnd w:id="90"/>
      <w:r>
        <w:t xml:space="preserve">. </w:t>
      </w:r>
      <w:bookmarkStart w:id="91" w:name="_Hlk113876516"/>
      <w:r>
        <w:t xml:space="preserve">Results of Experiment 1. </w:t>
      </w:r>
      <w:r w:rsidR="008958F6">
        <w:t>(a)</w:t>
      </w:r>
      <w:r w:rsidR="002A611B">
        <w:t xml:space="preserve"> Reaching trajectories </w:t>
      </w:r>
      <w:r w:rsidR="008D35B7">
        <w:t xml:space="preserve">in trials where a </w:t>
      </w:r>
      <w:r w:rsidR="008076A6">
        <w:t>correct</w:t>
      </w:r>
      <w:r w:rsidR="00122F84">
        <w:t xml:space="preserve"> answer </w:t>
      </w:r>
      <w:r w:rsidR="0042632C">
        <w:t xml:space="preserve">was </w:t>
      </w:r>
      <w:r w:rsidR="008D35B7">
        <w:t>given by choosing the</w:t>
      </w:r>
      <w:r w:rsidR="002A611B">
        <w:t xml:space="preserve"> left and right targets, averaged across all participants.</w:t>
      </w:r>
      <w:r w:rsidR="00AD5211">
        <w:t xml:space="preserve"> Shaded areas are </w:t>
      </w:r>
      <w:r w:rsidR="0076787F">
        <w:t xml:space="preserve">the </w:t>
      </w:r>
      <w:r w:rsidR="00BF3C32">
        <w:t>standard error (</w:t>
      </w:r>
      <w:r w:rsidR="00AD5211">
        <w:t>SE</w:t>
      </w:r>
      <w:r w:rsidR="00BF3C32">
        <w:t>)</w:t>
      </w:r>
      <w:r w:rsidR="00AD5211">
        <w:t>.</w:t>
      </w:r>
      <w:r w:rsidR="002A611B">
        <w:t xml:space="preserve"> </w:t>
      </w:r>
      <w:r w:rsidR="00A664C3">
        <w:t>(b-</w:t>
      </w:r>
      <w:r w:rsidR="00D965AD">
        <w:t>e</w:t>
      </w:r>
      <w:r w:rsidR="00A664C3">
        <w:t xml:space="preserve">) </w:t>
      </w:r>
      <w:r w:rsidR="00045F12">
        <w:t xml:space="preserve">Dots </w:t>
      </w:r>
      <w:r w:rsidR="00353BE6">
        <w:t xml:space="preserve">are </w:t>
      </w:r>
      <w:r w:rsidR="00045F12">
        <w:t xml:space="preserve">single participant </w:t>
      </w:r>
      <w:r w:rsidR="00353BE6">
        <w:t xml:space="preserve">averages </w:t>
      </w:r>
      <w:r w:rsidR="00045F12">
        <w:t xml:space="preserve">while the red/blue horizontal lines </w:t>
      </w:r>
      <w:r w:rsidR="00353BE6">
        <w:t xml:space="preserve">are </w:t>
      </w:r>
      <w:r w:rsidR="00045F12">
        <w:t xml:space="preserve">the </w:t>
      </w:r>
      <w:r w:rsidR="00353BE6">
        <w:t xml:space="preserve">average of all </w:t>
      </w:r>
      <w:r w:rsidR="00045F12">
        <w:t>participants.</w:t>
      </w:r>
      <w:r w:rsidR="009A4D8B">
        <w:t xml:space="preserve"> Black error bars symbol the SE.</w:t>
      </w:r>
      <w:r w:rsidR="00296FEE">
        <w:t xml:space="preserve"> Full/dashed grey line</w:t>
      </w:r>
      <w:r w:rsidR="005F2BBE">
        <w:t>s</w:t>
      </w:r>
      <w:r w:rsidR="00296FEE">
        <w:t xml:space="preserve"> represent a numerical incline/decline</w:t>
      </w:r>
      <w:r w:rsidR="00B17727">
        <w:t xml:space="preserve"> (respectively)</w:t>
      </w:r>
      <w:r w:rsidR="00281898">
        <w:t xml:space="preserve"> between the congruent and incongruent conditions.</w:t>
      </w:r>
      <w:bookmarkEnd w:id="91"/>
    </w:p>
    <w:p w14:paraId="203F08D3" w14:textId="77777777" w:rsidR="00EF2201" w:rsidRPr="00EF2201" w:rsidRDefault="00EF2201" w:rsidP="00B83C9B">
      <w:pPr>
        <w:ind w:firstLine="0"/>
      </w:pPr>
    </w:p>
    <w:p w14:paraId="5C9A9952" w14:textId="2AEC4F86" w:rsidR="002057FC" w:rsidRDefault="002057FC" w:rsidP="006238E0">
      <w:pPr>
        <w:pStyle w:val="Heading3"/>
      </w:pPr>
      <w:bookmarkStart w:id="92" w:name="_Toc114137564"/>
      <w:r>
        <w:t>Discussion</w:t>
      </w:r>
      <w:bookmarkEnd w:id="92"/>
    </w:p>
    <w:p w14:paraId="4AEE0D15" w14:textId="12F2C4BA" w:rsidR="002E6192" w:rsidRDefault="00D908A0" w:rsidP="00B83C9B">
      <w:pPr>
        <w:ind w:firstLine="0"/>
      </w:pPr>
      <w:r>
        <w:t xml:space="preserve">Experiment 1 was </w:t>
      </w:r>
      <w:r w:rsidR="006F5721">
        <w:t xml:space="preserve">conducted to </w:t>
      </w:r>
      <w:r w:rsidR="008F6CE0">
        <w:t>establish an experimental environment capable of cap</w:t>
      </w:r>
      <w:r w:rsidR="00B56152">
        <w:t>t</w:t>
      </w:r>
      <w:r w:rsidR="008F6CE0">
        <w:t xml:space="preserve">uring </w:t>
      </w:r>
      <w:r w:rsidR="00673AEA">
        <w:t xml:space="preserve">unconscious </w:t>
      </w:r>
      <w:r w:rsidR="008F6CE0">
        <w:t>effect</w:t>
      </w:r>
      <w:r w:rsidR="00673AEA">
        <w:t>s</w:t>
      </w:r>
      <w:r w:rsidR="008F6CE0">
        <w:t xml:space="preserve"> with motion tracking. In contrast to </w:t>
      </w:r>
      <w:r w:rsidR="00333DEB">
        <w:t>my</w:t>
      </w:r>
      <w:r w:rsidR="008F6CE0">
        <w:t xml:space="preserve"> expectations, </w:t>
      </w:r>
      <w:r w:rsidR="00D22079">
        <w:t xml:space="preserve">a </w:t>
      </w:r>
      <w:r w:rsidR="00CE2020">
        <w:t xml:space="preserve">robust </w:t>
      </w:r>
      <w:r w:rsidR="00673AEA">
        <w:t xml:space="preserve">unconscious </w:t>
      </w:r>
      <w:r w:rsidR="008F6CE0">
        <w:t xml:space="preserve">effect </w:t>
      </w:r>
      <w:r w:rsidR="00CE2020">
        <w:t xml:space="preserve">was </w:t>
      </w:r>
      <w:r w:rsidR="00D22079">
        <w:t xml:space="preserve">not </w:t>
      </w:r>
      <w:r w:rsidR="008F6CE0">
        <w:t>found in any of the motion tracking measures</w:t>
      </w:r>
      <w:r w:rsidR="00CE2020">
        <w:t>, although trend</w:t>
      </w:r>
      <w:r w:rsidR="007D6CBE">
        <w:t>s</w:t>
      </w:r>
      <w:r w:rsidR="00CE2020">
        <w:t xml:space="preserve"> </w:t>
      </w:r>
      <w:r w:rsidR="007D6CBE">
        <w:t xml:space="preserve">were </w:t>
      </w:r>
      <w:r w:rsidR="00CE2020">
        <w:t xml:space="preserve">found </w:t>
      </w:r>
      <w:r w:rsidR="007D6CBE">
        <w:t xml:space="preserve">for </w:t>
      </w:r>
      <w:r w:rsidR="00CE2020">
        <w:t xml:space="preserve">some of them. </w:t>
      </w:r>
      <w:r w:rsidR="007D6CBE">
        <w:t>As</w:t>
      </w:r>
      <w:r w:rsidR="000D2A7B">
        <w:t xml:space="preserve"> </w:t>
      </w:r>
      <w:r w:rsidR="00E828D4">
        <w:t xml:space="preserve">the </w:t>
      </w:r>
      <w:r w:rsidR="00CA4735">
        <w:t xml:space="preserve">trend was most prominent in the reach area </w:t>
      </w:r>
      <w:r w:rsidR="00292BAC">
        <w:t>variable</w:t>
      </w:r>
      <w:r w:rsidR="006157BA">
        <w:t xml:space="preserve">, </w:t>
      </w:r>
      <w:r w:rsidR="00CA5D3E">
        <w:t>I</w:t>
      </w:r>
      <w:r w:rsidR="007D6CBE">
        <w:t xml:space="preserve"> reasoned that </w:t>
      </w:r>
      <w:r w:rsidR="00C92864">
        <w:t xml:space="preserve">it might be </w:t>
      </w:r>
      <w:r w:rsidR="008D07B1">
        <w:t xml:space="preserve">the optimal variable for probing unconscious </w:t>
      </w:r>
      <w:r w:rsidR="003B25EF">
        <w:t>processing</w:t>
      </w:r>
      <w:r w:rsidR="008F6040">
        <w:t xml:space="preserve">, and accordingly decided to focus on it in </w:t>
      </w:r>
      <w:r w:rsidR="008F6040">
        <w:lastRenderedPageBreak/>
        <w:t>subsequent experiments</w:t>
      </w:r>
      <w:r w:rsidR="008D07B1">
        <w:t xml:space="preserve">. </w:t>
      </w:r>
      <w:r w:rsidR="00AC6CB5">
        <w:t xml:space="preserve">Interestingly, although the movement </w:t>
      </w:r>
      <w:r w:rsidR="00E314FB">
        <w:t>duration</w:t>
      </w:r>
      <w:r w:rsidR="00DE3FB9">
        <w:t xml:space="preserve"> </w:t>
      </w:r>
      <w:r w:rsidR="00AC6CB5">
        <w:t xml:space="preserve">was similar </w:t>
      </w:r>
      <w:r w:rsidR="00DB4E1A">
        <w:t xml:space="preserve">in both </w:t>
      </w:r>
      <w:r w:rsidR="00AC6CB5">
        <w:t xml:space="preserve">conditions, there was a trend to </w:t>
      </w:r>
      <w:r w:rsidR="00C86209">
        <w:t xml:space="preserve">longer </w:t>
      </w:r>
      <w:r w:rsidR="00AC6CB5">
        <w:t xml:space="preserve">reaction times in the </w:t>
      </w:r>
      <w:r w:rsidR="00C86209">
        <w:t>in</w:t>
      </w:r>
      <w:r w:rsidR="00B21DF2">
        <w:t xml:space="preserve">congruent condition. </w:t>
      </w:r>
    </w:p>
    <w:p w14:paraId="1A5CB4EB" w14:textId="005AB56C" w:rsidR="007C40F4" w:rsidRDefault="007C40F4" w:rsidP="006238E0">
      <w:pPr>
        <w:pStyle w:val="NoSpacing"/>
        <w:bidi w:val="0"/>
      </w:pPr>
    </w:p>
    <w:p w14:paraId="05C06A55" w14:textId="1609DBC3" w:rsidR="00A95B10" w:rsidRDefault="008E682E" w:rsidP="006238E0">
      <w:pPr>
        <w:pStyle w:val="Heading2"/>
      </w:pPr>
      <w:bookmarkStart w:id="93" w:name="_Toc114137565"/>
      <w:r>
        <w:t xml:space="preserve">Pilot </w:t>
      </w:r>
      <w:r w:rsidR="00ED60E1">
        <w:t>Exp</w:t>
      </w:r>
      <w:r>
        <w:t>eriment</w:t>
      </w:r>
      <w:r w:rsidR="00ED60E1">
        <w:t xml:space="preserve"> 2</w:t>
      </w:r>
      <w:bookmarkEnd w:id="93"/>
    </w:p>
    <w:p w14:paraId="43984158" w14:textId="799B4A31" w:rsidR="00B01E98" w:rsidRDefault="00B01E98" w:rsidP="00CA1FE8">
      <w:pPr>
        <w:ind w:firstLine="0"/>
      </w:pPr>
      <w:r>
        <w:t xml:space="preserve">A possible </w:t>
      </w:r>
      <w:r w:rsidR="001D6512">
        <w:t xml:space="preserve">explanation </w:t>
      </w:r>
      <w:r>
        <w:t>for the null result</w:t>
      </w:r>
      <w:r w:rsidR="00CA1FE8">
        <w:t>s found in Experiment 1</w:t>
      </w:r>
      <w:r w:rsidR="000610E4">
        <w:t xml:space="preserve"> might pertain to the relatively long time</w:t>
      </w:r>
      <w:ins w:id="94" w:author="Chen Heller" w:date="2022-09-15T10:31:00Z">
        <w:r w:rsidR="00B35555">
          <w:t>-</w:t>
        </w:r>
      </w:ins>
      <w:del w:id="95" w:author="Chen Heller" w:date="2022-09-15T10:31:00Z">
        <w:r w:rsidR="000610E4" w:rsidDel="00B35555">
          <w:delText xml:space="preserve"> </w:delText>
        </w:r>
      </w:del>
      <w:r w:rsidR="000610E4">
        <w:t xml:space="preserve">window given for </w:t>
      </w:r>
      <w:del w:id="96" w:author="Chen Heller" w:date="2022-09-13T12:47:00Z">
        <w:r w:rsidR="000610E4" w:rsidDel="001D1446">
          <w:delText>a</w:delText>
        </w:r>
      </w:del>
      <w:r w:rsidR="000610E4">
        <w:t xml:space="preserve"> response. Under </w:t>
      </w:r>
      <w:r w:rsidR="001D1446">
        <w:t xml:space="preserve">that </w:t>
      </w:r>
      <w:r w:rsidR="000610E4">
        <w:t>condition</w:t>
      </w:r>
      <w:r w:rsidR="00EA32EB">
        <w:t>,</w:t>
      </w:r>
      <w:r w:rsidR="000610E4">
        <w:t xml:space="preserve"> participants could have reached a decision even before initiating their movements. To illustrate, let us assume that decision was made using some form of </w:t>
      </w:r>
      <w:r w:rsidR="001D6512">
        <w:t xml:space="preserve">evidence accumulation </w:t>
      </w:r>
      <w:r w:rsidR="00EA32EB">
        <w:t>(</w:t>
      </w:r>
      <w:r w:rsidR="00EA32EB">
        <w:fldChar w:fldCharType="begin"/>
      </w:r>
      <w:r w:rsidR="00EA32EB">
        <w:instrText xml:space="preserve"> ADDIN ZOTERO_ITEM CSL_CITATION {"citationID":"3et3USG6","properties":{"formattedCitation":"(Mattler &amp; Palmer, 2012)","plainCitation":"(Mattler &amp; Palmer, 2012)","dontUpdate":true,"noteIndex":0},"citationItems":[{"id":604,"uris":["http://zotero.org/users/8275165/items/G3KB3LBY"],"itemData":{"id":604,"type":"article-journal","abstract":"Unconscious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instrText>
      </w:r>
      <w:r w:rsidR="00EA32EB">
        <w:fldChar w:fldCharType="separate"/>
      </w:r>
      <w:r w:rsidR="00EA32EB" w:rsidRPr="00DF420B">
        <w:rPr>
          <w:rFonts w:ascii="Times New Roman" w:hAnsi="Times New Roman" w:cs="Times New Roman"/>
        </w:rPr>
        <w:t>Mattler &amp; Palmer</w:t>
      </w:r>
      <w:r w:rsidR="00EA32EB">
        <w:rPr>
          <w:rFonts w:ascii="Times New Roman" w:hAnsi="Times New Roman" w:cs="Times New Roman"/>
        </w:rPr>
        <w:t xml:space="preserve">, </w:t>
      </w:r>
      <w:r w:rsidR="00EA32EB" w:rsidRPr="00DF420B">
        <w:rPr>
          <w:rFonts w:ascii="Times New Roman" w:hAnsi="Times New Roman" w:cs="Times New Roman"/>
        </w:rPr>
        <w:t>2012)</w:t>
      </w:r>
      <w:r w:rsidR="00EA32EB">
        <w:fldChar w:fldCharType="end"/>
      </w:r>
      <w:r w:rsidR="00EA32EB">
        <w:t xml:space="preserve">. </w:t>
      </w:r>
      <w:r w:rsidR="00DC5E6B">
        <w:t>In evidence accumulation models</w:t>
      </w:r>
      <w:r w:rsidR="0047776D">
        <w:t>, the presentation of a stimul</w:t>
      </w:r>
      <w:r w:rsidR="002D19AE">
        <w:t>us</w:t>
      </w:r>
      <w:r w:rsidR="0047776D">
        <w:t xml:space="preserve"> </w:t>
      </w:r>
      <w:r w:rsidR="00184E5C">
        <w:t xml:space="preserve">is held to </w:t>
      </w:r>
      <w:r w:rsidR="00CA1FE8">
        <w:t xml:space="preserve">prompt </w:t>
      </w:r>
      <w:r w:rsidR="00C90608">
        <w:t xml:space="preserve">an </w:t>
      </w:r>
      <w:r w:rsidR="001D6512">
        <w:t>evidence accumulat</w:t>
      </w:r>
      <w:r w:rsidR="00F34BA1">
        <w:t>ion process</w:t>
      </w:r>
      <w:r w:rsidR="001D6512">
        <w:t xml:space="preserve"> </w:t>
      </w:r>
      <w:r w:rsidR="00CA1FE8">
        <w:t xml:space="preserve">until a </w:t>
      </w:r>
      <w:r w:rsidR="001D6512">
        <w:t xml:space="preserve">response </w:t>
      </w:r>
      <w:r w:rsidR="00F34BA1">
        <w:t xml:space="preserve">that </w:t>
      </w:r>
      <w:r w:rsidR="002D19AE">
        <w:t>correspond</w:t>
      </w:r>
      <w:r w:rsidR="00F34BA1">
        <w:t>s</w:t>
      </w:r>
      <w:r w:rsidR="002D19AE">
        <w:t xml:space="preserve"> to the </w:t>
      </w:r>
      <w:r w:rsidR="001D6512">
        <w:t>stimulus</w:t>
      </w:r>
      <w:r w:rsidR="00CA1FE8">
        <w:t xml:space="preserve"> is chosen</w:t>
      </w:r>
      <w:r w:rsidR="001D6512">
        <w:t xml:space="preserve">. </w:t>
      </w:r>
      <w:r w:rsidR="00956CA8">
        <w:t>E</w:t>
      </w:r>
      <w:r w:rsidR="001D6512">
        <w:t xml:space="preserve">vidence </w:t>
      </w:r>
      <w:r w:rsidR="00956CA8">
        <w:t xml:space="preserve">builds up </w:t>
      </w:r>
      <w:r w:rsidR="007F0E1E">
        <w:t>to</w:t>
      </w:r>
      <w:r w:rsidR="00956CA8">
        <w:t xml:space="preserve"> a</w:t>
      </w:r>
      <w:r w:rsidR="001D6512">
        <w:t xml:space="preserve"> threshold</w:t>
      </w:r>
      <w:r w:rsidR="00956CA8">
        <w:t xml:space="preserve">, </w:t>
      </w:r>
      <w:r w:rsidR="00EF0DD5">
        <w:t>and once it is reached</w:t>
      </w:r>
      <w:r w:rsidR="008F2801">
        <w:t>,</w:t>
      </w:r>
      <w:r w:rsidR="00EF0DD5">
        <w:t xml:space="preserve"> </w:t>
      </w:r>
      <w:r w:rsidR="00C43686">
        <w:t xml:space="preserve">a </w:t>
      </w:r>
      <w:r w:rsidR="001D6512">
        <w:t xml:space="preserve">decision is made. </w:t>
      </w:r>
      <w:r w:rsidR="00941782">
        <w:t xml:space="preserve">If an opposing stimulus is presented </w:t>
      </w:r>
      <w:r w:rsidR="00A51F1D">
        <w:t xml:space="preserve">before the threshold is reached, </w:t>
      </w:r>
      <w:r w:rsidR="001D6512">
        <w:t xml:space="preserve">evidence </w:t>
      </w:r>
      <w:r w:rsidR="00A51F1D">
        <w:t>starts to accumulate in the opposite direction</w:t>
      </w:r>
      <w:r w:rsidR="00927717">
        <w:t>, and the decision is delayed</w:t>
      </w:r>
      <w:r w:rsidR="001D6512">
        <w:t xml:space="preserve">. </w:t>
      </w:r>
      <w:r w:rsidR="001B542B">
        <w:t xml:space="preserve">Applied to Experiment 1, and to </w:t>
      </w:r>
      <w:r w:rsidR="00941782">
        <w:t>priming paradigm</w:t>
      </w:r>
      <w:r w:rsidR="00572C24">
        <w:t>s</w:t>
      </w:r>
      <w:r w:rsidR="001B542B">
        <w:t xml:space="preserve"> in general</w:t>
      </w:r>
      <w:r w:rsidR="00941782">
        <w:t xml:space="preserve">, </w:t>
      </w:r>
      <w:r w:rsidR="001B542B">
        <w:t xml:space="preserve">in incongruent trials </w:t>
      </w:r>
      <w:r w:rsidR="00941782">
        <w:t xml:space="preserve">the prime </w:t>
      </w:r>
      <w:r w:rsidR="00927717">
        <w:t xml:space="preserve">and </w:t>
      </w:r>
      <w:r w:rsidR="004B004B">
        <w:t xml:space="preserve">the </w:t>
      </w:r>
      <w:r w:rsidR="00927717">
        <w:t xml:space="preserve">target </w:t>
      </w:r>
      <w:r w:rsidR="00572C24">
        <w:t xml:space="preserve">provide </w:t>
      </w:r>
      <w:r w:rsidR="00941782">
        <w:t xml:space="preserve">contradictory </w:t>
      </w:r>
      <w:r w:rsidR="00927717">
        <w:t>evidence</w:t>
      </w:r>
      <w:r w:rsidR="00D93BCE">
        <w:t>, which delays the</w:t>
      </w:r>
      <w:r w:rsidR="004B004B">
        <w:t xml:space="preserve"> crossing of the threshold</w:t>
      </w:r>
      <w:r w:rsidR="00D93BCE">
        <w:t xml:space="preserve">, and gives rise to longer </w:t>
      </w:r>
      <w:r w:rsidR="00283362">
        <w:t>response</w:t>
      </w:r>
      <w:r w:rsidR="00D93BCE">
        <w:t xml:space="preserve"> times in</w:t>
      </w:r>
      <w:r w:rsidR="001D6512">
        <w:t xml:space="preserve"> incongruent trials </w:t>
      </w:r>
      <w:r w:rsidR="006F7C4F">
        <w:fldChar w:fldCharType="begin"/>
      </w:r>
      <w:r w:rsidR="002761FE">
        <w:instrText xml:space="preserve"> ADDIN ZOTERO_ITEM CSL_CITATION {"citationID":"nIPoXtbn","properties":{"formattedCitation":"(Dehaene et al., 1998, 2001; Dell\\uc0\\u8217{}Acqua &amp; Grainger, 1999)","plainCitation":"(Dehaene et al., 1998, 2001; Dell’Acqua &amp; Grainger, 1999)","noteIndex":0},"citationItems":[{"id":427,"uris":["http://zotero.org/users/8275165/items/VBZWWCFN"],"itemData":{"id":427,"type":"article-journal","language":"en","page":"4","source":"Zotero","title":"Imaging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pictures","volume":"73","author":[{"family":"Dell'Acqua","given":"Roberto"},{"family":"Grainger","given":"Jonathan"}],"issued":{"date-parts":[["1999",11]]}}}],"schema":"https://github.com/citation-style-language/schema/raw/master/csl-citation.json"} </w:instrText>
      </w:r>
      <w:r w:rsidR="006F7C4F">
        <w:fldChar w:fldCharType="separate"/>
      </w:r>
      <w:r w:rsidR="002761FE" w:rsidRPr="002761FE">
        <w:rPr>
          <w:rFonts w:ascii="Times New Roman" w:hAnsi="Times New Roman" w:cs="Times New Roman"/>
        </w:rPr>
        <w:t>(Dehaene et al., 1998, 2001; Dell’Acqua &amp; Grainger, 1999)</w:t>
      </w:r>
      <w:r w:rsidR="006F7C4F">
        <w:fldChar w:fldCharType="end"/>
      </w:r>
      <w:r w:rsidR="001D6512">
        <w:t xml:space="preserve">. </w:t>
      </w:r>
      <w:r w:rsidR="002D23B9">
        <w:t>However</w:t>
      </w:r>
      <w:r w:rsidR="00DD4ECB">
        <w:t>,</w:t>
      </w:r>
      <w:r w:rsidR="002D23B9">
        <w:t xml:space="preserve"> </w:t>
      </w:r>
      <w:r w:rsidR="002B3D75">
        <w:t xml:space="preserve">in my experiment </w:t>
      </w:r>
      <w:r w:rsidR="00C07B4A">
        <w:t xml:space="preserve">the </w:t>
      </w:r>
      <w:r w:rsidR="001D6512">
        <w:t xml:space="preserve">movement duration </w:t>
      </w:r>
      <w:r w:rsidR="002B3D75">
        <w:t xml:space="preserve">was identical for both conditions. </w:t>
      </w:r>
      <w:r w:rsidR="00374F2B">
        <w:t xml:space="preserve">On the other hand, </w:t>
      </w:r>
      <w:r w:rsidR="0079471B">
        <w:t>reaction</w:t>
      </w:r>
      <w:r w:rsidR="00374F2B">
        <w:t xml:space="preserve"> times (i.e., time it takes to initiate the movement to begin with)</w:t>
      </w:r>
      <w:r w:rsidR="00F96A55">
        <w:t xml:space="preserve"> showed a trend towards longer responses in incongruent trials. This raises the possibility </w:t>
      </w:r>
      <w:r w:rsidR="00C07B4A">
        <w:t xml:space="preserve">that </w:t>
      </w:r>
      <w:r w:rsidR="001D6512">
        <w:t xml:space="preserve">the </w:t>
      </w:r>
      <w:r w:rsidR="006F51CB">
        <w:t xml:space="preserve">decision </w:t>
      </w:r>
      <w:r w:rsidR="00E06273">
        <w:t xml:space="preserve">was actually </w:t>
      </w:r>
      <w:r w:rsidR="006F51CB">
        <w:t xml:space="preserve">made </w:t>
      </w:r>
      <w:r w:rsidR="001D6512">
        <w:t xml:space="preserve">before the movement </w:t>
      </w:r>
      <w:r w:rsidR="006F51CB">
        <w:t xml:space="preserve">has </w:t>
      </w:r>
      <w:r w:rsidR="001D6512">
        <w:t xml:space="preserve">started. </w:t>
      </w:r>
      <w:r w:rsidR="00202F84">
        <w:t>Thus</w:t>
      </w:r>
      <w:r w:rsidR="00314D89">
        <w:t>,</w:t>
      </w:r>
      <w:r w:rsidR="00202F84">
        <w:t xml:space="preserve"> participants </w:t>
      </w:r>
      <w:r w:rsidR="009D2FEF">
        <w:t>initiated a r</w:t>
      </w:r>
      <w:r w:rsidR="00202F84">
        <w:t>each</w:t>
      </w:r>
      <w:r w:rsidR="009D2FEF">
        <w:t>ing movement</w:t>
      </w:r>
      <w:r w:rsidR="00202F84">
        <w:t xml:space="preserve"> directly </w:t>
      </w:r>
      <w:r w:rsidR="009D2FEF">
        <w:t xml:space="preserve">at </w:t>
      </w:r>
      <w:r w:rsidR="00202F84">
        <w:t xml:space="preserve">their final answer without </w:t>
      </w:r>
      <w:r w:rsidR="006F2914">
        <w:t xml:space="preserve">revealing any of the processes that lead to choosing it. </w:t>
      </w:r>
      <w:r w:rsidR="000402D6">
        <w:t>As a result</w:t>
      </w:r>
      <w:r w:rsidR="00EF0DD5">
        <w:t>,</w:t>
      </w:r>
      <w:r w:rsidR="000402D6">
        <w:t xml:space="preserve"> </w:t>
      </w:r>
      <w:r w:rsidR="001D6512">
        <w:t xml:space="preserve">the congruency effect </w:t>
      </w:r>
      <w:r w:rsidR="000402D6">
        <w:t xml:space="preserve">was not </w:t>
      </w:r>
      <w:r w:rsidR="001D6512">
        <w:t>expressed in the movement itself.</w:t>
      </w:r>
    </w:p>
    <w:p w14:paraId="45EC229A" w14:textId="1946F80C" w:rsidR="002B4328" w:rsidRDefault="002945D9" w:rsidP="00137C62">
      <w:r>
        <w:t>Therefor</w:t>
      </w:r>
      <w:r w:rsidR="00A86475">
        <w:t>e,</w:t>
      </w:r>
      <w:r w:rsidR="0066358C">
        <w:t xml:space="preserve"> in experiment </w:t>
      </w:r>
      <w:r w:rsidR="001406C6">
        <w:t>2</w:t>
      </w:r>
      <w:r w:rsidR="004D25AA">
        <w:t>,</w:t>
      </w:r>
      <w:r w:rsidR="0066358C">
        <w:t xml:space="preserve"> </w:t>
      </w:r>
      <w:r w:rsidR="003050A1">
        <w:t xml:space="preserve">the </w:t>
      </w:r>
      <w:r w:rsidR="00C02897">
        <w:t>time</w:t>
      </w:r>
      <w:r w:rsidR="00FA3257">
        <w:t xml:space="preserve"> </w:t>
      </w:r>
      <w:r w:rsidR="003050A1">
        <w:t xml:space="preserve">window for response </w:t>
      </w:r>
      <w:r w:rsidR="00FA3257">
        <w:t>was restricted</w:t>
      </w:r>
      <w:r w:rsidR="00D0268C">
        <w:t>,</w:t>
      </w:r>
      <w:r w:rsidR="000150E7">
        <w:rPr>
          <w:rFonts w:hint="cs"/>
          <w:rtl/>
        </w:rPr>
        <w:t xml:space="preserve"> </w:t>
      </w:r>
      <w:r w:rsidR="00FA3257">
        <w:t xml:space="preserve">and </w:t>
      </w:r>
      <w:r w:rsidR="004D25AA">
        <w:t xml:space="preserve">movement duration was </w:t>
      </w:r>
      <w:r w:rsidR="00336D27">
        <w:t>decreased.</w:t>
      </w:r>
      <w:r w:rsidR="00137C62">
        <w:t xml:space="preserve"> </w:t>
      </w:r>
      <w:r w:rsidR="002B4328">
        <w:t xml:space="preserve">Since </w:t>
      </w:r>
      <w:r w:rsidR="000150E7">
        <w:t>quicker responses were required</w:t>
      </w:r>
      <w:r w:rsidR="00D0268C">
        <w:t>,</w:t>
      </w:r>
      <w:r w:rsidR="000150E7">
        <w:t xml:space="preserve"> </w:t>
      </w:r>
      <w:r w:rsidR="002B4328">
        <w:t>a second training block</w:t>
      </w:r>
      <w:r w:rsidR="000150E7">
        <w:t xml:space="preserve"> was added</w:t>
      </w:r>
      <w:r w:rsidR="00B01E98">
        <w:t xml:space="preserve"> to make sure </w:t>
      </w:r>
      <w:r w:rsidR="001C003C">
        <w:t xml:space="preserve">participants </w:t>
      </w:r>
      <w:r w:rsidR="00B01E98">
        <w:t>learn to respond within the required time window</w:t>
      </w:r>
      <w:r w:rsidR="000150E7">
        <w:t xml:space="preserve">. </w:t>
      </w:r>
      <w:r w:rsidR="00B1489D">
        <w:t xml:space="preserve">I expected the </w:t>
      </w:r>
      <w:r w:rsidR="0036328E">
        <w:t xml:space="preserve">movements </w:t>
      </w:r>
      <w:r w:rsidR="004B6630">
        <w:t xml:space="preserve">to reflect a greater unconscious effect </w:t>
      </w:r>
      <w:r w:rsidR="0018258F">
        <w:t xml:space="preserve">than </w:t>
      </w:r>
      <w:r w:rsidR="00A86475">
        <w:t xml:space="preserve">in Experiment </w:t>
      </w:r>
      <w:r w:rsidR="005A45EF">
        <w:t xml:space="preserve">1 </w:t>
      </w:r>
      <w:r w:rsidR="0036328E">
        <w:t xml:space="preserve">considering that participants will not </w:t>
      </w:r>
      <w:r w:rsidR="002745C1">
        <w:t xml:space="preserve">have enough time </w:t>
      </w:r>
      <w:r w:rsidR="0036328E">
        <w:t xml:space="preserve">to make </w:t>
      </w:r>
      <w:r w:rsidR="002745C1">
        <w:t xml:space="preserve">a </w:t>
      </w:r>
      <w:r w:rsidR="0036328E">
        <w:t>decision before starting their movement.</w:t>
      </w:r>
    </w:p>
    <w:p w14:paraId="6B77FFCE" w14:textId="77777777" w:rsidR="002D5D25" w:rsidRDefault="002D5D25" w:rsidP="006238E0">
      <w:pPr>
        <w:pStyle w:val="Heading3"/>
        <w:rPr>
          <w:ins w:id="97" w:author="Liad Mudrik" w:date="2022-09-15T15:43:00Z"/>
        </w:rPr>
      </w:pPr>
      <w:bookmarkStart w:id="98" w:name="_Toc114137566"/>
    </w:p>
    <w:p w14:paraId="1E5B807A" w14:textId="77777777" w:rsidR="002D5D25" w:rsidRDefault="002D5D25" w:rsidP="006238E0">
      <w:pPr>
        <w:pStyle w:val="Heading3"/>
        <w:rPr>
          <w:ins w:id="99" w:author="Liad Mudrik" w:date="2022-09-15T15:43:00Z"/>
        </w:rPr>
      </w:pPr>
    </w:p>
    <w:p w14:paraId="19BBC9B1" w14:textId="7EBFC7A8" w:rsidR="007429C1" w:rsidRPr="00BA41CF" w:rsidRDefault="007429C1" w:rsidP="006238E0">
      <w:pPr>
        <w:pStyle w:val="Heading3"/>
      </w:pPr>
      <w:r>
        <w:lastRenderedPageBreak/>
        <w:t>Methods</w:t>
      </w:r>
      <w:bookmarkEnd w:id="98"/>
    </w:p>
    <w:p w14:paraId="54353DE0" w14:textId="77777777" w:rsidR="007429C1" w:rsidRDefault="007429C1" w:rsidP="006238E0">
      <w:pPr>
        <w:pStyle w:val="Heading4"/>
      </w:pPr>
      <w:bookmarkStart w:id="100" w:name="_Toc114137567"/>
      <w:r>
        <w:t>Participants</w:t>
      </w:r>
      <w:bookmarkEnd w:id="100"/>
    </w:p>
    <w:p w14:paraId="1993AB85" w14:textId="5219E5D7" w:rsidR="007429C1" w:rsidRPr="00422E34" w:rsidRDefault="00974448" w:rsidP="00974448">
      <w:pPr>
        <w:ind w:firstLine="0"/>
      </w:pPr>
      <w:r>
        <w:t>Nine</w:t>
      </w:r>
      <w:r w:rsidR="00566B31">
        <w:t xml:space="preserve"> </w:t>
      </w:r>
      <w:r w:rsidR="007429C1">
        <w:t>participants (</w:t>
      </w:r>
      <w:r w:rsidR="00425C33">
        <w:t xml:space="preserve">7 </w:t>
      </w:r>
      <w:r w:rsidR="007429C1">
        <w:t>females) were recruited for the stud</w:t>
      </w:r>
      <w:r w:rsidR="006378BF">
        <w:t>y</w:t>
      </w:r>
      <w:r w:rsidR="007429C1">
        <w:t xml:space="preserve"> (</w:t>
      </w:r>
      <w:r w:rsidR="00690952">
        <w:t xml:space="preserve">age: </w:t>
      </w:r>
      <w:r w:rsidR="007429C1">
        <w:t>M=</w:t>
      </w:r>
      <w:r w:rsidR="00D46145">
        <w:t>23.66</w:t>
      </w:r>
      <w:r w:rsidR="007429C1">
        <w:t>, SD=</w:t>
      </w:r>
      <w:r w:rsidR="008476D5">
        <w:t>2.44</w:t>
      </w:r>
      <w:r w:rsidR="007429C1">
        <w:t>)</w:t>
      </w:r>
      <w:r w:rsidR="006378BF">
        <w:t xml:space="preserve"> </w:t>
      </w:r>
      <w:r w:rsidR="00690952">
        <w:t xml:space="preserve">using the same </w:t>
      </w:r>
      <w:r w:rsidR="006378BF">
        <w:t xml:space="preserve">recruitment procedure </w:t>
      </w:r>
      <w:r w:rsidR="00690952">
        <w:t>as in</w:t>
      </w:r>
      <w:r w:rsidR="0092550B">
        <w:t xml:space="preserve"> experiment 1. </w:t>
      </w:r>
      <w:r w:rsidR="00690952">
        <w:t>Five</w:t>
      </w:r>
      <w:r w:rsidR="0092550B">
        <w:t xml:space="preserve"> </w:t>
      </w:r>
      <w:r w:rsidR="008476D5">
        <w:t xml:space="preserve">additional </w:t>
      </w:r>
      <w:r w:rsidR="00E674BB">
        <w:t>participants</w:t>
      </w:r>
      <w:r w:rsidR="0092550B">
        <w:t xml:space="preserve"> were disqualified from</w:t>
      </w:r>
      <w:r w:rsidR="00097ED6">
        <w:t xml:space="preserve"> the</w:t>
      </w:r>
      <w:r w:rsidR="0092550B">
        <w:t xml:space="preserve"> analysis</w:t>
      </w:r>
      <w:r w:rsidR="00690952">
        <w:t>, as they met two of the following predefined excluded criteria: (a) having</w:t>
      </w:r>
      <w:r w:rsidR="0092550B">
        <w:t xml:space="preserve"> less than 25 valid </w:t>
      </w:r>
      <w:r w:rsidR="006E5AE5">
        <w:t xml:space="preserve">trials </w:t>
      </w:r>
      <w:r w:rsidR="0092550B">
        <w:t xml:space="preserve">in each condition </w:t>
      </w:r>
      <w:r w:rsidR="00690952">
        <w:t xml:space="preserve">(N=3); </w:t>
      </w:r>
      <w:r w:rsidR="0092550B">
        <w:t>and</w:t>
      </w:r>
      <w:r w:rsidR="00690952">
        <w:t xml:space="preserve"> (b)</w:t>
      </w:r>
      <w:r w:rsidR="0092550B">
        <w:t xml:space="preserve"> </w:t>
      </w:r>
      <w:r w:rsidR="00690952">
        <w:t>showing performance lower</w:t>
      </w:r>
      <w:r w:rsidR="007F2704">
        <w:t xml:space="preserve"> than 70% in </w:t>
      </w:r>
      <w:r w:rsidR="0092550B">
        <w:t xml:space="preserve">the </w:t>
      </w:r>
      <w:r w:rsidR="00690952">
        <w:t xml:space="preserve">main </w:t>
      </w:r>
      <w:r w:rsidR="0092550B">
        <w:t>classification task</w:t>
      </w:r>
      <w:r w:rsidR="00070F22">
        <w:t xml:space="preserve"> </w:t>
      </w:r>
      <w:r w:rsidR="00690952">
        <w:t>(</w:t>
      </w:r>
      <w:r w:rsidR="00820475">
        <w:t xml:space="preserve">N=2; </w:t>
      </w:r>
      <w:r w:rsidR="00690952">
        <w:t>determined using a</w:t>
      </w:r>
      <w:r w:rsidR="00070F22">
        <w:t xml:space="preserve"> binomial test</w:t>
      </w:r>
      <w:r w:rsidR="00690952">
        <w:t>)</w:t>
      </w:r>
      <w:r w:rsidR="0092550B">
        <w:t>.</w:t>
      </w:r>
      <w:r w:rsidR="00341933">
        <w:t xml:space="preserve"> </w:t>
      </w:r>
      <w:r w:rsidR="00690952">
        <w:t>An</w:t>
      </w:r>
      <w:r w:rsidR="00026CD9">
        <w:t>other</w:t>
      </w:r>
      <w:r w:rsidR="00341933">
        <w:t xml:space="preserve"> participant was excluded because the experiment crashed during her session.</w:t>
      </w:r>
    </w:p>
    <w:p w14:paraId="1B9FB235" w14:textId="0D1FC686" w:rsidR="007429C1" w:rsidRDefault="007429C1" w:rsidP="006238E0">
      <w:pPr>
        <w:pStyle w:val="Heading3"/>
      </w:pPr>
      <w:bookmarkStart w:id="101" w:name="_Toc114137568"/>
      <w:r>
        <w:t>Stimuli</w:t>
      </w:r>
      <w:r w:rsidR="00CA2666">
        <w:t xml:space="preserve">, </w:t>
      </w:r>
      <w:r>
        <w:t>Apparatus</w:t>
      </w:r>
      <w:r w:rsidR="00CA2666">
        <w:t xml:space="preserve"> and </w:t>
      </w:r>
      <w:r>
        <w:t>Procedure</w:t>
      </w:r>
      <w:bookmarkEnd w:id="101"/>
    </w:p>
    <w:p w14:paraId="48EF074D" w14:textId="2CA241B0" w:rsidR="001A054F" w:rsidRDefault="00CA2666" w:rsidP="00212789">
      <w:pPr>
        <w:ind w:firstLine="0"/>
      </w:pPr>
      <w:r>
        <w:t xml:space="preserve">The methods were identical to those used in Experiment 1, besides the following differences: first, the starting point was </w:t>
      </w:r>
      <w:r w:rsidR="00820475">
        <w:t xml:space="preserve">now </w:t>
      </w:r>
      <w:r>
        <w:t>35cm away from the screen and the size of the blue circle beneath each target was slightly increased so that hitting it will be easier.</w:t>
      </w:r>
      <w:r w:rsidR="00820475">
        <w:t xml:space="preserve"> Second, here </w:t>
      </w:r>
      <w:r w:rsidR="00374BAF">
        <w:t>the participants completed a</w:t>
      </w:r>
      <w:r w:rsidR="00727A39">
        <w:t>n</w:t>
      </w:r>
      <w:r w:rsidR="00374BAF">
        <w:t xml:space="preserve"> initial practice block that </w:t>
      </w:r>
      <w:r w:rsidR="00F97EED">
        <w:t>did not include a prime. The order of trials in this block was drawn from a</w:t>
      </w:r>
      <w:r w:rsidR="007429C1">
        <w:t xml:space="preserve">n additional </w:t>
      </w:r>
      <w:r w:rsidR="00800B3D">
        <w:t>list of trial condition and stimulus</w:t>
      </w:r>
      <w:r w:rsidR="00F97EED">
        <w:t>.</w:t>
      </w:r>
      <w:r w:rsidR="001623ED">
        <w:t xml:space="preserve"> </w:t>
      </w:r>
      <w:r w:rsidR="00DD6F2C">
        <w:t>T</w:t>
      </w:r>
      <w:r w:rsidR="00D44019">
        <w:t>hird, t</w:t>
      </w:r>
      <w:r w:rsidR="00DD6F2C">
        <w:t>iming was adjusted so that m</w:t>
      </w:r>
      <w:r w:rsidR="007A620B">
        <w:t>ovement</w:t>
      </w:r>
      <w:r w:rsidR="00661C9D">
        <w:t>s</w:t>
      </w:r>
      <w:r w:rsidR="007A620B">
        <w:t xml:space="preserve"> </w:t>
      </w:r>
      <w:r w:rsidR="00473B6D">
        <w:t>had to start</w:t>
      </w:r>
      <w:r w:rsidR="007A620B">
        <w:t xml:space="preserve"> before </w:t>
      </w:r>
      <w:r w:rsidR="00CE0E3C">
        <w:t xml:space="preserve">330ms had passed and last no longer than 430ms. </w:t>
      </w:r>
      <w:r w:rsidR="002E3A43">
        <w:t xml:space="preserve">Movement </w:t>
      </w:r>
      <w:r w:rsidR="00D6155B">
        <w:t xml:space="preserve">started when </w:t>
      </w:r>
      <w:r w:rsidR="002E3A43">
        <w:t xml:space="preserve">the finger was </w:t>
      </w:r>
      <w:r w:rsidR="00800AFC">
        <w:t>2</w:t>
      </w:r>
      <w:r w:rsidR="002E3A43">
        <w:t>cm away from the starting point</w:t>
      </w:r>
      <w:r w:rsidR="00B0297C">
        <w:t xml:space="preserve"> (Euclidean distance)</w:t>
      </w:r>
      <w:r w:rsidR="002E3A43">
        <w:t xml:space="preserve"> and ended when it was </w:t>
      </w:r>
      <w:r w:rsidR="00B0297C">
        <w:t>3</w:t>
      </w:r>
      <w:r w:rsidR="002E3A43">
        <w:t>cm</w:t>
      </w:r>
      <w:r w:rsidR="00F937CF">
        <w:t xml:space="preserve"> away from the</w:t>
      </w:r>
      <w:r w:rsidR="002E3A43">
        <w:t xml:space="preserve"> screen (on the Z axis). </w:t>
      </w:r>
      <w:r w:rsidR="008149FD">
        <w:t xml:space="preserve">Late initiations </w:t>
      </w:r>
      <w:r w:rsidR="00FF579E">
        <w:t xml:space="preserve">and long </w:t>
      </w:r>
      <w:r w:rsidR="00407779">
        <w:t xml:space="preserve">durations </w:t>
      </w:r>
      <w:r w:rsidR="00FF579E">
        <w:t xml:space="preserve">were </w:t>
      </w:r>
      <w:r w:rsidR="007429C1">
        <w:t>followed by a "</w:t>
      </w:r>
      <w:r w:rsidR="00FF579E">
        <w:t>Too late</w:t>
      </w:r>
      <w:r w:rsidR="007429C1">
        <w:t xml:space="preserve">" </w:t>
      </w:r>
      <w:r w:rsidR="00FF579E">
        <w:t xml:space="preserve">and "Too slow" </w:t>
      </w:r>
      <w:r w:rsidR="007429C1">
        <w:t>feedback</w:t>
      </w:r>
      <w:r w:rsidR="00FF579E">
        <w:t>s</w:t>
      </w:r>
      <w:r w:rsidR="00D44019">
        <w:t>,</w:t>
      </w:r>
      <w:r w:rsidR="00FF579E">
        <w:t xml:space="preserve"> </w:t>
      </w:r>
      <w:r w:rsidR="00207190">
        <w:t>respectively</w:t>
      </w:r>
      <w:r w:rsidR="00C36314">
        <w:t>.</w:t>
      </w:r>
      <w:r w:rsidR="00DD6F2C">
        <w:t xml:space="preserve"> </w:t>
      </w:r>
      <w:r w:rsidR="00C36314">
        <w:t xml:space="preserve">Recognition </w:t>
      </w:r>
      <w:r w:rsidR="00056B2C">
        <w:t>responses</w:t>
      </w:r>
      <w:r w:rsidR="00C36314">
        <w:t xml:space="preserve"> were given within a </w:t>
      </w:r>
      <w:r w:rsidR="007C76BC">
        <w:t>7</w:t>
      </w:r>
      <w:r w:rsidR="007429C1">
        <w:t xml:space="preserve"> </w:t>
      </w:r>
      <w:r w:rsidR="00EE0E3B" w:rsidRPr="00400416">
        <w:t>second</w:t>
      </w:r>
      <w:r w:rsidR="007429C1" w:rsidRPr="00400416">
        <w:t xml:space="preserve"> response window. </w:t>
      </w:r>
    </w:p>
    <w:p w14:paraId="676EA161" w14:textId="334032C8" w:rsidR="00D826D9" w:rsidRDefault="00D826D9" w:rsidP="006238E0">
      <w:pPr>
        <w:pStyle w:val="Heading3"/>
      </w:pPr>
      <w:bookmarkStart w:id="102" w:name="_Toc114137569"/>
      <w:r>
        <w:t>Exclusion criteria</w:t>
      </w:r>
      <w:bookmarkEnd w:id="102"/>
    </w:p>
    <w:p w14:paraId="1A31F715" w14:textId="7A916C08" w:rsidR="006B13AE" w:rsidRDefault="00D826D9" w:rsidP="00974448">
      <w:pPr>
        <w:ind w:firstLine="0"/>
      </w:pPr>
      <w:r>
        <w:t xml:space="preserve">Additional restrictions were placed on the participants' reaching movements, limiting their reaction time and movement duration. Movements that started less than 100ms or more than 320ms after target display were excluded. In addition, movements that lasted more than 420ms were excluded if they were located more than 3 SD from the participant's average movement duration among correct trials that were not too short, had no missing data and were completed in time (i.e., started between 100ms and 320ms after target display and lasted no longer than 420ms). </w:t>
      </w:r>
      <w:r>
        <w:rPr>
          <w:i/>
          <w:iCs/>
        </w:rPr>
        <w:t>Valid trials</w:t>
      </w:r>
      <w:r>
        <w:t xml:space="preserve"> were those that were not excluded due to any exclusion criteria.</w:t>
      </w:r>
    </w:p>
    <w:p w14:paraId="37EA6538" w14:textId="77777777" w:rsidR="006B13AE" w:rsidRDefault="006B13AE">
      <w:pPr>
        <w:spacing w:line="480" w:lineRule="auto"/>
        <w:jc w:val="left"/>
      </w:pPr>
      <w:r>
        <w:br w:type="page"/>
      </w:r>
    </w:p>
    <w:p w14:paraId="09E0A93D" w14:textId="11EFE9F6" w:rsidR="00D826D9" w:rsidRDefault="00D826D9" w:rsidP="006238E0">
      <w:pPr>
        <w:pStyle w:val="Heading3"/>
      </w:pPr>
      <w:bookmarkStart w:id="103" w:name="_Toc114137570"/>
      <w:r>
        <w:lastRenderedPageBreak/>
        <w:t>Results</w:t>
      </w:r>
      <w:bookmarkEnd w:id="103"/>
    </w:p>
    <w:p w14:paraId="437897F0" w14:textId="160AA4C4" w:rsidR="000E54E1" w:rsidRDefault="00BA4221" w:rsidP="00974448">
      <w:pPr>
        <w:ind w:firstLine="0"/>
      </w:pPr>
      <w:r>
        <w:t xml:space="preserve">Prime visibility: </w:t>
      </w:r>
      <w:r w:rsidR="001F7E99">
        <w:t>i</w:t>
      </w:r>
      <w:r w:rsidR="0053128B">
        <w:t>n total</w:t>
      </w:r>
      <w:r>
        <w:t xml:space="preserve">, </w:t>
      </w:r>
      <w:r w:rsidR="00402BB2">
        <w:t>visibility rating</w:t>
      </w:r>
      <w:ins w:id="104" w:author="Liad Mudrik" w:date="2022-09-15T15:40:00Z">
        <w:r w:rsidR="00B170A4">
          <w:t>s</w:t>
        </w:r>
      </w:ins>
      <w:r w:rsidR="00402BB2">
        <w:t xml:space="preserve"> of 1 </w:t>
      </w:r>
      <w:del w:id="105" w:author="Liad Mudrik" w:date="2022-09-15T15:40:00Z">
        <w:r w:rsidR="00402BB2" w:rsidDel="00B170A4">
          <w:delText xml:space="preserve">was </w:delText>
        </w:r>
      </w:del>
      <w:ins w:id="106" w:author="Liad Mudrik" w:date="2022-09-15T15:40:00Z">
        <w:r w:rsidR="00B170A4">
          <w:t xml:space="preserve">were </w:t>
        </w:r>
      </w:ins>
      <w:r w:rsidR="00402BB2">
        <w:t xml:space="preserve">given in </w:t>
      </w:r>
      <w:r w:rsidR="003F2C2D">
        <w:t>81.63</w:t>
      </w:r>
      <w:r>
        <w:t>% of the trials,</w:t>
      </w:r>
      <w:r w:rsidR="002E11F6">
        <w:t xml:space="preserve"> visibility rating</w:t>
      </w:r>
      <w:ins w:id="107" w:author="Liad Mudrik" w:date="2022-09-15T15:40:00Z">
        <w:r w:rsidR="002223D0">
          <w:t>s</w:t>
        </w:r>
      </w:ins>
      <w:r w:rsidR="002E11F6">
        <w:t xml:space="preserve"> of 2 in</w:t>
      </w:r>
      <w:r>
        <w:t xml:space="preserve"> </w:t>
      </w:r>
      <w:r w:rsidR="003F2C2D">
        <w:t>16.07</w:t>
      </w:r>
      <w:r>
        <w:t xml:space="preserve">% </w:t>
      </w:r>
      <w:r w:rsidR="002E11F6">
        <w:t>of the trials</w:t>
      </w:r>
      <w:r>
        <w:t>,</w:t>
      </w:r>
      <w:r w:rsidR="002E11F6">
        <w:t xml:space="preserve"> visibility rating</w:t>
      </w:r>
      <w:ins w:id="108" w:author="Liad Mudrik" w:date="2022-09-15T15:41:00Z">
        <w:r w:rsidR="002223D0">
          <w:t>s</w:t>
        </w:r>
      </w:ins>
      <w:r w:rsidR="002E11F6">
        <w:t xml:space="preserve"> of 3 in</w:t>
      </w:r>
      <w:r>
        <w:t xml:space="preserve"> </w:t>
      </w:r>
      <w:r w:rsidR="003F2C2D">
        <w:t>1.83</w:t>
      </w:r>
      <w:r>
        <w:t xml:space="preserve">% </w:t>
      </w:r>
      <w:r w:rsidR="002E11F6">
        <w:t>of the trials</w:t>
      </w:r>
      <w:r>
        <w:t xml:space="preserve"> and</w:t>
      </w:r>
      <w:r w:rsidR="002E11F6">
        <w:t xml:space="preserve"> visibility rating of 4 in</w:t>
      </w:r>
      <w:r>
        <w:t xml:space="preserve"> </w:t>
      </w:r>
      <w:r w:rsidR="00E65DB2">
        <w:t>0.</w:t>
      </w:r>
      <w:r w:rsidR="003F2C2D">
        <w:t>46</w:t>
      </w:r>
      <w:r>
        <w:t xml:space="preserve">% </w:t>
      </w:r>
      <w:r w:rsidR="002E11F6">
        <w:t>of the trials</w:t>
      </w:r>
      <w:r>
        <w:t xml:space="preserve">. </w:t>
      </w:r>
      <w:r w:rsidR="000561B8">
        <w:t xml:space="preserve">Subjectively invisible stimulus was recognized at chance </w:t>
      </w:r>
      <w:del w:id="109" w:author="Liad Mudrik" w:date="2022-09-15T15:41:00Z">
        <w:r w:rsidR="000561B8" w:rsidDel="00DF5E7F">
          <w:delText xml:space="preserve">level, </w:delText>
        </w:r>
        <w:r w:rsidR="00D826D9" w:rsidDel="00DF5E7F">
          <w:delText>M = 50.2</w:delText>
        </w:r>
        <w:r w:rsidR="00D23156" w:rsidDel="00DF5E7F">
          <w:delText>6</w:delText>
        </w:r>
        <w:r w:rsidR="00D826D9" w:rsidDel="00DF5E7F">
          <w:delText>%, SD = 2.57, t</w:delText>
        </w:r>
        <w:r w:rsidR="00D826D9" w:rsidRPr="00974448" w:rsidDel="00DF5E7F">
          <w:delText>(8)</w:delText>
        </w:r>
        <w:r w:rsidR="00D826D9" w:rsidDel="00DF5E7F">
          <w:delText xml:space="preserve"> = 0.30, p = 0.77</w:delText>
        </w:r>
        <w:r w:rsidR="00D23156" w:rsidDel="00DF5E7F">
          <w:delText>0</w:delText>
        </w:r>
        <w:r w:rsidR="00D826D9" w:rsidDel="00DF5E7F">
          <w:delText>, 95% CI = [48.27, 52.24].</w:delText>
        </w:r>
        <w:r w:rsidR="008116EA" w:rsidRPr="008116EA" w:rsidDel="00DF5E7F">
          <w:delText xml:space="preserve"> </w:delText>
        </w:r>
        <w:r w:rsidR="005534BA" w:rsidDel="00DF5E7F">
          <w:delText>T</w:delText>
        </w:r>
      </w:del>
      <w:ins w:id="110" w:author="Liad Mudrik" w:date="2022-09-15T15:41:00Z">
        <w:r w:rsidR="00DF5E7F">
          <w:t>Again, this confirm the efficiency of our masking procedure (as will be the case for the two subsequent experiments, see below)</w:t>
        </w:r>
      </w:ins>
      <w:del w:id="111" w:author="Liad Mudrik" w:date="2022-09-15T15:41:00Z">
        <w:r w:rsidR="005534BA" w:rsidDel="00DF5E7F">
          <w:delText xml:space="preserve">o conclude, </w:delText>
        </w:r>
        <w:r w:rsidR="0077608B" w:rsidDel="00DF5E7F">
          <w:delText xml:space="preserve">it appears that </w:delText>
        </w:r>
        <w:r w:rsidR="005534BA" w:rsidDel="00DF5E7F">
          <w:delText xml:space="preserve">the masking </w:delText>
        </w:r>
        <w:r w:rsidR="00D11242" w:rsidDel="00DF5E7F">
          <w:delText>successfully</w:delText>
        </w:r>
        <w:r w:rsidR="005534BA" w:rsidDel="00DF5E7F">
          <w:delText xml:space="preserve"> rendered the stimuli invisible</w:delText>
        </w:r>
      </w:del>
      <w:r w:rsidR="005534BA">
        <w:t>.</w:t>
      </w:r>
    </w:p>
    <w:p w14:paraId="35416620" w14:textId="1A373DA0" w:rsidR="00F71D0B" w:rsidRDefault="000E54E1" w:rsidP="00063B24">
      <w:r>
        <w:t xml:space="preserve">Congruency effect: </w:t>
      </w:r>
      <w:r w:rsidR="006F18CB">
        <w:t xml:space="preserve"> </w:t>
      </w:r>
      <w:r w:rsidR="00D826D9">
        <w:t xml:space="preserve">Similarly to </w:t>
      </w:r>
      <w:r w:rsidR="00035FA8">
        <w:t>Experiment 1</w:t>
      </w:r>
      <w:r w:rsidR="00C7418C">
        <w:t>,</w:t>
      </w:r>
      <w:r w:rsidR="00520C6C">
        <w:t xml:space="preserve"> </w:t>
      </w:r>
      <w:r w:rsidR="00D826D9">
        <w:t>a congruency effect was not reflected in</w:t>
      </w:r>
      <w:r w:rsidR="00AE66BB">
        <w:t xml:space="preserve"> any of the dependent variables</w:t>
      </w:r>
      <w:r w:rsidR="00681778">
        <w:t xml:space="preserve"> </w:t>
      </w:r>
      <w:r w:rsidR="00520C6C">
        <w:t>(</w:t>
      </w:r>
      <w:r w:rsidR="00520C6C">
        <w:fldChar w:fldCharType="begin"/>
      </w:r>
      <w:r w:rsidR="00520C6C">
        <w:instrText xml:space="preserve"> REF _Ref113877160 \h </w:instrText>
      </w:r>
      <w:r w:rsidR="00520C6C">
        <w:fldChar w:fldCharType="separate"/>
      </w:r>
      <w:r w:rsidR="00520C6C">
        <w:t xml:space="preserve">Figure </w:t>
      </w:r>
      <w:r w:rsidR="00520C6C">
        <w:rPr>
          <w:noProof/>
        </w:rPr>
        <w:t>4</w:t>
      </w:r>
      <w:r w:rsidR="00520C6C">
        <w:fldChar w:fldCharType="end"/>
      </w:r>
      <w:r w:rsidR="00F55B59">
        <w:t xml:space="preserve">; </w:t>
      </w:r>
      <w:r w:rsidR="00F55B59">
        <w:fldChar w:fldCharType="begin"/>
      </w:r>
      <w:r w:rsidR="00F55B59">
        <w:instrText xml:space="preserve"> REF _Ref114067886 \h </w:instrText>
      </w:r>
      <w:r w:rsidR="00F55B59">
        <w:fldChar w:fldCharType="separate"/>
      </w:r>
      <w:r w:rsidR="00F55B59">
        <w:t xml:space="preserve">Table </w:t>
      </w:r>
      <w:r w:rsidR="00F55B59">
        <w:rPr>
          <w:noProof/>
        </w:rPr>
        <w:t>2</w:t>
      </w:r>
      <w:r w:rsidR="00F55B59">
        <w:fldChar w:fldCharType="end"/>
      </w:r>
      <w:r w:rsidR="00520C6C">
        <w:t>)</w:t>
      </w:r>
      <w:r w:rsidR="00650AE3">
        <w:t>.</w:t>
      </w:r>
    </w:p>
    <w:p w14:paraId="1BB611DA" w14:textId="77777777" w:rsidR="003B10E1" w:rsidRDefault="003B10E1" w:rsidP="003B10E1">
      <w:pPr>
        <w:ind w:firstLine="0"/>
      </w:pPr>
    </w:p>
    <w:p w14:paraId="4043F815" w14:textId="5CFCD788" w:rsidR="003B10E1" w:rsidRDefault="003B10E1" w:rsidP="002872CF">
      <w:pPr>
        <w:pStyle w:val="Caption"/>
        <w:keepNext/>
      </w:pPr>
      <w:bookmarkStart w:id="112" w:name="_Ref114067886"/>
      <w:r>
        <w:t xml:space="preserve">Table </w:t>
      </w:r>
      <w:fldSimple w:instr=" SEQ Table \* ARABIC ">
        <w:r w:rsidR="002436A8">
          <w:rPr>
            <w:noProof/>
          </w:rPr>
          <w:t>2</w:t>
        </w:r>
      </w:fldSimple>
      <w:bookmarkEnd w:id="112"/>
      <w:r>
        <w:t>. Results of Experiment 2</w:t>
      </w:r>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F625AB" w14:paraId="4F1C32EA" w14:textId="77777777" w:rsidTr="002872CF">
        <w:trPr>
          <w:trHeight w:val="510"/>
        </w:trPr>
        <w:tc>
          <w:tcPr>
            <w:tcW w:w="284" w:type="dxa"/>
            <w:tcBorders>
              <w:top w:val="single" w:sz="12" w:space="0" w:color="auto"/>
            </w:tcBorders>
          </w:tcPr>
          <w:p w14:paraId="317E9E24" w14:textId="77777777" w:rsidR="00F625AB" w:rsidRDefault="00F625AB" w:rsidP="00EA2CED">
            <w:pPr>
              <w:ind w:firstLine="0"/>
            </w:pPr>
          </w:p>
        </w:tc>
        <w:tc>
          <w:tcPr>
            <w:tcW w:w="2268" w:type="dxa"/>
            <w:tcBorders>
              <w:top w:val="single" w:sz="12" w:space="0" w:color="auto"/>
            </w:tcBorders>
          </w:tcPr>
          <w:p w14:paraId="6185A4B1" w14:textId="77777777" w:rsidR="00F625AB" w:rsidRDefault="00F625AB" w:rsidP="00EA2CED">
            <w:pPr>
              <w:ind w:firstLine="0"/>
            </w:pPr>
          </w:p>
        </w:tc>
        <w:tc>
          <w:tcPr>
            <w:tcW w:w="1701" w:type="dxa"/>
            <w:tcBorders>
              <w:top w:val="single" w:sz="12" w:space="0" w:color="auto"/>
              <w:bottom w:val="single" w:sz="12" w:space="0" w:color="auto"/>
            </w:tcBorders>
          </w:tcPr>
          <w:p w14:paraId="5F0BFD6E" w14:textId="77777777" w:rsidR="00F625AB" w:rsidRPr="00EA2CED" w:rsidRDefault="00F625AB" w:rsidP="00EA2CED">
            <w:pPr>
              <w:ind w:firstLine="0"/>
              <w:jc w:val="center"/>
              <w:rPr>
                <w:b/>
                <w:bCs/>
              </w:rPr>
            </w:pPr>
            <w:r w:rsidRPr="00EA2CED">
              <w:rPr>
                <w:b/>
                <w:bCs/>
              </w:rPr>
              <w:t>Congruent</w:t>
            </w:r>
          </w:p>
        </w:tc>
        <w:tc>
          <w:tcPr>
            <w:tcW w:w="1701" w:type="dxa"/>
            <w:tcBorders>
              <w:top w:val="single" w:sz="12" w:space="0" w:color="auto"/>
              <w:bottom w:val="single" w:sz="12" w:space="0" w:color="auto"/>
            </w:tcBorders>
          </w:tcPr>
          <w:p w14:paraId="6A064AB6" w14:textId="77777777" w:rsidR="00F625AB" w:rsidRPr="00EA2CED" w:rsidRDefault="00F625AB" w:rsidP="002872CF">
            <w:pPr>
              <w:ind w:firstLine="0"/>
              <w:jc w:val="center"/>
              <w:rPr>
                <w:b/>
                <w:bCs/>
              </w:rPr>
            </w:pPr>
            <w:r w:rsidRPr="00EA2CED">
              <w:rPr>
                <w:b/>
                <w:bCs/>
              </w:rPr>
              <w:t>Incongruent</w:t>
            </w:r>
          </w:p>
        </w:tc>
        <w:tc>
          <w:tcPr>
            <w:tcW w:w="709" w:type="dxa"/>
            <w:tcBorders>
              <w:top w:val="single" w:sz="12" w:space="0" w:color="auto"/>
            </w:tcBorders>
          </w:tcPr>
          <w:p w14:paraId="0E6D1B96" w14:textId="77777777" w:rsidR="00F625AB" w:rsidRPr="00EA2CED" w:rsidRDefault="00F625AB" w:rsidP="00EA2CED">
            <w:pPr>
              <w:ind w:firstLine="0"/>
              <w:jc w:val="center"/>
              <w:rPr>
                <w:b/>
                <w:bCs/>
              </w:rPr>
            </w:pPr>
          </w:p>
        </w:tc>
        <w:tc>
          <w:tcPr>
            <w:tcW w:w="992" w:type="dxa"/>
            <w:tcBorders>
              <w:top w:val="single" w:sz="12" w:space="0" w:color="auto"/>
            </w:tcBorders>
          </w:tcPr>
          <w:p w14:paraId="0AC7F973" w14:textId="77777777" w:rsidR="00F625AB" w:rsidRPr="00EA2CED" w:rsidRDefault="00F625AB" w:rsidP="00EA2CED">
            <w:pPr>
              <w:ind w:firstLine="0"/>
              <w:jc w:val="center"/>
              <w:rPr>
                <w:b/>
                <w:bCs/>
              </w:rPr>
            </w:pPr>
          </w:p>
        </w:tc>
        <w:tc>
          <w:tcPr>
            <w:tcW w:w="1701" w:type="dxa"/>
            <w:tcBorders>
              <w:top w:val="single" w:sz="12" w:space="0" w:color="auto"/>
            </w:tcBorders>
          </w:tcPr>
          <w:p w14:paraId="34B96DD8" w14:textId="77777777" w:rsidR="00F625AB" w:rsidRDefault="00F625AB" w:rsidP="00EA2CED">
            <w:pPr>
              <w:ind w:firstLine="0"/>
            </w:pPr>
          </w:p>
        </w:tc>
        <w:tc>
          <w:tcPr>
            <w:tcW w:w="709" w:type="dxa"/>
            <w:tcBorders>
              <w:top w:val="single" w:sz="12" w:space="0" w:color="auto"/>
            </w:tcBorders>
          </w:tcPr>
          <w:p w14:paraId="48B7D2BB" w14:textId="77777777" w:rsidR="00F625AB" w:rsidRDefault="00F625AB" w:rsidP="00EA2CED">
            <w:pPr>
              <w:ind w:firstLine="0"/>
            </w:pPr>
          </w:p>
        </w:tc>
      </w:tr>
      <w:tr w:rsidR="00F625AB" w14:paraId="42B7061E" w14:textId="77777777" w:rsidTr="002872CF">
        <w:trPr>
          <w:trHeight w:val="254"/>
        </w:trPr>
        <w:tc>
          <w:tcPr>
            <w:tcW w:w="284" w:type="dxa"/>
            <w:tcBorders>
              <w:bottom w:val="single" w:sz="12" w:space="0" w:color="auto"/>
            </w:tcBorders>
          </w:tcPr>
          <w:p w14:paraId="07DA12D4" w14:textId="77777777" w:rsidR="00F625AB" w:rsidRPr="00EA2CED" w:rsidRDefault="00F625AB" w:rsidP="00EA2CED">
            <w:pPr>
              <w:ind w:firstLine="0"/>
              <w:rPr>
                <w:b/>
                <w:bCs/>
              </w:rPr>
            </w:pPr>
          </w:p>
        </w:tc>
        <w:tc>
          <w:tcPr>
            <w:tcW w:w="2268" w:type="dxa"/>
            <w:tcBorders>
              <w:bottom w:val="single" w:sz="12" w:space="0" w:color="auto"/>
            </w:tcBorders>
          </w:tcPr>
          <w:p w14:paraId="5410FDFF" w14:textId="77777777" w:rsidR="00F625AB" w:rsidRPr="00EA2CED" w:rsidRDefault="00F625AB" w:rsidP="00EA2CED">
            <w:pPr>
              <w:ind w:firstLine="0"/>
              <w:rPr>
                <w:b/>
                <w:bCs/>
              </w:rPr>
            </w:pPr>
          </w:p>
        </w:tc>
        <w:tc>
          <w:tcPr>
            <w:tcW w:w="1701" w:type="dxa"/>
            <w:tcBorders>
              <w:top w:val="single" w:sz="12" w:space="0" w:color="auto"/>
              <w:bottom w:val="single" w:sz="12" w:space="0" w:color="auto"/>
            </w:tcBorders>
          </w:tcPr>
          <w:p w14:paraId="2AECF535" w14:textId="77777777" w:rsidR="00F625AB" w:rsidRPr="00EA2CED" w:rsidRDefault="00F625AB" w:rsidP="00EA2CED">
            <w:pPr>
              <w:ind w:firstLine="0"/>
              <w:rPr>
                <w:b/>
                <w:bCs/>
              </w:rPr>
            </w:pPr>
            <w:r>
              <w:rPr>
                <w:b/>
                <w:bCs/>
              </w:rPr>
              <w:t>M (SD)</w:t>
            </w:r>
          </w:p>
        </w:tc>
        <w:tc>
          <w:tcPr>
            <w:tcW w:w="1701" w:type="dxa"/>
            <w:tcBorders>
              <w:top w:val="single" w:sz="12" w:space="0" w:color="auto"/>
              <w:bottom w:val="single" w:sz="12" w:space="0" w:color="auto"/>
            </w:tcBorders>
          </w:tcPr>
          <w:p w14:paraId="5F87B65D" w14:textId="77777777" w:rsidR="00F625AB" w:rsidRPr="00EA2CED" w:rsidRDefault="00F625AB" w:rsidP="00EA2CED">
            <w:pPr>
              <w:ind w:firstLine="0"/>
              <w:rPr>
                <w:b/>
                <w:bCs/>
              </w:rPr>
            </w:pPr>
            <w:r>
              <w:rPr>
                <w:b/>
                <w:bCs/>
              </w:rPr>
              <w:t>M (SD)</w:t>
            </w:r>
          </w:p>
        </w:tc>
        <w:tc>
          <w:tcPr>
            <w:tcW w:w="709" w:type="dxa"/>
            <w:tcBorders>
              <w:bottom w:val="single" w:sz="12" w:space="0" w:color="auto"/>
            </w:tcBorders>
          </w:tcPr>
          <w:p w14:paraId="746BEBE4" w14:textId="77777777" w:rsidR="00F625AB" w:rsidRPr="00EA2CED" w:rsidRDefault="00F625AB" w:rsidP="00EA2CED">
            <w:pPr>
              <w:ind w:firstLine="0"/>
              <w:rPr>
                <w:b/>
                <w:bCs/>
              </w:rPr>
            </w:pPr>
            <w:r>
              <w:rPr>
                <w:b/>
                <w:bCs/>
              </w:rPr>
              <w:t>t(8)</w:t>
            </w:r>
          </w:p>
        </w:tc>
        <w:tc>
          <w:tcPr>
            <w:tcW w:w="992" w:type="dxa"/>
            <w:tcBorders>
              <w:bottom w:val="single" w:sz="12" w:space="0" w:color="auto"/>
            </w:tcBorders>
          </w:tcPr>
          <w:p w14:paraId="6B458F6C" w14:textId="77777777" w:rsidR="00F625AB" w:rsidRPr="00EA2CED" w:rsidRDefault="00F625AB" w:rsidP="00EA2CED">
            <w:pPr>
              <w:ind w:firstLine="0"/>
              <w:rPr>
                <w:b/>
                <w:bCs/>
              </w:rPr>
            </w:pPr>
            <w:r>
              <w:rPr>
                <w:b/>
                <w:bCs/>
              </w:rPr>
              <w:t>p</w:t>
            </w:r>
          </w:p>
        </w:tc>
        <w:tc>
          <w:tcPr>
            <w:tcW w:w="1701" w:type="dxa"/>
            <w:tcBorders>
              <w:bottom w:val="single" w:sz="12" w:space="0" w:color="auto"/>
            </w:tcBorders>
          </w:tcPr>
          <w:p w14:paraId="669C1D57" w14:textId="77777777" w:rsidR="00F625AB" w:rsidRPr="00EA2CED" w:rsidRDefault="00F625AB" w:rsidP="00EA2CED">
            <w:pPr>
              <w:ind w:firstLine="0"/>
              <w:rPr>
                <w:b/>
                <w:bCs/>
              </w:rPr>
            </w:pPr>
            <w:r>
              <w:rPr>
                <w:b/>
                <w:bCs/>
              </w:rPr>
              <w:t>CI</w:t>
            </w:r>
          </w:p>
        </w:tc>
        <w:tc>
          <w:tcPr>
            <w:tcW w:w="709" w:type="dxa"/>
            <w:tcBorders>
              <w:bottom w:val="single" w:sz="12" w:space="0" w:color="auto"/>
            </w:tcBorders>
          </w:tcPr>
          <w:p w14:paraId="0E1E7D3B" w14:textId="77777777" w:rsidR="00F625AB" w:rsidRPr="00EA2CED" w:rsidRDefault="00F625AB" w:rsidP="00EA2CED">
            <w:pPr>
              <w:ind w:firstLine="0"/>
              <w:rPr>
                <w:b/>
                <w:bCs/>
              </w:rPr>
            </w:pPr>
            <w:r>
              <w:rPr>
                <w:b/>
                <w:bCs/>
              </w:rPr>
              <w:t>d</w:t>
            </w:r>
          </w:p>
        </w:tc>
      </w:tr>
      <w:tr w:rsidR="00F625AB" w14:paraId="7E3A973E" w14:textId="77777777" w:rsidTr="002872CF">
        <w:trPr>
          <w:trHeight w:val="313"/>
        </w:trPr>
        <w:tc>
          <w:tcPr>
            <w:tcW w:w="10065" w:type="dxa"/>
            <w:gridSpan w:val="8"/>
            <w:tcBorders>
              <w:top w:val="single" w:sz="12" w:space="0" w:color="auto"/>
            </w:tcBorders>
          </w:tcPr>
          <w:p w14:paraId="027283E5" w14:textId="77777777" w:rsidR="00F625AB" w:rsidRDefault="00F625AB" w:rsidP="00EA2CED">
            <w:pPr>
              <w:ind w:firstLine="0"/>
            </w:pPr>
            <w:r>
              <w:rPr>
                <w:b/>
                <w:bCs/>
              </w:rPr>
              <w:t>Reaching</w:t>
            </w:r>
          </w:p>
        </w:tc>
      </w:tr>
      <w:tr w:rsidR="00F625AB" w14:paraId="60E71E84" w14:textId="77777777" w:rsidTr="002872CF">
        <w:trPr>
          <w:trHeight w:val="490"/>
        </w:trPr>
        <w:tc>
          <w:tcPr>
            <w:tcW w:w="284" w:type="dxa"/>
            <w:vMerge w:val="restart"/>
            <w:tcBorders>
              <w:bottom w:val="single" w:sz="12" w:space="0" w:color="auto"/>
            </w:tcBorders>
          </w:tcPr>
          <w:p w14:paraId="28C9286D" w14:textId="77777777" w:rsidR="00F625AB" w:rsidRPr="00EA2CED" w:rsidRDefault="00F625AB" w:rsidP="00EA2CED">
            <w:pPr>
              <w:ind w:firstLine="0"/>
              <w:rPr>
                <w:b/>
                <w:bCs/>
              </w:rPr>
            </w:pPr>
          </w:p>
        </w:tc>
        <w:tc>
          <w:tcPr>
            <w:tcW w:w="2268" w:type="dxa"/>
          </w:tcPr>
          <w:p w14:paraId="4820B497" w14:textId="77777777" w:rsidR="00F625AB" w:rsidRPr="00EA2CED" w:rsidRDefault="00F625AB" w:rsidP="00EA2CED">
            <w:pPr>
              <w:ind w:firstLine="0"/>
              <w:rPr>
                <w:b/>
                <w:bCs/>
              </w:rPr>
            </w:pPr>
            <w:r w:rsidRPr="00EA2CED">
              <w:rPr>
                <w:b/>
                <w:bCs/>
              </w:rPr>
              <w:t>Reach area</w:t>
            </w:r>
          </w:p>
        </w:tc>
        <w:tc>
          <w:tcPr>
            <w:tcW w:w="1701" w:type="dxa"/>
          </w:tcPr>
          <w:p w14:paraId="29BCDA47" w14:textId="77777777" w:rsidR="00F625AB" w:rsidRDefault="00F625AB" w:rsidP="00EA2CED">
            <w:pPr>
              <w:ind w:firstLine="0"/>
            </w:pPr>
            <w:r>
              <w:t>1.50 (0.28)</w:t>
            </w:r>
          </w:p>
        </w:tc>
        <w:tc>
          <w:tcPr>
            <w:tcW w:w="1701" w:type="dxa"/>
          </w:tcPr>
          <w:p w14:paraId="4D0E8BF7" w14:textId="77777777" w:rsidR="00F625AB" w:rsidRDefault="00F625AB" w:rsidP="00EA2CED">
            <w:pPr>
              <w:ind w:firstLine="0"/>
            </w:pPr>
            <w:r>
              <w:t>1.39 (0.64)</w:t>
            </w:r>
          </w:p>
        </w:tc>
        <w:tc>
          <w:tcPr>
            <w:tcW w:w="709" w:type="dxa"/>
          </w:tcPr>
          <w:p w14:paraId="421C6915" w14:textId="77777777" w:rsidR="00F625AB" w:rsidRDefault="00F625AB" w:rsidP="00EA2CED">
            <w:pPr>
              <w:ind w:firstLine="0"/>
            </w:pPr>
          </w:p>
        </w:tc>
        <w:tc>
          <w:tcPr>
            <w:tcW w:w="992" w:type="dxa"/>
          </w:tcPr>
          <w:p w14:paraId="56F8291D" w14:textId="77777777" w:rsidR="00F625AB" w:rsidRDefault="00F625AB" w:rsidP="00EA2CED">
            <w:pPr>
              <w:ind w:firstLine="0"/>
            </w:pPr>
            <w:r>
              <w:t>0.699</w:t>
            </w:r>
          </w:p>
        </w:tc>
        <w:tc>
          <w:tcPr>
            <w:tcW w:w="1701" w:type="dxa"/>
          </w:tcPr>
          <w:p w14:paraId="094E1940" w14:textId="77777777" w:rsidR="00F625AB" w:rsidRDefault="00F625AB" w:rsidP="00EA2CED">
            <w:pPr>
              <w:ind w:firstLine="0"/>
            </w:pPr>
            <w:r>
              <w:t>-0.14, 0.36</w:t>
            </w:r>
          </w:p>
        </w:tc>
        <w:tc>
          <w:tcPr>
            <w:tcW w:w="709" w:type="dxa"/>
          </w:tcPr>
          <w:p w14:paraId="142B6C51" w14:textId="77777777" w:rsidR="00F625AB" w:rsidRDefault="00F625AB" w:rsidP="00EA2CED">
            <w:pPr>
              <w:ind w:firstLine="0"/>
            </w:pPr>
            <w:r>
              <w:t>0.23</w:t>
            </w:r>
          </w:p>
        </w:tc>
      </w:tr>
      <w:tr w:rsidR="00F625AB" w14:paraId="546D8528" w14:textId="77777777" w:rsidTr="002872CF">
        <w:trPr>
          <w:trHeight w:val="490"/>
        </w:trPr>
        <w:tc>
          <w:tcPr>
            <w:tcW w:w="284" w:type="dxa"/>
            <w:vMerge/>
            <w:tcBorders>
              <w:top w:val="single" w:sz="12" w:space="0" w:color="auto"/>
              <w:bottom w:val="single" w:sz="12" w:space="0" w:color="auto"/>
            </w:tcBorders>
          </w:tcPr>
          <w:p w14:paraId="1D8A858C" w14:textId="77777777" w:rsidR="00F625AB" w:rsidRPr="00EA2CED" w:rsidRDefault="00F625AB" w:rsidP="00EA2CED">
            <w:pPr>
              <w:ind w:firstLine="0"/>
              <w:rPr>
                <w:b/>
                <w:bCs/>
              </w:rPr>
            </w:pPr>
          </w:p>
        </w:tc>
        <w:tc>
          <w:tcPr>
            <w:tcW w:w="2268" w:type="dxa"/>
          </w:tcPr>
          <w:p w14:paraId="66320C4C" w14:textId="77777777" w:rsidR="00F625AB" w:rsidRPr="00EA2CED" w:rsidRDefault="00F625AB" w:rsidP="00EA2CED">
            <w:pPr>
              <w:ind w:firstLine="0"/>
              <w:rPr>
                <w:b/>
                <w:bCs/>
              </w:rPr>
            </w:pPr>
            <w:r w:rsidRPr="00EA2CED">
              <w:rPr>
                <w:b/>
                <w:bCs/>
              </w:rPr>
              <w:t>Traveled distance</w:t>
            </w:r>
          </w:p>
        </w:tc>
        <w:tc>
          <w:tcPr>
            <w:tcW w:w="1701" w:type="dxa"/>
          </w:tcPr>
          <w:p w14:paraId="290EA18B" w14:textId="77777777" w:rsidR="00F625AB" w:rsidRDefault="00F625AB" w:rsidP="00EA2CED">
            <w:pPr>
              <w:ind w:firstLine="0"/>
            </w:pPr>
            <w:r>
              <w:t>37.20 (1.09)</w:t>
            </w:r>
          </w:p>
        </w:tc>
        <w:tc>
          <w:tcPr>
            <w:tcW w:w="1701" w:type="dxa"/>
          </w:tcPr>
          <w:p w14:paraId="3158147C" w14:textId="77777777" w:rsidR="00F625AB" w:rsidRDefault="00F625AB" w:rsidP="00EA2CED">
            <w:pPr>
              <w:ind w:firstLine="0"/>
            </w:pPr>
            <w:r>
              <w:t>37.67 (1.17)</w:t>
            </w:r>
          </w:p>
        </w:tc>
        <w:tc>
          <w:tcPr>
            <w:tcW w:w="709" w:type="dxa"/>
          </w:tcPr>
          <w:p w14:paraId="1B169B5C" w14:textId="77777777" w:rsidR="00F625AB" w:rsidRDefault="00F625AB" w:rsidP="00EA2CED">
            <w:pPr>
              <w:ind w:firstLine="0"/>
            </w:pPr>
            <w:r>
              <w:t>1</w:t>
            </w:r>
          </w:p>
        </w:tc>
        <w:tc>
          <w:tcPr>
            <w:tcW w:w="992" w:type="dxa"/>
          </w:tcPr>
          <w:p w14:paraId="4D52E8BF" w14:textId="77777777" w:rsidR="00F625AB" w:rsidRDefault="00F625AB" w:rsidP="00EA2CED">
            <w:pPr>
              <w:ind w:firstLine="0"/>
            </w:pPr>
            <w:r>
              <w:t>0.342</w:t>
            </w:r>
          </w:p>
        </w:tc>
        <w:tc>
          <w:tcPr>
            <w:tcW w:w="1701" w:type="dxa"/>
          </w:tcPr>
          <w:p w14:paraId="00B7B671" w14:textId="77777777" w:rsidR="00F625AB" w:rsidRDefault="00F625AB" w:rsidP="00EA2CED">
            <w:pPr>
              <w:ind w:firstLine="0"/>
            </w:pPr>
            <w:r>
              <w:t>-1.54, 0.60</w:t>
            </w:r>
          </w:p>
        </w:tc>
        <w:tc>
          <w:tcPr>
            <w:tcW w:w="709" w:type="dxa"/>
          </w:tcPr>
          <w:p w14:paraId="22DEB25E" w14:textId="77777777" w:rsidR="00F625AB" w:rsidRDefault="00F625AB" w:rsidP="00EA2CED">
            <w:pPr>
              <w:ind w:firstLine="0"/>
            </w:pPr>
            <w:r>
              <w:t>0.34</w:t>
            </w:r>
          </w:p>
        </w:tc>
      </w:tr>
      <w:tr w:rsidR="00F625AB" w14:paraId="3477F4C1" w14:textId="77777777" w:rsidTr="002872CF">
        <w:trPr>
          <w:trHeight w:val="490"/>
        </w:trPr>
        <w:tc>
          <w:tcPr>
            <w:tcW w:w="284" w:type="dxa"/>
            <w:vMerge/>
            <w:tcBorders>
              <w:top w:val="single" w:sz="12" w:space="0" w:color="auto"/>
              <w:bottom w:val="single" w:sz="12" w:space="0" w:color="auto"/>
            </w:tcBorders>
          </w:tcPr>
          <w:p w14:paraId="089A400A" w14:textId="77777777" w:rsidR="00F625AB" w:rsidRPr="00EA2CED" w:rsidRDefault="00F625AB" w:rsidP="00EA2CED">
            <w:pPr>
              <w:ind w:firstLine="0"/>
              <w:rPr>
                <w:b/>
                <w:bCs/>
              </w:rPr>
            </w:pPr>
          </w:p>
        </w:tc>
        <w:tc>
          <w:tcPr>
            <w:tcW w:w="2268" w:type="dxa"/>
          </w:tcPr>
          <w:p w14:paraId="20977C07" w14:textId="77777777" w:rsidR="00F625AB" w:rsidRPr="00EA2CED" w:rsidRDefault="00F625AB" w:rsidP="00EA2CED">
            <w:pPr>
              <w:ind w:firstLine="0"/>
              <w:rPr>
                <w:b/>
                <w:bCs/>
              </w:rPr>
            </w:pPr>
            <w:r w:rsidRPr="00EA2CED">
              <w:rPr>
                <w:b/>
                <w:bCs/>
              </w:rPr>
              <w:t>Reaction time</w:t>
            </w:r>
          </w:p>
        </w:tc>
        <w:tc>
          <w:tcPr>
            <w:tcW w:w="1701" w:type="dxa"/>
          </w:tcPr>
          <w:p w14:paraId="6E7DDB74" w14:textId="77777777" w:rsidR="00F625AB" w:rsidRDefault="00F625AB" w:rsidP="00EA2CED">
            <w:pPr>
              <w:ind w:firstLine="0"/>
            </w:pPr>
            <w:r>
              <w:t>140.44 (34.23)</w:t>
            </w:r>
          </w:p>
        </w:tc>
        <w:tc>
          <w:tcPr>
            <w:tcW w:w="1701" w:type="dxa"/>
          </w:tcPr>
          <w:p w14:paraId="6D58D2D8" w14:textId="77777777" w:rsidR="00F625AB" w:rsidRDefault="00F625AB" w:rsidP="00EA2CED">
            <w:pPr>
              <w:ind w:firstLine="0"/>
            </w:pPr>
            <w:r>
              <w:t>144.27 (33.21)</w:t>
            </w:r>
          </w:p>
        </w:tc>
        <w:tc>
          <w:tcPr>
            <w:tcW w:w="709" w:type="dxa"/>
          </w:tcPr>
          <w:p w14:paraId="039DA348" w14:textId="77777777" w:rsidR="00F625AB" w:rsidRDefault="00F625AB" w:rsidP="00EA2CED">
            <w:pPr>
              <w:ind w:firstLine="0"/>
            </w:pPr>
          </w:p>
        </w:tc>
        <w:tc>
          <w:tcPr>
            <w:tcW w:w="992" w:type="dxa"/>
          </w:tcPr>
          <w:p w14:paraId="518DA98B" w14:textId="77777777" w:rsidR="00F625AB" w:rsidRDefault="00F625AB" w:rsidP="00EA2CED">
            <w:pPr>
              <w:ind w:firstLine="0"/>
            </w:pPr>
            <w:r>
              <w:t>0.273</w:t>
            </w:r>
          </w:p>
        </w:tc>
        <w:tc>
          <w:tcPr>
            <w:tcW w:w="1701" w:type="dxa"/>
          </w:tcPr>
          <w:p w14:paraId="42AE0FAA" w14:textId="77777777" w:rsidR="00F625AB" w:rsidRDefault="00F625AB" w:rsidP="00EA2CED">
            <w:pPr>
              <w:ind w:firstLine="0"/>
            </w:pPr>
            <w:r>
              <w:t>-9.62, 1.93</w:t>
            </w:r>
          </w:p>
        </w:tc>
        <w:tc>
          <w:tcPr>
            <w:tcW w:w="709" w:type="dxa"/>
          </w:tcPr>
          <w:p w14:paraId="2A9BC241" w14:textId="77777777" w:rsidR="00F625AB" w:rsidRDefault="00F625AB" w:rsidP="00EA2CED">
            <w:pPr>
              <w:ind w:firstLine="0"/>
            </w:pPr>
            <w:r>
              <w:t>0.40</w:t>
            </w:r>
          </w:p>
        </w:tc>
      </w:tr>
      <w:tr w:rsidR="00F625AB" w14:paraId="4916FD57" w14:textId="77777777" w:rsidTr="002872CF">
        <w:trPr>
          <w:trHeight w:val="490"/>
        </w:trPr>
        <w:tc>
          <w:tcPr>
            <w:tcW w:w="284" w:type="dxa"/>
            <w:vMerge/>
            <w:tcBorders>
              <w:top w:val="single" w:sz="12" w:space="0" w:color="auto"/>
              <w:bottom w:val="single" w:sz="12" w:space="0" w:color="auto"/>
            </w:tcBorders>
          </w:tcPr>
          <w:p w14:paraId="78F57257" w14:textId="77777777" w:rsidR="00F625AB" w:rsidRPr="00EA2CED" w:rsidRDefault="00F625AB" w:rsidP="00EA2CED">
            <w:pPr>
              <w:ind w:firstLine="0"/>
              <w:rPr>
                <w:b/>
                <w:bCs/>
              </w:rPr>
            </w:pPr>
          </w:p>
        </w:tc>
        <w:tc>
          <w:tcPr>
            <w:tcW w:w="2268" w:type="dxa"/>
          </w:tcPr>
          <w:p w14:paraId="7B3078D3" w14:textId="4A9FB142" w:rsidR="00F625AB" w:rsidRPr="00EA2CED" w:rsidRDefault="00F625AB" w:rsidP="00EA2CED">
            <w:pPr>
              <w:ind w:firstLine="0"/>
              <w:rPr>
                <w:b/>
                <w:bCs/>
              </w:rPr>
            </w:pPr>
            <w:r w:rsidRPr="00EA2CED">
              <w:rPr>
                <w:b/>
                <w:bCs/>
              </w:rPr>
              <w:t xml:space="preserve">Movement </w:t>
            </w:r>
            <w:r w:rsidR="003538C4">
              <w:rPr>
                <w:b/>
                <w:bCs/>
              </w:rPr>
              <w:t>duration</w:t>
            </w:r>
          </w:p>
        </w:tc>
        <w:tc>
          <w:tcPr>
            <w:tcW w:w="1701" w:type="dxa"/>
          </w:tcPr>
          <w:p w14:paraId="0D98355C" w14:textId="77777777" w:rsidR="00F625AB" w:rsidRDefault="00F625AB" w:rsidP="00EA2CED">
            <w:pPr>
              <w:ind w:firstLine="0"/>
            </w:pPr>
            <w:r>
              <w:t>416.56 (60.57)</w:t>
            </w:r>
          </w:p>
        </w:tc>
        <w:tc>
          <w:tcPr>
            <w:tcW w:w="1701" w:type="dxa"/>
          </w:tcPr>
          <w:p w14:paraId="2343C3E5" w14:textId="77777777" w:rsidR="00F625AB" w:rsidRDefault="00F625AB" w:rsidP="00EA2CED">
            <w:pPr>
              <w:ind w:firstLine="0"/>
            </w:pPr>
            <w:r>
              <w:t>423.96 (45.40)</w:t>
            </w:r>
          </w:p>
        </w:tc>
        <w:tc>
          <w:tcPr>
            <w:tcW w:w="709" w:type="dxa"/>
          </w:tcPr>
          <w:p w14:paraId="79BEE7E1" w14:textId="77777777" w:rsidR="00F625AB" w:rsidRDefault="00F625AB" w:rsidP="00EA2CED">
            <w:pPr>
              <w:ind w:firstLine="0"/>
            </w:pPr>
          </w:p>
        </w:tc>
        <w:tc>
          <w:tcPr>
            <w:tcW w:w="992" w:type="dxa"/>
          </w:tcPr>
          <w:p w14:paraId="2BD28BB7" w14:textId="77777777" w:rsidR="00F625AB" w:rsidRDefault="00F625AB" w:rsidP="00EA2CED">
            <w:pPr>
              <w:ind w:firstLine="0"/>
            </w:pPr>
            <w:r>
              <w:t>0.316</w:t>
            </w:r>
          </w:p>
        </w:tc>
        <w:tc>
          <w:tcPr>
            <w:tcW w:w="1701" w:type="dxa"/>
          </w:tcPr>
          <w:p w14:paraId="4746B163" w14:textId="77777777" w:rsidR="00F625AB" w:rsidRDefault="00F625AB" w:rsidP="00EA2CED">
            <w:pPr>
              <w:ind w:firstLine="0"/>
            </w:pPr>
            <w:r>
              <w:t>-17.63, 2.74</w:t>
            </w:r>
          </w:p>
        </w:tc>
        <w:tc>
          <w:tcPr>
            <w:tcW w:w="709" w:type="dxa"/>
          </w:tcPr>
          <w:p w14:paraId="7E100EDC" w14:textId="77777777" w:rsidR="00F625AB" w:rsidRDefault="00F625AB" w:rsidP="00EA2CED">
            <w:pPr>
              <w:ind w:firstLine="0"/>
            </w:pPr>
            <w:r>
              <w:t>0.40</w:t>
            </w:r>
          </w:p>
        </w:tc>
      </w:tr>
      <w:tr w:rsidR="00F625AB" w14:paraId="1A30158E" w14:textId="77777777" w:rsidTr="002872CF">
        <w:trPr>
          <w:trHeight w:val="490"/>
        </w:trPr>
        <w:tc>
          <w:tcPr>
            <w:tcW w:w="284" w:type="dxa"/>
            <w:vMerge/>
            <w:tcBorders>
              <w:top w:val="single" w:sz="12" w:space="0" w:color="auto"/>
              <w:bottom w:val="single" w:sz="12" w:space="0" w:color="auto"/>
            </w:tcBorders>
          </w:tcPr>
          <w:p w14:paraId="1201D058" w14:textId="77777777" w:rsidR="00F625AB" w:rsidRPr="00EA2CED" w:rsidRDefault="00F625AB" w:rsidP="00EA2CED">
            <w:pPr>
              <w:ind w:firstLine="0"/>
              <w:rPr>
                <w:b/>
                <w:bCs/>
              </w:rPr>
            </w:pPr>
          </w:p>
        </w:tc>
        <w:tc>
          <w:tcPr>
            <w:tcW w:w="2268" w:type="dxa"/>
            <w:tcBorders>
              <w:bottom w:val="single" w:sz="12" w:space="0" w:color="auto"/>
            </w:tcBorders>
          </w:tcPr>
          <w:p w14:paraId="6AA27C5C" w14:textId="77777777" w:rsidR="00F625AB" w:rsidRPr="00EA2CED" w:rsidRDefault="00F625AB" w:rsidP="00EA2CED">
            <w:pPr>
              <w:ind w:firstLine="0"/>
              <w:rPr>
                <w:b/>
                <w:bCs/>
              </w:rPr>
            </w:pPr>
            <w:r w:rsidRPr="00EA2CED">
              <w:rPr>
                <w:b/>
                <w:bCs/>
              </w:rPr>
              <w:t>COM</w:t>
            </w:r>
          </w:p>
        </w:tc>
        <w:tc>
          <w:tcPr>
            <w:tcW w:w="1701" w:type="dxa"/>
            <w:tcBorders>
              <w:bottom w:val="single" w:sz="12" w:space="0" w:color="auto"/>
            </w:tcBorders>
          </w:tcPr>
          <w:p w14:paraId="7689BEB1" w14:textId="77777777" w:rsidR="00F625AB" w:rsidRDefault="00F625AB" w:rsidP="00EA2CED">
            <w:pPr>
              <w:ind w:firstLine="0"/>
            </w:pPr>
            <w:r>
              <w:t>0.26 (0.08)</w:t>
            </w:r>
          </w:p>
        </w:tc>
        <w:tc>
          <w:tcPr>
            <w:tcW w:w="1701" w:type="dxa"/>
            <w:tcBorders>
              <w:bottom w:val="single" w:sz="12" w:space="0" w:color="auto"/>
            </w:tcBorders>
          </w:tcPr>
          <w:p w14:paraId="1D65945F" w14:textId="77777777" w:rsidR="00F625AB" w:rsidRDefault="00F625AB" w:rsidP="00EA2CED">
            <w:pPr>
              <w:ind w:firstLine="0"/>
            </w:pPr>
            <w:r>
              <w:t>0.27 (0.12)</w:t>
            </w:r>
          </w:p>
        </w:tc>
        <w:tc>
          <w:tcPr>
            <w:tcW w:w="709" w:type="dxa"/>
            <w:tcBorders>
              <w:bottom w:val="single" w:sz="12" w:space="0" w:color="auto"/>
            </w:tcBorders>
          </w:tcPr>
          <w:p w14:paraId="5CF9D4F4" w14:textId="77777777" w:rsidR="00F625AB" w:rsidRDefault="00F625AB" w:rsidP="00EA2CED">
            <w:pPr>
              <w:ind w:firstLine="0"/>
            </w:pPr>
          </w:p>
        </w:tc>
        <w:tc>
          <w:tcPr>
            <w:tcW w:w="992" w:type="dxa"/>
            <w:tcBorders>
              <w:bottom w:val="single" w:sz="12" w:space="0" w:color="auto"/>
            </w:tcBorders>
          </w:tcPr>
          <w:p w14:paraId="776B89AD" w14:textId="77777777" w:rsidR="00F625AB" w:rsidRDefault="00F625AB" w:rsidP="00EA2CED">
            <w:pPr>
              <w:ind w:firstLine="0"/>
            </w:pPr>
            <w:r>
              <w:t>0.781</w:t>
            </w:r>
          </w:p>
        </w:tc>
        <w:tc>
          <w:tcPr>
            <w:tcW w:w="1701" w:type="dxa"/>
            <w:tcBorders>
              <w:bottom w:val="single" w:sz="12" w:space="0" w:color="auto"/>
            </w:tcBorders>
          </w:tcPr>
          <w:p w14:paraId="738DA768" w14:textId="77777777" w:rsidR="00F625AB" w:rsidRDefault="00F625AB" w:rsidP="00EA2CED">
            <w:pPr>
              <w:ind w:firstLine="0"/>
            </w:pPr>
            <w:r>
              <w:t>-0.08, 0.05</w:t>
            </w:r>
          </w:p>
        </w:tc>
        <w:tc>
          <w:tcPr>
            <w:tcW w:w="709" w:type="dxa"/>
            <w:tcBorders>
              <w:bottom w:val="single" w:sz="12" w:space="0" w:color="auto"/>
            </w:tcBorders>
          </w:tcPr>
          <w:p w14:paraId="1C5C40D6" w14:textId="77777777" w:rsidR="00F625AB" w:rsidRDefault="00F625AB" w:rsidP="00EA2CED">
            <w:pPr>
              <w:ind w:firstLine="0"/>
            </w:pPr>
            <w:r>
              <w:t>0.13</w:t>
            </w:r>
          </w:p>
        </w:tc>
      </w:tr>
      <w:tr w:rsidR="00F625AB" w14:paraId="3E212A02" w14:textId="77777777" w:rsidTr="002872CF">
        <w:trPr>
          <w:trHeight w:val="490"/>
        </w:trPr>
        <w:tc>
          <w:tcPr>
            <w:tcW w:w="10065" w:type="dxa"/>
            <w:gridSpan w:val="8"/>
            <w:tcBorders>
              <w:top w:val="single" w:sz="12" w:space="0" w:color="auto"/>
            </w:tcBorders>
          </w:tcPr>
          <w:p w14:paraId="41B7AAD3" w14:textId="4AFD8EC6" w:rsidR="00F625AB" w:rsidRDefault="00F625AB" w:rsidP="00EA2CED">
            <w:pPr>
              <w:spacing w:line="240" w:lineRule="auto"/>
              <w:ind w:firstLine="0"/>
            </w:pPr>
            <w:r w:rsidRPr="00EA2CED">
              <w:rPr>
                <w:i/>
                <w:iCs/>
                <w:sz w:val="22"/>
                <w:szCs w:val="22"/>
              </w:rPr>
              <w:t xml:space="preserve">Note. </w:t>
            </w:r>
            <w:r w:rsidRPr="00EA2CED">
              <w:rPr>
                <w:sz w:val="22"/>
                <w:szCs w:val="22"/>
              </w:rPr>
              <w:t>t</w:t>
            </w:r>
            <w:r>
              <w:rPr>
                <w:sz w:val="22"/>
                <w:szCs w:val="22"/>
              </w:rPr>
              <w:t>(df)</w:t>
            </w:r>
            <w:r w:rsidRPr="00EA2CED">
              <w:rPr>
                <w:sz w:val="22"/>
                <w:szCs w:val="22"/>
              </w:rPr>
              <w:t xml:space="preserve"> = t-test score, </w:t>
            </w:r>
            <w:r w:rsidR="00532562">
              <w:rPr>
                <w:sz w:val="22"/>
                <w:szCs w:val="22"/>
              </w:rPr>
              <w:t xml:space="preserve">only for variables </w:t>
            </w:r>
            <w:r w:rsidR="00B161C6">
              <w:rPr>
                <w:sz w:val="22"/>
                <w:szCs w:val="22"/>
              </w:rPr>
              <w:t xml:space="preserve">whose residuals distributed normally. </w:t>
            </w:r>
            <w:ins w:id="113" w:author="Liad Mudrik" w:date="2022-09-15T15:44:00Z">
              <w:r w:rsidR="001675D8">
                <w:rPr>
                  <w:sz w:val="22"/>
                  <w:szCs w:val="22"/>
                </w:rPr>
                <w:t>D</w:t>
              </w:r>
            </w:ins>
            <w:del w:id="114" w:author="Liad Mudrik" w:date="2022-09-15T15:44:00Z">
              <w:r w:rsidRPr="00EA2CED" w:rsidDel="001675D8">
                <w:rPr>
                  <w:sz w:val="22"/>
                  <w:szCs w:val="22"/>
                </w:rPr>
                <w:delText>d</w:delText>
              </w:r>
            </w:del>
            <w:r w:rsidRPr="00EA2CED">
              <w:rPr>
                <w:sz w:val="22"/>
                <w:szCs w:val="22"/>
              </w:rPr>
              <w:t xml:space="preserve">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p>
        </w:tc>
      </w:tr>
    </w:tbl>
    <w:p w14:paraId="0DA7365B" w14:textId="77777777" w:rsidR="006B61DC" w:rsidRDefault="006B61DC" w:rsidP="00F71D0B">
      <w:pPr>
        <w:ind w:firstLine="0"/>
      </w:pPr>
    </w:p>
    <w:p w14:paraId="1EC99FEE" w14:textId="1CE75C39" w:rsidR="009B0704" w:rsidRDefault="009B0704" w:rsidP="009B0704">
      <w:pPr>
        <w:pStyle w:val="NoSpacing"/>
        <w:keepNext/>
        <w:bidi w:val="0"/>
      </w:pPr>
      <w:r w:rsidRPr="009B0704">
        <w:rPr>
          <w:noProof/>
        </w:rPr>
        <w:lastRenderedPageBreak/>
        <w:drawing>
          <wp:inline distT="0" distB="0" distL="0" distR="0" wp14:anchorId="63E94690" wp14:editId="2CFC3300">
            <wp:extent cx="5913869" cy="40147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134" t="1745" r="25233" b="10047"/>
                    <a:stretch/>
                  </pic:blipFill>
                  <pic:spPr bwMode="auto">
                    <a:xfrm>
                      <a:off x="0" y="0"/>
                      <a:ext cx="5921803" cy="4020174"/>
                    </a:xfrm>
                    <a:prstGeom prst="rect">
                      <a:avLst/>
                    </a:prstGeom>
                    <a:noFill/>
                    <a:ln>
                      <a:noFill/>
                    </a:ln>
                    <a:extLst>
                      <a:ext uri="{53640926-AAD7-44D8-BBD7-CCE9431645EC}">
                        <a14:shadowObscured xmlns:a14="http://schemas.microsoft.com/office/drawing/2010/main"/>
                      </a:ext>
                    </a:extLst>
                  </pic:spPr>
                </pic:pic>
              </a:graphicData>
            </a:graphic>
          </wp:inline>
        </w:drawing>
      </w:r>
    </w:p>
    <w:p w14:paraId="0D2D7E8B" w14:textId="1AFBD2E4" w:rsidR="00AE66BB" w:rsidRDefault="00C072CE" w:rsidP="002872CF">
      <w:pPr>
        <w:pStyle w:val="Caption"/>
        <w:jc w:val="left"/>
      </w:pPr>
      <w:bookmarkStart w:id="115" w:name="_Ref113877160"/>
      <w:r>
        <w:t xml:space="preserve">Figure </w:t>
      </w:r>
      <w:fldSimple w:instr=" SEQ Figure \* ARABIC ">
        <w:r w:rsidR="007E2512">
          <w:rPr>
            <w:noProof/>
          </w:rPr>
          <w:t>4</w:t>
        </w:r>
      </w:fldSimple>
      <w:bookmarkEnd w:id="115"/>
      <w:r>
        <w:t xml:space="preserve">. </w:t>
      </w:r>
      <w:bookmarkStart w:id="116" w:name="_Hlk113877123"/>
      <w:r w:rsidRPr="00C072CE">
        <w:t xml:space="preserve">Results of Experiment </w:t>
      </w:r>
      <w:r>
        <w:t>2</w:t>
      </w:r>
      <w:r w:rsidRPr="00C072CE">
        <w:t xml:space="preserve">. </w:t>
      </w:r>
      <w:r w:rsidR="00D640C9">
        <w:t>(a</w:t>
      </w:r>
      <w:commentRangeStart w:id="117"/>
      <w:commentRangeStart w:id="118"/>
      <w:r w:rsidR="00D640C9">
        <w:t>) Reaching trajectories in trials where a correct answer was given</w:t>
      </w:r>
      <w:del w:id="119" w:author="Liad Mudrik" w:date="2022-09-15T15:42:00Z">
        <w:r w:rsidR="00D640C9" w:rsidDel="002872CF">
          <w:delText xml:space="preserve"> by choosing the left and right targets, averaged across all participants</w:delText>
        </w:r>
      </w:del>
      <w:r w:rsidR="00D640C9">
        <w:t>. Shaded areas are the SE. (b-</w:t>
      </w:r>
      <w:r w:rsidR="00426563">
        <w:t>e</w:t>
      </w:r>
      <w:r w:rsidR="00D640C9">
        <w:t xml:space="preserve">) </w:t>
      </w:r>
      <w:ins w:id="120" w:author="Liad Mudrik" w:date="2022-09-15T15:42:00Z">
        <w:r w:rsidR="002872CF">
          <w:t>results of the different movement variables</w:t>
        </w:r>
      </w:ins>
      <w:ins w:id="121" w:author="Liad Mudrik" w:date="2022-09-15T15:43:00Z">
        <w:r w:rsidR="002872CF">
          <w:t xml:space="preserve">, with the same annotations as in Figure 3. </w:t>
        </w:r>
      </w:ins>
      <w:del w:id="122" w:author="Liad Mudrik" w:date="2022-09-15T15:43:00Z">
        <w:r w:rsidR="00D640C9" w:rsidDel="002872CF">
          <w:delText xml:space="preserve">Dots are single participant averages while the red/blue horizontal lines are the average of all participants. Black error bars symbol the </w:delText>
        </w:r>
        <w:r w:rsidR="003050A0" w:rsidDel="002872CF">
          <w:delText>SE</w:delText>
        </w:r>
        <w:r w:rsidR="00D640C9" w:rsidDel="002872CF">
          <w:delText>. Full/dashed grey lines represent a numerical incline/decline (respectively) between the congruent and incongruent conditions</w:delText>
        </w:r>
        <w:commentRangeEnd w:id="117"/>
        <w:r w:rsidR="006919D4" w:rsidDel="002872CF">
          <w:rPr>
            <w:rStyle w:val="CommentReference"/>
            <w:i w:val="0"/>
            <w:iCs w:val="0"/>
            <w:color w:val="auto"/>
          </w:rPr>
          <w:commentReference w:id="117"/>
        </w:r>
      </w:del>
      <w:commentRangeEnd w:id="118"/>
      <w:r w:rsidR="00EB56AF">
        <w:rPr>
          <w:rStyle w:val="CommentReference"/>
          <w:i w:val="0"/>
          <w:iCs w:val="0"/>
          <w:color w:val="auto"/>
        </w:rPr>
        <w:commentReference w:id="118"/>
      </w:r>
      <w:del w:id="123" w:author="Liad Mudrik" w:date="2022-09-15T15:43:00Z">
        <w:r w:rsidRPr="00C072CE" w:rsidDel="002872CF">
          <w:delText>.</w:delText>
        </w:r>
      </w:del>
      <w:bookmarkEnd w:id="116"/>
    </w:p>
    <w:p w14:paraId="478CC092" w14:textId="77777777" w:rsidR="005948F8" w:rsidRPr="005948F8" w:rsidRDefault="005948F8" w:rsidP="005948F8"/>
    <w:p w14:paraId="65366A3D" w14:textId="27CF7643" w:rsidR="00D826D9" w:rsidRDefault="00D826D9" w:rsidP="006238E0">
      <w:pPr>
        <w:pStyle w:val="Heading3"/>
      </w:pPr>
      <w:bookmarkStart w:id="124" w:name="_Toc114137571"/>
      <w:r>
        <w:t>Discussion</w:t>
      </w:r>
      <w:bookmarkEnd w:id="124"/>
    </w:p>
    <w:p w14:paraId="1ACEDBB1" w14:textId="15CA3A8B" w:rsidR="00D44019" w:rsidRDefault="005B4E48" w:rsidP="00463368">
      <w:pPr>
        <w:ind w:firstLine="0"/>
      </w:pPr>
      <w:r>
        <w:t xml:space="preserve">In </w:t>
      </w:r>
      <w:r w:rsidR="00035FA8">
        <w:t>Experiment 2</w:t>
      </w:r>
      <w:r>
        <w:t xml:space="preserve"> </w:t>
      </w:r>
      <w:r w:rsidR="00463368">
        <w:t>t</w:t>
      </w:r>
      <w:r w:rsidR="00540076">
        <w:t>he participants</w:t>
      </w:r>
      <w:r>
        <w:t>'</w:t>
      </w:r>
      <w:r w:rsidR="00540076">
        <w:t xml:space="preserve"> ability to reach their final decision before initiating their movement was </w:t>
      </w:r>
      <w:r w:rsidR="00DC40E5">
        <w:t xml:space="preserve">intentionally </w:t>
      </w:r>
      <w:r w:rsidR="00540076">
        <w:t xml:space="preserve">limited by the </w:t>
      </w:r>
      <w:r>
        <w:t xml:space="preserve">shortened reaction time. </w:t>
      </w:r>
      <w:r w:rsidR="00DC40E5">
        <w:t>Consequently,</w:t>
      </w:r>
      <w:r>
        <w:t xml:space="preserve"> I expected the decision</w:t>
      </w:r>
      <w:r w:rsidR="003A2B63">
        <w:t>-</w:t>
      </w:r>
      <w:r>
        <w:t xml:space="preserve">making processes </w:t>
      </w:r>
      <w:r w:rsidR="00EA0065">
        <w:t xml:space="preserve">to occur during the movement and </w:t>
      </w:r>
      <w:r w:rsidR="00C00FAB">
        <w:t xml:space="preserve">manifest </w:t>
      </w:r>
      <w:r w:rsidR="00A322E0">
        <w:t>in</w:t>
      </w:r>
      <w:r w:rsidR="00C00FAB">
        <w:t xml:space="preserve"> differences in </w:t>
      </w:r>
      <w:r w:rsidR="00A322E0">
        <w:t xml:space="preserve">the </w:t>
      </w:r>
      <w:r w:rsidR="00C00FAB">
        <w:t>trajectory between the congruent and incongruent trials.</w:t>
      </w:r>
      <w:r w:rsidR="002E0D06">
        <w:t xml:space="preserve"> </w:t>
      </w:r>
      <w:r w:rsidR="00765704">
        <w:t xml:space="preserve">Yet this expectation was not </w:t>
      </w:r>
      <w:r w:rsidR="00E434A1">
        <w:t>borne</w:t>
      </w:r>
      <w:r w:rsidR="00765704">
        <w:t xml:space="preserve"> out by the data</w:t>
      </w:r>
      <w:r w:rsidR="002E0D06">
        <w:t xml:space="preserve">, </w:t>
      </w:r>
      <w:r w:rsidR="00765704">
        <w:t xml:space="preserve">as </w:t>
      </w:r>
      <w:r w:rsidR="002E0D06">
        <w:t xml:space="preserve">null results were </w:t>
      </w:r>
      <w:r w:rsidR="00702526">
        <w:t>observed</w:t>
      </w:r>
      <w:r w:rsidR="00B1230E">
        <w:t xml:space="preserve"> for all the dependent variables.</w:t>
      </w:r>
      <w:r w:rsidR="00B8456E">
        <w:t xml:space="preserve"> </w:t>
      </w:r>
      <w:r w:rsidR="00D826D9" w:rsidRPr="00E93521">
        <w:t xml:space="preserve">An examination of the reach area distribution shows that a single </w:t>
      </w:r>
      <w:r w:rsidR="00283CE4">
        <w:t>participant</w:t>
      </w:r>
      <w:r w:rsidR="00D826D9" w:rsidRPr="00E93521">
        <w:t xml:space="preserve"> had a </w:t>
      </w:r>
      <w:r w:rsidR="00702526">
        <w:t xml:space="preserve">strong </w:t>
      </w:r>
      <w:r w:rsidR="00D826D9" w:rsidRPr="00E93521">
        <w:t>opposite trend to the rest of the sample</w:t>
      </w:r>
      <w:r w:rsidR="007F291A">
        <w:t>,</w:t>
      </w:r>
      <w:r w:rsidR="00D826D9" w:rsidRPr="00E93521">
        <w:t xml:space="preserve"> which might explain why a significant </w:t>
      </w:r>
      <w:r w:rsidR="009D1EE5">
        <w:t xml:space="preserve">difference between the means </w:t>
      </w:r>
      <w:r w:rsidR="00D826D9" w:rsidRPr="00E93521">
        <w:t xml:space="preserve">could not be found </w:t>
      </w:r>
      <w:r w:rsidR="00714A8A">
        <w:t>(</w:t>
      </w:r>
      <w:r w:rsidR="00714A8A">
        <w:fldChar w:fldCharType="begin"/>
      </w:r>
      <w:r w:rsidR="00714A8A">
        <w:instrText xml:space="preserve"> REF _Ref113877160 \h </w:instrText>
      </w:r>
      <w:r w:rsidR="00714A8A">
        <w:fldChar w:fldCharType="separate"/>
      </w:r>
      <w:r w:rsidR="00714A8A">
        <w:t xml:space="preserve">Figure </w:t>
      </w:r>
      <w:r w:rsidR="00714A8A">
        <w:rPr>
          <w:noProof/>
        </w:rPr>
        <w:t>4</w:t>
      </w:r>
      <w:r w:rsidR="00714A8A">
        <w:fldChar w:fldCharType="end"/>
      </w:r>
      <w:r w:rsidR="00714A8A">
        <w:t>, (</w:t>
      </w:r>
      <w:r w:rsidR="00494307">
        <w:t>d</w:t>
      </w:r>
      <w:r w:rsidR="00714A8A">
        <w:t>))</w:t>
      </w:r>
      <w:r w:rsidR="00D826D9" w:rsidRPr="00E93521">
        <w:t>.</w:t>
      </w:r>
      <w:r w:rsidR="00A81DB8">
        <w:t xml:space="preserve"> Indeed</w:t>
      </w:r>
      <w:r w:rsidR="00494307">
        <w:t>,</w:t>
      </w:r>
      <w:r w:rsidR="00A81DB8">
        <w:t xml:space="preserve"> a post-hoc analysis revealed </w:t>
      </w:r>
      <w:r w:rsidR="00FE25BD">
        <w:t xml:space="preserve">that </w:t>
      </w:r>
      <w:r w:rsidR="00EC3DA9">
        <w:t xml:space="preserve">when </w:t>
      </w:r>
      <w:r w:rsidR="00FE25BD">
        <w:t>this participant</w:t>
      </w:r>
      <w:r w:rsidR="00EC3DA9">
        <w:t xml:space="preserve"> is excluded</w:t>
      </w:r>
      <w:r w:rsidR="00FE25BD">
        <w:t xml:space="preserve"> a</w:t>
      </w:r>
      <w:r w:rsidR="00EC3DA9">
        <w:t xml:space="preserve">n effect is found </w:t>
      </w:r>
      <w:r w:rsidR="00EC3DA9">
        <w:lastRenderedPageBreak/>
        <w:t>in the</w:t>
      </w:r>
      <w:r w:rsidR="00FA1183">
        <w:t xml:space="preserve"> reach</w:t>
      </w:r>
      <w:r w:rsidR="00EC3DA9">
        <w:t xml:space="preserve"> </w:t>
      </w:r>
      <w:r w:rsidR="00FE25BD">
        <w:t>area</w:t>
      </w:r>
      <w:r w:rsidR="00FA1183">
        <w:t xml:space="preserve"> variable</w:t>
      </w:r>
      <w:ins w:id="125" w:author="Liad Mudrik" w:date="2022-09-15T15:43:00Z">
        <w:r w:rsidR="002D5D25">
          <w:t xml:space="preserve"> (p</w:t>
        </w:r>
        <w:commentRangeStart w:id="126"/>
        <w:r w:rsidR="002D5D25">
          <w:t>=??)</w:t>
        </w:r>
      </w:ins>
      <w:r w:rsidR="00FE25BD">
        <w:t>.</w:t>
      </w:r>
      <w:r w:rsidR="00D826D9" w:rsidRPr="00E93521">
        <w:t xml:space="preserve"> </w:t>
      </w:r>
      <w:commentRangeEnd w:id="126"/>
      <w:r w:rsidR="00783631">
        <w:rPr>
          <w:rStyle w:val="CommentReference"/>
        </w:rPr>
        <w:commentReference w:id="126"/>
      </w:r>
      <w:r w:rsidR="00C75FB9">
        <w:t xml:space="preserve">Expectedly, </w:t>
      </w:r>
      <w:r w:rsidR="009D64F9">
        <w:t xml:space="preserve">reducing the allowed </w:t>
      </w:r>
      <w:r w:rsidR="00145BDF">
        <w:t>reaction</w:t>
      </w:r>
      <w:r w:rsidR="009D64F9">
        <w:t xml:space="preserve"> time </w:t>
      </w:r>
      <w:r w:rsidR="00BC32D6">
        <w:t>in this experiment</w:t>
      </w:r>
      <w:r w:rsidR="00ED152F">
        <w:t xml:space="preserve"> </w:t>
      </w:r>
      <w:r w:rsidR="0092475A">
        <w:t xml:space="preserve">resulted in </w:t>
      </w:r>
      <w:r w:rsidR="00AE13F2">
        <w:t>a large average number of excluded trials (</w:t>
      </w:r>
      <w:r w:rsidR="00A671D0">
        <w:t>M = 214.11, SD = 71.12</w:t>
      </w:r>
      <w:r w:rsidR="00AE13F2">
        <w:t>)</w:t>
      </w:r>
      <w:r w:rsidR="00FA149D">
        <w:t xml:space="preserve"> which </w:t>
      </w:r>
      <w:r w:rsidR="004F6689">
        <w:t xml:space="preserve">might </w:t>
      </w:r>
      <w:r w:rsidR="00FA149D">
        <w:t xml:space="preserve">also explain the difficulty </w:t>
      </w:r>
      <w:r w:rsidR="005E1916">
        <w:t>to find</w:t>
      </w:r>
      <w:r w:rsidR="00FA149D">
        <w:t xml:space="preserve"> an effect</w:t>
      </w:r>
      <w:r w:rsidR="005E1916">
        <w:t>, as this also reduces the signal to noise ratio</w:t>
      </w:r>
      <w:r w:rsidR="00AE13F2">
        <w:t>.</w:t>
      </w:r>
    </w:p>
    <w:p w14:paraId="25BD0ACD" w14:textId="21BABC62" w:rsidR="00197453" w:rsidRDefault="00197453" w:rsidP="008F0674">
      <w:pPr>
        <w:pStyle w:val="NoSpacing"/>
        <w:bidi w:val="0"/>
      </w:pPr>
    </w:p>
    <w:p w14:paraId="2C206D09" w14:textId="6D0EC5AF" w:rsidR="00ED60E1" w:rsidRDefault="008E682E" w:rsidP="006238E0">
      <w:pPr>
        <w:pStyle w:val="Heading2"/>
        <w:rPr>
          <w:rtl/>
        </w:rPr>
      </w:pPr>
      <w:bookmarkStart w:id="127" w:name="_Toc114137572"/>
      <w:r>
        <w:t xml:space="preserve">Pilot </w:t>
      </w:r>
      <w:r w:rsidR="00ED60E1">
        <w:t>Exp</w:t>
      </w:r>
      <w:r>
        <w:t>eriment</w:t>
      </w:r>
      <w:r w:rsidR="00ED60E1">
        <w:t xml:space="preserve"> 3</w:t>
      </w:r>
      <w:bookmarkEnd w:id="127"/>
    </w:p>
    <w:p w14:paraId="6ED892B3" w14:textId="5F83E276" w:rsidR="00D826D9" w:rsidRDefault="007D3BA7" w:rsidP="00F0095E">
      <w:pPr>
        <w:ind w:firstLine="0"/>
      </w:pPr>
      <w:r>
        <w:t xml:space="preserve">Given the </w:t>
      </w:r>
      <w:r w:rsidR="00D826D9">
        <w:t>large proportion of excluded trials</w:t>
      </w:r>
      <w:r w:rsidR="00470925">
        <w:t xml:space="preserve">, in Experiment 3 </w:t>
      </w:r>
      <w:r w:rsidR="008E62C2">
        <w:t xml:space="preserve">the </w:t>
      </w:r>
      <w:r w:rsidR="00D826D9">
        <w:t xml:space="preserve">practice session </w:t>
      </w:r>
      <w:r w:rsidR="00470925">
        <w:t xml:space="preserve">was substantially prolonged into a full session conducted </w:t>
      </w:r>
      <w:r w:rsidR="00D826D9">
        <w:t xml:space="preserve">a day before the test session. </w:t>
      </w:r>
      <w:r w:rsidR="005863EE">
        <w:t xml:space="preserve">I anticipated that if participants learn to respond more quickly, there will be </w:t>
      </w:r>
      <w:r w:rsidR="00D826D9">
        <w:t xml:space="preserve">less incorrect answers and </w:t>
      </w:r>
      <w:r w:rsidR="005863EE">
        <w:t xml:space="preserve">too-slow </w:t>
      </w:r>
      <w:r w:rsidR="00D826D9">
        <w:t xml:space="preserve">timing responses, </w:t>
      </w:r>
      <w:r w:rsidR="005863EE">
        <w:t>leading to less exclusions. This in turn was expected to increase the signal-to-noise ratio, and allow the</w:t>
      </w:r>
      <w:r w:rsidR="00D826D9">
        <w:t xml:space="preserve"> congruency effect</w:t>
      </w:r>
      <w:r w:rsidR="005863EE">
        <w:t xml:space="preserve"> to be found</w:t>
      </w:r>
      <w:r w:rsidR="00D826D9">
        <w:t>.</w:t>
      </w:r>
    </w:p>
    <w:p w14:paraId="0580D9A3" w14:textId="7021934F" w:rsidR="00D826D9" w:rsidRDefault="00D826D9" w:rsidP="006238E0">
      <w:pPr>
        <w:pStyle w:val="Heading3"/>
      </w:pPr>
      <w:bookmarkStart w:id="128" w:name="_Toc114137573"/>
      <w:r>
        <w:t>Methods</w:t>
      </w:r>
      <w:bookmarkEnd w:id="128"/>
    </w:p>
    <w:p w14:paraId="3B29F863" w14:textId="77777777" w:rsidR="00D826D9" w:rsidRDefault="00D826D9" w:rsidP="006238E0">
      <w:pPr>
        <w:pStyle w:val="Heading4"/>
      </w:pPr>
      <w:bookmarkStart w:id="129" w:name="_Toc114137574"/>
      <w:r>
        <w:t>Participants</w:t>
      </w:r>
      <w:bookmarkEnd w:id="129"/>
    </w:p>
    <w:p w14:paraId="542AD451" w14:textId="2ADE5ABA" w:rsidR="00D826D9" w:rsidRPr="00354457" w:rsidRDefault="00F0095E" w:rsidP="008F0674">
      <w:pPr>
        <w:ind w:firstLine="0"/>
      </w:pPr>
      <w:r>
        <w:t>Seven</w:t>
      </w:r>
      <w:r w:rsidR="00F5658A">
        <w:t xml:space="preserve"> </w:t>
      </w:r>
      <w:r w:rsidR="00D826D9">
        <w:t>participants (</w:t>
      </w:r>
      <w:r w:rsidR="007B7156">
        <w:t xml:space="preserve">5 </w:t>
      </w:r>
      <w:r w:rsidR="00D826D9">
        <w:t>females) were recruited for the study (</w:t>
      </w:r>
      <w:r w:rsidR="00903CA4">
        <w:t xml:space="preserve">age: </w:t>
      </w:r>
      <w:r w:rsidR="00D826D9">
        <w:t xml:space="preserve">M = </w:t>
      </w:r>
      <w:r w:rsidR="002E3A53">
        <w:t>24.42</w:t>
      </w:r>
      <w:r w:rsidR="00D826D9">
        <w:t>, SD = 3.</w:t>
      </w:r>
      <w:r w:rsidR="002E3A53">
        <w:t>20</w:t>
      </w:r>
      <w:r w:rsidR="00D826D9">
        <w:t xml:space="preserve">) in a recruitment procedure identical to experiment 1. Four </w:t>
      </w:r>
      <w:r w:rsidR="007B7156">
        <w:t xml:space="preserve">additional </w:t>
      </w:r>
      <w:r w:rsidR="00D826D9">
        <w:t xml:space="preserve">participants were excluded since they did not arrive to the second day of the experiment. One more participant was excluded because he had less than 25 valid trials in each condition, and five other participants were excluded since they </w:t>
      </w:r>
      <w:r w:rsidR="00827596">
        <w:t>achieved</w:t>
      </w:r>
      <w:r w:rsidR="00D826D9">
        <w:t xml:space="preserve"> significantly less than 70% correct answers in the classification task according to a binomial test.</w:t>
      </w:r>
      <w:r w:rsidR="007B7156" w:rsidDel="007B7156">
        <w:t xml:space="preserve"> </w:t>
      </w:r>
    </w:p>
    <w:p w14:paraId="0A2005EA" w14:textId="545FA7E5" w:rsidR="00D826D9" w:rsidRDefault="00D826D9" w:rsidP="006238E0">
      <w:pPr>
        <w:pStyle w:val="Heading3"/>
      </w:pPr>
      <w:bookmarkStart w:id="130" w:name="_Toc114137575"/>
      <w:r>
        <w:t>Stimuli</w:t>
      </w:r>
      <w:r w:rsidR="008E682E">
        <w:t>, Apparatus and Procedure</w:t>
      </w:r>
      <w:bookmarkEnd w:id="130"/>
    </w:p>
    <w:p w14:paraId="1151CE81" w14:textId="3D858295" w:rsidR="00D826D9" w:rsidRDefault="00D826D9" w:rsidP="00EE6512">
      <w:pPr>
        <w:ind w:firstLine="0"/>
      </w:pPr>
      <w:r>
        <w:t>The</w:t>
      </w:r>
      <w:r w:rsidR="008E682E">
        <w:t xml:space="preserve"> experimental methods were identical to those used in Experiment 2, besides the following changes: </w:t>
      </w:r>
      <w:r w:rsidR="001D0E54">
        <w:t>f</w:t>
      </w:r>
      <w:r w:rsidR="008E682E">
        <w:t xml:space="preserve">irst, the </w:t>
      </w:r>
      <w:r>
        <w:t>maximal movement onset and movement duration were reduced by 10ms to 320ms and 420ms respectively</w:t>
      </w:r>
      <w:r w:rsidR="00960D0C">
        <w:t xml:space="preserve"> to make sure they do not exceed those use in </w:t>
      </w:r>
      <w:r w:rsidR="00960D0C" w:rsidRPr="00C65950">
        <w:t>Gallivan &amp; Chapman</w:t>
      </w:r>
      <w:r w:rsidR="00960D0C">
        <w:t xml:space="preserve"> </w:t>
      </w:r>
      <w:r w:rsidR="00FA1F2E">
        <w:fldChar w:fldCharType="begin"/>
      </w:r>
      <w:r w:rsidR="001E0D76">
        <w: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FA1F2E">
        <w:fldChar w:fldCharType="separate"/>
      </w:r>
      <w:r w:rsidR="001E0D76" w:rsidRPr="001E0D76">
        <w:rPr>
          <w:rFonts w:ascii="Times New Roman" w:hAnsi="Times New Roman" w:cs="Times New Roman"/>
        </w:rPr>
        <w:t>(Gallivan &amp; Chapman, 2014)</w:t>
      </w:r>
      <w:r w:rsidR="00FA1F2E">
        <w:fldChar w:fldCharType="end"/>
      </w:r>
      <w:r>
        <w:t>. Recognition of movement onset and offset was also adjusted</w:t>
      </w:r>
      <w:r w:rsidR="0057241D">
        <w:t xml:space="preserve"> to improve their consistency across trials</w:t>
      </w:r>
      <w:r>
        <w:t xml:space="preserve">, </w:t>
      </w:r>
      <w:r w:rsidR="008E682E">
        <w:t xml:space="preserve">so </w:t>
      </w:r>
      <w:r>
        <w:t xml:space="preserve">movement started when the finger was 1cm away from the starting point (Euclidean distance) and ended when it was 1.5cm away from the screen (on the Z axis). </w:t>
      </w:r>
      <w:r w:rsidR="008E682E">
        <w:t xml:space="preserve">Second, </w:t>
      </w:r>
      <w:r>
        <w:t xml:space="preserve">"Too early" feedback was given if the participant responded less then 100ms after target presentation. The purpose of the "Too early" feedback was to prevent predictive responses, </w:t>
      </w:r>
      <w:r w:rsidR="008E682E">
        <w:t>which</w:t>
      </w:r>
      <w:r>
        <w:t xml:space="preserve"> are planned before the stimul</w:t>
      </w:r>
      <w:r w:rsidR="008E682E">
        <w:t>us</w:t>
      </w:r>
      <w:r>
        <w:t xml:space="preserve"> is displayed and are therefore less affected by it. </w:t>
      </w:r>
      <w:r w:rsidR="008E682E">
        <w:t xml:space="preserve">Third, and </w:t>
      </w:r>
      <w:r w:rsidR="008E682E">
        <w:lastRenderedPageBreak/>
        <w:t xml:space="preserve">most importantly, a longer practice session was run on a separate day before the main experimental session. It included six practice blocks, where a different set of 60 4-letter words was used as primes and targets. All words followed the same criteria as in the previous experiments. </w:t>
      </w:r>
      <w:r>
        <w:t xml:space="preserve"> The</w:t>
      </w:r>
      <w:r w:rsidR="008E682E">
        <w:t>se</w:t>
      </w:r>
      <w:r>
        <w:t xml:space="preserve"> stimuli were drawn from a set of ten pseudo random lists of condition and stimulus order</w:t>
      </w:r>
      <w:r w:rsidR="00C34ABE">
        <w:t>,</w:t>
      </w:r>
      <w:r>
        <w:t xml:space="preserve"> </w:t>
      </w:r>
      <w:r w:rsidR="00C34ABE">
        <w:t xml:space="preserve">which </w:t>
      </w:r>
      <w:r>
        <w:t>followed the same constraints as the test session lists.</w:t>
      </w:r>
    </w:p>
    <w:p w14:paraId="5154F176" w14:textId="78C4F3B9" w:rsidR="00D826D9" w:rsidRDefault="00D826D9" w:rsidP="006238E0">
      <w:pPr>
        <w:pStyle w:val="Heading3"/>
      </w:pPr>
      <w:bookmarkStart w:id="131" w:name="_Toc114137576"/>
      <w:r>
        <w:t>Results</w:t>
      </w:r>
      <w:bookmarkEnd w:id="131"/>
    </w:p>
    <w:p w14:paraId="3C8905BD" w14:textId="19877595" w:rsidR="0045341F" w:rsidRDefault="00BA4221" w:rsidP="002973C7">
      <w:pPr>
        <w:ind w:firstLine="0"/>
      </w:pPr>
      <w:r>
        <w:t xml:space="preserve">Prime visibility: </w:t>
      </w:r>
      <w:r w:rsidR="004824F3">
        <w:t>PAS visibility ratings of 1/2/3/4 were given in</w:t>
      </w:r>
      <w:r>
        <w:t xml:space="preserve"> </w:t>
      </w:r>
      <w:r w:rsidR="00E97DDA">
        <w:t>76.29</w:t>
      </w:r>
      <w:r>
        <w:t>%</w:t>
      </w:r>
      <w:r w:rsidR="004824F3">
        <w:t>/</w:t>
      </w:r>
      <w:r w:rsidR="00935D83">
        <w:t>2</w:t>
      </w:r>
      <w:r w:rsidR="00E97DDA">
        <w:t>0</w:t>
      </w:r>
      <w:r w:rsidR="00935D83">
        <w:t>.</w:t>
      </w:r>
      <w:r w:rsidR="00E97DDA">
        <w:t>0</w:t>
      </w:r>
      <w:r w:rsidR="00935D83">
        <w:t>8</w:t>
      </w:r>
      <w:r>
        <w:t>%</w:t>
      </w:r>
      <w:r w:rsidR="004824F3">
        <w:t>/</w:t>
      </w:r>
      <w:r w:rsidR="00E97DDA">
        <w:t>2</w:t>
      </w:r>
      <w:r w:rsidR="00935D83">
        <w:t>.</w:t>
      </w:r>
      <w:r w:rsidR="00E97DDA">
        <w:t>85</w:t>
      </w:r>
      <w:r>
        <w:t>%</w:t>
      </w:r>
      <w:r w:rsidR="004824F3">
        <w:t>/</w:t>
      </w:r>
      <w:r w:rsidR="00E97DDA">
        <w:t>0</w:t>
      </w:r>
      <w:r w:rsidR="00935D83">
        <w:t>.</w:t>
      </w:r>
      <w:r w:rsidR="00E97DDA">
        <w:t>76</w:t>
      </w:r>
      <w:r>
        <w:t>%</w:t>
      </w:r>
      <w:r w:rsidR="004824F3">
        <w:t xml:space="preserve"> of the trials, respectively</w:t>
      </w:r>
      <w:r>
        <w:t xml:space="preserve">. </w:t>
      </w:r>
      <w:r w:rsidR="00397BE4">
        <w:t>Chance level recognition was observed for stimuli that was reported as invisible</w:t>
      </w:r>
      <w:r w:rsidR="00D826D9">
        <w:t>, M = 47.4</w:t>
      </w:r>
      <w:r w:rsidR="00174F24">
        <w:t>6</w:t>
      </w:r>
      <w:r w:rsidR="00D826D9">
        <w:t>%, SD = 3.4</w:t>
      </w:r>
      <w:r w:rsidR="00E52E97">
        <w:t>5</w:t>
      </w:r>
      <w:r w:rsidR="00D826D9">
        <w:t>, t</w:t>
      </w:r>
      <w:r w:rsidR="00D826D9" w:rsidRPr="00EE6512">
        <w:t>(6)</w:t>
      </w:r>
      <w:r w:rsidR="00D826D9">
        <w:t xml:space="preserve"> = -1.94, p = 0.1</w:t>
      </w:r>
      <w:r w:rsidR="00174F24">
        <w:t>00</w:t>
      </w:r>
      <w:r w:rsidR="00D826D9">
        <w:t>, 95% CI = [44.26, 50.65].</w:t>
      </w:r>
      <w:r w:rsidR="008116EA">
        <w:t xml:space="preserve"> </w:t>
      </w:r>
      <w:del w:id="132" w:author="Liad Mudrik" w:date="2022-09-15T15:45:00Z">
        <w:r w:rsidR="008116EA" w:rsidDel="002973C7">
          <w:delText xml:space="preserve">Thus, </w:delText>
        </w:r>
        <w:r w:rsidR="008351C5" w:rsidDel="002973C7">
          <w:delText>akin to previous experiments, masking was effective.</w:delText>
        </w:r>
      </w:del>
    </w:p>
    <w:p w14:paraId="79B2248F" w14:textId="6D469747" w:rsidR="00810BEA" w:rsidRDefault="0045341F" w:rsidP="00212789">
      <w:r>
        <w:t xml:space="preserve">Congruency effect: </w:t>
      </w:r>
      <w:r w:rsidR="00E132B1">
        <w:t xml:space="preserve"> </w:t>
      </w:r>
      <w:r w:rsidR="00D826D9">
        <w:t xml:space="preserve">Contrary to </w:t>
      </w:r>
      <w:r w:rsidR="000A2BD0">
        <w:t>Experiment 2</w:t>
      </w:r>
      <w:r w:rsidR="00D826D9">
        <w:t xml:space="preserve">, </w:t>
      </w:r>
      <w:r w:rsidR="00006789">
        <w:t>a p</w:t>
      </w:r>
      <w:r w:rsidR="00DF710B">
        <w:t xml:space="preserve">rominent difference was found </w:t>
      </w:r>
      <w:r w:rsidR="00536CFE">
        <w:t xml:space="preserve">in </w:t>
      </w:r>
      <w:r w:rsidR="00DF710B">
        <w:t>reach area</w:t>
      </w:r>
      <w:ins w:id="133" w:author="Liad Mudrik" w:date="2022-09-15T15:45:00Z">
        <w:r w:rsidR="002973C7">
          <w:t>,</w:t>
        </w:r>
      </w:ins>
      <w:r w:rsidR="00DF710B">
        <w:t xml:space="preserve"> </w:t>
      </w:r>
      <w:r w:rsidR="00536CFE">
        <w:t>which</w:t>
      </w:r>
      <w:r w:rsidR="00536CFE" w:rsidRPr="00536CFE">
        <w:t xml:space="preserve"> </w:t>
      </w:r>
      <w:r w:rsidR="00536CFE">
        <w:t xml:space="preserve">was smaller in the incongruent condition than in the congruent one </w:t>
      </w:r>
      <w:r w:rsidR="000C3552">
        <w:t>(</w:t>
      </w:r>
      <w:r w:rsidR="000C3552">
        <w:fldChar w:fldCharType="begin"/>
      </w:r>
      <w:r w:rsidR="000C3552">
        <w:instrText xml:space="preserve"> REF _Ref113877436 \h </w:instrText>
      </w:r>
      <w:r w:rsidR="000C3552">
        <w:fldChar w:fldCharType="separate"/>
      </w:r>
      <w:r w:rsidR="000C3552">
        <w:t xml:space="preserve">Figure </w:t>
      </w:r>
      <w:r w:rsidR="000C3552">
        <w:rPr>
          <w:noProof/>
        </w:rPr>
        <w:t>5</w:t>
      </w:r>
      <w:r w:rsidR="000C3552">
        <w:fldChar w:fldCharType="end"/>
      </w:r>
      <w:r w:rsidR="0043758C">
        <w:t>). H</w:t>
      </w:r>
      <w:r w:rsidR="00536CFE">
        <w:t>owever this difference</w:t>
      </w:r>
      <w:r w:rsidR="0043758C">
        <w:t xml:space="preserve">, </w:t>
      </w:r>
      <w:r w:rsidR="00956ED9">
        <w:t xml:space="preserve">as well as </w:t>
      </w:r>
      <w:r w:rsidR="0043758C">
        <w:t>the difference in the other dependent variables</w:t>
      </w:r>
      <w:r w:rsidR="00956ED9">
        <w:t xml:space="preserve"> (</w:t>
      </w:r>
      <w:r w:rsidR="00956ED9">
        <w:fldChar w:fldCharType="begin"/>
      </w:r>
      <w:r w:rsidR="00956ED9">
        <w:instrText xml:space="preserve"> REF _Ref114067946 \h </w:instrText>
      </w:r>
      <w:r w:rsidR="00956ED9">
        <w:fldChar w:fldCharType="separate"/>
      </w:r>
      <w:r w:rsidR="00956ED9">
        <w:t xml:space="preserve">Table </w:t>
      </w:r>
      <w:r w:rsidR="00956ED9">
        <w:rPr>
          <w:noProof/>
        </w:rPr>
        <w:t>3</w:t>
      </w:r>
      <w:r w:rsidR="00956ED9">
        <w:fldChar w:fldCharType="end"/>
      </w:r>
      <w:r w:rsidR="00956ED9">
        <w:t>)</w:t>
      </w:r>
      <w:r w:rsidR="0043758C">
        <w:t xml:space="preserve">, </w:t>
      </w:r>
      <w:r w:rsidR="00536CFE">
        <w:t>did not survive the multiple comparisons correction</w:t>
      </w:r>
      <w:r w:rsidR="0043758C">
        <w:t>.</w:t>
      </w:r>
      <w:r w:rsidR="00536CFE">
        <w:t xml:space="preserve"> </w:t>
      </w:r>
      <w:r w:rsidR="00D826D9">
        <w:t xml:space="preserve"> </w:t>
      </w:r>
    </w:p>
    <w:p w14:paraId="42C02537" w14:textId="30550359" w:rsidR="00D826D9" w:rsidRDefault="00810BEA" w:rsidP="00212789">
      <w:pPr>
        <w:rPr>
          <w:ins w:id="134" w:author="Liad Mudrik" w:date="2022-09-15T15:45:00Z"/>
        </w:rPr>
      </w:pPr>
      <w:del w:id="135" w:author="Liad Mudrik" w:date="2022-09-15T15:45:00Z">
        <w:r w:rsidDel="002973C7">
          <w:delText>Different from</w:delText>
        </w:r>
      </w:del>
      <w:ins w:id="136" w:author="Liad Mudrik" w:date="2022-09-15T15:45:00Z">
        <w:r w:rsidR="002973C7">
          <w:t>As opposed to</w:t>
        </w:r>
      </w:ins>
      <w:r>
        <w:t xml:space="preserve"> my expectation</w:t>
      </w:r>
      <w:r w:rsidR="00A57CA5">
        <w:t xml:space="preserve">, </w:t>
      </w:r>
      <w:r>
        <w:t xml:space="preserve">no </w:t>
      </w:r>
      <w:r w:rsidR="00385C79">
        <w:t>difference</w:t>
      </w:r>
      <w:r>
        <w:t xml:space="preserve"> was found between </w:t>
      </w:r>
      <w:r w:rsidR="00A57CA5">
        <w:t>t</w:t>
      </w:r>
      <w:r w:rsidR="00B61734">
        <w:t xml:space="preserve">he response time </w:t>
      </w:r>
      <w:r w:rsidR="00385C79">
        <w:t xml:space="preserve">in </w:t>
      </w:r>
      <w:r w:rsidR="00B61734">
        <w:t>the first block of the first and the second day</w:t>
      </w:r>
      <w:r w:rsidR="00E95DDB">
        <w:t>s</w:t>
      </w:r>
      <w:r w:rsidR="005869EC">
        <w:t xml:space="preserve"> </w:t>
      </w:r>
      <w:r w:rsidR="00B61734">
        <w:t>(</w:t>
      </w:r>
      <w:r w:rsidR="00A47FEC">
        <w:t>M</w:t>
      </w:r>
      <w:r w:rsidR="00A47FEC">
        <w:rPr>
          <w:vertAlign w:val="subscript"/>
        </w:rPr>
        <w:t>1</w:t>
      </w:r>
      <w:r w:rsidR="00A47FEC">
        <w:t xml:space="preserve"> = </w:t>
      </w:r>
      <w:r w:rsidR="00367D35">
        <w:t>535.97</w:t>
      </w:r>
      <w:r w:rsidR="00A47FEC">
        <w:t>, SD</w:t>
      </w:r>
      <w:r w:rsidR="00A47FEC">
        <w:rPr>
          <w:vertAlign w:val="subscript"/>
        </w:rPr>
        <w:t>1</w:t>
      </w:r>
      <w:r w:rsidR="00A47FEC">
        <w:t xml:space="preserve"> = </w:t>
      </w:r>
      <w:r w:rsidR="00C62D8B">
        <w:t>63.18</w:t>
      </w:r>
      <w:r w:rsidR="00A47FEC">
        <w:t>, M</w:t>
      </w:r>
      <w:r w:rsidR="00A47FEC">
        <w:rPr>
          <w:vertAlign w:val="subscript"/>
        </w:rPr>
        <w:t>2</w:t>
      </w:r>
      <w:r w:rsidR="00A47FEC">
        <w:t xml:space="preserve"> = </w:t>
      </w:r>
      <w:r w:rsidR="00C62D8B">
        <w:t>455.76</w:t>
      </w:r>
      <w:r w:rsidR="00A47FEC">
        <w:t>, SD</w:t>
      </w:r>
      <w:r w:rsidR="00A47FEC">
        <w:rPr>
          <w:vertAlign w:val="subscript"/>
        </w:rPr>
        <w:t>2</w:t>
      </w:r>
      <w:r w:rsidR="00A47FEC">
        <w:t xml:space="preserve"> = </w:t>
      </w:r>
      <w:r w:rsidR="00C62D8B">
        <w:t>97.56</w:t>
      </w:r>
      <w:r w:rsidR="00A47FEC">
        <w:t>, t</w:t>
      </w:r>
      <w:r w:rsidR="00A47FEC" w:rsidRPr="008351C5">
        <w:t>(</w:t>
      </w:r>
      <w:r w:rsidR="00587EB6">
        <w:t>6</w:t>
      </w:r>
      <w:r w:rsidR="00A47FEC" w:rsidRPr="008351C5">
        <w:t>)</w:t>
      </w:r>
      <w:r w:rsidR="00A47FEC">
        <w:t xml:space="preserve"> = </w:t>
      </w:r>
      <w:r w:rsidR="00587EB6">
        <w:t>1.86</w:t>
      </w:r>
      <w:r w:rsidR="00A47FEC">
        <w:t>, p = 0.</w:t>
      </w:r>
      <w:r w:rsidR="0059682D">
        <w:t>1</w:t>
      </w:r>
      <w:r w:rsidR="00587EB6">
        <w:t>11</w:t>
      </w:r>
      <w:r w:rsidR="00A47FEC">
        <w:t>, 95% CI [</w:t>
      </w:r>
      <w:r w:rsidR="0059682D">
        <w:t>-</w:t>
      </w:r>
      <w:r w:rsidR="00587EB6">
        <w:t>24</w:t>
      </w:r>
      <w:r w:rsidR="0059682D">
        <w:t>.</w:t>
      </w:r>
      <w:r w:rsidR="00587EB6">
        <w:t>94</w:t>
      </w:r>
      <w:r w:rsidR="00A47FEC">
        <w:t xml:space="preserve">, </w:t>
      </w:r>
      <w:r w:rsidR="00587EB6">
        <w:t>185.36</w:t>
      </w:r>
      <w:r w:rsidR="00A47FEC">
        <w:t>]</w:t>
      </w:r>
      <w:r w:rsidR="00B61734">
        <w:t xml:space="preserve">). </w:t>
      </w:r>
      <w:r w:rsidR="00C05336">
        <w:t>Furthermore,</w:t>
      </w:r>
      <w:r w:rsidR="00B61734">
        <w:t xml:space="preserve"> </w:t>
      </w:r>
      <w:r w:rsidR="00D826D9">
        <w:t xml:space="preserve">the average number of valid trials </w:t>
      </w:r>
      <w:r w:rsidR="006E6D22">
        <w:t>exhibited a</w:t>
      </w:r>
      <w:r w:rsidR="00E11384">
        <w:t xml:space="preserve">n unexpected </w:t>
      </w:r>
      <w:r w:rsidR="006E6D22">
        <w:t xml:space="preserve">decreasing trend between </w:t>
      </w:r>
      <w:r w:rsidR="002F313C" w:rsidRPr="002F313C">
        <w:t>Experiment 2</w:t>
      </w:r>
      <w:r w:rsidR="00461EEA">
        <w:t xml:space="preserve"> </w:t>
      </w:r>
      <w:r w:rsidR="00E27440">
        <w:t>a</w:t>
      </w:r>
      <w:r w:rsidR="00461EEA">
        <w:t xml:space="preserve">nd </w:t>
      </w:r>
      <w:r w:rsidR="002F313C" w:rsidRPr="002F313C">
        <w:t>Experiment 3</w:t>
      </w:r>
      <w:r w:rsidR="00634E13">
        <w:t xml:space="preserve"> (</w:t>
      </w:r>
      <w:r w:rsidR="00DD7902">
        <w:t>M</w:t>
      </w:r>
      <w:r w:rsidR="00DD7902">
        <w:rPr>
          <w:vertAlign w:val="subscript"/>
        </w:rPr>
        <w:t>2</w:t>
      </w:r>
      <w:r w:rsidR="00DD7902">
        <w:t xml:space="preserve"> = </w:t>
      </w:r>
      <w:r w:rsidR="00E64905">
        <w:t>234.44</w:t>
      </w:r>
      <w:r w:rsidR="00DD7902">
        <w:t>, SD</w:t>
      </w:r>
      <w:r w:rsidR="00DD7902">
        <w:rPr>
          <w:vertAlign w:val="subscript"/>
        </w:rPr>
        <w:t>2</w:t>
      </w:r>
      <w:r w:rsidR="00DD7902">
        <w:t xml:space="preserve"> = </w:t>
      </w:r>
      <w:r w:rsidR="00E64905">
        <w:t>84.66</w:t>
      </w:r>
      <w:r w:rsidR="00DD7902">
        <w:t>, M</w:t>
      </w:r>
      <w:r w:rsidR="00DD7902">
        <w:rPr>
          <w:vertAlign w:val="subscript"/>
        </w:rPr>
        <w:t>3</w:t>
      </w:r>
      <w:r w:rsidR="00DD7902">
        <w:t xml:space="preserve"> = </w:t>
      </w:r>
      <w:r w:rsidR="00E64905">
        <w:t>162.57</w:t>
      </w:r>
      <w:r w:rsidR="00DD7902">
        <w:t>, SD</w:t>
      </w:r>
      <w:r w:rsidR="00DD7902">
        <w:rPr>
          <w:vertAlign w:val="subscript"/>
        </w:rPr>
        <w:t>3</w:t>
      </w:r>
      <w:r w:rsidR="00DD7902">
        <w:t xml:space="preserve"> = </w:t>
      </w:r>
      <w:r w:rsidR="00E64905">
        <w:t>63.23</w:t>
      </w:r>
      <w:r w:rsidR="00DD7902">
        <w:t>, t</w:t>
      </w:r>
      <w:r w:rsidR="00DD7902" w:rsidRPr="00113020">
        <w:t>(</w:t>
      </w:r>
      <w:r w:rsidR="00DD7902">
        <w:t>14</w:t>
      </w:r>
      <w:r w:rsidR="00DD7902" w:rsidRPr="00113020">
        <w:t>)</w:t>
      </w:r>
      <w:r w:rsidR="00DD7902">
        <w:t xml:space="preserve"> = -1.87, p = 0.082, 95% CI [-154.25, 10.51]</w:t>
      </w:r>
      <w:r w:rsidR="00E27440">
        <w:t>; For a</w:t>
      </w:r>
      <w:r w:rsidR="00FA4EF0">
        <w:t xml:space="preserve">n elaborative </w:t>
      </w:r>
      <w:r w:rsidR="00E27440">
        <w:t xml:space="preserve">description of </w:t>
      </w:r>
      <w:r w:rsidR="001A1554">
        <w:t xml:space="preserve">the </w:t>
      </w:r>
      <w:r w:rsidR="00FA4EF0">
        <w:t xml:space="preserve">excluded </w:t>
      </w:r>
      <w:r w:rsidR="00114D69">
        <w:t>trials see</w:t>
      </w:r>
      <w:r w:rsidR="00E27440">
        <w:t xml:space="preserve"> </w:t>
      </w:r>
      <w:r w:rsidR="006A1DF9">
        <w:fldChar w:fldCharType="begin"/>
      </w:r>
      <w:r w:rsidR="006A1DF9">
        <w:instrText xml:space="preserve"> REF _Ref114130120 \h </w:instrText>
      </w:r>
      <w:r w:rsidR="006A1DF9">
        <w:fldChar w:fldCharType="separate"/>
      </w:r>
      <w:r w:rsidR="006A1DF9">
        <w:t xml:space="preserve">Supplementary Table </w:t>
      </w:r>
      <w:r w:rsidR="006A1DF9">
        <w:rPr>
          <w:noProof/>
        </w:rPr>
        <w:t>1</w:t>
      </w:r>
      <w:r w:rsidR="006A1DF9">
        <w:fldChar w:fldCharType="end"/>
      </w:r>
      <w:r w:rsidR="00634E13">
        <w:t>).</w:t>
      </w:r>
    </w:p>
    <w:p w14:paraId="45D5EF99" w14:textId="77777777" w:rsidR="002973C7" w:rsidRDefault="002973C7" w:rsidP="00212789"/>
    <w:p w14:paraId="3D3AA847" w14:textId="29D4F2DF" w:rsidR="001D150D" w:rsidRDefault="001D150D" w:rsidP="002973C7">
      <w:pPr>
        <w:pStyle w:val="Caption"/>
        <w:keepNext/>
      </w:pPr>
      <w:bookmarkStart w:id="137" w:name="_Ref114067946"/>
      <w:r>
        <w:t xml:space="preserve">Table </w:t>
      </w:r>
      <w:fldSimple w:instr=" SEQ Table \* ARABIC ">
        <w:r w:rsidR="002436A8">
          <w:rPr>
            <w:noProof/>
          </w:rPr>
          <w:t>3</w:t>
        </w:r>
      </w:fldSimple>
      <w:bookmarkEnd w:id="137"/>
      <w:r w:rsidR="004A776C">
        <w:t>. Results of Experiment 3</w:t>
      </w:r>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B65BC7" w14:paraId="42055F2C" w14:textId="77777777" w:rsidTr="002973C7">
        <w:trPr>
          <w:trHeight w:val="510"/>
        </w:trPr>
        <w:tc>
          <w:tcPr>
            <w:tcW w:w="284" w:type="dxa"/>
            <w:tcBorders>
              <w:top w:val="single" w:sz="12" w:space="0" w:color="auto"/>
            </w:tcBorders>
          </w:tcPr>
          <w:p w14:paraId="3C2A7954" w14:textId="77777777" w:rsidR="00B65BC7" w:rsidRDefault="00B65BC7" w:rsidP="00EA2CED">
            <w:pPr>
              <w:ind w:firstLine="0"/>
            </w:pPr>
          </w:p>
        </w:tc>
        <w:tc>
          <w:tcPr>
            <w:tcW w:w="2268" w:type="dxa"/>
            <w:tcBorders>
              <w:top w:val="single" w:sz="12" w:space="0" w:color="auto"/>
            </w:tcBorders>
          </w:tcPr>
          <w:p w14:paraId="447D5578" w14:textId="77777777" w:rsidR="00B65BC7" w:rsidRDefault="00B65BC7" w:rsidP="00EA2CED">
            <w:pPr>
              <w:ind w:firstLine="0"/>
            </w:pPr>
          </w:p>
        </w:tc>
        <w:tc>
          <w:tcPr>
            <w:tcW w:w="1701" w:type="dxa"/>
            <w:tcBorders>
              <w:top w:val="single" w:sz="12" w:space="0" w:color="auto"/>
              <w:bottom w:val="single" w:sz="12" w:space="0" w:color="auto"/>
            </w:tcBorders>
          </w:tcPr>
          <w:p w14:paraId="1744C126" w14:textId="77777777" w:rsidR="00B65BC7" w:rsidRPr="00EA2CED" w:rsidRDefault="00B65BC7" w:rsidP="00EA2CED">
            <w:pPr>
              <w:ind w:firstLine="0"/>
              <w:jc w:val="center"/>
              <w:rPr>
                <w:b/>
                <w:bCs/>
              </w:rPr>
            </w:pPr>
            <w:r w:rsidRPr="00EA2CED">
              <w:rPr>
                <w:b/>
                <w:bCs/>
              </w:rPr>
              <w:t>Congruent</w:t>
            </w:r>
          </w:p>
        </w:tc>
        <w:tc>
          <w:tcPr>
            <w:tcW w:w="1701" w:type="dxa"/>
            <w:tcBorders>
              <w:top w:val="single" w:sz="12" w:space="0" w:color="auto"/>
              <w:bottom w:val="single" w:sz="12" w:space="0" w:color="auto"/>
            </w:tcBorders>
          </w:tcPr>
          <w:p w14:paraId="43B29F81" w14:textId="77777777" w:rsidR="00B65BC7" w:rsidRPr="00EA2CED" w:rsidRDefault="00B65BC7" w:rsidP="002973C7">
            <w:pPr>
              <w:ind w:firstLine="0"/>
              <w:jc w:val="center"/>
              <w:rPr>
                <w:b/>
                <w:bCs/>
              </w:rPr>
            </w:pPr>
            <w:r w:rsidRPr="00EA2CED">
              <w:rPr>
                <w:b/>
                <w:bCs/>
              </w:rPr>
              <w:t>Incongruent</w:t>
            </w:r>
          </w:p>
        </w:tc>
        <w:tc>
          <w:tcPr>
            <w:tcW w:w="709" w:type="dxa"/>
            <w:tcBorders>
              <w:top w:val="single" w:sz="12" w:space="0" w:color="auto"/>
            </w:tcBorders>
          </w:tcPr>
          <w:p w14:paraId="369DE364" w14:textId="77777777" w:rsidR="00B65BC7" w:rsidRPr="00EA2CED" w:rsidRDefault="00B65BC7" w:rsidP="00EA2CED">
            <w:pPr>
              <w:ind w:firstLine="0"/>
              <w:jc w:val="center"/>
              <w:rPr>
                <w:b/>
                <w:bCs/>
              </w:rPr>
            </w:pPr>
          </w:p>
        </w:tc>
        <w:tc>
          <w:tcPr>
            <w:tcW w:w="992" w:type="dxa"/>
            <w:tcBorders>
              <w:top w:val="single" w:sz="12" w:space="0" w:color="auto"/>
            </w:tcBorders>
          </w:tcPr>
          <w:p w14:paraId="622950C3" w14:textId="77777777" w:rsidR="00B65BC7" w:rsidRPr="00EA2CED" w:rsidRDefault="00B65BC7" w:rsidP="00EA2CED">
            <w:pPr>
              <w:ind w:firstLine="0"/>
              <w:jc w:val="center"/>
              <w:rPr>
                <w:b/>
                <w:bCs/>
              </w:rPr>
            </w:pPr>
          </w:p>
        </w:tc>
        <w:tc>
          <w:tcPr>
            <w:tcW w:w="1701" w:type="dxa"/>
            <w:tcBorders>
              <w:top w:val="single" w:sz="12" w:space="0" w:color="auto"/>
            </w:tcBorders>
          </w:tcPr>
          <w:p w14:paraId="660C3615" w14:textId="77777777" w:rsidR="00B65BC7" w:rsidRDefault="00B65BC7" w:rsidP="00EA2CED">
            <w:pPr>
              <w:ind w:firstLine="0"/>
            </w:pPr>
          </w:p>
        </w:tc>
        <w:tc>
          <w:tcPr>
            <w:tcW w:w="709" w:type="dxa"/>
            <w:tcBorders>
              <w:top w:val="single" w:sz="12" w:space="0" w:color="auto"/>
            </w:tcBorders>
          </w:tcPr>
          <w:p w14:paraId="7D83BD62" w14:textId="77777777" w:rsidR="00B65BC7" w:rsidRDefault="00B65BC7" w:rsidP="00EA2CED">
            <w:pPr>
              <w:ind w:firstLine="0"/>
            </w:pPr>
          </w:p>
        </w:tc>
      </w:tr>
      <w:tr w:rsidR="00B65BC7" w14:paraId="48C9E5AC" w14:textId="77777777" w:rsidTr="002973C7">
        <w:trPr>
          <w:trHeight w:val="254"/>
        </w:trPr>
        <w:tc>
          <w:tcPr>
            <w:tcW w:w="284" w:type="dxa"/>
            <w:tcBorders>
              <w:bottom w:val="single" w:sz="12" w:space="0" w:color="auto"/>
            </w:tcBorders>
          </w:tcPr>
          <w:p w14:paraId="6320FD83" w14:textId="77777777" w:rsidR="00B65BC7" w:rsidRPr="00EA2CED" w:rsidRDefault="00B65BC7" w:rsidP="00EA2CED">
            <w:pPr>
              <w:ind w:firstLine="0"/>
              <w:rPr>
                <w:b/>
                <w:bCs/>
              </w:rPr>
            </w:pPr>
          </w:p>
        </w:tc>
        <w:tc>
          <w:tcPr>
            <w:tcW w:w="2268" w:type="dxa"/>
            <w:tcBorders>
              <w:bottom w:val="single" w:sz="12" w:space="0" w:color="auto"/>
            </w:tcBorders>
          </w:tcPr>
          <w:p w14:paraId="03AA8554" w14:textId="77777777" w:rsidR="00B65BC7" w:rsidRPr="00EA2CED" w:rsidRDefault="00B65BC7" w:rsidP="00EA2CED">
            <w:pPr>
              <w:ind w:firstLine="0"/>
              <w:rPr>
                <w:b/>
                <w:bCs/>
              </w:rPr>
            </w:pPr>
          </w:p>
        </w:tc>
        <w:tc>
          <w:tcPr>
            <w:tcW w:w="1701" w:type="dxa"/>
            <w:tcBorders>
              <w:top w:val="single" w:sz="12" w:space="0" w:color="auto"/>
              <w:bottom w:val="single" w:sz="12" w:space="0" w:color="auto"/>
            </w:tcBorders>
          </w:tcPr>
          <w:p w14:paraId="3FC988DC" w14:textId="122D3DA5" w:rsidR="00B65BC7" w:rsidRPr="00EA2CED" w:rsidRDefault="00B65BC7" w:rsidP="00EA2CED">
            <w:pPr>
              <w:ind w:firstLine="0"/>
              <w:rPr>
                <w:b/>
                <w:bCs/>
              </w:rPr>
            </w:pPr>
            <w:r>
              <w:rPr>
                <w:b/>
                <w:bCs/>
              </w:rPr>
              <w:t>M</w:t>
            </w:r>
            <w:r w:rsidR="00166A9B">
              <w:rPr>
                <w:b/>
                <w:bCs/>
              </w:rPr>
              <w:t xml:space="preserve"> </w:t>
            </w:r>
            <w:r>
              <w:rPr>
                <w:b/>
                <w:bCs/>
              </w:rPr>
              <w:t>(SD)</w:t>
            </w:r>
          </w:p>
        </w:tc>
        <w:tc>
          <w:tcPr>
            <w:tcW w:w="1701" w:type="dxa"/>
            <w:tcBorders>
              <w:top w:val="single" w:sz="12" w:space="0" w:color="auto"/>
              <w:bottom w:val="single" w:sz="12" w:space="0" w:color="auto"/>
            </w:tcBorders>
          </w:tcPr>
          <w:p w14:paraId="3194333E" w14:textId="4DB6F5EA" w:rsidR="00B65BC7" w:rsidRPr="00EA2CED" w:rsidRDefault="00B65BC7" w:rsidP="00EA2CED">
            <w:pPr>
              <w:ind w:firstLine="0"/>
              <w:rPr>
                <w:b/>
                <w:bCs/>
              </w:rPr>
            </w:pPr>
            <w:r>
              <w:rPr>
                <w:b/>
                <w:bCs/>
              </w:rPr>
              <w:t>M</w:t>
            </w:r>
            <w:r w:rsidR="00166A9B">
              <w:rPr>
                <w:b/>
                <w:bCs/>
              </w:rPr>
              <w:t xml:space="preserve"> </w:t>
            </w:r>
            <w:r>
              <w:rPr>
                <w:b/>
                <w:bCs/>
              </w:rPr>
              <w:t>(SD)</w:t>
            </w:r>
          </w:p>
        </w:tc>
        <w:tc>
          <w:tcPr>
            <w:tcW w:w="709" w:type="dxa"/>
            <w:tcBorders>
              <w:bottom w:val="single" w:sz="12" w:space="0" w:color="auto"/>
            </w:tcBorders>
          </w:tcPr>
          <w:p w14:paraId="1D7EAAC4" w14:textId="77777777" w:rsidR="00B65BC7" w:rsidRPr="00EA2CED" w:rsidRDefault="00B65BC7" w:rsidP="00EA2CED">
            <w:pPr>
              <w:ind w:firstLine="0"/>
              <w:rPr>
                <w:b/>
                <w:bCs/>
              </w:rPr>
            </w:pPr>
            <w:r>
              <w:rPr>
                <w:b/>
                <w:bCs/>
              </w:rPr>
              <w:t>t(6)</w:t>
            </w:r>
          </w:p>
        </w:tc>
        <w:tc>
          <w:tcPr>
            <w:tcW w:w="992" w:type="dxa"/>
            <w:tcBorders>
              <w:bottom w:val="single" w:sz="12" w:space="0" w:color="auto"/>
            </w:tcBorders>
          </w:tcPr>
          <w:p w14:paraId="1F69E17E" w14:textId="77777777" w:rsidR="00B65BC7" w:rsidRPr="00EA2CED" w:rsidRDefault="00B65BC7" w:rsidP="00EA2CED">
            <w:pPr>
              <w:ind w:firstLine="0"/>
              <w:rPr>
                <w:b/>
                <w:bCs/>
              </w:rPr>
            </w:pPr>
            <w:r>
              <w:rPr>
                <w:b/>
                <w:bCs/>
              </w:rPr>
              <w:t>p</w:t>
            </w:r>
          </w:p>
        </w:tc>
        <w:tc>
          <w:tcPr>
            <w:tcW w:w="1701" w:type="dxa"/>
            <w:tcBorders>
              <w:bottom w:val="single" w:sz="12" w:space="0" w:color="auto"/>
            </w:tcBorders>
          </w:tcPr>
          <w:p w14:paraId="3BFC72C5" w14:textId="77777777" w:rsidR="00B65BC7" w:rsidRPr="00EA2CED" w:rsidRDefault="00B65BC7" w:rsidP="00EA2CED">
            <w:pPr>
              <w:ind w:firstLine="0"/>
              <w:rPr>
                <w:b/>
                <w:bCs/>
              </w:rPr>
            </w:pPr>
            <w:r>
              <w:rPr>
                <w:b/>
                <w:bCs/>
              </w:rPr>
              <w:t>CI</w:t>
            </w:r>
          </w:p>
        </w:tc>
        <w:tc>
          <w:tcPr>
            <w:tcW w:w="709" w:type="dxa"/>
            <w:tcBorders>
              <w:bottom w:val="single" w:sz="12" w:space="0" w:color="auto"/>
            </w:tcBorders>
          </w:tcPr>
          <w:p w14:paraId="5ECBBACB" w14:textId="77777777" w:rsidR="00B65BC7" w:rsidRPr="00EA2CED" w:rsidRDefault="00B65BC7" w:rsidP="00EA2CED">
            <w:pPr>
              <w:ind w:firstLine="0"/>
              <w:rPr>
                <w:b/>
                <w:bCs/>
              </w:rPr>
            </w:pPr>
            <w:r>
              <w:rPr>
                <w:b/>
                <w:bCs/>
              </w:rPr>
              <w:t>d</w:t>
            </w:r>
          </w:p>
        </w:tc>
      </w:tr>
      <w:tr w:rsidR="00B65BC7" w14:paraId="43185318" w14:textId="77777777" w:rsidTr="002973C7">
        <w:trPr>
          <w:trHeight w:val="313"/>
        </w:trPr>
        <w:tc>
          <w:tcPr>
            <w:tcW w:w="10065" w:type="dxa"/>
            <w:gridSpan w:val="8"/>
            <w:tcBorders>
              <w:top w:val="single" w:sz="12" w:space="0" w:color="auto"/>
            </w:tcBorders>
          </w:tcPr>
          <w:p w14:paraId="047CCEDB" w14:textId="77777777" w:rsidR="00B65BC7" w:rsidRDefault="00B65BC7" w:rsidP="00EA2CED">
            <w:pPr>
              <w:ind w:firstLine="0"/>
            </w:pPr>
            <w:r>
              <w:rPr>
                <w:b/>
                <w:bCs/>
              </w:rPr>
              <w:t>Reaching</w:t>
            </w:r>
          </w:p>
        </w:tc>
      </w:tr>
      <w:tr w:rsidR="00B65BC7" w14:paraId="4FFCFB7D" w14:textId="77777777" w:rsidTr="002973C7">
        <w:trPr>
          <w:trHeight w:val="490"/>
        </w:trPr>
        <w:tc>
          <w:tcPr>
            <w:tcW w:w="284" w:type="dxa"/>
            <w:vMerge w:val="restart"/>
            <w:tcBorders>
              <w:bottom w:val="single" w:sz="12" w:space="0" w:color="auto"/>
            </w:tcBorders>
          </w:tcPr>
          <w:p w14:paraId="173887A7" w14:textId="77777777" w:rsidR="00B65BC7" w:rsidRPr="00EA2CED" w:rsidRDefault="00B65BC7" w:rsidP="00EA2CED">
            <w:pPr>
              <w:ind w:firstLine="0"/>
              <w:rPr>
                <w:b/>
                <w:bCs/>
              </w:rPr>
            </w:pPr>
          </w:p>
        </w:tc>
        <w:tc>
          <w:tcPr>
            <w:tcW w:w="2268" w:type="dxa"/>
          </w:tcPr>
          <w:p w14:paraId="6EB8D387" w14:textId="77777777" w:rsidR="00B65BC7" w:rsidRPr="00EA2CED" w:rsidRDefault="00B65BC7" w:rsidP="00EA2CED">
            <w:pPr>
              <w:ind w:firstLine="0"/>
              <w:rPr>
                <w:b/>
                <w:bCs/>
              </w:rPr>
            </w:pPr>
            <w:r w:rsidRPr="00EA2CED">
              <w:rPr>
                <w:b/>
                <w:bCs/>
              </w:rPr>
              <w:t>Reach area</w:t>
            </w:r>
          </w:p>
        </w:tc>
        <w:tc>
          <w:tcPr>
            <w:tcW w:w="1701" w:type="dxa"/>
          </w:tcPr>
          <w:p w14:paraId="4397D548" w14:textId="77777777" w:rsidR="00B65BC7" w:rsidRDefault="00B65BC7" w:rsidP="00EA2CED">
            <w:pPr>
              <w:ind w:firstLine="0"/>
            </w:pPr>
            <w:r>
              <w:t>2 (0.30)</w:t>
            </w:r>
          </w:p>
        </w:tc>
        <w:tc>
          <w:tcPr>
            <w:tcW w:w="1701" w:type="dxa"/>
          </w:tcPr>
          <w:p w14:paraId="32DE1315" w14:textId="77777777" w:rsidR="00B65BC7" w:rsidRDefault="00B65BC7" w:rsidP="00EA2CED">
            <w:pPr>
              <w:ind w:firstLine="0"/>
            </w:pPr>
            <w:r>
              <w:t>1.73 (0.25)</w:t>
            </w:r>
          </w:p>
        </w:tc>
        <w:tc>
          <w:tcPr>
            <w:tcW w:w="709" w:type="dxa"/>
          </w:tcPr>
          <w:p w14:paraId="0C8EE400" w14:textId="77777777" w:rsidR="00B65BC7" w:rsidRDefault="00B65BC7" w:rsidP="00EA2CED">
            <w:pPr>
              <w:ind w:firstLine="0"/>
            </w:pPr>
            <w:r>
              <w:t>3.02</w:t>
            </w:r>
          </w:p>
        </w:tc>
        <w:tc>
          <w:tcPr>
            <w:tcW w:w="992" w:type="dxa"/>
          </w:tcPr>
          <w:p w14:paraId="60CD7F88" w14:textId="77777777" w:rsidR="00B65BC7" w:rsidRDefault="00B65BC7" w:rsidP="00EA2CED">
            <w:pPr>
              <w:ind w:firstLine="0"/>
            </w:pPr>
            <w:r>
              <w:t>0.023</w:t>
            </w:r>
          </w:p>
        </w:tc>
        <w:tc>
          <w:tcPr>
            <w:tcW w:w="1701" w:type="dxa"/>
          </w:tcPr>
          <w:p w14:paraId="46A272B3" w14:textId="77777777" w:rsidR="00B65BC7" w:rsidRDefault="00B65BC7" w:rsidP="00EA2CED">
            <w:pPr>
              <w:ind w:firstLine="0"/>
            </w:pPr>
            <w:r>
              <w:t>0.05, 0.48</w:t>
            </w:r>
          </w:p>
        </w:tc>
        <w:tc>
          <w:tcPr>
            <w:tcW w:w="709" w:type="dxa"/>
          </w:tcPr>
          <w:p w14:paraId="61172540" w14:textId="77777777" w:rsidR="00B65BC7" w:rsidRDefault="00B65BC7" w:rsidP="00EA2CED">
            <w:pPr>
              <w:ind w:firstLine="0"/>
            </w:pPr>
            <w:r>
              <w:t>1.14</w:t>
            </w:r>
          </w:p>
        </w:tc>
      </w:tr>
      <w:tr w:rsidR="00B65BC7" w14:paraId="11FBE247" w14:textId="77777777" w:rsidTr="002973C7">
        <w:trPr>
          <w:trHeight w:val="490"/>
        </w:trPr>
        <w:tc>
          <w:tcPr>
            <w:tcW w:w="284" w:type="dxa"/>
            <w:vMerge/>
            <w:tcBorders>
              <w:top w:val="single" w:sz="12" w:space="0" w:color="auto"/>
              <w:bottom w:val="single" w:sz="12" w:space="0" w:color="auto"/>
            </w:tcBorders>
          </w:tcPr>
          <w:p w14:paraId="3748D230" w14:textId="77777777" w:rsidR="00B65BC7" w:rsidRPr="00EA2CED" w:rsidRDefault="00B65BC7" w:rsidP="00EA2CED">
            <w:pPr>
              <w:ind w:firstLine="0"/>
              <w:rPr>
                <w:b/>
                <w:bCs/>
              </w:rPr>
            </w:pPr>
          </w:p>
        </w:tc>
        <w:tc>
          <w:tcPr>
            <w:tcW w:w="2268" w:type="dxa"/>
          </w:tcPr>
          <w:p w14:paraId="7FB444DD" w14:textId="77777777" w:rsidR="00B65BC7" w:rsidRPr="00EA2CED" w:rsidRDefault="00B65BC7" w:rsidP="00EA2CED">
            <w:pPr>
              <w:ind w:firstLine="0"/>
              <w:rPr>
                <w:b/>
                <w:bCs/>
              </w:rPr>
            </w:pPr>
            <w:r w:rsidRPr="00EA2CED">
              <w:rPr>
                <w:b/>
                <w:bCs/>
              </w:rPr>
              <w:t>Traveled distance</w:t>
            </w:r>
          </w:p>
        </w:tc>
        <w:tc>
          <w:tcPr>
            <w:tcW w:w="1701" w:type="dxa"/>
          </w:tcPr>
          <w:p w14:paraId="41C2D2CA" w14:textId="77777777" w:rsidR="00B65BC7" w:rsidRDefault="00B65BC7" w:rsidP="00EA2CED">
            <w:pPr>
              <w:ind w:firstLine="0"/>
            </w:pPr>
            <w:r>
              <w:t>38.27 (1.25)</w:t>
            </w:r>
          </w:p>
        </w:tc>
        <w:tc>
          <w:tcPr>
            <w:tcW w:w="1701" w:type="dxa"/>
          </w:tcPr>
          <w:p w14:paraId="6A1D56A3" w14:textId="77777777" w:rsidR="00B65BC7" w:rsidRDefault="00B65BC7" w:rsidP="00EA2CED">
            <w:pPr>
              <w:ind w:firstLine="0"/>
            </w:pPr>
            <w:r>
              <w:t>39.23 (1.74)</w:t>
            </w:r>
          </w:p>
        </w:tc>
        <w:tc>
          <w:tcPr>
            <w:tcW w:w="709" w:type="dxa"/>
          </w:tcPr>
          <w:p w14:paraId="0291A175" w14:textId="77777777" w:rsidR="00B65BC7" w:rsidRDefault="00B65BC7" w:rsidP="00EA2CED">
            <w:pPr>
              <w:ind w:firstLine="0"/>
            </w:pPr>
            <w:r>
              <w:t>3.69</w:t>
            </w:r>
          </w:p>
        </w:tc>
        <w:tc>
          <w:tcPr>
            <w:tcW w:w="992" w:type="dxa"/>
          </w:tcPr>
          <w:p w14:paraId="27EBAABF" w14:textId="77777777" w:rsidR="00B65BC7" w:rsidRDefault="00B65BC7" w:rsidP="00EA2CED">
            <w:pPr>
              <w:ind w:firstLine="0"/>
            </w:pPr>
            <w:r>
              <w:t>0.010</w:t>
            </w:r>
          </w:p>
        </w:tc>
        <w:tc>
          <w:tcPr>
            <w:tcW w:w="1701" w:type="dxa"/>
          </w:tcPr>
          <w:p w14:paraId="17021F6F" w14:textId="77777777" w:rsidR="00B65BC7" w:rsidRDefault="00B65BC7" w:rsidP="00EA2CED">
            <w:pPr>
              <w:ind w:firstLine="0"/>
            </w:pPr>
            <w:r>
              <w:t>-1.59, -0.32</w:t>
            </w:r>
          </w:p>
        </w:tc>
        <w:tc>
          <w:tcPr>
            <w:tcW w:w="709" w:type="dxa"/>
          </w:tcPr>
          <w:p w14:paraId="477C98BA" w14:textId="77777777" w:rsidR="00B65BC7" w:rsidRDefault="00B65BC7" w:rsidP="00EA2CED">
            <w:pPr>
              <w:ind w:firstLine="0"/>
            </w:pPr>
            <w:r>
              <w:t>1.40</w:t>
            </w:r>
          </w:p>
        </w:tc>
      </w:tr>
      <w:tr w:rsidR="00B65BC7" w14:paraId="114D34EA" w14:textId="77777777" w:rsidTr="002973C7">
        <w:trPr>
          <w:trHeight w:val="490"/>
        </w:trPr>
        <w:tc>
          <w:tcPr>
            <w:tcW w:w="284" w:type="dxa"/>
            <w:vMerge/>
            <w:tcBorders>
              <w:top w:val="single" w:sz="12" w:space="0" w:color="auto"/>
              <w:bottom w:val="single" w:sz="12" w:space="0" w:color="auto"/>
            </w:tcBorders>
          </w:tcPr>
          <w:p w14:paraId="072474F2" w14:textId="77777777" w:rsidR="00B65BC7" w:rsidRPr="00EA2CED" w:rsidRDefault="00B65BC7" w:rsidP="00EA2CED">
            <w:pPr>
              <w:ind w:firstLine="0"/>
              <w:rPr>
                <w:b/>
                <w:bCs/>
              </w:rPr>
            </w:pPr>
          </w:p>
        </w:tc>
        <w:tc>
          <w:tcPr>
            <w:tcW w:w="2268" w:type="dxa"/>
          </w:tcPr>
          <w:p w14:paraId="1CA70F67" w14:textId="77777777" w:rsidR="00B65BC7" w:rsidRPr="00EA2CED" w:rsidRDefault="00B65BC7" w:rsidP="00EA2CED">
            <w:pPr>
              <w:ind w:firstLine="0"/>
              <w:rPr>
                <w:b/>
                <w:bCs/>
              </w:rPr>
            </w:pPr>
            <w:r w:rsidRPr="00EA2CED">
              <w:rPr>
                <w:b/>
                <w:bCs/>
              </w:rPr>
              <w:t>Reaction time</w:t>
            </w:r>
          </w:p>
        </w:tc>
        <w:tc>
          <w:tcPr>
            <w:tcW w:w="1701" w:type="dxa"/>
          </w:tcPr>
          <w:p w14:paraId="5006B1B1" w14:textId="77777777" w:rsidR="00B65BC7" w:rsidRDefault="00B65BC7" w:rsidP="00EA2CED">
            <w:pPr>
              <w:ind w:firstLine="0"/>
            </w:pPr>
            <w:r>
              <w:t>164.46 (26.10)</w:t>
            </w:r>
          </w:p>
        </w:tc>
        <w:tc>
          <w:tcPr>
            <w:tcW w:w="1701" w:type="dxa"/>
          </w:tcPr>
          <w:p w14:paraId="2BDBB3E3" w14:textId="77777777" w:rsidR="00B65BC7" w:rsidRDefault="00B65BC7" w:rsidP="00EA2CED">
            <w:pPr>
              <w:ind w:firstLine="0"/>
            </w:pPr>
            <w:r>
              <w:t>175.93 (15.40)</w:t>
            </w:r>
          </w:p>
        </w:tc>
        <w:tc>
          <w:tcPr>
            <w:tcW w:w="709" w:type="dxa"/>
          </w:tcPr>
          <w:p w14:paraId="2690C41D" w14:textId="77777777" w:rsidR="00B65BC7" w:rsidRDefault="00B65BC7" w:rsidP="00EA2CED">
            <w:pPr>
              <w:ind w:firstLine="0"/>
            </w:pPr>
            <w:r>
              <w:t>2.22</w:t>
            </w:r>
          </w:p>
        </w:tc>
        <w:tc>
          <w:tcPr>
            <w:tcW w:w="992" w:type="dxa"/>
          </w:tcPr>
          <w:p w14:paraId="1AC04C4D" w14:textId="77777777" w:rsidR="00B65BC7" w:rsidRDefault="00B65BC7" w:rsidP="00EA2CED">
            <w:pPr>
              <w:ind w:firstLine="0"/>
            </w:pPr>
            <w:r>
              <w:t>0.067</w:t>
            </w:r>
          </w:p>
        </w:tc>
        <w:tc>
          <w:tcPr>
            <w:tcW w:w="1701" w:type="dxa"/>
          </w:tcPr>
          <w:p w14:paraId="5E3BEF8D" w14:textId="77777777" w:rsidR="00B65BC7" w:rsidRDefault="00B65BC7" w:rsidP="00EA2CED">
            <w:pPr>
              <w:ind w:firstLine="0"/>
            </w:pPr>
            <w:r>
              <w:t>-24.08, 1.12</w:t>
            </w:r>
          </w:p>
        </w:tc>
        <w:tc>
          <w:tcPr>
            <w:tcW w:w="709" w:type="dxa"/>
          </w:tcPr>
          <w:p w14:paraId="3C61DC4C" w14:textId="77777777" w:rsidR="00B65BC7" w:rsidRDefault="00B65BC7" w:rsidP="00EA2CED">
            <w:pPr>
              <w:ind w:firstLine="0"/>
            </w:pPr>
            <w:r>
              <w:t>0.84</w:t>
            </w:r>
          </w:p>
        </w:tc>
      </w:tr>
      <w:tr w:rsidR="00B65BC7" w14:paraId="2B49790C" w14:textId="77777777" w:rsidTr="002973C7">
        <w:trPr>
          <w:trHeight w:val="490"/>
        </w:trPr>
        <w:tc>
          <w:tcPr>
            <w:tcW w:w="284" w:type="dxa"/>
            <w:vMerge/>
            <w:tcBorders>
              <w:top w:val="single" w:sz="12" w:space="0" w:color="auto"/>
              <w:bottom w:val="single" w:sz="12" w:space="0" w:color="auto"/>
            </w:tcBorders>
          </w:tcPr>
          <w:p w14:paraId="59F3BEA9" w14:textId="77777777" w:rsidR="00B65BC7" w:rsidRPr="00EA2CED" w:rsidRDefault="00B65BC7" w:rsidP="00EA2CED">
            <w:pPr>
              <w:ind w:firstLine="0"/>
              <w:rPr>
                <w:b/>
                <w:bCs/>
              </w:rPr>
            </w:pPr>
          </w:p>
        </w:tc>
        <w:tc>
          <w:tcPr>
            <w:tcW w:w="2268" w:type="dxa"/>
          </w:tcPr>
          <w:p w14:paraId="76E6486F" w14:textId="4C8C1B69" w:rsidR="00B65BC7" w:rsidRPr="00EA2CED" w:rsidRDefault="00B65BC7" w:rsidP="00EA2CED">
            <w:pPr>
              <w:ind w:firstLine="0"/>
              <w:rPr>
                <w:b/>
                <w:bCs/>
              </w:rPr>
            </w:pPr>
            <w:r w:rsidRPr="00EA2CED">
              <w:rPr>
                <w:b/>
                <w:bCs/>
              </w:rPr>
              <w:t xml:space="preserve">Movement </w:t>
            </w:r>
            <w:r w:rsidR="003538C4">
              <w:rPr>
                <w:b/>
                <w:bCs/>
              </w:rPr>
              <w:t>duration</w:t>
            </w:r>
          </w:p>
        </w:tc>
        <w:tc>
          <w:tcPr>
            <w:tcW w:w="1701" w:type="dxa"/>
          </w:tcPr>
          <w:p w14:paraId="7B75D1DE" w14:textId="77777777" w:rsidR="00B65BC7" w:rsidRDefault="00B65BC7" w:rsidP="00EA2CED">
            <w:pPr>
              <w:ind w:firstLine="0"/>
            </w:pPr>
            <w:r>
              <w:t>391.95 (32.91)</w:t>
            </w:r>
          </w:p>
        </w:tc>
        <w:tc>
          <w:tcPr>
            <w:tcW w:w="1701" w:type="dxa"/>
          </w:tcPr>
          <w:p w14:paraId="7201221D" w14:textId="77777777" w:rsidR="00B65BC7" w:rsidRDefault="00B65BC7" w:rsidP="00EA2CED">
            <w:pPr>
              <w:ind w:firstLine="0"/>
            </w:pPr>
            <w:r>
              <w:t>403.35 (25.40)</w:t>
            </w:r>
          </w:p>
        </w:tc>
        <w:tc>
          <w:tcPr>
            <w:tcW w:w="709" w:type="dxa"/>
          </w:tcPr>
          <w:p w14:paraId="3086A51A" w14:textId="77777777" w:rsidR="00B65BC7" w:rsidRDefault="00B65BC7" w:rsidP="00EA2CED">
            <w:pPr>
              <w:ind w:firstLine="0"/>
            </w:pPr>
            <w:r>
              <w:t>2.41</w:t>
            </w:r>
          </w:p>
        </w:tc>
        <w:tc>
          <w:tcPr>
            <w:tcW w:w="992" w:type="dxa"/>
          </w:tcPr>
          <w:p w14:paraId="3878A5F2" w14:textId="77777777" w:rsidR="00B65BC7" w:rsidRDefault="00B65BC7" w:rsidP="00EA2CED">
            <w:pPr>
              <w:ind w:firstLine="0"/>
            </w:pPr>
            <w:r>
              <w:t>0.051</w:t>
            </w:r>
          </w:p>
        </w:tc>
        <w:tc>
          <w:tcPr>
            <w:tcW w:w="1701" w:type="dxa"/>
          </w:tcPr>
          <w:p w14:paraId="0783040B" w14:textId="77777777" w:rsidR="00B65BC7" w:rsidRDefault="00B65BC7" w:rsidP="00EA2CED">
            <w:pPr>
              <w:ind w:firstLine="0"/>
            </w:pPr>
            <w:r>
              <w:t>-22.92, 0.13</w:t>
            </w:r>
          </w:p>
        </w:tc>
        <w:tc>
          <w:tcPr>
            <w:tcW w:w="709" w:type="dxa"/>
          </w:tcPr>
          <w:p w14:paraId="483EC647" w14:textId="77777777" w:rsidR="00B65BC7" w:rsidRDefault="00B65BC7" w:rsidP="00EA2CED">
            <w:pPr>
              <w:ind w:firstLine="0"/>
            </w:pPr>
            <w:r>
              <w:t>0.91</w:t>
            </w:r>
          </w:p>
        </w:tc>
      </w:tr>
      <w:tr w:rsidR="00B65BC7" w14:paraId="67060BE0" w14:textId="77777777" w:rsidTr="002973C7">
        <w:trPr>
          <w:trHeight w:val="490"/>
        </w:trPr>
        <w:tc>
          <w:tcPr>
            <w:tcW w:w="284" w:type="dxa"/>
            <w:vMerge/>
            <w:tcBorders>
              <w:top w:val="single" w:sz="12" w:space="0" w:color="auto"/>
              <w:bottom w:val="single" w:sz="12" w:space="0" w:color="auto"/>
            </w:tcBorders>
          </w:tcPr>
          <w:p w14:paraId="3CB58060" w14:textId="77777777" w:rsidR="00B65BC7" w:rsidRPr="00EA2CED" w:rsidRDefault="00B65BC7" w:rsidP="00EA2CED">
            <w:pPr>
              <w:ind w:firstLine="0"/>
              <w:rPr>
                <w:b/>
                <w:bCs/>
              </w:rPr>
            </w:pPr>
          </w:p>
        </w:tc>
        <w:tc>
          <w:tcPr>
            <w:tcW w:w="2268" w:type="dxa"/>
            <w:tcBorders>
              <w:bottom w:val="single" w:sz="12" w:space="0" w:color="auto"/>
            </w:tcBorders>
          </w:tcPr>
          <w:p w14:paraId="1A0AB380" w14:textId="77777777" w:rsidR="00B65BC7" w:rsidRPr="00EA2CED" w:rsidRDefault="00B65BC7" w:rsidP="00EA2CED">
            <w:pPr>
              <w:ind w:firstLine="0"/>
              <w:rPr>
                <w:b/>
                <w:bCs/>
              </w:rPr>
            </w:pPr>
            <w:r w:rsidRPr="00EA2CED">
              <w:rPr>
                <w:b/>
                <w:bCs/>
              </w:rPr>
              <w:t>COM</w:t>
            </w:r>
          </w:p>
        </w:tc>
        <w:tc>
          <w:tcPr>
            <w:tcW w:w="1701" w:type="dxa"/>
            <w:tcBorders>
              <w:bottom w:val="single" w:sz="12" w:space="0" w:color="auto"/>
            </w:tcBorders>
          </w:tcPr>
          <w:p w14:paraId="2794FA10" w14:textId="77777777" w:rsidR="00B65BC7" w:rsidRDefault="00B65BC7" w:rsidP="00EA2CED">
            <w:pPr>
              <w:ind w:firstLine="0"/>
            </w:pPr>
            <w:r>
              <w:t>0.20 (0.13)</w:t>
            </w:r>
          </w:p>
        </w:tc>
        <w:tc>
          <w:tcPr>
            <w:tcW w:w="1701" w:type="dxa"/>
            <w:tcBorders>
              <w:bottom w:val="single" w:sz="12" w:space="0" w:color="auto"/>
            </w:tcBorders>
          </w:tcPr>
          <w:p w14:paraId="1949F302" w14:textId="77777777" w:rsidR="00B65BC7" w:rsidRDefault="00B65BC7" w:rsidP="00EA2CED">
            <w:pPr>
              <w:ind w:firstLine="0"/>
            </w:pPr>
            <w:r>
              <w:t>0.20 (0.15)</w:t>
            </w:r>
          </w:p>
        </w:tc>
        <w:tc>
          <w:tcPr>
            <w:tcW w:w="709" w:type="dxa"/>
            <w:tcBorders>
              <w:bottom w:val="single" w:sz="12" w:space="0" w:color="auto"/>
            </w:tcBorders>
          </w:tcPr>
          <w:p w14:paraId="44FC5A3C" w14:textId="77777777" w:rsidR="00B65BC7" w:rsidRDefault="00B65BC7" w:rsidP="00EA2CED">
            <w:pPr>
              <w:ind w:firstLine="0"/>
            </w:pPr>
            <w:r>
              <w:t>0.05</w:t>
            </w:r>
          </w:p>
        </w:tc>
        <w:tc>
          <w:tcPr>
            <w:tcW w:w="992" w:type="dxa"/>
            <w:tcBorders>
              <w:bottom w:val="single" w:sz="12" w:space="0" w:color="auto"/>
            </w:tcBorders>
          </w:tcPr>
          <w:p w14:paraId="201E86B7" w14:textId="77777777" w:rsidR="00B65BC7" w:rsidRDefault="00B65BC7" w:rsidP="00EA2CED">
            <w:pPr>
              <w:ind w:firstLine="0"/>
            </w:pPr>
            <w:r>
              <w:t>0.959</w:t>
            </w:r>
          </w:p>
        </w:tc>
        <w:tc>
          <w:tcPr>
            <w:tcW w:w="1701" w:type="dxa"/>
            <w:tcBorders>
              <w:bottom w:val="single" w:sz="12" w:space="0" w:color="auto"/>
            </w:tcBorders>
          </w:tcPr>
          <w:p w14:paraId="4E22E8EE" w14:textId="77777777" w:rsidR="00B65BC7" w:rsidRDefault="00B65BC7" w:rsidP="00EA2CED">
            <w:pPr>
              <w:ind w:firstLine="0"/>
            </w:pPr>
            <w:r>
              <w:t>-0.10, 0.10</w:t>
            </w:r>
          </w:p>
        </w:tc>
        <w:tc>
          <w:tcPr>
            <w:tcW w:w="709" w:type="dxa"/>
            <w:tcBorders>
              <w:bottom w:val="single" w:sz="12" w:space="0" w:color="auto"/>
            </w:tcBorders>
          </w:tcPr>
          <w:p w14:paraId="2C4ED31F" w14:textId="77777777" w:rsidR="00B65BC7" w:rsidRDefault="00B65BC7" w:rsidP="00EA2CED">
            <w:pPr>
              <w:ind w:firstLine="0"/>
            </w:pPr>
            <w:r>
              <w:t>0.02</w:t>
            </w:r>
          </w:p>
        </w:tc>
      </w:tr>
      <w:tr w:rsidR="005A7125" w14:paraId="2FC93DC2" w14:textId="77777777" w:rsidTr="002973C7">
        <w:trPr>
          <w:trHeight w:val="490"/>
        </w:trPr>
        <w:tc>
          <w:tcPr>
            <w:tcW w:w="10065" w:type="dxa"/>
            <w:gridSpan w:val="8"/>
            <w:tcBorders>
              <w:top w:val="single" w:sz="12" w:space="0" w:color="auto"/>
            </w:tcBorders>
          </w:tcPr>
          <w:p w14:paraId="1AD67167" w14:textId="11839E4D" w:rsidR="00F45D87" w:rsidRDefault="004A776C" w:rsidP="002973C7">
            <w:pPr>
              <w:spacing w:line="240" w:lineRule="auto"/>
              <w:ind w:firstLine="0"/>
            </w:pPr>
            <w:r w:rsidRPr="002973C7">
              <w:rPr>
                <w:i/>
                <w:iCs/>
                <w:sz w:val="22"/>
                <w:szCs w:val="22"/>
              </w:rPr>
              <w:t xml:space="preserve">Note. </w:t>
            </w:r>
            <w:r w:rsidR="00DE67F7" w:rsidRPr="002973C7">
              <w:rPr>
                <w:sz w:val="22"/>
                <w:szCs w:val="22"/>
              </w:rPr>
              <w:t>t</w:t>
            </w:r>
            <w:r w:rsidR="001C7715">
              <w:rPr>
                <w:sz w:val="22"/>
                <w:szCs w:val="22"/>
              </w:rPr>
              <w:t>(df)</w:t>
            </w:r>
            <w:r w:rsidR="00DE67F7" w:rsidRPr="002973C7">
              <w:rPr>
                <w:sz w:val="22"/>
                <w:szCs w:val="22"/>
              </w:rPr>
              <w:t xml:space="preserve"> = </w:t>
            </w:r>
            <w:r w:rsidR="00642AA7" w:rsidRPr="00EA2CED">
              <w:rPr>
                <w:sz w:val="22"/>
                <w:szCs w:val="22"/>
              </w:rPr>
              <w:t>t-test score</w:t>
            </w:r>
            <w:r w:rsidR="00614B8F">
              <w:rPr>
                <w:sz w:val="22"/>
                <w:szCs w:val="22"/>
              </w:rPr>
              <w:t xml:space="preserve">. </w:t>
            </w:r>
            <w:r w:rsidR="00DE67F7" w:rsidRPr="002973C7">
              <w:rPr>
                <w:sz w:val="22"/>
                <w:szCs w:val="22"/>
              </w:rPr>
              <w:t xml:space="preserve">degrees of freedom are in parenthesis; p = </w:t>
            </w:r>
            <w:r w:rsidR="00E80D8B">
              <w:rPr>
                <w:sz w:val="22"/>
                <w:szCs w:val="22"/>
              </w:rPr>
              <w:t xml:space="preserve">Tree-BH corrected p-value for multiple comparisons; </w:t>
            </w:r>
            <w:r w:rsidR="00DE67F7" w:rsidRPr="002973C7">
              <w:rPr>
                <w:sz w:val="22"/>
                <w:szCs w:val="22"/>
              </w:rPr>
              <w:t>CI = 95% confidence interval</w:t>
            </w:r>
            <w:r w:rsidR="001C7715">
              <w:rPr>
                <w:sz w:val="22"/>
                <w:szCs w:val="22"/>
              </w:rPr>
              <w:t>s</w:t>
            </w:r>
            <w:r w:rsidR="00F45D87" w:rsidRPr="002973C7">
              <w:rPr>
                <w:sz w:val="22"/>
                <w:szCs w:val="22"/>
              </w:rPr>
              <w:t>; d = Cohen's d.</w:t>
            </w:r>
            <w:r w:rsidR="00F06B6B" w:rsidRPr="002973C7">
              <w:rPr>
                <w:i/>
                <w:iCs/>
                <w:sz w:val="22"/>
                <w:szCs w:val="22"/>
              </w:rPr>
              <w:t xml:space="preserve"> </w:t>
            </w:r>
          </w:p>
        </w:tc>
      </w:tr>
    </w:tbl>
    <w:p w14:paraId="555AEE0E" w14:textId="4FCA097D" w:rsidR="00853A02" w:rsidRDefault="00853A02" w:rsidP="00853A02">
      <w:pPr>
        <w:ind w:firstLine="0"/>
      </w:pPr>
    </w:p>
    <w:p w14:paraId="14DAD7B4" w14:textId="77777777" w:rsidR="00063624" w:rsidRDefault="00063624" w:rsidP="00853A02">
      <w:pPr>
        <w:ind w:firstLine="0"/>
      </w:pPr>
    </w:p>
    <w:p w14:paraId="752F3A22" w14:textId="6853BF0B" w:rsidR="005D59F2" w:rsidRDefault="005D59F2" w:rsidP="005D59F2">
      <w:pPr>
        <w:pStyle w:val="NoSpacing"/>
        <w:keepNext/>
        <w:bidi w:val="0"/>
      </w:pPr>
      <w:r w:rsidRPr="005D59F2">
        <w:rPr>
          <w:noProof/>
        </w:rPr>
        <w:drawing>
          <wp:inline distT="0" distB="0" distL="0" distR="0" wp14:anchorId="528396C7" wp14:editId="34F189D3">
            <wp:extent cx="5895975" cy="394013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894" t="1745" r="24672" b="10365"/>
                    <a:stretch/>
                  </pic:blipFill>
                  <pic:spPr bwMode="auto">
                    <a:xfrm>
                      <a:off x="0" y="0"/>
                      <a:ext cx="5903216" cy="3944972"/>
                    </a:xfrm>
                    <a:prstGeom prst="rect">
                      <a:avLst/>
                    </a:prstGeom>
                    <a:noFill/>
                    <a:ln>
                      <a:noFill/>
                    </a:ln>
                    <a:extLst>
                      <a:ext uri="{53640926-AAD7-44D8-BBD7-CCE9431645EC}">
                        <a14:shadowObscured xmlns:a14="http://schemas.microsoft.com/office/drawing/2010/main"/>
                      </a:ext>
                    </a:extLst>
                  </pic:spPr>
                </pic:pic>
              </a:graphicData>
            </a:graphic>
          </wp:inline>
        </w:drawing>
      </w:r>
    </w:p>
    <w:p w14:paraId="3DC74FC5" w14:textId="49D97969" w:rsidR="00861172" w:rsidRDefault="00F3771A" w:rsidP="008351C5">
      <w:pPr>
        <w:pStyle w:val="Caption"/>
        <w:jc w:val="left"/>
      </w:pPr>
      <w:bookmarkStart w:id="138" w:name="_Ref113877436"/>
      <w:r>
        <w:t xml:space="preserve">Figure </w:t>
      </w:r>
      <w:fldSimple w:instr=" SEQ Figure \* ARABIC ">
        <w:r w:rsidR="007E2512">
          <w:rPr>
            <w:noProof/>
          </w:rPr>
          <w:t>5</w:t>
        </w:r>
      </w:fldSimple>
      <w:bookmarkEnd w:id="138"/>
      <w:r>
        <w:t>.</w:t>
      </w:r>
      <w:r w:rsidRPr="00F3771A">
        <w:rPr>
          <w:i w:val="0"/>
          <w:iCs w:val="0"/>
          <w:color w:val="auto"/>
          <w:sz w:val="24"/>
          <w:szCs w:val="24"/>
        </w:rPr>
        <w:t xml:space="preserve"> </w:t>
      </w:r>
      <w:r w:rsidRPr="00F3771A">
        <w:t xml:space="preserve">Results of Experiment </w:t>
      </w:r>
      <w:r>
        <w:t>3</w:t>
      </w:r>
      <w:r w:rsidRPr="00F3771A">
        <w:t xml:space="preserve">. </w:t>
      </w:r>
      <w:r w:rsidR="00246539">
        <w:t xml:space="preserve">(a) Reaching trajectories in trials where a correct answer was given by choosing the left and right targets, averaged across all participants. Shaded areas are the </w:t>
      </w:r>
      <w:r w:rsidR="00D17299">
        <w:t>SE</w:t>
      </w:r>
      <w:r w:rsidR="00246539">
        <w:t xml:space="preserve">. </w:t>
      </w:r>
      <w:r w:rsidR="00246539" w:rsidRPr="00F3771A">
        <w:t>(b</w:t>
      </w:r>
      <w:r w:rsidR="00246539">
        <w:t xml:space="preserve">) Response time in the first block of the first and second days. (b-f) Dots are single participant averages while the </w:t>
      </w:r>
      <w:r w:rsidR="00ED7D7C">
        <w:t>colored</w:t>
      </w:r>
      <w:r w:rsidR="00246539">
        <w:t xml:space="preserve"> horizontal lines are the average of all participants. Black error bars symbol the </w:t>
      </w:r>
      <w:r w:rsidR="00205DCC">
        <w:t>SE</w:t>
      </w:r>
      <w:r w:rsidR="00246539">
        <w:t>. Full/dashed grey lines represent a numerical incline/decline (respectively) between the congruent and incongruent conditions</w:t>
      </w:r>
      <w:r w:rsidRPr="00F3771A">
        <w:t xml:space="preserve"> .</w:t>
      </w:r>
    </w:p>
    <w:p w14:paraId="606097A7" w14:textId="001D673D" w:rsidR="00D826D9" w:rsidRDefault="00D826D9" w:rsidP="006238E0">
      <w:pPr>
        <w:pStyle w:val="Heading3"/>
      </w:pPr>
      <w:bookmarkStart w:id="139" w:name="_Toc114137577"/>
      <w:r>
        <w:t>Discussion</w:t>
      </w:r>
      <w:bookmarkEnd w:id="139"/>
    </w:p>
    <w:p w14:paraId="04CA93E9" w14:textId="6C888424" w:rsidR="000E0EDB" w:rsidRDefault="00BA3CA8" w:rsidP="00B25647">
      <w:pPr>
        <w:ind w:firstLine="0"/>
      </w:pPr>
      <w:r>
        <w:t xml:space="preserve">Experiment 3 incorporated </w:t>
      </w:r>
      <w:r w:rsidR="00336EE6">
        <w:t xml:space="preserve">a prolonged practice session in order to decrease the </w:t>
      </w:r>
      <w:r w:rsidR="007109DD">
        <w:t>number</w:t>
      </w:r>
      <w:r w:rsidR="00336EE6">
        <w:t xml:space="preserve"> of excluded trials and improve the probability of detecting the unconscious effects. </w:t>
      </w:r>
      <w:r w:rsidR="006B6AC7">
        <w:t xml:space="preserve">Notably, </w:t>
      </w:r>
      <w:r w:rsidR="00E85366">
        <w:t xml:space="preserve">none of the comparisons </w:t>
      </w:r>
      <w:r w:rsidR="005D7C3E">
        <w:t>pass</w:t>
      </w:r>
      <w:r w:rsidR="00E85366">
        <w:t>ed</w:t>
      </w:r>
      <w:r w:rsidR="005D7C3E">
        <w:t xml:space="preserve"> the multiple comparisons correction</w:t>
      </w:r>
      <w:r w:rsidR="006B6AC7">
        <w:t>. However</w:t>
      </w:r>
      <w:ins w:id="140" w:author="Liad Mudrik" w:date="2022-09-15T15:45:00Z">
        <w:r w:rsidR="00E432CC">
          <w:t>,</w:t>
        </w:r>
      </w:ins>
      <w:r w:rsidR="006B6AC7">
        <w:t xml:space="preserve"> </w:t>
      </w:r>
      <w:r w:rsidR="005D7C3E">
        <w:t xml:space="preserve">interesting trends </w:t>
      </w:r>
      <w:r w:rsidR="006B6AC7">
        <w:t>did imply</w:t>
      </w:r>
      <w:r w:rsidR="005D7C3E">
        <w:t xml:space="preserve"> a congruency effect</w:t>
      </w:r>
      <w:r w:rsidR="007A4A6D">
        <w:t xml:space="preserve"> </w:t>
      </w:r>
      <w:r w:rsidR="00385459">
        <w:t xml:space="preserve">which </w:t>
      </w:r>
      <w:r w:rsidR="009C3286">
        <w:t xml:space="preserve">manifested </w:t>
      </w:r>
      <w:r w:rsidR="00385459">
        <w:t xml:space="preserve">as a </w:t>
      </w:r>
      <w:r w:rsidR="00E40999">
        <w:t xml:space="preserve">bias </w:t>
      </w:r>
      <w:r w:rsidR="00B16D05">
        <w:t xml:space="preserve">in the trajectories </w:t>
      </w:r>
      <w:r w:rsidR="00E40999">
        <w:t xml:space="preserve">towards the incorrect answer in the incongruent trials. This bias </w:t>
      </w:r>
      <w:r w:rsidR="001B2C33">
        <w:t>was expressed in</w:t>
      </w:r>
      <w:r w:rsidR="007B1390">
        <w:t xml:space="preserve"> a </w:t>
      </w:r>
      <w:r w:rsidR="00497BB2">
        <w:t xml:space="preserve">decreasing trend </w:t>
      </w:r>
      <w:r w:rsidR="00E40999">
        <w:t>in the reach area for incongruent trials.</w:t>
      </w:r>
      <w:r w:rsidR="0084046E">
        <w:t xml:space="preserve"> </w:t>
      </w:r>
      <w:r w:rsidR="009872FC">
        <w:t>The</w:t>
      </w:r>
      <w:r w:rsidR="00CD7735">
        <w:t xml:space="preserve"> results are in</w:t>
      </w:r>
      <w:r w:rsidR="0084046E">
        <w:t>-</w:t>
      </w:r>
      <w:r w:rsidR="00CD7735">
        <w:t xml:space="preserve">line with previous papers that </w:t>
      </w:r>
      <w:r w:rsidR="0084046E">
        <w:t xml:space="preserve">found a larger </w:t>
      </w:r>
      <w:r w:rsidR="00CD7735">
        <w:t>Area Under the Curve (AUC)</w:t>
      </w:r>
      <w:r w:rsidR="006E6F98">
        <w:t xml:space="preserve"> for incongruent as opposed to congruent trials</w:t>
      </w:r>
      <w:r w:rsidR="0084046E">
        <w:t xml:space="preserve"> </w:t>
      </w:r>
      <w:r w:rsidR="00824B02">
        <w:fldChar w:fldCharType="begin"/>
      </w:r>
      <w:r w:rsidR="00824B02">
        <w:instrText xml:space="preserve"> ADDIN ZOTERO_ITEM CSL_CITATION {"citationID":"CfecE9i1","properties":{"formattedCitation":"(Almeida et al., 2014; Xiao &amp; Yamauchi, 2017)","plainCitation":"(Almeida et al., 2014; Xiao &amp; Yamauchi, 2017)","noteIndex":0},"citationItems":[{"id":331,"uris":["http://zotero.org/users/8275165/items/DXBQJLPT"],"itemData":{"id":331,"type":"article-journal","container-title":"Cognitive,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Frederico"},{"family":"Caramazza","given":"Alfonso"}],"issued":{"date-parts":[["2014",3]]}}},{"id":333,"uris":["http://zotero.org/users/8275165/items/464RDB9E"],"itemData":{"id":333,"type":"article-journal","container-title":"PLOS ONE","DOI":"10.1371/journal.pone.0178740","ISSN":"1932-6203","issue":"6","journalAbbreviation":"PLoS ONE","language":"en","page":"e0178740","source":"DOI.org (Crossref)","title":"The role of attention in subliminal semantic processing: A mouse tracking study","title-short":"The role of attention in subliminal semantic processing","volume":"12","author":[{"family":"Xiao","given":"Kunchen"},{"family":"Yamauchi","given":"Takashi"}],"editor":[{"family":"Allen","given":"Philip"}],"issued":{"date-parts":[["2017",6,13]]}}}],"schema":"https://github.com/citation-style-language/schema/raw/master/csl-citation.json"} </w:instrText>
      </w:r>
      <w:r w:rsidR="00824B02">
        <w:fldChar w:fldCharType="separate"/>
      </w:r>
      <w:r w:rsidR="00824B02" w:rsidRPr="00824B02">
        <w:rPr>
          <w:rFonts w:ascii="Times New Roman" w:hAnsi="Times New Roman" w:cs="Times New Roman"/>
        </w:rPr>
        <w:t>(Almeida et al., 2014; Xiao &amp; Yamauchi, 2017)</w:t>
      </w:r>
      <w:r w:rsidR="00824B02">
        <w:fldChar w:fldCharType="end"/>
      </w:r>
      <w:r w:rsidR="0084046E">
        <w:t>.</w:t>
      </w:r>
    </w:p>
    <w:p w14:paraId="071F8DE0" w14:textId="0E9193A7" w:rsidR="00FC3846" w:rsidRDefault="00865203" w:rsidP="00212789">
      <w:r>
        <w:t>Surprisingly</w:t>
      </w:r>
      <w:r w:rsidR="00D826D9">
        <w:t xml:space="preserve">, </w:t>
      </w:r>
      <w:r w:rsidR="00F8123B">
        <w:t xml:space="preserve">the </w:t>
      </w:r>
      <w:r w:rsidR="0058739A">
        <w:t xml:space="preserve">additional practice day in </w:t>
      </w:r>
      <w:r w:rsidR="002F313C" w:rsidRPr="002F313C">
        <w:t>Experiment 3</w:t>
      </w:r>
      <w:r w:rsidR="0058739A">
        <w:t xml:space="preserve"> </w:t>
      </w:r>
      <w:r w:rsidR="00E47313">
        <w:t>D</w:t>
      </w:r>
      <w:r w:rsidR="0058739A">
        <w:t>id not</w:t>
      </w:r>
      <w:r w:rsidR="004917DF">
        <w:t xml:space="preserve"> significantly</w:t>
      </w:r>
      <w:r w:rsidR="0058739A">
        <w:t xml:space="preserve"> reduce the participants' response time or proportion of </w:t>
      </w:r>
      <w:commentRangeStart w:id="141"/>
      <w:r w:rsidR="0058739A">
        <w:t>excluded trials</w:t>
      </w:r>
      <w:commentRangeEnd w:id="141"/>
      <w:r w:rsidR="00EB2FF8">
        <w:rPr>
          <w:rStyle w:val="CommentReference"/>
        </w:rPr>
        <w:commentReference w:id="141"/>
      </w:r>
      <w:r w:rsidR="0058739A">
        <w:t xml:space="preserve">, and was therefore </w:t>
      </w:r>
      <w:r w:rsidR="00B45E24">
        <w:t>forgone</w:t>
      </w:r>
      <w:r w:rsidR="0058739A">
        <w:t xml:space="preserve"> in the next experiment.</w:t>
      </w:r>
      <w:r w:rsidR="00D826D9" w:rsidRPr="00A329D6">
        <w:t xml:space="preserve"> </w:t>
      </w:r>
    </w:p>
    <w:p w14:paraId="310B486A" w14:textId="2424ED40" w:rsidR="002B4328" w:rsidRDefault="002B4328" w:rsidP="006238E0"/>
    <w:p w14:paraId="1176DED7" w14:textId="01DA232C" w:rsidR="00ED60E1" w:rsidRDefault="00CE37CA" w:rsidP="006238E0">
      <w:pPr>
        <w:pStyle w:val="Heading2"/>
      </w:pPr>
      <w:bookmarkStart w:id="142" w:name="_Toc114137578"/>
      <w:r>
        <w:t>Experiment 4</w:t>
      </w:r>
      <w:bookmarkEnd w:id="142"/>
    </w:p>
    <w:p w14:paraId="3D3FAF54" w14:textId="18B91046" w:rsidR="00D826D9" w:rsidRDefault="00A8788A" w:rsidP="00717FF1">
      <w:pPr>
        <w:ind w:firstLine="0"/>
      </w:pPr>
      <w:r>
        <w:t>Experiment 4</w:t>
      </w:r>
      <w:r w:rsidR="00FC3846">
        <w:t xml:space="preserve"> was preregistered </w:t>
      </w:r>
      <w:commentRangeStart w:id="143"/>
      <w:commentRangeStart w:id="144"/>
      <w:r w:rsidR="00717FF1">
        <w:fldChar w:fldCharType="begin"/>
      </w:r>
      <w:r w:rsidR="00717FF1">
        <w:instrText xml:space="preserve"> ADDIN ZOTERO_ITEM CSL_CITATION {"citationID":"0JAAz2Af","properties":{"formattedCitation":"(Heller et al., 2022)","plainCitation":"(Heller et al., 2022)","noteIndex":0},"citationItems":[{"id":792,"uris":["http://zotero.org/users/8275165/items/R5LME7I8"],"itemData":{"id":792,"type":"article-journal","abstract":"Heller, K., Chapman, C. S., &amp; Mudrik, L. (2022, June 26). Show some sensitivity! Using motion tracking to improve unconscious measures. Retrieved from osf.io/ectzj","language":"en-us","note":"publisher: OSF","source":"osf.io","title":"Show some sensitivity! Using motion tracking to improve unconscious measures - Addendum 07.08.22","URL":"https://osf.io/8dsvp","author":[{"family":"Heller","given":"Khen"},{"family":"Chapman","given":"Craig S."},{"family":"Mudrik","given":"Liad"}],"accessed":{"date-parts":[["2022",9,15]]},"issued":{"date-parts":[["2022",8,7]]}}}],"schema":"https://github.com/citation-style-language/schema/raw/master/csl-citation.json"} </w:instrText>
      </w:r>
      <w:r w:rsidR="00717FF1">
        <w:fldChar w:fldCharType="separate"/>
      </w:r>
      <w:r w:rsidR="00717FF1" w:rsidRPr="00717FF1">
        <w:rPr>
          <w:rFonts w:ascii="Times New Roman" w:hAnsi="Times New Roman" w:cs="Times New Roman"/>
        </w:rPr>
        <w:t>(Heller et al., 2022)</w:t>
      </w:r>
      <w:r w:rsidR="00717FF1">
        <w:fldChar w:fldCharType="end"/>
      </w:r>
      <w:commentRangeEnd w:id="143"/>
      <w:r w:rsidR="004A07AA">
        <w:rPr>
          <w:rStyle w:val="CommentReference"/>
        </w:rPr>
        <w:commentReference w:id="143"/>
      </w:r>
      <w:commentRangeEnd w:id="144"/>
      <w:r w:rsidR="005436B9">
        <w:rPr>
          <w:rStyle w:val="CommentReference"/>
        </w:rPr>
        <w:commentReference w:id="144"/>
      </w:r>
      <w:r w:rsidR="00FC3846">
        <w:t xml:space="preserve">, aimed at </w:t>
      </w:r>
      <w:r w:rsidR="00D826D9">
        <w:t>examin</w:t>
      </w:r>
      <w:r w:rsidR="00FC3846">
        <w:t>ing</w:t>
      </w:r>
      <w:r w:rsidR="00D826D9">
        <w:t xml:space="preserve"> whether motion tracking is preferable over keyboard response</w:t>
      </w:r>
      <w:r w:rsidR="005824BE">
        <w:t>s</w:t>
      </w:r>
      <w:r w:rsidR="00D826D9">
        <w:t xml:space="preserve"> when studying unconscious processing. </w:t>
      </w:r>
      <w:r w:rsidR="008008B1">
        <w:t>Accordingly, it</w:t>
      </w:r>
      <w:r w:rsidR="005824BE">
        <w:t xml:space="preserve"> included both motion tracking and keyboard responses </w:t>
      </w:r>
      <w:r w:rsidR="0035029B">
        <w:t>sessions</w:t>
      </w:r>
      <w:r w:rsidR="005824BE">
        <w:t xml:space="preserve">, allowing me to </w:t>
      </w:r>
      <w:r w:rsidR="00D826D9">
        <w:t>compar</w:t>
      </w:r>
      <w:r w:rsidR="005824BE">
        <w:t>e</w:t>
      </w:r>
      <w:r w:rsidR="00D826D9">
        <w:t xml:space="preserve"> the sensitivity of both measures on an identical task. </w:t>
      </w:r>
      <w:r w:rsidR="00C77E69">
        <w:t>My</w:t>
      </w:r>
      <w:r w:rsidR="0035029B">
        <w:t xml:space="preserve"> approach followed the one by </w:t>
      </w:r>
      <w:r w:rsidR="006E3515">
        <w:fldChar w:fldCharType="begin"/>
      </w:r>
      <w:r w:rsidR="008D13A3">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6E3515">
        <w:fldChar w:fldCharType="separate"/>
      </w:r>
      <w:r w:rsidR="00285237" w:rsidRPr="00285237">
        <w:rPr>
          <w:rFonts w:ascii="Times New Roman" w:hAnsi="Times New Roman" w:cs="Times New Roman"/>
        </w:rPr>
        <w:t xml:space="preserve">Xiao et al. </w:t>
      </w:r>
      <w:r w:rsidR="00285237">
        <w:rPr>
          <w:rFonts w:ascii="Times New Roman" w:hAnsi="Times New Roman" w:cs="Times New Roman"/>
        </w:rPr>
        <w:t>(</w:t>
      </w:r>
      <w:r w:rsidR="00285237" w:rsidRPr="00285237">
        <w:rPr>
          <w:rFonts w:ascii="Times New Roman" w:hAnsi="Times New Roman" w:cs="Times New Roman"/>
        </w:rPr>
        <w:t>2015)</w:t>
      </w:r>
      <w:r w:rsidR="006E3515">
        <w:fldChar w:fldCharType="end"/>
      </w:r>
      <w:r w:rsidR="0035029B">
        <w:t>, but</w:t>
      </w:r>
      <w:r w:rsidR="003F65E8">
        <w:t xml:space="preserve"> replace</w:t>
      </w:r>
      <w:r w:rsidR="00335088">
        <w:t>d</w:t>
      </w:r>
      <w:r w:rsidR="003F65E8">
        <w:t xml:space="preserve"> the mouse </w:t>
      </w:r>
      <w:r w:rsidR="008921B2">
        <w:t xml:space="preserve">response </w:t>
      </w:r>
      <w:r w:rsidR="003F65E8">
        <w:t xml:space="preserve">with a more </w:t>
      </w:r>
      <w:r w:rsidR="008921B2">
        <w:t>intuitive</w:t>
      </w:r>
      <w:r w:rsidR="003F65E8">
        <w:t xml:space="preserve"> </w:t>
      </w:r>
      <w:r w:rsidR="008921B2">
        <w:t xml:space="preserve">and less </w:t>
      </w:r>
      <w:r w:rsidR="007E08AD">
        <w:t>effortful</w:t>
      </w:r>
      <w:r w:rsidR="008921B2">
        <w:t xml:space="preserve"> reaching response </w:t>
      </w:r>
      <w:r w:rsidR="00335088">
        <w:t>which does not constrain free movement</w:t>
      </w:r>
      <w:r w:rsidR="00A65CA7">
        <w:t xml:space="preserve"> </w:t>
      </w:r>
      <w:r w:rsidR="006911C5">
        <w:fldChar w:fldCharType="begin"/>
      </w:r>
      <w:r w:rsidR="006911C5">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6911C5">
        <w:fldChar w:fldCharType="separate"/>
      </w:r>
      <w:r w:rsidR="006911C5" w:rsidRPr="006911C5">
        <w:rPr>
          <w:rFonts w:ascii="Times New Roman" w:hAnsi="Times New Roman" w:cs="Times New Roman"/>
        </w:rPr>
        <w:t>(Desmurget et al., 1997; Palluel-Germain et al., 2004)</w:t>
      </w:r>
      <w:r w:rsidR="006911C5">
        <w:fldChar w:fldCharType="end"/>
      </w:r>
      <w:r w:rsidR="00335088">
        <w:t xml:space="preserve">. </w:t>
      </w:r>
      <w:r w:rsidR="00901A79">
        <w:t>Additionally,</w:t>
      </w:r>
      <w:r w:rsidR="00335088">
        <w:t xml:space="preserve"> I </w:t>
      </w:r>
      <w:r w:rsidR="002566AD">
        <w:t>improve</w:t>
      </w:r>
      <w:r w:rsidR="00335088">
        <w:t>d</w:t>
      </w:r>
      <w:r w:rsidR="002566AD">
        <w:t xml:space="preserve"> the validity of the unconscious </w:t>
      </w:r>
      <w:r w:rsidR="005D7980">
        <w:t>results</w:t>
      </w:r>
      <w:r w:rsidR="002566AD">
        <w:t xml:space="preserve"> by applying a rigorous awareness</w:t>
      </w:r>
      <w:r w:rsidR="005D7980">
        <w:t xml:space="preserve"> detection procedure </w:t>
      </w:r>
      <w:r w:rsidR="002566AD">
        <w:t xml:space="preserve">that includes both </w:t>
      </w:r>
      <w:r w:rsidR="00B93159">
        <w:t xml:space="preserve">an objective </w:t>
      </w:r>
      <w:r w:rsidR="00596EDB">
        <w:t xml:space="preserve">awareness </w:t>
      </w:r>
      <w:r w:rsidR="00B93159">
        <w:t>measure (prime 2-forced-choice recognition)</w:t>
      </w:r>
      <w:r w:rsidR="00596EDB">
        <w:t xml:space="preserve"> and </w:t>
      </w:r>
      <w:r w:rsidR="002566AD">
        <w:t xml:space="preserve">a </w:t>
      </w:r>
      <w:r w:rsidR="00C073DB">
        <w:t xml:space="preserve">subjective </w:t>
      </w:r>
      <w:r w:rsidR="002566AD">
        <w:t xml:space="preserve">trial by trial </w:t>
      </w:r>
      <w:r w:rsidR="00B93159">
        <w:t>awareness measure (</w:t>
      </w:r>
      <w:r w:rsidR="00C073DB">
        <w:t>PAS</w:t>
      </w:r>
      <w:r w:rsidR="00B93159">
        <w:t>)</w:t>
      </w:r>
      <w:r w:rsidR="00596EDB">
        <w:t xml:space="preserve">. </w:t>
      </w:r>
      <w:r w:rsidR="00C63DE1">
        <w:t xml:space="preserve">As opposed </w:t>
      </w:r>
      <w:r w:rsidR="005D7980">
        <w:t>to Xiao et al</w:t>
      </w:r>
      <w:r w:rsidR="00A24DAE">
        <w:t>.</w:t>
      </w:r>
      <w:r w:rsidR="005D7980">
        <w:t xml:space="preserve"> </w:t>
      </w:r>
      <w:r w:rsidR="00470746">
        <w:t>(</w:t>
      </w:r>
      <w:r w:rsidR="00750710">
        <w:fldChar w:fldCharType="begin"/>
      </w:r>
      <w:r w:rsidR="00364024">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50710">
        <w:fldChar w:fldCharType="separate"/>
      </w:r>
      <w:r w:rsidR="00111021" w:rsidRPr="00111021">
        <w:rPr>
          <w:rFonts w:ascii="Times New Roman" w:hAnsi="Times New Roman" w:cs="Times New Roman"/>
        </w:rPr>
        <w:t>2015)</w:t>
      </w:r>
      <w:r w:rsidR="00750710">
        <w:fldChar w:fldCharType="end"/>
      </w:r>
      <w:r w:rsidR="00AA7D91">
        <w:t xml:space="preserve"> which </w:t>
      </w:r>
      <w:r w:rsidR="00B65CCC">
        <w:t xml:space="preserve">used an </w:t>
      </w:r>
      <w:r w:rsidR="00AA7D91">
        <w:t xml:space="preserve">awareness </w:t>
      </w:r>
      <w:r w:rsidR="00B65CCC">
        <w:t xml:space="preserve">measure </w:t>
      </w:r>
      <w:r w:rsidR="00AA7D91">
        <w:t>on a separate block</w:t>
      </w:r>
      <w:r w:rsidR="005D7980">
        <w:t xml:space="preserve">, </w:t>
      </w:r>
      <w:r w:rsidR="00AA7D91">
        <w:t>awareness in my experiment was</w:t>
      </w:r>
      <w:r w:rsidR="005D7980">
        <w:t xml:space="preserve"> </w:t>
      </w:r>
      <w:r w:rsidR="00B65CCC">
        <w:t>estimated</w:t>
      </w:r>
      <w:r w:rsidR="005D7980">
        <w:t xml:space="preserve"> </w:t>
      </w:r>
      <w:r w:rsidR="00111021">
        <w:t xml:space="preserve">in </w:t>
      </w:r>
      <w:r w:rsidR="00596EDB">
        <w:t xml:space="preserve">the trials </w:t>
      </w:r>
      <w:r w:rsidR="0098458E">
        <w:t xml:space="preserve">of </w:t>
      </w:r>
      <w:r w:rsidR="00026588">
        <w:t xml:space="preserve">the </w:t>
      </w:r>
      <w:r w:rsidR="00596EDB">
        <w:t>main task</w:t>
      </w:r>
      <w:r w:rsidR="00C77E69">
        <w:t xml:space="preserve">. </w:t>
      </w:r>
      <w:r w:rsidR="00D826D9">
        <w:t xml:space="preserve">Since </w:t>
      </w:r>
      <w:r w:rsidR="006A7B52">
        <w:t>E</w:t>
      </w:r>
      <w:r w:rsidR="00D826D9">
        <w:t xml:space="preserve">xperiment </w:t>
      </w:r>
      <w:r w:rsidR="00B65CCC">
        <w:t xml:space="preserve">3 </w:t>
      </w:r>
      <w:r w:rsidR="00D826D9">
        <w:t xml:space="preserve">have shown that additional practice does not improve the number of valid trials, a separate training day was not included in </w:t>
      </w:r>
      <w:r w:rsidR="00B948B2">
        <w:t>E</w:t>
      </w:r>
      <w:r w:rsidR="00D826D9">
        <w:t xml:space="preserve">xperiment </w:t>
      </w:r>
      <w:r w:rsidR="00B65CCC">
        <w:t>4</w:t>
      </w:r>
      <w:r w:rsidR="0035029B">
        <w:t xml:space="preserve">, </w:t>
      </w:r>
      <w:r w:rsidR="00D826D9">
        <w:t xml:space="preserve">and only one practice block was used for each </w:t>
      </w:r>
      <w:r w:rsidR="0035029B">
        <w:t>session</w:t>
      </w:r>
      <w:r w:rsidR="00D826D9">
        <w:t xml:space="preserve">. </w:t>
      </w:r>
      <w:r w:rsidR="0035029B">
        <w:t xml:space="preserve">To prevent fatigue, each session included half </w:t>
      </w:r>
      <w:r w:rsidR="00D826D9">
        <w:t xml:space="preserve">the number of trials </w:t>
      </w:r>
      <w:r w:rsidR="0035029B">
        <w:t xml:space="preserve">(after testing that the effect found in </w:t>
      </w:r>
      <w:r w:rsidR="00B85208">
        <w:t>Experiment</w:t>
      </w:r>
      <w:r w:rsidR="0035029B">
        <w:t xml:space="preserve"> 3 is found also when half the trials are used)</w:t>
      </w:r>
      <w:r w:rsidR="00D826D9">
        <w:t xml:space="preserve">. In accordance with previous findings </w:t>
      </w:r>
      <w:r w:rsidR="009A3064">
        <w:fldChar w:fldCharType="begin"/>
      </w:r>
      <w:r w:rsidR="0036402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9A3064">
        <w:fldChar w:fldCharType="separate"/>
      </w:r>
      <w:r w:rsidR="009A3064" w:rsidRPr="009A3064">
        <w:rPr>
          <w:rFonts w:ascii="Times New Roman" w:hAnsi="Times New Roman" w:cs="Times New Roman"/>
        </w:rPr>
        <w:t>(Xiao et al., 2015</w:t>
      </w:r>
      <w:r w:rsidR="009A3064">
        <w:fldChar w:fldCharType="end"/>
      </w:r>
      <w:r w:rsidR="009A3064">
        <w:t>; but see</w:t>
      </w:r>
      <w:r w:rsidR="0018350F">
        <w:t xml:space="preserve"> </w:t>
      </w:r>
      <w:r w:rsidR="0018350F">
        <w:fldChar w:fldCharType="begin"/>
      </w:r>
      <w:r w:rsidR="0036402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18350F">
        <w:fldChar w:fldCharType="separate"/>
      </w:r>
      <w:r w:rsidR="0018350F" w:rsidRPr="0018350F">
        <w:rPr>
          <w:rFonts w:ascii="Times New Roman" w:hAnsi="Times New Roman" w:cs="Times New Roman"/>
        </w:rPr>
        <w:t>Dehaene et al., 2001</w:t>
      </w:r>
      <w:r w:rsidR="0018350F">
        <w:rPr>
          <w:rFonts w:ascii="Times New Roman" w:hAnsi="Times New Roman" w:cs="Times New Roman"/>
        </w:rPr>
        <w:t>,</w:t>
      </w:r>
      <w:r w:rsidR="0018350F">
        <w:fldChar w:fldCharType="end"/>
      </w:r>
      <w:r w:rsidR="009A3064">
        <w:t xml:space="preserve"> </w:t>
      </w:r>
      <w:r w:rsidR="0018350F">
        <w:t>were a large effect was found using a keyboard)</w:t>
      </w:r>
      <w:r w:rsidR="009A3064">
        <w:t xml:space="preserve"> </w:t>
      </w:r>
      <w:r w:rsidR="00C46CA3">
        <w:t xml:space="preserve">I </w:t>
      </w:r>
      <w:r w:rsidR="00D826D9">
        <w:t>expect</w:t>
      </w:r>
      <w:r w:rsidR="009F470F">
        <w:t>ed</w:t>
      </w:r>
      <w:r w:rsidR="00D826D9">
        <w:t xml:space="preserve"> that the </w:t>
      </w:r>
      <w:r w:rsidR="0035029B">
        <w:t xml:space="preserve">effect found in </w:t>
      </w:r>
      <w:r w:rsidR="004F066D">
        <w:t xml:space="preserve">the </w:t>
      </w:r>
      <w:r w:rsidR="0035029B">
        <w:t xml:space="preserve">motion tracking </w:t>
      </w:r>
      <w:r w:rsidR="004F066D">
        <w:t xml:space="preserve">session </w:t>
      </w:r>
      <w:r w:rsidR="0035029B">
        <w:t xml:space="preserve">(namely, the </w:t>
      </w:r>
      <w:r w:rsidR="00D826D9">
        <w:t>reach area variable</w:t>
      </w:r>
      <w:r w:rsidR="0035029B">
        <w:t>)</w:t>
      </w:r>
      <w:r w:rsidR="00D826D9">
        <w:t xml:space="preserve"> would produce a larger congruency effect than the </w:t>
      </w:r>
      <w:r w:rsidR="0035029B">
        <w:t>effect in the keyboard session (</w:t>
      </w:r>
      <w:r w:rsidR="00D826D9">
        <w:t>RT variable</w:t>
      </w:r>
      <w:r w:rsidR="0035029B">
        <w:t>)</w:t>
      </w:r>
      <w:r w:rsidR="00D826D9">
        <w:t>.</w:t>
      </w:r>
    </w:p>
    <w:p w14:paraId="62416052" w14:textId="3ABCD289" w:rsidR="001C0104" w:rsidRDefault="001C0104" w:rsidP="00B25647">
      <w:pPr>
        <w:ind w:firstLine="0"/>
        <w:rPr>
          <w:ins w:id="145" w:author="Liad Mudrik" w:date="2022-09-15T15:46:00Z"/>
        </w:rPr>
      </w:pPr>
    </w:p>
    <w:p w14:paraId="78E5B738" w14:textId="58610BA4" w:rsidR="005436B9" w:rsidRDefault="005436B9" w:rsidP="00B25647">
      <w:pPr>
        <w:ind w:firstLine="0"/>
        <w:rPr>
          <w:ins w:id="146" w:author="Liad Mudrik" w:date="2022-09-15T15:46:00Z"/>
        </w:rPr>
      </w:pPr>
    </w:p>
    <w:p w14:paraId="1E08811A" w14:textId="77777777" w:rsidR="005436B9" w:rsidRDefault="005436B9" w:rsidP="00B25647">
      <w:pPr>
        <w:ind w:firstLine="0"/>
      </w:pPr>
    </w:p>
    <w:p w14:paraId="4F35F08C" w14:textId="1E5D7171" w:rsidR="00D826D9" w:rsidRDefault="00D826D9" w:rsidP="006238E0">
      <w:pPr>
        <w:pStyle w:val="Heading3"/>
      </w:pPr>
      <w:bookmarkStart w:id="147" w:name="_Toc114137579"/>
      <w:r>
        <w:t>Methods</w:t>
      </w:r>
      <w:bookmarkEnd w:id="147"/>
    </w:p>
    <w:p w14:paraId="635A0C30" w14:textId="77777777" w:rsidR="00D826D9" w:rsidRDefault="00D826D9" w:rsidP="006238E0">
      <w:pPr>
        <w:pStyle w:val="Heading4"/>
      </w:pPr>
      <w:bookmarkStart w:id="148" w:name="_Toc114137580"/>
      <w:r>
        <w:t>Participants</w:t>
      </w:r>
      <w:bookmarkEnd w:id="148"/>
    </w:p>
    <w:p w14:paraId="10928BC5" w14:textId="0DA025DC" w:rsidR="00D826D9" w:rsidRDefault="004543AF" w:rsidP="005E6629">
      <w:pPr>
        <w:ind w:firstLine="0"/>
      </w:pPr>
      <w:r>
        <w:t>The recruitment procedure and criteri</w:t>
      </w:r>
      <w:r w:rsidR="00E432DA">
        <w:t>a</w:t>
      </w:r>
      <w:r>
        <w:t xml:space="preserve"> were identical to those of </w:t>
      </w:r>
      <w:del w:id="149" w:author="Chen Heller" w:date="2022-09-14T13:08:00Z">
        <w:r w:rsidDel="00035FA8">
          <w:delText>Exp 1</w:delText>
        </w:r>
      </w:del>
      <w:ins w:id="150" w:author="Chen Heller" w:date="2022-09-14T13:08:00Z">
        <w:r w:rsidR="00035FA8">
          <w:t>Experiment 1</w:t>
        </w:r>
      </w:ins>
      <w:r>
        <w:t xml:space="preserve">. </w:t>
      </w:r>
      <w:r w:rsidR="00E432DA">
        <w:t xml:space="preserve">Thirty </w:t>
      </w:r>
      <w:r>
        <w:t xml:space="preserve">participants </w:t>
      </w:r>
      <w:r w:rsidR="00EB6DE4">
        <w:t>(</w:t>
      </w:r>
      <w:r w:rsidR="00FF20F9">
        <w:t>17</w:t>
      </w:r>
      <w:r w:rsidR="00EB6DE4">
        <w:t xml:space="preserve"> female</w:t>
      </w:r>
      <w:r w:rsidR="00FF20F9">
        <w:t>s</w:t>
      </w:r>
      <w:r w:rsidR="00EB6DE4">
        <w:t xml:space="preserve">) </w:t>
      </w:r>
      <w:r>
        <w:t xml:space="preserve">were recruited (age: M = </w:t>
      </w:r>
      <w:r w:rsidR="00EB6DE4">
        <w:t>26.9</w:t>
      </w:r>
      <w:r>
        <w:t xml:space="preserve">, SD = </w:t>
      </w:r>
      <w:r w:rsidR="00EB6DE4">
        <w:t>3.66</w:t>
      </w:r>
      <w:r>
        <w:t>) and additional 1</w:t>
      </w:r>
      <w:r w:rsidR="000E32D8">
        <w:t>5</w:t>
      </w:r>
      <w:r>
        <w:t xml:space="preserve"> participants were excluded. Five of them were excluded because they had significantly less than 70% correct answers in the target classification task according to a binomial test. </w:t>
      </w:r>
      <w:r w:rsidR="00460A6A">
        <w:t>Seven</w:t>
      </w:r>
      <w:r>
        <w:t xml:space="preserve"> participants were excluded since they had less </w:t>
      </w:r>
      <w:r w:rsidR="004F066D">
        <w:t>than</w:t>
      </w:r>
      <w:r>
        <w:t xml:space="preserve"> 25 valid trials in each condition. </w:t>
      </w:r>
      <w:r w:rsidR="00934069">
        <w:t>Three</w:t>
      </w:r>
      <w:r>
        <w:t xml:space="preserve"> more participants were excluded due to technical issues: one since a reflective object she wore interfered with the motion tracking system's recordings, another participant since the program crashed in the middle of her experiment, and </w:t>
      </w:r>
      <w:r w:rsidR="00C66BC3">
        <w:t>one</w:t>
      </w:r>
      <w:r>
        <w:t xml:space="preserve"> more quit before completing the experiment. </w:t>
      </w:r>
      <w:r w:rsidR="00C859DE">
        <w:t xml:space="preserve">The </w:t>
      </w:r>
      <w:r w:rsidR="00EA0563">
        <w:t xml:space="preserve">sample size was determined following a power analysis, </w:t>
      </w:r>
      <w:r w:rsidR="00D826D9">
        <w:t xml:space="preserve">calculated </w:t>
      </w:r>
      <w:r w:rsidR="00EA0563">
        <w:t xml:space="preserve">on </w:t>
      </w:r>
      <w:r w:rsidR="00D826D9">
        <w:t xml:space="preserve">the average </w:t>
      </w:r>
      <w:r w:rsidR="00A1537D">
        <w:t xml:space="preserve">of the </w:t>
      </w:r>
      <w:r w:rsidR="00D826D9">
        <w:t>effect</w:t>
      </w:r>
      <w:r w:rsidR="00A1537D">
        <w:t>s</w:t>
      </w:r>
      <w:r w:rsidR="00D826D9">
        <w:t xml:space="preserve"> in </w:t>
      </w:r>
      <w:r w:rsidR="00334D5D">
        <w:t xml:space="preserve">Experiments </w:t>
      </w:r>
      <w:r w:rsidR="002A67DA">
        <w:t xml:space="preserve">2 </w:t>
      </w:r>
      <w:r w:rsidR="00D826D9">
        <w:t xml:space="preserve">and </w:t>
      </w:r>
      <w:r w:rsidR="002A67DA">
        <w:t>3</w:t>
      </w:r>
      <w:r w:rsidR="00EA0563">
        <w:t xml:space="preserve">, </w:t>
      </w:r>
      <w:r w:rsidR="00D826D9">
        <w:t xml:space="preserve">when using only half of the trials in each experiment. </w:t>
      </w:r>
      <w:r w:rsidR="00D826D9" w:rsidRPr="006852A2">
        <w:t>The average effect size was 0.88 (Cohen's d</w:t>
      </w:r>
      <w:r w:rsidR="00D826D9" w:rsidRPr="005E6629">
        <w:rPr>
          <w:vertAlign w:val="subscript"/>
        </w:rPr>
        <w:t>z</w:t>
      </w:r>
      <w:r w:rsidR="00D826D9" w:rsidRPr="006852A2">
        <w:t xml:space="preserve">). </w:t>
      </w:r>
      <w:r w:rsidR="00C46CA3">
        <w:t>I</w:t>
      </w:r>
      <w:r w:rsidR="00D826D9" w:rsidRPr="006852A2">
        <w:t xml:space="preserve"> estimated the keyboard task's effect size to be around 30% smaller (</w:t>
      </w:r>
      <w:r w:rsidR="00626236" w:rsidRPr="006852A2">
        <w:t>Cohen's d</w:t>
      </w:r>
      <w:r w:rsidR="00626236" w:rsidRPr="000C068B">
        <w:rPr>
          <w:vertAlign w:val="subscript"/>
        </w:rPr>
        <w:t>z</w:t>
      </w:r>
      <w:r w:rsidR="00D826D9" w:rsidRPr="006852A2">
        <w:t xml:space="preserve"> = 0.61), in line with </w:t>
      </w:r>
      <w:r w:rsidR="00333DEB">
        <w:t>my</w:t>
      </w:r>
      <w:r w:rsidR="00D826D9" w:rsidRPr="006852A2">
        <w:t xml:space="preserve"> hypothesis for a smaller RT effect, and in accordance with a previous study (Xiao et al., 2015, d=0.65, though see Dehaene et al., 2001, where the effect size was 0.8). To find such 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4F026497" w14:textId="77777777" w:rsidR="001C0104" w:rsidRDefault="001C0104" w:rsidP="005E6629">
      <w:pPr>
        <w:ind w:firstLine="0"/>
        <w:rPr>
          <w:rtl/>
        </w:rPr>
      </w:pPr>
    </w:p>
    <w:p w14:paraId="5FC1E55D" w14:textId="6E2C75F8" w:rsidR="00D826D9" w:rsidRDefault="00D826D9" w:rsidP="006238E0">
      <w:pPr>
        <w:pStyle w:val="Heading3"/>
      </w:pPr>
      <w:bookmarkStart w:id="151" w:name="_Toc114137581"/>
      <w:r>
        <w:t>Stimuli</w:t>
      </w:r>
      <w:r w:rsidR="00521037">
        <w:t xml:space="preserve">, Apparatus and </w:t>
      </w:r>
      <w:r>
        <w:t>Procedure</w:t>
      </w:r>
      <w:bookmarkEnd w:id="151"/>
    </w:p>
    <w:p w14:paraId="2C88FD2C" w14:textId="6E0B0AF1" w:rsidR="00D826D9" w:rsidRDefault="00521037" w:rsidP="00D966CD">
      <w:pPr>
        <w:ind w:firstLine="0"/>
      </w:pPr>
      <w:r>
        <w:t xml:space="preserve">The methods were identical to those used in Experiment 3, besides the following changes: first, </w:t>
      </w:r>
      <w:r w:rsidR="000A4571">
        <w:t xml:space="preserve">the separate practice day was omitted and instead </w:t>
      </w:r>
      <w:r w:rsidR="00D826D9">
        <w:t>two</w:t>
      </w:r>
      <w:r>
        <w:t xml:space="preserve"> main</w:t>
      </w:r>
      <w:r w:rsidR="00D826D9">
        <w:t xml:space="preserve"> </w:t>
      </w:r>
      <w:r w:rsidR="00D826D9" w:rsidRPr="00400416">
        <w:t>session</w:t>
      </w:r>
      <w:r w:rsidR="00D826D9">
        <w:t>s</w:t>
      </w:r>
      <w:r w:rsidR="00560506">
        <w:t xml:space="preserve"> </w:t>
      </w:r>
      <w:r w:rsidR="000A4571">
        <w:t xml:space="preserve">were </w:t>
      </w:r>
      <w:r w:rsidR="00560506">
        <w:t>conducted on the same day</w:t>
      </w:r>
      <w:r>
        <w:t>, one for keyboard response and the other for motion tracking.</w:t>
      </w:r>
      <w:r w:rsidR="00D826D9" w:rsidRPr="00400416">
        <w:t xml:space="preserve"> </w:t>
      </w:r>
      <w:r>
        <w:t xml:space="preserve">Each </w:t>
      </w:r>
      <w:r w:rsidR="00D826D9" w:rsidRPr="00400416">
        <w:t>include</w:t>
      </w:r>
      <w:r w:rsidR="00D826D9">
        <w:t>d</w:t>
      </w:r>
      <w:r w:rsidR="00D826D9" w:rsidRPr="00400416">
        <w:t xml:space="preserve"> a practice block and </w:t>
      </w:r>
      <w:r w:rsidR="00D826D9">
        <w:t xml:space="preserve">six </w:t>
      </w:r>
      <w:r w:rsidR="00D826D9" w:rsidRPr="00400416">
        <w:t xml:space="preserve">test blocks (i.e., 40 practice trials and </w:t>
      </w:r>
      <w:r w:rsidR="00D826D9">
        <w:t xml:space="preserve">240 </w:t>
      </w:r>
      <w:r w:rsidR="00D826D9" w:rsidRPr="00400416">
        <w:t>test trials)</w:t>
      </w:r>
      <w:r w:rsidR="00D442AA">
        <w:t>. They</w:t>
      </w:r>
      <w:r w:rsidR="00D826D9">
        <w:t xml:space="preserve"> were run consecutively, </w:t>
      </w:r>
      <w:r w:rsidR="00E326FF">
        <w:t xml:space="preserve">with </w:t>
      </w:r>
      <w:r w:rsidR="00D826D9">
        <w:t xml:space="preserve">the order counterbalanced between </w:t>
      </w:r>
      <w:r w:rsidR="00135A50">
        <w:t>participants</w:t>
      </w:r>
      <w:r w:rsidR="00D826D9" w:rsidRPr="00400416">
        <w:t xml:space="preserve">. Stimuli order </w:t>
      </w:r>
      <w:r w:rsidR="00D826D9">
        <w:t xml:space="preserve">in the experimental blocks was </w:t>
      </w:r>
      <w:r w:rsidR="00D826D9" w:rsidRPr="00400416">
        <w:t xml:space="preserve">dictated by </w:t>
      </w:r>
      <w:r w:rsidR="00D826D9">
        <w:t xml:space="preserve">a </w:t>
      </w:r>
      <w:r w:rsidR="00D826D9" w:rsidRPr="00400416">
        <w:t xml:space="preserve">list that </w:t>
      </w:r>
      <w:r w:rsidR="00D826D9">
        <w:t xml:space="preserve">was </w:t>
      </w:r>
      <w:r w:rsidR="00D826D9" w:rsidRPr="00400416">
        <w:t xml:space="preserve">randomly sampled (without replacement) out of </w:t>
      </w:r>
      <w:r w:rsidR="00D826D9">
        <w:t xml:space="preserve">twenty </w:t>
      </w:r>
      <w:r w:rsidR="00D826D9" w:rsidRPr="00400416">
        <w:t xml:space="preserve">pre-composed lists of trial condition and stimulus. </w:t>
      </w:r>
      <w:r w:rsidR="00D826D9">
        <w:t xml:space="preserve">Reaching responses were bound to the same movement onset and duration constraints as in experiment three. However, here </w:t>
      </w:r>
      <w:r w:rsidR="00450658">
        <w:t>to make sure participants touch the screen</w:t>
      </w:r>
      <w:r w:rsidR="00497833">
        <w:t>,</w:t>
      </w:r>
      <w:r w:rsidR="00450658">
        <w:t xml:space="preserve"> </w:t>
      </w:r>
      <w:r w:rsidR="00D826D9">
        <w:t>movement ended when the finger was 0.7cm away from the screen (on the Z axis)</w:t>
      </w:r>
      <w:r w:rsidR="0032042D">
        <w:t xml:space="preserve">, </w:t>
      </w:r>
      <w:r w:rsidR="00D826D9">
        <w:t xml:space="preserve">and </w:t>
      </w:r>
      <w:r w:rsidR="00450658">
        <w:t>to avoid interrupting the participant's movement</w:t>
      </w:r>
      <w:r w:rsidR="00497833">
        <w:t>,</w:t>
      </w:r>
      <w:r w:rsidR="00450658">
        <w:t xml:space="preserve"> </w:t>
      </w:r>
      <w:r w:rsidR="00D826D9">
        <w:t xml:space="preserve">the "Too slow" feedback was given after </w:t>
      </w:r>
      <w:r w:rsidR="00450658">
        <w:t xml:space="preserve">the </w:t>
      </w:r>
      <w:r w:rsidR="00D826D9">
        <w:t>movement was completed. In the k</w:t>
      </w:r>
      <w:r w:rsidR="00D826D9" w:rsidRPr="007C1188">
        <w:t xml:space="preserve">eyboard </w:t>
      </w:r>
      <w:r w:rsidR="00D826D9">
        <w:t xml:space="preserve">task participants pressed </w:t>
      </w:r>
      <w:r w:rsidR="00D826D9" w:rsidRPr="007C1188">
        <w:t>"</w:t>
      </w:r>
      <w:r w:rsidR="00D826D9">
        <w:t>E</w:t>
      </w:r>
      <w:r w:rsidR="00D826D9" w:rsidRPr="007C1188">
        <w:t>"/"</w:t>
      </w:r>
      <w:r w:rsidR="00D826D9">
        <w:t>Y</w:t>
      </w:r>
      <w:r w:rsidR="00D826D9" w:rsidRPr="007C1188">
        <w:t>" keys</w:t>
      </w:r>
      <w:r w:rsidR="00D826D9">
        <w:t xml:space="preserve"> with the left/right hand to select the left/right side accordingly. Response had to be given within a time window of 100-740ms from target display, otherwise "Too Early"/ "Too Late" feedback was given. Response </w:t>
      </w:r>
      <w:r w:rsidR="00EF5E42">
        <w:t xml:space="preserve">in the prime recognition task </w:t>
      </w:r>
      <w:r w:rsidR="00D826D9">
        <w:t>was given in an identical fashion to the target classification task, within a seven second response window.</w:t>
      </w:r>
    </w:p>
    <w:p w14:paraId="38AFA958" w14:textId="77777777" w:rsidR="001C0104" w:rsidRPr="00892F96" w:rsidRDefault="001C0104" w:rsidP="00D966CD">
      <w:pPr>
        <w:ind w:firstLine="0"/>
      </w:pPr>
    </w:p>
    <w:p w14:paraId="1E655967" w14:textId="71773DEA" w:rsidR="00D826D9" w:rsidRDefault="00D826D9" w:rsidP="006238E0">
      <w:pPr>
        <w:pStyle w:val="Heading3"/>
      </w:pPr>
      <w:bookmarkStart w:id="152" w:name="_Toc114137582"/>
      <w:r>
        <w:t>Exclusion criteria</w:t>
      </w:r>
      <w:bookmarkEnd w:id="152"/>
    </w:p>
    <w:p w14:paraId="312384C8" w14:textId="15419B68" w:rsidR="00D826D9" w:rsidRDefault="00D826D9" w:rsidP="007D1A08">
      <w:pPr>
        <w:ind w:firstLine="0"/>
      </w:pPr>
      <w:r>
        <w:t xml:space="preserve">The exclusion criteria in the reaching session </w:t>
      </w:r>
      <w:r w:rsidR="003B3AF4">
        <w:t xml:space="preserve">were </w:t>
      </w:r>
      <w:r>
        <w:t xml:space="preserve">identical to </w:t>
      </w:r>
      <w:r w:rsidR="00290E67">
        <w:t xml:space="preserve">those </w:t>
      </w:r>
      <w:r>
        <w:t>used in experiment</w:t>
      </w:r>
      <w:r w:rsidR="003B3AF4">
        <w:t>s</w:t>
      </w:r>
      <w:r>
        <w:t xml:space="preserve"> </w:t>
      </w:r>
      <w:r w:rsidR="003B3AF4">
        <w:t>2 and 3</w:t>
      </w:r>
      <w:r>
        <w:t>. Additional exclusion criteria were used in the keyboard session</w:t>
      </w:r>
      <w:r w:rsidR="003B3AF4">
        <w:t>,</w:t>
      </w:r>
      <w:r>
        <w:t xml:space="preserve"> where trials were excluded if no response was given or if it was given less than 100ms or more than 740ms after target display.</w:t>
      </w:r>
    </w:p>
    <w:p w14:paraId="3AA9C79F" w14:textId="69DF0122" w:rsidR="00D826D9" w:rsidRDefault="00D826D9" w:rsidP="006238E0">
      <w:pPr>
        <w:pStyle w:val="Heading3"/>
      </w:pPr>
      <w:bookmarkStart w:id="153" w:name="_Toc114137583"/>
      <w:r>
        <w:t>Results</w:t>
      </w:r>
      <w:bookmarkEnd w:id="153"/>
    </w:p>
    <w:p w14:paraId="438C6938" w14:textId="0680DC0A" w:rsidR="00DB7DD5" w:rsidRDefault="00BA4221" w:rsidP="005436B9">
      <w:pPr>
        <w:ind w:firstLine="0"/>
        <w:rPr>
          <w:rtl/>
        </w:rPr>
      </w:pPr>
      <w:r>
        <w:t>Prime visibility:</w:t>
      </w:r>
      <w:r w:rsidR="00012635">
        <w:t xml:space="preserve"> </w:t>
      </w:r>
      <w:r w:rsidR="004731EE">
        <w:t>I</w:t>
      </w:r>
      <w:r w:rsidR="004F1986">
        <w:t>n the reaching session,</w:t>
      </w:r>
      <w:r w:rsidR="00BF4777">
        <w:t xml:space="preserve"> </w:t>
      </w:r>
      <w:r w:rsidR="001F6E52">
        <w:t>9</w:t>
      </w:r>
      <w:r w:rsidR="004E2179">
        <w:t>4</w:t>
      </w:r>
      <w:r w:rsidR="001F6E52">
        <w:t>.</w:t>
      </w:r>
      <w:r w:rsidR="004E2179">
        <w:t>41</w:t>
      </w:r>
      <w:r>
        <w:t xml:space="preserve">% of the trials </w:t>
      </w:r>
      <w:r w:rsidR="004F1986">
        <w:t xml:space="preserve">were given a </w:t>
      </w:r>
      <w:r>
        <w:t xml:space="preserve">visibility </w:t>
      </w:r>
      <w:r w:rsidR="004F1986">
        <w:t xml:space="preserve">rating of </w:t>
      </w:r>
      <w:r>
        <w:t xml:space="preserve">1, </w:t>
      </w:r>
      <w:r w:rsidR="004E2179">
        <w:t>4.79</w:t>
      </w:r>
      <w:r>
        <w:t xml:space="preserve">% a visibility </w:t>
      </w:r>
      <w:r w:rsidR="004731EE">
        <w:t xml:space="preserve">rating of </w:t>
      </w:r>
      <w:r>
        <w:t xml:space="preserve">2, </w:t>
      </w:r>
      <w:r w:rsidR="001F6E52">
        <w:t>0.</w:t>
      </w:r>
      <w:r w:rsidR="004E2179">
        <w:t>63</w:t>
      </w:r>
      <w:r>
        <w:t xml:space="preserve">% a visibility </w:t>
      </w:r>
      <w:r w:rsidR="004731EE">
        <w:t xml:space="preserve">rating of </w:t>
      </w:r>
      <w:r>
        <w:t xml:space="preserve">3 and </w:t>
      </w:r>
      <w:r w:rsidR="001F6E52">
        <w:t>0.1</w:t>
      </w:r>
      <w:r w:rsidR="004E2179">
        <w:t>5</w:t>
      </w:r>
      <w:r>
        <w:t xml:space="preserve">% a visibility </w:t>
      </w:r>
      <w:r w:rsidR="004731EE">
        <w:t xml:space="preserve">rating of </w:t>
      </w:r>
      <w:r>
        <w:t>4</w:t>
      </w:r>
      <w:r w:rsidR="00012635">
        <w:t xml:space="preserve">, while in the keyboard session </w:t>
      </w:r>
      <w:r w:rsidR="004E2179">
        <w:t>92.12</w:t>
      </w:r>
      <w:r w:rsidR="00012635">
        <w:t xml:space="preserve">% of </w:t>
      </w:r>
      <w:r w:rsidR="00EE5C8B">
        <w:t xml:space="preserve">them </w:t>
      </w:r>
      <w:r w:rsidR="00012635">
        <w:t xml:space="preserve">were </w:t>
      </w:r>
      <w:r w:rsidR="00835861">
        <w:t>given a visibility rating of</w:t>
      </w:r>
      <w:r w:rsidR="00012635">
        <w:t xml:space="preserve"> 1, 7.</w:t>
      </w:r>
      <w:r w:rsidR="004E2179">
        <w:t>04</w:t>
      </w:r>
      <w:r w:rsidR="00012635">
        <w:t xml:space="preserve">% a visibility </w:t>
      </w:r>
      <w:r w:rsidR="00835861">
        <w:t xml:space="preserve">rating of </w:t>
      </w:r>
      <w:r w:rsidR="00012635">
        <w:t>2, 0.</w:t>
      </w:r>
      <w:r w:rsidR="004733D7">
        <w:t>70</w:t>
      </w:r>
      <w:r w:rsidR="00012635">
        <w:t xml:space="preserve">% a visibility </w:t>
      </w:r>
      <w:r w:rsidR="00835861">
        <w:t xml:space="preserve">rating of </w:t>
      </w:r>
      <w:r w:rsidR="00012635">
        <w:t xml:space="preserve">3 and 0.12% a visibility </w:t>
      </w:r>
      <w:r w:rsidR="00835861">
        <w:t xml:space="preserve">rating of </w:t>
      </w:r>
      <w:r w:rsidR="00012635">
        <w:t>4.</w:t>
      </w:r>
      <w:r>
        <w:t xml:space="preserve"> </w:t>
      </w:r>
      <w:r w:rsidR="00FD5D3D">
        <w:t>Objective recognition performance for the subjectively invisible stimuli was at chance level,</w:t>
      </w:r>
      <w:r w:rsidR="00E4208B">
        <w:t xml:space="preserve"> both in the reaching session (</w:t>
      </w:r>
      <w:r w:rsidR="00F01249">
        <w:t>M = 50.</w:t>
      </w:r>
      <w:r w:rsidR="00830FF6">
        <w:t>82</w:t>
      </w:r>
      <w:r w:rsidR="00F01249">
        <w:t>%, SD = 4.3</w:t>
      </w:r>
      <w:r w:rsidR="00830FF6">
        <w:t>2</w:t>
      </w:r>
      <w:r w:rsidR="00F01249">
        <w:t>, t</w:t>
      </w:r>
      <w:r w:rsidR="00F01249" w:rsidRPr="005436B9">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r w:rsidR="00467225">
        <w:t xml:space="preserve">awareness </w:t>
      </w:r>
      <w:r w:rsidR="008116EA">
        <w:t xml:space="preserve">measures </w:t>
      </w:r>
      <w:r w:rsidR="00467225">
        <w:t xml:space="preserve">indicate </w:t>
      </w:r>
      <w:r w:rsidR="008116EA">
        <w:t xml:space="preserve">that </w:t>
      </w:r>
      <w:r w:rsidR="00467225">
        <w:t xml:space="preserve">the subjectively invisible stimuli was not consciously </w:t>
      </w:r>
      <w:r w:rsidR="00635792">
        <w:t>p</w:t>
      </w:r>
      <w:r w:rsidR="00E47313">
        <w:t>erceived</w:t>
      </w:r>
      <w:r w:rsidR="008116EA">
        <w:t>.</w:t>
      </w:r>
    </w:p>
    <w:p w14:paraId="592EF16E" w14:textId="6CAACD5B" w:rsidR="00691DE5" w:rsidRDefault="00652B7D">
      <w:pPr>
        <w:ind w:firstLine="0"/>
        <w:pPrChange w:id="154" w:author="Liad Mudrik" w:date="2022-09-15T15:47:00Z">
          <w:pPr/>
        </w:pPrChange>
      </w:pPr>
      <w:r>
        <w:t xml:space="preserve">Congruency effect: </w:t>
      </w:r>
      <w:r w:rsidR="00F01249">
        <w:t>A congruency effect was found in both measures, as was evident by the smaller reach area and slower keyboard-RT in the incongruent condition</w:t>
      </w:r>
      <w:r w:rsidR="00EC38FA">
        <w:t xml:space="preserve"> (</w:t>
      </w:r>
      <w:r w:rsidR="00EC38FA">
        <w:fldChar w:fldCharType="begin"/>
      </w:r>
      <w:r w:rsidR="00EC38FA">
        <w:instrText xml:space="preserve"> REF _Ref114068072 \h </w:instrText>
      </w:r>
      <w:r w:rsidR="00EC38FA">
        <w:fldChar w:fldCharType="separate"/>
      </w:r>
      <w:r w:rsidR="00EC38FA">
        <w:t xml:space="preserve">Table </w:t>
      </w:r>
      <w:r w:rsidR="00EC38FA">
        <w:rPr>
          <w:noProof/>
        </w:rPr>
        <w:t>4</w:t>
      </w:r>
      <w:r w:rsidR="00EC38FA">
        <w:fldChar w:fldCharType="end"/>
      </w:r>
      <w:r w:rsidR="00EC38FA">
        <w:t>)</w:t>
      </w:r>
      <w:r w:rsidR="00F01249">
        <w:t>.</w:t>
      </w:r>
      <w:r w:rsidR="000C177A">
        <w:t xml:space="preserve"> </w:t>
      </w:r>
      <w:r w:rsidR="00CB5A32">
        <w:t>Comparison of the effect sizes revealed t</w:t>
      </w:r>
      <w:r w:rsidR="00E74CD9">
        <w:t>hat t</w:t>
      </w:r>
      <w:r w:rsidR="00CB5A32">
        <w:t xml:space="preserve">he keyboard-RT effect (Cohen's d = </w:t>
      </w:r>
      <w:r w:rsidR="00E74CD9">
        <w:t>-1.17</w:t>
      </w:r>
      <w:r w:rsidR="00CB5A32">
        <w:t xml:space="preserve">) </w:t>
      </w:r>
      <w:r w:rsidR="00346BB1">
        <w:t>was</w:t>
      </w:r>
      <w:r w:rsidR="00E74CD9">
        <w:t xml:space="preserve"> </w:t>
      </w:r>
      <w:r w:rsidR="00CB5A32">
        <w:t xml:space="preserve">larger than the reach area effect (Cohen's d = </w:t>
      </w:r>
      <w:r w:rsidR="00E74CD9">
        <w:t>0.69</w:t>
      </w:r>
      <w:r w:rsidR="00CB5A32">
        <w:t xml:space="preserve">). </w:t>
      </w:r>
      <w:r w:rsidR="00F01249">
        <w:t>A bias towards the incorrect answer in incongruent trials was evident in the trajectory from 1</w:t>
      </w:r>
      <w:r w:rsidR="00B26836">
        <w:t>7</w:t>
      </w:r>
      <w:r w:rsidR="00F01249">
        <w:t>5</w:t>
      </w:r>
      <w:r w:rsidR="0085100F">
        <w:t>.</w:t>
      </w:r>
      <w:r w:rsidR="00B26836">
        <w:t>66</w:t>
      </w:r>
      <w:r w:rsidR="00F01249">
        <w:t>ms to 39</w:t>
      </w:r>
      <w:r w:rsidR="00B26836">
        <w:t>0</w:t>
      </w:r>
      <w:r w:rsidR="0085100F">
        <w:t>.</w:t>
      </w:r>
      <w:r w:rsidR="00B26836">
        <w:t>88</w:t>
      </w:r>
      <w:r w:rsidR="00F01249">
        <w:t>ms post target onset (</w:t>
      </w:r>
      <w:r w:rsidR="00B26836">
        <w:t>24</w:t>
      </w:r>
      <w:r w:rsidR="00F01249">
        <w:t>-</w:t>
      </w:r>
      <w:r w:rsidR="00B26836">
        <w:t>94% path</w:t>
      </w:r>
      <w:r w:rsidR="00F01249">
        <w:t xml:space="preserve">) as was found using a permutation and clustering procedure </w:t>
      </w:r>
      <w:r w:rsidR="007131CE">
        <w:t>(</w:t>
      </w:r>
      <w:r w:rsidR="007131CE">
        <w:fldChar w:fldCharType="begin"/>
      </w:r>
      <w:r w:rsidR="007131CE">
        <w:instrText xml:space="preserve"> REF _Ref113906821 \h </w:instrText>
      </w:r>
      <w:r w:rsidR="007131CE">
        <w:fldChar w:fldCharType="separate"/>
      </w:r>
      <w:r w:rsidR="007131CE">
        <w:t xml:space="preserve">Figure </w:t>
      </w:r>
      <w:r w:rsidR="007131CE">
        <w:rPr>
          <w:noProof/>
        </w:rPr>
        <w:t>6</w:t>
      </w:r>
      <w:r w:rsidR="007131CE">
        <w:fldChar w:fldCharType="end"/>
      </w:r>
      <w:r w:rsidR="007131CE">
        <w:t>, (a))</w:t>
      </w:r>
      <w:r w:rsidR="00F01249">
        <w:t>.</w:t>
      </w:r>
      <w:r w:rsidR="008C13FB">
        <w:t xml:space="preserve"> </w:t>
      </w:r>
      <w:r w:rsidR="00F01249">
        <w:t xml:space="preserve">The bias resulted in </w:t>
      </w:r>
      <w:r w:rsidR="00285F78">
        <w:t xml:space="preserve">an </w:t>
      </w:r>
      <w:r w:rsidR="00F01249">
        <w:t xml:space="preserve">extended traveled distance and </w:t>
      </w:r>
      <w:r w:rsidR="00285F78">
        <w:t xml:space="preserve">a </w:t>
      </w:r>
      <w:r w:rsidR="00F01249">
        <w:t xml:space="preserve">prolonged movement duration in incongruent trials. </w:t>
      </w:r>
      <w:ins w:id="155" w:author="Liad Mudrik" w:date="2022-09-15T15:48:00Z">
        <w:r w:rsidR="00CB785E">
          <w:t xml:space="preserve">In </w:t>
        </w:r>
      </w:ins>
      <w:del w:id="156" w:author="Liad Mudrik" w:date="2022-09-15T15:48:00Z">
        <w:r w:rsidR="00F01249" w:rsidDel="00CB785E">
          <w:delText>Contrastingly</w:delText>
        </w:r>
      </w:del>
      <w:ins w:id="157" w:author="Liad Mudrik" w:date="2022-09-15T15:48:00Z">
        <w:r w:rsidR="00CB785E">
          <w:t>contrast</w:t>
        </w:r>
      </w:ins>
      <w:r w:rsidR="00F01249">
        <w:t xml:space="preserve">, reaction time and the number of changes of </w:t>
      </w:r>
      <w:r w:rsidR="00C0785D">
        <w:t xml:space="preserve">mind </w:t>
      </w:r>
      <w:r w:rsidR="00404743">
        <w:t xml:space="preserve">in the reaching session </w:t>
      </w:r>
      <w:r w:rsidR="00F01249">
        <w:t>did not differ between the conditions.</w:t>
      </w:r>
      <w:r w:rsidR="00594DA5">
        <w:t xml:space="preserve"> </w:t>
      </w:r>
    </w:p>
    <w:p w14:paraId="1C709955" w14:textId="47F1B8E6" w:rsidR="006119BA" w:rsidRDefault="00F01249" w:rsidP="00FE0AE9">
      <w:pPr>
        <w:rPr>
          <w:ins w:id="158" w:author="Liad Mudrik" w:date="2022-09-15T15:48:00Z"/>
        </w:rPr>
      </w:pPr>
      <w:r>
        <w:t xml:space="preserve">As predicted by </w:t>
      </w:r>
      <w:r w:rsidR="002F313C" w:rsidRPr="002F313C">
        <w:t>Experiment 2</w:t>
      </w:r>
      <w:r w:rsidR="00EB57B5">
        <w:t xml:space="preserve"> </w:t>
      </w:r>
      <w:r w:rsidR="00C0785D">
        <w:t>a</w:t>
      </w:r>
      <w:r w:rsidR="00EB57B5">
        <w:t xml:space="preserve">nd </w:t>
      </w:r>
      <w:r w:rsidR="002F313C" w:rsidRPr="002F313C">
        <w:t>Experiment 3</w:t>
      </w:r>
      <w:ins w:id="159" w:author="Liad Mudrik" w:date="2022-09-15T15:48:00Z">
        <w:r w:rsidR="00133122">
          <w:t>,</w:t>
        </w:r>
      </w:ins>
      <w:r w:rsidR="00EB57B5">
        <w:t xml:space="preserve"> </w:t>
      </w:r>
      <w:ins w:id="160" w:author="Liad Mudrik" w:date="2022-09-15T15:48:00Z">
        <w:r w:rsidR="00133122">
          <w:t>t</w:t>
        </w:r>
      </w:ins>
      <w:del w:id="161" w:author="Liad Mudrik" w:date="2022-09-15T15:48:00Z">
        <w:r w:rsidR="00E31540" w:rsidDel="00133122">
          <w:delText>T</w:delText>
        </w:r>
      </w:del>
      <w:r>
        <w:t>he number of excluded trials</w:t>
      </w:r>
      <w:r w:rsidR="001F3AF5">
        <w:t xml:space="preserve"> </w:t>
      </w:r>
      <w:r>
        <w:t>in the reaching task was high and</w:t>
      </w:r>
      <w:r w:rsidR="00367B60">
        <w:t xml:space="preserve"> in fact</w:t>
      </w:r>
      <w:r>
        <w:t xml:space="preserve"> exceeded that of the keyboard task (M</w:t>
      </w:r>
      <w:r>
        <w:rPr>
          <w:vertAlign w:val="subscript"/>
        </w:rPr>
        <w:t>reach</w:t>
      </w:r>
      <w:r>
        <w:t xml:space="preserve"> = </w:t>
      </w:r>
      <w:r w:rsidR="00E24AF9">
        <w:t>128.76</w:t>
      </w:r>
      <w:r>
        <w:t>, SD</w:t>
      </w:r>
      <w:r>
        <w:rPr>
          <w:vertAlign w:val="subscript"/>
        </w:rPr>
        <w:t>reach</w:t>
      </w:r>
      <w:r>
        <w:t xml:space="preserve"> = </w:t>
      </w:r>
      <w:r w:rsidR="00E24AF9">
        <w:t>35.52</w:t>
      </w:r>
      <w:r>
        <w:t>, M</w:t>
      </w:r>
      <w:r>
        <w:rPr>
          <w:vertAlign w:val="subscript"/>
        </w:rPr>
        <w:t>keyboard</w:t>
      </w:r>
      <w:r>
        <w:t xml:space="preserve"> = 5</w:t>
      </w:r>
      <w:r w:rsidR="00E24AF9">
        <w:t>0</w:t>
      </w:r>
      <w:r>
        <w:t>.2, SD</w:t>
      </w:r>
      <w:r>
        <w:rPr>
          <w:vertAlign w:val="subscript"/>
        </w:rPr>
        <w:t>keyboard</w:t>
      </w:r>
      <w:r>
        <w:t xml:space="preserve"> = </w:t>
      </w:r>
      <w:r w:rsidR="00E24AF9">
        <w:t>14.47</w:t>
      </w:r>
      <w:r>
        <w:t>, t</w:t>
      </w:r>
      <w:r w:rsidRPr="005436B9">
        <w:t>(</w:t>
      </w:r>
      <w:r w:rsidR="00FC47E3">
        <w:t>29</w:t>
      </w:r>
      <w:r w:rsidRPr="005436B9">
        <w:t>)</w:t>
      </w:r>
      <w:r>
        <w:t xml:space="preserve"> = </w:t>
      </w:r>
      <w:r w:rsidR="00FC47E3">
        <w:t>12.70</w:t>
      </w:r>
      <w:r>
        <w:t xml:space="preserve">, p </w:t>
      </w:r>
      <w:r w:rsidR="00FC47E3">
        <w:t>&lt;</w:t>
      </w:r>
      <w:r>
        <w:t xml:space="preserve"> 0</w:t>
      </w:r>
      <w:r w:rsidR="00FC47E3">
        <w:t>.001</w:t>
      </w:r>
      <w:r>
        <w:t>, 95% CI [6</w:t>
      </w:r>
      <w:r w:rsidR="00FC47E3">
        <w:t>5</w:t>
      </w:r>
      <w:r>
        <w:t>.</w:t>
      </w:r>
      <w:r w:rsidR="00FC47E3">
        <w:t>91</w:t>
      </w:r>
      <w:r>
        <w:t xml:space="preserve">, </w:t>
      </w:r>
      <w:r w:rsidR="00FC47E3">
        <w:t>91.21</w:t>
      </w:r>
      <w:r>
        <w:t>], Cohen's d</w:t>
      </w:r>
      <w:r>
        <w:rPr>
          <w:vertAlign w:val="subscript"/>
        </w:rPr>
        <w:t>z</w:t>
      </w:r>
      <w:r>
        <w:t xml:space="preserve"> = 2.3</w:t>
      </w:r>
      <w:r w:rsidR="00FC47E3">
        <w:t>1</w:t>
      </w:r>
      <w:r>
        <w:t>)</w:t>
      </w:r>
      <w:r w:rsidR="00EB57B5">
        <w:t>.</w:t>
      </w:r>
      <w:r>
        <w:t xml:space="preserve"> </w:t>
      </w:r>
      <w:r w:rsidR="00EB57B5">
        <w:t>F</w:t>
      </w:r>
      <w:r>
        <w:t xml:space="preserve">urther inspection </w:t>
      </w:r>
      <w:r w:rsidR="00EB57B5">
        <w:t xml:space="preserve">however </w:t>
      </w:r>
      <w:r>
        <w:t>reveal</w:t>
      </w:r>
      <w:r w:rsidR="00EB57B5">
        <w:t>ed</w:t>
      </w:r>
      <w:r>
        <w:t xml:space="preserve"> this was true for late responses </w:t>
      </w:r>
      <w:r w:rsidR="003A5BBB">
        <w:t>and</w:t>
      </w:r>
      <w:r>
        <w:t xml:space="preserve"> early responses </w:t>
      </w:r>
      <w:r w:rsidR="003A5BBB">
        <w:t>b</w:t>
      </w:r>
      <w:r>
        <w:t xml:space="preserve">ut not for incorrect answers </w:t>
      </w:r>
      <w:r w:rsidR="00531D8F">
        <w:t>which were less common in the reaching</w:t>
      </w:r>
      <w:r w:rsidR="00753D9C">
        <w:t xml:space="preserve"> task</w:t>
      </w:r>
      <w:r w:rsidR="007C13FD">
        <w:t xml:space="preserve"> (for an elaborative description of the excluded trials see </w:t>
      </w:r>
      <w:r w:rsidR="006A1DF9">
        <w:fldChar w:fldCharType="begin"/>
      </w:r>
      <w:r w:rsidR="006A1DF9">
        <w:instrText xml:space="preserve"> REF _Ref114130105 \h </w:instrText>
      </w:r>
      <w:r w:rsidR="006A1DF9">
        <w:fldChar w:fldCharType="separate"/>
      </w:r>
      <w:r w:rsidR="006A1DF9">
        <w:t xml:space="preserve">Supplementary Table </w:t>
      </w:r>
      <w:r w:rsidR="006A1DF9">
        <w:rPr>
          <w:noProof/>
        </w:rPr>
        <w:t>2</w:t>
      </w:r>
      <w:r w:rsidR="006A1DF9">
        <w:fldChar w:fldCharType="end"/>
      </w:r>
      <w:r w:rsidR="007C13FD">
        <w:t>)</w:t>
      </w:r>
      <w:r>
        <w:t>.</w:t>
      </w:r>
    </w:p>
    <w:p w14:paraId="1F4F1A7C" w14:textId="77777777" w:rsidR="00774E47" w:rsidRDefault="00774E47" w:rsidP="00FE0AE9"/>
    <w:p w14:paraId="53CA5193" w14:textId="43D6BC32" w:rsidR="002436A8" w:rsidRDefault="002436A8" w:rsidP="005436B9">
      <w:pPr>
        <w:pStyle w:val="Caption"/>
      </w:pPr>
      <w:bookmarkStart w:id="162" w:name="_Ref114068072"/>
      <w:r>
        <w:t xml:space="preserve">Table </w:t>
      </w:r>
      <w:fldSimple w:instr=" SEQ Table \* ARABIC ">
        <w:r>
          <w:rPr>
            <w:noProof/>
          </w:rPr>
          <w:t>4</w:t>
        </w:r>
      </w:fldSimple>
      <w:bookmarkEnd w:id="162"/>
      <w:r>
        <w:t>. Results of Experiment 4</w:t>
      </w:r>
    </w:p>
    <w:tbl>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9"/>
        <w:gridCol w:w="1701"/>
        <w:gridCol w:w="1701"/>
        <w:gridCol w:w="708"/>
        <w:gridCol w:w="1134"/>
        <w:gridCol w:w="1701"/>
        <w:gridCol w:w="709"/>
      </w:tblGrid>
      <w:tr w:rsidR="001D2361" w14:paraId="010F9CD6" w14:textId="77777777" w:rsidTr="005436B9">
        <w:trPr>
          <w:trHeight w:val="510"/>
        </w:trPr>
        <w:tc>
          <w:tcPr>
            <w:tcW w:w="284" w:type="dxa"/>
            <w:tcBorders>
              <w:top w:val="single" w:sz="12" w:space="0" w:color="auto"/>
            </w:tcBorders>
          </w:tcPr>
          <w:p w14:paraId="140CFCFF" w14:textId="77777777" w:rsidR="001D2361" w:rsidRDefault="001D2361" w:rsidP="001D2361">
            <w:pPr>
              <w:ind w:firstLine="0"/>
            </w:pPr>
          </w:p>
        </w:tc>
        <w:tc>
          <w:tcPr>
            <w:tcW w:w="2269" w:type="dxa"/>
            <w:tcBorders>
              <w:top w:val="single" w:sz="12" w:space="0" w:color="auto"/>
            </w:tcBorders>
          </w:tcPr>
          <w:p w14:paraId="51526E05" w14:textId="77777777" w:rsidR="001D2361" w:rsidRDefault="001D2361" w:rsidP="001D2361">
            <w:pPr>
              <w:ind w:firstLine="0"/>
            </w:pPr>
          </w:p>
        </w:tc>
        <w:tc>
          <w:tcPr>
            <w:tcW w:w="1701" w:type="dxa"/>
            <w:tcBorders>
              <w:top w:val="single" w:sz="12" w:space="0" w:color="auto"/>
              <w:bottom w:val="single" w:sz="12" w:space="0" w:color="auto"/>
            </w:tcBorders>
          </w:tcPr>
          <w:p w14:paraId="6253962C" w14:textId="77777777" w:rsidR="001D2361" w:rsidRPr="00EA2CED" w:rsidRDefault="001D2361" w:rsidP="001D2361">
            <w:pPr>
              <w:ind w:firstLine="0"/>
              <w:jc w:val="center"/>
              <w:rPr>
                <w:b/>
                <w:bCs/>
              </w:rPr>
            </w:pPr>
            <w:r w:rsidRPr="00EA2CED">
              <w:rPr>
                <w:b/>
                <w:bCs/>
              </w:rPr>
              <w:t>Congruent</w:t>
            </w:r>
          </w:p>
        </w:tc>
        <w:tc>
          <w:tcPr>
            <w:tcW w:w="1701" w:type="dxa"/>
            <w:tcBorders>
              <w:top w:val="single" w:sz="12" w:space="0" w:color="auto"/>
              <w:bottom w:val="single" w:sz="12" w:space="0" w:color="auto"/>
            </w:tcBorders>
          </w:tcPr>
          <w:p w14:paraId="3BB50674" w14:textId="77777777" w:rsidR="001D2361" w:rsidRPr="00EA2CED" w:rsidRDefault="001D2361" w:rsidP="005436B9">
            <w:pPr>
              <w:ind w:firstLine="0"/>
              <w:jc w:val="center"/>
              <w:rPr>
                <w:b/>
                <w:bCs/>
              </w:rPr>
            </w:pPr>
            <w:r w:rsidRPr="00EA2CED">
              <w:rPr>
                <w:b/>
                <w:bCs/>
              </w:rPr>
              <w:t>Incongruent</w:t>
            </w:r>
          </w:p>
        </w:tc>
        <w:tc>
          <w:tcPr>
            <w:tcW w:w="708" w:type="dxa"/>
            <w:tcBorders>
              <w:top w:val="single" w:sz="12" w:space="0" w:color="auto"/>
            </w:tcBorders>
          </w:tcPr>
          <w:p w14:paraId="2AC55C45" w14:textId="77777777" w:rsidR="001D2361" w:rsidRPr="00EA2CED" w:rsidRDefault="001D2361" w:rsidP="001D2361">
            <w:pPr>
              <w:ind w:firstLine="0"/>
              <w:jc w:val="center"/>
              <w:rPr>
                <w:b/>
                <w:bCs/>
              </w:rPr>
            </w:pPr>
          </w:p>
        </w:tc>
        <w:tc>
          <w:tcPr>
            <w:tcW w:w="1134" w:type="dxa"/>
            <w:tcBorders>
              <w:top w:val="single" w:sz="12" w:space="0" w:color="auto"/>
            </w:tcBorders>
          </w:tcPr>
          <w:p w14:paraId="70718B85" w14:textId="77777777" w:rsidR="001D2361" w:rsidRPr="00EA2CED" w:rsidRDefault="001D2361" w:rsidP="001D2361">
            <w:pPr>
              <w:ind w:firstLine="0"/>
              <w:jc w:val="center"/>
              <w:rPr>
                <w:b/>
                <w:bCs/>
              </w:rPr>
            </w:pPr>
          </w:p>
        </w:tc>
        <w:tc>
          <w:tcPr>
            <w:tcW w:w="1701" w:type="dxa"/>
            <w:tcBorders>
              <w:top w:val="single" w:sz="12" w:space="0" w:color="auto"/>
            </w:tcBorders>
          </w:tcPr>
          <w:p w14:paraId="4F025FF5" w14:textId="77777777" w:rsidR="001D2361" w:rsidRDefault="001D2361" w:rsidP="001D2361">
            <w:pPr>
              <w:ind w:firstLine="0"/>
            </w:pPr>
          </w:p>
        </w:tc>
        <w:tc>
          <w:tcPr>
            <w:tcW w:w="709" w:type="dxa"/>
            <w:tcBorders>
              <w:top w:val="single" w:sz="12" w:space="0" w:color="auto"/>
            </w:tcBorders>
          </w:tcPr>
          <w:p w14:paraId="2928108C" w14:textId="77777777" w:rsidR="001D2361" w:rsidRDefault="001D2361" w:rsidP="001D2361">
            <w:pPr>
              <w:ind w:firstLine="0"/>
            </w:pPr>
          </w:p>
        </w:tc>
      </w:tr>
      <w:tr w:rsidR="001D2361" w14:paraId="3A036BAF" w14:textId="77777777" w:rsidTr="005436B9">
        <w:trPr>
          <w:trHeight w:val="254"/>
        </w:trPr>
        <w:tc>
          <w:tcPr>
            <w:tcW w:w="284" w:type="dxa"/>
            <w:tcBorders>
              <w:bottom w:val="single" w:sz="12" w:space="0" w:color="auto"/>
            </w:tcBorders>
          </w:tcPr>
          <w:p w14:paraId="4F006647" w14:textId="77777777" w:rsidR="001D2361" w:rsidRPr="00EA2CED" w:rsidRDefault="001D2361" w:rsidP="001D2361">
            <w:pPr>
              <w:ind w:firstLine="0"/>
              <w:rPr>
                <w:b/>
                <w:bCs/>
              </w:rPr>
            </w:pPr>
          </w:p>
        </w:tc>
        <w:tc>
          <w:tcPr>
            <w:tcW w:w="2269" w:type="dxa"/>
            <w:tcBorders>
              <w:bottom w:val="single" w:sz="12" w:space="0" w:color="auto"/>
            </w:tcBorders>
          </w:tcPr>
          <w:p w14:paraId="5D6095E6" w14:textId="77777777" w:rsidR="001D2361" w:rsidRPr="00EA2CED" w:rsidRDefault="001D2361" w:rsidP="001D2361">
            <w:pPr>
              <w:ind w:firstLine="0"/>
              <w:rPr>
                <w:b/>
                <w:bCs/>
              </w:rPr>
            </w:pPr>
          </w:p>
        </w:tc>
        <w:tc>
          <w:tcPr>
            <w:tcW w:w="1701" w:type="dxa"/>
            <w:tcBorders>
              <w:top w:val="single" w:sz="12" w:space="0" w:color="auto"/>
              <w:bottom w:val="single" w:sz="12" w:space="0" w:color="auto"/>
            </w:tcBorders>
          </w:tcPr>
          <w:p w14:paraId="5D637145" w14:textId="77777777" w:rsidR="001D2361" w:rsidRPr="00EA2CED" w:rsidRDefault="001D2361" w:rsidP="001D2361">
            <w:pPr>
              <w:ind w:firstLine="0"/>
              <w:rPr>
                <w:b/>
                <w:bCs/>
              </w:rPr>
            </w:pPr>
            <w:r>
              <w:rPr>
                <w:b/>
                <w:bCs/>
              </w:rPr>
              <w:t>M (SD)</w:t>
            </w:r>
          </w:p>
        </w:tc>
        <w:tc>
          <w:tcPr>
            <w:tcW w:w="1701" w:type="dxa"/>
            <w:tcBorders>
              <w:top w:val="single" w:sz="12" w:space="0" w:color="auto"/>
              <w:bottom w:val="single" w:sz="12" w:space="0" w:color="auto"/>
            </w:tcBorders>
          </w:tcPr>
          <w:p w14:paraId="4AFD404E" w14:textId="77777777" w:rsidR="001D2361" w:rsidRPr="00EA2CED" w:rsidRDefault="001D2361" w:rsidP="001D2361">
            <w:pPr>
              <w:ind w:firstLine="0"/>
              <w:rPr>
                <w:b/>
                <w:bCs/>
              </w:rPr>
            </w:pPr>
            <w:r>
              <w:rPr>
                <w:b/>
                <w:bCs/>
              </w:rPr>
              <w:t>M (SD)</w:t>
            </w:r>
          </w:p>
        </w:tc>
        <w:tc>
          <w:tcPr>
            <w:tcW w:w="708" w:type="dxa"/>
            <w:tcBorders>
              <w:bottom w:val="single" w:sz="12" w:space="0" w:color="auto"/>
            </w:tcBorders>
          </w:tcPr>
          <w:p w14:paraId="7098BAD0" w14:textId="77777777" w:rsidR="001D2361" w:rsidRPr="00EA2CED" w:rsidRDefault="001D2361" w:rsidP="001D2361">
            <w:pPr>
              <w:ind w:firstLine="0"/>
              <w:rPr>
                <w:b/>
                <w:bCs/>
              </w:rPr>
            </w:pPr>
            <w:r>
              <w:rPr>
                <w:b/>
                <w:bCs/>
              </w:rPr>
              <w:t>t(29)</w:t>
            </w:r>
          </w:p>
        </w:tc>
        <w:tc>
          <w:tcPr>
            <w:tcW w:w="1134" w:type="dxa"/>
            <w:tcBorders>
              <w:bottom w:val="single" w:sz="12" w:space="0" w:color="auto"/>
            </w:tcBorders>
          </w:tcPr>
          <w:p w14:paraId="2E43AC88" w14:textId="77777777" w:rsidR="001D2361" w:rsidRPr="00EA2CED" w:rsidRDefault="001D2361" w:rsidP="001D2361">
            <w:pPr>
              <w:ind w:firstLine="0"/>
              <w:rPr>
                <w:b/>
                <w:bCs/>
              </w:rPr>
            </w:pPr>
            <w:r>
              <w:rPr>
                <w:b/>
                <w:bCs/>
              </w:rPr>
              <w:t>p</w:t>
            </w:r>
          </w:p>
        </w:tc>
        <w:tc>
          <w:tcPr>
            <w:tcW w:w="1701" w:type="dxa"/>
            <w:tcBorders>
              <w:bottom w:val="single" w:sz="12" w:space="0" w:color="auto"/>
            </w:tcBorders>
          </w:tcPr>
          <w:p w14:paraId="753EB7B1" w14:textId="77777777" w:rsidR="001D2361" w:rsidRPr="00EA2CED" w:rsidRDefault="001D2361" w:rsidP="001D2361">
            <w:pPr>
              <w:ind w:firstLine="0"/>
              <w:rPr>
                <w:b/>
                <w:bCs/>
              </w:rPr>
            </w:pPr>
            <w:r>
              <w:rPr>
                <w:b/>
                <w:bCs/>
              </w:rPr>
              <w:t>CI</w:t>
            </w:r>
          </w:p>
        </w:tc>
        <w:tc>
          <w:tcPr>
            <w:tcW w:w="709" w:type="dxa"/>
            <w:tcBorders>
              <w:bottom w:val="single" w:sz="12" w:space="0" w:color="auto"/>
            </w:tcBorders>
          </w:tcPr>
          <w:p w14:paraId="0219FCC9" w14:textId="77777777" w:rsidR="001D2361" w:rsidRPr="00EA2CED" w:rsidRDefault="001D2361" w:rsidP="001D2361">
            <w:pPr>
              <w:ind w:firstLine="0"/>
              <w:rPr>
                <w:b/>
                <w:bCs/>
              </w:rPr>
            </w:pPr>
            <w:r>
              <w:rPr>
                <w:b/>
                <w:bCs/>
              </w:rPr>
              <w:t>d</w:t>
            </w:r>
          </w:p>
        </w:tc>
      </w:tr>
      <w:tr w:rsidR="001D2361" w14:paraId="2B67655A" w14:textId="77777777" w:rsidTr="005436B9">
        <w:trPr>
          <w:trHeight w:val="313"/>
        </w:trPr>
        <w:tc>
          <w:tcPr>
            <w:tcW w:w="10207" w:type="dxa"/>
            <w:gridSpan w:val="8"/>
            <w:tcBorders>
              <w:top w:val="single" w:sz="12" w:space="0" w:color="auto"/>
            </w:tcBorders>
          </w:tcPr>
          <w:p w14:paraId="3046E90D" w14:textId="77777777" w:rsidR="001D2361" w:rsidRDefault="001D2361" w:rsidP="001D2361">
            <w:pPr>
              <w:ind w:firstLine="0"/>
            </w:pPr>
            <w:r>
              <w:rPr>
                <w:b/>
                <w:bCs/>
              </w:rPr>
              <w:t>Reaching</w:t>
            </w:r>
          </w:p>
        </w:tc>
      </w:tr>
      <w:tr w:rsidR="001D2361" w14:paraId="169766B4" w14:textId="77777777" w:rsidTr="005436B9">
        <w:trPr>
          <w:trHeight w:val="490"/>
        </w:trPr>
        <w:tc>
          <w:tcPr>
            <w:tcW w:w="284" w:type="dxa"/>
            <w:vMerge w:val="restart"/>
            <w:tcBorders>
              <w:bottom w:val="single" w:sz="12" w:space="0" w:color="auto"/>
            </w:tcBorders>
          </w:tcPr>
          <w:p w14:paraId="38A7E811" w14:textId="77777777" w:rsidR="001D2361" w:rsidRPr="00EA2CED" w:rsidRDefault="001D2361" w:rsidP="001D2361">
            <w:pPr>
              <w:ind w:firstLine="0"/>
              <w:rPr>
                <w:b/>
                <w:bCs/>
              </w:rPr>
            </w:pPr>
          </w:p>
        </w:tc>
        <w:tc>
          <w:tcPr>
            <w:tcW w:w="2269" w:type="dxa"/>
          </w:tcPr>
          <w:p w14:paraId="1C7E9AC3" w14:textId="77777777" w:rsidR="001D2361" w:rsidRPr="00EA2CED" w:rsidRDefault="001D2361" w:rsidP="001D2361">
            <w:pPr>
              <w:ind w:firstLine="0"/>
              <w:rPr>
                <w:b/>
                <w:bCs/>
              </w:rPr>
            </w:pPr>
            <w:r w:rsidRPr="00EA2CED">
              <w:rPr>
                <w:b/>
                <w:bCs/>
              </w:rPr>
              <w:t>Reach area</w:t>
            </w:r>
          </w:p>
        </w:tc>
        <w:tc>
          <w:tcPr>
            <w:tcW w:w="1701" w:type="dxa"/>
          </w:tcPr>
          <w:p w14:paraId="4003E25D" w14:textId="77777777" w:rsidR="001D2361" w:rsidRDefault="001D2361" w:rsidP="001D2361">
            <w:pPr>
              <w:ind w:firstLine="0"/>
            </w:pPr>
            <w:r>
              <w:t>2.09 (0.51)</w:t>
            </w:r>
          </w:p>
        </w:tc>
        <w:tc>
          <w:tcPr>
            <w:tcW w:w="1701" w:type="dxa"/>
          </w:tcPr>
          <w:p w14:paraId="700FD41D" w14:textId="77777777" w:rsidR="001D2361" w:rsidRDefault="001D2361" w:rsidP="001D2361">
            <w:pPr>
              <w:ind w:firstLine="0"/>
            </w:pPr>
            <w:r>
              <w:t>1.74 (0.49)</w:t>
            </w:r>
          </w:p>
        </w:tc>
        <w:tc>
          <w:tcPr>
            <w:tcW w:w="708" w:type="dxa"/>
          </w:tcPr>
          <w:p w14:paraId="2A493D92" w14:textId="77777777" w:rsidR="001D2361" w:rsidRDefault="001D2361" w:rsidP="001D2361">
            <w:pPr>
              <w:ind w:firstLine="0"/>
            </w:pPr>
          </w:p>
        </w:tc>
        <w:tc>
          <w:tcPr>
            <w:tcW w:w="1134" w:type="dxa"/>
          </w:tcPr>
          <w:p w14:paraId="56CBC635" w14:textId="77777777" w:rsidR="001D2361" w:rsidRDefault="001D2361" w:rsidP="001D2361">
            <w:pPr>
              <w:ind w:firstLine="0"/>
            </w:pPr>
            <w:r>
              <w:t>0.001*</w:t>
            </w:r>
          </w:p>
        </w:tc>
        <w:tc>
          <w:tcPr>
            <w:tcW w:w="1701" w:type="dxa"/>
          </w:tcPr>
          <w:p w14:paraId="627FB39F" w14:textId="77777777" w:rsidR="001D2361" w:rsidRDefault="001D2361" w:rsidP="001D2361">
            <w:pPr>
              <w:ind w:firstLine="0"/>
            </w:pPr>
            <w:r>
              <w:t>0.16, 0.52</w:t>
            </w:r>
          </w:p>
        </w:tc>
        <w:tc>
          <w:tcPr>
            <w:tcW w:w="709" w:type="dxa"/>
          </w:tcPr>
          <w:p w14:paraId="581AC8D5" w14:textId="77777777" w:rsidR="001D2361" w:rsidRDefault="001D2361" w:rsidP="001D2361">
            <w:pPr>
              <w:ind w:firstLine="0"/>
            </w:pPr>
            <w:r>
              <w:t>0.69</w:t>
            </w:r>
          </w:p>
        </w:tc>
      </w:tr>
      <w:tr w:rsidR="001D2361" w14:paraId="4B03AE91" w14:textId="77777777" w:rsidTr="005436B9">
        <w:trPr>
          <w:trHeight w:val="490"/>
        </w:trPr>
        <w:tc>
          <w:tcPr>
            <w:tcW w:w="284" w:type="dxa"/>
            <w:vMerge/>
            <w:tcBorders>
              <w:top w:val="single" w:sz="12" w:space="0" w:color="auto"/>
              <w:bottom w:val="single" w:sz="12" w:space="0" w:color="auto"/>
            </w:tcBorders>
          </w:tcPr>
          <w:p w14:paraId="494BBA44" w14:textId="77777777" w:rsidR="001D2361" w:rsidRPr="00EA2CED" w:rsidRDefault="001D2361" w:rsidP="001D2361">
            <w:pPr>
              <w:ind w:firstLine="0"/>
              <w:rPr>
                <w:b/>
                <w:bCs/>
              </w:rPr>
            </w:pPr>
          </w:p>
        </w:tc>
        <w:tc>
          <w:tcPr>
            <w:tcW w:w="2269" w:type="dxa"/>
          </w:tcPr>
          <w:p w14:paraId="7935A95A" w14:textId="77777777" w:rsidR="001D2361" w:rsidRPr="00EA2CED" w:rsidRDefault="001D2361" w:rsidP="001D2361">
            <w:pPr>
              <w:ind w:firstLine="0"/>
              <w:rPr>
                <w:b/>
                <w:bCs/>
              </w:rPr>
            </w:pPr>
            <w:r w:rsidRPr="00EA2CED">
              <w:rPr>
                <w:b/>
                <w:bCs/>
              </w:rPr>
              <w:t>Traveled distance</w:t>
            </w:r>
          </w:p>
        </w:tc>
        <w:tc>
          <w:tcPr>
            <w:tcW w:w="1701" w:type="dxa"/>
          </w:tcPr>
          <w:p w14:paraId="1AAEDC0E" w14:textId="77777777" w:rsidR="001D2361" w:rsidRDefault="001D2361" w:rsidP="001D2361">
            <w:pPr>
              <w:ind w:firstLine="0"/>
            </w:pPr>
            <w:r>
              <w:t>38.20 (1.44)</w:t>
            </w:r>
          </w:p>
        </w:tc>
        <w:tc>
          <w:tcPr>
            <w:tcW w:w="1701" w:type="dxa"/>
          </w:tcPr>
          <w:p w14:paraId="413CD064" w14:textId="77777777" w:rsidR="001D2361" w:rsidRDefault="001D2361" w:rsidP="001D2361">
            <w:pPr>
              <w:ind w:firstLine="0"/>
            </w:pPr>
            <w:r>
              <w:t>39.09 (1.67)</w:t>
            </w:r>
          </w:p>
        </w:tc>
        <w:tc>
          <w:tcPr>
            <w:tcW w:w="708" w:type="dxa"/>
          </w:tcPr>
          <w:p w14:paraId="551354DC" w14:textId="77777777" w:rsidR="001D2361" w:rsidRDefault="001D2361" w:rsidP="001D2361">
            <w:pPr>
              <w:ind w:firstLine="0"/>
            </w:pPr>
          </w:p>
        </w:tc>
        <w:tc>
          <w:tcPr>
            <w:tcW w:w="1134" w:type="dxa"/>
          </w:tcPr>
          <w:p w14:paraId="61AB4F2A" w14:textId="77777777" w:rsidR="001D2361" w:rsidRDefault="001D2361" w:rsidP="001D2361">
            <w:pPr>
              <w:ind w:firstLine="0"/>
            </w:pPr>
            <w:r>
              <w:t>&lt;0.001*</w:t>
            </w:r>
          </w:p>
        </w:tc>
        <w:tc>
          <w:tcPr>
            <w:tcW w:w="1701" w:type="dxa"/>
          </w:tcPr>
          <w:p w14:paraId="0408F6E5" w14:textId="77777777" w:rsidR="001D2361" w:rsidRDefault="001D2361" w:rsidP="001D2361">
            <w:pPr>
              <w:ind w:firstLine="0"/>
            </w:pPr>
            <w:r>
              <w:t>-1.25, -0.56</w:t>
            </w:r>
          </w:p>
        </w:tc>
        <w:tc>
          <w:tcPr>
            <w:tcW w:w="709" w:type="dxa"/>
          </w:tcPr>
          <w:p w14:paraId="66F47399" w14:textId="77777777" w:rsidR="001D2361" w:rsidRDefault="001D2361" w:rsidP="001D2361">
            <w:pPr>
              <w:ind w:firstLine="0"/>
            </w:pPr>
            <w:r>
              <w:t>0.95</w:t>
            </w:r>
          </w:p>
        </w:tc>
      </w:tr>
      <w:tr w:rsidR="001D2361" w14:paraId="5AF17B24" w14:textId="77777777" w:rsidTr="005436B9">
        <w:trPr>
          <w:trHeight w:val="490"/>
        </w:trPr>
        <w:tc>
          <w:tcPr>
            <w:tcW w:w="284" w:type="dxa"/>
            <w:vMerge/>
            <w:tcBorders>
              <w:top w:val="single" w:sz="12" w:space="0" w:color="auto"/>
              <w:bottom w:val="single" w:sz="12" w:space="0" w:color="auto"/>
            </w:tcBorders>
          </w:tcPr>
          <w:p w14:paraId="674CBF6C" w14:textId="77777777" w:rsidR="001D2361" w:rsidRPr="00EA2CED" w:rsidRDefault="001D2361" w:rsidP="001D2361">
            <w:pPr>
              <w:ind w:firstLine="0"/>
              <w:rPr>
                <w:b/>
                <w:bCs/>
              </w:rPr>
            </w:pPr>
          </w:p>
        </w:tc>
        <w:tc>
          <w:tcPr>
            <w:tcW w:w="2269" w:type="dxa"/>
          </w:tcPr>
          <w:p w14:paraId="06588EC5" w14:textId="77777777" w:rsidR="001D2361" w:rsidRPr="00EA2CED" w:rsidRDefault="001D2361" w:rsidP="001D2361">
            <w:pPr>
              <w:ind w:firstLine="0"/>
              <w:rPr>
                <w:b/>
                <w:bCs/>
              </w:rPr>
            </w:pPr>
            <w:r w:rsidRPr="00EA2CED">
              <w:rPr>
                <w:b/>
                <w:bCs/>
              </w:rPr>
              <w:t>Reaction time</w:t>
            </w:r>
          </w:p>
        </w:tc>
        <w:tc>
          <w:tcPr>
            <w:tcW w:w="1701" w:type="dxa"/>
          </w:tcPr>
          <w:p w14:paraId="0E69CAB3" w14:textId="77777777" w:rsidR="001D2361" w:rsidRDefault="001D2361" w:rsidP="001D2361">
            <w:pPr>
              <w:ind w:firstLine="0"/>
            </w:pPr>
            <w:r>
              <w:t>171.29 (22.42)</w:t>
            </w:r>
          </w:p>
        </w:tc>
        <w:tc>
          <w:tcPr>
            <w:tcW w:w="1701" w:type="dxa"/>
          </w:tcPr>
          <w:p w14:paraId="0B91F22C" w14:textId="77777777" w:rsidR="001D2361" w:rsidRDefault="001D2361" w:rsidP="001D2361">
            <w:pPr>
              <w:ind w:firstLine="0"/>
            </w:pPr>
            <w:r>
              <w:t>173.06 (23.95)</w:t>
            </w:r>
          </w:p>
        </w:tc>
        <w:tc>
          <w:tcPr>
            <w:tcW w:w="708" w:type="dxa"/>
          </w:tcPr>
          <w:p w14:paraId="79043DD9" w14:textId="77777777" w:rsidR="001D2361" w:rsidRDefault="001D2361" w:rsidP="001D2361">
            <w:pPr>
              <w:ind w:firstLine="0"/>
            </w:pPr>
            <w:r>
              <w:t>1.01</w:t>
            </w:r>
          </w:p>
        </w:tc>
        <w:tc>
          <w:tcPr>
            <w:tcW w:w="1134" w:type="dxa"/>
          </w:tcPr>
          <w:p w14:paraId="32C5B30E" w14:textId="77777777" w:rsidR="001D2361" w:rsidRDefault="001D2361" w:rsidP="001D2361">
            <w:pPr>
              <w:ind w:firstLine="0"/>
            </w:pPr>
            <w:r>
              <w:t>0.318</w:t>
            </w:r>
          </w:p>
        </w:tc>
        <w:tc>
          <w:tcPr>
            <w:tcW w:w="1701" w:type="dxa"/>
          </w:tcPr>
          <w:p w14:paraId="6572F86D" w14:textId="77777777" w:rsidR="001D2361" w:rsidRDefault="001D2361" w:rsidP="001D2361">
            <w:pPr>
              <w:ind w:firstLine="0"/>
            </w:pPr>
            <w:r>
              <w:t>-5.31, 1.79</w:t>
            </w:r>
          </w:p>
        </w:tc>
        <w:tc>
          <w:tcPr>
            <w:tcW w:w="709" w:type="dxa"/>
          </w:tcPr>
          <w:p w14:paraId="06B14D5C" w14:textId="77777777" w:rsidR="001D2361" w:rsidRDefault="001D2361" w:rsidP="001D2361">
            <w:pPr>
              <w:ind w:firstLine="0"/>
            </w:pPr>
            <w:r>
              <w:t>0.19</w:t>
            </w:r>
          </w:p>
        </w:tc>
      </w:tr>
      <w:tr w:rsidR="001D2361" w14:paraId="7098FF48" w14:textId="77777777" w:rsidTr="005436B9">
        <w:trPr>
          <w:trHeight w:val="490"/>
        </w:trPr>
        <w:tc>
          <w:tcPr>
            <w:tcW w:w="284" w:type="dxa"/>
            <w:vMerge/>
            <w:tcBorders>
              <w:top w:val="single" w:sz="12" w:space="0" w:color="auto"/>
              <w:bottom w:val="single" w:sz="12" w:space="0" w:color="auto"/>
            </w:tcBorders>
          </w:tcPr>
          <w:p w14:paraId="7D0E012C" w14:textId="77777777" w:rsidR="001D2361" w:rsidRPr="00EA2CED" w:rsidRDefault="001D2361" w:rsidP="001D2361">
            <w:pPr>
              <w:ind w:firstLine="0"/>
              <w:rPr>
                <w:b/>
                <w:bCs/>
              </w:rPr>
            </w:pPr>
          </w:p>
        </w:tc>
        <w:tc>
          <w:tcPr>
            <w:tcW w:w="2269" w:type="dxa"/>
          </w:tcPr>
          <w:p w14:paraId="1D4FE0CF" w14:textId="154D1439" w:rsidR="001D2361" w:rsidRPr="00EA2CED" w:rsidRDefault="001D2361" w:rsidP="001D2361">
            <w:pPr>
              <w:ind w:firstLine="0"/>
              <w:rPr>
                <w:b/>
                <w:bCs/>
              </w:rPr>
            </w:pPr>
            <w:r w:rsidRPr="00EA2CED">
              <w:rPr>
                <w:b/>
                <w:bCs/>
              </w:rPr>
              <w:t xml:space="preserve">Movement </w:t>
            </w:r>
            <w:r w:rsidR="003538C4">
              <w:rPr>
                <w:b/>
                <w:bCs/>
              </w:rPr>
              <w:t>duration</w:t>
            </w:r>
          </w:p>
        </w:tc>
        <w:tc>
          <w:tcPr>
            <w:tcW w:w="1701" w:type="dxa"/>
          </w:tcPr>
          <w:p w14:paraId="1C70275D" w14:textId="77777777" w:rsidR="001D2361" w:rsidRDefault="001D2361" w:rsidP="001D2361">
            <w:pPr>
              <w:ind w:firstLine="0"/>
            </w:pPr>
            <w:r>
              <w:t>415.88 (29.76)</w:t>
            </w:r>
          </w:p>
        </w:tc>
        <w:tc>
          <w:tcPr>
            <w:tcW w:w="1701" w:type="dxa"/>
          </w:tcPr>
          <w:p w14:paraId="15A2DD2D" w14:textId="77777777" w:rsidR="001D2361" w:rsidRDefault="001D2361" w:rsidP="001D2361">
            <w:pPr>
              <w:ind w:firstLine="0"/>
            </w:pPr>
            <w:r>
              <w:t>429 (28.32)</w:t>
            </w:r>
          </w:p>
        </w:tc>
        <w:tc>
          <w:tcPr>
            <w:tcW w:w="708" w:type="dxa"/>
          </w:tcPr>
          <w:p w14:paraId="240BB847" w14:textId="77777777" w:rsidR="001D2361" w:rsidRDefault="001D2361" w:rsidP="001D2361">
            <w:pPr>
              <w:ind w:firstLine="0"/>
            </w:pPr>
            <w:r>
              <w:t>6.40</w:t>
            </w:r>
          </w:p>
        </w:tc>
        <w:tc>
          <w:tcPr>
            <w:tcW w:w="1134" w:type="dxa"/>
          </w:tcPr>
          <w:p w14:paraId="70A946B8" w14:textId="77777777" w:rsidR="001D2361" w:rsidRDefault="001D2361" w:rsidP="001D2361">
            <w:pPr>
              <w:ind w:firstLine="0"/>
            </w:pPr>
            <w:r>
              <w:t>&lt;0.001*</w:t>
            </w:r>
          </w:p>
        </w:tc>
        <w:tc>
          <w:tcPr>
            <w:tcW w:w="1701" w:type="dxa"/>
          </w:tcPr>
          <w:p w14:paraId="290AF343" w14:textId="77777777" w:rsidR="001D2361" w:rsidRDefault="001D2361" w:rsidP="001D2361">
            <w:pPr>
              <w:ind w:firstLine="0"/>
            </w:pPr>
            <w:r>
              <w:t>-17.32, -8.93</w:t>
            </w:r>
          </w:p>
        </w:tc>
        <w:tc>
          <w:tcPr>
            <w:tcW w:w="709" w:type="dxa"/>
          </w:tcPr>
          <w:p w14:paraId="242312E7" w14:textId="77777777" w:rsidR="001D2361" w:rsidRDefault="001D2361" w:rsidP="001D2361">
            <w:pPr>
              <w:ind w:firstLine="0"/>
            </w:pPr>
            <w:r>
              <w:t>1.17</w:t>
            </w:r>
          </w:p>
        </w:tc>
      </w:tr>
      <w:tr w:rsidR="001D2361" w14:paraId="4B08520B" w14:textId="77777777" w:rsidTr="005436B9">
        <w:trPr>
          <w:trHeight w:val="490"/>
        </w:trPr>
        <w:tc>
          <w:tcPr>
            <w:tcW w:w="284" w:type="dxa"/>
            <w:vMerge/>
            <w:tcBorders>
              <w:top w:val="single" w:sz="12" w:space="0" w:color="auto"/>
              <w:bottom w:val="single" w:sz="12" w:space="0" w:color="auto"/>
            </w:tcBorders>
          </w:tcPr>
          <w:p w14:paraId="3886656B" w14:textId="77777777" w:rsidR="001D2361" w:rsidRPr="00EA2CED" w:rsidRDefault="001D2361" w:rsidP="001D2361">
            <w:pPr>
              <w:ind w:firstLine="0"/>
              <w:rPr>
                <w:b/>
                <w:bCs/>
              </w:rPr>
            </w:pPr>
          </w:p>
        </w:tc>
        <w:tc>
          <w:tcPr>
            <w:tcW w:w="2269" w:type="dxa"/>
            <w:tcBorders>
              <w:bottom w:val="single" w:sz="12" w:space="0" w:color="auto"/>
            </w:tcBorders>
          </w:tcPr>
          <w:p w14:paraId="16ED81E1" w14:textId="77777777" w:rsidR="001D2361" w:rsidRPr="00EA2CED" w:rsidRDefault="001D2361" w:rsidP="001D2361">
            <w:pPr>
              <w:ind w:firstLine="0"/>
              <w:rPr>
                <w:b/>
                <w:bCs/>
              </w:rPr>
            </w:pPr>
            <w:r w:rsidRPr="00EA2CED">
              <w:rPr>
                <w:b/>
                <w:bCs/>
              </w:rPr>
              <w:t>COM</w:t>
            </w:r>
          </w:p>
        </w:tc>
        <w:tc>
          <w:tcPr>
            <w:tcW w:w="1701" w:type="dxa"/>
            <w:tcBorders>
              <w:bottom w:val="single" w:sz="12" w:space="0" w:color="auto"/>
            </w:tcBorders>
          </w:tcPr>
          <w:p w14:paraId="309C5D92" w14:textId="77777777" w:rsidR="001D2361" w:rsidRDefault="001D2361" w:rsidP="001D2361">
            <w:pPr>
              <w:ind w:firstLine="0"/>
            </w:pPr>
            <w:r>
              <w:t>0.24 (0.12)</w:t>
            </w:r>
          </w:p>
        </w:tc>
        <w:tc>
          <w:tcPr>
            <w:tcW w:w="1701" w:type="dxa"/>
            <w:tcBorders>
              <w:bottom w:val="single" w:sz="12" w:space="0" w:color="auto"/>
            </w:tcBorders>
          </w:tcPr>
          <w:p w14:paraId="79BE72CB" w14:textId="77777777" w:rsidR="001D2361" w:rsidRDefault="001D2361" w:rsidP="001D2361">
            <w:pPr>
              <w:ind w:firstLine="0"/>
            </w:pPr>
            <w:r>
              <w:t>0.22 (0.11)</w:t>
            </w:r>
          </w:p>
        </w:tc>
        <w:tc>
          <w:tcPr>
            <w:tcW w:w="708" w:type="dxa"/>
            <w:tcBorders>
              <w:bottom w:val="single" w:sz="12" w:space="0" w:color="auto"/>
            </w:tcBorders>
          </w:tcPr>
          <w:p w14:paraId="1A46BDE6" w14:textId="77777777" w:rsidR="001D2361" w:rsidRDefault="001D2361" w:rsidP="001D2361">
            <w:pPr>
              <w:ind w:firstLine="0"/>
            </w:pPr>
            <w:r>
              <w:t>1.06</w:t>
            </w:r>
          </w:p>
        </w:tc>
        <w:tc>
          <w:tcPr>
            <w:tcW w:w="1134" w:type="dxa"/>
            <w:tcBorders>
              <w:bottom w:val="single" w:sz="12" w:space="0" w:color="auto"/>
            </w:tcBorders>
          </w:tcPr>
          <w:p w14:paraId="26EFE69D" w14:textId="77777777" w:rsidR="001D2361" w:rsidRDefault="001D2361" w:rsidP="001D2361">
            <w:pPr>
              <w:ind w:firstLine="0"/>
            </w:pPr>
            <w:r>
              <w:t>0.318</w:t>
            </w:r>
          </w:p>
        </w:tc>
        <w:tc>
          <w:tcPr>
            <w:tcW w:w="1701" w:type="dxa"/>
            <w:tcBorders>
              <w:bottom w:val="single" w:sz="12" w:space="0" w:color="auto"/>
            </w:tcBorders>
          </w:tcPr>
          <w:p w14:paraId="5C6EE881" w14:textId="77777777" w:rsidR="001D2361" w:rsidRDefault="001D2361" w:rsidP="001D2361">
            <w:pPr>
              <w:ind w:firstLine="0"/>
            </w:pPr>
            <w:r>
              <w:t>-0.02, 0.06</w:t>
            </w:r>
          </w:p>
        </w:tc>
        <w:tc>
          <w:tcPr>
            <w:tcW w:w="709" w:type="dxa"/>
            <w:tcBorders>
              <w:bottom w:val="single" w:sz="12" w:space="0" w:color="auto"/>
            </w:tcBorders>
          </w:tcPr>
          <w:p w14:paraId="25DA840B" w14:textId="77777777" w:rsidR="001D2361" w:rsidRDefault="001D2361" w:rsidP="001D2361">
            <w:pPr>
              <w:ind w:firstLine="0"/>
            </w:pPr>
            <w:r>
              <w:t>0.19</w:t>
            </w:r>
          </w:p>
        </w:tc>
      </w:tr>
      <w:tr w:rsidR="001D2361" w14:paraId="5199F135" w14:textId="77777777" w:rsidTr="005436B9">
        <w:trPr>
          <w:trHeight w:val="285"/>
        </w:trPr>
        <w:tc>
          <w:tcPr>
            <w:tcW w:w="10207" w:type="dxa"/>
            <w:gridSpan w:val="8"/>
          </w:tcPr>
          <w:p w14:paraId="194044BE" w14:textId="77777777" w:rsidR="001D2361" w:rsidRDefault="001D2361" w:rsidP="001D2361">
            <w:pPr>
              <w:ind w:firstLine="0"/>
            </w:pPr>
            <w:r>
              <w:rPr>
                <w:b/>
                <w:bCs/>
              </w:rPr>
              <w:t>Keyboard</w:t>
            </w:r>
          </w:p>
        </w:tc>
      </w:tr>
      <w:tr w:rsidR="001D2361" w14:paraId="25841132" w14:textId="77777777" w:rsidTr="005436B9">
        <w:trPr>
          <w:trHeight w:val="490"/>
        </w:trPr>
        <w:tc>
          <w:tcPr>
            <w:tcW w:w="284" w:type="dxa"/>
            <w:tcBorders>
              <w:bottom w:val="single" w:sz="12" w:space="0" w:color="auto"/>
            </w:tcBorders>
          </w:tcPr>
          <w:p w14:paraId="19C76356" w14:textId="77777777" w:rsidR="001D2361" w:rsidRPr="00EA2CED" w:rsidRDefault="001D2361" w:rsidP="001D2361">
            <w:pPr>
              <w:ind w:firstLine="0"/>
              <w:rPr>
                <w:b/>
                <w:bCs/>
              </w:rPr>
            </w:pPr>
          </w:p>
        </w:tc>
        <w:tc>
          <w:tcPr>
            <w:tcW w:w="2269" w:type="dxa"/>
            <w:tcBorders>
              <w:bottom w:val="single" w:sz="12" w:space="0" w:color="auto"/>
            </w:tcBorders>
          </w:tcPr>
          <w:p w14:paraId="113A8EFF" w14:textId="77777777" w:rsidR="001D2361" w:rsidRPr="00EA2CED" w:rsidRDefault="001D2361" w:rsidP="001D2361">
            <w:pPr>
              <w:ind w:firstLine="0"/>
              <w:rPr>
                <w:b/>
                <w:bCs/>
              </w:rPr>
            </w:pPr>
            <w:r>
              <w:rPr>
                <w:b/>
                <w:bCs/>
              </w:rPr>
              <w:t>Response Time</w:t>
            </w:r>
          </w:p>
        </w:tc>
        <w:tc>
          <w:tcPr>
            <w:tcW w:w="1701" w:type="dxa"/>
            <w:tcBorders>
              <w:bottom w:val="single" w:sz="12" w:space="0" w:color="auto"/>
            </w:tcBorders>
          </w:tcPr>
          <w:p w14:paraId="0E8C7B52" w14:textId="77777777" w:rsidR="001D2361" w:rsidRDefault="001D2361" w:rsidP="001D2361">
            <w:pPr>
              <w:ind w:firstLine="0"/>
            </w:pPr>
            <w:r>
              <w:t>525.53 (35.76)</w:t>
            </w:r>
          </w:p>
        </w:tc>
        <w:tc>
          <w:tcPr>
            <w:tcW w:w="1701" w:type="dxa"/>
            <w:tcBorders>
              <w:bottom w:val="single" w:sz="12" w:space="0" w:color="auto"/>
            </w:tcBorders>
          </w:tcPr>
          <w:p w14:paraId="3E63B27C" w14:textId="77777777" w:rsidR="001D2361" w:rsidRDefault="001D2361" w:rsidP="001D2361">
            <w:pPr>
              <w:ind w:firstLine="0"/>
            </w:pPr>
            <w:r>
              <w:t>545.46 (32.87)</w:t>
            </w:r>
          </w:p>
        </w:tc>
        <w:tc>
          <w:tcPr>
            <w:tcW w:w="708" w:type="dxa"/>
            <w:tcBorders>
              <w:bottom w:val="single" w:sz="12" w:space="0" w:color="auto"/>
            </w:tcBorders>
          </w:tcPr>
          <w:p w14:paraId="11C313A5" w14:textId="77777777" w:rsidR="001D2361" w:rsidRDefault="001D2361" w:rsidP="001D2361">
            <w:pPr>
              <w:ind w:firstLine="0"/>
            </w:pPr>
            <w:r>
              <w:t>6.42</w:t>
            </w:r>
          </w:p>
        </w:tc>
        <w:tc>
          <w:tcPr>
            <w:tcW w:w="1134" w:type="dxa"/>
            <w:tcBorders>
              <w:bottom w:val="single" w:sz="12" w:space="0" w:color="auto"/>
            </w:tcBorders>
          </w:tcPr>
          <w:p w14:paraId="03D55732" w14:textId="77777777" w:rsidR="001D2361" w:rsidRDefault="001D2361" w:rsidP="001D2361">
            <w:pPr>
              <w:ind w:firstLine="0"/>
            </w:pPr>
            <w:r>
              <w:t>&lt;0.001*</w:t>
            </w:r>
          </w:p>
        </w:tc>
        <w:tc>
          <w:tcPr>
            <w:tcW w:w="1701" w:type="dxa"/>
            <w:tcBorders>
              <w:bottom w:val="single" w:sz="12" w:space="0" w:color="auto"/>
            </w:tcBorders>
          </w:tcPr>
          <w:p w14:paraId="2A7EB9C2" w14:textId="77777777" w:rsidR="001D2361" w:rsidRDefault="001D2361" w:rsidP="001D2361">
            <w:pPr>
              <w:ind w:firstLine="0"/>
            </w:pPr>
            <w:r>
              <w:t>-26.27, -13.58</w:t>
            </w:r>
          </w:p>
        </w:tc>
        <w:tc>
          <w:tcPr>
            <w:tcW w:w="709" w:type="dxa"/>
            <w:tcBorders>
              <w:bottom w:val="single" w:sz="12" w:space="0" w:color="auto"/>
            </w:tcBorders>
          </w:tcPr>
          <w:p w14:paraId="5AA921D7" w14:textId="77777777" w:rsidR="001D2361" w:rsidRDefault="001D2361" w:rsidP="001D2361">
            <w:pPr>
              <w:ind w:firstLine="0"/>
            </w:pPr>
            <w:r>
              <w:t>1.17</w:t>
            </w:r>
          </w:p>
        </w:tc>
      </w:tr>
      <w:tr w:rsidR="001D2361" w14:paraId="49D5FC69" w14:textId="77777777" w:rsidTr="005436B9">
        <w:trPr>
          <w:trHeight w:val="490"/>
        </w:trPr>
        <w:tc>
          <w:tcPr>
            <w:tcW w:w="10207" w:type="dxa"/>
            <w:gridSpan w:val="8"/>
            <w:tcBorders>
              <w:top w:val="single" w:sz="12" w:space="0" w:color="auto"/>
            </w:tcBorders>
          </w:tcPr>
          <w:p w14:paraId="569467B4" w14:textId="65C73C60" w:rsidR="001D2361" w:rsidRPr="00EA2CED" w:rsidRDefault="001D2361" w:rsidP="001D2361">
            <w:pPr>
              <w:spacing w:line="240" w:lineRule="auto"/>
              <w:ind w:firstLine="0"/>
              <w:rPr>
                <w:sz w:val="22"/>
                <w:szCs w:val="22"/>
              </w:rPr>
            </w:pPr>
            <w:r w:rsidRPr="00EA2CED">
              <w:rPr>
                <w:i/>
                <w:iCs/>
                <w:sz w:val="22"/>
                <w:szCs w:val="22"/>
              </w:rPr>
              <w:t xml:space="preserve">Note. </w:t>
            </w:r>
            <w:r w:rsidRPr="00EA2CED">
              <w:rPr>
                <w:sz w:val="22"/>
                <w:szCs w:val="22"/>
              </w:rPr>
              <w:t>t</w:t>
            </w:r>
            <w:r>
              <w:rPr>
                <w:sz w:val="22"/>
                <w:szCs w:val="22"/>
              </w:rPr>
              <w:t>(df)</w:t>
            </w:r>
            <w:r w:rsidRPr="00EA2CED">
              <w:rPr>
                <w:sz w:val="22"/>
                <w:szCs w:val="22"/>
              </w:rPr>
              <w:t xml:space="preserve"> = </w:t>
            </w:r>
            <w:r w:rsidR="00414DA9" w:rsidRPr="00EA2CED">
              <w:rPr>
                <w:sz w:val="22"/>
                <w:szCs w:val="22"/>
              </w:rPr>
              <w:t xml:space="preserve">t-test score, </w:t>
            </w:r>
            <w:r w:rsidR="00414DA9">
              <w:rPr>
                <w:sz w:val="22"/>
                <w:szCs w:val="22"/>
              </w:rPr>
              <w:t xml:space="preserve">only for variables whose residuals distributed normally. </w:t>
            </w:r>
            <w:r w:rsidRPr="00EA2CED">
              <w:rPr>
                <w:sz w:val="22"/>
                <w:szCs w:val="22"/>
              </w:rPr>
              <w:t xml:space="preserve">degrees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p>
          <w:p w14:paraId="165B5B9B" w14:textId="0E32EC8C" w:rsidR="001D2361" w:rsidRDefault="001D2361" w:rsidP="001D2361">
            <w:pPr>
              <w:ind w:firstLine="0"/>
            </w:pPr>
            <w:r w:rsidRPr="00EA2CED">
              <w:rPr>
                <w:sz w:val="22"/>
                <w:szCs w:val="22"/>
              </w:rPr>
              <w:t xml:space="preserve">* p &lt; </w:t>
            </w:r>
            <w:r w:rsidR="00753D9C">
              <w:rPr>
                <w:sz w:val="22"/>
                <w:szCs w:val="22"/>
              </w:rPr>
              <w:t xml:space="preserve">p value for </w:t>
            </w:r>
            <m:oMath>
              <m:r>
                <w:rPr>
                  <w:rFonts w:ascii="Cambria Math" w:hAnsi="Cambria Math"/>
                  <w:sz w:val="22"/>
                  <w:szCs w:val="22"/>
                </w:rPr>
                <m:t>α=0.05</m:t>
              </m:r>
            </m:oMath>
            <w:r w:rsidR="005F47C8">
              <w:rPr>
                <w:sz w:val="22"/>
                <w:szCs w:val="22"/>
              </w:rPr>
              <w:t xml:space="preserve"> after adjustment according to </w:t>
            </w:r>
            <w:r w:rsidRPr="00EA2CED">
              <w:rPr>
                <w:sz w:val="22"/>
                <w:szCs w:val="22"/>
              </w:rPr>
              <w:t xml:space="preserve">Tree-BH </w:t>
            </w:r>
            <w:r w:rsidR="005F47C8">
              <w:rPr>
                <w:sz w:val="22"/>
                <w:szCs w:val="22"/>
              </w:rPr>
              <w:t>method.</w:t>
            </w:r>
          </w:p>
        </w:tc>
      </w:tr>
    </w:tbl>
    <w:p w14:paraId="7923858F" w14:textId="77777777" w:rsidR="00AF0B67" w:rsidRDefault="00AF0B67" w:rsidP="00E47313">
      <w:pPr>
        <w:ind w:firstLine="0"/>
      </w:pPr>
    </w:p>
    <w:p w14:paraId="54F144AC" w14:textId="77777777" w:rsidR="00AF0B67" w:rsidRDefault="00AF0B67" w:rsidP="00AF0B67">
      <w:pPr>
        <w:keepNext/>
        <w:ind w:firstLine="0"/>
      </w:pPr>
    </w:p>
    <w:p w14:paraId="698FF9E6" w14:textId="1C60D99B" w:rsidR="004251C4" w:rsidRDefault="004251C4" w:rsidP="004251C4">
      <w:pPr>
        <w:keepNext/>
        <w:ind w:firstLine="0"/>
      </w:pPr>
      <w:r w:rsidRPr="004251C4">
        <w:rPr>
          <w:noProof/>
        </w:rPr>
        <w:drawing>
          <wp:inline distT="0" distB="0" distL="0" distR="0" wp14:anchorId="695C64FD" wp14:editId="13C81FD7">
            <wp:extent cx="5967413" cy="4024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975" t="2063" r="25073" b="9889"/>
                    <a:stretch/>
                  </pic:blipFill>
                  <pic:spPr bwMode="auto">
                    <a:xfrm>
                      <a:off x="0" y="0"/>
                      <a:ext cx="5972253" cy="4027461"/>
                    </a:xfrm>
                    <a:prstGeom prst="rect">
                      <a:avLst/>
                    </a:prstGeom>
                    <a:noFill/>
                    <a:ln>
                      <a:noFill/>
                    </a:ln>
                    <a:extLst>
                      <a:ext uri="{53640926-AAD7-44D8-BBD7-CCE9431645EC}">
                        <a14:shadowObscured xmlns:a14="http://schemas.microsoft.com/office/drawing/2010/main"/>
                      </a:ext>
                    </a:extLst>
                  </pic:spPr>
                </pic:pic>
              </a:graphicData>
            </a:graphic>
          </wp:inline>
        </w:drawing>
      </w:r>
    </w:p>
    <w:p w14:paraId="2104970E" w14:textId="1B45B085" w:rsidR="009F050A" w:rsidRPr="00F01249" w:rsidRDefault="007E2512" w:rsidP="005436B9">
      <w:pPr>
        <w:pStyle w:val="Caption"/>
      </w:pPr>
      <w:bookmarkStart w:id="163" w:name="_Ref113906821"/>
      <w:r>
        <w:t xml:space="preserve">Figure </w:t>
      </w:r>
      <w:fldSimple w:instr=" SEQ Figure \* ARABIC ">
        <w:r>
          <w:rPr>
            <w:noProof/>
          </w:rPr>
          <w:t>6</w:t>
        </w:r>
      </w:fldSimple>
      <w:bookmarkEnd w:id="163"/>
      <w:r>
        <w:t xml:space="preserve">. </w:t>
      </w:r>
      <w:r w:rsidRPr="00F3771A">
        <w:t xml:space="preserve">Results of Experiment </w:t>
      </w:r>
      <w:r>
        <w:t>4</w:t>
      </w:r>
      <w:r w:rsidRPr="00F3771A">
        <w:t xml:space="preserve">. </w:t>
      </w:r>
      <w:r w:rsidR="001F33A0">
        <w:t xml:space="preserve">(a) Reaching trajectories in trials where a correct answer was given by choosing the left and right targets, averaged across all participants. Shaded areas are the </w:t>
      </w:r>
      <w:r w:rsidR="006C7DF8">
        <w:t>SE</w:t>
      </w:r>
      <w:r w:rsidR="001F33A0">
        <w:t xml:space="preserve">. Grey shade marks where the difference between the trajectories was found to be significant according to a permutation and clustering procedure. (b-f) Dots are single participant averages while the red/blue horizontal lines are the average of all participants. Black error bars symbol the </w:t>
      </w:r>
      <w:r w:rsidR="000B1947">
        <w:t>SE</w:t>
      </w:r>
      <w:r w:rsidR="001F33A0">
        <w:t>. Full/dashed grey lines represent a numerical incline/decline (respectively) between the congruent and incongruent conditions</w:t>
      </w:r>
      <w:r w:rsidRPr="00F3771A">
        <w:t>.</w:t>
      </w:r>
    </w:p>
    <w:p w14:paraId="1C2CF195" w14:textId="77777777" w:rsidR="0013510A" w:rsidRPr="001C0104" w:rsidRDefault="0013510A" w:rsidP="001C0104"/>
    <w:p w14:paraId="35CAFCBB" w14:textId="3ED8BF3A" w:rsidR="006A7738" w:rsidRDefault="00D826D9" w:rsidP="006238E0">
      <w:pPr>
        <w:pStyle w:val="Heading3"/>
      </w:pPr>
      <w:bookmarkStart w:id="164" w:name="_Toc114137584"/>
      <w:r>
        <w:t>Discussion</w:t>
      </w:r>
      <w:bookmarkEnd w:id="164"/>
    </w:p>
    <w:p w14:paraId="0B7BE30B" w14:textId="3734884B" w:rsidR="00BA6169" w:rsidRDefault="00F01249" w:rsidP="00AF0130">
      <w:pPr>
        <w:ind w:firstLine="0"/>
      </w:pPr>
      <w:r>
        <w:t xml:space="preserve">Experiment </w:t>
      </w:r>
      <w:r w:rsidR="00F54903">
        <w:t xml:space="preserve">4 </w:t>
      </w:r>
      <w:r w:rsidR="00553F6D">
        <w:t xml:space="preserve">compared the effect of unconscious processing as measured by </w:t>
      </w:r>
      <w:r>
        <w:t xml:space="preserve">motion tracking and keyboard </w:t>
      </w:r>
      <w:r w:rsidR="00553F6D">
        <w:t>presses</w:t>
      </w:r>
      <w:r>
        <w:t xml:space="preserve">. Despite previous criticisms about the robustness and reliability of evidence </w:t>
      </w:r>
      <w:r w:rsidR="0008250B">
        <w:fldChar w:fldCharType="begin"/>
      </w:r>
      <w:r w:rsidR="00364024">
        <w: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8250B">
        <w:fldChar w:fldCharType="separate"/>
      </w:r>
      <w:r w:rsidR="0008250B" w:rsidRPr="0008250B">
        <w:rPr>
          <w:rFonts w:ascii="Times New Roman" w:hAnsi="Times New Roman" w:cs="Times New Roman"/>
        </w:rPr>
        <w:t>(</w:t>
      </w:r>
      <w:r w:rsidR="00676ED5">
        <w:rPr>
          <w:rFonts w:ascii="Times New Roman" w:hAnsi="Times New Roman" w:cs="Times New Roman"/>
        </w:rPr>
        <w:t xml:space="preserve">e.g., </w:t>
      </w:r>
      <w:r w:rsidR="0008250B" w:rsidRPr="0008250B">
        <w:rPr>
          <w:rFonts w:ascii="Times New Roman" w:hAnsi="Times New Roman" w:cs="Times New Roman"/>
        </w:rPr>
        <w:t>Damian, 2001; Peters &amp; Lau, 2015)</w:t>
      </w:r>
      <w:r w:rsidR="0008250B">
        <w:fldChar w:fldCharType="end"/>
      </w:r>
      <w:r>
        <w:t xml:space="preserve"> a large congruency effect was found using </w:t>
      </w:r>
      <w:r w:rsidR="00676ED5">
        <w:t xml:space="preserve">both </w:t>
      </w:r>
      <w:r>
        <w:t>measure</w:t>
      </w:r>
      <w:r w:rsidR="00676ED5">
        <w:t>s</w:t>
      </w:r>
      <w:r>
        <w:t>. In the reaching session, movements were clearly biased towards the incorrect answer when primed by an incongruent word, as was evident by the centrally oriented reaching trajectories</w:t>
      </w:r>
      <w:r w:rsidR="008B65A5">
        <w:t xml:space="preserve"> which produced a</w:t>
      </w:r>
      <w:r>
        <w:t xml:space="preserve"> smaller reach area</w:t>
      </w:r>
      <w:r w:rsidR="00C73F3D">
        <w:t>,</w:t>
      </w:r>
      <w:r>
        <w:t xml:space="preserve"> longer traveled distance and </w:t>
      </w:r>
      <w:r w:rsidR="008B65A5">
        <w:t xml:space="preserve">longer </w:t>
      </w:r>
      <w:r>
        <w:t xml:space="preserve">movement duration. The difference between congruent and incongruent trajectories was significant approximately around </w:t>
      </w:r>
      <w:r w:rsidR="000B4137">
        <w:t xml:space="preserve">175.66ms </w:t>
      </w:r>
      <w:r>
        <w:t xml:space="preserve">to </w:t>
      </w:r>
      <w:r w:rsidR="000B4137">
        <w:t xml:space="preserve">390.88ms </w:t>
      </w:r>
      <w:r>
        <w:t>(</w:t>
      </w:r>
      <w:r w:rsidR="000B4137">
        <w:t>24</w:t>
      </w:r>
      <w:r>
        <w:t>-</w:t>
      </w:r>
      <w:r w:rsidR="000B4137">
        <w:t>94</w:t>
      </w:r>
      <w:r w:rsidR="00886EF1">
        <w:t>% of the path</w:t>
      </w:r>
      <w:r>
        <w:t>) post target onset</w:t>
      </w:r>
      <w:r w:rsidR="00CB60D0" w:rsidRPr="00225E22">
        <w:t xml:space="preserve"> </w:t>
      </w:r>
      <w:r w:rsidR="00CB60D0">
        <w:t>showing that the prime exerts its effect almost through</w:t>
      </w:r>
      <w:r w:rsidR="00BB2A79">
        <w:t>ou</w:t>
      </w:r>
      <w:r w:rsidR="00CB60D0">
        <w:t>t the entire movement</w:t>
      </w:r>
      <w:r w:rsidR="00ED7FF8">
        <w:t xml:space="preserve"> (note however that this analysis should not be taken as evidence for the exact latency/offset of the effect; see</w:t>
      </w:r>
      <w:r w:rsidR="00AF0130">
        <w:t xml:space="preserve"> </w:t>
      </w:r>
      <w:commentRangeStart w:id="165"/>
      <w:commentRangeStart w:id="166"/>
      <w:r w:rsidR="00AF0130">
        <w:fldChar w:fldCharType="begin"/>
      </w:r>
      <w:r w:rsidR="00962917">
        <w:instrText xml:space="preserve"> ADDIN ZOTERO_ITEM CSL_CITATION {"citationID":"1wMQFTho","properties":{"formattedCitation":"(Otten &amp; Rugg, 2005)","plainCitation":"(Otten &amp; Rugg, 2005)","dontUpdate":true,"noteIndex":0},"citationItems":[{"id":779,"uris":["http://zotero.org/users/8275165/items/ZKXFHVDT"],"itemData":{"id":779,"type":"article-journal","language":"en","page":"3-16","source":"Zotero","title":"Interpreting event-related brain potentials. Event-related potentials: A methods handbook","author":[{"family":"Otten","given":"Leun J"},{"family":"Rugg","given":"Michael D"}],"issued":{"date-parts":[["2005"]]}}}],"schema":"https://github.com/citation-style-language/schema/raw/master/csl-citation.json"} </w:instrText>
      </w:r>
      <w:r w:rsidR="00000000">
        <w:fldChar w:fldCharType="separate"/>
      </w:r>
      <w:r w:rsidR="00AF0130">
        <w:fldChar w:fldCharType="end"/>
      </w:r>
      <w:commentRangeEnd w:id="165"/>
      <w:r w:rsidR="007B4A83">
        <w:rPr>
          <w:rStyle w:val="CommentReference"/>
        </w:rPr>
        <w:commentReference w:id="165"/>
      </w:r>
      <w:commentRangeEnd w:id="166"/>
      <w:r w:rsidR="00422967">
        <w:rPr>
          <w:rStyle w:val="CommentReference"/>
        </w:rPr>
        <w:commentReference w:id="166"/>
      </w:r>
      <w:r w:rsidR="00ED7FF8">
        <w:t>)</w:t>
      </w:r>
      <w:r>
        <w:t xml:space="preserve">. </w:t>
      </w:r>
      <w:r w:rsidR="00E8719D">
        <w:t>However</w:t>
      </w:r>
      <w:r>
        <w:t xml:space="preserve">, </w:t>
      </w:r>
      <w:r w:rsidR="00E8719D">
        <w:t xml:space="preserve">contrary to my hypothesis, </w:t>
      </w:r>
      <w:r>
        <w:t xml:space="preserve">the effect </w:t>
      </w:r>
      <w:r w:rsidR="00572DFD">
        <w:t xml:space="preserve">size </w:t>
      </w:r>
      <w:r>
        <w:t xml:space="preserve">found </w:t>
      </w:r>
      <w:r w:rsidR="009A0548">
        <w:t xml:space="preserve">for </w:t>
      </w:r>
      <w:r w:rsidR="006A52EC">
        <w:t xml:space="preserve">the reach area </w:t>
      </w:r>
      <w:r w:rsidR="005217F0">
        <w:t xml:space="preserve">variable </w:t>
      </w:r>
      <w:r>
        <w:t xml:space="preserve">was smaller than </w:t>
      </w:r>
      <w:r w:rsidR="00225E22">
        <w:t>that</w:t>
      </w:r>
      <w:r w:rsidR="00CF0A33">
        <w:t xml:space="preserve"> </w:t>
      </w:r>
      <w:r w:rsidR="005217F0">
        <w:t xml:space="preserve">found with the keyboard-RT, although the reaching movement </w:t>
      </w:r>
      <w:r w:rsidR="006B03CC">
        <w:t>duration</w:t>
      </w:r>
      <w:r w:rsidR="005217F0">
        <w:t xml:space="preserve"> </w:t>
      </w:r>
      <w:r w:rsidR="00FC5A63">
        <w:t xml:space="preserve">measure yielded comparable effects </w:t>
      </w:r>
      <w:r w:rsidR="00225E22">
        <w:t>to</w:t>
      </w:r>
      <w:r w:rsidR="00FC5A63">
        <w:t xml:space="preserve"> </w:t>
      </w:r>
      <w:r w:rsidR="005217F0">
        <w:t>the keyboard</w:t>
      </w:r>
      <w:r w:rsidR="00BF4E2E">
        <w:t>-RT</w:t>
      </w:r>
      <w:r w:rsidR="005217F0">
        <w:t>. P</w:t>
      </w:r>
      <w:r>
        <w:t xml:space="preserve">ossible explanations are discussed </w:t>
      </w:r>
      <w:r w:rsidR="007107F9">
        <w:t xml:space="preserve">in the general discussion </w:t>
      </w:r>
      <w:r>
        <w:t>below.</w:t>
      </w:r>
    </w:p>
    <w:p w14:paraId="0950B412" w14:textId="7BB5E0BE" w:rsidR="00E668B7" w:rsidRDefault="0001046E" w:rsidP="006238E0">
      <w:pPr>
        <w:pStyle w:val="Heading2"/>
      </w:pPr>
      <w:bookmarkStart w:id="167" w:name="_Toc114137585"/>
      <w:r>
        <w:t xml:space="preserve">General </w:t>
      </w:r>
      <w:r w:rsidR="00E668B7">
        <w:t>Discussion</w:t>
      </w:r>
      <w:bookmarkEnd w:id="167"/>
    </w:p>
    <w:p w14:paraId="0EAC151E" w14:textId="14E08895" w:rsidR="002D0222" w:rsidRDefault="00776072" w:rsidP="00364024">
      <w:pPr>
        <w:ind w:firstLine="0"/>
      </w:pPr>
      <w:r>
        <w:t>One of the key driving forces behind t</w:t>
      </w:r>
      <w:r w:rsidR="00595024">
        <w:t xml:space="preserve">he long-lasting debate about the extent of unconscious processing </w:t>
      </w:r>
      <w:r w:rsidR="009706FD">
        <w:fldChar w:fldCharType="begin"/>
      </w:r>
      <w:r w:rsidR="009706FD">
        <w:instrText xml:space="preserve"> ADDIN ZOTERO_ITEM CSL_CITATION {"citationID":"SsqrhTyJ","properties":{"formattedCitation":"(Hassin,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9706FD" w:rsidRPr="009706FD">
        <w:rPr>
          <w:rFonts w:ascii="Times New Roman" w:hAnsi="Times New Roman" w:cs="Times New Roman"/>
        </w:rPr>
        <w:t>(Hassin, 2013; Hesselmann &amp; Moors, 2015; Peters et al., 2017)</w:t>
      </w:r>
      <w:r w:rsidR="009706FD">
        <w:fldChar w:fldCharType="end"/>
      </w:r>
      <w:r>
        <w:t xml:space="preserve"> </w:t>
      </w:r>
      <w:r w:rsidR="007D0270">
        <w:t>pertains to the weak, and often</w:t>
      </w:r>
      <w:r w:rsidR="00FF06FA">
        <w:t xml:space="preserve"> small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r w:rsidR="00883733">
        <w:t xml:space="preserve">In this thesis, I set out to examine if motion tracking could solve this problem,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r w:rsidR="00883733">
        <w:t xml:space="preserve">. </w:t>
      </w:r>
      <w:r w:rsidR="00FF06FA">
        <w:t>To do so</w:t>
      </w:r>
      <w:r w:rsidR="00883733">
        <w:t>,</w:t>
      </w:r>
      <w:r w:rsidR="00FF06FA">
        <w:t xml:space="preserve"> </w:t>
      </w:r>
      <w:r w:rsidR="00C46CA3">
        <w:t>I</w:t>
      </w:r>
      <w:r w:rsidR="00FF06FA">
        <w:t xml:space="preserve"> </w:t>
      </w:r>
      <w:r w:rsidR="006F7BC9">
        <w:t>used a variant of the</w:t>
      </w:r>
      <w:r w:rsidR="00FF06FA">
        <w:t xml:space="preserve"> classical </w:t>
      </w:r>
      <w:r w:rsidR="006F7BC9">
        <w:t xml:space="preserve">word repetition </w:t>
      </w:r>
      <w:r w:rsidR="00FF06FA">
        <w:t xml:space="preserve">priming paradigm previously used by </w:t>
      </w:r>
      <w:r w:rsidR="005C621D">
        <w:fldChar w:fldCharType="begin"/>
      </w:r>
      <w:r w:rsidR="008D13A3">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C621D">
        <w:fldChar w:fldCharType="separate"/>
      </w:r>
      <w:r w:rsidR="005C621D" w:rsidRPr="005C621D">
        <w:rPr>
          <w:rFonts w:ascii="Times New Roman" w:hAnsi="Times New Roman" w:cs="Times New Roman"/>
        </w:rPr>
        <w:t xml:space="preserve">Dehaene et al. </w:t>
      </w:r>
      <w:r w:rsidR="005C621D">
        <w:rPr>
          <w:rFonts w:ascii="Times New Roman" w:hAnsi="Times New Roman" w:cs="Times New Roman"/>
        </w:rPr>
        <w:t>(</w:t>
      </w:r>
      <w:r w:rsidR="005C621D" w:rsidRPr="005C621D">
        <w:rPr>
          <w:rFonts w:ascii="Times New Roman" w:hAnsi="Times New Roman" w:cs="Times New Roman"/>
        </w:rPr>
        <w:t>2001)</w:t>
      </w:r>
      <w:r w:rsidR="005C621D">
        <w:fldChar w:fldCharType="end"/>
      </w:r>
      <w:r w:rsidR="002D0222">
        <w:t>, which allowed for continuous motion tracking while participants make reaching responses to classify a visible target word</w:t>
      </w:r>
      <w:r w:rsidR="00FF06FA">
        <w:t xml:space="preserve"> </w:t>
      </w:r>
      <w:r w:rsidR="002D0222">
        <w:t>preceded by an invisible prime</w:t>
      </w:r>
      <w:r w:rsidR="00FF06FA">
        <w:t xml:space="preserve">. </w:t>
      </w:r>
    </w:p>
    <w:p w14:paraId="60F8E191" w14:textId="5338A45E" w:rsidR="00463A29" w:rsidRDefault="002D0222" w:rsidP="00B74D9D">
      <w:r>
        <w:t xml:space="preserve">In </w:t>
      </w:r>
      <w:r w:rsidR="00AA5AC7">
        <w:t>E</w:t>
      </w:r>
      <w:r w:rsidR="00FF06FA">
        <w:t>xperiment</w:t>
      </w:r>
      <w:r w:rsidR="00AA5AC7">
        <w:t xml:space="preserve"> 1</w:t>
      </w:r>
      <w:r w:rsidR="009B62EE">
        <w:t>,</w:t>
      </w:r>
      <w:r w:rsidR="00FF06FA">
        <w:t xml:space="preserve"> participants </w:t>
      </w:r>
      <w:r w:rsidR="009B62EE">
        <w:t xml:space="preserve">were </w:t>
      </w:r>
      <w:r w:rsidR="00802D1E">
        <w:t>presented with a subliminal prime, which was followed by a supraliminal target word, on which they performed</w:t>
      </w:r>
      <w:r w:rsidR="00FF06FA">
        <w:t xml:space="preserve"> a semantic judgment </w:t>
      </w:r>
      <w:r w:rsidR="00802D1E">
        <w:t>(i.e., determine whether the word described a natural item or a man-made artifact)</w:t>
      </w:r>
      <w:r w:rsidR="00FF06FA">
        <w:t xml:space="preserve">. Analysis of the results revealed a hint </w:t>
      </w:r>
      <w:r w:rsidR="001318E5">
        <w:t xml:space="preserve">for </w:t>
      </w:r>
      <w:r w:rsidR="00FF06FA">
        <w:t>unconscious processing in the reach area variable</w:t>
      </w:r>
      <w:r w:rsidR="002A41F8">
        <w:t>,</w:t>
      </w:r>
      <w:r w:rsidR="00FF06FA">
        <w:t xml:space="preserve"> which was </w:t>
      </w:r>
      <w:r w:rsidR="002A41F8">
        <w:t xml:space="preserve">numerically </w:t>
      </w:r>
      <w:r w:rsidR="00FF06FA">
        <w:t xml:space="preserve">smaller for incongruent trials. </w:t>
      </w:r>
      <w:r w:rsidR="00B368DC">
        <w:t xml:space="preserve">Yet this trend was not significant, </w:t>
      </w:r>
      <w:r w:rsidR="00572879">
        <w:t xml:space="preserve">possibly since </w:t>
      </w:r>
      <w:r w:rsidR="00FF06FA">
        <w:t>this experiment allowed for relatively slow responses</w:t>
      </w:r>
      <w:r w:rsidR="006A7AFF">
        <w:t xml:space="preserve">. </w:t>
      </w:r>
      <w:r w:rsidR="000E599E">
        <w:t xml:space="preserve">With such a long response window, subjects could have finalized the </w:t>
      </w:r>
      <w:r w:rsidR="00C54EA9">
        <w:t xml:space="preserve">evidence accumulation processes </w:t>
      </w:r>
      <w:r w:rsidR="002417C7">
        <w:t>and reach</w:t>
      </w:r>
      <w:r w:rsidR="00524638">
        <w:t>ed</w:t>
      </w:r>
      <w:r w:rsidR="002417C7">
        <w:t xml:space="preserve"> a</w:t>
      </w:r>
      <w:r w:rsidR="00C54EA9">
        <w:t xml:space="preserve"> decision </w:t>
      </w:r>
      <w:r w:rsidR="000C2464">
        <w:fldChar w:fldCharType="begin"/>
      </w:r>
      <w:r w:rsidR="000C2464">
        <w:instrText xml:space="preserve"> ADDIN ZOTERO_ITEM CSL_CITATION {"citationID":"cUbKYMeF","properties":{"formattedCitation":"(Mattler &amp; Palmer, 2012)","plainCitation":"(Mattler &amp; Palmer, 2012)","noteIndex":0},"citationItems":[{"id":604,"uris":["http://zotero.org/users/8275165/items/G3KB3LBY"],"itemData":{"id":604,"type":"article-journal","abstract":"Unconscious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instrText>
      </w:r>
      <w:r w:rsidR="000C2464">
        <w:fldChar w:fldCharType="separate"/>
      </w:r>
      <w:r w:rsidR="000C2464" w:rsidRPr="000C2464">
        <w:rPr>
          <w:rFonts w:ascii="Times New Roman" w:hAnsi="Times New Roman" w:cs="Times New Roman"/>
        </w:rPr>
        <w:t>(Mattler &amp; Palmer, 2012)</w:t>
      </w:r>
      <w:r w:rsidR="000C2464">
        <w:fldChar w:fldCharType="end"/>
      </w:r>
      <w:r w:rsidR="00C54EA9">
        <w:t xml:space="preserve"> </w:t>
      </w:r>
      <w:r w:rsidR="00C019CF">
        <w:t xml:space="preserve">even </w:t>
      </w:r>
      <w:r w:rsidR="00FF06FA">
        <w:t xml:space="preserve">before the movement </w:t>
      </w:r>
      <w:r w:rsidR="005D09A7">
        <w:t xml:space="preserve">was </w:t>
      </w:r>
      <w:r w:rsidR="00FF06FA">
        <w:t>initiated</w:t>
      </w:r>
      <w:r w:rsidR="00C019CF">
        <w:t>. In this case</w:t>
      </w:r>
      <w:r w:rsidR="00FF06FA">
        <w:t>, congruency effect</w:t>
      </w:r>
      <w:r w:rsidR="00C019CF">
        <w:t>s are less likely to be revealed when</w:t>
      </w:r>
      <w:r w:rsidR="005D09A7">
        <w:t xml:space="preserve"> movement</w:t>
      </w:r>
      <w:r w:rsidR="00C019CF">
        <w:t xml:space="preserve"> is </w:t>
      </w:r>
      <w:r w:rsidR="00D2171B">
        <w:t>track</w:t>
      </w:r>
      <w:r w:rsidR="00A528D0">
        <w:t>ed</w:t>
      </w:r>
      <w:r w:rsidR="00FF06FA" w:rsidRPr="00B61294">
        <w:t xml:space="preserve">. Supportive evidence for this </w:t>
      </w:r>
      <w:r w:rsidR="00242ECA">
        <w:t>interpretation</w:t>
      </w:r>
      <w:r w:rsidR="00242ECA" w:rsidRPr="00B61294">
        <w:t xml:space="preserve"> </w:t>
      </w:r>
      <w:r w:rsidR="00360AD4">
        <w:t>can be found in the relatively</w:t>
      </w:r>
      <w:r w:rsidR="00472D1F">
        <w:t xml:space="preserve"> </w:t>
      </w:r>
      <w:r w:rsidR="00FF06FA" w:rsidRPr="00B61294">
        <w:t xml:space="preserve">long </w:t>
      </w:r>
      <w:r w:rsidR="00E314F6">
        <w:t>reaction</w:t>
      </w:r>
      <w:r w:rsidR="00FF06FA" w:rsidRPr="00B61294">
        <w:t xml:space="preserve"> times</w:t>
      </w:r>
      <w:r w:rsidR="00C1383D">
        <w:t xml:space="preserve">, </w:t>
      </w:r>
      <w:r w:rsidR="00C1383D" w:rsidRPr="00B61294">
        <w:t>but not movement durations</w:t>
      </w:r>
      <w:r w:rsidR="00C1383D">
        <w:t>,</w:t>
      </w:r>
      <w:r w:rsidR="00FF06FA" w:rsidRPr="00B61294">
        <w:t xml:space="preserve"> in incongruent trials</w:t>
      </w:r>
      <w:r w:rsidR="007421ED">
        <w:t xml:space="preserve"> (though again, no effects were significant in this experiment)</w:t>
      </w:r>
      <w:r w:rsidR="00FF06FA">
        <w:t xml:space="preserve">. </w:t>
      </w:r>
    </w:p>
    <w:p w14:paraId="103C0C28" w14:textId="77777777" w:rsidR="00760C21" w:rsidRDefault="0039299B" w:rsidP="00B74D9D">
      <w:r>
        <w:t>To circumvent this problem</w:t>
      </w:r>
      <w:r w:rsidR="00FF06FA">
        <w:t xml:space="preserve">, the response window in </w:t>
      </w:r>
      <w:r>
        <w:t>E</w:t>
      </w:r>
      <w:r w:rsidR="00FF06FA">
        <w:t xml:space="preserve">xperiment </w:t>
      </w:r>
      <w:r>
        <w:t xml:space="preserve">2 </w:t>
      </w:r>
      <w:r w:rsidR="00FF06FA">
        <w:t xml:space="preserve">was </w:t>
      </w:r>
      <w:r w:rsidR="006528C3">
        <w:t xml:space="preserve">reduced </w:t>
      </w:r>
      <w:r w:rsidR="00FF06FA">
        <w:t xml:space="preserve">and limitations were placed on movement onset time and movement duration. Unfortunately, the strict timing constraints resulted in many excluded trials </w:t>
      </w:r>
      <w:r w:rsidR="00136091">
        <w:t xml:space="preserve">which </w:t>
      </w:r>
      <w:r w:rsidR="00EC097D">
        <w:t>increased the measured noise</w:t>
      </w:r>
      <w:r w:rsidR="00136091">
        <w:t xml:space="preserve">. </w:t>
      </w:r>
      <w:r w:rsidR="00EC097D">
        <w:t>A lower signal to noise ratio</w:t>
      </w:r>
      <w:r w:rsidR="0019030C">
        <w:t xml:space="preserve"> (SNR)</w:t>
      </w:r>
      <w:r w:rsidR="00EC097D">
        <w:t xml:space="preserve"> together with a </w:t>
      </w:r>
      <w:r w:rsidR="00276F6F">
        <w:t xml:space="preserve">single participant with an extreme opposite effect to the rest of the sample, </w:t>
      </w:r>
      <w:r w:rsidR="006C45B5">
        <w:t xml:space="preserve">seemed to interfere with </w:t>
      </w:r>
      <w:r w:rsidR="00E72C37">
        <w:t>the congruency effect</w:t>
      </w:r>
      <w:r w:rsidR="00FF06FA">
        <w:t>.</w:t>
      </w:r>
    </w:p>
    <w:p w14:paraId="1C838A5E" w14:textId="4B58AE9B" w:rsidR="007943B2" w:rsidRDefault="0054526A" w:rsidP="00B74D9D">
      <w:r>
        <w:t xml:space="preserve">Experiment 3 was then conducted with </w:t>
      </w:r>
      <w:r w:rsidR="00FF06FA">
        <w:t xml:space="preserve">an additional training day, to improve the participants' response speed and increase the </w:t>
      </w:r>
      <w:r w:rsidR="0038647F">
        <w:t xml:space="preserve">number </w:t>
      </w:r>
      <w:r w:rsidR="00FF06FA">
        <w:t xml:space="preserve">of valid trials. </w:t>
      </w:r>
      <w:r w:rsidR="004E2486">
        <w:t xml:space="preserve">The </w:t>
      </w:r>
      <w:r w:rsidR="00046913">
        <w:t xml:space="preserve">expected </w:t>
      </w:r>
      <w:r w:rsidR="007F6E99">
        <w:t xml:space="preserve">congruency effect was </w:t>
      </w:r>
      <w:r w:rsidR="00AC6A89">
        <w:t xml:space="preserve">now </w:t>
      </w:r>
      <w:r w:rsidR="00DF0648">
        <w:t xml:space="preserve">marginally </w:t>
      </w:r>
      <w:del w:id="168" w:author="Liad Mudrik" w:date="2022-09-15T17:02:00Z">
        <w:r w:rsidR="000F737A" w:rsidDel="00422967">
          <w:delText xml:space="preserve">detectable </w:delText>
        </w:r>
      </w:del>
      <w:ins w:id="169" w:author="Liad Mudrik" w:date="2022-09-15T17:02:00Z">
        <w:r w:rsidR="00422967">
          <w:t xml:space="preserve">found </w:t>
        </w:r>
      </w:ins>
      <w:r w:rsidR="00622C8F">
        <w:t xml:space="preserve">for </w:t>
      </w:r>
      <w:r w:rsidR="007F6E99">
        <w:t xml:space="preserve">the reach area variable. </w:t>
      </w:r>
      <w:r w:rsidR="009B2D65">
        <w:t>However</w:t>
      </w:r>
      <w:r w:rsidR="007F6E99">
        <w:t>, the additional training day did not increase the number of valid tri</w:t>
      </w:r>
      <w:r w:rsidR="0017224B">
        <w:t>a</w:t>
      </w:r>
      <w:r w:rsidR="007F6E99">
        <w:t>ls</w:t>
      </w:r>
      <w:r w:rsidR="00EA53CE">
        <w:t>,</w:t>
      </w:r>
      <w:r w:rsidR="007F6E99">
        <w:t xml:space="preserve"> and was </w:t>
      </w:r>
      <w:r w:rsidR="00A53F64">
        <w:t>therefore</w:t>
      </w:r>
      <w:r w:rsidR="007F6E99">
        <w:t xml:space="preserve"> omitted in </w:t>
      </w:r>
      <w:r w:rsidR="00FB05DB">
        <w:t>Exp</w:t>
      </w:r>
      <w:r w:rsidR="00F761C9">
        <w:t>eriment</w:t>
      </w:r>
      <w:r w:rsidR="00FB05DB">
        <w:t xml:space="preserve"> 4. </w:t>
      </w:r>
    </w:p>
    <w:p w14:paraId="4C2B4096" w14:textId="6D4499EC" w:rsidR="00B00AED" w:rsidRDefault="004C7623" w:rsidP="00B36FEC">
      <w:r>
        <w:t>Finally, the preregistered E</w:t>
      </w:r>
      <w:r w:rsidR="00FF06FA">
        <w:t xml:space="preserve">xperiment </w:t>
      </w:r>
      <w:r>
        <w:t xml:space="preserve">4 </w:t>
      </w:r>
      <w:r w:rsidR="00FF06FA">
        <w:t>examine</w:t>
      </w:r>
      <w:r w:rsidR="00324863">
        <w:t>d</w:t>
      </w:r>
      <w:r w:rsidR="00FF06FA">
        <w:t xml:space="preserve"> if motion </w:t>
      </w:r>
      <w:r w:rsidR="0038647F">
        <w:t xml:space="preserve">tracking </w:t>
      </w:r>
      <w:r w:rsidR="00FF06FA">
        <w:t>is superior to keyboard-RT when probing unconscious processing</w:t>
      </w:r>
      <w:r w:rsidR="002E3E1A">
        <w:t>. In line with my predictions</w:t>
      </w:r>
      <w:r w:rsidR="00B00AED">
        <w:t>, both of which yielded robust effects.</w:t>
      </w:r>
      <w:r w:rsidR="00463A29">
        <w:t xml:space="preserve"> </w:t>
      </w:r>
      <w:r w:rsidR="00801B66">
        <w:t xml:space="preserve">This result goes beyond previous studies, as the current design </w:t>
      </w:r>
      <w:r w:rsidR="00B00AED">
        <w:t xml:space="preserve">included stringent awareness measures, </w:t>
      </w:r>
      <w:r w:rsidR="00CA6888">
        <w:t xml:space="preserve">with trial by trial subjective and objective measures, </w:t>
      </w:r>
      <w:r w:rsidR="00F45643">
        <w:t xml:space="preserve">mitigating previous </w:t>
      </w:r>
      <w:r w:rsidR="00B00AED">
        <w:t xml:space="preserve">criticisms attributing unconscious effects to residual undetected awareness </w:t>
      </w:r>
      <w:r w:rsidR="00B621A3">
        <w:fldChar w:fldCharType="begin"/>
      </w:r>
      <w:r w:rsidR="00915CA3">
        <w: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r w:rsidR="00B621A3">
        <w:fldChar w:fldCharType="separate"/>
      </w:r>
      <w:r w:rsidR="00915CA3" w:rsidRPr="00915CA3">
        <w:rPr>
          <w:rFonts w:ascii="Times New Roman" w:hAnsi="Times New Roman" w:cs="Times New Roman"/>
        </w:rPr>
        <w:t>(Merikle, 1992; Peters &amp; Lau, 2015; Zerweck et al., 2021)</w:t>
      </w:r>
      <w:r w:rsidR="00B621A3">
        <w:fldChar w:fldCharType="end"/>
      </w:r>
      <w:r w:rsidR="00B00AED">
        <w:t xml:space="preserve">. Similarly, </w:t>
      </w:r>
      <w:r w:rsidR="00A0070E">
        <w:t xml:space="preserve">the unconscious effect </w:t>
      </w:r>
      <w:r w:rsidR="00504374">
        <w:t xml:space="preserve">could not result </w:t>
      </w:r>
      <w:r w:rsidR="00A0070E">
        <w:t xml:space="preserve">from regression to the mean of the awareness measurement </w:t>
      </w:r>
      <w:r w:rsidR="00504374">
        <w:fldChar w:fldCharType="begin"/>
      </w:r>
      <w:r w:rsidR="00504374">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504374">
        <w:fldChar w:fldCharType="separate"/>
      </w:r>
      <w:r w:rsidR="00504374" w:rsidRPr="00504374">
        <w:rPr>
          <w:rFonts w:ascii="Times New Roman" w:hAnsi="Times New Roman" w:cs="Times New Roman"/>
        </w:rPr>
        <w:t>(Shanks, 2017)</w:t>
      </w:r>
      <w:r w:rsidR="00504374">
        <w:fldChar w:fldCharType="end"/>
      </w:r>
      <w:r w:rsidR="00C060D1">
        <w:t>,</w:t>
      </w:r>
      <w:r w:rsidR="00A26212">
        <w:t xml:space="preserve"> </w:t>
      </w:r>
      <w:r w:rsidR="00A0070E">
        <w:t xml:space="preserve">since </w:t>
      </w:r>
      <w:r w:rsidR="00A26212">
        <w:t xml:space="preserve">no </w:t>
      </w:r>
      <w:r w:rsidR="00B00AED">
        <w:t xml:space="preserve">participants </w:t>
      </w:r>
      <w:r w:rsidR="00A26212">
        <w:t xml:space="preserve">were excluded </w:t>
      </w:r>
      <w:r w:rsidR="007B078A">
        <w:t xml:space="preserve">for seeing </w:t>
      </w:r>
      <w:r w:rsidR="00A26212">
        <w:t>the prime</w:t>
      </w:r>
      <w:r w:rsidR="00B00AED">
        <w:t xml:space="preserve">. To conclude, </w:t>
      </w:r>
      <w:r w:rsidR="00C060D1">
        <w:t xml:space="preserve">this experiment provides strong evidence for an </w:t>
      </w:r>
      <w:r w:rsidR="00B00AED">
        <w:t xml:space="preserve">unconscious </w:t>
      </w:r>
      <w:r w:rsidR="00C060D1">
        <w:t xml:space="preserve">word </w:t>
      </w:r>
      <w:r w:rsidR="00260B74">
        <w:t>repetition</w:t>
      </w:r>
      <w:r w:rsidR="00C060D1">
        <w:t xml:space="preserve"> </w:t>
      </w:r>
      <w:r w:rsidR="00B00AED">
        <w:t>effect</w:t>
      </w:r>
      <w:r w:rsidR="00260B74">
        <w:t>, in line with previous studies reporting similar effects (yet with somewhat less strict awareness measures;</w:t>
      </w:r>
      <w:r w:rsidR="00B36FEC">
        <w:t xml:space="preserve"> </w:t>
      </w:r>
      <w:r w:rsidR="00B36FEC">
        <w:fldChar w:fldCharType="begin"/>
      </w:r>
      <w:r w:rsidR="00962917">
        <w: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instrText>
      </w:r>
      <w:r w:rsidR="00B36FEC">
        <w:fldChar w:fldCharType="separate"/>
      </w:r>
      <w:r w:rsidR="00B36FEC" w:rsidRPr="00B36FEC">
        <w:rPr>
          <w:rFonts w:ascii="Times New Roman" w:hAnsi="Times New Roman" w:cs="Times New Roman"/>
        </w:rPr>
        <w:t>Dehaene et al., 2001; Luo et al., 2004</w:t>
      </w:r>
      <w:r w:rsidR="00B36FEC">
        <w:fldChar w:fldCharType="end"/>
      </w:r>
      <w:r w:rsidR="00260B74">
        <w:t>).</w:t>
      </w:r>
    </w:p>
    <w:p w14:paraId="451352B2" w14:textId="7DF84AEC" w:rsidR="005F0446" w:rsidRDefault="00973F2D" w:rsidP="000447E3">
      <w:r>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are one 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r w:rsidR="00B5000E">
        <w:fldChar w:fldCharType="begin"/>
      </w:r>
      <w:r w:rsidR="000447E3">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B5000E">
        <w:fldChar w:fldCharType="separate"/>
      </w:r>
      <w:r w:rsidR="000447E3" w:rsidRPr="000447E3">
        <w:rPr>
          <w:rFonts w:ascii="Times New Roman" w:hAnsi="Times New Roman" w:cs="Times New Roman"/>
        </w:rPr>
        <w:t>(Dotan et al., 2019; Freeman et al., 2011)</w:t>
      </w:r>
      <w:r w:rsidR="00B5000E">
        <w:fldChar w:fldCharType="end"/>
      </w:r>
      <w:r w:rsidR="00CA3047">
        <w:t xml:space="preserve">, including </w:t>
      </w:r>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r w:rsidR="0072187B">
        <w:t xml:space="preserve"> </w:t>
      </w:r>
      <w:r w:rsidR="00B46B54">
        <w:fldChar w:fldCharType="begin"/>
      </w:r>
      <w:r w:rsidR="00B46B54">
        <w:instrText xml:space="preserve"> ADDIN ZOTERO_ITEM CSL_CITATION {"citationID":"WpXmKs4A","properties":{"formattedCitation":"(Resulaj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46B54">
        <w:fldChar w:fldCharType="separate"/>
      </w:r>
      <w:r w:rsidR="00B46B54" w:rsidRPr="00B46B54">
        <w:rPr>
          <w:rFonts w:ascii="Times New Roman" w:hAnsi="Times New Roman" w:cs="Times New Roman"/>
        </w:rPr>
        <w:t>(Resulaj et al., 2009; Song &amp; Nakayama, 2009)</w:t>
      </w:r>
      <w:r w:rsidR="00B46B54">
        <w:fldChar w:fldCharType="end"/>
      </w:r>
      <w:r w:rsidR="005F0446">
        <w:t xml:space="preserve">. This type of </w:t>
      </w:r>
      <w:r w:rsidR="00E8307D">
        <w:t xml:space="preserve">behavior </w:t>
      </w:r>
      <w:r w:rsidR="005F0446">
        <w:t xml:space="preserve">is 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B53C5F">
        <w:t>Additionally</w:t>
      </w:r>
      <w:r w:rsidR="005F0446">
        <w:t xml:space="preserve">, </w:t>
      </w:r>
      <w:r w:rsidR="00AF738E">
        <w:t xml:space="preserve">since participants can </w:t>
      </w:r>
      <w:r w:rsidR="005F0446">
        <w:t xml:space="preserve">regret and </w:t>
      </w:r>
      <w:r w:rsidR="00AF738E">
        <w:t>self-</w:t>
      </w:r>
      <w:r w:rsidR="005F0446">
        <w:t xml:space="preserve">correct </w:t>
      </w:r>
      <w:r w:rsidR="00AF738E">
        <w:t xml:space="preserve">during the trial, the number of </w:t>
      </w:r>
      <w:r w:rsidR="00AD4A30">
        <w:t xml:space="preserve">incorrect </w:t>
      </w:r>
      <w:r w:rsidR="00AF738E">
        <w:t xml:space="preserve">responses (which are excluded from analysis) is reduced, </w:t>
      </w:r>
      <w:r w:rsidR="002A3AD3">
        <w:t xml:space="preserve">as was </w:t>
      </w:r>
      <w:r w:rsidR="00AF738E">
        <w:t xml:space="preserve">indeed the case </w:t>
      </w:r>
      <w:r w:rsidR="00A96FFC">
        <w:t xml:space="preserve">in </w:t>
      </w:r>
      <w:r w:rsidR="00207923">
        <w:t xml:space="preserve">the motion tracking </w:t>
      </w:r>
      <w:r w:rsidR="001B42C3">
        <w:t>sessio</w:t>
      </w:r>
      <w:r w:rsidR="005B0880">
        <w:t>n</w:t>
      </w:r>
      <w:r w:rsidR="00207923">
        <w:t xml:space="preserve"> compared with the keyboard session in </w:t>
      </w:r>
      <w:r w:rsidR="00A96FFC">
        <w:t>Exp</w:t>
      </w:r>
      <w:r w:rsidR="00AF738E">
        <w:t>eriment</w:t>
      </w:r>
      <w:r w:rsidR="00A96FFC">
        <w:t xml:space="preserve"> 4</w:t>
      </w:r>
      <w:r w:rsidR="00691DE5">
        <w:t xml:space="preserve"> (though notably, there more trials were excluded due to </w:t>
      </w:r>
      <w:r w:rsidR="003723A9">
        <w:t xml:space="preserve">early or late </w:t>
      </w:r>
      <w:r w:rsidR="00691DE5">
        <w:t>responses)</w:t>
      </w:r>
      <w:r w:rsidR="005F0446">
        <w:t>.</w:t>
      </w:r>
    </w:p>
    <w:p w14:paraId="26216D45" w14:textId="2A24FE2D" w:rsidR="00C07D7A" w:rsidRDefault="007A6540" w:rsidP="00C07D7A">
      <w:r>
        <w:t xml:space="preserve">Contrary to my hypothesis, the effect size in the keyboard condition </w:t>
      </w:r>
      <w:r w:rsidR="003B1BD0">
        <w:t xml:space="preserve">was </w:t>
      </w:r>
      <w:r w:rsidR="002B6B6F">
        <w:t xml:space="preserve">comparable </w:t>
      </w:r>
      <w:r w:rsidR="003B1BD0">
        <w:t xml:space="preserve">to that </w:t>
      </w:r>
      <w:r w:rsidR="009245E5">
        <w:t xml:space="preserve">found </w:t>
      </w:r>
      <w:r w:rsidR="008857EF">
        <w:t xml:space="preserve">for </w:t>
      </w:r>
      <w:r w:rsidR="009245E5">
        <w:t xml:space="preserve">the </w:t>
      </w:r>
      <w:r w:rsidR="003B1BD0">
        <w:t xml:space="preserve">movement duration </w:t>
      </w:r>
      <w:r w:rsidR="009245E5">
        <w:t>variable</w:t>
      </w:r>
      <w:r w:rsidR="005D402D">
        <w:t xml:space="preserve">, and </w:t>
      </w:r>
      <w:r w:rsidR="00BD6E45">
        <w:t xml:space="preserve">numerically </w:t>
      </w:r>
      <w:r w:rsidR="005D402D">
        <w:t xml:space="preserve">larger than </w:t>
      </w:r>
      <w:r w:rsidR="00115AEF">
        <w:t xml:space="preserve">the </w:t>
      </w:r>
      <w:r w:rsidR="00437184">
        <w:t>effect found for</w:t>
      </w:r>
      <w:r w:rsidR="00115AEF">
        <w:t xml:space="preserve"> the </w:t>
      </w:r>
      <w:r w:rsidR="00C0281E">
        <w:t>reach area measure</w:t>
      </w:r>
      <w:r w:rsidR="00C13750">
        <w:t xml:space="preserve">. </w:t>
      </w:r>
      <w:r w:rsidR="00C07D7A">
        <w:t xml:space="preserve">This result contrasts 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an advantage for mouse tracking over keyboard responses. </w:t>
      </w:r>
      <w:r w:rsidR="001F5C20">
        <w:t xml:space="preserve">One possible explanation for this discrepancy might stem from the different form of movement tracking; while I used a camera-based motion tracking for reaching movements, Xiao and colleagues have </w:t>
      </w:r>
      <w:r w:rsidR="00E31AD5">
        <w:t xml:space="preserve">used </w:t>
      </w:r>
      <w:r w:rsidR="00C07D7A">
        <w:t>mouse tracking</w:t>
      </w:r>
      <w:r w:rsidR="003F1817">
        <w:t>, which might be</w:t>
      </w:r>
      <w:r w:rsidR="00C07D7A">
        <w:t xml:space="preserve"> more sensitive than reaching responses. </w:t>
      </w:r>
      <w:r w:rsidR="001E0400">
        <w:t>However</w:t>
      </w:r>
      <w:r w:rsidR="00C07D7A">
        <w:t xml:space="preserve">, reaching </w:t>
      </w:r>
      <w:r w:rsidR="0003552A">
        <w:t>is held to be</w:t>
      </w:r>
      <w:r w:rsidR="00C07D7A">
        <w:t xml:space="preserve"> more intuitive than mouse pointing, which places less 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r w:rsidR="00F7664B">
        <w:t xml:space="preserve">expected </w:t>
      </w:r>
      <w:r w:rsidR="006316CA">
        <w:t>to be more sensitive to subtle effects</w:t>
      </w:r>
      <w:r w:rsidR="00C07D7A">
        <w:t xml:space="preserve">. </w:t>
      </w:r>
      <w:r w:rsidR="00B63590">
        <w:t xml:space="preserve">Indeed,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1E75C4FC"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I 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Xiao et al. used AUC which is computed separately for each trial. </w:t>
      </w:r>
      <w:r w:rsidR="00904BDE">
        <w:t>The latter accordingly includes more information on</w:t>
      </w:r>
      <w:r w:rsidR="00C07D7A">
        <w:t xml:space="preserve"> the variance that is lost when averaging trajectories over trials. However, a post hoc analysis </w:t>
      </w:r>
      <w:r w:rsidR="001624DE">
        <w:t>using</w:t>
      </w:r>
      <w:r w:rsidR="00C07D7A">
        <w:t xml:space="preserve"> the AUC measure on my data reveled similar effect size to that produced by the reach area measure.</w:t>
      </w:r>
      <w:r w:rsidR="006E765D">
        <w:t xml:space="preserve"> Thus, this difference </w:t>
      </w:r>
      <w:r w:rsidR="00950DF9">
        <w:t>in analysis approaches cannot explain the differential results.</w:t>
      </w:r>
    </w:p>
    <w:p w14:paraId="51969BEE" w14:textId="0DBF6E6D" w:rsidR="00C07D7A" w:rsidRPr="002E61A9" w:rsidRDefault="005C2B8A" w:rsidP="00C07D7A">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awareness by examining the correlation between the objective visibility of the prime and the size of the congruency effect. This type of analysis has been shown to inflate unconscious effects</w:t>
      </w:r>
      <w:r w:rsidR="00C82D1B">
        <w:t>,</w:t>
      </w:r>
      <w:r w:rsidR="00C07D7A">
        <w:t xml:space="preserve"> since the correlation measurement is limited by the reliability of either of the variables </w:t>
      </w:r>
      <w:r w:rsidR="00C07D7A">
        <w:fldChar w:fldCharType="begin"/>
      </w:r>
      <w:r w:rsidR="00C07D7A">
        <w:instrText xml:space="preserve"> ADDIN ZOTERO_ITEM CSL_CITATION {"citationID":"37vW4xXH","properties":{"formattedCitation":"(Malejka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C07D7A">
        <w:fldChar w:fldCharType="separate"/>
      </w:r>
      <w:r w:rsidR="00C07D7A" w:rsidRPr="00A9331B">
        <w:rPr>
          <w:rFonts w:ascii="Times New Roman" w:hAnsi="Times New Roman" w:cs="Times New Roman"/>
        </w:rPr>
        <w:t>(Malejka et al., 2021)</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r w:rsidR="00223E68">
        <w:t xml:space="preserve">actually ineffective in </w:t>
      </w:r>
      <w:r w:rsidR="00C07D7A">
        <w:t>render</w:t>
      </w:r>
      <w:r w:rsidR="00223E68">
        <w:t>ing</w:t>
      </w:r>
      <w:r w:rsidR="00C07D7A">
        <w:t xml:space="preserve"> the prime completely invisible</w:t>
      </w:r>
      <w:r w:rsidR="00223E68">
        <w:t xml:space="preserve"> (as for most participants, d’ was higher than </w:t>
      </w:r>
      <w:commentRangeStart w:id="170"/>
      <w:r w:rsidR="00903FAC">
        <w:t>0</w:t>
      </w:r>
      <w:commentRangeEnd w:id="170"/>
      <w:r w:rsidR="00422967">
        <w:rPr>
          <w:rStyle w:val="CommentReference"/>
        </w:rPr>
        <w:commentReference w:id="170"/>
      </w:r>
      <w:r w:rsidR="00903FAC">
        <w:t xml:space="preserve">), </w:t>
      </w:r>
      <w:r w:rsidR="00C07D7A">
        <w:t xml:space="preserve">allowing it to be consciously processed. </w:t>
      </w:r>
      <w:r w:rsidR="008B125E">
        <w:t>T</w:t>
      </w:r>
      <w:r w:rsidR="007D198C">
        <w:t>hus, i</w:t>
      </w:r>
      <w:r w:rsidR="00C07D7A">
        <w:t xml:space="preserve">t </w:t>
      </w:r>
      <w:r w:rsidR="007D198C">
        <w:t>seems</w:t>
      </w:r>
      <w:r w:rsidR="00C07D7A">
        <w:t xml:space="preserve"> plausible that </w:t>
      </w:r>
      <w:r w:rsidR="007D198C">
        <w:t xml:space="preserve">the reported effect is more driven by </w:t>
      </w:r>
      <w:r w:rsidR="00C07D7A">
        <w:t>consciously processed primes</w:t>
      </w:r>
      <w:r w:rsidR="007D198C">
        <w:t>, which might</w:t>
      </w:r>
      <w:r w:rsidR="00C07D7A">
        <w:t xml:space="preserve"> affect movements to a larger extent than unconscious ones, </w:t>
      </w:r>
      <w:r w:rsidR="00877280">
        <w:t xml:space="preserve">and that </w:t>
      </w:r>
      <w:r w:rsidR="00C07D7A">
        <w:t>could account for the large effect found by Xiao and colleagues.</w:t>
      </w:r>
    </w:p>
    <w:p w14:paraId="74E5FA86" w14:textId="13A96DB5" w:rsidR="00C07D7A" w:rsidRDefault="00C07D7A" w:rsidP="00BF3E1B">
      <w:r>
        <w:t>Finally, the discrepancy</w:t>
      </w:r>
      <w:r w:rsidR="009D6C03">
        <w:t xml:space="preserve"> between the studies</w:t>
      </w:r>
      <w:r>
        <w:t xml:space="preserve"> could also </w:t>
      </w:r>
      <w:r w:rsidR="00533882">
        <w:t xml:space="preserve">be </w:t>
      </w:r>
      <w:r>
        <w:t xml:space="preserve">accidental. It is possible that the </w:t>
      </w:r>
      <w:r w:rsidR="00E5732E">
        <w:t xml:space="preserve">one set of reported </w:t>
      </w:r>
      <w:r>
        <w:t xml:space="preserve">results </w:t>
      </w:r>
      <w:r w:rsidR="00EF4F7C">
        <w:t>is</w:t>
      </w:r>
      <w:r>
        <w:t xml:space="preserve"> erroneous, </w:t>
      </w:r>
      <w:r w:rsidR="00EF4F7C">
        <w:t xml:space="preserve">which calls for </w:t>
      </w:r>
      <w:r>
        <w:t xml:space="preserve">further studies to examine the relation between reaching and keyboard responses. One </w:t>
      </w:r>
      <w:r w:rsidR="00FE12FA">
        <w:t xml:space="preserve">way by which such studies could go beyond the 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the 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or late responses. This could potentially increase the signal to noise ratio in the reaching task and allow reaching to unravel a larger congruency effect.</w:t>
      </w:r>
    </w:p>
    <w:p w14:paraId="12FC8C8D" w14:textId="5CE4093C" w:rsidR="00DC11F3" w:rsidRDefault="00BF3E1B" w:rsidP="00884885">
      <w:r>
        <w:t xml:space="preserve">Assuming the results obtained here are genuine, one could go beyond the discrepancy between </w:t>
      </w:r>
      <w:r w:rsidR="00502F15">
        <w:t>them</w:t>
      </w:r>
      <w:r>
        <w:t xml:space="preserve"> and those </w:t>
      </w:r>
      <w:r w:rsidR="00725A51">
        <w:t xml:space="preserve">reported </w:t>
      </w:r>
      <w:r>
        <w:t xml:space="preserve">by Xiao et al. (2015), </w:t>
      </w:r>
      <w:r w:rsidR="00725A51">
        <w:t>and</w:t>
      </w:r>
      <w:r>
        <w:t xml:space="preserve"> ask </w:t>
      </w:r>
      <w:r w:rsidR="00725A51">
        <w:t xml:space="preserve">how can we explain the current findings. That is, why </w:t>
      </w:r>
      <w:r w:rsidR="00D0539B">
        <w:t xml:space="preserve">was the </w:t>
      </w:r>
      <w:r w:rsidR="00725A51">
        <w:t>expected pattern of a stronger effect for movement tracking not found.</w:t>
      </w:r>
      <w:r>
        <w:t xml:space="preserve"> </w:t>
      </w:r>
      <w:r w:rsidR="00725A51">
        <w:t xml:space="preserve">One </w:t>
      </w:r>
      <w:r w:rsidR="00C13750">
        <w:t xml:space="preserve">possible explanation </w:t>
      </w:r>
      <w:r w:rsidR="009144E2">
        <w:t xml:space="preserve">might stem from </w:t>
      </w:r>
      <w:r w:rsidR="00B300C4">
        <w:t>the</w:t>
      </w:r>
      <w:r w:rsidR="005500AD">
        <w:t xml:space="preserve"> </w:t>
      </w:r>
      <w:r w:rsidR="007F0B60">
        <w:t xml:space="preserve">larger amount of noise </w:t>
      </w:r>
      <w:r w:rsidR="009327F0">
        <w:t xml:space="preserve">that was </w:t>
      </w:r>
      <w:r w:rsidR="00EA261B">
        <w:t xml:space="preserve">observed </w:t>
      </w:r>
      <w:r w:rsidR="007F0B60">
        <w:t xml:space="preserve">in the </w:t>
      </w:r>
      <w:commentRangeStart w:id="171"/>
      <w:r w:rsidR="007F0B60">
        <w:t>reaching measure</w:t>
      </w:r>
      <w:commentRangeEnd w:id="171"/>
      <w:r w:rsidR="009E3931">
        <w:rPr>
          <w:rStyle w:val="CommentReference"/>
        </w:rPr>
        <w:commentReference w:id="171"/>
      </w:r>
      <w:r w:rsidR="00AC79D4">
        <w:t xml:space="preserve"> </w:t>
      </w:r>
      <w:commentRangeStart w:id="172"/>
      <w:commentRangeStart w:id="173"/>
      <w:commentRangeStart w:id="174"/>
      <w:del w:id="175" w:author="Chen Heller" w:date="2022-09-15T11:29:00Z">
        <w:r w:rsidR="00AC79D4" w:rsidDel="00EA261B">
          <w:delText>(ref)</w:delText>
        </w:r>
      </w:del>
      <w:commentRangeEnd w:id="172"/>
      <w:r w:rsidR="00AC79D4">
        <w:rPr>
          <w:rStyle w:val="CommentReference"/>
        </w:rPr>
        <w:commentReference w:id="172"/>
      </w:r>
      <w:commentRangeEnd w:id="173"/>
      <w:r w:rsidR="001016A8">
        <w:rPr>
          <w:rStyle w:val="CommentReference"/>
        </w:rPr>
        <w:commentReference w:id="173"/>
      </w:r>
      <w:commentRangeEnd w:id="174"/>
      <w:r w:rsidR="00422967">
        <w:rPr>
          <w:rStyle w:val="CommentReference"/>
        </w:rPr>
        <w:commentReference w:id="174"/>
      </w:r>
      <w:r w:rsidR="007F0B60">
        <w:t xml:space="preserve">. </w:t>
      </w:r>
      <w:r w:rsidR="00C0281E">
        <w:t xml:space="preserve">Specifically, </w:t>
      </w:r>
      <w:r w:rsidR="007F0B60">
        <w:t xml:space="preserve">reaching </w:t>
      </w:r>
      <w:r w:rsidR="00B160A8">
        <w:t>require</w:t>
      </w:r>
      <w:r w:rsidR="00181385">
        <w:t>s</w:t>
      </w:r>
      <w:r w:rsidR="00B160A8">
        <w:t xml:space="preserve"> planning a trajectory towards a target</w:t>
      </w:r>
      <w:r w:rsidR="00AC79D4">
        <w:t>,</w:t>
      </w:r>
      <w:r w:rsidR="00B160A8">
        <w:t xml:space="preserve"> which makes </w:t>
      </w:r>
      <w:r w:rsidR="00181385">
        <w:t xml:space="preserve">it </w:t>
      </w:r>
      <w:r w:rsidR="00B160A8">
        <w:t>more comple</w:t>
      </w:r>
      <w:r w:rsidR="00ED1528">
        <w:t>x</w:t>
      </w:r>
      <w:r w:rsidR="00181385">
        <w:t xml:space="preserve"> than a simple keypress.</w:t>
      </w:r>
      <w:r w:rsidR="00B160A8">
        <w:t xml:space="preserve"> </w:t>
      </w:r>
      <w:r w:rsidR="00181385">
        <w:t>T</w:t>
      </w:r>
      <w:r w:rsidR="00EE0803">
        <w:t>he more complex a process is, the more room there is for error and variability when executing it</w:t>
      </w:r>
      <w:r w:rsidR="00746BAC">
        <w:t xml:space="preserve"> </w:t>
      </w:r>
      <w:r w:rsidR="00884885">
        <w:fldChar w:fldCharType="begin"/>
      </w:r>
      <w:r w:rsidR="00884885">
        <w:instrText xml:space="preserve"> ADDIN ZOTERO_ITEM CSL_CITATION {"citationID":"0q5PNRMv","properties":{"formattedCitation":"(Nembhard &amp; Osothsilp, 2002)","plainCitation":"(Nembhard &amp; Osothsilp, 2002)","noteIndex":0},"citationItems":[{"id":791,"uris":["http://zotero.org/users/8275165/items/VRQJRRKW"],"itemData":{"id":791,"type":"article-journal","abstract":"This paper examines the effects of task complexity on the distribution of individual learning and forgetting parameters. Empirical data based on a set of manual tasks is examined to obtain knowledge about the effects of task complexity on the distribution of parameters of human learning and forgetting. Results indicate that task complexity signiﬁcantly affects the variance of individual learning rates, forgetting rates, and steady-state productivity rates, where the variability of these parameters among individuals increase as task complexity increases. Knowledge about the effects of task complexity on individual learning and forgetting parameters will aid in simulation studies and in assigning workers to tasks of varying complexity as a part of productivity improvement efforts.","container-title":"International Journal of Industrial Ergonomics","DOI":"10.1016/S0169-8141(01)00070-1","ISSN":"01698141","issue":"5","journalAbbreviation":"International Journal of Industrial Ergonomics","language":"en","page":"297-306","source":"DOI.org (Crossref)","title":"Task complexity effects on between-individual learning/forgetting variability","volume":"29","author":[{"family":"Nembhard","given":"David A."},{"family":"Osothsilp","given":"Napassavong"}],"issued":{"date-parts":[["2002",5]]}}}],"schema":"https://github.com/citation-style-language/schema/raw/master/csl-citation.json"} </w:instrText>
      </w:r>
      <w:r w:rsidR="00884885">
        <w:fldChar w:fldCharType="separate"/>
      </w:r>
      <w:r w:rsidR="00884885" w:rsidRPr="00884885">
        <w:rPr>
          <w:rFonts w:ascii="Times New Roman" w:hAnsi="Times New Roman" w:cs="Times New Roman"/>
        </w:rPr>
        <w:t>(Nembhard &amp; Osothsilp, 2002)</w:t>
      </w:r>
      <w:r w:rsidR="00884885">
        <w:fldChar w:fldCharType="end"/>
      </w:r>
      <w:ins w:id="176" w:author="Chen Heller" w:date="2022-09-15T11:45:00Z">
        <w:r w:rsidR="00884885" w:rsidDel="00884885">
          <w:t xml:space="preserve"> </w:t>
        </w:r>
      </w:ins>
      <w:commentRangeStart w:id="177"/>
      <w:commentRangeStart w:id="178"/>
      <w:commentRangeEnd w:id="177"/>
      <w:r w:rsidR="00746BAC">
        <w:rPr>
          <w:rStyle w:val="CommentReference"/>
        </w:rPr>
        <w:commentReference w:id="177"/>
      </w:r>
      <w:commentRangeEnd w:id="178"/>
      <w:r w:rsidR="00EA261B">
        <w:rPr>
          <w:rStyle w:val="CommentReference"/>
        </w:rPr>
        <w:commentReference w:id="178"/>
      </w:r>
      <w:r w:rsidR="00F77750">
        <w:t xml:space="preserve">. </w:t>
      </w:r>
      <w:r w:rsidR="00115003">
        <w:t>This might obscure</w:t>
      </w:r>
      <w:r w:rsidR="005541B0">
        <w:t xml:space="preserve"> the</w:t>
      </w:r>
      <w:r w:rsidR="00115003">
        <w:t xml:space="preserve"> </w:t>
      </w:r>
      <w:r w:rsidR="007B612C">
        <w:t xml:space="preserve">congruency effect </w:t>
      </w:r>
      <w:r w:rsidR="000E6656">
        <w:t xml:space="preserve">and make it harder to find </w:t>
      </w:r>
      <w:r w:rsidR="001841B2">
        <w:t xml:space="preserve">in </w:t>
      </w:r>
      <w:r w:rsidR="00D544FE">
        <w:t>a</w:t>
      </w:r>
      <w:r w:rsidR="005E3892">
        <w:t xml:space="preserve"> complex </w:t>
      </w:r>
      <w:r w:rsidR="007B612C">
        <w:t xml:space="preserve">reaching </w:t>
      </w:r>
      <w:r w:rsidR="005E3892">
        <w:t xml:space="preserve">movement </w:t>
      </w:r>
      <w:r w:rsidR="00D544FE">
        <w:t xml:space="preserve">compared to a </w:t>
      </w:r>
      <w:r w:rsidR="001841B2">
        <w:t>keypress</w:t>
      </w:r>
      <w:r w:rsidR="00F22DA9">
        <w:t xml:space="preserve">. This </w:t>
      </w:r>
      <w:r w:rsidR="005E04C4">
        <w:t xml:space="preserve">notion </w:t>
      </w:r>
      <w:r w:rsidR="00F22DA9">
        <w:t xml:space="preserve">is supported by the larger relative standard </w:t>
      </w:r>
      <w:r w:rsidR="00553B76">
        <w:t>deviation</w:t>
      </w:r>
      <w:r w:rsidR="00F22DA9">
        <w:t xml:space="preserve"> </w:t>
      </w:r>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r w:rsidR="00553B76">
        <w:t xml:space="preserve">. </w:t>
      </w:r>
      <w:r w:rsidR="00FC6200">
        <w:t xml:space="preserve">In addition, the </w:t>
      </w:r>
      <w:r w:rsidR="00C674B7">
        <w:t>SNR was further decreased in the reaching session due to the higher number of excluded trials.</w:t>
      </w:r>
    </w:p>
    <w:p w14:paraId="1B5218A9" w14:textId="4B4D3279" w:rsidR="00535B09" w:rsidRPr="008B22C0" w:rsidRDefault="003F6AD7" w:rsidP="00372F74">
      <w:r>
        <w:t>An</w:t>
      </w:r>
      <w:r w:rsidR="00B47C3E">
        <w:t>other</w:t>
      </w:r>
      <w:r>
        <w:t xml:space="preserve"> alternative explanation </w:t>
      </w:r>
      <w:r w:rsidR="00B47C3E">
        <w:t xml:space="preserve">for </w:t>
      </w:r>
      <w:r>
        <w:t xml:space="preserve">the results </w:t>
      </w:r>
      <w:r w:rsidR="00B47C3E">
        <w:t xml:space="preserve">relies on the short-lived nature of </w:t>
      </w:r>
      <w:r w:rsidR="00D81E44">
        <w:t>unconscious effects</w:t>
      </w:r>
      <w:r>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t xml:space="preserve">reaching responses are </w:t>
      </w:r>
      <w:r w:rsidR="00924FB7">
        <w:t>a relatively long ongoing procedure</w:t>
      </w:r>
      <w:r w:rsidR="00D442E6">
        <w:t>, they might be less affected by short-lived effects</w:t>
      </w:r>
      <w:r w:rsidR="00924FB7">
        <w:t>. However</w:t>
      </w:r>
      <w:r w:rsidR="00E4682C">
        <w:t>,</w:t>
      </w:r>
      <w:r w:rsidR="00924FB7">
        <w:t xml:space="preserve"> this </w:t>
      </w:r>
      <w:r w:rsidR="00E4682C">
        <w:t>interpretation</w:t>
      </w:r>
      <w:r w:rsidR="00924FB7">
        <w:t xml:space="preserve"> </w:t>
      </w:r>
      <w:r w:rsidR="001D3A88">
        <w:t xml:space="preserve">does not </w:t>
      </w:r>
      <w:r w:rsidR="007F4931">
        <w:t xml:space="preserve">align </w:t>
      </w:r>
      <w:r w:rsidR="001D3A88">
        <w:t xml:space="preserve">with 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almost throughout the entire movement. In addition, </w:t>
      </w:r>
      <w:r w:rsidR="00050F36">
        <w:t xml:space="preserve">given </w:t>
      </w:r>
      <w:r w:rsidR="00E4682C">
        <w:t xml:space="preserve">that </w:t>
      </w:r>
      <w:r w:rsidR="00374877">
        <w:t>the reaction times</w:t>
      </w:r>
      <w:r w:rsidR="009E3F49">
        <w:t xml:space="preserve"> of the two measures</w:t>
      </w:r>
      <w:r w:rsidR="00374877">
        <w:t xml:space="preserve"> differ</w:t>
      </w:r>
      <w:r w:rsidR="00714EDB">
        <w:t>ed</w:t>
      </w:r>
      <w:r w:rsidR="00374877">
        <w:t xml:space="preserve"> </w:t>
      </w:r>
      <w:r w:rsidR="00D433EC">
        <w:t xml:space="preserve">by </w:t>
      </w:r>
      <w:r w:rsidR="00374877">
        <w:t>60ms</w:t>
      </w:r>
      <w:r w:rsidR="00D433EC">
        <w:t xml:space="preserve"> only</w:t>
      </w:r>
      <w:r w:rsidR="00374877">
        <w:t xml:space="preserve"> (</w:t>
      </w:r>
      <w:r w:rsidR="00264247">
        <w:t>M</w:t>
      </w:r>
      <w:r w:rsidR="00374877">
        <w:rPr>
          <w:vertAlign w:val="subscript"/>
        </w:rPr>
        <w:t>reaching</w:t>
      </w:r>
      <w:r w:rsidR="00264247">
        <w:t xml:space="preserve"> = 594.62</w:t>
      </w:r>
      <w:r w:rsidR="00374877">
        <w:t xml:space="preserve">, </w:t>
      </w:r>
      <w:r w:rsidR="00264247">
        <w:t>M</w:t>
      </w:r>
      <w:r w:rsidR="00374877">
        <w:rPr>
          <w:vertAlign w:val="subscript"/>
        </w:rPr>
        <w:t>keyboard</w:t>
      </w:r>
      <w:r w:rsidR="00264247">
        <w:t xml:space="preserve"> = 535.49)</w:t>
      </w:r>
      <w:r w:rsidR="00C906BE">
        <w:t>,</w:t>
      </w:r>
      <w:r w:rsidR="00FC7606">
        <w:t xml:space="preserve"> this </w:t>
      </w:r>
      <w:r w:rsidR="00FE7F45">
        <w:t xml:space="preserve">explanation </w:t>
      </w:r>
      <w:r w:rsidR="00FC7606">
        <w:t>seem</w:t>
      </w:r>
      <w:r w:rsidR="00334D4C">
        <w:t>s</w:t>
      </w:r>
      <w:r w:rsidR="00FC7606">
        <w:t xml:space="preserve"> </w:t>
      </w:r>
      <w:r w:rsidR="00334D4C">
        <w:t>un</w:t>
      </w:r>
      <w:r w:rsidR="00FE7F45">
        <w:t>likely</w:t>
      </w:r>
      <w:r w:rsidR="00502BED">
        <w:t>, since if the effect vanished too quickly for affecting reaching, it should have also faded away for keyboard presses</w:t>
      </w:r>
      <w:r w:rsidR="00FE7F45">
        <w:t>.</w:t>
      </w:r>
      <w:r w:rsidR="00D210E4">
        <w:t xml:space="preserve"> Thus, it seems like the lower SNR is a more plausible explanation for the results.</w:t>
      </w:r>
    </w:p>
    <w:p w14:paraId="0CADF9B0" w14:textId="57351E09" w:rsidR="00621E6D" w:rsidRDefault="00621E6D" w:rsidP="001617E7">
      <w:r>
        <w:t xml:space="preserve">To conclude, </w:t>
      </w:r>
      <w:r w:rsidR="00226148">
        <w:t xml:space="preserve">although no </w:t>
      </w:r>
      <w:r w:rsidR="00A5641A">
        <w:t>advantage</w:t>
      </w:r>
      <w:r w:rsidR="00226148">
        <w:t xml:space="preserve"> in effect size was found for </w:t>
      </w:r>
      <w:r>
        <w:t>motion tracking</w:t>
      </w:r>
      <w:r w:rsidR="00A5641A">
        <w:t>, this study does suggest that it might be a fruitful venue for future research. First, the effects are comparable to 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to </w:t>
      </w:r>
      <w:r w:rsidR="00DD538C">
        <w:t>delv</w:t>
      </w:r>
      <w:r w:rsidR="004D2932">
        <w:t>ing</w:t>
      </w:r>
      <w:r w:rsidR="00DD538C">
        <w:t xml:space="preserve"> into </w:t>
      </w:r>
      <w:r w:rsidR="006617C2">
        <w:t>the temporal aspects of unconscious effects on behavior. Thus</w:t>
      </w:r>
      <w:r w:rsidR="00AC06B8">
        <w:t xml:space="preserve">, </w:t>
      </w:r>
      <w:r w:rsidR="006617C2">
        <w:t xml:space="preserve">when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and potential in movement tracking as a tool for studying unconscious processes</w:t>
      </w:r>
      <w:r w:rsidR="005873B9">
        <w:t>. N</w:t>
      </w:r>
      <w:r w:rsidR="00AC06B8">
        <w:t xml:space="preserve">ew </w:t>
      </w:r>
      <w:r w:rsidR="00711B02">
        <w:t>analys</w:t>
      </w:r>
      <w:r w:rsidR="00493A2B">
        <w:t>e</w:t>
      </w:r>
      <w:r w:rsidR="00711B02">
        <w:t xml:space="preserve">s and </w:t>
      </w:r>
      <w:r w:rsidR="00890657">
        <w:t xml:space="preserve">parameters </w:t>
      </w:r>
      <w:r w:rsidR="00AF15C8">
        <w:t xml:space="preserve">should </w:t>
      </w:r>
      <w:r w:rsidR="005873B9">
        <w:t xml:space="preserve">be devised </w:t>
      </w:r>
      <w:r w:rsidR="009B23A5">
        <w:t xml:space="preserve">and </w:t>
      </w:r>
      <w:r w:rsidR="00890657">
        <w:t xml:space="preserve">extracted from </w:t>
      </w:r>
      <w:r w:rsidR="009B23A5">
        <w:t xml:space="preserve">the trajectory data </w:t>
      </w:r>
      <w:r w:rsidR="00410BEE">
        <w:t xml:space="preserve">and </w:t>
      </w:r>
      <w:r w:rsidR="009B23A5">
        <w:t xml:space="preserve">could potentially </w:t>
      </w:r>
      <w:r w:rsidR="00E2517D">
        <w:t>expand our knowledge of processes</w:t>
      </w:r>
      <w:r w:rsidR="00493A2B">
        <w:t xml:space="preserve"> taking place without consciousness</w:t>
      </w:r>
      <w:r w:rsidR="00E2517D">
        <w:t>.</w:t>
      </w:r>
    </w:p>
    <w:p w14:paraId="47A82634" w14:textId="6AEF72D7" w:rsidR="004933F1" w:rsidRDefault="004933F1">
      <w:pPr>
        <w:spacing w:line="480" w:lineRule="auto"/>
        <w:jc w:val="left"/>
      </w:pPr>
      <w:r>
        <w:br w:type="page"/>
      </w:r>
    </w:p>
    <w:p w14:paraId="12DA2B37" w14:textId="7065E0F7" w:rsidR="00BB4D09" w:rsidRDefault="005B74BC" w:rsidP="005B74BC">
      <w:pPr>
        <w:pStyle w:val="Heading2"/>
      </w:pPr>
      <w:bookmarkStart w:id="179" w:name="_Toc114137586"/>
      <w:r>
        <w:t>Supplementary materials</w:t>
      </w:r>
      <w:bookmarkEnd w:id="179"/>
    </w:p>
    <w:p w14:paraId="4224BA5D" w14:textId="77777777" w:rsidR="005B74BC" w:rsidRDefault="005B74BC" w:rsidP="00422967">
      <w:pPr>
        <w:keepNext/>
        <w:ind w:firstLine="0"/>
      </w:pPr>
      <w:r w:rsidRPr="005B74BC">
        <w:rPr>
          <w:noProof/>
          <w:lang w:eastAsia="ja-JP" w:bidi="ar-SA"/>
        </w:rPr>
        <w:drawing>
          <wp:inline distT="0" distB="0" distL="0" distR="0" wp14:anchorId="341BFF39" wp14:editId="06ACBECF">
            <wp:extent cx="5976518" cy="320503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1354" t="15838" r="11627" b="13012"/>
                    <a:stretch/>
                  </pic:blipFill>
                  <pic:spPr bwMode="auto">
                    <a:xfrm>
                      <a:off x="0" y="0"/>
                      <a:ext cx="5987474" cy="3210914"/>
                    </a:xfrm>
                    <a:prstGeom prst="rect">
                      <a:avLst/>
                    </a:prstGeom>
                    <a:noFill/>
                    <a:ln>
                      <a:noFill/>
                    </a:ln>
                    <a:extLst>
                      <a:ext uri="{53640926-AAD7-44D8-BBD7-CCE9431645EC}">
                        <a14:shadowObscured xmlns:a14="http://schemas.microsoft.com/office/drawing/2010/main"/>
                      </a:ext>
                    </a:extLst>
                  </pic:spPr>
                </pic:pic>
              </a:graphicData>
            </a:graphic>
          </wp:inline>
        </w:drawing>
      </w:r>
    </w:p>
    <w:p w14:paraId="0F745B8B" w14:textId="0D2A7DE3" w:rsidR="005B74BC" w:rsidRPr="005B74BC" w:rsidRDefault="005B74BC" w:rsidP="00422967">
      <w:pPr>
        <w:pStyle w:val="Caption"/>
        <w:rPr>
          <w:lang w:eastAsia="ja-JP" w:bidi="ar-SA"/>
        </w:rPr>
      </w:pPr>
      <w:bookmarkStart w:id="180" w:name="_Ref114050197"/>
      <w:r>
        <w:t xml:space="preserve">Supplementary Figure </w:t>
      </w:r>
      <w:fldSimple w:instr=" SEQ Supplementary_Figure \* ARABIC ">
        <w:r w:rsidR="00E72C5B">
          <w:rPr>
            <w:noProof/>
          </w:rPr>
          <w:t>1</w:t>
        </w:r>
      </w:fldSimple>
      <w:bookmarkEnd w:id="180"/>
      <w:r>
        <w:t xml:space="preserve">. </w:t>
      </w:r>
      <w:r w:rsidR="001A7D06">
        <w:t xml:space="preserve">Hierarchy of the tree used in the Tree-BH method to correct for multiple comparisons. </w:t>
      </w:r>
      <w:r w:rsidR="00B15DE6">
        <w:t>Nodes are statistical tests and their corrected p-values appear next to each test's name</w:t>
      </w:r>
      <w:r w:rsidR="00B1053B">
        <w:t xml:space="preserve">. </w:t>
      </w:r>
      <w:r w:rsidR="00C34670">
        <w:t>Significant s</w:t>
      </w:r>
      <w:r w:rsidR="00B1053B">
        <w:t>tatistical</w:t>
      </w:r>
      <w:r w:rsidR="00F45888">
        <w:t xml:space="preserve"> tests </w:t>
      </w:r>
      <w:r w:rsidR="00C34670">
        <w:t xml:space="preserve">that passed </w:t>
      </w:r>
      <w:r w:rsidR="00F45888">
        <w:t>the adjusted alpha are marked in red.</w:t>
      </w:r>
    </w:p>
    <w:p w14:paraId="1FDF686C" w14:textId="698A783E" w:rsidR="00E72C5B" w:rsidRDefault="00C91145" w:rsidP="00422967">
      <w:pPr>
        <w:keepNext/>
        <w:spacing w:line="480" w:lineRule="auto"/>
        <w:ind w:firstLine="0"/>
        <w:jc w:val="left"/>
      </w:pPr>
      <w:r w:rsidRPr="00C91145">
        <w:rPr>
          <w:noProof/>
        </w:rPr>
        <w:drawing>
          <wp:inline distT="0" distB="0" distL="0" distR="0" wp14:anchorId="0033C475" wp14:editId="5B7D44A5">
            <wp:extent cx="59436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314950"/>
                    </a:xfrm>
                    <a:prstGeom prst="rect">
                      <a:avLst/>
                    </a:prstGeom>
                  </pic:spPr>
                </pic:pic>
              </a:graphicData>
            </a:graphic>
          </wp:inline>
        </w:drawing>
      </w:r>
    </w:p>
    <w:p w14:paraId="58B5B68C" w14:textId="08358CEB" w:rsidR="00E72C5B" w:rsidRDefault="00E72C5B" w:rsidP="00E72C5B">
      <w:pPr>
        <w:pStyle w:val="Caption"/>
        <w:jc w:val="left"/>
      </w:pPr>
      <w:bookmarkStart w:id="181" w:name="_Ref114128122"/>
      <w:r>
        <w:t xml:space="preserve">Supplementary Figure </w:t>
      </w:r>
      <w:fldSimple w:instr=" SEQ Supplementary_Figure \* ARABIC ">
        <w:r>
          <w:rPr>
            <w:noProof/>
          </w:rPr>
          <w:t>2</w:t>
        </w:r>
      </w:fldSimple>
      <w:bookmarkEnd w:id="181"/>
      <w:r>
        <w:t xml:space="preserve">. QQ-plots </w:t>
      </w:r>
      <w:r w:rsidR="003F57FF">
        <w:t>for the</w:t>
      </w:r>
      <w:r>
        <w:t xml:space="preserve"> dependent variables that violated the normality assumption. (a-b) Experiment 1. </w:t>
      </w:r>
      <w:r w:rsidR="00C97A3C">
        <w:t>(c-</w:t>
      </w:r>
      <w:r w:rsidR="00C91145">
        <w:t>f</w:t>
      </w:r>
      <w:r w:rsidR="00C97A3C">
        <w:t>) Experiment 2. (</w:t>
      </w:r>
      <w:r w:rsidR="00C91145">
        <w:t>g</w:t>
      </w:r>
      <w:r w:rsidR="00C97A3C">
        <w:t>-</w:t>
      </w:r>
      <w:r w:rsidR="00C91145">
        <w:t>i</w:t>
      </w:r>
      <w:r w:rsidR="00C97A3C">
        <w:t>) Experiment 4.</w:t>
      </w:r>
    </w:p>
    <w:p w14:paraId="7BE3C7B6" w14:textId="69BCA161" w:rsidR="00A36939" w:rsidRPr="00A36939" w:rsidRDefault="00A36939" w:rsidP="00A36939">
      <w:pPr>
        <w:ind w:firstLine="0"/>
      </w:pPr>
    </w:p>
    <w:p w14:paraId="285CC3E1" w14:textId="14F1984D" w:rsidR="00B322A4" w:rsidRDefault="00B322A4" w:rsidP="00422967">
      <w:pPr>
        <w:pStyle w:val="Caption"/>
        <w:keepNext/>
      </w:pPr>
      <w:bookmarkStart w:id="182" w:name="_Ref114130120"/>
      <w:r>
        <w:t xml:space="preserve">Supplementary Table </w:t>
      </w:r>
      <w:fldSimple w:instr=" SEQ Supplementary_Table \* ARABIC ">
        <w:r w:rsidR="00D31803">
          <w:rPr>
            <w:noProof/>
          </w:rPr>
          <w:t>1</w:t>
        </w:r>
      </w:fldSimple>
      <w:bookmarkEnd w:id="182"/>
      <w:r>
        <w:t xml:space="preserve">. </w:t>
      </w:r>
      <w:r w:rsidR="00143868">
        <w:t>Comparison of the n</w:t>
      </w:r>
      <w:r>
        <w:t xml:space="preserve">umber </w:t>
      </w:r>
      <w:r w:rsidR="00E31D49">
        <w:t>of excluded</w:t>
      </w:r>
      <w:r w:rsidR="00143868">
        <w:t xml:space="preserve"> trials</w:t>
      </w:r>
      <w:r w:rsidR="00E31D49">
        <w:t xml:space="preserve"> </w:t>
      </w:r>
      <w:r w:rsidR="00143868">
        <w:t xml:space="preserve">between </w:t>
      </w:r>
      <w:r w:rsidR="00E31D49">
        <w:t>Experiment 3</w:t>
      </w:r>
      <w:r w:rsidR="00143868">
        <w:t xml:space="preserve"> and Experiment 2</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BB064F" w14:paraId="31534E1D" w14:textId="77777777" w:rsidTr="00422967">
        <w:trPr>
          <w:trHeight w:val="510"/>
        </w:trPr>
        <w:tc>
          <w:tcPr>
            <w:tcW w:w="2126" w:type="dxa"/>
            <w:tcBorders>
              <w:top w:val="single" w:sz="12" w:space="0" w:color="auto"/>
            </w:tcBorders>
          </w:tcPr>
          <w:p w14:paraId="4FD74E0E" w14:textId="77777777" w:rsidR="00BB064F" w:rsidRDefault="00BB064F" w:rsidP="00F64F57">
            <w:pPr>
              <w:ind w:firstLine="0"/>
            </w:pPr>
          </w:p>
        </w:tc>
        <w:tc>
          <w:tcPr>
            <w:tcW w:w="1701" w:type="dxa"/>
            <w:tcBorders>
              <w:top w:val="single" w:sz="12" w:space="0" w:color="auto"/>
              <w:bottom w:val="single" w:sz="12" w:space="0" w:color="auto"/>
            </w:tcBorders>
          </w:tcPr>
          <w:p w14:paraId="11DA4170" w14:textId="47E760D4" w:rsidR="00BB064F" w:rsidRPr="00EA2CED" w:rsidRDefault="00BB064F" w:rsidP="00F64F57">
            <w:pPr>
              <w:ind w:firstLine="0"/>
              <w:jc w:val="center"/>
              <w:rPr>
                <w:b/>
                <w:bCs/>
              </w:rPr>
            </w:pPr>
            <w:r>
              <w:rPr>
                <w:b/>
                <w:bCs/>
              </w:rPr>
              <w:t>Experiment 2</w:t>
            </w:r>
          </w:p>
        </w:tc>
        <w:tc>
          <w:tcPr>
            <w:tcW w:w="1701" w:type="dxa"/>
            <w:tcBorders>
              <w:top w:val="single" w:sz="12" w:space="0" w:color="auto"/>
              <w:bottom w:val="single" w:sz="12" w:space="0" w:color="auto"/>
            </w:tcBorders>
          </w:tcPr>
          <w:p w14:paraId="7D0D21B4" w14:textId="38DA55A2" w:rsidR="00BB064F" w:rsidRPr="00EA2CED" w:rsidRDefault="00BB064F" w:rsidP="00422967">
            <w:pPr>
              <w:ind w:firstLine="0"/>
              <w:jc w:val="center"/>
              <w:rPr>
                <w:b/>
                <w:bCs/>
              </w:rPr>
            </w:pPr>
            <w:r>
              <w:rPr>
                <w:b/>
                <w:bCs/>
              </w:rPr>
              <w:t>Experiment 3</w:t>
            </w:r>
          </w:p>
        </w:tc>
        <w:tc>
          <w:tcPr>
            <w:tcW w:w="709" w:type="dxa"/>
            <w:tcBorders>
              <w:top w:val="single" w:sz="12" w:space="0" w:color="auto"/>
            </w:tcBorders>
          </w:tcPr>
          <w:p w14:paraId="7BD2E32F" w14:textId="77777777" w:rsidR="00BB064F" w:rsidRPr="00EA2CED" w:rsidRDefault="00BB064F" w:rsidP="00F64F57">
            <w:pPr>
              <w:ind w:firstLine="0"/>
              <w:jc w:val="center"/>
              <w:rPr>
                <w:b/>
                <w:bCs/>
              </w:rPr>
            </w:pPr>
          </w:p>
        </w:tc>
        <w:tc>
          <w:tcPr>
            <w:tcW w:w="992" w:type="dxa"/>
            <w:tcBorders>
              <w:top w:val="single" w:sz="12" w:space="0" w:color="auto"/>
            </w:tcBorders>
          </w:tcPr>
          <w:p w14:paraId="64627862" w14:textId="77777777" w:rsidR="00BB064F" w:rsidRPr="00EA2CED" w:rsidRDefault="00BB064F" w:rsidP="00F64F57">
            <w:pPr>
              <w:ind w:firstLine="0"/>
              <w:jc w:val="center"/>
              <w:rPr>
                <w:b/>
                <w:bCs/>
              </w:rPr>
            </w:pPr>
          </w:p>
        </w:tc>
        <w:tc>
          <w:tcPr>
            <w:tcW w:w="1702" w:type="dxa"/>
            <w:tcBorders>
              <w:top w:val="single" w:sz="12" w:space="0" w:color="auto"/>
            </w:tcBorders>
          </w:tcPr>
          <w:p w14:paraId="30B1409D" w14:textId="77777777" w:rsidR="00BB064F" w:rsidRDefault="00BB064F" w:rsidP="00F64F57">
            <w:pPr>
              <w:ind w:firstLine="0"/>
            </w:pPr>
          </w:p>
        </w:tc>
      </w:tr>
      <w:tr w:rsidR="00BB064F" w14:paraId="4B171FAA" w14:textId="77777777" w:rsidTr="00422967">
        <w:trPr>
          <w:trHeight w:val="254"/>
        </w:trPr>
        <w:tc>
          <w:tcPr>
            <w:tcW w:w="2126" w:type="dxa"/>
            <w:tcBorders>
              <w:bottom w:val="single" w:sz="12" w:space="0" w:color="auto"/>
            </w:tcBorders>
          </w:tcPr>
          <w:p w14:paraId="69630C74" w14:textId="77777777" w:rsidR="00BB064F" w:rsidRPr="00EA2CED" w:rsidRDefault="00BB064F" w:rsidP="00F64F57">
            <w:pPr>
              <w:ind w:firstLine="0"/>
              <w:rPr>
                <w:b/>
                <w:bCs/>
              </w:rPr>
            </w:pPr>
          </w:p>
        </w:tc>
        <w:tc>
          <w:tcPr>
            <w:tcW w:w="1701" w:type="dxa"/>
            <w:tcBorders>
              <w:top w:val="single" w:sz="12" w:space="0" w:color="auto"/>
              <w:bottom w:val="single" w:sz="12" w:space="0" w:color="auto"/>
            </w:tcBorders>
          </w:tcPr>
          <w:p w14:paraId="17E19FB3" w14:textId="77777777" w:rsidR="00BB064F" w:rsidRPr="00EA2CED" w:rsidRDefault="00BB064F" w:rsidP="00F64F57">
            <w:pPr>
              <w:ind w:firstLine="0"/>
              <w:rPr>
                <w:b/>
                <w:bCs/>
              </w:rPr>
            </w:pPr>
            <w:r>
              <w:rPr>
                <w:b/>
                <w:bCs/>
              </w:rPr>
              <w:t>M (SD)</w:t>
            </w:r>
          </w:p>
        </w:tc>
        <w:tc>
          <w:tcPr>
            <w:tcW w:w="1701" w:type="dxa"/>
            <w:tcBorders>
              <w:top w:val="single" w:sz="12" w:space="0" w:color="auto"/>
              <w:bottom w:val="single" w:sz="12" w:space="0" w:color="auto"/>
            </w:tcBorders>
          </w:tcPr>
          <w:p w14:paraId="45B85C89" w14:textId="77777777" w:rsidR="00BB064F" w:rsidRPr="00EA2CED" w:rsidRDefault="00BB064F" w:rsidP="00F64F57">
            <w:pPr>
              <w:ind w:firstLine="0"/>
              <w:rPr>
                <w:b/>
                <w:bCs/>
              </w:rPr>
            </w:pPr>
            <w:r>
              <w:rPr>
                <w:b/>
                <w:bCs/>
              </w:rPr>
              <w:t>M (SD)</w:t>
            </w:r>
          </w:p>
        </w:tc>
        <w:tc>
          <w:tcPr>
            <w:tcW w:w="709" w:type="dxa"/>
            <w:tcBorders>
              <w:bottom w:val="single" w:sz="12" w:space="0" w:color="auto"/>
            </w:tcBorders>
          </w:tcPr>
          <w:p w14:paraId="4CC2CAB0" w14:textId="10FF068F" w:rsidR="00BB064F" w:rsidRPr="00EA2CED" w:rsidRDefault="00BB064F" w:rsidP="00F64F57">
            <w:pPr>
              <w:ind w:firstLine="0"/>
              <w:rPr>
                <w:b/>
                <w:bCs/>
              </w:rPr>
            </w:pPr>
            <w:r>
              <w:rPr>
                <w:b/>
                <w:bCs/>
              </w:rPr>
              <w:t>t(14)</w:t>
            </w:r>
          </w:p>
        </w:tc>
        <w:tc>
          <w:tcPr>
            <w:tcW w:w="992" w:type="dxa"/>
            <w:tcBorders>
              <w:bottom w:val="single" w:sz="12" w:space="0" w:color="auto"/>
            </w:tcBorders>
          </w:tcPr>
          <w:p w14:paraId="67E69063" w14:textId="77777777" w:rsidR="00BB064F" w:rsidRPr="00EA2CED" w:rsidRDefault="00BB064F" w:rsidP="00F64F57">
            <w:pPr>
              <w:ind w:firstLine="0"/>
              <w:rPr>
                <w:b/>
                <w:bCs/>
              </w:rPr>
            </w:pPr>
            <w:r>
              <w:rPr>
                <w:b/>
                <w:bCs/>
              </w:rPr>
              <w:t>p</w:t>
            </w:r>
          </w:p>
        </w:tc>
        <w:tc>
          <w:tcPr>
            <w:tcW w:w="1702" w:type="dxa"/>
            <w:tcBorders>
              <w:bottom w:val="single" w:sz="12" w:space="0" w:color="auto"/>
            </w:tcBorders>
          </w:tcPr>
          <w:p w14:paraId="133E06A0" w14:textId="77777777" w:rsidR="00BB064F" w:rsidRPr="00EA2CED" w:rsidRDefault="00BB064F" w:rsidP="00F64F57">
            <w:pPr>
              <w:ind w:firstLine="0"/>
              <w:rPr>
                <w:b/>
                <w:bCs/>
              </w:rPr>
            </w:pPr>
            <w:r>
              <w:rPr>
                <w:b/>
                <w:bCs/>
              </w:rPr>
              <w:t>CI</w:t>
            </w:r>
          </w:p>
        </w:tc>
      </w:tr>
      <w:tr w:rsidR="00BB064F" w14:paraId="006E9896" w14:textId="77777777" w:rsidTr="00422967">
        <w:trPr>
          <w:trHeight w:val="490"/>
        </w:trPr>
        <w:tc>
          <w:tcPr>
            <w:tcW w:w="2126" w:type="dxa"/>
          </w:tcPr>
          <w:p w14:paraId="3B1EB16B" w14:textId="2A58802F" w:rsidR="00BB064F" w:rsidRPr="00EA2CED" w:rsidRDefault="00BB064F" w:rsidP="00F64F57">
            <w:pPr>
              <w:ind w:firstLine="0"/>
              <w:rPr>
                <w:b/>
                <w:bCs/>
              </w:rPr>
            </w:pPr>
            <w:r>
              <w:rPr>
                <w:b/>
                <w:bCs/>
              </w:rPr>
              <w:t>Short trajectories</w:t>
            </w:r>
          </w:p>
        </w:tc>
        <w:tc>
          <w:tcPr>
            <w:tcW w:w="1701" w:type="dxa"/>
          </w:tcPr>
          <w:p w14:paraId="2389334F" w14:textId="3C6B677B" w:rsidR="00BB064F" w:rsidRDefault="00BB064F" w:rsidP="00F64F57">
            <w:pPr>
              <w:ind w:firstLine="0"/>
            </w:pPr>
            <w:r>
              <w:t>14.55 (17.59)</w:t>
            </w:r>
          </w:p>
        </w:tc>
        <w:tc>
          <w:tcPr>
            <w:tcW w:w="1701" w:type="dxa"/>
          </w:tcPr>
          <w:p w14:paraId="61822494" w14:textId="2B1C93F8" w:rsidR="00BB064F" w:rsidRDefault="00BB064F" w:rsidP="00F64F57">
            <w:pPr>
              <w:ind w:firstLine="0"/>
            </w:pPr>
            <w:r>
              <w:t>70.28 (42.75)</w:t>
            </w:r>
          </w:p>
        </w:tc>
        <w:tc>
          <w:tcPr>
            <w:tcW w:w="709" w:type="dxa"/>
          </w:tcPr>
          <w:p w14:paraId="58C23B86" w14:textId="2B42C744" w:rsidR="00BB064F" w:rsidRDefault="00BB064F" w:rsidP="00F64F57">
            <w:pPr>
              <w:ind w:firstLine="0"/>
            </w:pPr>
            <w:r>
              <w:t>3.56</w:t>
            </w:r>
          </w:p>
        </w:tc>
        <w:tc>
          <w:tcPr>
            <w:tcW w:w="992" w:type="dxa"/>
          </w:tcPr>
          <w:p w14:paraId="2E7263E4" w14:textId="010EE2DE" w:rsidR="00BB064F" w:rsidRDefault="00BB064F" w:rsidP="00F64F57">
            <w:pPr>
              <w:ind w:firstLine="0"/>
            </w:pPr>
            <w:r>
              <w:t>0.003</w:t>
            </w:r>
            <w:r w:rsidR="000B6BF5">
              <w:t>*</w:t>
            </w:r>
          </w:p>
        </w:tc>
        <w:tc>
          <w:tcPr>
            <w:tcW w:w="1702" w:type="dxa"/>
          </w:tcPr>
          <w:p w14:paraId="756EDDFE" w14:textId="05AA7070" w:rsidR="00BB064F" w:rsidRDefault="00BB064F" w:rsidP="00F64F57">
            <w:pPr>
              <w:ind w:firstLine="0"/>
            </w:pPr>
            <w:r>
              <w:t>22.23, 89.22</w:t>
            </w:r>
          </w:p>
        </w:tc>
      </w:tr>
      <w:tr w:rsidR="00BB064F" w14:paraId="13F06331" w14:textId="77777777" w:rsidTr="00422967">
        <w:trPr>
          <w:trHeight w:val="490"/>
        </w:trPr>
        <w:tc>
          <w:tcPr>
            <w:tcW w:w="2126" w:type="dxa"/>
          </w:tcPr>
          <w:p w14:paraId="15D13FF7" w14:textId="332FC4CE" w:rsidR="00BB064F" w:rsidRPr="00EA2CED" w:rsidRDefault="00BB064F" w:rsidP="00F64F57">
            <w:pPr>
              <w:ind w:firstLine="0"/>
              <w:rPr>
                <w:b/>
                <w:bCs/>
              </w:rPr>
            </w:pPr>
            <w:r>
              <w:rPr>
                <w:b/>
                <w:bCs/>
              </w:rPr>
              <w:t>Early responses</w:t>
            </w:r>
          </w:p>
        </w:tc>
        <w:tc>
          <w:tcPr>
            <w:tcW w:w="1701" w:type="dxa"/>
          </w:tcPr>
          <w:p w14:paraId="178FB346" w14:textId="48D5CE47" w:rsidR="00BB064F" w:rsidRDefault="00BB064F" w:rsidP="00F64F57">
            <w:pPr>
              <w:ind w:firstLine="0"/>
            </w:pPr>
            <w:r>
              <w:t>36.77 (40.96)</w:t>
            </w:r>
          </w:p>
        </w:tc>
        <w:tc>
          <w:tcPr>
            <w:tcW w:w="1701" w:type="dxa"/>
          </w:tcPr>
          <w:p w14:paraId="7EDD39AA" w14:textId="539C8120" w:rsidR="00BB064F" w:rsidRDefault="00BB064F" w:rsidP="00F64F57">
            <w:pPr>
              <w:ind w:firstLine="0"/>
            </w:pPr>
            <w:r>
              <w:t>68 (65.20)</w:t>
            </w:r>
          </w:p>
        </w:tc>
        <w:tc>
          <w:tcPr>
            <w:tcW w:w="709" w:type="dxa"/>
          </w:tcPr>
          <w:p w14:paraId="07FA1DEB" w14:textId="74201FB2" w:rsidR="00BB064F" w:rsidRDefault="00BB064F" w:rsidP="00F64F57">
            <w:pPr>
              <w:ind w:firstLine="0"/>
            </w:pPr>
            <w:r>
              <w:t>1.17</w:t>
            </w:r>
          </w:p>
        </w:tc>
        <w:tc>
          <w:tcPr>
            <w:tcW w:w="992" w:type="dxa"/>
          </w:tcPr>
          <w:p w14:paraId="215A7280" w14:textId="1057567B" w:rsidR="00BB064F" w:rsidRDefault="00BB064F" w:rsidP="00F64F57">
            <w:pPr>
              <w:ind w:firstLine="0"/>
            </w:pPr>
            <w:r>
              <w:t>0.259</w:t>
            </w:r>
          </w:p>
        </w:tc>
        <w:tc>
          <w:tcPr>
            <w:tcW w:w="1702" w:type="dxa"/>
          </w:tcPr>
          <w:p w14:paraId="25E75FD5" w14:textId="42A9643C" w:rsidR="00BB064F" w:rsidRDefault="00BB064F" w:rsidP="00F64F57">
            <w:pPr>
              <w:ind w:firstLine="0"/>
            </w:pPr>
            <w:r>
              <w:t>-25.77, 88.22</w:t>
            </w:r>
          </w:p>
        </w:tc>
      </w:tr>
      <w:tr w:rsidR="00BB064F" w14:paraId="40FC298F" w14:textId="77777777" w:rsidTr="00422967">
        <w:trPr>
          <w:trHeight w:val="490"/>
        </w:trPr>
        <w:tc>
          <w:tcPr>
            <w:tcW w:w="2126" w:type="dxa"/>
          </w:tcPr>
          <w:p w14:paraId="6A79DC95" w14:textId="5CC149BF" w:rsidR="00BB064F" w:rsidRPr="00EA2CED" w:rsidRDefault="00BB064F" w:rsidP="00F64F57">
            <w:pPr>
              <w:ind w:firstLine="0"/>
              <w:rPr>
                <w:b/>
                <w:bCs/>
              </w:rPr>
            </w:pPr>
            <w:r>
              <w:rPr>
                <w:b/>
                <w:bCs/>
              </w:rPr>
              <w:t>Late responses</w:t>
            </w:r>
          </w:p>
        </w:tc>
        <w:tc>
          <w:tcPr>
            <w:tcW w:w="1701" w:type="dxa"/>
          </w:tcPr>
          <w:p w14:paraId="601025A8" w14:textId="758B0BD6" w:rsidR="00BB064F" w:rsidRDefault="00BB064F" w:rsidP="00F64F57">
            <w:pPr>
              <w:ind w:firstLine="0"/>
            </w:pPr>
            <w:r>
              <w:t>58.88 (21.60)</w:t>
            </w:r>
          </w:p>
        </w:tc>
        <w:tc>
          <w:tcPr>
            <w:tcW w:w="1701" w:type="dxa"/>
          </w:tcPr>
          <w:p w14:paraId="66817C97" w14:textId="0B45565A" w:rsidR="00BB064F" w:rsidRDefault="00BB064F" w:rsidP="00F64F57">
            <w:pPr>
              <w:ind w:firstLine="0"/>
            </w:pPr>
            <w:r>
              <w:t>54.57 (28.37)</w:t>
            </w:r>
          </w:p>
        </w:tc>
        <w:tc>
          <w:tcPr>
            <w:tcW w:w="709" w:type="dxa"/>
          </w:tcPr>
          <w:p w14:paraId="10958F8A" w14:textId="1A400B9D" w:rsidR="00BB064F" w:rsidRDefault="00BB064F" w:rsidP="00F64F57">
            <w:pPr>
              <w:ind w:firstLine="0"/>
            </w:pPr>
            <w:r>
              <w:t>0.34</w:t>
            </w:r>
          </w:p>
        </w:tc>
        <w:tc>
          <w:tcPr>
            <w:tcW w:w="992" w:type="dxa"/>
          </w:tcPr>
          <w:p w14:paraId="54B05D13" w14:textId="01AC4145" w:rsidR="00BB064F" w:rsidRDefault="00BB064F" w:rsidP="00F64F57">
            <w:pPr>
              <w:ind w:firstLine="0"/>
            </w:pPr>
            <w:r>
              <w:t>0.734</w:t>
            </w:r>
          </w:p>
        </w:tc>
        <w:tc>
          <w:tcPr>
            <w:tcW w:w="1702" w:type="dxa"/>
          </w:tcPr>
          <w:p w14:paraId="0CEF87BC" w14:textId="590123B2" w:rsidR="00BB064F" w:rsidRDefault="00BB064F" w:rsidP="00F64F57">
            <w:pPr>
              <w:ind w:firstLine="0"/>
            </w:pPr>
            <w:r>
              <w:t>-31.05, 22.41</w:t>
            </w:r>
          </w:p>
        </w:tc>
      </w:tr>
      <w:tr w:rsidR="00BB064F" w14:paraId="7521C292" w14:textId="77777777" w:rsidTr="00422967">
        <w:trPr>
          <w:trHeight w:val="490"/>
        </w:trPr>
        <w:tc>
          <w:tcPr>
            <w:tcW w:w="2126" w:type="dxa"/>
          </w:tcPr>
          <w:p w14:paraId="55E861DA" w14:textId="5BBD99A0" w:rsidR="00BB064F" w:rsidRPr="00EA2CED" w:rsidRDefault="00BB064F" w:rsidP="00F64F57">
            <w:pPr>
              <w:ind w:firstLine="0"/>
              <w:rPr>
                <w:b/>
                <w:bCs/>
              </w:rPr>
            </w:pPr>
            <w:r>
              <w:rPr>
                <w:b/>
                <w:bCs/>
              </w:rPr>
              <w:t>Slow movements</w:t>
            </w:r>
          </w:p>
        </w:tc>
        <w:tc>
          <w:tcPr>
            <w:tcW w:w="1701" w:type="dxa"/>
          </w:tcPr>
          <w:p w14:paraId="4EFEDCEF" w14:textId="69C8218C" w:rsidR="00BB064F" w:rsidRDefault="00BB064F" w:rsidP="00F64F57">
            <w:pPr>
              <w:ind w:firstLine="0"/>
            </w:pPr>
            <w:r>
              <w:t>9.66 (18.06)</w:t>
            </w:r>
          </w:p>
        </w:tc>
        <w:tc>
          <w:tcPr>
            <w:tcW w:w="1701" w:type="dxa"/>
          </w:tcPr>
          <w:p w14:paraId="226E9684" w14:textId="5B32CFF3" w:rsidR="00BB064F" w:rsidRDefault="00BB064F" w:rsidP="00F64F57">
            <w:pPr>
              <w:ind w:firstLine="0"/>
            </w:pPr>
            <w:r>
              <w:t>0.57 (0.78)</w:t>
            </w:r>
          </w:p>
        </w:tc>
        <w:tc>
          <w:tcPr>
            <w:tcW w:w="709" w:type="dxa"/>
          </w:tcPr>
          <w:p w14:paraId="079109B1" w14:textId="62B1853F" w:rsidR="00BB064F" w:rsidRDefault="00BB064F" w:rsidP="00F64F57">
            <w:pPr>
              <w:ind w:firstLine="0"/>
            </w:pPr>
            <w:r>
              <w:t>1.32</w:t>
            </w:r>
          </w:p>
        </w:tc>
        <w:tc>
          <w:tcPr>
            <w:tcW w:w="992" w:type="dxa"/>
          </w:tcPr>
          <w:p w14:paraId="622D8691" w14:textId="40D28097" w:rsidR="00BB064F" w:rsidRDefault="00BB064F" w:rsidP="00F64F57">
            <w:pPr>
              <w:ind w:firstLine="0"/>
            </w:pPr>
            <w:r>
              <w:t>0.207</w:t>
            </w:r>
          </w:p>
        </w:tc>
        <w:tc>
          <w:tcPr>
            <w:tcW w:w="1702" w:type="dxa"/>
          </w:tcPr>
          <w:p w14:paraId="07905C85" w14:textId="5A1004F0" w:rsidR="00BB064F" w:rsidRDefault="00BB064F" w:rsidP="00F64F57">
            <w:pPr>
              <w:ind w:firstLine="0"/>
            </w:pPr>
            <w:r>
              <w:t>-23.86, 5.67</w:t>
            </w:r>
          </w:p>
        </w:tc>
      </w:tr>
      <w:tr w:rsidR="00BB064F" w14:paraId="4B47A272" w14:textId="77777777" w:rsidTr="00422967">
        <w:trPr>
          <w:trHeight w:val="490"/>
        </w:trPr>
        <w:tc>
          <w:tcPr>
            <w:tcW w:w="2126" w:type="dxa"/>
            <w:tcBorders>
              <w:bottom w:val="single" w:sz="12" w:space="0" w:color="auto"/>
            </w:tcBorders>
          </w:tcPr>
          <w:p w14:paraId="4661A594" w14:textId="621D66AD" w:rsidR="00BB064F" w:rsidRPr="00EA2CED" w:rsidRDefault="00BB064F" w:rsidP="00F64F57">
            <w:pPr>
              <w:ind w:firstLine="0"/>
              <w:rPr>
                <w:b/>
                <w:bCs/>
              </w:rPr>
            </w:pPr>
            <w:r>
              <w:rPr>
                <w:b/>
                <w:bCs/>
              </w:rPr>
              <w:t>Incorrect answers</w:t>
            </w:r>
          </w:p>
        </w:tc>
        <w:tc>
          <w:tcPr>
            <w:tcW w:w="1701" w:type="dxa"/>
            <w:tcBorders>
              <w:bottom w:val="single" w:sz="12" w:space="0" w:color="auto"/>
            </w:tcBorders>
          </w:tcPr>
          <w:p w14:paraId="2B1A099D" w14:textId="4F7F69FF" w:rsidR="00BB064F" w:rsidRDefault="00BB064F" w:rsidP="00F64F57">
            <w:pPr>
              <w:ind w:firstLine="0"/>
            </w:pPr>
            <w:r>
              <w:t>72.11 (21.22)</w:t>
            </w:r>
          </w:p>
        </w:tc>
        <w:tc>
          <w:tcPr>
            <w:tcW w:w="1701" w:type="dxa"/>
            <w:tcBorders>
              <w:bottom w:val="single" w:sz="12" w:space="0" w:color="auto"/>
            </w:tcBorders>
          </w:tcPr>
          <w:p w14:paraId="20EFA6A0" w14:textId="3907CD67" w:rsidR="00BB064F" w:rsidRDefault="00BB064F" w:rsidP="00F64F57">
            <w:pPr>
              <w:ind w:firstLine="0"/>
            </w:pPr>
            <w:r>
              <w:t>49 (29.68)</w:t>
            </w:r>
          </w:p>
        </w:tc>
        <w:tc>
          <w:tcPr>
            <w:tcW w:w="709" w:type="dxa"/>
            <w:tcBorders>
              <w:bottom w:val="single" w:sz="12" w:space="0" w:color="auto"/>
            </w:tcBorders>
          </w:tcPr>
          <w:p w14:paraId="24D812C1" w14:textId="28EE6244" w:rsidR="00BB064F" w:rsidRDefault="00BB064F" w:rsidP="00F64F57">
            <w:pPr>
              <w:ind w:firstLine="0"/>
            </w:pPr>
            <w:r>
              <w:t>1.82</w:t>
            </w:r>
          </w:p>
        </w:tc>
        <w:tc>
          <w:tcPr>
            <w:tcW w:w="992" w:type="dxa"/>
            <w:tcBorders>
              <w:bottom w:val="single" w:sz="12" w:space="0" w:color="auto"/>
            </w:tcBorders>
          </w:tcPr>
          <w:p w14:paraId="10544CA9" w14:textId="2ABEB207" w:rsidR="00BB064F" w:rsidRDefault="00BB064F" w:rsidP="00F64F57">
            <w:pPr>
              <w:ind w:firstLine="0"/>
            </w:pPr>
            <w:r>
              <w:t>0.090</w:t>
            </w:r>
          </w:p>
        </w:tc>
        <w:tc>
          <w:tcPr>
            <w:tcW w:w="1702" w:type="dxa"/>
            <w:tcBorders>
              <w:bottom w:val="single" w:sz="12" w:space="0" w:color="auto"/>
            </w:tcBorders>
          </w:tcPr>
          <w:p w14:paraId="0D0D9B02" w14:textId="53E1CF68" w:rsidR="00BB064F" w:rsidRDefault="00BB064F" w:rsidP="00F64F57">
            <w:pPr>
              <w:ind w:firstLine="0"/>
            </w:pPr>
            <w:r>
              <w:t>-50.34, 4.12</w:t>
            </w:r>
          </w:p>
        </w:tc>
      </w:tr>
      <w:tr w:rsidR="00114D69" w14:paraId="4065AA03" w14:textId="77777777" w:rsidTr="00422967">
        <w:trPr>
          <w:trHeight w:val="490"/>
        </w:trPr>
        <w:tc>
          <w:tcPr>
            <w:tcW w:w="8931" w:type="dxa"/>
            <w:gridSpan w:val="6"/>
            <w:tcBorders>
              <w:top w:val="single" w:sz="12" w:space="0" w:color="auto"/>
            </w:tcBorders>
          </w:tcPr>
          <w:p w14:paraId="26E08F47" w14:textId="33FDABEF" w:rsidR="00114D69" w:rsidRDefault="00114D69" w:rsidP="00F64F57">
            <w:pPr>
              <w:spacing w:line="240" w:lineRule="auto"/>
              <w:ind w:firstLine="0"/>
              <w:rPr>
                <w:sz w:val="22"/>
                <w:szCs w:val="22"/>
              </w:rPr>
            </w:pPr>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E41E7B">
              <w:rPr>
                <w:sz w:val="22"/>
                <w:szCs w:val="22"/>
              </w:rPr>
              <w:t>.</w:t>
            </w:r>
          </w:p>
          <w:p w14:paraId="162FBCAB" w14:textId="43752274" w:rsidR="00127577" w:rsidRDefault="00127577" w:rsidP="00F64F57">
            <w:pPr>
              <w:spacing w:line="240" w:lineRule="auto"/>
              <w:ind w:firstLine="0"/>
            </w:pPr>
            <w:r>
              <w:t xml:space="preserve">* </w:t>
            </w:r>
            <w:r w:rsidR="000B6BF5">
              <w:t xml:space="preserve">p </w:t>
            </w:r>
            <w:r>
              <w:t>&lt; 0.05</w:t>
            </w:r>
            <w:r w:rsidR="00676400">
              <w:t>.</w:t>
            </w:r>
          </w:p>
        </w:tc>
      </w:tr>
    </w:tbl>
    <w:p w14:paraId="0C243F2D" w14:textId="77777777" w:rsidR="00D2286A" w:rsidRDefault="00D2286A" w:rsidP="005E08B6">
      <w:pPr>
        <w:spacing w:line="480" w:lineRule="auto"/>
        <w:ind w:firstLine="0"/>
        <w:jc w:val="left"/>
      </w:pPr>
    </w:p>
    <w:p w14:paraId="163DB15D" w14:textId="200D3149" w:rsidR="00D31803" w:rsidRDefault="00D31803" w:rsidP="00422967">
      <w:pPr>
        <w:pStyle w:val="Caption"/>
        <w:keepNext/>
      </w:pPr>
      <w:bookmarkStart w:id="183" w:name="_Ref114130105"/>
      <w:r>
        <w:t xml:space="preserve">Supplementary Table </w:t>
      </w:r>
      <w:fldSimple w:instr=" SEQ Supplementary_Table \* ARABIC ">
        <w:r>
          <w:rPr>
            <w:noProof/>
          </w:rPr>
          <w:t>2</w:t>
        </w:r>
      </w:fldSimple>
      <w:bookmarkEnd w:id="183"/>
      <w:r>
        <w:t xml:space="preserve">. </w:t>
      </w:r>
      <w:r w:rsidR="00143868">
        <w:t>Comparison of the number of excluded trials in Experiment 4 between the reaching session and the keyboard session</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0A428B" w14:paraId="152B21CD" w14:textId="77777777" w:rsidTr="00F64F57">
        <w:trPr>
          <w:trHeight w:val="510"/>
        </w:trPr>
        <w:tc>
          <w:tcPr>
            <w:tcW w:w="2126" w:type="dxa"/>
            <w:tcBorders>
              <w:top w:val="single" w:sz="12" w:space="0" w:color="auto"/>
            </w:tcBorders>
          </w:tcPr>
          <w:p w14:paraId="45F78E79" w14:textId="77777777" w:rsidR="000A428B" w:rsidRDefault="000A428B" w:rsidP="00F64F57">
            <w:pPr>
              <w:ind w:firstLine="0"/>
            </w:pPr>
          </w:p>
        </w:tc>
        <w:tc>
          <w:tcPr>
            <w:tcW w:w="1701" w:type="dxa"/>
            <w:tcBorders>
              <w:top w:val="single" w:sz="12" w:space="0" w:color="auto"/>
              <w:bottom w:val="single" w:sz="12" w:space="0" w:color="auto"/>
            </w:tcBorders>
          </w:tcPr>
          <w:p w14:paraId="4521910C" w14:textId="7A805E76" w:rsidR="000A428B" w:rsidRPr="00EA2CED" w:rsidRDefault="000A428B" w:rsidP="000A428B">
            <w:pPr>
              <w:ind w:firstLine="0"/>
              <w:jc w:val="center"/>
              <w:rPr>
                <w:b/>
                <w:bCs/>
              </w:rPr>
            </w:pPr>
            <w:r>
              <w:rPr>
                <w:b/>
                <w:bCs/>
              </w:rPr>
              <w:t>Reaching</w:t>
            </w:r>
          </w:p>
        </w:tc>
        <w:tc>
          <w:tcPr>
            <w:tcW w:w="1701" w:type="dxa"/>
            <w:tcBorders>
              <w:top w:val="single" w:sz="12" w:space="0" w:color="auto"/>
              <w:bottom w:val="single" w:sz="12" w:space="0" w:color="auto"/>
            </w:tcBorders>
          </w:tcPr>
          <w:p w14:paraId="33C65213" w14:textId="7C24B1A7" w:rsidR="000A428B" w:rsidRPr="00EA2CED" w:rsidRDefault="000A428B" w:rsidP="00422967">
            <w:pPr>
              <w:ind w:firstLine="0"/>
              <w:jc w:val="center"/>
              <w:rPr>
                <w:b/>
                <w:bCs/>
              </w:rPr>
            </w:pPr>
            <w:r>
              <w:rPr>
                <w:b/>
                <w:bCs/>
              </w:rPr>
              <w:t>Keyboard</w:t>
            </w:r>
          </w:p>
        </w:tc>
        <w:tc>
          <w:tcPr>
            <w:tcW w:w="709" w:type="dxa"/>
            <w:tcBorders>
              <w:top w:val="single" w:sz="12" w:space="0" w:color="auto"/>
            </w:tcBorders>
          </w:tcPr>
          <w:p w14:paraId="5A477F23" w14:textId="77777777" w:rsidR="000A428B" w:rsidRPr="00EA2CED" w:rsidRDefault="000A428B" w:rsidP="00F64F57">
            <w:pPr>
              <w:ind w:firstLine="0"/>
              <w:jc w:val="center"/>
              <w:rPr>
                <w:b/>
                <w:bCs/>
              </w:rPr>
            </w:pPr>
          </w:p>
        </w:tc>
        <w:tc>
          <w:tcPr>
            <w:tcW w:w="992" w:type="dxa"/>
            <w:tcBorders>
              <w:top w:val="single" w:sz="12" w:space="0" w:color="auto"/>
            </w:tcBorders>
          </w:tcPr>
          <w:p w14:paraId="03E55290" w14:textId="77777777" w:rsidR="000A428B" w:rsidRPr="00EA2CED" w:rsidRDefault="000A428B" w:rsidP="00F64F57">
            <w:pPr>
              <w:ind w:firstLine="0"/>
              <w:jc w:val="center"/>
              <w:rPr>
                <w:b/>
                <w:bCs/>
              </w:rPr>
            </w:pPr>
          </w:p>
        </w:tc>
        <w:tc>
          <w:tcPr>
            <w:tcW w:w="1702" w:type="dxa"/>
            <w:tcBorders>
              <w:top w:val="single" w:sz="12" w:space="0" w:color="auto"/>
            </w:tcBorders>
          </w:tcPr>
          <w:p w14:paraId="0F9D008F" w14:textId="77777777" w:rsidR="000A428B" w:rsidRDefault="000A428B" w:rsidP="00F64F57">
            <w:pPr>
              <w:ind w:firstLine="0"/>
            </w:pPr>
          </w:p>
        </w:tc>
      </w:tr>
      <w:tr w:rsidR="000A428B" w14:paraId="0898FD5A" w14:textId="77777777" w:rsidTr="00F64F57">
        <w:trPr>
          <w:trHeight w:val="254"/>
        </w:trPr>
        <w:tc>
          <w:tcPr>
            <w:tcW w:w="2126" w:type="dxa"/>
            <w:tcBorders>
              <w:bottom w:val="single" w:sz="12" w:space="0" w:color="auto"/>
            </w:tcBorders>
          </w:tcPr>
          <w:p w14:paraId="32BC83A0" w14:textId="77777777" w:rsidR="000A428B" w:rsidRPr="00EA2CED" w:rsidRDefault="000A428B" w:rsidP="00F64F57">
            <w:pPr>
              <w:ind w:firstLine="0"/>
              <w:rPr>
                <w:b/>
                <w:bCs/>
              </w:rPr>
            </w:pPr>
          </w:p>
        </w:tc>
        <w:tc>
          <w:tcPr>
            <w:tcW w:w="1701" w:type="dxa"/>
            <w:tcBorders>
              <w:top w:val="single" w:sz="12" w:space="0" w:color="auto"/>
              <w:bottom w:val="single" w:sz="12" w:space="0" w:color="auto"/>
            </w:tcBorders>
          </w:tcPr>
          <w:p w14:paraId="051255EA" w14:textId="77777777" w:rsidR="000A428B" w:rsidRPr="00EA2CED" w:rsidRDefault="000A428B" w:rsidP="00F64F57">
            <w:pPr>
              <w:ind w:firstLine="0"/>
              <w:rPr>
                <w:b/>
                <w:bCs/>
              </w:rPr>
            </w:pPr>
            <w:r>
              <w:rPr>
                <w:b/>
                <w:bCs/>
              </w:rPr>
              <w:t>M (SD)</w:t>
            </w:r>
          </w:p>
        </w:tc>
        <w:tc>
          <w:tcPr>
            <w:tcW w:w="1701" w:type="dxa"/>
            <w:tcBorders>
              <w:top w:val="single" w:sz="12" w:space="0" w:color="auto"/>
              <w:bottom w:val="single" w:sz="12" w:space="0" w:color="auto"/>
            </w:tcBorders>
          </w:tcPr>
          <w:p w14:paraId="2B769BBF" w14:textId="77777777" w:rsidR="000A428B" w:rsidRPr="00EA2CED" w:rsidRDefault="000A428B" w:rsidP="00F64F57">
            <w:pPr>
              <w:ind w:firstLine="0"/>
              <w:rPr>
                <w:b/>
                <w:bCs/>
              </w:rPr>
            </w:pPr>
            <w:r>
              <w:rPr>
                <w:b/>
                <w:bCs/>
              </w:rPr>
              <w:t>M (SD)</w:t>
            </w:r>
          </w:p>
        </w:tc>
        <w:tc>
          <w:tcPr>
            <w:tcW w:w="709" w:type="dxa"/>
            <w:tcBorders>
              <w:bottom w:val="single" w:sz="12" w:space="0" w:color="auto"/>
            </w:tcBorders>
          </w:tcPr>
          <w:p w14:paraId="0041A889" w14:textId="14017510" w:rsidR="000A428B" w:rsidRPr="00EA2CED" w:rsidRDefault="000A428B" w:rsidP="00F64F57">
            <w:pPr>
              <w:ind w:firstLine="0"/>
              <w:rPr>
                <w:b/>
                <w:bCs/>
              </w:rPr>
            </w:pPr>
            <w:r>
              <w:rPr>
                <w:b/>
                <w:bCs/>
              </w:rPr>
              <w:t>t(</w:t>
            </w:r>
            <w:r w:rsidR="00AB69B6">
              <w:rPr>
                <w:b/>
                <w:bCs/>
              </w:rPr>
              <w:t>29</w:t>
            </w:r>
            <w:r>
              <w:rPr>
                <w:b/>
                <w:bCs/>
              </w:rPr>
              <w:t>)</w:t>
            </w:r>
          </w:p>
        </w:tc>
        <w:tc>
          <w:tcPr>
            <w:tcW w:w="992" w:type="dxa"/>
            <w:tcBorders>
              <w:bottom w:val="single" w:sz="12" w:space="0" w:color="auto"/>
            </w:tcBorders>
          </w:tcPr>
          <w:p w14:paraId="71EB4172" w14:textId="77777777" w:rsidR="000A428B" w:rsidRPr="00EA2CED" w:rsidRDefault="000A428B" w:rsidP="00F64F57">
            <w:pPr>
              <w:ind w:firstLine="0"/>
              <w:rPr>
                <w:b/>
                <w:bCs/>
              </w:rPr>
            </w:pPr>
            <w:r>
              <w:rPr>
                <w:b/>
                <w:bCs/>
              </w:rPr>
              <w:t>p</w:t>
            </w:r>
          </w:p>
        </w:tc>
        <w:tc>
          <w:tcPr>
            <w:tcW w:w="1702" w:type="dxa"/>
            <w:tcBorders>
              <w:bottom w:val="single" w:sz="12" w:space="0" w:color="auto"/>
            </w:tcBorders>
          </w:tcPr>
          <w:p w14:paraId="693A9CA9" w14:textId="77777777" w:rsidR="000A428B" w:rsidRPr="00EA2CED" w:rsidRDefault="000A428B" w:rsidP="00F64F57">
            <w:pPr>
              <w:ind w:firstLine="0"/>
              <w:rPr>
                <w:b/>
                <w:bCs/>
              </w:rPr>
            </w:pPr>
            <w:r>
              <w:rPr>
                <w:b/>
                <w:bCs/>
              </w:rPr>
              <w:t>CI</w:t>
            </w:r>
          </w:p>
        </w:tc>
      </w:tr>
      <w:tr w:rsidR="000A428B" w14:paraId="47E47739" w14:textId="77777777" w:rsidTr="00F64F57">
        <w:trPr>
          <w:trHeight w:val="490"/>
        </w:trPr>
        <w:tc>
          <w:tcPr>
            <w:tcW w:w="2126" w:type="dxa"/>
          </w:tcPr>
          <w:p w14:paraId="45399106" w14:textId="77777777" w:rsidR="000A428B" w:rsidRPr="00EA2CED" w:rsidRDefault="000A428B" w:rsidP="00F64F57">
            <w:pPr>
              <w:ind w:firstLine="0"/>
              <w:rPr>
                <w:b/>
                <w:bCs/>
              </w:rPr>
            </w:pPr>
            <w:r>
              <w:rPr>
                <w:b/>
                <w:bCs/>
              </w:rPr>
              <w:t>Early responses</w:t>
            </w:r>
          </w:p>
        </w:tc>
        <w:tc>
          <w:tcPr>
            <w:tcW w:w="1701" w:type="dxa"/>
          </w:tcPr>
          <w:p w14:paraId="4C7D7303" w14:textId="26B59AA4" w:rsidR="000A428B" w:rsidRDefault="0082355E" w:rsidP="00F64F57">
            <w:pPr>
              <w:ind w:firstLine="0"/>
            </w:pPr>
            <w:r>
              <w:t xml:space="preserve">23.26 </w:t>
            </w:r>
            <w:r w:rsidR="00AB69B6">
              <w:t>(</w:t>
            </w:r>
            <w:r>
              <w:t>19.79</w:t>
            </w:r>
            <w:r w:rsidR="00AB69B6">
              <w:t>)</w:t>
            </w:r>
          </w:p>
        </w:tc>
        <w:tc>
          <w:tcPr>
            <w:tcW w:w="1701" w:type="dxa"/>
          </w:tcPr>
          <w:p w14:paraId="03B22025" w14:textId="5E0FF787" w:rsidR="000A428B" w:rsidRDefault="0082355E" w:rsidP="00F64F57">
            <w:pPr>
              <w:ind w:firstLine="0"/>
            </w:pPr>
            <w:r>
              <w:t xml:space="preserve">0 </w:t>
            </w:r>
            <w:r w:rsidR="00AB69B6">
              <w:t>(</w:t>
            </w:r>
            <w:r>
              <w:t>0</w:t>
            </w:r>
            <w:r w:rsidR="00AB69B6">
              <w:t>)</w:t>
            </w:r>
          </w:p>
        </w:tc>
        <w:tc>
          <w:tcPr>
            <w:tcW w:w="709" w:type="dxa"/>
          </w:tcPr>
          <w:p w14:paraId="6387EE0D" w14:textId="1C4062EB" w:rsidR="000A428B" w:rsidRDefault="0082355E" w:rsidP="00F64F57">
            <w:pPr>
              <w:ind w:firstLine="0"/>
            </w:pPr>
            <w:r>
              <w:t>6.43</w:t>
            </w:r>
          </w:p>
        </w:tc>
        <w:tc>
          <w:tcPr>
            <w:tcW w:w="992" w:type="dxa"/>
          </w:tcPr>
          <w:p w14:paraId="70C454EB" w14:textId="422890E8" w:rsidR="000A428B" w:rsidRDefault="0082355E" w:rsidP="00F64F57">
            <w:pPr>
              <w:ind w:firstLine="0"/>
            </w:pPr>
            <w:r>
              <w:t>&lt;0.001</w:t>
            </w:r>
          </w:p>
        </w:tc>
        <w:tc>
          <w:tcPr>
            <w:tcW w:w="1702" w:type="dxa"/>
          </w:tcPr>
          <w:p w14:paraId="36FAA04D" w14:textId="7AC2C469" w:rsidR="000A428B" w:rsidRDefault="00280401" w:rsidP="00F64F57">
            <w:pPr>
              <w:ind w:firstLine="0"/>
            </w:pPr>
            <w:r>
              <w:t>15.87</w:t>
            </w:r>
            <w:r w:rsidR="00AB69B6">
              <w:t>,</w:t>
            </w:r>
            <w:r>
              <w:t xml:space="preserve"> 30.65</w:t>
            </w:r>
          </w:p>
        </w:tc>
      </w:tr>
      <w:tr w:rsidR="000A428B" w14:paraId="28591C48" w14:textId="77777777" w:rsidTr="00F64F57">
        <w:trPr>
          <w:trHeight w:val="490"/>
        </w:trPr>
        <w:tc>
          <w:tcPr>
            <w:tcW w:w="2126" w:type="dxa"/>
          </w:tcPr>
          <w:p w14:paraId="22BEA9F7" w14:textId="77777777" w:rsidR="000A428B" w:rsidRPr="00EA2CED" w:rsidRDefault="000A428B" w:rsidP="00F64F57">
            <w:pPr>
              <w:ind w:firstLine="0"/>
              <w:rPr>
                <w:b/>
                <w:bCs/>
              </w:rPr>
            </w:pPr>
            <w:r>
              <w:rPr>
                <w:b/>
                <w:bCs/>
              </w:rPr>
              <w:t>Late responses</w:t>
            </w:r>
          </w:p>
        </w:tc>
        <w:tc>
          <w:tcPr>
            <w:tcW w:w="1701" w:type="dxa"/>
          </w:tcPr>
          <w:p w14:paraId="078B1D8F" w14:textId="591BF737" w:rsidR="000A428B" w:rsidRDefault="0082355E" w:rsidP="00F64F57">
            <w:pPr>
              <w:ind w:firstLine="0"/>
            </w:pPr>
            <w:r>
              <w:t xml:space="preserve">32.06 </w:t>
            </w:r>
            <w:r w:rsidR="00AB69B6">
              <w:t>(</w:t>
            </w:r>
            <w:r>
              <w:t>19.24</w:t>
            </w:r>
            <w:r w:rsidR="00AB69B6">
              <w:t>)</w:t>
            </w:r>
          </w:p>
        </w:tc>
        <w:tc>
          <w:tcPr>
            <w:tcW w:w="1701" w:type="dxa"/>
          </w:tcPr>
          <w:p w14:paraId="7EF9AC98" w14:textId="39B4D1A7" w:rsidR="000A428B" w:rsidRDefault="0082355E" w:rsidP="00F64F57">
            <w:pPr>
              <w:ind w:firstLine="0"/>
            </w:pPr>
            <w:r>
              <w:t xml:space="preserve">14.06 </w:t>
            </w:r>
            <w:r w:rsidR="00AB69B6">
              <w:t>(</w:t>
            </w:r>
            <w:r>
              <w:t>10.33</w:t>
            </w:r>
            <w:r w:rsidR="00AB69B6">
              <w:t>)</w:t>
            </w:r>
          </w:p>
        </w:tc>
        <w:tc>
          <w:tcPr>
            <w:tcW w:w="709" w:type="dxa"/>
          </w:tcPr>
          <w:p w14:paraId="4B5F4585" w14:textId="7309352D" w:rsidR="000A428B" w:rsidRDefault="0082355E" w:rsidP="00F64F57">
            <w:pPr>
              <w:ind w:firstLine="0"/>
            </w:pPr>
            <w:r>
              <w:t>4.71</w:t>
            </w:r>
          </w:p>
        </w:tc>
        <w:tc>
          <w:tcPr>
            <w:tcW w:w="992" w:type="dxa"/>
          </w:tcPr>
          <w:p w14:paraId="20FAD45D" w14:textId="65A91456" w:rsidR="000A428B" w:rsidRDefault="0082355E" w:rsidP="00F64F57">
            <w:pPr>
              <w:ind w:firstLine="0"/>
            </w:pPr>
            <w:r>
              <w:t>&lt;0.001</w:t>
            </w:r>
          </w:p>
        </w:tc>
        <w:tc>
          <w:tcPr>
            <w:tcW w:w="1702" w:type="dxa"/>
          </w:tcPr>
          <w:p w14:paraId="51B1AD7B" w14:textId="1EF14AC3" w:rsidR="000A428B" w:rsidRDefault="0082355E" w:rsidP="00F64F57">
            <w:pPr>
              <w:ind w:firstLine="0"/>
            </w:pPr>
            <w:r>
              <w:t>10.19</w:t>
            </w:r>
            <w:r w:rsidR="00AB69B6">
              <w:t>,</w:t>
            </w:r>
            <w:r>
              <w:t xml:space="preserve"> 25.80</w:t>
            </w:r>
          </w:p>
        </w:tc>
      </w:tr>
      <w:tr w:rsidR="000A428B" w14:paraId="383BD2A4" w14:textId="77777777" w:rsidTr="00F64F57">
        <w:trPr>
          <w:trHeight w:val="490"/>
        </w:trPr>
        <w:tc>
          <w:tcPr>
            <w:tcW w:w="2126" w:type="dxa"/>
            <w:tcBorders>
              <w:bottom w:val="single" w:sz="12" w:space="0" w:color="auto"/>
            </w:tcBorders>
          </w:tcPr>
          <w:p w14:paraId="02F756C3" w14:textId="77777777" w:rsidR="000A428B" w:rsidRPr="00EA2CED" w:rsidRDefault="000A428B" w:rsidP="00F64F57">
            <w:pPr>
              <w:ind w:firstLine="0"/>
              <w:rPr>
                <w:b/>
                <w:bCs/>
              </w:rPr>
            </w:pPr>
            <w:r>
              <w:rPr>
                <w:b/>
                <w:bCs/>
              </w:rPr>
              <w:t>Incorrect answers</w:t>
            </w:r>
          </w:p>
        </w:tc>
        <w:tc>
          <w:tcPr>
            <w:tcW w:w="1701" w:type="dxa"/>
            <w:tcBorders>
              <w:bottom w:val="single" w:sz="12" w:space="0" w:color="auto"/>
            </w:tcBorders>
          </w:tcPr>
          <w:p w14:paraId="65C819FB" w14:textId="2D62D06D" w:rsidR="000A428B" w:rsidRDefault="00280401" w:rsidP="00F64F57">
            <w:pPr>
              <w:ind w:firstLine="0"/>
            </w:pPr>
            <w:r>
              <w:t xml:space="preserve">21.90 </w:t>
            </w:r>
            <w:r w:rsidR="00AB69B6">
              <w:t>(</w:t>
            </w:r>
            <w:r>
              <w:t>12.33</w:t>
            </w:r>
            <w:r w:rsidR="00AB69B6">
              <w:t>)</w:t>
            </w:r>
          </w:p>
        </w:tc>
        <w:tc>
          <w:tcPr>
            <w:tcW w:w="1701" w:type="dxa"/>
            <w:tcBorders>
              <w:bottom w:val="single" w:sz="12" w:space="0" w:color="auto"/>
            </w:tcBorders>
          </w:tcPr>
          <w:p w14:paraId="4899934B" w14:textId="15B303F4" w:rsidR="000A428B" w:rsidRDefault="00280401" w:rsidP="00F64F57">
            <w:pPr>
              <w:ind w:firstLine="0"/>
            </w:pPr>
            <w:r>
              <w:t xml:space="preserve">36.13 </w:t>
            </w:r>
            <w:r w:rsidR="00AB69B6">
              <w:t>(</w:t>
            </w:r>
            <w:r>
              <w:t>15.29</w:t>
            </w:r>
            <w:r w:rsidR="00AB69B6">
              <w:t>)</w:t>
            </w:r>
          </w:p>
        </w:tc>
        <w:tc>
          <w:tcPr>
            <w:tcW w:w="709" w:type="dxa"/>
            <w:tcBorders>
              <w:bottom w:val="single" w:sz="12" w:space="0" w:color="auto"/>
            </w:tcBorders>
          </w:tcPr>
          <w:p w14:paraId="46B47E4F" w14:textId="754B9CE4" w:rsidR="000A428B" w:rsidRDefault="00280401" w:rsidP="00F64F57">
            <w:pPr>
              <w:ind w:firstLine="0"/>
            </w:pPr>
            <w:r>
              <w:t>6.31</w:t>
            </w:r>
          </w:p>
        </w:tc>
        <w:tc>
          <w:tcPr>
            <w:tcW w:w="992" w:type="dxa"/>
            <w:tcBorders>
              <w:bottom w:val="single" w:sz="12" w:space="0" w:color="auto"/>
            </w:tcBorders>
          </w:tcPr>
          <w:p w14:paraId="155E8347" w14:textId="1F06C30C" w:rsidR="000A428B" w:rsidRDefault="00280401" w:rsidP="00F64F57">
            <w:pPr>
              <w:ind w:firstLine="0"/>
            </w:pPr>
            <w:r>
              <w:t>&lt;0.001</w:t>
            </w:r>
          </w:p>
        </w:tc>
        <w:tc>
          <w:tcPr>
            <w:tcW w:w="1702" w:type="dxa"/>
            <w:tcBorders>
              <w:bottom w:val="single" w:sz="12" w:space="0" w:color="auto"/>
            </w:tcBorders>
          </w:tcPr>
          <w:p w14:paraId="65DF07D1" w14:textId="33DF6778" w:rsidR="000A428B" w:rsidRDefault="00280401" w:rsidP="00F64F57">
            <w:pPr>
              <w:ind w:firstLine="0"/>
            </w:pPr>
            <w:r>
              <w:t>-18.84</w:t>
            </w:r>
            <w:r w:rsidR="00AB69B6">
              <w:t>,</w:t>
            </w:r>
            <w:r>
              <w:t xml:space="preserve"> -9.62</w:t>
            </w:r>
          </w:p>
        </w:tc>
      </w:tr>
      <w:tr w:rsidR="000A428B" w14:paraId="349178DC" w14:textId="77777777" w:rsidTr="00F64F57">
        <w:trPr>
          <w:trHeight w:val="490"/>
        </w:trPr>
        <w:tc>
          <w:tcPr>
            <w:tcW w:w="8931" w:type="dxa"/>
            <w:gridSpan w:val="6"/>
            <w:tcBorders>
              <w:top w:val="single" w:sz="12" w:space="0" w:color="auto"/>
            </w:tcBorders>
          </w:tcPr>
          <w:p w14:paraId="0133A018" w14:textId="0B85DCF8" w:rsidR="000A428B" w:rsidRDefault="000A428B" w:rsidP="003A5F96">
            <w:pPr>
              <w:spacing w:line="240" w:lineRule="auto"/>
              <w:ind w:firstLine="0"/>
            </w:pPr>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676400">
              <w:rPr>
                <w:sz w:val="22"/>
                <w:szCs w:val="22"/>
              </w:rPr>
              <w:t>.</w:t>
            </w:r>
          </w:p>
        </w:tc>
      </w:tr>
    </w:tbl>
    <w:p w14:paraId="0BE09585" w14:textId="7BFA4001" w:rsidR="005F6361" w:rsidRDefault="005F6361" w:rsidP="005E08B6">
      <w:pPr>
        <w:spacing w:line="480" w:lineRule="auto"/>
        <w:ind w:firstLine="0"/>
        <w:jc w:val="left"/>
      </w:pPr>
      <w:r>
        <w:br w:type="page"/>
      </w:r>
    </w:p>
    <w:p w14:paraId="20D20597" w14:textId="5F7183C9" w:rsidR="00B00AED" w:rsidRDefault="00BB4D09" w:rsidP="005F6361">
      <w:pPr>
        <w:pStyle w:val="Heading2"/>
      </w:pPr>
      <w:bookmarkStart w:id="184" w:name="_Toc114137587"/>
      <w:r>
        <w:t>References</w:t>
      </w:r>
      <w:bookmarkEnd w:id="184"/>
    </w:p>
    <w:p w14:paraId="75219AAC" w14:textId="77777777" w:rsidR="004570E3" w:rsidRDefault="0003265E" w:rsidP="004570E3">
      <w:pPr>
        <w:pStyle w:val="Bibliography"/>
      </w:pPr>
      <w:r>
        <w:rPr>
          <w:lang w:eastAsia="ja-JP" w:bidi="ar-SA"/>
        </w:rPr>
        <w:fldChar w:fldCharType="begin"/>
      </w:r>
      <w:r>
        <w:rPr>
          <w:lang w:eastAsia="ja-JP" w:bidi="ar-SA"/>
        </w:rPr>
        <w:instrText xml:space="preserve"> ADDIN ZOTERO_BIBL {"uncited":[],"omitted":[],"custom":[]} CSL_BIBLIOGRAPHY </w:instrText>
      </w:r>
      <w:r>
        <w:rPr>
          <w:lang w:eastAsia="ja-JP" w:bidi="ar-SA"/>
        </w:rPr>
        <w:fldChar w:fldCharType="separate"/>
      </w:r>
      <w:r w:rsidR="004570E3">
        <w:t xml:space="preserve">Abrams, R. L., Klinger, M. R., &amp; Greenwald, A. G. (2002). Subliminal words activate semantic categories (not automated motor responses). </w:t>
      </w:r>
      <w:r w:rsidR="004570E3">
        <w:rPr>
          <w:i/>
          <w:iCs/>
        </w:rPr>
        <w:t>Psychonomic Bulletin &amp; Review</w:t>
      </w:r>
      <w:r w:rsidR="004570E3">
        <w:t xml:space="preserve">, </w:t>
      </w:r>
      <w:r w:rsidR="004570E3">
        <w:rPr>
          <w:i/>
          <w:iCs/>
        </w:rPr>
        <w:t>9</w:t>
      </w:r>
      <w:r w:rsidR="004570E3">
        <w:t>(1), 100–106. https://doi.org/10.3758/BF03196262</w:t>
      </w:r>
    </w:p>
    <w:p w14:paraId="25379DA4" w14:textId="77777777" w:rsidR="004570E3" w:rsidRDefault="004570E3" w:rsidP="004570E3">
      <w:pPr>
        <w:pStyle w:val="Bibliography"/>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61A75872" w14:textId="77777777" w:rsidR="004570E3" w:rsidRDefault="004570E3" w:rsidP="004570E3">
      <w:pPr>
        <w:pStyle w:val="Bibliography"/>
      </w:pPr>
      <w:r>
        <w:t xml:space="preserve">Almeida, J., Mahon, B. Z., Zapater-Raberov, V., Dziuba, A., Cabaço, T., Marques, J. F., &amp; Caramazza,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6BF8EC45" w14:textId="77777777" w:rsidR="004570E3" w:rsidRDefault="004570E3" w:rsidP="004570E3">
      <w:pPr>
        <w:pStyle w:val="Bibliography"/>
      </w:pPr>
      <w:r>
        <w:t xml:space="preserve">Almeida, J., Pajtas, P. E., Mahon, B. Z., Nakayama, K., &amp; Caramazza, A. (2013). Affect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478D119F" w14:textId="77777777" w:rsidR="004570E3" w:rsidRDefault="004570E3" w:rsidP="004570E3">
      <w:pPr>
        <w:pStyle w:val="Bibliography"/>
      </w:pPr>
      <w:r>
        <w:t xml:space="preserve">Avneon, M. (2018). Reexamining unconscious response priming_ A liminal-prime paradigm. </w:t>
      </w:r>
      <w:r>
        <w:rPr>
          <w:i/>
          <w:iCs/>
        </w:rPr>
        <w:t>Consciousness and Cognition</w:t>
      </w:r>
      <w:r>
        <w:t>, 17.</w:t>
      </w:r>
    </w:p>
    <w:p w14:paraId="09E9D2A9" w14:textId="77777777" w:rsidR="004570E3" w:rsidRDefault="004570E3" w:rsidP="004570E3">
      <w:pPr>
        <w:pStyle w:val="Bibliography"/>
      </w:pPr>
      <w:r>
        <w:t xml:space="preserve">Bogomolov, M., Peterson, C. B., Benjamini, Y., &amp; Sabatti, C. (2021). Hypotheses on a tree: New error rates and testing strategies. </w:t>
      </w:r>
      <w:r>
        <w:rPr>
          <w:i/>
          <w:iCs/>
        </w:rPr>
        <w:t>Biometrika</w:t>
      </w:r>
      <w:r>
        <w:t xml:space="preserve">, </w:t>
      </w:r>
      <w:r>
        <w:rPr>
          <w:i/>
          <w:iCs/>
        </w:rPr>
        <w:t>108</w:t>
      </w:r>
      <w:r>
        <w:t>(3), 575–590. https://doi.org/10.1093/biomet/asaa086</w:t>
      </w:r>
    </w:p>
    <w:p w14:paraId="6A436553" w14:textId="77777777" w:rsidR="004570E3" w:rsidRDefault="004570E3" w:rsidP="004570E3">
      <w:pPr>
        <w:pStyle w:val="Bibliography"/>
      </w:pPr>
      <w:r>
        <w:t xml:space="preserve">Bowers, K. S. (1982). </w:t>
      </w:r>
      <w:r>
        <w:rPr>
          <w:i/>
          <w:iCs/>
        </w:rPr>
        <w:t>On being unconsciously influenced and informed.</w:t>
      </w:r>
      <w:r>
        <w:t xml:space="preserve"> https://philpapers.org/rec/BOWOBU</w:t>
      </w:r>
    </w:p>
    <w:p w14:paraId="36930961" w14:textId="77777777" w:rsidR="004570E3" w:rsidRDefault="004570E3" w:rsidP="004570E3">
      <w:pPr>
        <w:pStyle w:val="Bibliography"/>
      </w:pPr>
      <w:r>
        <w:t xml:space="preserve">Brainard, D. H. (1997). The Psychophysics Toolbox. </w:t>
      </w:r>
      <w:r>
        <w:rPr>
          <w:i/>
          <w:iCs/>
        </w:rPr>
        <w:t>Spatial Vision</w:t>
      </w:r>
      <w:r>
        <w:t xml:space="preserve">, </w:t>
      </w:r>
      <w:r>
        <w:rPr>
          <w:i/>
          <w:iCs/>
        </w:rPr>
        <w:t>10</w:t>
      </w:r>
      <w:r>
        <w:t>(4), 433–436. https://doi.org/10.1163/156856897X00357</w:t>
      </w:r>
    </w:p>
    <w:p w14:paraId="41DB9B1D" w14:textId="77777777" w:rsidR="004570E3" w:rsidRDefault="004570E3" w:rsidP="004570E3">
      <w:pPr>
        <w:pStyle w:val="Bibliography"/>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20DA8F50" w14:textId="77777777" w:rsidR="004570E3" w:rsidRDefault="004570E3" w:rsidP="004570E3">
      <w:pPr>
        <w:pStyle w:val="Bibliography"/>
      </w:pPr>
      <w:r>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7BB8B97D" w14:textId="77777777" w:rsidR="004570E3" w:rsidRDefault="004570E3" w:rsidP="004570E3">
      <w:pPr>
        <w:pStyle w:val="Bibliography"/>
      </w:pPr>
      <w:r>
        <w:t xml:space="preserve">Burk, D., Ingram, J. N., Franklin, D. W., Shadlen, M. N., &amp; Wolpert, D. M. (2014). Motor Effort Alters Changes of Mind in Sensorimotor Decision Making. </w:t>
      </w:r>
      <w:r>
        <w:rPr>
          <w:i/>
          <w:iCs/>
        </w:rPr>
        <w:t>PLoS ONE</w:t>
      </w:r>
      <w:r>
        <w:t xml:space="preserve">, </w:t>
      </w:r>
      <w:r>
        <w:rPr>
          <w:i/>
          <w:iCs/>
        </w:rPr>
        <w:t>9</w:t>
      </w:r>
      <w:r>
        <w:t>(3), e92681. https://doi.org/10.1371/journal.pone.0092681</w:t>
      </w:r>
    </w:p>
    <w:p w14:paraId="78B0F0E9" w14:textId="77777777" w:rsidR="004570E3" w:rsidRDefault="004570E3" w:rsidP="004570E3">
      <w:pPr>
        <w:pStyle w:val="Bibliography"/>
      </w:pPr>
      <w:r>
        <w:t xml:space="preserve">Cressman, E. K., Franks, I. M., Enns, J. T., &amp; Chua, R. (2007). On-line control of pointing is modiﬁed by unseen visual shapes. </w:t>
      </w:r>
      <w:r>
        <w:rPr>
          <w:i/>
          <w:iCs/>
        </w:rPr>
        <w:t>Consciousness and Cognition</w:t>
      </w:r>
      <w:r>
        <w:t>, 11.</w:t>
      </w:r>
    </w:p>
    <w:p w14:paraId="37170844" w14:textId="77777777" w:rsidR="004570E3" w:rsidRDefault="004570E3" w:rsidP="004570E3">
      <w:pPr>
        <w:pStyle w:val="Bibliography"/>
      </w:pPr>
      <w:r>
        <w:t xml:space="preserve">Daltrozzo, J., Signoret, C., Tillmann, B., &amp; Perrin, F. (2011). Subliminal Semantic Priming in Speech. </w:t>
      </w:r>
      <w:r>
        <w:rPr>
          <w:i/>
          <w:iCs/>
        </w:rPr>
        <w:t>PLoS ONE</w:t>
      </w:r>
      <w:r>
        <w:t xml:space="preserve">, </w:t>
      </w:r>
      <w:r>
        <w:rPr>
          <w:i/>
          <w:iCs/>
        </w:rPr>
        <w:t>6</w:t>
      </w:r>
      <w:r>
        <w:t>(5), e20273. https://doi.org/10.1371/journal.pone.0020273</w:t>
      </w:r>
    </w:p>
    <w:p w14:paraId="09A4E8A8" w14:textId="77777777" w:rsidR="004570E3" w:rsidRDefault="004570E3" w:rsidP="004570E3">
      <w:pPr>
        <w:pStyle w:val="Bibliography"/>
      </w:pPr>
      <w:r>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167E213E" w14:textId="77777777" w:rsidR="004570E3" w:rsidRDefault="004570E3" w:rsidP="004570E3">
      <w:pPr>
        <w:pStyle w:val="Bibliography"/>
      </w:pPr>
      <w:r>
        <w:t xml:space="preserve">Dehaene, S., Naccache, L., Clec’H, G. L., Koechlin, E., Mueller, M., &amp; Dehaene-Lambertz, G. (1998). </w:t>
      </w:r>
      <w:r>
        <w:rPr>
          <w:i/>
          <w:iCs/>
        </w:rPr>
        <w:t>Imaging unconscious semantic priming</w:t>
      </w:r>
      <w:r>
        <w:t xml:space="preserve">. </w:t>
      </w:r>
      <w:r>
        <w:rPr>
          <w:i/>
          <w:iCs/>
        </w:rPr>
        <w:t>395</w:t>
      </w:r>
      <w:r>
        <w:t>, 4.</w:t>
      </w:r>
    </w:p>
    <w:p w14:paraId="7FCE0170" w14:textId="77777777" w:rsidR="004570E3" w:rsidRDefault="004570E3" w:rsidP="004570E3">
      <w:pPr>
        <w:pStyle w:val="Bibliography"/>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1D1A358D" w14:textId="77777777" w:rsidR="004570E3" w:rsidRDefault="004570E3" w:rsidP="004570E3">
      <w:pPr>
        <w:pStyle w:val="Bibliography"/>
      </w:pPr>
      <w:r>
        <w:t xml:space="preserve">Dell’Acqua, R., &amp; Grainger, J. (1999). Unconscious semantic priming from pictures. </w:t>
      </w:r>
      <w:r>
        <w:rPr>
          <w:i/>
          <w:iCs/>
        </w:rPr>
        <w:t>Cognition</w:t>
      </w:r>
      <w:r>
        <w:t xml:space="preserve">, </w:t>
      </w:r>
      <w:r>
        <w:rPr>
          <w:i/>
          <w:iCs/>
        </w:rPr>
        <w:t>73</w:t>
      </w:r>
      <w:r>
        <w:t>(1), B1–B15. https://doi.org/10.1016/S0010-0277(99)00049-9</w:t>
      </w:r>
    </w:p>
    <w:p w14:paraId="11853279" w14:textId="77777777" w:rsidR="004570E3" w:rsidRDefault="004570E3" w:rsidP="004570E3">
      <w:pPr>
        <w:pStyle w:val="Bibliography"/>
      </w:pPr>
      <w:r>
        <w:t xml:space="preserve">D’Errico, J. (2022). </w:t>
      </w:r>
      <w:r>
        <w:rPr>
          <w:i/>
          <w:iCs/>
        </w:rPr>
        <w:t>Inpaint_nans</w:t>
      </w:r>
      <w:r>
        <w:t>. MATLAB Central File Exchange. https://www.mathworks.com/matlabcentral/fileexchange/4551-inpaint_nans</w:t>
      </w:r>
    </w:p>
    <w:p w14:paraId="3DEE140A" w14:textId="77777777" w:rsidR="004570E3" w:rsidRDefault="004570E3" w:rsidP="004570E3">
      <w:pPr>
        <w:pStyle w:val="Bibliography"/>
      </w:pPr>
      <w:r>
        <w:t xml:space="preserve">Desmurget, M., Jordan, M., Prablanc, C., &amp; Jeannerod, M. (1997). Constrained and Unconstrained Movements Involve Different Control Strategies. </w:t>
      </w:r>
      <w:r>
        <w:rPr>
          <w:i/>
          <w:iCs/>
        </w:rPr>
        <w:t>Journal of Neurophysiology</w:t>
      </w:r>
      <w:r>
        <w:t xml:space="preserve">, </w:t>
      </w:r>
      <w:r>
        <w:rPr>
          <w:i/>
          <w:iCs/>
        </w:rPr>
        <w:t>77</w:t>
      </w:r>
      <w:r>
        <w:t>(3), 1644–1650. https://doi.org/10.1152/jn.1997.77.3.1644</w:t>
      </w:r>
    </w:p>
    <w:p w14:paraId="7183936E" w14:textId="77777777" w:rsidR="004570E3" w:rsidRDefault="004570E3" w:rsidP="004570E3">
      <w:pPr>
        <w:pStyle w:val="Bibliography"/>
      </w:pPr>
      <w:r>
        <w:t xml:space="preserve">Dotan, D., Meyniel, F., &amp; Dehaene, S. (2018). On-line confidence monitoring during decision making. </w:t>
      </w:r>
      <w:r>
        <w:rPr>
          <w:i/>
          <w:iCs/>
        </w:rPr>
        <w:t>Cognition</w:t>
      </w:r>
      <w:r>
        <w:t xml:space="preserve">, </w:t>
      </w:r>
      <w:r>
        <w:rPr>
          <w:i/>
          <w:iCs/>
        </w:rPr>
        <w:t>171</w:t>
      </w:r>
      <w:r>
        <w:t>, 112–121. https://doi.org/10.1016/j.cognition.2017.11.001</w:t>
      </w:r>
    </w:p>
    <w:p w14:paraId="5FBBCDF5" w14:textId="77777777" w:rsidR="004570E3" w:rsidRDefault="004570E3" w:rsidP="004570E3">
      <w:pPr>
        <w:pStyle w:val="Bibliography"/>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42D91887" w14:textId="77777777" w:rsidR="004570E3" w:rsidRDefault="004570E3" w:rsidP="004570E3">
      <w:pPr>
        <w:pStyle w:val="Bibliography"/>
      </w:pPr>
      <w:r>
        <w:t xml:space="preserve">Eriksen, C. W. (1960). Discrimination and learning without awareness: A methodological survey and evaluation. </w:t>
      </w:r>
      <w:r>
        <w:rPr>
          <w:i/>
          <w:iCs/>
        </w:rPr>
        <w:t>Psychological Review</w:t>
      </w:r>
      <w:r>
        <w:t xml:space="preserve">, </w:t>
      </w:r>
      <w:r>
        <w:rPr>
          <w:i/>
          <w:iCs/>
        </w:rPr>
        <w:t>67</w:t>
      </w:r>
      <w:r>
        <w:t>(5), 279–300. https://doi.org/10.1037/h0041622</w:t>
      </w:r>
    </w:p>
    <w:p w14:paraId="1D8EDBCC" w14:textId="77777777" w:rsidR="004570E3" w:rsidRDefault="004570E3" w:rsidP="004570E3">
      <w:pPr>
        <w:pStyle w:val="Bibliography"/>
      </w:pPr>
      <w:r>
        <w:t xml:space="preserve">Everitt, B. S., &amp; Skrondal, A. (2010). </w:t>
      </w:r>
      <w:r>
        <w:rPr>
          <w:i/>
          <w:iCs/>
        </w:rPr>
        <w:t>The Cambridge dictionary of statistics</w:t>
      </w:r>
      <w:r>
        <w:t>. http://196.43.179.6:8080/xmlui/handle/123456789/1213</w:t>
      </w:r>
    </w:p>
    <w:p w14:paraId="0C92D20B" w14:textId="77777777" w:rsidR="004570E3" w:rsidRDefault="004570E3" w:rsidP="004570E3">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7790948F" w14:textId="77777777" w:rsidR="004570E3" w:rsidRDefault="004570E3" w:rsidP="004570E3">
      <w:pPr>
        <w:pStyle w:val="Bibliography"/>
      </w:pPr>
      <w:r>
        <w:t xml:space="preserve">Farmer, T. A., Cargill, S. A., &amp; Spivey, M. J. (2007). Gradiency and Visual Context in Syntactic Garden-Paths. </w:t>
      </w:r>
      <w:r>
        <w:rPr>
          <w:i/>
          <w:iCs/>
        </w:rPr>
        <w:t>Journal of Memory and Language</w:t>
      </w:r>
      <w:r>
        <w:t xml:space="preserve">, </w:t>
      </w:r>
      <w:r>
        <w:rPr>
          <w:i/>
          <w:iCs/>
        </w:rPr>
        <w:t>57</w:t>
      </w:r>
      <w:r>
        <w:t>(4), 570–595. https://doi.org/10.1016/j.jml.2007.04.003</w:t>
      </w:r>
    </w:p>
    <w:p w14:paraId="00A0245E" w14:textId="77777777" w:rsidR="004570E3" w:rsidRDefault="004570E3" w:rsidP="004570E3">
      <w:pPr>
        <w:pStyle w:val="Bibliography"/>
      </w:pPr>
      <w:r>
        <w:t xml:space="preserve">Faul, F., Erdfelder,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1A9FEBB7" w14:textId="77777777" w:rsidR="004570E3" w:rsidRDefault="004570E3" w:rsidP="004570E3">
      <w:pPr>
        <w:pStyle w:val="Bibliography"/>
      </w:pPr>
      <w:r>
        <w:t xml:space="preserve">Faul, F., Erdfelder,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04227C7D" w14:textId="77777777" w:rsidR="004570E3" w:rsidRDefault="004570E3" w:rsidP="004570E3">
      <w:pPr>
        <w:pStyle w:val="Bibliography"/>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3A0E7E72" w14:textId="77777777" w:rsidR="004570E3" w:rsidRDefault="004570E3" w:rsidP="004570E3">
      <w:pPr>
        <w:pStyle w:val="Bibliography"/>
      </w:pPr>
      <w:r>
        <w:t xml:space="preserve">Finkbeiner, M., &amp; Friedman, J. (2011). The Flexibility of Nonconsciously Deployed Cognitive Processes: Evidence from Masked Congruence Priming. </w:t>
      </w:r>
      <w:r>
        <w:rPr>
          <w:i/>
          <w:iCs/>
        </w:rPr>
        <w:t>PLoS ONE</w:t>
      </w:r>
      <w:r>
        <w:t xml:space="preserve">, </w:t>
      </w:r>
      <w:r>
        <w:rPr>
          <w:i/>
          <w:iCs/>
        </w:rPr>
        <w:t>6</w:t>
      </w:r>
      <w:r>
        <w:t>(2), e17095. https://doi.org/10.1371/journal.pone.0017095</w:t>
      </w:r>
    </w:p>
    <w:p w14:paraId="5915B1FE" w14:textId="77777777" w:rsidR="004570E3" w:rsidRDefault="004570E3" w:rsidP="004570E3">
      <w:pPr>
        <w:pStyle w:val="Bibliography"/>
      </w:pPr>
      <w:r>
        <w:t xml:space="preserve">Finkbeiner, M., Song, J.-H., Nakayama, K., &amp; Caramazza, A. (2008). Engaging the motor system with masked orthographic primes: A kinematic analysis. </w:t>
      </w:r>
      <w:r>
        <w:rPr>
          <w:i/>
          <w:iCs/>
        </w:rPr>
        <w:t>Visual Cognition</w:t>
      </w:r>
      <w:r>
        <w:t xml:space="preserve">, </w:t>
      </w:r>
      <w:r>
        <w:rPr>
          <w:i/>
          <w:iCs/>
        </w:rPr>
        <w:t>16</w:t>
      </w:r>
      <w:r>
        <w:t>(1), 11–22. https://doi.org/10.1080/13506280701203838</w:t>
      </w:r>
    </w:p>
    <w:p w14:paraId="305A45E0" w14:textId="77777777" w:rsidR="004570E3" w:rsidRDefault="004570E3" w:rsidP="004570E3">
      <w:pPr>
        <w:pStyle w:val="Bibliography"/>
      </w:pPr>
      <w:r>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12376BBC" w14:textId="77777777" w:rsidR="004570E3" w:rsidRDefault="004570E3" w:rsidP="004570E3">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732CB81A" w14:textId="77777777" w:rsidR="004570E3" w:rsidRDefault="004570E3" w:rsidP="004570E3">
      <w:pPr>
        <w:pStyle w:val="Bibliography"/>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https://doi.org/10.5096/ASCS200916</w:t>
      </w:r>
    </w:p>
    <w:p w14:paraId="159FAF1D" w14:textId="77777777" w:rsidR="004570E3" w:rsidRDefault="004570E3" w:rsidP="004570E3">
      <w:pPr>
        <w:pStyle w:val="Bibliography"/>
      </w:pPr>
      <w:r>
        <w:t xml:space="preserve">Frost, R., &amp; Plaut, D. (2005). </w:t>
      </w:r>
      <w:r>
        <w:rPr>
          <w:i/>
          <w:iCs/>
        </w:rPr>
        <w:t>The word-frequency database for printed Hebrew</w:t>
      </w:r>
      <w:r>
        <w:t>. http://word-freq.huji.ac.il/index.html</w:t>
      </w:r>
    </w:p>
    <w:p w14:paraId="2A0DB424" w14:textId="77777777" w:rsidR="004570E3" w:rsidRDefault="004570E3" w:rsidP="004570E3">
      <w:pPr>
        <w:pStyle w:val="Bibliography"/>
      </w:pPr>
      <w:r>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6AC4A34A" w14:textId="77777777" w:rsidR="004570E3" w:rsidRDefault="004570E3" w:rsidP="004570E3">
      <w:pPr>
        <w:pStyle w:val="Bibliography"/>
      </w:pPr>
      <w:r>
        <w:t xml:space="preserve">Greenwald, A. G., Draine, S. C., &amp; Abrams, R. L. (1996). Three Cognitive Markers of Unconscious Semantic Activation. </w:t>
      </w:r>
      <w:r>
        <w:rPr>
          <w:i/>
          <w:iCs/>
        </w:rPr>
        <w:t>Science</w:t>
      </w:r>
      <w:r>
        <w:t xml:space="preserve">, </w:t>
      </w:r>
      <w:r>
        <w:rPr>
          <w:i/>
          <w:iCs/>
        </w:rPr>
        <w:t>273</w:t>
      </w:r>
      <w:r>
        <w:t>(5282), 1699–1702. https://doi.org/10.1126/science.273.5282.1699</w:t>
      </w:r>
    </w:p>
    <w:p w14:paraId="14B94266" w14:textId="77777777" w:rsidR="004570E3" w:rsidRDefault="004570E3" w:rsidP="004570E3">
      <w:pPr>
        <w:pStyle w:val="Bibliography"/>
      </w:pPr>
      <w:r>
        <w:t xml:space="preserve">Hannula, D. E., Simons, D. J., &amp; Cohen, N. J. (2005). Imaging implicit perception: Promise and pitfalls. </w:t>
      </w:r>
      <w:r>
        <w:rPr>
          <w:i/>
          <w:iCs/>
        </w:rPr>
        <w:t>Nature Reviews. Neuroscience</w:t>
      </w:r>
      <w:r>
        <w:t xml:space="preserve">, </w:t>
      </w:r>
      <w:r>
        <w:rPr>
          <w:i/>
          <w:iCs/>
        </w:rPr>
        <w:t>6</w:t>
      </w:r>
      <w:r>
        <w:t>(3), 247–255. https://doi.org/10.1038/nrn1630</w:t>
      </w:r>
    </w:p>
    <w:p w14:paraId="223507EA" w14:textId="77777777" w:rsidR="004570E3" w:rsidRDefault="004570E3" w:rsidP="004570E3">
      <w:pPr>
        <w:pStyle w:val="Bibliography"/>
      </w:pPr>
      <w:r>
        <w:t xml:space="preserve">Hassin, R. R. (2013). Yes It Can: On the Functional Abilities of the Human Unconscious. </w:t>
      </w:r>
      <w:r>
        <w:rPr>
          <w:i/>
          <w:iCs/>
        </w:rPr>
        <w:t>Perspectives on Psychological Science</w:t>
      </w:r>
      <w:r>
        <w:t xml:space="preserve">, </w:t>
      </w:r>
      <w:r>
        <w:rPr>
          <w:i/>
          <w:iCs/>
        </w:rPr>
        <w:t>8</w:t>
      </w:r>
      <w:r>
        <w:t>(2), 195–207. https://doi.org/10.1177/1745691612460684</w:t>
      </w:r>
    </w:p>
    <w:p w14:paraId="677D7313" w14:textId="77777777" w:rsidR="004570E3" w:rsidRDefault="004570E3" w:rsidP="004570E3">
      <w:pPr>
        <w:pStyle w:val="Bibliography"/>
      </w:pPr>
      <w:r>
        <w:t xml:space="preserve">Heller, K., Chapman, C. S., &amp; Mudrik, L. (2022). </w:t>
      </w:r>
      <w:r>
        <w:rPr>
          <w:i/>
          <w:iCs/>
        </w:rPr>
        <w:t>Show some sensitivity! Using motion tracking to improve unconscious measures—Addendum 07.08.22</w:t>
      </w:r>
      <w:r>
        <w:t>. https://osf.io/8dsvp</w:t>
      </w:r>
    </w:p>
    <w:p w14:paraId="52B47C4A" w14:textId="77777777" w:rsidR="004570E3" w:rsidRDefault="004570E3" w:rsidP="004570E3">
      <w:pPr>
        <w:pStyle w:val="Bibliography"/>
      </w:pPr>
      <w:r>
        <w:t xml:space="preserve">Hesselmann, G., &amp; Moors, P. (2015). Definitely maybe: Can unconscious processes perform the same functions as conscious processes? </w:t>
      </w:r>
      <w:r>
        <w:rPr>
          <w:i/>
          <w:iCs/>
        </w:rPr>
        <w:t>Frontiers in Psychology</w:t>
      </w:r>
      <w:r>
        <w:t xml:space="preserve">, </w:t>
      </w:r>
      <w:r>
        <w:rPr>
          <w:i/>
          <w:iCs/>
        </w:rPr>
        <w:t>6</w:t>
      </w:r>
      <w:r>
        <w:t>. https://doi.org/10.3389/fpsyg.2015.00584</w:t>
      </w:r>
    </w:p>
    <w:p w14:paraId="7110FB4C" w14:textId="77777777" w:rsidR="004570E3" w:rsidRDefault="004570E3" w:rsidP="004570E3">
      <w:pPr>
        <w:pStyle w:val="Bibliography"/>
      </w:pPr>
      <w:r>
        <w:t xml:space="preserve">Heyman, T., &amp; Moors, P. (2014). Frequent Words Do Not Break Continuous Flash Suppression Differently from Infrequent or Nonexistent Words: Implications for Semantic Processing of Words in the Absence of Awareness. </w:t>
      </w:r>
      <w:r>
        <w:rPr>
          <w:i/>
          <w:iCs/>
        </w:rPr>
        <w:t>PLOS ONE</w:t>
      </w:r>
      <w:r>
        <w:t xml:space="preserve">, </w:t>
      </w:r>
      <w:r>
        <w:rPr>
          <w:i/>
          <w:iCs/>
        </w:rPr>
        <w:t>9</w:t>
      </w:r>
      <w:r>
        <w:t>(8), e104719. https://doi.org/10.1371/journal.pone.0104719</w:t>
      </w:r>
    </w:p>
    <w:p w14:paraId="33857956" w14:textId="77777777" w:rsidR="004570E3" w:rsidRDefault="004570E3" w:rsidP="004570E3">
      <w:pPr>
        <w:pStyle w:val="Bibliography"/>
      </w:pPr>
      <w:r>
        <w:t xml:space="preserve">Holland, R. W., Hendriks, M., &amp; Aarts, H. (2005). Smells Like Clean Spirit: Nonconscious Effects of Scent on Cognition and Behavior. </w:t>
      </w:r>
      <w:r>
        <w:rPr>
          <w:i/>
          <w:iCs/>
        </w:rPr>
        <w:t>Psychological Science</w:t>
      </w:r>
      <w:r>
        <w:t xml:space="preserve">, </w:t>
      </w:r>
      <w:r>
        <w:rPr>
          <w:i/>
          <w:iCs/>
        </w:rPr>
        <w:t>16</w:t>
      </w:r>
      <w:r>
        <w:t>(9), 689–693. https://doi.org/10.1111/j.1467-9280.2005.01597.x</w:t>
      </w:r>
    </w:p>
    <w:p w14:paraId="228CB348" w14:textId="77777777" w:rsidR="004570E3" w:rsidRDefault="004570E3" w:rsidP="004570E3">
      <w:pPr>
        <w:pStyle w:val="Bibliography"/>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0AC69F3C" w14:textId="77777777" w:rsidR="004570E3" w:rsidRDefault="004570E3" w:rsidP="004570E3">
      <w:pPr>
        <w:pStyle w:val="Bibliography"/>
      </w:pPr>
      <w:r>
        <w:t xml:space="preserve">Kanwisher, N., McDermott, J., &amp; Chun, M. M. (1997). The Fusiform Face Area: A Module in Human Extrastriate Cortex Specialized for Face Perception. </w:t>
      </w:r>
      <w:r>
        <w:rPr>
          <w:i/>
          <w:iCs/>
        </w:rPr>
        <w:t>Journal of Neuroscience</w:t>
      </w:r>
      <w:r>
        <w:t xml:space="preserve">, </w:t>
      </w:r>
      <w:r>
        <w:rPr>
          <w:i/>
          <w:iCs/>
        </w:rPr>
        <w:t>17</w:t>
      </w:r>
      <w:r>
        <w:t>(11), 4302–4311. https://doi.org/10.1523/JNEUROSCI.17-11-04302.1997</w:t>
      </w:r>
    </w:p>
    <w:p w14:paraId="00D77E9E" w14:textId="77777777" w:rsidR="004570E3" w:rsidRDefault="004570E3" w:rsidP="004570E3">
      <w:pPr>
        <w:pStyle w:val="Bibliography"/>
      </w:pPr>
      <w:r>
        <w:t xml:space="preserve">Kappers, A. M. L., &amp; Bergmann Tiest, W. M. (2013). Haptic perception. </w:t>
      </w:r>
      <w:r>
        <w:rPr>
          <w:i/>
          <w:iCs/>
        </w:rPr>
        <w:t>Wiley Interdisciplinary Reviews: Cognitive Science</w:t>
      </w:r>
      <w:r>
        <w:t xml:space="preserve">, </w:t>
      </w:r>
      <w:r>
        <w:rPr>
          <w:i/>
          <w:iCs/>
        </w:rPr>
        <w:t>4</w:t>
      </w:r>
      <w:r>
        <w:t>(4), 357–374. https://doi.org/10.1002/wcs.1238</w:t>
      </w:r>
    </w:p>
    <w:p w14:paraId="66212141" w14:textId="77777777" w:rsidR="004570E3" w:rsidRDefault="004570E3" w:rsidP="004570E3">
      <w:pPr>
        <w:pStyle w:val="Bibliography"/>
      </w:pPr>
      <w:r>
        <w:t xml:space="preserve">Karpinski, A., Briggs, J. C., &amp; Yale, M. (2019). A direct replication: Unconscious arithmetic processing. </w:t>
      </w:r>
      <w:r>
        <w:rPr>
          <w:i/>
          <w:iCs/>
        </w:rPr>
        <w:t>European Journal of Social Psychology</w:t>
      </w:r>
      <w:r>
        <w:t xml:space="preserve">, </w:t>
      </w:r>
      <w:r>
        <w:rPr>
          <w:i/>
          <w:iCs/>
        </w:rPr>
        <w:t>49</w:t>
      </w:r>
      <w:r>
        <w:t>, 637–644. https://doi.org/10.1002/ejsp.2390</w:t>
      </w:r>
    </w:p>
    <w:p w14:paraId="20059AC0" w14:textId="77777777" w:rsidR="004570E3" w:rsidRDefault="004570E3" w:rsidP="004570E3">
      <w:pPr>
        <w:pStyle w:val="Bibliography"/>
      </w:pPr>
      <w:r>
        <w:t xml:space="preserve">Kihlstrom, J. F. (1987). The Cognitive Unconscious. </w:t>
      </w:r>
      <w:r>
        <w:rPr>
          <w:i/>
          <w:iCs/>
        </w:rPr>
        <w:t>Science</w:t>
      </w:r>
      <w:r>
        <w:t xml:space="preserve">, </w:t>
      </w:r>
      <w:r>
        <w:rPr>
          <w:i/>
          <w:iCs/>
        </w:rPr>
        <w:t>237</w:t>
      </w:r>
      <w:r>
        <w:t>(4821), 1445–1452.</w:t>
      </w:r>
    </w:p>
    <w:p w14:paraId="120E786B" w14:textId="77777777" w:rsidR="004570E3" w:rsidRDefault="004570E3" w:rsidP="004570E3">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502E4AFB" w14:textId="77777777" w:rsidR="004570E3" w:rsidRDefault="004570E3" w:rsidP="004570E3">
      <w:pPr>
        <w:pStyle w:val="Bibliography"/>
      </w:pPr>
      <w:r>
        <w:t xml:space="preserve">Kohl, M. (2019). </w:t>
      </w:r>
      <w:r>
        <w:rPr>
          <w:i/>
          <w:iCs/>
        </w:rPr>
        <w:t>MKinfer: Inferential Statistics</w:t>
      </w:r>
      <w:r>
        <w:t xml:space="preserve"> (0.7). http://www.stamats.de</w:t>
      </w:r>
    </w:p>
    <w:p w14:paraId="1AFF5C2C" w14:textId="77777777" w:rsidR="004570E3" w:rsidRDefault="004570E3" w:rsidP="004570E3">
      <w:pPr>
        <w:pStyle w:val="Bibliography"/>
      </w:pPr>
      <w:r>
        <w:t xml:space="preserve">Kouider,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517FC76B" w14:textId="77777777" w:rsidR="004570E3" w:rsidRDefault="004570E3" w:rsidP="004570E3">
      <w:pPr>
        <w:pStyle w:val="Bibliography"/>
      </w:pPr>
      <w:r>
        <w:t xml:space="preserve">Lagnado, D. A., Newell, B. R., Kahan, S., &amp; Shanks, D. R. (2006). Insight and strategy in multiple-cue learning. </w:t>
      </w:r>
      <w:r>
        <w:rPr>
          <w:i/>
          <w:iCs/>
        </w:rPr>
        <w:t>Journal of Experimental Psychology: General</w:t>
      </w:r>
      <w:r>
        <w:t xml:space="preserve">, </w:t>
      </w:r>
      <w:r>
        <w:rPr>
          <w:i/>
          <w:iCs/>
        </w:rPr>
        <w:t>135</w:t>
      </w:r>
      <w:r>
        <w:t>(2), 162–183. https://doi.org/10.1037/0096-3445.135.2.162</w:t>
      </w:r>
    </w:p>
    <w:p w14:paraId="2E123FFE" w14:textId="77777777" w:rsidR="004570E3" w:rsidRDefault="004570E3" w:rsidP="004570E3">
      <w:pPr>
        <w:pStyle w:val="Bibliography"/>
      </w:pPr>
      <w:r>
        <w:t xml:space="preserve">Lamme, V. A. F., &amp; Roelfsema, P. R. (2000). The distinct modes of vision offered by feedforward and recurrent processing. </w:t>
      </w:r>
      <w:r>
        <w:rPr>
          <w:i/>
          <w:iCs/>
        </w:rPr>
        <w:t>Trends in Neurosciences</w:t>
      </w:r>
      <w:r>
        <w:t xml:space="preserve">, </w:t>
      </w:r>
      <w:r>
        <w:rPr>
          <w:i/>
          <w:iCs/>
        </w:rPr>
        <w:t>23</w:t>
      </w:r>
      <w:r>
        <w:t>(11), 571–579. https://doi.org/10.1016/S0166-2236(00)01657-X</w:t>
      </w:r>
    </w:p>
    <w:p w14:paraId="0D2DD13D" w14:textId="77777777" w:rsidR="004570E3" w:rsidRDefault="004570E3" w:rsidP="004570E3">
      <w:pPr>
        <w:pStyle w:val="Bibliography"/>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31C0BC18" w14:textId="77777777" w:rsidR="004570E3" w:rsidRDefault="004570E3" w:rsidP="004570E3">
      <w:pPr>
        <w:pStyle w:val="Bibliography"/>
      </w:pPr>
      <w:r>
        <w:t xml:space="preserve">Luo, Q., Peng, D., Jin, Z., Xu, D., Xiao, L., &amp; Ding, G. (2004). Emotional valence of words modulates the subliminal repetition priming effect in the left fusiform gyrus: An event-related fMRI study. </w:t>
      </w:r>
      <w:r>
        <w:rPr>
          <w:i/>
          <w:iCs/>
        </w:rPr>
        <w:t>NeuroImage</w:t>
      </w:r>
      <w:r>
        <w:t xml:space="preserve">, </w:t>
      </w:r>
      <w:r>
        <w:rPr>
          <w:i/>
          <w:iCs/>
        </w:rPr>
        <w:t>21</w:t>
      </w:r>
      <w:r>
        <w:t>(1), 414–421. https://doi.org/10.1016/j.neuroimage.2003.09.048</w:t>
      </w:r>
    </w:p>
    <w:p w14:paraId="49FCC1A1" w14:textId="77777777" w:rsidR="004570E3" w:rsidRDefault="004570E3" w:rsidP="004570E3">
      <w:pPr>
        <w:pStyle w:val="Bibliography"/>
      </w:pPr>
      <w:r>
        <w:t xml:space="preserve">Mack, A., &amp; Rock, I. (1998). Inattentional blindness: Perception without attention. In </w:t>
      </w:r>
      <w:r>
        <w:rPr>
          <w:i/>
          <w:iCs/>
        </w:rPr>
        <w:t>Visual attention</w:t>
      </w:r>
      <w:r>
        <w:t xml:space="preserve"> (pp. 55–76). Oxford University Press.</w:t>
      </w:r>
    </w:p>
    <w:p w14:paraId="009D2053" w14:textId="77777777" w:rsidR="004570E3" w:rsidRDefault="004570E3" w:rsidP="004570E3">
      <w:pPr>
        <w:pStyle w:val="Bibliography"/>
      </w:pPr>
      <w:r>
        <w:t xml:space="preserve">Macmillan, N. A., &amp; Creelman, C. D. (2004). </w:t>
      </w:r>
      <w:r>
        <w:rPr>
          <w:i/>
          <w:iCs/>
        </w:rPr>
        <w:t>Detection Theory: A User’s Guide</w:t>
      </w:r>
      <w:r>
        <w:t xml:space="preserve"> (2nd ed.). Psychology Press. https://doi.org/10.4324/9781410611147</w:t>
      </w:r>
    </w:p>
    <w:p w14:paraId="26EDB3AC" w14:textId="77777777" w:rsidR="004570E3" w:rsidRDefault="004570E3" w:rsidP="004570E3">
      <w:pPr>
        <w:pStyle w:val="Bibliography"/>
      </w:pPr>
      <w:r>
        <w:t xml:space="preserve">Malejka, S., Vadillo, M. A., Dienes, Z., &amp; Shanks, D. R. (2021). Correlation analysis to investigate unconscious mental processes: A critical appraisal and mini-tutorial. </w:t>
      </w:r>
      <w:r>
        <w:rPr>
          <w:i/>
          <w:iCs/>
        </w:rPr>
        <w:t>Cognition</w:t>
      </w:r>
      <w:r>
        <w:t xml:space="preserve">, </w:t>
      </w:r>
      <w:r>
        <w:rPr>
          <w:i/>
          <w:iCs/>
        </w:rPr>
        <w:t>212</w:t>
      </w:r>
      <w:r>
        <w:t>, 104667. https://doi.org/10.1016/j.cognition.2021.104667</w:t>
      </w:r>
    </w:p>
    <w:p w14:paraId="081284B6" w14:textId="77777777" w:rsidR="004570E3" w:rsidRDefault="004570E3" w:rsidP="004570E3">
      <w:pPr>
        <w:pStyle w:val="Bibliography"/>
      </w:pPr>
      <w:r>
        <w:t xml:space="preserve">Mashour, G. A., Roelfsema, P., Changeux, J.-P., &amp; Dehaene, S. (2020). Conscious Processing and the Global Neuronal Workspace Hypothesis. </w:t>
      </w:r>
      <w:r>
        <w:rPr>
          <w:i/>
          <w:iCs/>
        </w:rPr>
        <w:t>Neuron</w:t>
      </w:r>
      <w:r>
        <w:t xml:space="preserve">, </w:t>
      </w:r>
      <w:r>
        <w:rPr>
          <w:i/>
          <w:iCs/>
        </w:rPr>
        <w:t>105</w:t>
      </w:r>
      <w:r>
        <w:t>(5), 776–798. https://doi.org/10.1016/j.neuron.2020.01.026</w:t>
      </w:r>
    </w:p>
    <w:p w14:paraId="4979F413" w14:textId="77777777" w:rsidR="004570E3" w:rsidRDefault="004570E3" w:rsidP="004570E3">
      <w:pPr>
        <w:pStyle w:val="Bibliography"/>
      </w:pPr>
      <w:r>
        <w:rPr>
          <w:i/>
          <w:iCs/>
        </w:rPr>
        <w:t>MATLAB</w:t>
      </w:r>
      <w:r>
        <w:t xml:space="preserve"> (9.9.0.14677003 (R2020b)). (2020). The MathWorks Inc.</w:t>
      </w:r>
    </w:p>
    <w:p w14:paraId="669556B4" w14:textId="77777777" w:rsidR="004570E3" w:rsidRDefault="004570E3" w:rsidP="004570E3">
      <w:pPr>
        <w:pStyle w:val="Bibliography"/>
      </w:pPr>
      <w:r>
        <w:t xml:space="preserve">Mattler, U., &amp; Palmer, S. (2012). Time course of free-choice priming effects explained by a simple accumulator model. </w:t>
      </w:r>
      <w:r>
        <w:rPr>
          <w:i/>
          <w:iCs/>
        </w:rPr>
        <w:t>Cognition</w:t>
      </w:r>
      <w:r>
        <w:t xml:space="preserve">, </w:t>
      </w:r>
      <w:r>
        <w:rPr>
          <w:i/>
          <w:iCs/>
        </w:rPr>
        <w:t>123</w:t>
      </w:r>
      <w:r>
        <w:t>(3), 347–360. https://doi.org/10.1016/j.cognition.2012.03.002</w:t>
      </w:r>
    </w:p>
    <w:p w14:paraId="0A2C18CD" w14:textId="77777777" w:rsidR="004570E3" w:rsidRDefault="004570E3" w:rsidP="004570E3">
      <w:pPr>
        <w:pStyle w:val="Bibliography"/>
      </w:pPr>
      <w:r>
        <w:t xml:space="preserve">Merikle, P. M. (1992). Perception without awareness: Critical issues. </w:t>
      </w:r>
      <w:r>
        <w:rPr>
          <w:i/>
          <w:iCs/>
        </w:rPr>
        <w:t>American Psychologist</w:t>
      </w:r>
      <w:r>
        <w:t xml:space="preserve">, </w:t>
      </w:r>
      <w:r>
        <w:rPr>
          <w:i/>
          <w:iCs/>
        </w:rPr>
        <w:t>47</w:t>
      </w:r>
      <w:r>
        <w:t>, 792–795. https://doi.org/10.1037/0003-066X.47.6.792</w:t>
      </w:r>
    </w:p>
    <w:p w14:paraId="58C0290B" w14:textId="77777777" w:rsidR="004570E3" w:rsidRDefault="004570E3" w:rsidP="004570E3">
      <w:pPr>
        <w:pStyle w:val="Bibliography"/>
      </w:pPr>
      <w:r>
        <w:t xml:space="preserve">Merikle, P. M., &amp; Reingold, E. M. (1998). On demonstrating unconscious perception: Comment on Draine and Greenwald (1998). </w:t>
      </w:r>
      <w:r>
        <w:rPr>
          <w:i/>
          <w:iCs/>
        </w:rPr>
        <w:t>Journal of Experimental Psychology: General</w:t>
      </w:r>
      <w:r>
        <w:t xml:space="preserve">, </w:t>
      </w:r>
      <w:r>
        <w:rPr>
          <w:i/>
          <w:iCs/>
        </w:rPr>
        <w:t>127</w:t>
      </w:r>
      <w:r>
        <w:t>, 304–310. https://doi.org/10.1037/0096-3445.127.3.304</w:t>
      </w:r>
    </w:p>
    <w:p w14:paraId="5EF36A27" w14:textId="77777777" w:rsidR="004570E3" w:rsidRDefault="004570E3" w:rsidP="004570E3">
      <w:pPr>
        <w:pStyle w:val="Bibliography"/>
      </w:pPr>
      <w:r>
        <w:t xml:space="preserve">Michel, M. (2022). How (not) to underestimate unconscious perception. </w:t>
      </w:r>
      <w:r>
        <w:rPr>
          <w:i/>
          <w:iCs/>
        </w:rPr>
        <w:t>Mind &amp; Language</w:t>
      </w:r>
      <w:r>
        <w:t xml:space="preserve">, </w:t>
      </w:r>
      <w:r>
        <w:rPr>
          <w:i/>
          <w:iCs/>
        </w:rPr>
        <w:t>n/a</w:t>
      </w:r>
      <w:r>
        <w:t>(n/a). https://doi.org/10.1111/mila.12406</w:t>
      </w:r>
    </w:p>
    <w:p w14:paraId="3B3C4E3C" w14:textId="77777777" w:rsidR="004570E3" w:rsidRDefault="004570E3" w:rsidP="004570E3">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13921523" w14:textId="77777777" w:rsidR="004570E3" w:rsidRDefault="004570E3" w:rsidP="004570E3">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6641A22D" w14:textId="77777777" w:rsidR="004570E3" w:rsidRDefault="004570E3" w:rsidP="004570E3">
      <w:pPr>
        <w:pStyle w:val="Bibliography"/>
      </w:pPr>
      <w:r>
        <w:t xml:space="preserve">Moors, P., &amp; Hesselmann, G. (2018). A critical reexamination of doing arithmetic nonconsciously. </w:t>
      </w:r>
      <w:r>
        <w:rPr>
          <w:i/>
          <w:iCs/>
        </w:rPr>
        <w:t>Psychonomic Bulletin &amp; Review</w:t>
      </w:r>
      <w:r>
        <w:t xml:space="preserve">, </w:t>
      </w:r>
      <w:r>
        <w:rPr>
          <w:i/>
          <w:iCs/>
        </w:rPr>
        <w:t>25</w:t>
      </w:r>
      <w:r>
        <w:t>(1), 472–481. https://doi.org/10.3758/s13423-017-1292-x</w:t>
      </w:r>
    </w:p>
    <w:p w14:paraId="7EF7769B" w14:textId="77777777" w:rsidR="004570E3" w:rsidRDefault="004570E3" w:rsidP="004570E3">
      <w:pPr>
        <w:pStyle w:val="Bibliography"/>
      </w:pPr>
      <w:r>
        <w:t xml:space="preserve">Moors, P., &amp; Hesselmann, G. (2019). Unconscious arithmetic: Assessing the robustness of the results reported by Karpinski, Briggs, and Yale (2018). </w:t>
      </w:r>
      <w:r>
        <w:rPr>
          <w:i/>
          <w:iCs/>
        </w:rPr>
        <w:t>Consciousness and Cognition</w:t>
      </w:r>
      <w:r>
        <w:t xml:space="preserve">, </w:t>
      </w:r>
      <w:r>
        <w:rPr>
          <w:i/>
          <w:iCs/>
        </w:rPr>
        <w:t>68</w:t>
      </w:r>
      <w:r>
        <w:t>, 97–106. https://doi.org/10.1016/j.concog.2019.01.003</w:t>
      </w:r>
    </w:p>
    <w:p w14:paraId="768E057A" w14:textId="77777777" w:rsidR="004570E3" w:rsidRDefault="004570E3" w:rsidP="004570E3">
      <w:pPr>
        <w:pStyle w:val="Bibliography"/>
      </w:pPr>
      <w:r>
        <w:rPr>
          <w:i/>
          <w:iCs/>
        </w:rPr>
        <w:t>Motive</w:t>
      </w:r>
      <w:r>
        <w:t xml:space="preserve"> (2.3.0). (2021). NaturalPoint, Inc. https://optitrack.com/software/motive/</w:t>
      </w:r>
    </w:p>
    <w:p w14:paraId="41750C30" w14:textId="77777777" w:rsidR="004570E3" w:rsidRDefault="004570E3" w:rsidP="004570E3">
      <w:pPr>
        <w:pStyle w:val="Bibliography"/>
      </w:pPr>
      <w:r>
        <w:t xml:space="preserve">Mudrik, L., &amp; Biderman, N. (2017). Evidence for Implicit—But Not Unconscious—Processing of Object-Scene Relations. </w:t>
      </w:r>
      <w:r>
        <w:rPr>
          <w:i/>
          <w:iCs/>
        </w:rPr>
        <w:t>Psychological Science</w:t>
      </w:r>
      <w:r>
        <w:t xml:space="preserve">, </w:t>
      </w:r>
      <w:r>
        <w:rPr>
          <w:i/>
          <w:iCs/>
        </w:rPr>
        <w:t>29</w:t>
      </w:r>
      <w:r>
        <w:t>. https://doi.org/10.1177/0956797617735745</w:t>
      </w:r>
    </w:p>
    <w:p w14:paraId="42615272" w14:textId="77777777" w:rsidR="004570E3" w:rsidRDefault="004570E3" w:rsidP="004570E3">
      <w:pPr>
        <w:pStyle w:val="Bibliography"/>
      </w:pPr>
      <w:r>
        <w:t xml:space="preserve">Mudrik, L., Faivre, N., &amp; Koch, C. (2014). Information integration without awareness. </w:t>
      </w:r>
      <w:r>
        <w:rPr>
          <w:i/>
          <w:iCs/>
        </w:rPr>
        <w:t>Trends in Cognitive Sciences</w:t>
      </w:r>
      <w:r>
        <w:t xml:space="preserve">, </w:t>
      </w:r>
      <w:r>
        <w:rPr>
          <w:i/>
          <w:iCs/>
        </w:rPr>
        <w:t>18</w:t>
      </w:r>
      <w:r>
        <w:t>(9), 488–496. https://doi.org/10.1016/j.tics.2014.04.009</w:t>
      </w:r>
    </w:p>
    <w:p w14:paraId="2AA4C46B" w14:textId="77777777" w:rsidR="004570E3" w:rsidRDefault="004570E3" w:rsidP="004570E3">
      <w:pPr>
        <w:pStyle w:val="Bibliography"/>
      </w:pPr>
      <w:r>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0E101105" w14:textId="77777777" w:rsidR="004570E3" w:rsidRDefault="004570E3" w:rsidP="004570E3">
      <w:pPr>
        <w:pStyle w:val="Bibliography"/>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19699F9F" w14:textId="77777777" w:rsidR="004570E3" w:rsidRDefault="004570E3" w:rsidP="004570E3">
      <w:pPr>
        <w:pStyle w:val="Bibliography"/>
      </w:pPr>
      <w:r>
        <w:rPr>
          <w:i/>
          <w:iCs/>
        </w:rPr>
        <w:t>NatNet SDK</w:t>
      </w:r>
      <w:r>
        <w:t xml:space="preserve"> (4.0.0). (2021). NaturalPoint, Inc. https://optitrack.com/software/motive/</w:t>
      </w:r>
    </w:p>
    <w:p w14:paraId="041D5016" w14:textId="77777777" w:rsidR="004570E3" w:rsidRDefault="004570E3" w:rsidP="004570E3">
      <w:pPr>
        <w:pStyle w:val="Bibliography"/>
      </w:pPr>
      <w:r>
        <w:t xml:space="preserve">Nembhard, D. A., &amp; Osothsilp, N. (2002). Task complexity effects on between-individual learning/forgetting variability. </w:t>
      </w:r>
      <w:r>
        <w:rPr>
          <w:i/>
          <w:iCs/>
        </w:rPr>
        <w:t>International Journal of Industrial Ergonomics</w:t>
      </w:r>
      <w:r>
        <w:t xml:space="preserve">, </w:t>
      </w:r>
      <w:r>
        <w:rPr>
          <w:i/>
          <w:iCs/>
        </w:rPr>
        <w:t>29</w:t>
      </w:r>
      <w:r>
        <w:t>(5), 297–306. https://doi.org/10.1016/S0169-8141(01)00070-1</w:t>
      </w:r>
    </w:p>
    <w:p w14:paraId="73960DBE" w14:textId="77777777" w:rsidR="004570E3" w:rsidRDefault="004570E3" w:rsidP="004570E3">
      <w:pPr>
        <w:pStyle w:val="Bibliography"/>
      </w:pPr>
      <w:r>
        <w:t xml:space="preserve">Newell, B. R., &amp; Shanks, D. R. (2014). Unconscious influences on decision making: A critical review. </w:t>
      </w:r>
      <w:r>
        <w:rPr>
          <w:i/>
          <w:iCs/>
        </w:rPr>
        <w:t>Behavioral and Brain Sciences</w:t>
      </w:r>
      <w:r>
        <w:t xml:space="preserve">, </w:t>
      </w:r>
      <w:r>
        <w:rPr>
          <w:i/>
          <w:iCs/>
        </w:rPr>
        <w:t>37</w:t>
      </w:r>
      <w:r>
        <w:t>, 1–18. https://doi.org/10.1017/S0140525X12003214</w:t>
      </w:r>
    </w:p>
    <w:p w14:paraId="5E9A233D" w14:textId="77777777" w:rsidR="004570E3" w:rsidRDefault="004570E3" w:rsidP="004570E3">
      <w:pPr>
        <w:pStyle w:val="Bibliography"/>
      </w:pPr>
      <w:r>
        <w:t xml:space="preserve">Ogilvie, R., &amp; Carruthers, P. (2014). Better tests of consciousness are needed, but skepticism about unconscious processes is unwarranted. </w:t>
      </w:r>
      <w:r>
        <w:rPr>
          <w:i/>
          <w:iCs/>
        </w:rPr>
        <w:t>Behavioral and Brain Sciences</w:t>
      </w:r>
      <w:r>
        <w:t xml:space="preserve">, </w:t>
      </w:r>
      <w:r>
        <w:rPr>
          <w:i/>
          <w:iCs/>
        </w:rPr>
        <w:t>37</w:t>
      </w:r>
      <w:r>
        <w:t>(1), 36–37. https://doi.org/10.1017/S0140525X13000800</w:t>
      </w:r>
    </w:p>
    <w:p w14:paraId="5A46C6AE" w14:textId="77777777" w:rsidR="004570E3" w:rsidRDefault="004570E3" w:rsidP="004570E3">
      <w:pPr>
        <w:pStyle w:val="Bibliography"/>
      </w:pPr>
      <w:r>
        <w:t xml:space="preserve">Otten, L. J., &amp; Rugg, M. D. (2005). </w:t>
      </w:r>
      <w:r>
        <w:rPr>
          <w:i/>
          <w:iCs/>
        </w:rPr>
        <w:t>Interpreting event-related brain potentials. Event-related potentials: A methods handbook</w:t>
      </w:r>
      <w:r>
        <w:t>. 3–16.</w:t>
      </w:r>
    </w:p>
    <w:p w14:paraId="6840F426" w14:textId="77777777" w:rsidR="004570E3" w:rsidRDefault="004570E3" w:rsidP="004570E3">
      <w:pPr>
        <w:pStyle w:val="Bibliography"/>
      </w:pPr>
      <w:r>
        <w:t xml:space="preserve">Palluel-Germain, R., Boy, F., Orliaguet, J. P., &amp; Coello, Y. (2004). Visual and motor constraints on trajectory planning in pointing movements. </w:t>
      </w:r>
      <w:r>
        <w:rPr>
          <w:i/>
          <w:iCs/>
        </w:rPr>
        <w:t>Neuroscience Letters</w:t>
      </w:r>
      <w:r>
        <w:t xml:space="preserve">, </w:t>
      </w:r>
      <w:r>
        <w:rPr>
          <w:i/>
          <w:iCs/>
        </w:rPr>
        <w:t>372</w:t>
      </w:r>
      <w:r>
        <w:t>(3), 235–239. https://doi.org/10.1016/j.neulet.2004.09.045</w:t>
      </w:r>
    </w:p>
    <w:p w14:paraId="1EE34813" w14:textId="77777777" w:rsidR="004570E3" w:rsidRDefault="004570E3" w:rsidP="004570E3">
      <w:pPr>
        <w:pStyle w:val="Bibliography"/>
      </w:pPr>
      <w:r>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1050B475" w14:textId="77777777" w:rsidR="004570E3" w:rsidRDefault="004570E3" w:rsidP="004570E3">
      <w:pPr>
        <w:pStyle w:val="Bibliography"/>
      </w:pPr>
      <w:r>
        <w:t xml:space="preserve">Peters, M. A. K., &amp; Lau, H. (2015). </w:t>
      </w:r>
      <w:r>
        <w:rPr>
          <w:i/>
          <w:iCs/>
        </w:rPr>
        <w:t>Human observers have optimal introspective access to perceptual processes even for visually masked stimuli</w:t>
      </w:r>
      <w:r>
        <w:t>. 30.</w:t>
      </w:r>
    </w:p>
    <w:p w14:paraId="03279EC9" w14:textId="77777777" w:rsidR="004570E3" w:rsidRDefault="004570E3" w:rsidP="004570E3">
      <w:pPr>
        <w:pStyle w:val="Bibliography"/>
      </w:pPr>
      <w:r>
        <w:t xml:space="preserve">Poirier, C., Collignon, O., DeVolder, A. G., Renier, L., Vanlierde, A., Tranduy,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220333ED" w14:textId="77777777" w:rsidR="004570E3" w:rsidRDefault="004570E3" w:rsidP="004570E3">
      <w:pPr>
        <w:pStyle w:val="Bibliography"/>
      </w:pPr>
      <w:r>
        <w:t xml:space="preserve">Pratte, M. S., &amp; Rouder, J. N. (2009). A task-difficulty artifact in subliminal priming. </w:t>
      </w:r>
      <w:r>
        <w:rPr>
          <w:i/>
          <w:iCs/>
        </w:rPr>
        <w:t>Attention, Perception, &amp; Psychophysics</w:t>
      </w:r>
      <w:r>
        <w:t xml:space="preserve">, </w:t>
      </w:r>
      <w:r>
        <w:rPr>
          <w:i/>
          <w:iCs/>
        </w:rPr>
        <w:t>71</w:t>
      </w:r>
      <w:r>
        <w:t>(6), 1276–1283. https://doi.org/10.3758/APP.71.6.1276</w:t>
      </w:r>
    </w:p>
    <w:p w14:paraId="6FEBD9B2" w14:textId="77777777" w:rsidR="004570E3" w:rsidRDefault="004570E3" w:rsidP="004570E3">
      <w:pPr>
        <w:pStyle w:val="Bibliography"/>
      </w:pPr>
      <w:r>
        <w:t xml:space="preserve">Reingold, E. M., &amp; Merikle, P. M. (1988). Using direct and indirect measures to study perception without awareness. </w:t>
      </w:r>
      <w:r>
        <w:rPr>
          <w:i/>
          <w:iCs/>
        </w:rPr>
        <w:t>Perception &amp; Psychophysics</w:t>
      </w:r>
      <w:r>
        <w:t xml:space="preserve">, </w:t>
      </w:r>
      <w:r>
        <w:rPr>
          <w:i/>
          <w:iCs/>
        </w:rPr>
        <w:t>44</w:t>
      </w:r>
      <w:r>
        <w:t>(6), 563–575. https://doi.org/10.3758/BF03207490</w:t>
      </w:r>
    </w:p>
    <w:p w14:paraId="460B8743" w14:textId="77777777" w:rsidR="004570E3" w:rsidRDefault="004570E3" w:rsidP="004570E3">
      <w:pPr>
        <w:pStyle w:val="Bibliography"/>
      </w:pPr>
      <w:r>
        <w:t xml:space="preserve">Resulaj, A., Kiani, R., Wolpert, D. M., &amp; Shadlen, M. N. (2009). Changes of mind in decision-making. </w:t>
      </w:r>
      <w:r>
        <w:rPr>
          <w:i/>
          <w:iCs/>
        </w:rPr>
        <w:t>Nature</w:t>
      </w:r>
      <w:r>
        <w:t xml:space="preserve">, </w:t>
      </w:r>
      <w:r>
        <w:rPr>
          <w:i/>
          <w:iCs/>
        </w:rPr>
        <w:t>461</w:t>
      </w:r>
      <w:r>
        <w:t>(7261), 263–266. https://doi.org/10.1038/nature08275</w:t>
      </w:r>
    </w:p>
    <w:p w14:paraId="4350EA15" w14:textId="77777777" w:rsidR="004570E3" w:rsidRDefault="004570E3" w:rsidP="004570E3">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1231122E" w14:textId="77777777" w:rsidR="004570E3" w:rsidRDefault="004570E3" w:rsidP="004570E3">
      <w:pPr>
        <w:pStyle w:val="Bibliography"/>
      </w:pPr>
      <w:r>
        <w:t xml:space="preserve">Sandberg, K., &amp; Overgaard, M. (2015). Using the perceptual awareness scale (PAS). In M. Overgaard (Ed.), </w:t>
      </w:r>
      <w:r>
        <w:rPr>
          <w:i/>
          <w:iCs/>
        </w:rPr>
        <w:t>Behavioral Methods in Consciousness Research</w:t>
      </w:r>
      <w:r>
        <w:t xml:space="preserve"> (pp. 181–196). Oxford University Press. https://doi.org/10.1093/acprof:oso/9780199688890.003.0011</w:t>
      </w:r>
    </w:p>
    <w:p w14:paraId="7F932D6C" w14:textId="77777777" w:rsidR="004570E3" w:rsidRDefault="004570E3" w:rsidP="004570E3">
      <w:pPr>
        <w:pStyle w:val="Bibliography"/>
      </w:pPr>
      <w:r>
        <w:t xml:space="preserve">Sandberg, K., Timmermans, B., Overgaard, M., &amp; Cleeremans, A. (2010). Measuring consciousness: Is one measure better than the other? </w:t>
      </w:r>
      <w:r>
        <w:rPr>
          <w:i/>
          <w:iCs/>
        </w:rPr>
        <w:t>Consciousness and Cognition</w:t>
      </w:r>
      <w:r>
        <w:t xml:space="preserve">, </w:t>
      </w:r>
      <w:r>
        <w:rPr>
          <w:i/>
          <w:iCs/>
        </w:rPr>
        <w:t>19</w:t>
      </w:r>
      <w:r>
        <w:t>(4), 1069–1078. https://doi.org/10.1016/j.concog.2009.12.013</w:t>
      </w:r>
    </w:p>
    <w:p w14:paraId="4C4289B6" w14:textId="77777777" w:rsidR="004570E3" w:rsidRDefault="004570E3" w:rsidP="004570E3">
      <w:pPr>
        <w:pStyle w:val="Bibliography"/>
      </w:pPr>
      <w:r>
        <w:t xml:space="preserve">Sawchuk, C. N., Lohr, J. M., Westendorf, D. H., Meunier, S. A., &amp; Tolin, D. F. (2002). Emotional responding to fearful and disgusting stimuli in specific phobics. </w:t>
      </w:r>
      <w:r>
        <w:rPr>
          <w:i/>
          <w:iCs/>
        </w:rPr>
        <w:t>Behaviour Research and Therapy</w:t>
      </w:r>
      <w:r>
        <w:t xml:space="preserve">, </w:t>
      </w:r>
      <w:r>
        <w:rPr>
          <w:i/>
          <w:iCs/>
        </w:rPr>
        <w:t>40</w:t>
      </w:r>
      <w:r>
        <w:t>(9), 1031–1046. https://doi.org/10.1016/S0005-7967(01)00093-6</w:t>
      </w:r>
    </w:p>
    <w:p w14:paraId="2FA9E02A" w14:textId="77777777" w:rsidR="004570E3" w:rsidRDefault="004570E3" w:rsidP="004570E3">
      <w:pPr>
        <w:pStyle w:val="Bibliography"/>
      </w:pPr>
      <w:r>
        <w:t xml:space="preserve">Scherbaum, S., Dshemuchadse, M., Fischer, R., &amp; Goschke, T. (2010). How decisions evolve: The temporal dynamics of action selection. </w:t>
      </w:r>
      <w:r>
        <w:rPr>
          <w:i/>
          <w:iCs/>
        </w:rPr>
        <w:t>Cognition</w:t>
      </w:r>
      <w:r>
        <w:t xml:space="preserve">, </w:t>
      </w:r>
      <w:r>
        <w:rPr>
          <w:i/>
          <w:iCs/>
        </w:rPr>
        <w:t>115</w:t>
      </w:r>
      <w:r>
        <w:t>(3), 407–416. https://doi.org/10.1016/j.cognition.2010.02.004</w:t>
      </w:r>
    </w:p>
    <w:p w14:paraId="230964F4" w14:textId="77777777" w:rsidR="004570E3" w:rsidRDefault="004570E3" w:rsidP="004570E3">
      <w:pPr>
        <w:pStyle w:val="Bibliography"/>
      </w:pPr>
      <w:r>
        <w:t xml:space="preserve">Scherbaum,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3A72B93C" w14:textId="77777777" w:rsidR="004570E3" w:rsidRDefault="004570E3" w:rsidP="004570E3">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5E390F68" w14:textId="77777777" w:rsidR="004570E3" w:rsidRDefault="004570E3" w:rsidP="004570E3">
      <w:pPr>
        <w:pStyle w:val="Bibliography"/>
      </w:pPr>
      <w:r>
        <w:t xml:space="preserve">Shelton, J. R., &amp; Martin, R. C. (1992). How semantic is automatic semantic priming? </w:t>
      </w:r>
      <w:r>
        <w:rPr>
          <w:i/>
          <w:iCs/>
        </w:rPr>
        <w:t>Journal of Experimental Psychology: Learning, Memory, and Cognition</w:t>
      </w:r>
      <w:r>
        <w:t xml:space="preserve">, </w:t>
      </w:r>
      <w:r>
        <w:rPr>
          <w:i/>
          <w:iCs/>
        </w:rPr>
        <w:t>18</w:t>
      </w:r>
      <w:r>
        <w:t>, 1191–1210. https://doi.org/10.1037/0278-7393.18.6.1191</w:t>
      </w:r>
    </w:p>
    <w:p w14:paraId="4E10F61A" w14:textId="77777777" w:rsidR="004570E3" w:rsidRDefault="004570E3" w:rsidP="004570E3">
      <w:pPr>
        <w:pStyle w:val="Bibliography"/>
      </w:pPr>
      <w:r>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7BBE1DCE" w14:textId="77777777" w:rsidR="004570E3" w:rsidRDefault="004570E3" w:rsidP="004570E3">
      <w:pPr>
        <w:pStyle w:val="Bibliography"/>
      </w:pPr>
      <w:r>
        <w:t xml:space="preserve">Sklar, A. Y., Levy, N., Goldstein, A., Mandel, R., Maril, A., &amp; Hassin, R. R. (2012). Reading and doing arithmetic nonconsciously. </w:t>
      </w:r>
      <w:r>
        <w:rPr>
          <w:i/>
          <w:iCs/>
        </w:rPr>
        <w:t>Proceedings of the National Academy of Sciences</w:t>
      </w:r>
      <w:r>
        <w:t xml:space="preserve">, </w:t>
      </w:r>
      <w:r>
        <w:rPr>
          <w:i/>
          <w:iCs/>
        </w:rPr>
        <w:t>109</w:t>
      </w:r>
      <w:r>
        <w:t>(48), 19614–19619. https://doi.org/10.1073/pnas.1211645109</w:t>
      </w:r>
    </w:p>
    <w:p w14:paraId="478A6A49" w14:textId="77777777" w:rsidR="004570E3" w:rsidRDefault="004570E3" w:rsidP="004570E3">
      <w:pPr>
        <w:pStyle w:val="Bibliography"/>
      </w:pPr>
      <w:r>
        <w:t xml:space="preserve">Song, J.-H., &amp; Nakayama, K. (2009). Hidden cognitive states revealed in choice reaching tasks. </w:t>
      </w:r>
      <w:r>
        <w:rPr>
          <w:i/>
          <w:iCs/>
        </w:rPr>
        <w:t>Trends in Cognitive Sciences</w:t>
      </w:r>
      <w:r>
        <w:t xml:space="preserve">, </w:t>
      </w:r>
      <w:r>
        <w:rPr>
          <w:i/>
          <w:iCs/>
        </w:rPr>
        <w:t>13</w:t>
      </w:r>
      <w:r>
        <w:t>(8), 360–366. https://doi.org/10.1016/j.tics.2009.04.009</w:t>
      </w:r>
    </w:p>
    <w:p w14:paraId="241C5580" w14:textId="77777777" w:rsidR="004570E3" w:rsidRDefault="004570E3" w:rsidP="004570E3">
      <w:pPr>
        <w:pStyle w:val="Bibliography"/>
      </w:pPr>
      <w:r>
        <w:t xml:space="preserve">Spivey, M. J., Grosjean, M., &amp; Knoblich, G. (2005). Continuous attraction toward phonological competitors. </w:t>
      </w:r>
      <w:r>
        <w:rPr>
          <w:i/>
          <w:iCs/>
        </w:rPr>
        <w:t>Proceedings of the National Academy of Sciences of the United States of America</w:t>
      </w:r>
      <w:r>
        <w:t xml:space="preserve">, </w:t>
      </w:r>
      <w:r>
        <w:rPr>
          <w:i/>
          <w:iCs/>
        </w:rPr>
        <w:t>102</w:t>
      </w:r>
      <w:r>
        <w:t>(29), 10393–10398. https://doi.org/10.1073/pnas.0503903102</w:t>
      </w:r>
    </w:p>
    <w:p w14:paraId="6E08E750" w14:textId="77777777" w:rsidR="004570E3" w:rsidRDefault="004570E3" w:rsidP="004570E3">
      <w:pPr>
        <w:pStyle w:val="Bibliography"/>
      </w:pPr>
      <w:r>
        <w:t xml:space="preserve">Tononi,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669EE3C4" w14:textId="77777777" w:rsidR="004570E3" w:rsidRDefault="004570E3" w:rsidP="004570E3">
      <w:pPr>
        <w:pStyle w:val="Bibliography"/>
      </w:pPr>
      <w:r>
        <w:t xml:space="preserve">Van den Bussche, E., Van den Noortgate, W., &amp; Reynvoet, B. (2009). Mechanisms of masked priming: A meta-analysis. </w:t>
      </w:r>
      <w:r>
        <w:rPr>
          <w:i/>
          <w:iCs/>
        </w:rPr>
        <w:t>Psychological Bulletin</w:t>
      </w:r>
      <w:r>
        <w:t xml:space="preserve">, </w:t>
      </w:r>
      <w:r>
        <w:rPr>
          <w:i/>
          <w:iCs/>
        </w:rPr>
        <w:t>135</w:t>
      </w:r>
      <w:r>
        <w:t>(3), 452–477. https://doi.org/10.1037/a0015329</w:t>
      </w:r>
    </w:p>
    <w:p w14:paraId="7894D235" w14:textId="77777777" w:rsidR="004570E3" w:rsidRDefault="004570E3" w:rsidP="004570E3">
      <w:pPr>
        <w:pStyle w:val="Bibliography"/>
      </w:pPr>
      <w:r>
        <w:t xml:space="preserve">von Hofsten,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00512CB3" w14:textId="77777777" w:rsidR="004570E3" w:rsidRDefault="004570E3" w:rsidP="004570E3">
      <w:pPr>
        <w:pStyle w:val="Bibliography"/>
      </w:pPr>
      <w:r>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452C82CE" w14:textId="77777777" w:rsidR="004570E3" w:rsidRDefault="004570E3" w:rsidP="004570E3">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57A2E005" w14:textId="77777777" w:rsidR="004570E3" w:rsidRDefault="004570E3" w:rsidP="004570E3">
      <w:pPr>
        <w:pStyle w:val="Bibliography"/>
      </w:pPr>
      <w:r>
        <w:t xml:space="preserve">Xiao, K., &amp; Yamauchi, T. (2017). The role of attention in subliminal semantic processing: A mouse tracking study. </w:t>
      </w:r>
      <w:r>
        <w:rPr>
          <w:i/>
          <w:iCs/>
        </w:rPr>
        <w:t>PLOS ONE</w:t>
      </w:r>
      <w:r>
        <w:t xml:space="preserve">, </w:t>
      </w:r>
      <w:r>
        <w:rPr>
          <w:i/>
          <w:iCs/>
        </w:rPr>
        <w:t>12</w:t>
      </w:r>
      <w:r>
        <w:t>(6), e0178740. https://doi.org/10.1371/journal.pone.0178740</w:t>
      </w:r>
    </w:p>
    <w:p w14:paraId="1E78F71C" w14:textId="77777777" w:rsidR="004570E3" w:rsidRDefault="004570E3" w:rsidP="004570E3">
      <w:pPr>
        <w:pStyle w:val="Bibliography"/>
      </w:pPr>
      <w:r>
        <w:t xml:space="preserve">Xiao, K., Yamauchi, T., &amp; Bowman, C. (2015). </w:t>
      </w:r>
      <w:r>
        <w:rPr>
          <w:i/>
          <w:iCs/>
        </w:rPr>
        <w:t>Assessing Masked Semantic Priming: Cursor Trajectory versus Response Time Measures</w:t>
      </w:r>
      <w:r>
        <w:t>. 7.</w:t>
      </w:r>
    </w:p>
    <w:p w14:paraId="21ACB81A" w14:textId="77777777" w:rsidR="004570E3" w:rsidRDefault="004570E3" w:rsidP="004570E3">
      <w:pPr>
        <w:pStyle w:val="Bibliography"/>
      </w:pPr>
      <w:r>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7A1F897F" w14:textId="77777777" w:rsidR="004570E3" w:rsidRDefault="004570E3" w:rsidP="004570E3">
      <w:pPr>
        <w:pStyle w:val="Bibliography"/>
      </w:pPr>
      <w:r>
        <w:t xml:space="preserve">Zerweck, I. A., Kao, C.-S., Meyen, S., Amado, C., von Eltz, M., Klimm, M., &amp; Franz, V. H. (2021). Number processing outside awareness? Systematically testing sensitivities of direct and indirect measures of consciousness. </w:t>
      </w:r>
      <w:r>
        <w:rPr>
          <w:i/>
          <w:iCs/>
        </w:rPr>
        <w:t>Attention, Perception, &amp; Psychophysics</w:t>
      </w:r>
      <w:r>
        <w:t xml:space="preserve">, </w:t>
      </w:r>
      <w:r>
        <w:rPr>
          <w:i/>
          <w:iCs/>
        </w:rPr>
        <w:t>83</w:t>
      </w:r>
      <w:r>
        <w:t>(6), 2510–2529. https://doi.org/10.3758/s13414-021-02312-2</w:t>
      </w:r>
    </w:p>
    <w:p w14:paraId="49437EEE" w14:textId="25535276" w:rsidR="00F20E38" w:rsidRDefault="0003265E" w:rsidP="002159ED">
      <w:pPr>
        <w:ind w:firstLine="0"/>
        <w:rPr>
          <w:lang w:eastAsia="ja-JP" w:bidi="ar-SA"/>
        </w:rPr>
      </w:pPr>
      <w:r>
        <w:rPr>
          <w:lang w:eastAsia="ja-JP" w:bidi="ar-SA"/>
        </w:rPr>
        <w:fldChar w:fldCharType="end"/>
      </w:r>
    </w:p>
    <w:p w14:paraId="62403E76" w14:textId="13910F17" w:rsidR="007169F4" w:rsidRDefault="007169F4" w:rsidP="002159ED">
      <w:pPr>
        <w:ind w:firstLine="0"/>
        <w:rPr>
          <w:lang w:eastAsia="ja-JP" w:bidi="ar-SA"/>
        </w:rPr>
      </w:pPr>
    </w:p>
    <w:p w14:paraId="719A855B" w14:textId="41D4C1D3" w:rsidR="00C50650" w:rsidRDefault="00C50650" w:rsidP="006B77E7">
      <w:pPr>
        <w:spacing w:line="480" w:lineRule="auto"/>
        <w:ind w:firstLine="0"/>
        <w:jc w:val="left"/>
        <w:rPr>
          <w:lang w:eastAsia="ja-JP" w:bidi="ar-SA"/>
        </w:rPr>
      </w:pPr>
    </w:p>
    <w:sectPr w:rsidR="00C50650" w:rsidSect="00DC4DA6">
      <w:headerReference w:type="default" r:id="rId21"/>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Liad Mudrik" w:date="2022-09-15T15:33:00Z" w:initials="LM">
    <w:p w14:paraId="123E2F05" w14:textId="77777777" w:rsidR="00FD5395" w:rsidRDefault="00FD5395" w:rsidP="001B7F43">
      <w:pPr>
        <w:jc w:val="left"/>
      </w:pPr>
      <w:r>
        <w:rPr>
          <w:rStyle w:val="CommentReference"/>
        </w:rPr>
        <w:annotationRef/>
      </w:r>
      <w:r>
        <w:rPr>
          <w:sz w:val="20"/>
          <w:szCs w:val="20"/>
        </w:rPr>
        <w:t>I have no objection that you add this here, but it’s not customary to do so (we collaborate with many people all the time; he will be on the paper, but doesn’t really have to be on the thesis). Also, if you put him there, we probably need to send it to him for approval (as we can’t simply put his name without asking). So my inclination would be to remove. Your call</w:t>
      </w:r>
    </w:p>
  </w:comment>
  <w:comment w:id="29" w:author="Liad Mudrik" w:date="2022-09-15T15:34:00Z" w:initials="LM">
    <w:p w14:paraId="3FD4014F" w14:textId="77777777" w:rsidR="00FD5395" w:rsidRDefault="00FD5395" w:rsidP="00E956E7">
      <w:pPr>
        <w:jc w:val="left"/>
      </w:pPr>
      <w:r>
        <w:rPr>
          <w:rStyle w:val="CommentReference"/>
        </w:rPr>
        <w:annotationRef/>
      </w:r>
      <w:r>
        <w:rPr>
          <w:sz w:val="20"/>
          <w:szCs w:val="20"/>
          <w:rtl/>
        </w:rPr>
        <w:t>למיטב</w:t>
      </w:r>
      <w:r>
        <w:rPr>
          <w:sz w:val="20"/>
          <w:szCs w:val="20"/>
        </w:rPr>
        <w:t xml:space="preserve"> </w:t>
      </w:r>
      <w:r>
        <w:rPr>
          <w:sz w:val="20"/>
          <w:szCs w:val="20"/>
          <w:rtl/>
        </w:rPr>
        <w:t>זכרוני, התקציר והשער בעברית מופיעים אחרונים (הם כאילו ההתחלה של התזה אם היו קוראים אותה בעברית, מהצד השני). אבל תבדוק שוב בהנחיות כמובן, אולי אני טועה</w:t>
      </w:r>
    </w:p>
  </w:comment>
  <w:comment w:id="31" w:author="Liad Mudrik" w:date="2022-09-15T15:35:00Z" w:initials="LM">
    <w:p w14:paraId="3A03F5E9" w14:textId="77777777" w:rsidR="00FD5395" w:rsidRDefault="00FD5395" w:rsidP="00AE6124">
      <w:pPr>
        <w:jc w:val="left"/>
      </w:pPr>
      <w:r>
        <w:rPr>
          <w:rStyle w:val="CommentReference"/>
        </w:rPr>
        <w:annotationRef/>
      </w:r>
      <w:r>
        <w:rPr>
          <w:sz w:val="20"/>
          <w:szCs w:val="20"/>
          <w:rtl/>
        </w:rPr>
        <w:t>מיותר</w:t>
      </w:r>
      <w:r>
        <w:rPr>
          <w:sz w:val="20"/>
          <w:szCs w:val="20"/>
        </w:rPr>
        <w:t xml:space="preserve">, </w:t>
      </w:r>
      <w:r>
        <w:rPr>
          <w:sz w:val="20"/>
          <w:szCs w:val="20"/>
          <w:rtl/>
        </w:rPr>
        <w:t>הייתי מורידה</w:t>
      </w:r>
    </w:p>
  </w:comment>
  <w:comment w:id="87" w:author="Liad Mudrik" w:date="2022-09-15T15:40:00Z" w:initials="LM">
    <w:p w14:paraId="7698F287" w14:textId="77777777" w:rsidR="00B875BE" w:rsidRDefault="00B875BE" w:rsidP="008D46B9">
      <w:pPr>
        <w:jc w:val="left"/>
      </w:pPr>
      <w:r>
        <w:rPr>
          <w:rStyle w:val="CommentReference"/>
        </w:rPr>
        <w:annotationRef/>
      </w:r>
      <w:r>
        <w:rPr>
          <w:sz w:val="20"/>
          <w:szCs w:val="20"/>
        </w:rPr>
        <w:t>well done!!!</w:t>
      </w:r>
    </w:p>
  </w:comment>
  <w:comment w:id="117" w:author="Chen Heller" w:date="2022-09-15T12:43:00Z" w:initials="CH">
    <w:p w14:paraId="6D3C49B5" w14:textId="3C05A901" w:rsidR="006919D4" w:rsidRDefault="006919D4" w:rsidP="0029125A">
      <w:pPr>
        <w:pStyle w:val="CommentText"/>
        <w:jc w:val="left"/>
      </w:pPr>
      <w:r>
        <w:rPr>
          <w:rStyle w:val="CommentReference"/>
        </w:rPr>
        <w:annotationRef/>
      </w:r>
      <w:r>
        <w:t>It is ok that the description is identical to that used in the results figure of experiment 1 right?</w:t>
      </w:r>
    </w:p>
  </w:comment>
  <w:comment w:id="118" w:author="Liad Mudrik" w:date="2022-09-15T15:43:00Z" w:initials="LM">
    <w:p w14:paraId="7D3AE9BE" w14:textId="77777777" w:rsidR="00EB56AF" w:rsidRDefault="00EB56AF" w:rsidP="00622F35">
      <w:pPr>
        <w:jc w:val="left"/>
      </w:pPr>
      <w:r>
        <w:rPr>
          <w:rStyle w:val="CommentReference"/>
        </w:rPr>
        <w:annotationRef/>
      </w:r>
      <w:r>
        <w:rPr>
          <w:sz w:val="20"/>
          <w:szCs w:val="20"/>
        </w:rPr>
        <w:t>Actually, this is not needed. See my changes</w:t>
      </w:r>
    </w:p>
  </w:comment>
  <w:comment w:id="126" w:author="Liad Mudrik" w:date="2022-09-15T15:44:00Z" w:initials="LM">
    <w:p w14:paraId="0A74C022" w14:textId="77777777" w:rsidR="00783631" w:rsidRDefault="00783631" w:rsidP="00364ED8">
      <w:pPr>
        <w:jc w:val="left"/>
      </w:pPr>
      <w:r>
        <w:rPr>
          <w:rStyle w:val="CommentReference"/>
        </w:rPr>
        <w:annotationRef/>
      </w:r>
      <w:r>
        <w:rPr>
          <w:sz w:val="20"/>
          <w:szCs w:val="20"/>
        </w:rPr>
        <w:t>add</w:t>
      </w:r>
    </w:p>
  </w:comment>
  <w:comment w:id="141" w:author="Chen Heller" w:date="2022-09-01T09:42:00Z" w:initials="CH">
    <w:p w14:paraId="598ECD31" w14:textId="472F7423" w:rsidR="00EF52E5" w:rsidRDefault="00EB2FF8" w:rsidP="00E96D8E">
      <w:pPr>
        <w:pStyle w:val="CommentText"/>
      </w:pPr>
      <w:r>
        <w:rPr>
          <w:rStyle w:val="CommentReference"/>
        </w:rPr>
        <w:annotationRef/>
      </w:r>
      <w:r w:rsidR="00EF52E5">
        <w:t>Rejected explanation:</w:t>
      </w:r>
    </w:p>
    <w:p w14:paraId="094AF53A" w14:textId="77777777" w:rsidR="00EF52E5" w:rsidRDefault="00EF52E5" w:rsidP="00E96D8E">
      <w:pPr>
        <w:pStyle w:val="CommentText"/>
      </w:pPr>
      <w:r>
        <w:t>a trend was seen in the proportion of each exclusion reason. It seems that late responses, slow movements and incorrect answers became less prominent at the expense of having more short reaches and early responses. A Possible explanation for this pattern of results can be conceived by reviewing the proportion of each exclusion reason in Experiment 2. Late responses were kind of the most prominent cause for error in experiment 2, and therefore it is possible that in order to diminish their error rate, participants in experiment 3 mainly focused their efforts on reducing their response time. Consequently, quicker responses developed which decreased the number of late responses but increased the number of early responses and short trajectories.</w:t>
      </w:r>
      <w:r>
        <w:rPr>
          <w:strike/>
        </w:rPr>
        <w:t xml:space="preserve"> These hasty responses left less time to process the target which explains the increase in incorrect answers. Similarly, the probability for corrective movements could have increased as well, which accounted for the higher rate of long movement durations.</w:t>
      </w:r>
    </w:p>
  </w:comment>
  <w:comment w:id="143" w:author="Chen Heller" w:date="2022-09-15T15:31:00Z" w:initials="CH">
    <w:p w14:paraId="48904FF7" w14:textId="77777777" w:rsidR="004A07AA" w:rsidRDefault="004A07AA" w:rsidP="00ED4089">
      <w:pPr>
        <w:pStyle w:val="CommentText"/>
        <w:jc w:val="left"/>
      </w:pPr>
      <w:r>
        <w:rPr>
          <w:rStyle w:val="CommentReference"/>
        </w:rPr>
        <w:annotationRef/>
      </w:r>
      <w:r>
        <w:t>What is the proper way of referencing it?</w:t>
      </w:r>
    </w:p>
  </w:comment>
  <w:comment w:id="144" w:author="Liad Mudrik" w:date="2022-09-15T15:46:00Z" w:initials="LM">
    <w:p w14:paraId="02329733" w14:textId="77777777" w:rsidR="005436B9" w:rsidRDefault="005436B9" w:rsidP="004E0BE3">
      <w:pPr>
        <w:jc w:val="left"/>
      </w:pPr>
      <w:r>
        <w:rPr>
          <w:rStyle w:val="CommentReference"/>
        </w:rPr>
        <w:annotationRef/>
      </w:r>
      <w:r>
        <w:rPr>
          <w:sz w:val="20"/>
          <w:szCs w:val="20"/>
        </w:rPr>
        <w:t>just the OSF link itself</w:t>
      </w:r>
    </w:p>
  </w:comment>
  <w:comment w:id="165" w:author="Chen Heller" w:date="2022-09-14T22:53:00Z" w:initials="CH">
    <w:p w14:paraId="6034E2BE" w14:textId="77777777" w:rsidR="006C3BE6" w:rsidRDefault="007B4A83">
      <w:pPr>
        <w:pStyle w:val="CommentText"/>
        <w:jc w:val="left"/>
      </w:pPr>
      <w:r>
        <w:rPr>
          <w:rStyle w:val="CommentReference"/>
        </w:rPr>
        <w:annotationRef/>
      </w:r>
      <w:r w:rsidR="006C3BE6">
        <w:t>I tried to locate relevant papers in the EEG literature however I encountered only few:</w:t>
      </w:r>
    </w:p>
    <w:p w14:paraId="67EB8536" w14:textId="77777777" w:rsidR="006C3BE6" w:rsidRDefault="006C3BE6">
      <w:pPr>
        <w:pStyle w:val="CommentText"/>
        <w:jc w:val="left"/>
      </w:pPr>
    </w:p>
    <w:p w14:paraId="516261ED" w14:textId="77777777" w:rsidR="006C3BE6" w:rsidRDefault="006C3BE6">
      <w:pPr>
        <w:pStyle w:val="CommentText"/>
        <w:jc w:val="left"/>
      </w:pPr>
      <w:r>
        <w:t>This paper describes the "component overlap problem":</w:t>
      </w:r>
    </w:p>
    <w:p w14:paraId="46539DDC" w14:textId="77777777" w:rsidR="006C3BE6" w:rsidRDefault="006C3BE6">
      <w:pPr>
        <w:pStyle w:val="CommentText"/>
        <w:jc w:val="left"/>
      </w:pPr>
      <w:r>
        <w:rPr>
          <w:color w:val="222222"/>
          <w:highlight w:val="white"/>
        </w:rPr>
        <w:t>Woodman, G. F. (2010). A brief introduction to the use of event-related potentials in studies of perception and attention. </w:t>
      </w:r>
      <w:r>
        <w:rPr>
          <w:i/>
          <w:iCs/>
          <w:color w:val="222222"/>
          <w:highlight w:val="white"/>
        </w:rPr>
        <w:t>Attention, Perception, &amp; Psychophysics</w:t>
      </w:r>
      <w:r>
        <w:rPr>
          <w:color w:val="222222"/>
          <w:highlight w:val="white"/>
        </w:rPr>
        <w:t>, </w:t>
      </w:r>
      <w:r>
        <w:rPr>
          <w:i/>
          <w:iCs/>
          <w:color w:val="222222"/>
          <w:highlight w:val="white"/>
        </w:rPr>
        <w:t>72</w:t>
      </w:r>
      <w:r>
        <w:rPr>
          <w:color w:val="222222"/>
          <w:highlight w:val="white"/>
        </w:rPr>
        <w:t>(8), 2031-2046.</w:t>
      </w:r>
    </w:p>
    <w:p w14:paraId="10DBD5D2" w14:textId="77777777" w:rsidR="006C3BE6" w:rsidRDefault="006C3BE6">
      <w:pPr>
        <w:pStyle w:val="CommentText"/>
        <w:jc w:val="left"/>
      </w:pPr>
    </w:p>
    <w:p w14:paraId="5CA6850C" w14:textId="77777777" w:rsidR="006C3BE6" w:rsidRDefault="006C3BE6">
      <w:pPr>
        <w:pStyle w:val="CommentText"/>
        <w:jc w:val="left"/>
      </w:pPr>
      <w:r>
        <w:t xml:space="preserve">This paper </w:t>
      </w:r>
    </w:p>
    <w:p w14:paraId="7B4AFA31" w14:textId="77777777" w:rsidR="006C3BE6" w:rsidRDefault="006C3BE6">
      <w:pPr>
        <w:pStyle w:val="CommentText"/>
        <w:jc w:val="left"/>
      </w:pPr>
      <w:r>
        <w:rPr>
          <w:color w:val="222222"/>
          <w:highlight w:val="white"/>
        </w:rPr>
        <w:t>Otten, L. J., &amp; Rugg, M. D. (2005). Interpreting event-related brain potentials. </w:t>
      </w:r>
      <w:r>
        <w:rPr>
          <w:i/>
          <w:iCs/>
          <w:color w:val="222222"/>
          <w:highlight w:val="white"/>
        </w:rPr>
        <w:t>Event-related potentials: A methods handbook</w:t>
      </w:r>
      <w:r>
        <w:rPr>
          <w:color w:val="222222"/>
          <w:highlight w:val="white"/>
        </w:rPr>
        <w:t>, 3-16.</w:t>
      </w:r>
      <w:r>
        <w:t xml:space="preserve"> </w:t>
      </w:r>
    </w:p>
    <w:p w14:paraId="066D2C08" w14:textId="77777777" w:rsidR="006C3BE6" w:rsidRDefault="006C3BE6">
      <w:pPr>
        <w:pStyle w:val="CommentText"/>
        <w:jc w:val="left"/>
      </w:pPr>
    </w:p>
    <w:p w14:paraId="253ED6B2" w14:textId="77777777" w:rsidR="006C3BE6" w:rsidRDefault="006C3BE6">
      <w:pPr>
        <w:pStyle w:val="CommentText"/>
        <w:jc w:val="left"/>
      </w:pPr>
      <w:r>
        <w:t>This chapter also discusses it:</w:t>
      </w:r>
    </w:p>
    <w:p w14:paraId="76BF2F72" w14:textId="77777777" w:rsidR="006C3BE6" w:rsidRDefault="00000000">
      <w:pPr>
        <w:pStyle w:val="CommentText"/>
        <w:jc w:val="left"/>
      </w:pPr>
      <w:hyperlink r:id="rId1" w:history="1">
        <w:r w:rsidR="006C3BE6" w:rsidRPr="00B13393">
          <w:rPr>
            <w:rStyle w:val="Hyperlink"/>
          </w:rPr>
          <w:t>http://www.emilykappenman.org/wp-content/uploads/2015/03/2012-Kappenman.pdf</w:t>
        </w:r>
      </w:hyperlink>
    </w:p>
    <w:p w14:paraId="1F8C1EE1" w14:textId="77777777" w:rsidR="006C3BE6" w:rsidRDefault="006C3BE6">
      <w:pPr>
        <w:pStyle w:val="CommentText"/>
        <w:jc w:val="left"/>
      </w:pPr>
    </w:p>
    <w:p w14:paraId="20BC130C" w14:textId="77777777" w:rsidR="006C3BE6" w:rsidRDefault="006C3BE6" w:rsidP="00B13393">
      <w:pPr>
        <w:pStyle w:val="CommentText"/>
        <w:jc w:val="left"/>
        <w:rPr>
          <w:rtl/>
        </w:rPr>
      </w:pPr>
      <w:r>
        <w:t>I could also cite Luck's book about EEG but I think its too general.</w:t>
      </w:r>
    </w:p>
  </w:comment>
  <w:comment w:id="166" w:author="Liad Mudrik" w:date="2022-09-15T17:02:00Z" w:initials="LM">
    <w:p w14:paraId="6524AF3F" w14:textId="77777777" w:rsidR="00422967" w:rsidRDefault="00422967" w:rsidP="00336AF3">
      <w:pPr>
        <w:jc w:val="left"/>
      </w:pPr>
      <w:r>
        <w:rPr>
          <w:rStyle w:val="CommentReference"/>
        </w:rPr>
        <w:annotationRef/>
      </w:r>
      <w:r>
        <w:rPr>
          <w:sz w:val="20"/>
          <w:szCs w:val="20"/>
        </w:rPr>
        <w:t>That’s the one: https://onlinelibrary.wiley.com/doi/full/10.1111/psyp.13335?casa_token=G5FIFvqCz3MAAAAA%3AgoqceegfjECEaiZEmMlrTRJ-l5CXie5pz13-b348s2s8PE9IFNPlddi94rpEpJr6GxCi3vhJIxHB4SA</w:t>
      </w:r>
    </w:p>
  </w:comment>
  <w:comment w:id="170" w:author="Liad Mudrik" w:date="2022-09-15T17:03:00Z" w:initials="LM">
    <w:p w14:paraId="7BF83D85" w14:textId="77777777" w:rsidR="00422967" w:rsidRDefault="00422967" w:rsidP="0040072C">
      <w:pPr>
        <w:jc w:val="left"/>
      </w:pPr>
      <w:r>
        <w:rPr>
          <w:rStyle w:val="CommentReference"/>
        </w:rPr>
        <w:annotationRef/>
      </w:r>
      <w:r>
        <w:rPr>
          <w:sz w:val="20"/>
          <w:szCs w:val="20"/>
        </w:rPr>
        <w:t>was it higher than 0 or even higher than 0.5? report the highest value for which most subjects were above</w:t>
      </w:r>
    </w:p>
  </w:comment>
  <w:comment w:id="171" w:author="Chen Heller" w:date="2022-09-04T13:36:00Z" w:initials="CH">
    <w:p w14:paraId="32662B10" w14:textId="6181DE95" w:rsidR="009E3931" w:rsidRDefault="009E3931" w:rsidP="00E96D8E">
      <w:pPr>
        <w:pStyle w:val="CommentText"/>
      </w:pPr>
      <w:r>
        <w:rPr>
          <w:rStyle w:val="CommentReference"/>
        </w:rPr>
        <w:annotationRef/>
      </w:r>
      <w:r>
        <w:t>I considered an account for the noise on the trial level, but disregarded it since the noise should cancel out when averaging within participant.</w:t>
      </w:r>
    </w:p>
    <w:p w14:paraId="148EDAD5" w14:textId="77777777" w:rsidR="009E3931" w:rsidRDefault="009E3931" w:rsidP="00E96D8E">
      <w:pPr>
        <w:pStyle w:val="CommentText"/>
      </w:pPr>
    </w:p>
    <w:p w14:paraId="476DE4EF" w14:textId="77777777" w:rsidR="009E3931" w:rsidRDefault="009E3931" w:rsidP="00E96D8E">
      <w:pPr>
        <w:pStyle w:val="CommentText"/>
      </w:pPr>
      <w:r>
        <w:t>The explanation:</w:t>
      </w:r>
    </w:p>
    <w:p w14:paraId="57C983B6" w14:textId="77777777" w:rsidR="009E3931" w:rsidRDefault="009E3931" w:rsidP="00E96D8E">
      <w:pPr>
        <w:pStyle w:val="CommentText"/>
      </w:pPr>
      <w:r>
        <w:t>Different people might respond differently to the pressure caused by the strict timing demands of the experiment. This means responses will be rash/hasty for some of them. Applying accurate motor control on very fast movements is difficult [ref] which means that the movements will be less consistent/ repetitive. Thus the bias would be less noticeable for some participants than others.</w:t>
      </w:r>
    </w:p>
  </w:comment>
  <w:comment w:id="172" w:author="Liad Mudrik" w:date="2022-09-12T17:09:00Z" w:initials="LM">
    <w:p w14:paraId="2FF58999" w14:textId="77777777" w:rsidR="00AC79D4" w:rsidRDefault="00AC79D4" w:rsidP="007C7EDC">
      <w:pPr>
        <w:jc w:val="left"/>
      </w:pPr>
      <w:r>
        <w:rPr>
          <w:rStyle w:val="CommentReference"/>
        </w:rPr>
        <w:annotationRef/>
      </w:r>
      <w:r>
        <w:rPr>
          <w:sz w:val="20"/>
          <w:szCs w:val="20"/>
        </w:rPr>
        <w:t>if you can back this up with literature, I would</w:t>
      </w:r>
    </w:p>
  </w:comment>
  <w:comment w:id="173" w:author="Chen Heller" w:date="2022-09-14T14:55:00Z" w:initials="CH">
    <w:p w14:paraId="7BAFF792" w14:textId="77777777" w:rsidR="009327F0" w:rsidRDefault="001016A8" w:rsidP="00CA7E44">
      <w:pPr>
        <w:pStyle w:val="CommentText"/>
        <w:jc w:val="left"/>
      </w:pPr>
      <w:r>
        <w:rPr>
          <w:rStyle w:val="CommentReference"/>
        </w:rPr>
        <w:annotationRef/>
      </w:r>
      <w:r w:rsidR="009327F0">
        <w:t>I couldn't locate a paper that compared the two. I can however compare the relative SD between keyboard and motion tracking in all the previous papers that included both. But I'm not sure I have the time to do so.</w:t>
      </w:r>
    </w:p>
  </w:comment>
  <w:comment w:id="174" w:author="Liad Mudrik" w:date="2022-09-15T17:03:00Z" w:initials="LM">
    <w:p w14:paraId="70049474" w14:textId="77777777" w:rsidR="00422967" w:rsidRDefault="00422967" w:rsidP="009937EE">
      <w:pPr>
        <w:jc w:val="left"/>
      </w:pPr>
      <w:r>
        <w:rPr>
          <w:rStyle w:val="CommentReference"/>
        </w:rPr>
        <w:annotationRef/>
      </w:r>
      <w:r>
        <w:rPr>
          <w:sz w:val="20"/>
          <w:szCs w:val="20"/>
        </w:rPr>
        <w:t>so let’s keep that for the paper, if we need to</w:t>
      </w:r>
    </w:p>
  </w:comment>
  <w:comment w:id="177" w:author="Liad Mudrik" w:date="2022-09-12T17:09:00Z" w:initials="LM">
    <w:p w14:paraId="0DECE497" w14:textId="7DF00AFD" w:rsidR="00746BAC" w:rsidRDefault="00746BAC" w:rsidP="00FC32EF">
      <w:pPr>
        <w:jc w:val="left"/>
      </w:pPr>
      <w:r>
        <w:rPr>
          <w:rStyle w:val="CommentReference"/>
        </w:rPr>
        <w:annotationRef/>
      </w:r>
      <w:r>
        <w:rPr>
          <w:sz w:val="20"/>
          <w:szCs w:val="20"/>
        </w:rPr>
        <w:t>again, it would be good to back this up</w:t>
      </w:r>
    </w:p>
  </w:comment>
  <w:comment w:id="178" w:author="Chen Heller" w:date="2022-09-15T11:29:00Z" w:initials="CH">
    <w:p w14:paraId="4FCD17A7" w14:textId="77777777" w:rsidR="00884885" w:rsidRDefault="00EA261B" w:rsidP="001D1471">
      <w:pPr>
        <w:pStyle w:val="CommentText"/>
        <w:jc w:val="left"/>
      </w:pPr>
      <w:r>
        <w:rPr>
          <w:rStyle w:val="CommentReference"/>
        </w:rPr>
        <w:annotationRef/>
      </w:r>
      <w:r w:rsidR="00884885">
        <w:t>The only paper I could find that discusses something relativly close is one that shows that task complexity increases learning/forgetting/efficiency variability among workers in a factory.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23E2F05" w15:done="0"/>
  <w15:commentEx w15:paraId="3FD4014F" w15:done="0"/>
  <w15:commentEx w15:paraId="3A03F5E9" w15:done="0"/>
  <w15:commentEx w15:paraId="7698F287" w15:done="0"/>
  <w15:commentEx w15:paraId="6D3C49B5" w15:done="0"/>
  <w15:commentEx w15:paraId="7D3AE9BE" w15:paraIdParent="6D3C49B5" w15:done="0"/>
  <w15:commentEx w15:paraId="0A74C022" w15:done="0"/>
  <w15:commentEx w15:paraId="094AF53A" w15:done="1"/>
  <w15:commentEx w15:paraId="48904FF7" w15:done="0"/>
  <w15:commentEx w15:paraId="02329733" w15:paraIdParent="48904FF7" w15:done="0"/>
  <w15:commentEx w15:paraId="20BC130C" w15:done="0"/>
  <w15:commentEx w15:paraId="6524AF3F" w15:paraIdParent="20BC130C" w15:done="0"/>
  <w15:commentEx w15:paraId="7BF83D85" w15:done="0"/>
  <w15:commentEx w15:paraId="57C983B6" w15:done="1"/>
  <w15:commentEx w15:paraId="2FF58999" w15:done="0"/>
  <w15:commentEx w15:paraId="7BAFF792" w15:paraIdParent="2FF58999" w15:done="0"/>
  <w15:commentEx w15:paraId="70049474" w15:paraIdParent="2FF58999" w15:done="0"/>
  <w15:commentEx w15:paraId="0DECE497" w15:done="0"/>
  <w15:commentEx w15:paraId="4FCD17A7" w15:paraIdParent="0DECE4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DC45A" w16cex:dateUtc="2022-09-15T22:33:00Z"/>
  <w16cex:commentExtensible w16cex:durableId="26CDC48F" w16cex:dateUtc="2022-09-15T22:34:00Z"/>
  <w16cex:commentExtensible w16cex:durableId="26CDC4B2" w16cex:dateUtc="2022-09-15T22:35:00Z"/>
  <w16cex:commentExtensible w16cex:durableId="26CDC5EC" w16cex:dateUtc="2022-09-15T22:40:00Z"/>
  <w16cex:commentExtensible w16cex:durableId="26CD9C63" w16cex:dateUtc="2022-09-15T09:43:00Z"/>
  <w16cex:commentExtensible w16cex:durableId="26CDC69C" w16cex:dateUtc="2022-09-15T22:43:00Z"/>
  <w16cex:commentExtensible w16cex:durableId="26CDC6E6" w16cex:dateUtc="2022-09-15T22:44:00Z"/>
  <w16cex:commentExtensible w16cex:durableId="26BAFD12" w16cex:dateUtc="2022-09-01T06:42:00Z"/>
  <w16cex:commentExtensible w16cex:durableId="26CDC3DB" w16cex:dateUtc="2022-09-15T12:31:00Z"/>
  <w16cex:commentExtensible w16cex:durableId="26CDC738" w16cex:dateUtc="2022-09-15T22:46:00Z"/>
  <w16cex:commentExtensible w16cex:durableId="26CCD9FE" w16cex:dateUtc="2022-09-14T19:53:00Z"/>
  <w16cex:commentExtensible w16cex:durableId="26CDD918" w16cex:dateUtc="2022-09-16T00:02:00Z"/>
  <w16cex:commentExtensible w16cex:durableId="26CDD95A" w16cex:dateUtc="2022-09-16T00:03:00Z"/>
  <w16cex:commentExtensible w16cex:durableId="26BF287B" w16cex:dateUtc="2022-09-04T10:36:00Z"/>
  <w16cex:commentExtensible w16cex:durableId="26C9E63C" w16cex:dateUtc="2022-09-13T00:09:00Z"/>
  <w16cex:commentExtensible w16cex:durableId="26CC69CD" w16cex:dateUtc="2022-09-14T11:55:00Z"/>
  <w16cex:commentExtensible w16cex:durableId="26CDD97A" w16cex:dateUtc="2022-09-16T00:03:00Z"/>
  <w16cex:commentExtensible w16cex:durableId="26C9E65F" w16cex:dateUtc="2022-09-13T00:09:00Z"/>
  <w16cex:commentExtensible w16cex:durableId="26CD8B21" w16cex:dateUtc="2022-09-15T08: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23E2F05" w16cid:durableId="26CDC45A"/>
  <w16cid:commentId w16cid:paraId="3FD4014F" w16cid:durableId="26CDC48F"/>
  <w16cid:commentId w16cid:paraId="3A03F5E9" w16cid:durableId="26CDC4B2"/>
  <w16cid:commentId w16cid:paraId="7698F287" w16cid:durableId="26CDC5EC"/>
  <w16cid:commentId w16cid:paraId="6D3C49B5" w16cid:durableId="26CD9C63"/>
  <w16cid:commentId w16cid:paraId="7D3AE9BE" w16cid:durableId="26CDC69C"/>
  <w16cid:commentId w16cid:paraId="0A74C022" w16cid:durableId="26CDC6E6"/>
  <w16cid:commentId w16cid:paraId="094AF53A" w16cid:durableId="26BAFD12"/>
  <w16cid:commentId w16cid:paraId="48904FF7" w16cid:durableId="26CDC3DB"/>
  <w16cid:commentId w16cid:paraId="02329733" w16cid:durableId="26CDC738"/>
  <w16cid:commentId w16cid:paraId="20BC130C" w16cid:durableId="26CCD9FE"/>
  <w16cid:commentId w16cid:paraId="6524AF3F" w16cid:durableId="26CDD918"/>
  <w16cid:commentId w16cid:paraId="7BF83D85" w16cid:durableId="26CDD95A"/>
  <w16cid:commentId w16cid:paraId="57C983B6" w16cid:durableId="26BF287B"/>
  <w16cid:commentId w16cid:paraId="2FF58999" w16cid:durableId="26C9E63C"/>
  <w16cid:commentId w16cid:paraId="7BAFF792" w16cid:durableId="26CC69CD"/>
  <w16cid:commentId w16cid:paraId="70049474" w16cid:durableId="26CDD97A"/>
  <w16cid:commentId w16cid:paraId="0DECE497" w16cid:durableId="26C9E65F"/>
  <w16cid:commentId w16cid:paraId="4FCD17A7" w16cid:durableId="26CD8B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8A42C" w14:textId="77777777" w:rsidR="0043075F" w:rsidRDefault="0043075F" w:rsidP="00E96D8E">
      <w:r>
        <w:separator/>
      </w:r>
    </w:p>
  </w:endnote>
  <w:endnote w:type="continuationSeparator" w:id="0">
    <w:p w14:paraId="0BD9351E" w14:textId="77777777" w:rsidR="0043075F" w:rsidRDefault="0043075F"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C1FF4" w14:textId="77777777" w:rsidR="0043075F" w:rsidRDefault="0043075F" w:rsidP="00E96D8E">
      <w:r>
        <w:separator/>
      </w:r>
    </w:p>
  </w:footnote>
  <w:footnote w:type="continuationSeparator" w:id="0">
    <w:p w14:paraId="719A42ED" w14:textId="77777777" w:rsidR="0043075F" w:rsidRDefault="0043075F"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6167539"/>
      <w:docPartObj>
        <w:docPartGallery w:val="Page Numbers (Top of Page)"/>
        <w:docPartUnique/>
      </w:docPartObj>
    </w:sdtPr>
    <w:sdtEndPr>
      <w:rPr>
        <w:noProof/>
      </w:rPr>
    </w:sdtEndPr>
    <w:sdtContent>
      <w:p w14:paraId="11BC8123" w14:textId="604FCC16" w:rsidR="008306CA" w:rsidRDefault="008306CA">
        <w:pPr>
          <w:pStyle w:val="Header"/>
        </w:pPr>
        <w:r>
          <w:fldChar w:fldCharType="begin"/>
        </w:r>
        <w:r>
          <w:instrText xml:space="preserve"> PAGE   \* MERGEFORMAT </w:instrText>
        </w:r>
        <w:r>
          <w:fldChar w:fldCharType="separate"/>
        </w:r>
        <w:r>
          <w:rPr>
            <w:noProof/>
          </w:rPr>
          <w:t>2</w:t>
        </w:r>
        <w:r>
          <w:rPr>
            <w:noProof/>
          </w:rPr>
          <w:fldChar w:fldCharType="end"/>
        </w:r>
      </w:p>
    </w:sdtContent>
  </w:sdt>
  <w:p w14:paraId="6052914C" w14:textId="77777777" w:rsidR="004C34F8" w:rsidRDefault="004C3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13369469">
    <w:abstractNumId w:val="4"/>
  </w:num>
  <w:num w:numId="2" w16cid:durableId="270089337">
    <w:abstractNumId w:val="2"/>
  </w:num>
  <w:num w:numId="3" w16cid:durableId="909731995">
    <w:abstractNumId w:val="16"/>
  </w:num>
  <w:num w:numId="4" w16cid:durableId="2020572439">
    <w:abstractNumId w:val="11"/>
  </w:num>
  <w:num w:numId="5" w16cid:durableId="2135711790">
    <w:abstractNumId w:val="10"/>
  </w:num>
  <w:num w:numId="6" w16cid:durableId="1901012161">
    <w:abstractNumId w:val="6"/>
  </w:num>
  <w:num w:numId="7" w16cid:durableId="1447654621">
    <w:abstractNumId w:val="13"/>
  </w:num>
  <w:num w:numId="8" w16cid:durableId="745152321">
    <w:abstractNumId w:val="14"/>
  </w:num>
  <w:num w:numId="9" w16cid:durableId="1170019918">
    <w:abstractNumId w:val="12"/>
  </w:num>
  <w:num w:numId="10" w16cid:durableId="1747995171">
    <w:abstractNumId w:val="5"/>
  </w:num>
  <w:num w:numId="11" w16cid:durableId="1328169761">
    <w:abstractNumId w:val="15"/>
  </w:num>
  <w:num w:numId="12" w16cid:durableId="1070663993">
    <w:abstractNumId w:val="9"/>
  </w:num>
  <w:num w:numId="13" w16cid:durableId="302739336">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302739336">
    <w:abstractNumId w:val="3"/>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1278834129">
    <w:abstractNumId w:val="1"/>
  </w:num>
  <w:num w:numId="16" w16cid:durableId="1002003237">
    <w:abstractNumId w:val="1"/>
  </w:num>
  <w:num w:numId="17" w16cid:durableId="59403174">
    <w:abstractNumId w:val="0"/>
  </w:num>
  <w:num w:numId="18" w16cid:durableId="588005388">
    <w:abstractNumId w:val="0"/>
  </w:num>
  <w:num w:numId="19" w16cid:durableId="651910627">
    <w:abstractNumId w:val="7"/>
  </w:num>
  <w:num w:numId="20" w16cid:durableId="5289060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rson w15:author="Liad Mudrik">
    <w15:presenceInfo w15:providerId="AD" w15:userId="S::mudrikli@tauex.tau.ac.il::75eea215-65b1-47fb-bdfe-0e506126cd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B3"/>
    <w:rsid w:val="0000070C"/>
    <w:rsid w:val="000007B3"/>
    <w:rsid w:val="0000199A"/>
    <w:rsid w:val="00001B57"/>
    <w:rsid w:val="000022AB"/>
    <w:rsid w:val="00002D6D"/>
    <w:rsid w:val="000047E6"/>
    <w:rsid w:val="00004F8C"/>
    <w:rsid w:val="00004FB0"/>
    <w:rsid w:val="00005EDB"/>
    <w:rsid w:val="000061CE"/>
    <w:rsid w:val="00006789"/>
    <w:rsid w:val="00006F56"/>
    <w:rsid w:val="0000776A"/>
    <w:rsid w:val="000077D6"/>
    <w:rsid w:val="00007C6C"/>
    <w:rsid w:val="0001046E"/>
    <w:rsid w:val="00010729"/>
    <w:rsid w:val="000113F6"/>
    <w:rsid w:val="00011C0B"/>
    <w:rsid w:val="00011E44"/>
    <w:rsid w:val="00011F8E"/>
    <w:rsid w:val="000122BA"/>
    <w:rsid w:val="00012635"/>
    <w:rsid w:val="00012647"/>
    <w:rsid w:val="00012DA6"/>
    <w:rsid w:val="00012F4D"/>
    <w:rsid w:val="000137B2"/>
    <w:rsid w:val="000150E7"/>
    <w:rsid w:val="000152A6"/>
    <w:rsid w:val="000153C5"/>
    <w:rsid w:val="000153D3"/>
    <w:rsid w:val="0001586F"/>
    <w:rsid w:val="00016541"/>
    <w:rsid w:val="00016678"/>
    <w:rsid w:val="0001784E"/>
    <w:rsid w:val="00017A5E"/>
    <w:rsid w:val="00017EEB"/>
    <w:rsid w:val="000203F3"/>
    <w:rsid w:val="00021E3D"/>
    <w:rsid w:val="000227A2"/>
    <w:rsid w:val="00023B72"/>
    <w:rsid w:val="000259CC"/>
    <w:rsid w:val="00026588"/>
    <w:rsid w:val="00026CD9"/>
    <w:rsid w:val="000316E6"/>
    <w:rsid w:val="000318D8"/>
    <w:rsid w:val="00031A17"/>
    <w:rsid w:val="00031DF1"/>
    <w:rsid w:val="00031FDA"/>
    <w:rsid w:val="0003204C"/>
    <w:rsid w:val="00032165"/>
    <w:rsid w:val="0003233A"/>
    <w:rsid w:val="0003265E"/>
    <w:rsid w:val="000328DE"/>
    <w:rsid w:val="00032B9F"/>
    <w:rsid w:val="00032C67"/>
    <w:rsid w:val="000351A9"/>
    <w:rsid w:val="0003552A"/>
    <w:rsid w:val="00035EB3"/>
    <w:rsid w:val="00035FA8"/>
    <w:rsid w:val="000360C2"/>
    <w:rsid w:val="00036854"/>
    <w:rsid w:val="000374A6"/>
    <w:rsid w:val="00037672"/>
    <w:rsid w:val="00037E4F"/>
    <w:rsid w:val="000402D6"/>
    <w:rsid w:val="00040826"/>
    <w:rsid w:val="00041109"/>
    <w:rsid w:val="000418CC"/>
    <w:rsid w:val="00041A7E"/>
    <w:rsid w:val="00041D70"/>
    <w:rsid w:val="000426E5"/>
    <w:rsid w:val="000427F1"/>
    <w:rsid w:val="0004324F"/>
    <w:rsid w:val="000438C2"/>
    <w:rsid w:val="000438FC"/>
    <w:rsid w:val="00043A11"/>
    <w:rsid w:val="00043A33"/>
    <w:rsid w:val="00043EEA"/>
    <w:rsid w:val="0004464E"/>
    <w:rsid w:val="000447DE"/>
    <w:rsid w:val="000447E3"/>
    <w:rsid w:val="00045011"/>
    <w:rsid w:val="00045865"/>
    <w:rsid w:val="00045AE5"/>
    <w:rsid w:val="00045F12"/>
    <w:rsid w:val="00045FE5"/>
    <w:rsid w:val="00046913"/>
    <w:rsid w:val="000470DB"/>
    <w:rsid w:val="000475DF"/>
    <w:rsid w:val="00050F36"/>
    <w:rsid w:val="000517AB"/>
    <w:rsid w:val="00052C82"/>
    <w:rsid w:val="00053279"/>
    <w:rsid w:val="000540D0"/>
    <w:rsid w:val="000556D1"/>
    <w:rsid w:val="0005617C"/>
    <w:rsid w:val="000561B8"/>
    <w:rsid w:val="00056B2C"/>
    <w:rsid w:val="00057206"/>
    <w:rsid w:val="00057528"/>
    <w:rsid w:val="000575A4"/>
    <w:rsid w:val="00060B5C"/>
    <w:rsid w:val="00060FE2"/>
    <w:rsid w:val="000610E4"/>
    <w:rsid w:val="000618C8"/>
    <w:rsid w:val="00063624"/>
    <w:rsid w:val="000639FA"/>
    <w:rsid w:val="00063B24"/>
    <w:rsid w:val="00065032"/>
    <w:rsid w:val="00066C8F"/>
    <w:rsid w:val="000670D0"/>
    <w:rsid w:val="00067A0C"/>
    <w:rsid w:val="000708C7"/>
    <w:rsid w:val="000708EB"/>
    <w:rsid w:val="00070B6C"/>
    <w:rsid w:val="00070C13"/>
    <w:rsid w:val="00070F22"/>
    <w:rsid w:val="000715CA"/>
    <w:rsid w:val="00071E2F"/>
    <w:rsid w:val="0007249B"/>
    <w:rsid w:val="0007259E"/>
    <w:rsid w:val="0007317A"/>
    <w:rsid w:val="00073924"/>
    <w:rsid w:val="00073BA8"/>
    <w:rsid w:val="00073C55"/>
    <w:rsid w:val="000744A2"/>
    <w:rsid w:val="00075363"/>
    <w:rsid w:val="00075969"/>
    <w:rsid w:val="000771C7"/>
    <w:rsid w:val="00077925"/>
    <w:rsid w:val="000804AB"/>
    <w:rsid w:val="0008090E"/>
    <w:rsid w:val="000810A8"/>
    <w:rsid w:val="00081961"/>
    <w:rsid w:val="00081AB5"/>
    <w:rsid w:val="00081CDB"/>
    <w:rsid w:val="0008250B"/>
    <w:rsid w:val="0008346F"/>
    <w:rsid w:val="000841CA"/>
    <w:rsid w:val="00085675"/>
    <w:rsid w:val="00085B46"/>
    <w:rsid w:val="00086E17"/>
    <w:rsid w:val="0008758E"/>
    <w:rsid w:val="000901C4"/>
    <w:rsid w:val="00090482"/>
    <w:rsid w:val="000904B3"/>
    <w:rsid w:val="00090F73"/>
    <w:rsid w:val="00090FA8"/>
    <w:rsid w:val="000920D5"/>
    <w:rsid w:val="000936FE"/>
    <w:rsid w:val="00093ED3"/>
    <w:rsid w:val="000979FB"/>
    <w:rsid w:val="00097AB5"/>
    <w:rsid w:val="00097ED6"/>
    <w:rsid w:val="00097F67"/>
    <w:rsid w:val="000A00A8"/>
    <w:rsid w:val="000A01BF"/>
    <w:rsid w:val="000A08DF"/>
    <w:rsid w:val="000A0A7C"/>
    <w:rsid w:val="000A1965"/>
    <w:rsid w:val="000A1CFE"/>
    <w:rsid w:val="000A1FFB"/>
    <w:rsid w:val="000A2938"/>
    <w:rsid w:val="000A2BD0"/>
    <w:rsid w:val="000A2DFD"/>
    <w:rsid w:val="000A35F7"/>
    <w:rsid w:val="000A4076"/>
    <w:rsid w:val="000A428B"/>
    <w:rsid w:val="000A4322"/>
    <w:rsid w:val="000A4571"/>
    <w:rsid w:val="000A461D"/>
    <w:rsid w:val="000A46FC"/>
    <w:rsid w:val="000A57D4"/>
    <w:rsid w:val="000A5DD3"/>
    <w:rsid w:val="000A6A44"/>
    <w:rsid w:val="000A6D7D"/>
    <w:rsid w:val="000A70AF"/>
    <w:rsid w:val="000A7147"/>
    <w:rsid w:val="000A79AA"/>
    <w:rsid w:val="000B0A4B"/>
    <w:rsid w:val="000B0F47"/>
    <w:rsid w:val="000B1947"/>
    <w:rsid w:val="000B21D6"/>
    <w:rsid w:val="000B23B1"/>
    <w:rsid w:val="000B2D7C"/>
    <w:rsid w:val="000B2F82"/>
    <w:rsid w:val="000B335A"/>
    <w:rsid w:val="000B3669"/>
    <w:rsid w:val="000B3F6F"/>
    <w:rsid w:val="000B4137"/>
    <w:rsid w:val="000B4215"/>
    <w:rsid w:val="000B4BF7"/>
    <w:rsid w:val="000B4D84"/>
    <w:rsid w:val="000B581A"/>
    <w:rsid w:val="000B5F56"/>
    <w:rsid w:val="000B62AF"/>
    <w:rsid w:val="000B6BF5"/>
    <w:rsid w:val="000C08B9"/>
    <w:rsid w:val="000C12B0"/>
    <w:rsid w:val="000C177A"/>
    <w:rsid w:val="000C2171"/>
    <w:rsid w:val="000C234D"/>
    <w:rsid w:val="000C23B3"/>
    <w:rsid w:val="000C2464"/>
    <w:rsid w:val="000C25E6"/>
    <w:rsid w:val="000C2B5D"/>
    <w:rsid w:val="000C3552"/>
    <w:rsid w:val="000C3BAF"/>
    <w:rsid w:val="000C3D63"/>
    <w:rsid w:val="000C4079"/>
    <w:rsid w:val="000C456B"/>
    <w:rsid w:val="000C45A3"/>
    <w:rsid w:val="000C5896"/>
    <w:rsid w:val="000C73C2"/>
    <w:rsid w:val="000D0EC0"/>
    <w:rsid w:val="000D1105"/>
    <w:rsid w:val="000D14BE"/>
    <w:rsid w:val="000D172B"/>
    <w:rsid w:val="000D1936"/>
    <w:rsid w:val="000D1C59"/>
    <w:rsid w:val="000D1CC0"/>
    <w:rsid w:val="000D2409"/>
    <w:rsid w:val="000D257C"/>
    <w:rsid w:val="000D2A7B"/>
    <w:rsid w:val="000D54E0"/>
    <w:rsid w:val="000D7B1C"/>
    <w:rsid w:val="000E048C"/>
    <w:rsid w:val="000E06CC"/>
    <w:rsid w:val="000E0EDB"/>
    <w:rsid w:val="000E1037"/>
    <w:rsid w:val="000E1974"/>
    <w:rsid w:val="000E1C30"/>
    <w:rsid w:val="000E2014"/>
    <w:rsid w:val="000E251B"/>
    <w:rsid w:val="000E295D"/>
    <w:rsid w:val="000E2EBF"/>
    <w:rsid w:val="000E32D8"/>
    <w:rsid w:val="000E3F14"/>
    <w:rsid w:val="000E4192"/>
    <w:rsid w:val="000E4E41"/>
    <w:rsid w:val="000E4EAF"/>
    <w:rsid w:val="000E4EEC"/>
    <w:rsid w:val="000E53E2"/>
    <w:rsid w:val="000E54E1"/>
    <w:rsid w:val="000E579D"/>
    <w:rsid w:val="000E599E"/>
    <w:rsid w:val="000E6656"/>
    <w:rsid w:val="000E6B75"/>
    <w:rsid w:val="000E6BB5"/>
    <w:rsid w:val="000F04D8"/>
    <w:rsid w:val="000F181B"/>
    <w:rsid w:val="000F239A"/>
    <w:rsid w:val="000F24FF"/>
    <w:rsid w:val="000F3303"/>
    <w:rsid w:val="000F3CE6"/>
    <w:rsid w:val="000F51E1"/>
    <w:rsid w:val="000F6069"/>
    <w:rsid w:val="000F625F"/>
    <w:rsid w:val="000F737A"/>
    <w:rsid w:val="000F7554"/>
    <w:rsid w:val="00100C8A"/>
    <w:rsid w:val="00100CB9"/>
    <w:rsid w:val="001016A8"/>
    <w:rsid w:val="00102041"/>
    <w:rsid w:val="00102600"/>
    <w:rsid w:val="001034FA"/>
    <w:rsid w:val="00103CA0"/>
    <w:rsid w:val="00104A1A"/>
    <w:rsid w:val="00104F28"/>
    <w:rsid w:val="00105A3C"/>
    <w:rsid w:val="0010600A"/>
    <w:rsid w:val="00106015"/>
    <w:rsid w:val="001070A4"/>
    <w:rsid w:val="00107E5D"/>
    <w:rsid w:val="00110288"/>
    <w:rsid w:val="00110E44"/>
    <w:rsid w:val="00110E7A"/>
    <w:rsid w:val="00111021"/>
    <w:rsid w:val="0011132A"/>
    <w:rsid w:val="00111697"/>
    <w:rsid w:val="00111A75"/>
    <w:rsid w:val="0011288F"/>
    <w:rsid w:val="00113B16"/>
    <w:rsid w:val="00113B55"/>
    <w:rsid w:val="00113BDC"/>
    <w:rsid w:val="00113E5D"/>
    <w:rsid w:val="00113F7D"/>
    <w:rsid w:val="00114D69"/>
    <w:rsid w:val="00115003"/>
    <w:rsid w:val="00115AEF"/>
    <w:rsid w:val="0011641E"/>
    <w:rsid w:val="001169C6"/>
    <w:rsid w:val="00116C56"/>
    <w:rsid w:val="00116E0A"/>
    <w:rsid w:val="00117697"/>
    <w:rsid w:val="00121F45"/>
    <w:rsid w:val="00122755"/>
    <w:rsid w:val="00122F84"/>
    <w:rsid w:val="00122FDB"/>
    <w:rsid w:val="0012397A"/>
    <w:rsid w:val="00123D27"/>
    <w:rsid w:val="0012516F"/>
    <w:rsid w:val="001253A7"/>
    <w:rsid w:val="00126822"/>
    <w:rsid w:val="0012693A"/>
    <w:rsid w:val="00127577"/>
    <w:rsid w:val="00127736"/>
    <w:rsid w:val="0012779F"/>
    <w:rsid w:val="001279E0"/>
    <w:rsid w:val="00127BFA"/>
    <w:rsid w:val="00127CC6"/>
    <w:rsid w:val="001300C2"/>
    <w:rsid w:val="001306CF"/>
    <w:rsid w:val="00131334"/>
    <w:rsid w:val="001318E5"/>
    <w:rsid w:val="00132E94"/>
    <w:rsid w:val="001330A3"/>
    <w:rsid w:val="00133122"/>
    <w:rsid w:val="001340B5"/>
    <w:rsid w:val="00134229"/>
    <w:rsid w:val="00134415"/>
    <w:rsid w:val="001349CD"/>
    <w:rsid w:val="001349F3"/>
    <w:rsid w:val="00135091"/>
    <w:rsid w:val="0013510A"/>
    <w:rsid w:val="0013520C"/>
    <w:rsid w:val="001353FA"/>
    <w:rsid w:val="0013594C"/>
    <w:rsid w:val="00135A50"/>
    <w:rsid w:val="00136091"/>
    <w:rsid w:val="00136373"/>
    <w:rsid w:val="00137135"/>
    <w:rsid w:val="00137C62"/>
    <w:rsid w:val="001406C6"/>
    <w:rsid w:val="00140CE6"/>
    <w:rsid w:val="00140DBB"/>
    <w:rsid w:val="00140F25"/>
    <w:rsid w:val="001413AA"/>
    <w:rsid w:val="001414F5"/>
    <w:rsid w:val="0014206C"/>
    <w:rsid w:val="001428B9"/>
    <w:rsid w:val="00142A1B"/>
    <w:rsid w:val="00142EA6"/>
    <w:rsid w:val="00143868"/>
    <w:rsid w:val="00144437"/>
    <w:rsid w:val="001448F8"/>
    <w:rsid w:val="001455CB"/>
    <w:rsid w:val="00145718"/>
    <w:rsid w:val="0014585C"/>
    <w:rsid w:val="00145BDF"/>
    <w:rsid w:val="00145C16"/>
    <w:rsid w:val="00146903"/>
    <w:rsid w:val="00146C1B"/>
    <w:rsid w:val="0014786A"/>
    <w:rsid w:val="00147F56"/>
    <w:rsid w:val="00151575"/>
    <w:rsid w:val="00151907"/>
    <w:rsid w:val="00151961"/>
    <w:rsid w:val="001537B9"/>
    <w:rsid w:val="001545CD"/>
    <w:rsid w:val="001546D4"/>
    <w:rsid w:val="00154EA4"/>
    <w:rsid w:val="00156308"/>
    <w:rsid w:val="00156B76"/>
    <w:rsid w:val="001601EF"/>
    <w:rsid w:val="0016027A"/>
    <w:rsid w:val="00160722"/>
    <w:rsid w:val="00160C1A"/>
    <w:rsid w:val="00160CCB"/>
    <w:rsid w:val="001610B1"/>
    <w:rsid w:val="001617E7"/>
    <w:rsid w:val="001623ED"/>
    <w:rsid w:val="001624DE"/>
    <w:rsid w:val="00163F52"/>
    <w:rsid w:val="001644D5"/>
    <w:rsid w:val="00164671"/>
    <w:rsid w:val="00164C29"/>
    <w:rsid w:val="00166587"/>
    <w:rsid w:val="00166A9B"/>
    <w:rsid w:val="001675D8"/>
    <w:rsid w:val="00167E05"/>
    <w:rsid w:val="001700A8"/>
    <w:rsid w:val="00170C82"/>
    <w:rsid w:val="00170ED8"/>
    <w:rsid w:val="00171C1B"/>
    <w:rsid w:val="0017224B"/>
    <w:rsid w:val="0017255B"/>
    <w:rsid w:val="001726BC"/>
    <w:rsid w:val="001727BA"/>
    <w:rsid w:val="0017292F"/>
    <w:rsid w:val="00172FD0"/>
    <w:rsid w:val="00173326"/>
    <w:rsid w:val="001739AD"/>
    <w:rsid w:val="00173A5A"/>
    <w:rsid w:val="00174088"/>
    <w:rsid w:val="00174143"/>
    <w:rsid w:val="00174F24"/>
    <w:rsid w:val="00175328"/>
    <w:rsid w:val="001754A3"/>
    <w:rsid w:val="00175865"/>
    <w:rsid w:val="001771EB"/>
    <w:rsid w:val="00177876"/>
    <w:rsid w:val="00177DA9"/>
    <w:rsid w:val="00180101"/>
    <w:rsid w:val="0018094C"/>
    <w:rsid w:val="00180C5F"/>
    <w:rsid w:val="00180D13"/>
    <w:rsid w:val="00180F21"/>
    <w:rsid w:val="00181385"/>
    <w:rsid w:val="001815E7"/>
    <w:rsid w:val="001819A0"/>
    <w:rsid w:val="00181FAD"/>
    <w:rsid w:val="0018223D"/>
    <w:rsid w:val="0018258F"/>
    <w:rsid w:val="00182B4C"/>
    <w:rsid w:val="0018315F"/>
    <w:rsid w:val="001831E1"/>
    <w:rsid w:val="0018350F"/>
    <w:rsid w:val="00183AC8"/>
    <w:rsid w:val="00183E25"/>
    <w:rsid w:val="00183F4C"/>
    <w:rsid w:val="001841B2"/>
    <w:rsid w:val="001848FB"/>
    <w:rsid w:val="00184A78"/>
    <w:rsid w:val="00184E5C"/>
    <w:rsid w:val="00185114"/>
    <w:rsid w:val="0018566B"/>
    <w:rsid w:val="001870BF"/>
    <w:rsid w:val="001878C6"/>
    <w:rsid w:val="00187EC9"/>
    <w:rsid w:val="0019030C"/>
    <w:rsid w:val="00192472"/>
    <w:rsid w:val="001924FD"/>
    <w:rsid w:val="00192588"/>
    <w:rsid w:val="001926CA"/>
    <w:rsid w:val="0019375F"/>
    <w:rsid w:val="001938E9"/>
    <w:rsid w:val="00193E58"/>
    <w:rsid w:val="00194358"/>
    <w:rsid w:val="00194F90"/>
    <w:rsid w:val="0019598D"/>
    <w:rsid w:val="00195ED2"/>
    <w:rsid w:val="00196B2E"/>
    <w:rsid w:val="0019704E"/>
    <w:rsid w:val="001970E3"/>
    <w:rsid w:val="00197343"/>
    <w:rsid w:val="001973B1"/>
    <w:rsid w:val="001973D0"/>
    <w:rsid w:val="00197453"/>
    <w:rsid w:val="001979C8"/>
    <w:rsid w:val="001979E7"/>
    <w:rsid w:val="00197DF8"/>
    <w:rsid w:val="001A054F"/>
    <w:rsid w:val="001A0B21"/>
    <w:rsid w:val="001A1554"/>
    <w:rsid w:val="001A1770"/>
    <w:rsid w:val="001A1E55"/>
    <w:rsid w:val="001A1EA3"/>
    <w:rsid w:val="001A1ED9"/>
    <w:rsid w:val="001A2A7D"/>
    <w:rsid w:val="001A2B81"/>
    <w:rsid w:val="001A2F5A"/>
    <w:rsid w:val="001A3124"/>
    <w:rsid w:val="001A3D21"/>
    <w:rsid w:val="001A4C28"/>
    <w:rsid w:val="001A5E76"/>
    <w:rsid w:val="001A63B3"/>
    <w:rsid w:val="001A6DEE"/>
    <w:rsid w:val="001A789C"/>
    <w:rsid w:val="001A7B76"/>
    <w:rsid w:val="001A7D06"/>
    <w:rsid w:val="001B022C"/>
    <w:rsid w:val="001B1247"/>
    <w:rsid w:val="001B15B9"/>
    <w:rsid w:val="001B1644"/>
    <w:rsid w:val="001B16FC"/>
    <w:rsid w:val="001B187C"/>
    <w:rsid w:val="001B1E20"/>
    <w:rsid w:val="001B1EA8"/>
    <w:rsid w:val="001B2C33"/>
    <w:rsid w:val="001B34B0"/>
    <w:rsid w:val="001B37E5"/>
    <w:rsid w:val="001B3E41"/>
    <w:rsid w:val="001B4029"/>
    <w:rsid w:val="001B4150"/>
    <w:rsid w:val="001B42C3"/>
    <w:rsid w:val="001B4591"/>
    <w:rsid w:val="001B4828"/>
    <w:rsid w:val="001B4C3F"/>
    <w:rsid w:val="001B4C51"/>
    <w:rsid w:val="001B542B"/>
    <w:rsid w:val="001B59D0"/>
    <w:rsid w:val="001B5AF6"/>
    <w:rsid w:val="001B63C7"/>
    <w:rsid w:val="001B6994"/>
    <w:rsid w:val="001B6FD6"/>
    <w:rsid w:val="001B79B5"/>
    <w:rsid w:val="001B7A4E"/>
    <w:rsid w:val="001C003C"/>
    <w:rsid w:val="001C0104"/>
    <w:rsid w:val="001C015A"/>
    <w:rsid w:val="001C0A44"/>
    <w:rsid w:val="001C105D"/>
    <w:rsid w:val="001C113F"/>
    <w:rsid w:val="001C2384"/>
    <w:rsid w:val="001C2970"/>
    <w:rsid w:val="001C5CCB"/>
    <w:rsid w:val="001C60AE"/>
    <w:rsid w:val="001C6738"/>
    <w:rsid w:val="001C68DB"/>
    <w:rsid w:val="001C6E90"/>
    <w:rsid w:val="001C7112"/>
    <w:rsid w:val="001C733A"/>
    <w:rsid w:val="001C7715"/>
    <w:rsid w:val="001D013F"/>
    <w:rsid w:val="001D0489"/>
    <w:rsid w:val="001D0C5A"/>
    <w:rsid w:val="001D0E54"/>
    <w:rsid w:val="001D1446"/>
    <w:rsid w:val="001D150D"/>
    <w:rsid w:val="001D15C6"/>
    <w:rsid w:val="001D2361"/>
    <w:rsid w:val="001D3A88"/>
    <w:rsid w:val="001D3E89"/>
    <w:rsid w:val="001D5177"/>
    <w:rsid w:val="001D5BF1"/>
    <w:rsid w:val="001D6067"/>
    <w:rsid w:val="001D6265"/>
    <w:rsid w:val="001D6512"/>
    <w:rsid w:val="001D684E"/>
    <w:rsid w:val="001D6F19"/>
    <w:rsid w:val="001E0400"/>
    <w:rsid w:val="001E06E0"/>
    <w:rsid w:val="001E0823"/>
    <w:rsid w:val="001E0906"/>
    <w:rsid w:val="001E0A80"/>
    <w:rsid w:val="001E0D76"/>
    <w:rsid w:val="001E1DCA"/>
    <w:rsid w:val="001E32AC"/>
    <w:rsid w:val="001E3689"/>
    <w:rsid w:val="001E3B21"/>
    <w:rsid w:val="001E4D2E"/>
    <w:rsid w:val="001E53E4"/>
    <w:rsid w:val="001E631C"/>
    <w:rsid w:val="001E64D4"/>
    <w:rsid w:val="001E6C3F"/>
    <w:rsid w:val="001E6D35"/>
    <w:rsid w:val="001E73BA"/>
    <w:rsid w:val="001E74C0"/>
    <w:rsid w:val="001E75F1"/>
    <w:rsid w:val="001E7E52"/>
    <w:rsid w:val="001F0D4E"/>
    <w:rsid w:val="001F14C2"/>
    <w:rsid w:val="001F1726"/>
    <w:rsid w:val="001F1A45"/>
    <w:rsid w:val="001F266C"/>
    <w:rsid w:val="001F2731"/>
    <w:rsid w:val="001F28FD"/>
    <w:rsid w:val="001F29A9"/>
    <w:rsid w:val="001F33A0"/>
    <w:rsid w:val="001F39C3"/>
    <w:rsid w:val="001F3AF5"/>
    <w:rsid w:val="001F3C9B"/>
    <w:rsid w:val="001F3CD4"/>
    <w:rsid w:val="001F4284"/>
    <w:rsid w:val="001F4318"/>
    <w:rsid w:val="001F4C86"/>
    <w:rsid w:val="001F5C20"/>
    <w:rsid w:val="001F68A9"/>
    <w:rsid w:val="001F6E52"/>
    <w:rsid w:val="001F76F0"/>
    <w:rsid w:val="001F7E99"/>
    <w:rsid w:val="00200759"/>
    <w:rsid w:val="00200A9F"/>
    <w:rsid w:val="00200E5D"/>
    <w:rsid w:val="00201CB0"/>
    <w:rsid w:val="00202472"/>
    <w:rsid w:val="00202F84"/>
    <w:rsid w:val="0020308A"/>
    <w:rsid w:val="002032B0"/>
    <w:rsid w:val="00203345"/>
    <w:rsid w:val="002041CD"/>
    <w:rsid w:val="00204617"/>
    <w:rsid w:val="00205077"/>
    <w:rsid w:val="0020511F"/>
    <w:rsid w:val="0020575E"/>
    <w:rsid w:val="002057FC"/>
    <w:rsid w:val="00205DCC"/>
    <w:rsid w:val="00207190"/>
    <w:rsid w:val="00207923"/>
    <w:rsid w:val="0021061A"/>
    <w:rsid w:val="00210691"/>
    <w:rsid w:val="0021076E"/>
    <w:rsid w:val="00211090"/>
    <w:rsid w:val="00211536"/>
    <w:rsid w:val="00211609"/>
    <w:rsid w:val="002117CC"/>
    <w:rsid w:val="002120B2"/>
    <w:rsid w:val="002124FE"/>
    <w:rsid w:val="00212789"/>
    <w:rsid w:val="00212D8D"/>
    <w:rsid w:val="00212E1E"/>
    <w:rsid w:val="0021349A"/>
    <w:rsid w:val="00213718"/>
    <w:rsid w:val="00213D82"/>
    <w:rsid w:val="002142E8"/>
    <w:rsid w:val="00214426"/>
    <w:rsid w:val="0021465D"/>
    <w:rsid w:val="00214847"/>
    <w:rsid w:val="00215318"/>
    <w:rsid w:val="002154B5"/>
    <w:rsid w:val="002154F5"/>
    <w:rsid w:val="002159ED"/>
    <w:rsid w:val="00215D10"/>
    <w:rsid w:val="00215E02"/>
    <w:rsid w:val="00216137"/>
    <w:rsid w:val="00216E1D"/>
    <w:rsid w:val="002171F9"/>
    <w:rsid w:val="00220703"/>
    <w:rsid w:val="0022111D"/>
    <w:rsid w:val="00221760"/>
    <w:rsid w:val="00221891"/>
    <w:rsid w:val="002219BE"/>
    <w:rsid w:val="00222164"/>
    <w:rsid w:val="002223D0"/>
    <w:rsid w:val="00223E68"/>
    <w:rsid w:val="002243A0"/>
    <w:rsid w:val="002244FA"/>
    <w:rsid w:val="002249A5"/>
    <w:rsid w:val="00224A4F"/>
    <w:rsid w:val="00224F81"/>
    <w:rsid w:val="002251BA"/>
    <w:rsid w:val="00225E22"/>
    <w:rsid w:val="00226148"/>
    <w:rsid w:val="00226189"/>
    <w:rsid w:val="00226EAF"/>
    <w:rsid w:val="00226FFE"/>
    <w:rsid w:val="00231102"/>
    <w:rsid w:val="00231216"/>
    <w:rsid w:val="00231516"/>
    <w:rsid w:val="00231BF7"/>
    <w:rsid w:val="002322CC"/>
    <w:rsid w:val="002326F0"/>
    <w:rsid w:val="00232D15"/>
    <w:rsid w:val="0023485D"/>
    <w:rsid w:val="00234B6D"/>
    <w:rsid w:val="002351FC"/>
    <w:rsid w:val="002355CD"/>
    <w:rsid w:val="00235843"/>
    <w:rsid w:val="00235A05"/>
    <w:rsid w:val="00235E60"/>
    <w:rsid w:val="002361C2"/>
    <w:rsid w:val="00236E07"/>
    <w:rsid w:val="00237BE6"/>
    <w:rsid w:val="00240180"/>
    <w:rsid w:val="00240A36"/>
    <w:rsid w:val="00240D10"/>
    <w:rsid w:val="002411D5"/>
    <w:rsid w:val="002417C7"/>
    <w:rsid w:val="002417FA"/>
    <w:rsid w:val="002426A6"/>
    <w:rsid w:val="00242C6E"/>
    <w:rsid w:val="00242ECA"/>
    <w:rsid w:val="002435D8"/>
    <w:rsid w:val="002436A8"/>
    <w:rsid w:val="00243720"/>
    <w:rsid w:val="00243C1F"/>
    <w:rsid w:val="00243F3B"/>
    <w:rsid w:val="002443DB"/>
    <w:rsid w:val="00244B03"/>
    <w:rsid w:val="00244D65"/>
    <w:rsid w:val="00245008"/>
    <w:rsid w:val="002453A3"/>
    <w:rsid w:val="00245B58"/>
    <w:rsid w:val="00246539"/>
    <w:rsid w:val="0024685B"/>
    <w:rsid w:val="0024692C"/>
    <w:rsid w:val="00246D3C"/>
    <w:rsid w:val="002474E6"/>
    <w:rsid w:val="00247A2B"/>
    <w:rsid w:val="00247BE4"/>
    <w:rsid w:val="00250CC1"/>
    <w:rsid w:val="002511B4"/>
    <w:rsid w:val="0025214C"/>
    <w:rsid w:val="00252575"/>
    <w:rsid w:val="00253320"/>
    <w:rsid w:val="00253BED"/>
    <w:rsid w:val="002543C4"/>
    <w:rsid w:val="00254B4E"/>
    <w:rsid w:val="00255122"/>
    <w:rsid w:val="0025568C"/>
    <w:rsid w:val="00256119"/>
    <w:rsid w:val="002566AD"/>
    <w:rsid w:val="002566CA"/>
    <w:rsid w:val="00256948"/>
    <w:rsid w:val="0025720C"/>
    <w:rsid w:val="00260B74"/>
    <w:rsid w:val="0026173E"/>
    <w:rsid w:val="00261B3E"/>
    <w:rsid w:val="00261D95"/>
    <w:rsid w:val="002621B5"/>
    <w:rsid w:val="00263294"/>
    <w:rsid w:val="00264247"/>
    <w:rsid w:val="00264327"/>
    <w:rsid w:val="00264C7A"/>
    <w:rsid w:val="00264E7D"/>
    <w:rsid w:val="00266304"/>
    <w:rsid w:val="0026696C"/>
    <w:rsid w:val="00266A3E"/>
    <w:rsid w:val="00266F20"/>
    <w:rsid w:val="00267106"/>
    <w:rsid w:val="002674EC"/>
    <w:rsid w:val="00270BDA"/>
    <w:rsid w:val="00271F8F"/>
    <w:rsid w:val="002723F7"/>
    <w:rsid w:val="00272960"/>
    <w:rsid w:val="00272E61"/>
    <w:rsid w:val="002745C1"/>
    <w:rsid w:val="0027524C"/>
    <w:rsid w:val="0027535D"/>
    <w:rsid w:val="00275555"/>
    <w:rsid w:val="00275D34"/>
    <w:rsid w:val="002761FE"/>
    <w:rsid w:val="00276370"/>
    <w:rsid w:val="002767E0"/>
    <w:rsid w:val="00276C9D"/>
    <w:rsid w:val="00276F6F"/>
    <w:rsid w:val="002777EE"/>
    <w:rsid w:val="00277DDF"/>
    <w:rsid w:val="00280401"/>
    <w:rsid w:val="002805E7"/>
    <w:rsid w:val="00280F21"/>
    <w:rsid w:val="00281898"/>
    <w:rsid w:val="00282180"/>
    <w:rsid w:val="00282594"/>
    <w:rsid w:val="00282EBB"/>
    <w:rsid w:val="00283229"/>
    <w:rsid w:val="00283362"/>
    <w:rsid w:val="00283780"/>
    <w:rsid w:val="00283CE4"/>
    <w:rsid w:val="00285237"/>
    <w:rsid w:val="00285D62"/>
    <w:rsid w:val="00285F78"/>
    <w:rsid w:val="00286482"/>
    <w:rsid w:val="002869C6"/>
    <w:rsid w:val="00286F95"/>
    <w:rsid w:val="002872BA"/>
    <w:rsid w:val="002872CF"/>
    <w:rsid w:val="00287469"/>
    <w:rsid w:val="00290088"/>
    <w:rsid w:val="0029008D"/>
    <w:rsid w:val="00290E67"/>
    <w:rsid w:val="002919AB"/>
    <w:rsid w:val="00291AF0"/>
    <w:rsid w:val="0029207C"/>
    <w:rsid w:val="0029247E"/>
    <w:rsid w:val="00292BAC"/>
    <w:rsid w:val="00293469"/>
    <w:rsid w:val="0029365B"/>
    <w:rsid w:val="00293C44"/>
    <w:rsid w:val="0029428F"/>
    <w:rsid w:val="002945D9"/>
    <w:rsid w:val="002953E3"/>
    <w:rsid w:val="00296BBA"/>
    <w:rsid w:val="00296D13"/>
    <w:rsid w:val="00296FEE"/>
    <w:rsid w:val="002972E7"/>
    <w:rsid w:val="002973C7"/>
    <w:rsid w:val="00297D1A"/>
    <w:rsid w:val="002A02F2"/>
    <w:rsid w:val="002A05C3"/>
    <w:rsid w:val="002A0697"/>
    <w:rsid w:val="002A2279"/>
    <w:rsid w:val="002A277B"/>
    <w:rsid w:val="002A2A03"/>
    <w:rsid w:val="002A2C5B"/>
    <w:rsid w:val="002A3044"/>
    <w:rsid w:val="002A3507"/>
    <w:rsid w:val="002A3816"/>
    <w:rsid w:val="002A3AD3"/>
    <w:rsid w:val="002A3CB2"/>
    <w:rsid w:val="002A41F8"/>
    <w:rsid w:val="002A45A3"/>
    <w:rsid w:val="002A45A9"/>
    <w:rsid w:val="002A4B4D"/>
    <w:rsid w:val="002A5026"/>
    <w:rsid w:val="002A5658"/>
    <w:rsid w:val="002A5D3E"/>
    <w:rsid w:val="002A611B"/>
    <w:rsid w:val="002A64E7"/>
    <w:rsid w:val="002A6577"/>
    <w:rsid w:val="002A67DA"/>
    <w:rsid w:val="002A69C9"/>
    <w:rsid w:val="002A69D6"/>
    <w:rsid w:val="002A6FB1"/>
    <w:rsid w:val="002A75DD"/>
    <w:rsid w:val="002A75E6"/>
    <w:rsid w:val="002B2300"/>
    <w:rsid w:val="002B243A"/>
    <w:rsid w:val="002B2AC5"/>
    <w:rsid w:val="002B390A"/>
    <w:rsid w:val="002B39BD"/>
    <w:rsid w:val="002B3D75"/>
    <w:rsid w:val="002B3DD7"/>
    <w:rsid w:val="002B4328"/>
    <w:rsid w:val="002B67DE"/>
    <w:rsid w:val="002B69FB"/>
    <w:rsid w:val="002B6B6F"/>
    <w:rsid w:val="002B6F94"/>
    <w:rsid w:val="002B70D4"/>
    <w:rsid w:val="002B73D8"/>
    <w:rsid w:val="002B76E2"/>
    <w:rsid w:val="002C0DC1"/>
    <w:rsid w:val="002C106B"/>
    <w:rsid w:val="002C1294"/>
    <w:rsid w:val="002C1431"/>
    <w:rsid w:val="002C1CE0"/>
    <w:rsid w:val="002C1D95"/>
    <w:rsid w:val="002C30C6"/>
    <w:rsid w:val="002C3E13"/>
    <w:rsid w:val="002C4159"/>
    <w:rsid w:val="002C4610"/>
    <w:rsid w:val="002C4795"/>
    <w:rsid w:val="002C4806"/>
    <w:rsid w:val="002C4D56"/>
    <w:rsid w:val="002C5295"/>
    <w:rsid w:val="002C64BB"/>
    <w:rsid w:val="002C7614"/>
    <w:rsid w:val="002D00F6"/>
    <w:rsid w:val="002D0222"/>
    <w:rsid w:val="002D16B3"/>
    <w:rsid w:val="002D19AA"/>
    <w:rsid w:val="002D19AE"/>
    <w:rsid w:val="002D1D26"/>
    <w:rsid w:val="002D23B9"/>
    <w:rsid w:val="002D3024"/>
    <w:rsid w:val="002D32A7"/>
    <w:rsid w:val="002D3762"/>
    <w:rsid w:val="002D3986"/>
    <w:rsid w:val="002D3E32"/>
    <w:rsid w:val="002D4085"/>
    <w:rsid w:val="002D40B7"/>
    <w:rsid w:val="002D4450"/>
    <w:rsid w:val="002D47E4"/>
    <w:rsid w:val="002D4AE1"/>
    <w:rsid w:val="002D4F84"/>
    <w:rsid w:val="002D52B3"/>
    <w:rsid w:val="002D5AD2"/>
    <w:rsid w:val="002D5B02"/>
    <w:rsid w:val="002D5D25"/>
    <w:rsid w:val="002D6956"/>
    <w:rsid w:val="002D7235"/>
    <w:rsid w:val="002D7DC8"/>
    <w:rsid w:val="002E00A5"/>
    <w:rsid w:val="002E0D06"/>
    <w:rsid w:val="002E11F6"/>
    <w:rsid w:val="002E1234"/>
    <w:rsid w:val="002E1995"/>
    <w:rsid w:val="002E1B80"/>
    <w:rsid w:val="002E1C88"/>
    <w:rsid w:val="002E24A3"/>
    <w:rsid w:val="002E260E"/>
    <w:rsid w:val="002E2682"/>
    <w:rsid w:val="002E30D9"/>
    <w:rsid w:val="002E3A43"/>
    <w:rsid w:val="002E3A53"/>
    <w:rsid w:val="002E3E1A"/>
    <w:rsid w:val="002E3F67"/>
    <w:rsid w:val="002E44A3"/>
    <w:rsid w:val="002E465F"/>
    <w:rsid w:val="002E5556"/>
    <w:rsid w:val="002E6192"/>
    <w:rsid w:val="002E61A9"/>
    <w:rsid w:val="002E6EAB"/>
    <w:rsid w:val="002E757C"/>
    <w:rsid w:val="002E78B8"/>
    <w:rsid w:val="002F1DD5"/>
    <w:rsid w:val="002F313C"/>
    <w:rsid w:val="002F325F"/>
    <w:rsid w:val="002F328C"/>
    <w:rsid w:val="002F33FF"/>
    <w:rsid w:val="002F350E"/>
    <w:rsid w:val="002F360B"/>
    <w:rsid w:val="002F3D86"/>
    <w:rsid w:val="002F4185"/>
    <w:rsid w:val="002F494F"/>
    <w:rsid w:val="002F4EF9"/>
    <w:rsid w:val="002F522D"/>
    <w:rsid w:val="002F5D2D"/>
    <w:rsid w:val="002F5E5D"/>
    <w:rsid w:val="002F5F3E"/>
    <w:rsid w:val="002F6C19"/>
    <w:rsid w:val="002F78EC"/>
    <w:rsid w:val="00300D34"/>
    <w:rsid w:val="00300E88"/>
    <w:rsid w:val="00302100"/>
    <w:rsid w:val="00302874"/>
    <w:rsid w:val="00302CA0"/>
    <w:rsid w:val="00303325"/>
    <w:rsid w:val="0030357B"/>
    <w:rsid w:val="00303E44"/>
    <w:rsid w:val="0030440D"/>
    <w:rsid w:val="0030479F"/>
    <w:rsid w:val="003050A0"/>
    <w:rsid w:val="003050A1"/>
    <w:rsid w:val="0030554A"/>
    <w:rsid w:val="00305977"/>
    <w:rsid w:val="00305CBB"/>
    <w:rsid w:val="00306903"/>
    <w:rsid w:val="00306D63"/>
    <w:rsid w:val="00307160"/>
    <w:rsid w:val="003072A4"/>
    <w:rsid w:val="00307A39"/>
    <w:rsid w:val="00307E69"/>
    <w:rsid w:val="003103B7"/>
    <w:rsid w:val="00310641"/>
    <w:rsid w:val="00311F71"/>
    <w:rsid w:val="0031210F"/>
    <w:rsid w:val="00312F4D"/>
    <w:rsid w:val="00314072"/>
    <w:rsid w:val="00314527"/>
    <w:rsid w:val="00314D89"/>
    <w:rsid w:val="00315007"/>
    <w:rsid w:val="0031554F"/>
    <w:rsid w:val="00315B3A"/>
    <w:rsid w:val="00315F51"/>
    <w:rsid w:val="00316A29"/>
    <w:rsid w:val="003172D7"/>
    <w:rsid w:val="0031754F"/>
    <w:rsid w:val="00320113"/>
    <w:rsid w:val="00320172"/>
    <w:rsid w:val="0032042D"/>
    <w:rsid w:val="00321DDE"/>
    <w:rsid w:val="003221FC"/>
    <w:rsid w:val="00322224"/>
    <w:rsid w:val="00322E2A"/>
    <w:rsid w:val="00323300"/>
    <w:rsid w:val="003235FE"/>
    <w:rsid w:val="003241D3"/>
    <w:rsid w:val="0032453F"/>
    <w:rsid w:val="00324863"/>
    <w:rsid w:val="00324901"/>
    <w:rsid w:val="00324D6B"/>
    <w:rsid w:val="00326122"/>
    <w:rsid w:val="00327055"/>
    <w:rsid w:val="003279D0"/>
    <w:rsid w:val="00327FC8"/>
    <w:rsid w:val="0033027F"/>
    <w:rsid w:val="00330627"/>
    <w:rsid w:val="0033114B"/>
    <w:rsid w:val="00331E67"/>
    <w:rsid w:val="00331EB1"/>
    <w:rsid w:val="00333028"/>
    <w:rsid w:val="003334B5"/>
    <w:rsid w:val="00333DEB"/>
    <w:rsid w:val="0033425C"/>
    <w:rsid w:val="0033432A"/>
    <w:rsid w:val="00334A70"/>
    <w:rsid w:val="00334D4C"/>
    <w:rsid w:val="00334D5D"/>
    <w:rsid w:val="00335088"/>
    <w:rsid w:val="003351BB"/>
    <w:rsid w:val="00335B1A"/>
    <w:rsid w:val="00335F1E"/>
    <w:rsid w:val="00335F32"/>
    <w:rsid w:val="00336D27"/>
    <w:rsid w:val="00336EE6"/>
    <w:rsid w:val="00337559"/>
    <w:rsid w:val="00337929"/>
    <w:rsid w:val="00337C38"/>
    <w:rsid w:val="003410E4"/>
    <w:rsid w:val="00341933"/>
    <w:rsid w:val="00342DA7"/>
    <w:rsid w:val="00342ECB"/>
    <w:rsid w:val="00343DE9"/>
    <w:rsid w:val="00344016"/>
    <w:rsid w:val="00345F6E"/>
    <w:rsid w:val="00346A1C"/>
    <w:rsid w:val="00346BB1"/>
    <w:rsid w:val="00346DF9"/>
    <w:rsid w:val="00347120"/>
    <w:rsid w:val="00347162"/>
    <w:rsid w:val="0035029B"/>
    <w:rsid w:val="00350EBF"/>
    <w:rsid w:val="00351B74"/>
    <w:rsid w:val="00352773"/>
    <w:rsid w:val="00352B3C"/>
    <w:rsid w:val="0035360E"/>
    <w:rsid w:val="00353725"/>
    <w:rsid w:val="003538C4"/>
    <w:rsid w:val="00353B77"/>
    <w:rsid w:val="00353BE6"/>
    <w:rsid w:val="00353F1B"/>
    <w:rsid w:val="00354457"/>
    <w:rsid w:val="003547AD"/>
    <w:rsid w:val="00354FA9"/>
    <w:rsid w:val="00355822"/>
    <w:rsid w:val="00356394"/>
    <w:rsid w:val="00357241"/>
    <w:rsid w:val="0035778A"/>
    <w:rsid w:val="00360AD4"/>
    <w:rsid w:val="00360B9A"/>
    <w:rsid w:val="00360D21"/>
    <w:rsid w:val="00360EDE"/>
    <w:rsid w:val="00360FF6"/>
    <w:rsid w:val="003616E4"/>
    <w:rsid w:val="00362109"/>
    <w:rsid w:val="00362826"/>
    <w:rsid w:val="00362E0D"/>
    <w:rsid w:val="0036328E"/>
    <w:rsid w:val="00364024"/>
    <w:rsid w:val="003642CD"/>
    <w:rsid w:val="00365322"/>
    <w:rsid w:val="003654A5"/>
    <w:rsid w:val="00365BE2"/>
    <w:rsid w:val="00365CAE"/>
    <w:rsid w:val="003666F9"/>
    <w:rsid w:val="00367316"/>
    <w:rsid w:val="0036771C"/>
    <w:rsid w:val="00367974"/>
    <w:rsid w:val="00367B60"/>
    <w:rsid w:val="00367CA5"/>
    <w:rsid w:val="00367D35"/>
    <w:rsid w:val="00367F4F"/>
    <w:rsid w:val="003703B4"/>
    <w:rsid w:val="003703EE"/>
    <w:rsid w:val="00370CA0"/>
    <w:rsid w:val="00371267"/>
    <w:rsid w:val="00371BE6"/>
    <w:rsid w:val="003723A9"/>
    <w:rsid w:val="00372631"/>
    <w:rsid w:val="00372F74"/>
    <w:rsid w:val="00374877"/>
    <w:rsid w:val="00374AED"/>
    <w:rsid w:val="00374BAF"/>
    <w:rsid w:val="00374F2B"/>
    <w:rsid w:val="003752BA"/>
    <w:rsid w:val="00375367"/>
    <w:rsid w:val="0037721D"/>
    <w:rsid w:val="00377429"/>
    <w:rsid w:val="00381020"/>
    <w:rsid w:val="00381259"/>
    <w:rsid w:val="003817F2"/>
    <w:rsid w:val="00381DDB"/>
    <w:rsid w:val="00381DF1"/>
    <w:rsid w:val="003827AF"/>
    <w:rsid w:val="00382918"/>
    <w:rsid w:val="00383B56"/>
    <w:rsid w:val="00383E69"/>
    <w:rsid w:val="003843E0"/>
    <w:rsid w:val="0038451B"/>
    <w:rsid w:val="00384887"/>
    <w:rsid w:val="003850CA"/>
    <w:rsid w:val="00385146"/>
    <w:rsid w:val="00385459"/>
    <w:rsid w:val="0038592D"/>
    <w:rsid w:val="0038594E"/>
    <w:rsid w:val="00385C79"/>
    <w:rsid w:val="0038647F"/>
    <w:rsid w:val="00386AE5"/>
    <w:rsid w:val="00386D80"/>
    <w:rsid w:val="00386EB9"/>
    <w:rsid w:val="00387645"/>
    <w:rsid w:val="00387E37"/>
    <w:rsid w:val="003900ED"/>
    <w:rsid w:val="00391EDC"/>
    <w:rsid w:val="0039299B"/>
    <w:rsid w:val="00393921"/>
    <w:rsid w:val="00393DE0"/>
    <w:rsid w:val="00394A04"/>
    <w:rsid w:val="0039629B"/>
    <w:rsid w:val="00396E66"/>
    <w:rsid w:val="00397BE4"/>
    <w:rsid w:val="003A0213"/>
    <w:rsid w:val="003A0A81"/>
    <w:rsid w:val="003A101A"/>
    <w:rsid w:val="003A10AE"/>
    <w:rsid w:val="003A1311"/>
    <w:rsid w:val="003A2B63"/>
    <w:rsid w:val="003A3BB7"/>
    <w:rsid w:val="003A401F"/>
    <w:rsid w:val="003A4A50"/>
    <w:rsid w:val="003A4EEF"/>
    <w:rsid w:val="003A4F55"/>
    <w:rsid w:val="003A4FC0"/>
    <w:rsid w:val="003A558E"/>
    <w:rsid w:val="003A5BBB"/>
    <w:rsid w:val="003A5F96"/>
    <w:rsid w:val="003A61EA"/>
    <w:rsid w:val="003A7204"/>
    <w:rsid w:val="003B10E1"/>
    <w:rsid w:val="003B1809"/>
    <w:rsid w:val="003B1BD0"/>
    <w:rsid w:val="003B1E16"/>
    <w:rsid w:val="003B21E7"/>
    <w:rsid w:val="003B25EF"/>
    <w:rsid w:val="003B295C"/>
    <w:rsid w:val="003B3AF4"/>
    <w:rsid w:val="003B4107"/>
    <w:rsid w:val="003B5367"/>
    <w:rsid w:val="003B5D17"/>
    <w:rsid w:val="003B60CB"/>
    <w:rsid w:val="003B6230"/>
    <w:rsid w:val="003B68E7"/>
    <w:rsid w:val="003B6AF2"/>
    <w:rsid w:val="003B6DD9"/>
    <w:rsid w:val="003B76FA"/>
    <w:rsid w:val="003B7F7E"/>
    <w:rsid w:val="003C2EBA"/>
    <w:rsid w:val="003C2F0B"/>
    <w:rsid w:val="003C3262"/>
    <w:rsid w:val="003C37F0"/>
    <w:rsid w:val="003C38CB"/>
    <w:rsid w:val="003C49D4"/>
    <w:rsid w:val="003C4B28"/>
    <w:rsid w:val="003C57F0"/>
    <w:rsid w:val="003C6E90"/>
    <w:rsid w:val="003C716D"/>
    <w:rsid w:val="003C7461"/>
    <w:rsid w:val="003C746F"/>
    <w:rsid w:val="003C7529"/>
    <w:rsid w:val="003C7A66"/>
    <w:rsid w:val="003C7FCB"/>
    <w:rsid w:val="003D0BBC"/>
    <w:rsid w:val="003D0D68"/>
    <w:rsid w:val="003D0F3C"/>
    <w:rsid w:val="003D11DB"/>
    <w:rsid w:val="003D164E"/>
    <w:rsid w:val="003D16E2"/>
    <w:rsid w:val="003D20C0"/>
    <w:rsid w:val="003D2C1C"/>
    <w:rsid w:val="003D3679"/>
    <w:rsid w:val="003D3B05"/>
    <w:rsid w:val="003D465E"/>
    <w:rsid w:val="003D4E97"/>
    <w:rsid w:val="003D53EE"/>
    <w:rsid w:val="003D6174"/>
    <w:rsid w:val="003D66DB"/>
    <w:rsid w:val="003D683E"/>
    <w:rsid w:val="003D73BC"/>
    <w:rsid w:val="003D7A0F"/>
    <w:rsid w:val="003E0107"/>
    <w:rsid w:val="003E0A82"/>
    <w:rsid w:val="003E0AC5"/>
    <w:rsid w:val="003E15C1"/>
    <w:rsid w:val="003E19AC"/>
    <w:rsid w:val="003E2985"/>
    <w:rsid w:val="003E334F"/>
    <w:rsid w:val="003E342F"/>
    <w:rsid w:val="003E68C4"/>
    <w:rsid w:val="003E7833"/>
    <w:rsid w:val="003F043B"/>
    <w:rsid w:val="003F0F31"/>
    <w:rsid w:val="003F1639"/>
    <w:rsid w:val="003F17C8"/>
    <w:rsid w:val="003F1817"/>
    <w:rsid w:val="003F1865"/>
    <w:rsid w:val="003F2C2D"/>
    <w:rsid w:val="003F34C1"/>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1917"/>
    <w:rsid w:val="00401F39"/>
    <w:rsid w:val="004020A6"/>
    <w:rsid w:val="00402BB2"/>
    <w:rsid w:val="004034AA"/>
    <w:rsid w:val="00404370"/>
    <w:rsid w:val="00404743"/>
    <w:rsid w:val="00405473"/>
    <w:rsid w:val="004058A7"/>
    <w:rsid w:val="0040665E"/>
    <w:rsid w:val="00406C31"/>
    <w:rsid w:val="00407745"/>
    <w:rsid w:val="00407760"/>
    <w:rsid w:val="00407779"/>
    <w:rsid w:val="00407A58"/>
    <w:rsid w:val="004102F8"/>
    <w:rsid w:val="00410BEE"/>
    <w:rsid w:val="00411A03"/>
    <w:rsid w:val="00411F18"/>
    <w:rsid w:val="0041233D"/>
    <w:rsid w:val="004124F4"/>
    <w:rsid w:val="00412F43"/>
    <w:rsid w:val="004130C2"/>
    <w:rsid w:val="00413779"/>
    <w:rsid w:val="00413857"/>
    <w:rsid w:val="00413AD9"/>
    <w:rsid w:val="00413ECD"/>
    <w:rsid w:val="00414288"/>
    <w:rsid w:val="004149E5"/>
    <w:rsid w:val="00414D51"/>
    <w:rsid w:val="00414DA9"/>
    <w:rsid w:val="0041600A"/>
    <w:rsid w:val="00416040"/>
    <w:rsid w:val="004163F8"/>
    <w:rsid w:val="00416F5A"/>
    <w:rsid w:val="00417618"/>
    <w:rsid w:val="004177D1"/>
    <w:rsid w:val="00417AF2"/>
    <w:rsid w:val="00420205"/>
    <w:rsid w:val="00420327"/>
    <w:rsid w:val="00420625"/>
    <w:rsid w:val="00420C79"/>
    <w:rsid w:val="004214D7"/>
    <w:rsid w:val="004218E1"/>
    <w:rsid w:val="00421BD1"/>
    <w:rsid w:val="00421D19"/>
    <w:rsid w:val="00421D1F"/>
    <w:rsid w:val="004225D2"/>
    <w:rsid w:val="00422967"/>
    <w:rsid w:val="00422CDA"/>
    <w:rsid w:val="00422E34"/>
    <w:rsid w:val="0042315E"/>
    <w:rsid w:val="00424D9F"/>
    <w:rsid w:val="004251C4"/>
    <w:rsid w:val="004256AB"/>
    <w:rsid w:val="00425B72"/>
    <w:rsid w:val="00425C33"/>
    <w:rsid w:val="0042632C"/>
    <w:rsid w:val="00426563"/>
    <w:rsid w:val="004269B7"/>
    <w:rsid w:val="00426DC6"/>
    <w:rsid w:val="004275F5"/>
    <w:rsid w:val="0043034C"/>
    <w:rsid w:val="0043075F"/>
    <w:rsid w:val="0043082D"/>
    <w:rsid w:val="004310F9"/>
    <w:rsid w:val="004326D4"/>
    <w:rsid w:val="00432BF9"/>
    <w:rsid w:val="00433F9B"/>
    <w:rsid w:val="004348D2"/>
    <w:rsid w:val="004359F8"/>
    <w:rsid w:val="00435BFC"/>
    <w:rsid w:val="004363EC"/>
    <w:rsid w:val="00437184"/>
    <w:rsid w:val="0043758C"/>
    <w:rsid w:val="004377E7"/>
    <w:rsid w:val="0044006A"/>
    <w:rsid w:val="00440DBF"/>
    <w:rsid w:val="004427F9"/>
    <w:rsid w:val="00442A90"/>
    <w:rsid w:val="00442C53"/>
    <w:rsid w:val="0044325A"/>
    <w:rsid w:val="004434EC"/>
    <w:rsid w:val="00443673"/>
    <w:rsid w:val="00445238"/>
    <w:rsid w:val="00445400"/>
    <w:rsid w:val="004457F5"/>
    <w:rsid w:val="00445B17"/>
    <w:rsid w:val="00445CB5"/>
    <w:rsid w:val="004467E8"/>
    <w:rsid w:val="00446E75"/>
    <w:rsid w:val="00447042"/>
    <w:rsid w:val="004472AC"/>
    <w:rsid w:val="004474DA"/>
    <w:rsid w:val="0044794B"/>
    <w:rsid w:val="004504CF"/>
    <w:rsid w:val="00450658"/>
    <w:rsid w:val="00451F3C"/>
    <w:rsid w:val="0045341F"/>
    <w:rsid w:val="00453448"/>
    <w:rsid w:val="00453E2B"/>
    <w:rsid w:val="0045410E"/>
    <w:rsid w:val="004543AF"/>
    <w:rsid w:val="004545CA"/>
    <w:rsid w:val="0045492E"/>
    <w:rsid w:val="00454F0E"/>
    <w:rsid w:val="00455AF8"/>
    <w:rsid w:val="00456125"/>
    <w:rsid w:val="004563AC"/>
    <w:rsid w:val="00456406"/>
    <w:rsid w:val="00456E29"/>
    <w:rsid w:val="004570E3"/>
    <w:rsid w:val="00457561"/>
    <w:rsid w:val="00457DEF"/>
    <w:rsid w:val="00457E54"/>
    <w:rsid w:val="004607BC"/>
    <w:rsid w:val="00460A6A"/>
    <w:rsid w:val="00460AC2"/>
    <w:rsid w:val="00461724"/>
    <w:rsid w:val="00461EEA"/>
    <w:rsid w:val="00463368"/>
    <w:rsid w:val="00463786"/>
    <w:rsid w:val="00463A29"/>
    <w:rsid w:val="00463D23"/>
    <w:rsid w:val="00463F86"/>
    <w:rsid w:val="0046480E"/>
    <w:rsid w:val="00464970"/>
    <w:rsid w:val="00464ACE"/>
    <w:rsid w:val="004652F4"/>
    <w:rsid w:val="00465981"/>
    <w:rsid w:val="00465D87"/>
    <w:rsid w:val="00466CE8"/>
    <w:rsid w:val="00467225"/>
    <w:rsid w:val="00467905"/>
    <w:rsid w:val="00467E11"/>
    <w:rsid w:val="00470181"/>
    <w:rsid w:val="00470337"/>
    <w:rsid w:val="00470746"/>
    <w:rsid w:val="004707BE"/>
    <w:rsid w:val="00470925"/>
    <w:rsid w:val="00470D96"/>
    <w:rsid w:val="00471003"/>
    <w:rsid w:val="00471A10"/>
    <w:rsid w:val="00472332"/>
    <w:rsid w:val="00472D1F"/>
    <w:rsid w:val="00472F8F"/>
    <w:rsid w:val="004731EE"/>
    <w:rsid w:val="004733D7"/>
    <w:rsid w:val="004737F1"/>
    <w:rsid w:val="00473B6D"/>
    <w:rsid w:val="0047503A"/>
    <w:rsid w:val="0047509E"/>
    <w:rsid w:val="0047602F"/>
    <w:rsid w:val="00476106"/>
    <w:rsid w:val="0047625C"/>
    <w:rsid w:val="0047636D"/>
    <w:rsid w:val="004768D6"/>
    <w:rsid w:val="0047776D"/>
    <w:rsid w:val="00477F28"/>
    <w:rsid w:val="00480672"/>
    <w:rsid w:val="004809DE"/>
    <w:rsid w:val="00480CA7"/>
    <w:rsid w:val="00480D9B"/>
    <w:rsid w:val="004818C9"/>
    <w:rsid w:val="00481C4D"/>
    <w:rsid w:val="004824F3"/>
    <w:rsid w:val="00482690"/>
    <w:rsid w:val="00482E6D"/>
    <w:rsid w:val="004833F9"/>
    <w:rsid w:val="00484277"/>
    <w:rsid w:val="00484801"/>
    <w:rsid w:val="00485394"/>
    <w:rsid w:val="00485576"/>
    <w:rsid w:val="00485A14"/>
    <w:rsid w:val="00485A5B"/>
    <w:rsid w:val="00485A6B"/>
    <w:rsid w:val="0048663B"/>
    <w:rsid w:val="00486DCD"/>
    <w:rsid w:val="0048761C"/>
    <w:rsid w:val="004879A6"/>
    <w:rsid w:val="004900FA"/>
    <w:rsid w:val="004904FD"/>
    <w:rsid w:val="00490510"/>
    <w:rsid w:val="00490F76"/>
    <w:rsid w:val="004917DF"/>
    <w:rsid w:val="00491BBA"/>
    <w:rsid w:val="00492414"/>
    <w:rsid w:val="00492654"/>
    <w:rsid w:val="0049323C"/>
    <w:rsid w:val="00493304"/>
    <w:rsid w:val="004933F1"/>
    <w:rsid w:val="00493627"/>
    <w:rsid w:val="00493A2B"/>
    <w:rsid w:val="00494307"/>
    <w:rsid w:val="004943BB"/>
    <w:rsid w:val="00494713"/>
    <w:rsid w:val="00495453"/>
    <w:rsid w:val="00495A13"/>
    <w:rsid w:val="00497833"/>
    <w:rsid w:val="004979D4"/>
    <w:rsid w:val="00497BB2"/>
    <w:rsid w:val="00497D57"/>
    <w:rsid w:val="004A07AA"/>
    <w:rsid w:val="004A114B"/>
    <w:rsid w:val="004A15A9"/>
    <w:rsid w:val="004A1C91"/>
    <w:rsid w:val="004A1EA5"/>
    <w:rsid w:val="004A345A"/>
    <w:rsid w:val="004A3F95"/>
    <w:rsid w:val="004A45C9"/>
    <w:rsid w:val="004A4684"/>
    <w:rsid w:val="004A49C8"/>
    <w:rsid w:val="004A582D"/>
    <w:rsid w:val="004A638A"/>
    <w:rsid w:val="004A6CE4"/>
    <w:rsid w:val="004A6D9A"/>
    <w:rsid w:val="004A6F04"/>
    <w:rsid w:val="004A6FC5"/>
    <w:rsid w:val="004A7559"/>
    <w:rsid w:val="004A776C"/>
    <w:rsid w:val="004B004B"/>
    <w:rsid w:val="004B0CC2"/>
    <w:rsid w:val="004B12A3"/>
    <w:rsid w:val="004B1F54"/>
    <w:rsid w:val="004B2643"/>
    <w:rsid w:val="004B26B6"/>
    <w:rsid w:val="004B2904"/>
    <w:rsid w:val="004B2F30"/>
    <w:rsid w:val="004B3801"/>
    <w:rsid w:val="004B44FC"/>
    <w:rsid w:val="004B5C41"/>
    <w:rsid w:val="004B6630"/>
    <w:rsid w:val="004B67F7"/>
    <w:rsid w:val="004B6A53"/>
    <w:rsid w:val="004B7C4C"/>
    <w:rsid w:val="004C0E67"/>
    <w:rsid w:val="004C0E90"/>
    <w:rsid w:val="004C19CF"/>
    <w:rsid w:val="004C1E66"/>
    <w:rsid w:val="004C2E97"/>
    <w:rsid w:val="004C34F8"/>
    <w:rsid w:val="004C3803"/>
    <w:rsid w:val="004C40B5"/>
    <w:rsid w:val="004C4275"/>
    <w:rsid w:val="004C6214"/>
    <w:rsid w:val="004C6464"/>
    <w:rsid w:val="004C64BF"/>
    <w:rsid w:val="004C6684"/>
    <w:rsid w:val="004C6B61"/>
    <w:rsid w:val="004C7623"/>
    <w:rsid w:val="004C7928"/>
    <w:rsid w:val="004D00B9"/>
    <w:rsid w:val="004D0352"/>
    <w:rsid w:val="004D0526"/>
    <w:rsid w:val="004D25AA"/>
    <w:rsid w:val="004D2932"/>
    <w:rsid w:val="004D2D11"/>
    <w:rsid w:val="004D39BB"/>
    <w:rsid w:val="004D40BE"/>
    <w:rsid w:val="004D43D2"/>
    <w:rsid w:val="004D4528"/>
    <w:rsid w:val="004D5003"/>
    <w:rsid w:val="004D558B"/>
    <w:rsid w:val="004D6A76"/>
    <w:rsid w:val="004D6C22"/>
    <w:rsid w:val="004D796F"/>
    <w:rsid w:val="004D7C0F"/>
    <w:rsid w:val="004E041F"/>
    <w:rsid w:val="004E0807"/>
    <w:rsid w:val="004E0C6C"/>
    <w:rsid w:val="004E1421"/>
    <w:rsid w:val="004E1F6A"/>
    <w:rsid w:val="004E2179"/>
    <w:rsid w:val="004E2185"/>
    <w:rsid w:val="004E23B1"/>
    <w:rsid w:val="004E2486"/>
    <w:rsid w:val="004E28D1"/>
    <w:rsid w:val="004E3A92"/>
    <w:rsid w:val="004E56B3"/>
    <w:rsid w:val="004E674D"/>
    <w:rsid w:val="004E6BC3"/>
    <w:rsid w:val="004E7164"/>
    <w:rsid w:val="004E71B9"/>
    <w:rsid w:val="004E7A77"/>
    <w:rsid w:val="004F0586"/>
    <w:rsid w:val="004F066D"/>
    <w:rsid w:val="004F076B"/>
    <w:rsid w:val="004F16BC"/>
    <w:rsid w:val="004F16E8"/>
    <w:rsid w:val="004F1986"/>
    <w:rsid w:val="004F1C7D"/>
    <w:rsid w:val="004F240A"/>
    <w:rsid w:val="004F2ED5"/>
    <w:rsid w:val="004F3156"/>
    <w:rsid w:val="004F3354"/>
    <w:rsid w:val="004F38B2"/>
    <w:rsid w:val="004F3C0C"/>
    <w:rsid w:val="004F4999"/>
    <w:rsid w:val="004F4E89"/>
    <w:rsid w:val="004F53CD"/>
    <w:rsid w:val="004F5838"/>
    <w:rsid w:val="004F5D4B"/>
    <w:rsid w:val="004F5F68"/>
    <w:rsid w:val="004F63D8"/>
    <w:rsid w:val="004F6689"/>
    <w:rsid w:val="004F736B"/>
    <w:rsid w:val="0050028A"/>
    <w:rsid w:val="00500416"/>
    <w:rsid w:val="00500448"/>
    <w:rsid w:val="00502539"/>
    <w:rsid w:val="00502BED"/>
    <w:rsid w:val="00502C41"/>
    <w:rsid w:val="00502F15"/>
    <w:rsid w:val="0050397F"/>
    <w:rsid w:val="005041FE"/>
    <w:rsid w:val="00504374"/>
    <w:rsid w:val="00504D37"/>
    <w:rsid w:val="0050518E"/>
    <w:rsid w:val="005056F4"/>
    <w:rsid w:val="00506163"/>
    <w:rsid w:val="005063ED"/>
    <w:rsid w:val="00506659"/>
    <w:rsid w:val="0050725F"/>
    <w:rsid w:val="00510AA9"/>
    <w:rsid w:val="0051223B"/>
    <w:rsid w:val="005129FA"/>
    <w:rsid w:val="005139BE"/>
    <w:rsid w:val="00513B7D"/>
    <w:rsid w:val="005144B7"/>
    <w:rsid w:val="00514D48"/>
    <w:rsid w:val="00514F93"/>
    <w:rsid w:val="00516EE2"/>
    <w:rsid w:val="00520B5B"/>
    <w:rsid w:val="00520BB9"/>
    <w:rsid w:val="00520C6C"/>
    <w:rsid w:val="00521037"/>
    <w:rsid w:val="00521087"/>
    <w:rsid w:val="005210F3"/>
    <w:rsid w:val="005217F0"/>
    <w:rsid w:val="00521B41"/>
    <w:rsid w:val="0052293C"/>
    <w:rsid w:val="0052374D"/>
    <w:rsid w:val="00523ED0"/>
    <w:rsid w:val="005241D7"/>
    <w:rsid w:val="00524638"/>
    <w:rsid w:val="00525F62"/>
    <w:rsid w:val="00527920"/>
    <w:rsid w:val="005304B6"/>
    <w:rsid w:val="00530D53"/>
    <w:rsid w:val="0053128B"/>
    <w:rsid w:val="00531AAE"/>
    <w:rsid w:val="00531D8F"/>
    <w:rsid w:val="00532562"/>
    <w:rsid w:val="0053258F"/>
    <w:rsid w:val="00532E1D"/>
    <w:rsid w:val="005333D3"/>
    <w:rsid w:val="00533630"/>
    <w:rsid w:val="00533882"/>
    <w:rsid w:val="00533FB8"/>
    <w:rsid w:val="005341E0"/>
    <w:rsid w:val="00534691"/>
    <w:rsid w:val="005348CC"/>
    <w:rsid w:val="0053517A"/>
    <w:rsid w:val="00535B09"/>
    <w:rsid w:val="00535D8D"/>
    <w:rsid w:val="005362FF"/>
    <w:rsid w:val="00536CFE"/>
    <w:rsid w:val="00537333"/>
    <w:rsid w:val="00537514"/>
    <w:rsid w:val="00537739"/>
    <w:rsid w:val="0053799F"/>
    <w:rsid w:val="00540076"/>
    <w:rsid w:val="00540286"/>
    <w:rsid w:val="00540E91"/>
    <w:rsid w:val="00540EEF"/>
    <w:rsid w:val="00541286"/>
    <w:rsid w:val="00541579"/>
    <w:rsid w:val="005416B0"/>
    <w:rsid w:val="005417A6"/>
    <w:rsid w:val="00541949"/>
    <w:rsid w:val="00541CC5"/>
    <w:rsid w:val="0054201D"/>
    <w:rsid w:val="005424AB"/>
    <w:rsid w:val="00542777"/>
    <w:rsid w:val="00542950"/>
    <w:rsid w:val="00542968"/>
    <w:rsid w:val="00542C66"/>
    <w:rsid w:val="005436B9"/>
    <w:rsid w:val="00543E3D"/>
    <w:rsid w:val="00544D19"/>
    <w:rsid w:val="00545080"/>
    <w:rsid w:val="0054526A"/>
    <w:rsid w:val="0054561D"/>
    <w:rsid w:val="00545C06"/>
    <w:rsid w:val="00545E65"/>
    <w:rsid w:val="00546571"/>
    <w:rsid w:val="0054710B"/>
    <w:rsid w:val="0054737E"/>
    <w:rsid w:val="00547992"/>
    <w:rsid w:val="00547A8C"/>
    <w:rsid w:val="005500AD"/>
    <w:rsid w:val="00550EFC"/>
    <w:rsid w:val="0055279C"/>
    <w:rsid w:val="0055300D"/>
    <w:rsid w:val="005534BA"/>
    <w:rsid w:val="00553B76"/>
    <w:rsid w:val="00553BDF"/>
    <w:rsid w:val="00553F6D"/>
    <w:rsid w:val="005541B0"/>
    <w:rsid w:val="005550AB"/>
    <w:rsid w:val="00555379"/>
    <w:rsid w:val="005562ED"/>
    <w:rsid w:val="00556570"/>
    <w:rsid w:val="00556784"/>
    <w:rsid w:val="00556BF3"/>
    <w:rsid w:val="00560506"/>
    <w:rsid w:val="00560A4A"/>
    <w:rsid w:val="00560F66"/>
    <w:rsid w:val="005628A6"/>
    <w:rsid w:val="00562960"/>
    <w:rsid w:val="00562AD9"/>
    <w:rsid w:val="00563641"/>
    <w:rsid w:val="00563E64"/>
    <w:rsid w:val="00564EAC"/>
    <w:rsid w:val="005651AA"/>
    <w:rsid w:val="005660FD"/>
    <w:rsid w:val="00566B31"/>
    <w:rsid w:val="00566B54"/>
    <w:rsid w:val="00566B9F"/>
    <w:rsid w:val="005670BB"/>
    <w:rsid w:val="0056773D"/>
    <w:rsid w:val="00567FB3"/>
    <w:rsid w:val="005705E3"/>
    <w:rsid w:val="0057071E"/>
    <w:rsid w:val="00570789"/>
    <w:rsid w:val="00570DC8"/>
    <w:rsid w:val="00570FF8"/>
    <w:rsid w:val="00570FFD"/>
    <w:rsid w:val="005716D3"/>
    <w:rsid w:val="0057172D"/>
    <w:rsid w:val="00571A19"/>
    <w:rsid w:val="0057216E"/>
    <w:rsid w:val="0057241D"/>
    <w:rsid w:val="00572879"/>
    <w:rsid w:val="00572C24"/>
    <w:rsid w:val="00572DFD"/>
    <w:rsid w:val="0057371E"/>
    <w:rsid w:val="005756CF"/>
    <w:rsid w:val="00575A49"/>
    <w:rsid w:val="00581168"/>
    <w:rsid w:val="005812BB"/>
    <w:rsid w:val="005824BE"/>
    <w:rsid w:val="00582EEC"/>
    <w:rsid w:val="005832C0"/>
    <w:rsid w:val="005841D4"/>
    <w:rsid w:val="00584360"/>
    <w:rsid w:val="00584C0E"/>
    <w:rsid w:val="00584E64"/>
    <w:rsid w:val="005859F9"/>
    <w:rsid w:val="005863EE"/>
    <w:rsid w:val="005869EC"/>
    <w:rsid w:val="00586A32"/>
    <w:rsid w:val="00586B59"/>
    <w:rsid w:val="00586E85"/>
    <w:rsid w:val="00586E9E"/>
    <w:rsid w:val="0058739A"/>
    <w:rsid w:val="005873B9"/>
    <w:rsid w:val="005875E6"/>
    <w:rsid w:val="00587830"/>
    <w:rsid w:val="0058792A"/>
    <w:rsid w:val="00587B56"/>
    <w:rsid w:val="00587C11"/>
    <w:rsid w:val="00587CF1"/>
    <w:rsid w:val="00587EB6"/>
    <w:rsid w:val="005918CC"/>
    <w:rsid w:val="00591B0D"/>
    <w:rsid w:val="00591CFE"/>
    <w:rsid w:val="005948F8"/>
    <w:rsid w:val="00594DA5"/>
    <w:rsid w:val="00595024"/>
    <w:rsid w:val="005957FE"/>
    <w:rsid w:val="00595BAF"/>
    <w:rsid w:val="00595E26"/>
    <w:rsid w:val="00595EB5"/>
    <w:rsid w:val="0059682D"/>
    <w:rsid w:val="00596EDB"/>
    <w:rsid w:val="00597E92"/>
    <w:rsid w:val="005A025D"/>
    <w:rsid w:val="005A0BA0"/>
    <w:rsid w:val="005A1684"/>
    <w:rsid w:val="005A196A"/>
    <w:rsid w:val="005A1B06"/>
    <w:rsid w:val="005A1B74"/>
    <w:rsid w:val="005A1D56"/>
    <w:rsid w:val="005A1DF1"/>
    <w:rsid w:val="005A2198"/>
    <w:rsid w:val="005A22F5"/>
    <w:rsid w:val="005A3910"/>
    <w:rsid w:val="005A45EF"/>
    <w:rsid w:val="005A4B8A"/>
    <w:rsid w:val="005A4C44"/>
    <w:rsid w:val="005A4CE4"/>
    <w:rsid w:val="005A5675"/>
    <w:rsid w:val="005A5E91"/>
    <w:rsid w:val="005A6877"/>
    <w:rsid w:val="005A6878"/>
    <w:rsid w:val="005A6AFA"/>
    <w:rsid w:val="005A7125"/>
    <w:rsid w:val="005A7297"/>
    <w:rsid w:val="005A73D2"/>
    <w:rsid w:val="005B038C"/>
    <w:rsid w:val="005B06C2"/>
    <w:rsid w:val="005B0880"/>
    <w:rsid w:val="005B08BB"/>
    <w:rsid w:val="005B1B51"/>
    <w:rsid w:val="005B22B7"/>
    <w:rsid w:val="005B262C"/>
    <w:rsid w:val="005B29C8"/>
    <w:rsid w:val="005B2A6E"/>
    <w:rsid w:val="005B3FFA"/>
    <w:rsid w:val="005B4A5B"/>
    <w:rsid w:val="005B4DE8"/>
    <w:rsid w:val="005B4E48"/>
    <w:rsid w:val="005B4E49"/>
    <w:rsid w:val="005B509C"/>
    <w:rsid w:val="005B5EA4"/>
    <w:rsid w:val="005B74BC"/>
    <w:rsid w:val="005B755E"/>
    <w:rsid w:val="005B7C15"/>
    <w:rsid w:val="005B7EDA"/>
    <w:rsid w:val="005C0148"/>
    <w:rsid w:val="005C0D84"/>
    <w:rsid w:val="005C2B8A"/>
    <w:rsid w:val="005C3C6A"/>
    <w:rsid w:val="005C621D"/>
    <w:rsid w:val="005C673F"/>
    <w:rsid w:val="005C6867"/>
    <w:rsid w:val="005C69C9"/>
    <w:rsid w:val="005C6DD0"/>
    <w:rsid w:val="005C754F"/>
    <w:rsid w:val="005C7FDA"/>
    <w:rsid w:val="005D094A"/>
    <w:rsid w:val="005D09A7"/>
    <w:rsid w:val="005D0A36"/>
    <w:rsid w:val="005D0AD8"/>
    <w:rsid w:val="005D11D3"/>
    <w:rsid w:val="005D2204"/>
    <w:rsid w:val="005D27DF"/>
    <w:rsid w:val="005D2BB7"/>
    <w:rsid w:val="005D2EFD"/>
    <w:rsid w:val="005D3599"/>
    <w:rsid w:val="005D402D"/>
    <w:rsid w:val="005D420E"/>
    <w:rsid w:val="005D443D"/>
    <w:rsid w:val="005D449B"/>
    <w:rsid w:val="005D4AE5"/>
    <w:rsid w:val="005D53E0"/>
    <w:rsid w:val="005D59F2"/>
    <w:rsid w:val="005D66C8"/>
    <w:rsid w:val="005D70D4"/>
    <w:rsid w:val="005D712D"/>
    <w:rsid w:val="005D7980"/>
    <w:rsid w:val="005D7C3E"/>
    <w:rsid w:val="005E04C4"/>
    <w:rsid w:val="005E08B6"/>
    <w:rsid w:val="005E0F70"/>
    <w:rsid w:val="005E1423"/>
    <w:rsid w:val="005E1514"/>
    <w:rsid w:val="005E1916"/>
    <w:rsid w:val="005E2A98"/>
    <w:rsid w:val="005E3892"/>
    <w:rsid w:val="005E3BE0"/>
    <w:rsid w:val="005E4162"/>
    <w:rsid w:val="005E4F3B"/>
    <w:rsid w:val="005E5944"/>
    <w:rsid w:val="005E658D"/>
    <w:rsid w:val="005E6629"/>
    <w:rsid w:val="005E76CB"/>
    <w:rsid w:val="005F0446"/>
    <w:rsid w:val="005F1215"/>
    <w:rsid w:val="005F1626"/>
    <w:rsid w:val="005F1F53"/>
    <w:rsid w:val="005F2363"/>
    <w:rsid w:val="005F2372"/>
    <w:rsid w:val="005F25E3"/>
    <w:rsid w:val="005F2BBE"/>
    <w:rsid w:val="005F47C8"/>
    <w:rsid w:val="005F4B45"/>
    <w:rsid w:val="005F573D"/>
    <w:rsid w:val="005F5BB1"/>
    <w:rsid w:val="005F5DBF"/>
    <w:rsid w:val="005F6361"/>
    <w:rsid w:val="005F7169"/>
    <w:rsid w:val="005F7AAA"/>
    <w:rsid w:val="00601429"/>
    <w:rsid w:val="006017E0"/>
    <w:rsid w:val="00601D88"/>
    <w:rsid w:val="00601DB1"/>
    <w:rsid w:val="00601E34"/>
    <w:rsid w:val="00601EDA"/>
    <w:rsid w:val="00601F78"/>
    <w:rsid w:val="006024B6"/>
    <w:rsid w:val="00603BC2"/>
    <w:rsid w:val="00603C71"/>
    <w:rsid w:val="00603CF2"/>
    <w:rsid w:val="00603D52"/>
    <w:rsid w:val="0060501C"/>
    <w:rsid w:val="006063A2"/>
    <w:rsid w:val="00606B11"/>
    <w:rsid w:val="00607438"/>
    <w:rsid w:val="006119BA"/>
    <w:rsid w:val="00611E32"/>
    <w:rsid w:val="006120F0"/>
    <w:rsid w:val="0061257B"/>
    <w:rsid w:val="0061280A"/>
    <w:rsid w:val="00613B97"/>
    <w:rsid w:val="0061430A"/>
    <w:rsid w:val="00614B8F"/>
    <w:rsid w:val="006157BA"/>
    <w:rsid w:val="006157D5"/>
    <w:rsid w:val="00616793"/>
    <w:rsid w:val="0061699E"/>
    <w:rsid w:val="00620379"/>
    <w:rsid w:val="00620A7E"/>
    <w:rsid w:val="00620C85"/>
    <w:rsid w:val="0062193E"/>
    <w:rsid w:val="00621AE6"/>
    <w:rsid w:val="00621E6D"/>
    <w:rsid w:val="006222C6"/>
    <w:rsid w:val="00622C8F"/>
    <w:rsid w:val="0062314C"/>
    <w:rsid w:val="006238E0"/>
    <w:rsid w:val="00623DF1"/>
    <w:rsid w:val="00623FAE"/>
    <w:rsid w:val="0062560D"/>
    <w:rsid w:val="00626236"/>
    <w:rsid w:val="00626B44"/>
    <w:rsid w:val="0062765E"/>
    <w:rsid w:val="0062787D"/>
    <w:rsid w:val="00627B21"/>
    <w:rsid w:val="006300F3"/>
    <w:rsid w:val="00630994"/>
    <w:rsid w:val="00630A0A"/>
    <w:rsid w:val="00631277"/>
    <w:rsid w:val="006316CA"/>
    <w:rsid w:val="00631ADB"/>
    <w:rsid w:val="00632499"/>
    <w:rsid w:val="00632545"/>
    <w:rsid w:val="00632B17"/>
    <w:rsid w:val="00633C98"/>
    <w:rsid w:val="00634423"/>
    <w:rsid w:val="0063460A"/>
    <w:rsid w:val="00634A10"/>
    <w:rsid w:val="00634E13"/>
    <w:rsid w:val="00634F9F"/>
    <w:rsid w:val="0063520D"/>
    <w:rsid w:val="00635792"/>
    <w:rsid w:val="00635BDD"/>
    <w:rsid w:val="00635FD0"/>
    <w:rsid w:val="00636D2F"/>
    <w:rsid w:val="00636FAD"/>
    <w:rsid w:val="006378BF"/>
    <w:rsid w:val="00637975"/>
    <w:rsid w:val="00637B87"/>
    <w:rsid w:val="00637CDC"/>
    <w:rsid w:val="00637E33"/>
    <w:rsid w:val="006400A3"/>
    <w:rsid w:val="00640428"/>
    <w:rsid w:val="00640799"/>
    <w:rsid w:val="0064080A"/>
    <w:rsid w:val="00640A55"/>
    <w:rsid w:val="00640DA7"/>
    <w:rsid w:val="00642AA7"/>
    <w:rsid w:val="00642DBC"/>
    <w:rsid w:val="00643010"/>
    <w:rsid w:val="006432A1"/>
    <w:rsid w:val="00643FAC"/>
    <w:rsid w:val="00644C86"/>
    <w:rsid w:val="00645173"/>
    <w:rsid w:val="0064579B"/>
    <w:rsid w:val="00645A8E"/>
    <w:rsid w:val="00646143"/>
    <w:rsid w:val="00647384"/>
    <w:rsid w:val="00647F13"/>
    <w:rsid w:val="00650481"/>
    <w:rsid w:val="006507E8"/>
    <w:rsid w:val="00650981"/>
    <w:rsid w:val="006509AD"/>
    <w:rsid w:val="006509FC"/>
    <w:rsid w:val="00650AE3"/>
    <w:rsid w:val="006511C9"/>
    <w:rsid w:val="00651BB4"/>
    <w:rsid w:val="00652640"/>
    <w:rsid w:val="006528C3"/>
    <w:rsid w:val="00652983"/>
    <w:rsid w:val="00652B7D"/>
    <w:rsid w:val="0065307A"/>
    <w:rsid w:val="0065308E"/>
    <w:rsid w:val="00653B2C"/>
    <w:rsid w:val="006547CB"/>
    <w:rsid w:val="00654E48"/>
    <w:rsid w:val="00655104"/>
    <w:rsid w:val="00655124"/>
    <w:rsid w:val="006555BB"/>
    <w:rsid w:val="00655F9B"/>
    <w:rsid w:val="0065611C"/>
    <w:rsid w:val="006568FE"/>
    <w:rsid w:val="00656B04"/>
    <w:rsid w:val="00656F48"/>
    <w:rsid w:val="006573CF"/>
    <w:rsid w:val="00660F7A"/>
    <w:rsid w:val="006617C2"/>
    <w:rsid w:val="00661C36"/>
    <w:rsid w:val="00661C9D"/>
    <w:rsid w:val="00661E71"/>
    <w:rsid w:val="00661EE4"/>
    <w:rsid w:val="00662215"/>
    <w:rsid w:val="00662855"/>
    <w:rsid w:val="0066358C"/>
    <w:rsid w:val="00663803"/>
    <w:rsid w:val="00663BCB"/>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1BF"/>
    <w:rsid w:val="00672B0F"/>
    <w:rsid w:val="00672C13"/>
    <w:rsid w:val="0067304F"/>
    <w:rsid w:val="006730AD"/>
    <w:rsid w:val="006732EE"/>
    <w:rsid w:val="00673AEA"/>
    <w:rsid w:val="00674491"/>
    <w:rsid w:val="00674E9B"/>
    <w:rsid w:val="006755D0"/>
    <w:rsid w:val="00675AA3"/>
    <w:rsid w:val="00675C5D"/>
    <w:rsid w:val="00676400"/>
    <w:rsid w:val="006765CD"/>
    <w:rsid w:val="006766D1"/>
    <w:rsid w:val="00676ED5"/>
    <w:rsid w:val="006772E6"/>
    <w:rsid w:val="00677FB3"/>
    <w:rsid w:val="00680395"/>
    <w:rsid w:val="00680C2E"/>
    <w:rsid w:val="00681778"/>
    <w:rsid w:val="00681FA4"/>
    <w:rsid w:val="006820C0"/>
    <w:rsid w:val="00682511"/>
    <w:rsid w:val="00683384"/>
    <w:rsid w:val="00683454"/>
    <w:rsid w:val="0068530F"/>
    <w:rsid w:val="006855E6"/>
    <w:rsid w:val="006859EB"/>
    <w:rsid w:val="00685F7A"/>
    <w:rsid w:val="0068641C"/>
    <w:rsid w:val="0068691D"/>
    <w:rsid w:val="00686CB0"/>
    <w:rsid w:val="00687C17"/>
    <w:rsid w:val="0069061A"/>
    <w:rsid w:val="00690952"/>
    <w:rsid w:val="00690FB8"/>
    <w:rsid w:val="006911C5"/>
    <w:rsid w:val="006919D4"/>
    <w:rsid w:val="00691C30"/>
    <w:rsid w:val="00691DE5"/>
    <w:rsid w:val="00692341"/>
    <w:rsid w:val="00692575"/>
    <w:rsid w:val="00693366"/>
    <w:rsid w:val="006942C7"/>
    <w:rsid w:val="006943BC"/>
    <w:rsid w:val="00694406"/>
    <w:rsid w:val="006952B5"/>
    <w:rsid w:val="006958B5"/>
    <w:rsid w:val="00697DA6"/>
    <w:rsid w:val="00697FF7"/>
    <w:rsid w:val="006A11E7"/>
    <w:rsid w:val="006A13F2"/>
    <w:rsid w:val="006A1DF9"/>
    <w:rsid w:val="006A2CCD"/>
    <w:rsid w:val="006A2DB9"/>
    <w:rsid w:val="006A4946"/>
    <w:rsid w:val="006A4E72"/>
    <w:rsid w:val="006A52EC"/>
    <w:rsid w:val="006A5854"/>
    <w:rsid w:val="006A758F"/>
    <w:rsid w:val="006A7738"/>
    <w:rsid w:val="006A7AFF"/>
    <w:rsid w:val="006A7B52"/>
    <w:rsid w:val="006A7C15"/>
    <w:rsid w:val="006B0120"/>
    <w:rsid w:val="006B03C2"/>
    <w:rsid w:val="006B03CC"/>
    <w:rsid w:val="006B0DA6"/>
    <w:rsid w:val="006B13AE"/>
    <w:rsid w:val="006B1AD7"/>
    <w:rsid w:val="006B1E3A"/>
    <w:rsid w:val="006B1EDE"/>
    <w:rsid w:val="006B1F6C"/>
    <w:rsid w:val="006B2277"/>
    <w:rsid w:val="006B2340"/>
    <w:rsid w:val="006B2942"/>
    <w:rsid w:val="006B2AFC"/>
    <w:rsid w:val="006B3721"/>
    <w:rsid w:val="006B4F02"/>
    <w:rsid w:val="006B5F78"/>
    <w:rsid w:val="006B61DC"/>
    <w:rsid w:val="006B6975"/>
    <w:rsid w:val="006B6AC7"/>
    <w:rsid w:val="006B6B4D"/>
    <w:rsid w:val="006B6CE7"/>
    <w:rsid w:val="006B7188"/>
    <w:rsid w:val="006B71BC"/>
    <w:rsid w:val="006B77E7"/>
    <w:rsid w:val="006B7C6A"/>
    <w:rsid w:val="006B7E6A"/>
    <w:rsid w:val="006C00C1"/>
    <w:rsid w:val="006C027B"/>
    <w:rsid w:val="006C08C3"/>
    <w:rsid w:val="006C111E"/>
    <w:rsid w:val="006C164D"/>
    <w:rsid w:val="006C231A"/>
    <w:rsid w:val="006C2804"/>
    <w:rsid w:val="006C2C93"/>
    <w:rsid w:val="006C2FEA"/>
    <w:rsid w:val="006C30C7"/>
    <w:rsid w:val="006C3BE6"/>
    <w:rsid w:val="006C3D2D"/>
    <w:rsid w:val="006C450F"/>
    <w:rsid w:val="006C45B5"/>
    <w:rsid w:val="006C4C61"/>
    <w:rsid w:val="006C5426"/>
    <w:rsid w:val="006C7556"/>
    <w:rsid w:val="006C7DF8"/>
    <w:rsid w:val="006D019D"/>
    <w:rsid w:val="006D028A"/>
    <w:rsid w:val="006D0A97"/>
    <w:rsid w:val="006D17AA"/>
    <w:rsid w:val="006D230D"/>
    <w:rsid w:val="006D277D"/>
    <w:rsid w:val="006D284F"/>
    <w:rsid w:val="006D2FC7"/>
    <w:rsid w:val="006D3129"/>
    <w:rsid w:val="006D3EC2"/>
    <w:rsid w:val="006D4106"/>
    <w:rsid w:val="006D471B"/>
    <w:rsid w:val="006D52D7"/>
    <w:rsid w:val="006D5550"/>
    <w:rsid w:val="006D6438"/>
    <w:rsid w:val="006D707B"/>
    <w:rsid w:val="006D708F"/>
    <w:rsid w:val="006E182A"/>
    <w:rsid w:val="006E1988"/>
    <w:rsid w:val="006E2077"/>
    <w:rsid w:val="006E2379"/>
    <w:rsid w:val="006E2C0F"/>
    <w:rsid w:val="006E3515"/>
    <w:rsid w:val="006E42B4"/>
    <w:rsid w:val="006E42FF"/>
    <w:rsid w:val="006E4F8B"/>
    <w:rsid w:val="006E5AE5"/>
    <w:rsid w:val="006E625F"/>
    <w:rsid w:val="006E6D22"/>
    <w:rsid w:val="006E6F98"/>
    <w:rsid w:val="006E74E9"/>
    <w:rsid w:val="006E765D"/>
    <w:rsid w:val="006F00A4"/>
    <w:rsid w:val="006F08A1"/>
    <w:rsid w:val="006F0D10"/>
    <w:rsid w:val="006F1664"/>
    <w:rsid w:val="006F18CB"/>
    <w:rsid w:val="006F2914"/>
    <w:rsid w:val="006F35AA"/>
    <w:rsid w:val="006F3878"/>
    <w:rsid w:val="006F51CB"/>
    <w:rsid w:val="006F5721"/>
    <w:rsid w:val="006F5798"/>
    <w:rsid w:val="006F57B4"/>
    <w:rsid w:val="006F5E65"/>
    <w:rsid w:val="006F655C"/>
    <w:rsid w:val="006F660F"/>
    <w:rsid w:val="006F6C89"/>
    <w:rsid w:val="006F73D7"/>
    <w:rsid w:val="006F76E5"/>
    <w:rsid w:val="006F7B28"/>
    <w:rsid w:val="006F7BC9"/>
    <w:rsid w:val="006F7C4F"/>
    <w:rsid w:val="007006CC"/>
    <w:rsid w:val="007006DA"/>
    <w:rsid w:val="007007E9"/>
    <w:rsid w:val="00700A3A"/>
    <w:rsid w:val="00700B3A"/>
    <w:rsid w:val="00701085"/>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E16"/>
    <w:rsid w:val="007107F9"/>
    <w:rsid w:val="0071096F"/>
    <w:rsid w:val="007109DD"/>
    <w:rsid w:val="0071142B"/>
    <w:rsid w:val="007116EB"/>
    <w:rsid w:val="00711B02"/>
    <w:rsid w:val="007123F8"/>
    <w:rsid w:val="00712A7C"/>
    <w:rsid w:val="00712E40"/>
    <w:rsid w:val="007131CE"/>
    <w:rsid w:val="0071391D"/>
    <w:rsid w:val="00714A8A"/>
    <w:rsid w:val="00714EDB"/>
    <w:rsid w:val="00714F4F"/>
    <w:rsid w:val="00716570"/>
    <w:rsid w:val="00716647"/>
    <w:rsid w:val="0071689D"/>
    <w:rsid w:val="007169F4"/>
    <w:rsid w:val="00717FF1"/>
    <w:rsid w:val="007205D7"/>
    <w:rsid w:val="00720BAF"/>
    <w:rsid w:val="0072187B"/>
    <w:rsid w:val="0072262F"/>
    <w:rsid w:val="007231AE"/>
    <w:rsid w:val="00723227"/>
    <w:rsid w:val="00723BC7"/>
    <w:rsid w:val="00724744"/>
    <w:rsid w:val="00724996"/>
    <w:rsid w:val="0072556F"/>
    <w:rsid w:val="007257A6"/>
    <w:rsid w:val="00725A51"/>
    <w:rsid w:val="0072673B"/>
    <w:rsid w:val="00727A39"/>
    <w:rsid w:val="00727CA7"/>
    <w:rsid w:val="00727E11"/>
    <w:rsid w:val="007301DD"/>
    <w:rsid w:val="007305EA"/>
    <w:rsid w:val="0073091D"/>
    <w:rsid w:val="00730ED4"/>
    <w:rsid w:val="00730EEB"/>
    <w:rsid w:val="0073277C"/>
    <w:rsid w:val="0073383F"/>
    <w:rsid w:val="00733D1A"/>
    <w:rsid w:val="00733EA1"/>
    <w:rsid w:val="007345ED"/>
    <w:rsid w:val="00735858"/>
    <w:rsid w:val="007358A0"/>
    <w:rsid w:val="00735979"/>
    <w:rsid w:val="0073604D"/>
    <w:rsid w:val="00736159"/>
    <w:rsid w:val="00736E8F"/>
    <w:rsid w:val="0073711D"/>
    <w:rsid w:val="007379E3"/>
    <w:rsid w:val="00737C52"/>
    <w:rsid w:val="00740844"/>
    <w:rsid w:val="00741E1D"/>
    <w:rsid w:val="007421ED"/>
    <w:rsid w:val="007429C1"/>
    <w:rsid w:val="0074373F"/>
    <w:rsid w:val="00744529"/>
    <w:rsid w:val="00744735"/>
    <w:rsid w:val="00744990"/>
    <w:rsid w:val="007449E8"/>
    <w:rsid w:val="0074561B"/>
    <w:rsid w:val="00746BAC"/>
    <w:rsid w:val="007471EE"/>
    <w:rsid w:val="0074750F"/>
    <w:rsid w:val="00750710"/>
    <w:rsid w:val="00750A55"/>
    <w:rsid w:val="00752142"/>
    <w:rsid w:val="00752645"/>
    <w:rsid w:val="00752959"/>
    <w:rsid w:val="00752C4E"/>
    <w:rsid w:val="007531FE"/>
    <w:rsid w:val="00753690"/>
    <w:rsid w:val="0075387D"/>
    <w:rsid w:val="00753D9C"/>
    <w:rsid w:val="00753F0E"/>
    <w:rsid w:val="007541C8"/>
    <w:rsid w:val="00754A46"/>
    <w:rsid w:val="00754D78"/>
    <w:rsid w:val="00756E3F"/>
    <w:rsid w:val="0075723C"/>
    <w:rsid w:val="0075797D"/>
    <w:rsid w:val="00760089"/>
    <w:rsid w:val="00760254"/>
    <w:rsid w:val="007609F5"/>
    <w:rsid w:val="00760ACE"/>
    <w:rsid w:val="00760C21"/>
    <w:rsid w:val="0076108B"/>
    <w:rsid w:val="007617C6"/>
    <w:rsid w:val="007629C9"/>
    <w:rsid w:val="00762D69"/>
    <w:rsid w:val="007652E8"/>
    <w:rsid w:val="007655DE"/>
    <w:rsid w:val="00765704"/>
    <w:rsid w:val="0076578A"/>
    <w:rsid w:val="00765A34"/>
    <w:rsid w:val="00765C15"/>
    <w:rsid w:val="00765F5C"/>
    <w:rsid w:val="00766A03"/>
    <w:rsid w:val="00766B95"/>
    <w:rsid w:val="0076787F"/>
    <w:rsid w:val="0076791C"/>
    <w:rsid w:val="00767F54"/>
    <w:rsid w:val="007704FA"/>
    <w:rsid w:val="00770BD0"/>
    <w:rsid w:val="00770DDA"/>
    <w:rsid w:val="00770EA1"/>
    <w:rsid w:val="00770FEB"/>
    <w:rsid w:val="00771D2F"/>
    <w:rsid w:val="00773335"/>
    <w:rsid w:val="00773A76"/>
    <w:rsid w:val="00773DB8"/>
    <w:rsid w:val="00773F6F"/>
    <w:rsid w:val="00774229"/>
    <w:rsid w:val="00774745"/>
    <w:rsid w:val="00774E47"/>
    <w:rsid w:val="00775994"/>
    <w:rsid w:val="00776072"/>
    <w:rsid w:val="0077608B"/>
    <w:rsid w:val="00776191"/>
    <w:rsid w:val="007768A2"/>
    <w:rsid w:val="0077789A"/>
    <w:rsid w:val="0078001D"/>
    <w:rsid w:val="00780B42"/>
    <w:rsid w:val="00780FFE"/>
    <w:rsid w:val="007810DC"/>
    <w:rsid w:val="007813E2"/>
    <w:rsid w:val="0078197A"/>
    <w:rsid w:val="0078275B"/>
    <w:rsid w:val="00783631"/>
    <w:rsid w:val="00783C99"/>
    <w:rsid w:val="007846C7"/>
    <w:rsid w:val="007851B9"/>
    <w:rsid w:val="007868F8"/>
    <w:rsid w:val="00786A9A"/>
    <w:rsid w:val="00787CED"/>
    <w:rsid w:val="00790166"/>
    <w:rsid w:val="00790FB0"/>
    <w:rsid w:val="007912BB"/>
    <w:rsid w:val="00791D2B"/>
    <w:rsid w:val="00791E36"/>
    <w:rsid w:val="00793236"/>
    <w:rsid w:val="00793367"/>
    <w:rsid w:val="0079357F"/>
    <w:rsid w:val="007939AF"/>
    <w:rsid w:val="00793AAA"/>
    <w:rsid w:val="00793F0B"/>
    <w:rsid w:val="00794090"/>
    <w:rsid w:val="00794365"/>
    <w:rsid w:val="007943B2"/>
    <w:rsid w:val="007945F7"/>
    <w:rsid w:val="0079471B"/>
    <w:rsid w:val="007947A5"/>
    <w:rsid w:val="00794CBC"/>
    <w:rsid w:val="00795E0F"/>
    <w:rsid w:val="0079639D"/>
    <w:rsid w:val="00796416"/>
    <w:rsid w:val="007977FD"/>
    <w:rsid w:val="00797EE4"/>
    <w:rsid w:val="007A0694"/>
    <w:rsid w:val="007A0FCA"/>
    <w:rsid w:val="007A1FC0"/>
    <w:rsid w:val="007A27D7"/>
    <w:rsid w:val="007A34B6"/>
    <w:rsid w:val="007A3A61"/>
    <w:rsid w:val="007A3EB3"/>
    <w:rsid w:val="007A4A6D"/>
    <w:rsid w:val="007A4CEE"/>
    <w:rsid w:val="007A620B"/>
    <w:rsid w:val="007A6540"/>
    <w:rsid w:val="007A6C7D"/>
    <w:rsid w:val="007B00A0"/>
    <w:rsid w:val="007B0511"/>
    <w:rsid w:val="007B078A"/>
    <w:rsid w:val="007B0D8E"/>
    <w:rsid w:val="007B0FE4"/>
    <w:rsid w:val="007B1356"/>
    <w:rsid w:val="007B1390"/>
    <w:rsid w:val="007B1825"/>
    <w:rsid w:val="007B2023"/>
    <w:rsid w:val="007B2321"/>
    <w:rsid w:val="007B232B"/>
    <w:rsid w:val="007B2C7A"/>
    <w:rsid w:val="007B3138"/>
    <w:rsid w:val="007B33ED"/>
    <w:rsid w:val="007B3449"/>
    <w:rsid w:val="007B3667"/>
    <w:rsid w:val="007B4395"/>
    <w:rsid w:val="007B476D"/>
    <w:rsid w:val="007B4859"/>
    <w:rsid w:val="007B4A83"/>
    <w:rsid w:val="007B51A6"/>
    <w:rsid w:val="007B59BB"/>
    <w:rsid w:val="007B612C"/>
    <w:rsid w:val="007B623C"/>
    <w:rsid w:val="007B6A95"/>
    <w:rsid w:val="007B7156"/>
    <w:rsid w:val="007B7FD0"/>
    <w:rsid w:val="007C0E7F"/>
    <w:rsid w:val="007C0ED3"/>
    <w:rsid w:val="007C1108"/>
    <w:rsid w:val="007C11A2"/>
    <w:rsid w:val="007C11E2"/>
    <w:rsid w:val="007C135E"/>
    <w:rsid w:val="007C13FD"/>
    <w:rsid w:val="007C1BC4"/>
    <w:rsid w:val="007C2577"/>
    <w:rsid w:val="007C28D8"/>
    <w:rsid w:val="007C34C4"/>
    <w:rsid w:val="007C36AA"/>
    <w:rsid w:val="007C374B"/>
    <w:rsid w:val="007C40F4"/>
    <w:rsid w:val="007C4C19"/>
    <w:rsid w:val="007C576F"/>
    <w:rsid w:val="007C5787"/>
    <w:rsid w:val="007C5A7A"/>
    <w:rsid w:val="007C64DF"/>
    <w:rsid w:val="007C64F2"/>
    <w:rsid w:val="007C6561"/>
    <w:rsid w:val="007C6AF2"/>
    <w:rsid w:val="007C76BC"/>
    <w:rsid w:val="007C7C66"/>
    <w:rsid w:val="007C7E06"/>
    <w:rsid w:val="007C7E8B"/>
    <w:rsid w:val="007D0199"/>
    <w:rsid w:val="007D0270"/>
    <w:rsid w:val="007D0716"/>
    <w:rsid w:val="007D0FC4"/>
    <w:rsid w:val="007D134C"/>
    <w:rsid w:val="007D1608"/>
    <w:rsid w:val="007D164B"/>
    <w:rsid w:val="007D180D"/>
    <w:rsid w:val="007D198C"/>
    <w:rsid w:val="007D1A08"/>
    <w:rsid w:val="007D27D9"/>
    <w:rsid w:val="007D2D12"/>
    <w:rsid w:val="007D3BA7"/>
    <w:rsid w:val="007D4471"/>
    <w:rsid w:val="007D4472"/>
    <w:rsid w:val="007D4D98"/>
    <w:rsid w:val="007D4EDB"/>
    <w:rsid w:val="007D4FD0"/>
    <w:rsid w:val="007D5385"/>
    <w:rsid w:val="007D5E2C"/>
    <w:rsid w:val="007D6CBE"/>
    <w:rsid w:val="007D71AC"/>
    <w:rsid w:val="007E07B9"/>
    <w:rsid w:val="007E08AD"/>
    <w:rsid w:val="007E0DED"/>
    <w:rsid w:val="007E0DF8"/>
    <w:rsid w:val="007E1196"/>
    <w:rsid w:val="007E171E"/>
    <w:rsid w:val="007E22AF"/>
    <w:rsid w:val="007E2512"/>
    <w:rsid w:val="007E28FF"/>
    <w:rsid w:val="007E343D"/>
    <w:rsid w:val="007E4492"/>
    <w:rsid w:val="007E5360"/>
    <w:rsid w:val="007E5E44"/>
    <w:rsid w:val="007E6A5B"/>
    <w:rsid w:val="007E6B66"/>
    <w:rsid w:val="007E7278"/>
    <w:rsid w:val="007E738E"/>
    <w:rsid w:val="007E7F99"/>
    <w:rsid w:val="007F0B60"/>
    <w:rsid w:val="007F0E1E"/>
    <w:rsid w:val="007F2417"/>
    <w:rsid w:val="007F2471"/>
    <w:rsid w:val="007F2704"/>
    <w:rsid w:val="007F291A"/>
    <w:rsid w:val="007F2C99"/>
    <w:rsid w:val="007F35A6"/>
    <w:rsid w:val="007F3A22"/>
    <w:rsid w:val="007F4931"/>
    <w:rsid w:val="007F4A76"/>
    <w:rsid w:val="007F56FA"/>
    <w:rsid w:val="007F5FC7"/>
    <w:rsid w:val="007F6306"/>
    <w:rsid w:val="007F6BCE"/>
    <w:rsid w:val="007F6CBC"/>
    <w:rsid w:val="007F6E3E"/>
    <w:rsid w:val="007F6E99"/>
    <w:rsid w:val="007F7B30"/>
    <w:rsid w:val="007F7BE3"/>
    <w:rsid w:val="00800447"/>
    <w:rsid w:val="008008B1"/>
    <w:rsid w:val="008009E2"/>
    <w:rsid w:val="00800AFC"/>
    <w:rsid w:val="00800B3D"/>
    <w:rsid w:val="00800CE5"/>
    <w:rsid w:val="00800E91"/>
    <w:rsid w:val="00800ED2"/>
    <w:rsid w:val="00800ED7"/>
    <w:rsid w:val="00801B66"/>
    <w:rsid w:val="00802906"/>
    <w:rsid w:val="00802ACC"/>
    <w:rsid w:val="00802D1E"/>
    <w:rsid w:val="008043D7"/>
    <w:rsid w:val="008059A0"/>
    <w:rsid w:val="008059C1"/>
    <w:rsid w:val="00807338"/>
    <w:rsid w:val="00807480"/>
    <w:rsid w:val="008076A6"/>
    <w:rsid w:val="00807854"/>
    <w:rsid w:val="00807AED"/>
    <w:rsid w:val="00810BEA"/>
    <w:rsid w:val="00810EB7"/>
    <w:rsid w:val="0081144E"/>
    <w:rsid w:val="008116EA"/>
    <w:rsid w:val="008119A3"/>
    <w:rsid w:val="008124C7"/>
    <w:rsid w:val="008125D5"/>
    <w:rsid w:val="00812704"/>
    <w:rsid w:val="00812AFA"/>
    <w:rsid w:val="00812DA2"/>
    <w:rsid w:val="008135C1"/>
    <w:rsid w:val="008140F6"/>
    <w:rsid w:val="00814493"/>
    <w:rsid w:val="00814536"/>
    <w:rsid w:val="008149FD"/>
    <w:rsid w:val="00814AA7"/>
    <w:rsid w:val="00814D48"/>
    <w:rsid w:val="0081537E"/>
    <w:rsid w:val="00815688"/>
    <w:rsid w:val="00816F47"/>
    <w:rsid w:val="00817016"/>
    <w:rsid w:val="008175A4"/>
    <w:rsid w:val="00817654"/>
    <w:rsid w:val="00817F50"/>
    <w:rsid w:val="00820346"/>
    <w:rsid w:val="00820475"/>
    <w:rsid w:val="00821038"/>
    <w:rsid w:val="00821217"/>
    <w:rsid w:val="00821C89"/>
    <w:rsid w:val="00822C3C"/>
    <w:rsid w:val="00822EF1"/>
    <w:rsid w:val="0082310B"/>
    <w:rsid w:val="0082355E"/>
    <w:rsid w:val="00823CFE"/>
    <w:rsid w:val="008240F8"/>
    <w:rsid w:val="008244C8"/>
    <w:rsid w:val="008246E6"/>
    <w:rsid w:val="00824724"/>
    <w:rsid w:val="00824A3C"/>
    <w:rsid w:val="00824B02"/>
    <w:rsid w:val="008257B9"/>
    <w:rsid w:val="00825C5B"/>
    <w:rsid w:val="00826438"/>
    <w:rsid w:val="00826776"/>
    <w:rsid w:val="00827596"/>
    <w:rsid w:val="008306CA"/>
    <w:rsid w:val="00830FF6"/>
    <w:rsid w:val="008318DE"/>
    <w:rsid w:val="00831906"/>
    <w:rsid w:val="00832C42"/>
    <w:rsid w:val="00833535"/>
    <w:rsid w:val="0083353B"/>
    <w:rsid w:val="00834142"/>
    <w:rsid w:val="00834981"/>
    <w:rsid w:val="00835178"/>
    <w:rsid w:val="008351C5"/>
    <w:rsid w:val="00835861"/>
    <w:rsid w:val="008359E0"/>
    <w:rsid w:val="00836147"/>
    <w:rsid w:val="0083668D"/>
    <w:rsid w:val="0083754F"/>
    <w:rsid w:val="0083771B"/>
    <w:rsid w:val="00837774"/>
    <w:rsid w:val="00837CD1"/>
    <w:rsid w:val="00837DDA"/>
    <w:rsid w:val="0084046E"/>
    <w:rsid w:val="008405CF"/>
    <w:rsid w:val="00840D69"/>
    <w:rsid w:val="00840E09"/>
    <w:rsid w:val="00840E10"/>
    <w:rsid w:val="00840F26"/>
    <w:rsid w:val="008414CB"/>
    <w:rsid w:val="00841EA5"/>
    <w:rsid w:val="00842DE2"/>
    <w:rsid w:val="00843515"/>
    <w:rsid w:val="0084367E"/>
    <w:rsid w:val="00845878"/>
    <w:rsid w:val="008459B0"/>
    <w:rsid w:val="00846864"/>
    <w:rsid w:val="00846D1E"/>
    <w:rsid w:val="008476D5"/>
    <w:rsid w:val="008477F1"/>
    <w:rsid w:val="00847BD3"/>
    <w:rsid w:val="0085100F"/>
    <w:rsid w:val="00851226"/>
    <w:rsid w:val="00851BE3"/>
    <w:rsid w:val="008525EC"/>
    <w:rsid w:val="00852F05"/>
    <w:rsid w:val="00853621"/>
    <w:rsid w:val="00853A02"/>
    <w:rsid w:val="00853F45"/>
    <w:rsid w:val="0085410A"/>
    <w:rsid w:val="00854C50"/>
    <w:rsid w:val="00854F2F"/>
    <w:rsid w:val="00855B09"/>
    <w:rsid w:val="00855B75"/>
    <w:rsid w:val="008561B0"/>
    <w:rsid w:val="008562BE"/>
    <w:rsid w:val="0085649F"/>
    <w:rsid w:val="00856683"/>
    <w:rsid w:val="00856B23"/>
    <w:rsid w:val="00857C26"/>
    <w:rsid w:val="008601AF"/>
    <w:rsid w:val="00860CF5"/>
    <w:rsid w:val="00861172"/>
    <w:rsid w:val="008612C1"/>
    <w:rsid w:val="00861428"/>
    <w:rsid w:val="00861B41"/>
    <w:rsid w:val="00861D29"/>
    <w:rsid w:val="0086269B"/>
    <w:rsid w:val="00862E46"/>
    <w:rsid w:val="0086307E"/>
    <w:rsid w:val="00863194"/>
    <w:rsid w:val="00864163"/>
    <w:rsid w:val="00864858"/>
    <w:rsid w:val="00865203"/>
    <w:rsid w:val="00865D5A"/>
    <w:rsid w:val="008662C9"/>
    <w:rsid w:val="008668F3"/>
    <w:rsid w:val="008673AD"/>
    <w:rsid w:val="008704D6"/>
    <w:rsid w:val="0087060B"/>
    <w:rsid w:val="00870FF0"/>
    <w:rsid w:val="00871F65"/>
    <w:rsid w:val="008725A0"/>
    <w:rsid w:val="008738F8"/>
    <w:rsid w:val="00873955"/>
    <w:rsid w:val="00873FA3"/>
    <w:rsid w:val="00874762"/>
    <w:rsid w:val="00875B00"/>
    <w:rsid w:val="0087608F"/>
    <w:rsid w:val="00877280"/>
    <w:rsid w:val="008776A8"/>
    <w:rsid w:val="00877E08"/>
    <w:rsid w:val="00880407"/>
    <w:rsid w:val="00882FE3"/>
    <w:rsid w:val="00882FE9"/>
    <w:rsid w:val="00883667"/>
    <w:rsid w:val="00883733"/>
    <w:rsid w:val="008838A7"/>
    <w:rsid w:val="00883958"/>
    <w:rsid w:val="008843BB"/>
    <w:rsid w:val="008846F9"/>
    <w:rsid w:val="00884885"/>
    <w:rsid w:val="008857EF"/>
    <w:rsid w:val="00885AEB"/>
    <w:rsid w:val="00886782"/>
    <w:rsid w:val="00886E62"/>
    <w:rsid w:val="00886EF1"/>
    <w:rsid w:val="008872B1"/>
    <w:rsid w:val="008877C7"/>
    <w:rsid w:val="00887BC5"/>
    <w:rsid w:val="00890078"/>
    <w:rsid w:val="00890657"/>
    <w:rsid w:val="00890A62"/>
    <w:rsid w:val="00891372"/>
    <w:rsid w:val="00891D80"/>
    <w:rsid w:val="008921B2"/>
    <w:rsid w:val="008932E9"/>
    <w:rsid w:val="00893C5D"/>
    <w:rsid w:val="00894851"/>
    <w:rsid w:val="0089502C"/>
    <w:rsid w:val="0089537D"/>
    <w:rsid w:val="008958F6"/>
    <w:rsid w:val="008966D2"/>
    <w:rsid w:val="0089705D"/>
    <w:rsid w:val="00897733"/>
    <w:rsid w:val="008979D8"/>
    <w:rsid w:val="008A01E3"/>
    <w:rsid w:val="008A048D"/>
    <w:rsid w:val="008A08B4"/>
    <w:rsid w:val="008A283B"/>
    <w:rsid w:val="008A34A3"/>
    <w:rsid w:val="008A35B1"/>
    <w:rsid w:val="008A3F06"/>
    <w:rsid w:val="008A7406"/>
    <w:rsid w:val="008A7BE5"/>
    <w:rsid w:val="008A7E8F"/>
    <w:rsid w:val="008A7FBF"/>
    <w:rsid w:val="008B0370"/>
    <w:rsid w:val="008B0679"/>
    <w:rsid w:val="008B125E"/>
    <w:rsid w:val="008B2159"/>
    <w:rsid w:val="008B22C0"/>
    <w:rsid w:val="008B293C"/>
    <w:rsid w:val="008B373E"/>
    <w:rsid w:val="008B3911"/>
    <w:rsid w:val="008B3DFE"/>
    <w:rsid w:val="008B4344"/>
    <w:rsid w:val="008B65A5"/>
    <w:rsid w:val="008B6F3C"/>
    <w:rsid w:val="008B77EC"/>
    <w:rsid w:val="008C0CC4"/>
    <w:rsid w:val="008C0FF6"/>
    <w:rsid w:val="008C1025"/>
    <w:rsid w:val="008C13FB"/>
    <w:rsid w:val="008C1915"/>
    <w:rsid w:val="008C1953"/>
    <w:rsid w:val="008C1C3A"/>
    <w:rsid w:val="008C2097"/>
    <w:rsid w:val="008C33DB"/>
    <w:rsid w:val="008C423D"/>
    <w:rsid w:val="008C5027"/>
    <w:rsid w:val="008C58B4"/>
    <w:rsid w:val="008C6829"/>
    <w:rsid w:val="008C6A56"/>
    <w:rsid w:val="008C6CEA"/>
    <w:rsid w:val="008C7284"/>
    <w:rsid w:val="008C7759"/>
    <w:rsid w:val="008C7B87"/>
    <w:rsid w:val="008D07B1"/>
    <w:rsid w:val="008D07BB"/>
    <w:rsid w:val="008D0840"/>
    <w:rsid w:val="008D0C34"/>
    <w:rsid w:val="008D1032"/>
    <w:rsid w:val="008D1378"/>
    <w:rsid w:val="008D13A3"/>
    <w:rsid w:val="008D15AE"/>
    <w:rsid w:val="008D23F0"/>
    <w:rsid w:val="008D2C73"/>
    <w:rsid w:val="008D2F5D"/>
    <w:rsid w:val="008D33FF"/>
    <w:rsid w:val="008D35B7"/>
    <w:rsid w:val="008D52E2"/>
    <w:rsid w:val="008D5739"/>
    <w:rsid w:val="008D6E00"/>
    <w:rsid w:val="008E0243"/>
    <w:rsid w:val="008E036C"/>
    <w:rsid w:val="008E09FA"/>
    <w:rsid w:val="008E0CE3"/>
    <w:rsid w:val="008E0DC9"/>
    <w:rsid w:val="008E0E05"/>
    <w:rsid w:val="008E1421"/>
    <w:rsid w:val="008E193B"/>
    <w:rsid w:val="008E20C0"/>
    <w:rsid w:val="008E2BFA"/>
    <w:rsid w:val="008E3C0E"/>
    <w:rsid w:val="008E3D48"/>
    <w:rsid w:val="008E5F2A"/>
    <w:rsid w:val="008E603A"/>
    <w:rsid w:val="008E62C2"/>
    <w:rsid w:val="008E64B0"/>
    <w:rsid w:val="008E682E"/>
    <w:rsid w:val="008E682F"/>
    <w:rsid w:val="008E7A2D"/>
    <w:rsid w:val="008F0674"/>
    <w:rsid w:val="008F1AD1"/>
    <w:rsid w:val="008F1EBF"/>
    <w:rsid w:val="008F238B"/>
    <w:rsid w:val="008F276E"/>
    <w:rsid w:val="008F2801"/>
    <w:rsid w:val="008F37CB"/>
    <w:rsid w:val="008F398C"/>
    <w:rsid w:val="008F3F2B"/>
    <w:rsid w:val="008F412E"/>
    <w:rsid w:val="008F440E"/>
    <w:rsid w:val="008F4511"/>
    <w:rsid w:val="008F50CF"/>
    <w:rsid w:val="008F51BA"/>
    <w:rsid w:val="008F5680"/>
    <w:rsid w:val="008F6040"/>
    <w:rsid w:val="008F6C3F"/>
    <w:rsid w:val="008F6CE0"/>
    <w:rsid w:val="008F6E27"/>
    <w:rsid w:val="008F78FA"/>
    <w:rsid w:val="008F7E64"/>
    <w:rsid w:val="009018C7"/>
    <w:rsid w:val="00901A79"/>
    <w:rsid w:val="00901B3D"/>
    <w:rsid w:val="00902DC4"/>
    <w:rsid w:val="009033FE"/>
    <w:rsid w:val="00903502"/>
    <w:rsid w:val="00903CA4"/>
    <w:rsid w:val="00903F69"/>
    <w:rsid w:val="00903FAC"/>
    <w:rsid w:val="0090476F"/>
    <w:rsid w:val="00904BDE"/>
    <w:rsid w:val="00904C7B"/>
    <w:rsid w:val="00904EB9"/>
    <w:rsid w:val="00905424"/>
    <w:rsid w:val="00905DE5"/>
    <w:rsid w:val="00906246"/>
    <w:rsid w:val="009065EC"/>
    <w:rsid w:val="00907938"/>
    <w:rsid w:val="00907B19"/>
    <w:rsid w:val="009120F3"/>
    <w:rsid w:val="00912A84"/>
    <w:rsid w:val="00912D51"/>
    <w:rsid w:val="0091310E"/>
    <w:rsid w:val="009144E2"/>
    <w:rsid w:val="00915CA3"/>
    <w:rsid w:val="009171F0"/>
    <w:rsid w:val="009172C7"/>
    <w:rsid w:val="00920E59"/>
    <w:rsid w:val="00921498"/>
    <w:rsid w:val="00921740"/>
    <w:rsid w:val="00921B64"/>
    <w:rsid w:val="0092202A"/>
    <w:rsid w:val="00923E83"/>
    <w:rsid w:val="00923FA7"/>
    <w:rsid w:val="00924524"/>
    <w:rsid w:val="009245E5"/>
    <w:rsid w:val="00924755"/>
    <w:rsid w:val="0092475A"/>
    <w:rsid w:val="00924F8B"/>
    <w:rsid w:val="00924FB7"/>
    <w:rsid w:val="0092550B"/>
    <w:rsid w:val="00925A27"/>
    <w:rsid w:val="00926796"/>
    <w:rsid w:val="009268E9"/>
    <w:rsid w:val="00927717"/>
    <w:rsid w:val="00927C86"/>
    <w:rsid w:val="00927E3C"/>
    <w:rsid w:val="00932732"/>
    <w:rsid w:val="009327F0"/>
    <w:rsid w:val="00933530"/>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4AF4"/>
    <w:rsid w:val="00944FAF"/>
    <w:rsid w:val="00945E1B"/>
    <w:rsid w:val="00945E9B"/>
    <w:rsid w:val="0094652B"/>
    <w:rsid w:val="009466C3"/>
    <w:rsid w:val="009467C4"/>
    <w:rsid w:val="00946F58"/>
    <w:rsid w:val="00950873"/>
    <w:rsid w:val="00950DF9"/>
    <w:rsid w:val="00951A98"/>
    <w:rsid w:val="009526D2"/>
    <w:rsid w:val="0095287E"/>
    <w:rsid w:val="00952AF8"/>
    <w:rsid w:val="00952FF2"/>
    <w:rsid w:val="00953CB2"/>
    <w:rsid w:val="00953E48"/>
    <w:rsid w:val="00954A46"/>
    <w:rsid w:val="009554CF"/>
    <w:rsid w:val="00955DE5"/>
    <w:rsid w:val="0095688E"/>
    <w:rsid w:val="00956CA8"/>
    <w:rsid w:val="00956ED9"/>
    <w:rsid w:val="00957AE0"/>
    <w:rsid w:val="00957F6B"/>
    <w:rsid w:val="00960A07"/>
    <w:rsid w:val="00960D0C"/>
    <w:rsid w:val="00960DD1"/>
    <w:rsid w:val="009617A9"/>
    <w:rsid w:val="00961F77"/>
    <w:rsid w:val="00962917"/>
    <w:rsid w:val="00962BAE"/>
    <w:rsid w:val="00963730"/>
    <w:rsid w:val="00964C67"/>
    <w:rsid w:val="00964D17"/>
    <w:rsid w:val="00964D34"/>
    <w:rsid w:val="00964D4A"/>
    <w:rsid w:val="00964FF9"/>
    <w:rsid w:val="00965216"/>
    <w:rsid w:val="00965706"/>
    <w:rsid w:val="0096653D"/>
    <w:rsid w:val="00966547"/>
    <w:rsid w:val="00967672"/>
    <w:rsid w:val="0097052D"/>
    <w:rsid w:val="009706FD"/>
    <w:rsid w:val="00970BFD"/>
    <w:rsid w:val="00970F61"/>
    <w:rsid w:val="0097177F"/>
    <w:rsid w:val="00971976"/>
    <w:rsid w:val="00972E22"/>
    <w:rsid w:val="00973CA2"/>
    <w:rsid w:val="00973D76"/>
    <w:rsid w:val="00973F2D"/>
    <w:rsid w:val="0097421E"/>
    <w:rsid w:val="00974448"/>
    <w:rsid w:val="00975578"/>
    <w:rsid w:val="009758DC"/>
    <w:rsid w:val="009759B7"/>
    <w:rsid w:val="00976673"/>
    <w:rsid w:val="00976C14"/>
    <w:rsid w:val="00977165"/>
    <w:rsid w:val="009778E3"/>
    <w:rsid w:val="00977BBF"/>
    <w:rsid w:val="0098038F"/>
    <w:rsid w:val="00980886"/>
    <w:rsid w:val="009814CC"/>
    <w:rsid w:val="009818AF"/>
    <w:rsid w:val="00981BF0"/>
    <w:rsid w:val="00983715"/>
    <w:rsid w:val="0098458E"/>
    <w:rsid w:val="00984883"/>
    <w:rsid w:val="009851C4"/>
    <w:rsid w:val="0098526A"/>
    <w:rsid w:val="00986A9C"/>
    <w:rsid w:val="009872FC"/>
    <w:rsid w:val="009902EE"/>
    <w:rsid w:val="009907A6"/>
    <w:rsid w:val="009908DA"/>
    <w:rsid w:val="00990A3A"/>
    <w:rsid w:val="0099110F"/>
    <w:rsid w:val="00991168"/>
    <w:rsid w:val="00991859"/>
    <w:rsid w:val="00991B49"/>
    <w:rsid w:val="00992077"/>
    <w:rsid w:val="00992426"/>
    <w:rsid w:val="009924F0"/>
    <w:rsid w:val="009944F5"/>
    <w:rsid w:val="0099451E"/>
    <w:rsid w:val="0099617E"/>
    <w:rsid w:val="00996599"/>
    <w:rsid w:val="00996946"/>
    <w:rsid w:val="00996E18"/>
    <w:rsid w:val="009A0548"/>
    <w:rsid w:val="009A058D"/>
    <w:rsid w:val="009A1BF7"/>
    <w:rsid w:val="009A1D38"/>
    <w:rsid w:val="009A2EDE"/>
    <w:rsid w:val="009A3064"/>
    <w:rsid w:val="009A3E90"/>
    <w:rsid w:val="009A4D8B"/>
    <w:rsid w:val="009A53FF"/>
    <w:rsid w:val="009A594B"/>
    <w:rsid w:val="009A5D40"/>
    <w:rsid w:val="009A64EE"/>
    <w:rsid w:val="009A705F"/>
    <w:rsid w:val="009A7976"/>
    <w:rsid w:val="009B0704"/>
    <w:rsid w:val="009B1356"/>
    <w:rsid w:val="009B200E"/>
    <w:rsid w:val="009B23A5"/>
    <w:rsid w:val="009B2A1E"/>
    <w:rsid w:val="009B2D65"/>
    <w:rsid w:val="009B30B8"/>
    <w:rsid w:val="009B34BD"/>
    <w:rsid w:val="009B4E4E"/>
    <w:rsid w:val="009B586F"/>
    <w:rsid w:val="009B608A"/>
    <w:rsid w:val="009B62EE"/>
    <w:rsid w:val="009B63EB"/>
    <w:rsid w:val="009B6A00"/>
    <w:rsid w:val="009C01DA"/>
    <w:rsid w:val="009C058F"/>
    <w:rsid w:val="009C0F94"/>
    <w:rsid w:val="009C0FF0"/>
    <w:rsid w:val="009C1386"/>
    <w:rsid w:val="009C1D55"/>
    <w:rsid w:val="009C243C"/>
    <w:rsid w:val="009C3286"/>
    <w:rsid w:val="009C3535"/>
    <w:rsid w:val="009C4003"/>
    <w:rsid w:val="009C4B49"/>
    <w:rsid w:val="009C4DD7"/>
    <w:rsid w:val="009C5143"/>
    <w:rsid w:val="009C570B"/>
    <w:rsid w:val="009C5AEA"/>
    <w:rsid w:val="009C5F2E"/>
    <w:rsid w:val="009C6738"/>
    <w:rsid w:val="009D0958"/>
    <w:rsid w:val="009D0FA2"/>
    <w:rsid w:val="009D12A3"/>
    <w:rsid w:val="009D1829"/>
    <w:rsid w:val="009D19B1"/>
    <w:rsid w:val="009D1EE5"/>
    <w:rsid w:val="009D1EF5"/>
    <w:rsid w:val="009D23A2"/>
    <w:rsid w:val="009D2718"/>
    <w:rsid w:val="009D2E02"/>
    <w:rsid w:val="009D2E33"/>
    <w:rsid w:val="009D2E7A"/>
    <w:rsid w:val="009D2FEF"/>
    <w:rsid w:val="009D3D84"/>
    <w:rsid w:val="009D443E"/>
    <w:rsid w:val="009D64F9"/>
    <w:rsid w:val="009D6C03"/>
    <w:rsid w:val="009D6D5D"/>
    <w:rsid w:val="009D7554"/>
    <w:rsid w:val="009D7B44"/>
    <w:rsid w:val="009D7B60"/>
    <w:rsid w:val="009E013B"/>
    <w:rsid w:val="009E0157"/>
    <w:rsid w:val="009E0B5B"/>
    <w:rsid w:val="009E1264"/>
    <w:rsid w:val="009E1520"/>
    <w:rsid w:val="009E2104"/>
    <w:rsid w:val="009E21B9"/>
    <w:rsid w:val="009E2A8F"/>
    <w:rsid w:val="009E300D"/>
    <w:rsid w:val="009E325E"/>
    <w:rsid w:val="009E3931"/>
    <w:rsid w:val="009E3F49"/>
    <w:rsid w:val="009E43B8"/>
    <w:rsid w:val="009E495C"/>
    <w:rsid w:val="009E579C"/>
    <w:rsid w:val="009E5DF4"/>
    <w:rsid w:val="009E620A"/>
    <w:rsid w:val="009E6C6F"/>
    <w:rsid w:val="009E7EA9"/>
    <w:rsid w:val="009F050A"/>
    <w:rsid w:val="009F1B7B"/>
    <w:rsid w:val="009F1F90"/>
    <w:rsid w:val="009F25EA"/>
    <w:rsid w:val="009F2FB2"/>
    <w:rsid w:val="009F3529"/>
    <w:rsid w:val="009F3E85"/>
    <w:rsid w:val="009F470F"/>
    <w:rsid w:val="009F5FFC"/>
    <w:rsid w:val="009F6C96"/>
    <w:rsid w:val="009F6D8E"/>
    <w:rsid w:val="009F71F7"/>
    <w:rsid w:val="009F73BA"/>
    <w:rsid w:val="00A00143"/>
    <w:rsid w:val="00A003BE"/>
    <w:rsid w:val="00A0070E"/>
    <w:rsid w:val="00A00F2A"/>
    <w:rsid w:val="00A01313"/>
    <w:rsid w:val="00A017B5"/>
    <w:rsid w:val="00A01A4C"/>
    <w:rsid w:val="00A01A93"/>
    <w:rsid w:val="00A02192"/>
    <w:rsid w:val="00A034F5"/>
    <w:rsid w:val="00A03CA5"/>
    <w:rsid w:val="00A03F41"/>
    <w:rsid w:val="00A0428F"/>
    <w:rsid w:val="00A04C37"/>
    <w:rsid w:val="00A04DA8"/>
    <w:rsid w:val="00A0517B"/>
    <w:rsid w:val="00A0618C"/>
    <w:rsid w:val="00A06B26"/>
    <w:rsid w:val="00A07104"/>
    <w:rsid w:val="00A10490"/>
    <w:rsid w:val="00A10549"/>
    <w:rsid w:val="00A1090C"/>
    <w:rsid w:val="00A11D2C"/>
    <w:rsid w:val="00A11DD2"/>
    <w:rsid w:val="00A1358A"/>
    <w:rsid w:val="00A139B6"/>
    <w:rsid w:val="00A13A41"/>
    <w:rsid w:val="00A13C72"/>
    <w:rsid w:val="00A13F39"/>
    <w:rsid w:val="00A1409F"/>
    <w:rsid w:val="00A1462D"/>
    <w:rsid w:val="00A1504D"/>
    <w:rsid w:val="00A1537D"/>
    <w:rsid w:val="00A15391"/>
    <w:rsid w:val="00A1709C"/>
    <w:rsid w:val="00A171DF"/>
    <w:rsid w:val="00A17310"/>
    <w:rsid w:val="00A1755E"/>
    <w:rsid w:val="00A17855"/>
    <w:rsid w:val="00A21343"/>
    <w:rsid w:val="00A21522"/>
    <w:rsid w:val="00A217AA"/>
    <w:rsid w:val="00A21C84"/>
    <w:rsid w:val="00A22F14"/>
    <w:rsid w:val="00A23173"/>
    <w:rsid w:val="00A23426"/>
    <w:rsid w:val="00A23704"/>
    <w:rsid w:val="00A23713"/>
    <w:rsid w:val="00A23CB8"/>
    <w:rsid w:val="00A23E43"/>
    <w:rsid w:val="00A240A5"/>
    <w:rsid w:val="00A2466B"/>
    <w:rsid w:val="00A248E6"/>
    <w:rsid w:val="00A24DAE"/>
    <w:rsid w:val="00A257A1"/>
    <w:rsid w:val="00A25EEA"/>
    <w:rsid w:val="00A26212"/>
    <w:rsid w:val="00A264EA"/>
    <w:rsid w:val="00A26E41"/>
    <w:rsid w:val="00A27819"/>
    <w:rsid w:val="00A3021D"/>
    <w:rsid w:val="00A30850"/>
    <w:rsid w:val="00A310AB"/>
    <w:rsid w:val="00A319B7"/>
    <w:rsid w:val="00A321E4"/>
    <w:rsid w:val="00A322C2"/>
    <w:rsid w:val="00A322E0"/>
    <w:rsid w:val="00A330B5"/>
    <w:rsid w:val="00A36939"/>
    <w:rsid w:val="00A3761B"/>
    <w:rsid w:val="00A40609"/>
    <w:rsid w:val="00A4090B"/>
    <w:rsid w:val="00A420EA"/>
    <w:rsid w:val="00A42670"/>
    <w:rsid w:val="00A4296D"/>
    <w:rsid w:val="00A42B30"/>
    <w:rsid w:val="00A42CD7"/>
    <w:rsid w:val="00A43A97"/>
    <w:rsid w:val="00A449FA"/>
    <w:rsid w:val="00A44BFB"/>
    <w:rsid w:val="00A45066"/>
    <w:rsid w:val="00A45B00"/>
    <w:rsid w:val="00A46029"/>
    <w:rsid w:val="00A464E8"/>
    <w:rsid w:val="00A47FEC"/>
    <w:rsid w:val="00A51190"/>
    <w:rsid w:val="00A517CA"/>
    <w:rsid w:val="00A51F1D"/>
    <w:rsid w:val="00A523AA"/>
    <w:rsid w:val="00A526EC"/>
    <w:rsid w:val="00A528D0"/>
    <w:rsid w:val="00A5297C"/>
    <w:rsid w:val="00A53122"/>
    <w:rsid w:val="00A532C2"/>
    <w:rsid w:val="00A53552"/>
    <w:rsid w:val="00A53B2B"/>
    <w:rsid w:val="00A53CC3"/>
    <w:rsid w:val="00A53F64"/>
    <w:rsid w:val="00A5464E"/>
    <w:rsid w:val="00A55E0D"/>
    <w:rsid w:val="00A55F3B"/>
    <w:rsid w:val="00A5641A"/>
    <w:rsid w:val="00A57CA5"/>
    <w:rsid w:val="00A60507"/>
    <w:rsid w:val="00A60E0D"/>
    <w:rsid w:val="00A6155C"/>
    <w:rsid w:val="00A61D0A"/>
    <w:rsid w:val="00A63387"/>
    <w:rsid w:val="00A638CF"/>
    <w:rsid w:val="00A643B2"/>
    <w:rsid w:val="00A65CA7"/>
    <w:rsid w:val="00A661C8"/>
    <w:rsid w:val="00A664C3"/>
    <w:rsid w:val="00A671D0"/>
    <w:rsid w:val="00A71002"/>
    <w:rsid w:val="00A71099"/>
    <w:rsid w:val="00A716DC"/>
    <w:rsid w:val="00A72790"/>
    <w:rsid w:val="00A740D0"/>
    <w:rsid w:val="00A75B96"/>
    <w:rsid w:val="00A75EC8"/>
    <w:rsid w:val="00A7614E"/>
    <w:rsid w:val="00A76243"/>
    <w:rsid w:val="00A76268"/>
    <w:rsid w:val="00A76373"/>
    <w:rsid w:val="00A763FD"/>
    <w:rsid w:val="00A77C6B"/>
    <w:rsid w:val="00A77F54"/>
    <w:rsid w:val="00A8022D"/>
    <w:rsid w:val="00A806F1"/>
    <w:rsid w:val="00A807AA"/>
    <w:rsid w:val="00A80A24"/>
    <w:rsid w:val="00A812DD"/>
    <w:rsid w:val="00A81873"/>
    <w:rsid w:val="00A81928"/>
    <w:rsid w:val="00A81D09"/>
    <w:rsid w:val="00A81DB8"/>
    <w:rsid w:val="00A8235A"/>
    <w:rsid w:val="00A82CDE"/>
    <w:rsid w:val="00A8455B"/>
    <w:rsid w:val="00A847E8"/>
    <w:rsid w:val="00A84FA1"/>
    <w:rsid w:val="00A85056"/>
    <w:rsid w:val="00A854EF"/>
    <w:rsid w:val="00A8583A"/>
    <w:rsid w:val="00A85F15"/>
    <w:rsid w:val="00A86475"/>
    <w:rsid w:val="00A86564"/>
    <w:rsid w:val="00A8680A"/>
    <w:rsid w:val="00A8788A"/>
    <w:rsid w:val="00A87A03"/>
    <w:rsid w:val="00A90EFC"/>
    <w:rsid w:val="00A911B9"/>
    <w:rsid w:val="00A91CEC"/>
    <w:rsid w:val="00A923D1"/>
    <w:rsid w:val="00A927FB"/>
    <w:rsid w:val="00A92D4E"/>
    <w:rsid w:val="00A9331B"/>
    <w:rsid w:val="00A93951"/>
    <w:rsid w:val="00A941E4"/>
    <w:rsid w:val="00A9436D"/>
    <w:rsid w:val="00A94CFA"/>
    <w:rsid w:val="00A9506E"/>
    <w:rsid w:val="00A9513D"/>
    <w:rsid w:val="00A951A3"/>
    <w:rsid w:val="00A95371"/>
    <w:rsid w:val="00A95B10"/>
    <w:rsid w:val="00A95DF0"/>
    <w:rsid w:val="00A96324"/>
    <w:rsid w:val="00A96A13"/>
    <w:rsid w:val="00A96FFC"/>
    <w:rsid w:val="00A975D1"/>
    <w:rsid w:val="00A97E5C"/>
    <w:rsid w:val="00A97E80"/>
    <w:rsid w:val="00AA00FE"/>
    <w:rsid w:val="00AA03E9"/>
    <w:rsid w:val="00AA0599"/>
    <w:rsid w:val="00AA0A1B"/>
    <w:rsid w:val="00AA12FA"/>
    <w:rsid w:val="00AA1B21"/>
    <w:rsid w:val="00AA2BC2"/>
    <w:rsid w:val="00AA3922"/>
    <w:rsid w:val="00AA4590"/>
    <w:rsid w:val="00AA484A"/>
    <w:rsid w:val="00AA4C0F"/>
    <w:rsid w:val="00AA4DB2"/>
    <w:rsid w:val="00AA4F09"/>
    <w:rsid w:val="00AA5871"/>
    <w:rsid w:val="00AA5A37"/>
    <w:rsid w:val="00AA5AC7"/>
    <w:rsid w:val="00AA62C6"/>
    <w:rsid w:val="00AA734E"/>
    <w:rsid w:val="00AA762A"/>
    <w:rsid w:val="00AA786A"/>
    <w:rsid w:val="00AA7D91"/>
    <w:rsid w:val="00AA7E61"/>
    <w:rsid w:val="00AA7E94"/>
    <w:rsid w:val="00AB0D0E"/>
    <w:rsid w:val="00AB245E"/>
    <w:rsid w:val="00AB2671"/>
    <w:rsid w:val="00AB3845"/>
    <w:rsid w:val="00AB39EF"/>
    <w:rsid w:val="00AB3D73"/>
    <w:rsid w:val="00AB41F5"/>
    <w:rsid w:val="00AB4E91"/>
    <w:rsid w:val="00AB64D5"/>
    <w:rsid w:val="00AB699E"/>
    <w:rsid w:val="00AB69B6"/>
    <w:rsid w:val="00AB7059"/>
    <w:rsid w:val="00AB7EB9"/>
    <w:rsid w:val="00AC0275"/>
    <w:rsid w:val="00AC0289"/>
    <w:rsid w:val="00AC02CC"/>
    <w:rsid w:val="00AC06B8"/>
    <w:rsid w:val="00AC0A9B"/>
    <w:rsid w:val="00AC0E4D"/>
    <w:rsid w:val="00AC19D7"/>
    <w:rsid w:val="00AC1A47"/>
    <w:rsid w:val="00AC1F98"/>
    <w:rsid w:val="00AC2253"/>
    <w:rsid w:val="00AC25B6"/>
    <w:rsid w:val="00AC348A"/>
    <w:rsid w:val="00AC3529"/>
    <w:rsid w:val="00AC4809"/>
    <w:rsid w:val="00AC5948"/>
    <w:rsid w:val="00AC5BCA"/>
    <w:rsid w:val="00AC6A89"/>
    <w:rsid w:val="00AC6CB5"/>
    <w:rsid w:val="00AC70BA"/>
    <w:rsid w:val="00AC72E9"/>
    <w:rsid w:val="00AC73D8"/>
    <w:rsid w:val="00AC79D4"/>
    <w:rsid w:val="00AC7A77"/>
    <w:rsid w:val="00AC7E23"/>
    <w:rsid w:val="00AD1964"/>
    <w:rsid w:val="00AD201A"/>
    <w:rsid w:val="00AD3210"/>
    <w:rsid w:val="00AD376D"/>
    <w:rsid w:val="00AD3E20"/>
    <w:rsid w:val="00AD4A30"/>
    <w:rsid w:val="00AD5211"/>
    <w:rsid w:val="00AD5A71"/>
    <w:rsid w:val="00AD5B97"/>
    <w:rsid w:val="00AD5E6F"/>
    <w:rsid w:val="00AD5EAE"/>
    <w:rsid w:val="00AD6F04"/>
    <w:rsid w:val="00AD6F61"/>
    <w:rsid w:val="00AD6FB1"/>
    <w:rsid w:val="00AD74F0"/>
    <w:rsid w:val="00AE02F9"/>
    <w:rsid w:val="00AE0B16"/>
    <w:rsid w:val="00AE13F2"/>
    <w:rsid w:val="00AE2150"/>
    <w:rsid w:val="00AE30F4"/>
    <w:rsid w:val="00AE3F32"/>
    <w:rsid w:val="00AE4442"/>
    <w:rsid w:val="00AE5279"/>
    <w:rsid w:val="00AE55AB"/>
    <w:rsid w:val="00AE59FC"/>
    <w:rsid w:val="00AE6117"/>
    <w:rsid w:val="00AE63F2"/>
    <w:rsid w:val="00AE66BB"/>
    <w:rsid w:val="00AE68FF"/>
    <w:rsid w:val="00AE6CA7"/>
    <w:rsid w:val="00AE6DE7"/>
    <w:rsid w:val="00AE6F4E"/>
    <w:rsid w:val="00AF0130"/>
    <w:rsid w:val="00AF07A0"/>
    <w:rsid w:val="00AF0B67"/>
    <w:rsid w:val="00AF0C32"/>
    <w:rsid w:val="00AF0D06"/>
    <w:rsid w:val="00AF0DED"/>
    <w:rsid w:val="00AF0EF1"/>
    <w:rsid w:val="00AF15C8"/>
    <w:rsid w:val="00AF1F7F"/>
    <w:rsid w:val="00AF2009"/>
    <w:rsid w:val="00AF3312"/>
    <w:rsid w:val="00AF3410"/>
    <w:rsid w:val="00AF3C98"/>
    <w:rsid w:val="00AF402D"/>
    <w:rsid w:val="00AF42AC"/>
    <w:rsid w:val="00AF4549"/>
    <w:rsid w:val="00AF4CAF"/>
    <w:rsid w:val="00AF5BB1"/>
    <w:rsid w:val="00AF5C97"/>
    <w:rsid w:val="00AF6349"/>
    <w:rsid w:val="00AF7005"/>
    <w:rsid w:val="00AF7220"/>
    <w:rsid w:val="00AF72AB"/>
    <w:rsid w:val="00AF738E"/>
    <w:rsid w:val="00B000DC"/>
    <w:rsid w:val="00B0099D"/>
    <w:rsid w:val="00B00AED"/>
    <w:rsid w:val="00B00D48"/>
    <w:rsid w:val="00B0131F"/>
    <w:rsid w:val="00B01DA2"/>
    <w:rsid w:val="00B01E98"/>
    <w:rsid w:val="00B022E4"/>
    <w:rsid w:val="00B0297C"/>
    <w:rsid w:val="00B02A06"/>
    <w:rsid w:val="00B04081"/>
    <w:rsid w:val="00B0476C"/>
    <w:rsid w:val="00B05406"/>
    <w:rsid w:val="00B05481"/>
    <w:rsid w:val="00B0597F"/>
    <w:rsid w:val="00B059DB"/>
    <w:rsid w:val="00B060AF"/>
    <w:rsid w:val="00B06116"/>
    <w:rsid w:val="00B06F06"/>
    <w:rsid w:val="00B075F1"/>
    <w:rsid w:val="00B079C6"/>
    <w:rsid w:val="00B1036A"/>
    <w:rsid w:val="00B1053B"/>
    <w:rsid w:val="00B1089A"/>
    <w:rsid w:val="00B10DC2"/>
    <w:rsid w:val="00B10E2C"/>
    <w:rsid w:val="00B10FE0"/>
    <w:rsid w:val="00B114F3"/>
    <w:rsid w:val="00B11DFE"/>
    <w:rsid w:val="00B11F9C"/>
    <w:rsid w:val="00B1230E"/>
    <w:rsid w:val="00B12EAF"/>
    <w:rsid w:val="00B13B0A"/>
    <w:rsid w:val="00B1470F"/>
    <w:rsid w:val="00B1489D"/>
    <w:rsid w:val="00B148DB"/>
    <w:rsid w:val="00B1506E"/>
    <w:rsid w:val="00B1507B"/>
    <w:rsid w:val="00B15DE6"/>
    <w:rsid w:val="00B160A8"/>
    <w:rsid w:val="00B161C6"/>
    <w:rsid w:val="00B16D05"/>
    <w:rsid w:val="00B170A4"/>
    <w:rsid w:val="00B17727"/>
    <w:rsid w:val="00B17C9B"/>
    <w:rsid w:val="00B2035D"/>
    <w:rsid w:val="00B212F3"/>
    <w:rsid w:val="00B21774"/>
    <w:rsid w:val="00B21ABD"/>
    <w:rsid w:val="00B21DF2"/>
    <w:rsid w:val="00B21E2C"/>
    <w:rsid w:val="00B223C3"/>
    <w:rsid w:val="00B227A1"/>
    <w:rsid w:val="00B22BC3"/>
    <w:rsid w:val="00B2360B"/>
    <w:rsid w:val="00B23DC6"/>
    <w:rsid w:val="00B25107"/>
    <w:rsid w:val="00B25647"/>
    <w:rsid w:val="00B25E81"/>
    <w:rsid w:val="00B26836"/>
    <w:rsid w:val="00B26DB3"/>
    <w:rsid w:val="00B274FE"/>
    <w:rsid w:val="00B300C4"/>
    <w:rsid w:val="00B311C2"/>
    <w:rsid w:val="00B313BD"/>
    <w:rsid w:val="00B31CCE"/>
    <w:rsid w:val="00B31E3D"/>
    <w:rsid w:val="00B322A4"/>
    <w:rsid w:val="00B3254C"/>
    <w:rsid w:val="00B3331D"/>
    <w:rsid w:val="00B33642"/>
    <w:rsid w:val="00B34343"/>
    <w:rsid w:val="00B34E69"/>
    <w:rsid w:val="00B34F04"/>
    <w:rsid w:val="00B352DE"/>
    <w:rsid w:val="00B35332"/>
    <w:rsid w:val="00B35555"/>
    <w:rsid w:val="00B35F4E"/>
    <w:rsid w:val="00B368DC"/>
    <w:rsid w:val="00B36FEC"/>
    <w:rsid w:val="00B37017"/>
    <w:rsid w:val="00B40047"/>
    <w:rsid w:val="00B41456"/>
    <w:rsid w:val="00B4163D"/>
    <w:rsid w:val="00B41C19"/>
    <w:rsid w:val="00B41E5A"/>
    <w:rsid w:val="00B420F1"/>
    <w:rsid w:val="00B42E84"/>
    <w:rsid w:val="00B435D6"/>
    <w:rsid w:val="00B4510A"/>
    <w:rsid w:val="00B45B56"/>
    <w:rsid w:val="00B45E24"/>
    <w:rsid w:val="00B46358"/>
    <w:rsid w:val="00B46B54"/>
    <w:rsid w:val="00B47382"/>
    <w:rsid w:val="00B479D0"/>
    <w:rsid w:val="00B47C3E"/>
    <w:rsid w:val="00B50007"/>
    <w:rsid w:val="00B5000E"/>
    <w:rsid w:val="00B501B8"/>
    <w:rsid w:val="00B50234"/>
    <w:rsid w:val="00B507EA"/>
    <w:rsid w:val="00B50C6A"/>
    <w:rsid w:val="00B50F48"/>
    <w:rsid w:val="00B51C6A"/>
    <w:rsid w:val="00B5203A"/>
    <w:rsid w:val="00B52414"/>
    <w:rsid w:val="00B52A7A"/>
    <w:rsid w:val="00B5316D"/>
    <w:rsid w:val="00B53C5F"/>
    <w:rsid w:val="00B53DA4"/>
    <w:rsid w:val="00B53DED"/>
    <w:rsid w:val="00B54198"/>
    <w:rsid w:val="00B549CC"/>
    <w:rsid w:val="00B5549D"/>
    <w:rsid w:val="00B55954"/>
    <w:rsid w:val="00B55D74"/>
    <w:rsid w:val="00B56152"/>
    <w:rsid w:val="00B56EE6"/>
    <w:rsid w:val="00B6032F"/>
    <w:rsid w:val="00B61102"/>
    <w:rsid w:val="00B61223"/>
    <w:rsid w:val="00B61341"/>
    <w:rsid w:val="00B61734"/>
    <w:rsid w:val="00B619AD"/>
    <w:rsid w:val="00B61B7C"/>
    <w:rsid w:val="00B61C47"/>
    <w:rsid w:val="00B621A3"/>
    <w:rsid w:val="00B626E0"/>
    <w:rsid w:val="00B62865"/>
    <w:rsid w:val="00B63590"/>
    <w:rsid w:val="00B63DA4"/>
    <w:rsid w:val="00B65BC7"/>
    <w:rsid w:val="00B65CB3"/>
    <w:rsid w:val="00B65CCC"/>
    <w:rsid w:val="00B66392"/>
    <w:rsid w:val="00B66C84"/>
    <w:rsid w:val="00B702B0"/>
    <w:rsid w:val="00B71B7D"/>
    <w:rsid w:val="00B72118"/>
    <w:rsid w:val="00B72BAD"/>
    <w:rsid w:val="00B744F1"/>
    <w:rsid w:val="00B7460D"/>
    <w:rsid w:val="00B74AD2"/>
    <w:rsid w:val="00B74D9D"/>
    <w:rsid w:val="00B74E88"/>
    <w:rsid w:val="00B75552"/>
    <w:rsid w:val="00B7572A"/>
    <w:rsid w:val="00B77016"/>
    <w:rsid w:val="00B77430"/>
    <w:rsid w:val="00B7749F"/>
    <w:rsid w:val="00B8142F"/>
    <w:rsid w:val="00B8257A"/>
    <w:rsid w:val="00B8268F"/>
    <w:rsid w:val="00B83018"/>
    <w:rsid w:val="00B83C9B"/>
    <w:rsid w:val="00B83F72"/>
    <w:rsid w:val="00B8456E"/>
    <w:rsid w:val="00B84C8D"/>
    <w:rsid w:val="00B84CAE"/>
    <w:rsid w:val="00B85208"/>
    <w:rsid w:val="00B85465"/>
    <w:rsid w:val="00B85D87"/>
    <w:rsid w:val="00B86BD4"/>
    <w:rsid w:val="00B870F2"/>
    <w:rsid w:val="00B87495"/>
    <w:rsid w:val="00B875BE"/>
    <w:rsid w:val="00B92907"/>
    <w:rsid w:val="00B93159"/>
    <w:rsid w:val="00B9323B"/>
    <w:rsid w:val="00B93651"/>
    <w:rsid w:val="00B93F90"/>
    <w:rsid w:val="00B948B2"/>
    <w:rsid w:val="00B94F99"/>
    <w:rsid w:val="00B95348"/>
    <w:rsid w:val="00B978FF"/>
    <w:rsid w:val="00B97BB2"/>
    <w:rsid w:val="00BA0317"/>
    <w:rsid w:val="00BA0C61"/>
    <w:rsid w:val="00BA192B"/>
    <w:rsid w:val="00BA1978"/>
    <w:rsid w:val="00BA1DC1"/>
    <w:rsid w:val="00BA20B9"/>
    <w:rsid w:val="00BA27DB"/>
    <w:rsid w:val="00BA3148"/>
    <w:rsid w:val="00BA3CA8"/>
    <w:rsid w:val="00BA41CF"/>
    <w:rsid w:val="00BA4221"/>
    <w:rsid w:val="00BA4688"/>
    <w:rsid w:val="00BA47D7"/>
    <w:rsid w:val="00BA502F"/>
    <w:rsid w:val="00BA5874"/>
    <w:rsid w:val="00BA5E7E"/>
    <w:rsid w:val="00BA6127"/>
    <w:rsid w:val="00BA6169"/>
    <w:rsid w:val="00BA64D1"/>
    <w:rsid w:val="00BA6587"/>
    <w:rsid w:val="00BB064F"/>
    <w:rsid w:val="00BB114D"/>
    <w:rsid w:val="00BB1229"/>
    <w:rsid w:val="00BB1396"/>
    <w:rsid w:val="00BB1D45"/>
    <w:rsid w:val="00BB2161"/>
    <w:rsid w:val="00BB21CF"/>
    <w:rsid w:val="00BB2496"/>
    <w:rsid w:val="00BB268A"/>
    <w:rsid w:val="00BB29FF"/>
    <w:rsid w:val="00BB2A79"/>
    <w:rsid w:val="00BB2F40"/>
    <w:rsid w:val="00BB389B"/>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F39"/>
    <w:rsid w:val="00BC011B"/>
    <w:rsid w:val="00BC119D"/>
    <w:rsid w:val="00BC11A7"/>
    <w:rsid w:val="00BC252D"/>
    <w:rsid w:val="00BC32D6"/>
    <w:rsid w:val="00BC4D3B"/>
    <w:rsid w:val="00BC4D66"/>
    <w:rsid w:val="00BC5510"/>
    <w:rsid w:val="00BC55D0"/>
    <w:rsid w:val="00BC60C1"/>
    <w:rsid w:val="00BC6D73"/>
    <w:rsid w:val="00BC732A"/>
    <w:rsid w:val="00BD065A"/>
    <w:rsid w:val="00BD0E85"/>
    <w:rsid w:val="00BD1665"/>
    <w:rsid w:val="00BD211C"/>
    <w:rsid w:val="00BD2A49"/>
    <w:rsid w:val="00BD33D6"/>
    <w:rsid w:val="00BD3911"/>
    <w:rsid w:val="00BD3F24"/>
    <w:rsid w:val="00BD40C2"/>
    <w:rsid w:val="00BD444D"/>
    <w:rsid w:val="00BD4BEB"/>
    <w:rsid w:val="00BD5703"/>
    <w:rsid w:val="00BD6016"/>
    <w:rsid w:val="00BD62CD"/>
    <w:rsid w:val="00BD64AE"/>
    <w:rsid w:val="00BD6E45"/>
    <w:rsid w:val="00BD6F39"/>
    <w:rsid w:val="00BE0235"/>
    <w:rsid w:val="00BE0804"/>
    <w:rsid w:val="00BE0B86"/>
    <w:rsid w:val="00BE0BF2"/>
    <w:rsid w:val="00BE1670"/>
    <w:rsid w:val="00BE1F50"/>
    <w:rsid w:val="00BE252D"/>
    <w:rsid w:val="00BE34E7"/>
    <w:rsid w:val="00BE38E8"/>
    <w:rsid w:val="00BE3B54"/>
    <w:rsid w:val="00BE4232"/>
    <w:rsid w:val="00BE4ADB"/>
    <w:rsid w:val="00BE4DF4"/>
    <w:rsid w:val="00BE5B4B"/>
    <w:rsid w:val="00BE6015"/>
    <w:rsid w:val="00BE67D6"/>
    <w:rsid w:val="00BE73CB"/>
    <w:rsid w:val="00BE7B84"/>
    <w:rsid w:val="00BE7F64"/>
    <w:rsid w:val="00BF05D0"/>
    <w:rsid w:val="00BF08EE"/>
    <w:rsid w:val="00BF0DB0"/>
    <w:rsid w:val="00BF2C93"/>
    <w:rsid w:val="00BF2D47"/>
    <w:rsid w:val="00BF3383"/>
    <w:rsid w:val="00BF348C"/>
    <w:rsid w:val="00BF3C32"/>
    <w:rsid w:val="00BF3E1B"/>
    <w:rsid w:val="00BF4777"/>
    <w:rsid w:val="00BF4E2E"/>
    <w:rsid w:val="00BF6226"/>
    <w:rsid w:val="00BF638F"/>
    <w:rsid w:val="00BF6789"/>
    <w:rsid w:val="00BF6918"/>
    <w:rsid w:val="00BF7AD9"/>
    <w:rsid w:val="00C005C2"/>
    <w:rsid w:val="00C00891"/>
    <w:rsid w:val="00C00FAB"/>
    <w:rsid w:val="00C01588"/>
    <w:rsid w:val="00C019CF"/>
    <w:rsid w:val="00C0281E"/>
    <w:rsid w:val="00C02897"/>
    <w:rsid w:val="00C02993"/>
    <w:rsid w:val="00C02A15"/>
    <w:rsid w:val="00C02C68"/>
    <w:rsid w:val="00C0305E"/>
    <w:rsid w:val="00C03503"/>
    <w:rsid w:val="00C035AC"/>
    <w:rsid w:val="00C03963"/>
    <w:rsid w:val="00C03B33"/>
    <w:rsid w:val="00C03B4D"/>
    <w:rsid w:val="00C03B72"/>
    <w:rsid w:val="00C03B8E"/>
    <w:rsid w:val="00C03CA8"/>
    <w:rsid w:val="00C03E22"/>
    <w:rsid w:val="00C04494"/>
    <w:rsid w:val="00C04573"/>
    <w:rsid w:val="00C04604"/>
    <w:rsid w:val="00C048A9"/>
    <w:rsid w:val="00C05336"/>
    <w:rsid w:val="00C05544"/>
    <w:rsid w:val="00C05794"/>
    <w:rsid w:val="00C0593F"/>
    <w:rsid w:val="00C05D95"/>
    <w:rsid w:val="00C060D1"/>
    <w:rsid w:val="00C0633F"/>
    <w:rsid w:val="00C067FC"/>
    <w:rsid w:val="00C07262"/>
    <w:rsid w:val="00C072CE"/>
    <w:rsid w:val="00C073DB"/>
    <w:rsid w:val="00C0770D"/>
    <w:rsid w:val="00C0785D"/>
    <w:rsid w:val="00C07894"/>
    <w:rsid w:val="00C07B4A"/>
    <w:rsid w:val="00C07D7A"/>
    <w:rsid w:val="00C10820"/>
    <w:rsid w:val="00C10DAE"/>
    <w:rsid w:val="00C11B4F"/>
    <w:rsid w:val="00C11D51"/>
    <w:rsid w:val="00C11D9D"/>
    <w:rsid w:val="00C11E89"/>
    <w:rsid w:val="00C12E86"/>
    <w:rsid w:val="00C13750"/>
    <w:rsid w:val="00C1383D"/>
    <w:rsid w:val="00C138A6"/>
    <w:rsid w:val="00C13E3D"/>
    <w:rsid w:val="00C14A75"/>
    <w:rsid w:val="00C17949"/>
    <w:rsid w:val="00C17DE0"/>
    <w:rsid w:val="00C17FCD"/>
    <w:rsid w:val="00C205C1"/>
    <w:rsid w:val="00C20D1C"/>
    <w:rsid w:val="00C215F0"/>
    <w:rsid w:val="00C23184"/>
    <w:rsid w:val="00C2473A"/>
    <w:rsid w:val="00C24B34"/>
    <w:rsid w:val="00C24F2B"/>
    <w:rsid w:val="00C25322"/>
    <w:rsid w:val="00C25B06"/>
    <w:rsid w:val="00C25E5E"/>
    <w:rsid w:val="00C26360"/>
    <w:rsid w:val="00C2650D"/>
    <w:rsid w:val="00C26CF9"/>
    <w:rsid w:val="00C27056"/>
    <w:rsid w:val="00C274CC"/>
    <w:rsid w:val="00C27A48"/>
    <w:rsid w:val="00C27B49"/>
    <w:rsid w:val="00C27C66"/>
    <w:rsid w:val="00C3013B"/>
    <w:rsid w:val="00C30714"/>
    <w:rsid w:val="00C30D60"/>
    <w:rsid w:val="00C31A82"/>
    <w:rsid w:val="00C32066"/>
    <w:rsid w:val="00C323AA"/>
    <w:rsid w:val="00C33203"/>
    <w:rsid w:val="00C33D1E"/>
    <w:rsid w:val="00C33D50"/>
    <w:rsid w:val="00C33E42"/>
    <w:rsid w:val="00C34142"/>
    <w:rsid w:val="00C341E5"/>
    <w:rsid w:val="00C34308"/>
    <w:rsid w:val="00C3440C"/>
    <w:rsid w:val="00C34670"/>
    <w:rsid w:val="00C3467E"/>
    <w:rsid w:val="00C3475E"/>
    <w:rsid w:val="00C34ABE"/>
    <w:rsid w:val="00C3534E"/>
    <w:rsid w:val="00C36314"/>
    <w:rsid w:val="00C37247"/>
    <w:rsid w:val="00C37DDB"/>
    <w:rsid w:val="00C40509"/>
    <w:rsid w:val="00C409E0"/>
    <w:rsid w:val="00C40D47"/>
    <w:rsid w:val="00C41558"/>
    <w:rsid w:val="00C41B60"/>
    <w:rsid w:val="00C41C4E"/>
    <w:rsid w:val="00C422EB"/>
    <w:rsid w:val="00C428AE"/>
    <w:rsid w:val="00C42DC7"/>
    <w:rsid w:val="00C42EF6"/>
    <w:rsid w:val="00C43318"/>
    <w:rsid w:val="00C43686"/>
    <w:rsid w:val="00C447A0"/>
    <w:rsid w:val="00C44F8A"/>
    <w:rsid w:val="00C4591B"/>
    <w:rsid w:val="00C4642A"/>
    <w:rsid w:val="00C464FB"/>
    <w:rsid w:val="00C465FF"/>
    <w:rsid w:val="00C46CA1"/>
    <w:rsid w:val="00C46CA3"/>
    <w:rsid w:val="00C472BB"/>
    <w:rsid w:val="00C505EC"/>
    <w:rsid w:val="00C50650"/>
    <w:rsid w:val="00C510CC"/>
    <w:rsid w:val="00C5156F"/>
    <w:rsid w:val="00C529D0"/>
    <w:rsid w:val="00C53586"/>
    <w:rsid w:val="00C539C2"/>
    <w:rsid w:val="00C53B7E"/>
    <w:rsid w:val="00C53C55"/>
    <w:rsid w:val="00C54EA9"/>
    <w:rsid w:val="00C54EDA"/>
    <w:rsid w:val="00C54F0D"/>
    <w:rsid w:val="00C55689"/>
    <w:rsid w:val="00C5611F"/>
    <w:rsid w:val="00C56AF9"/>
    <w:rsid w:val="00C56BE0"/>
    <w:rsid w:val="00C57CEE"/>
    <w:rsid w:val="00C57EC0"/>
    <w:rsid w:val="00C60113"/>
    <w:rsid w:val="00C60609"/>
    <w:rsid w:val="00C61CBE"/>
    <w:rsid w:val="00C62147"/>
    <w:rsid w:val="00C626E7"/>
    <w:rsid w:val="00C62C46"/>
    <w:rsid w:val="00C62D8B"/>
    <w:rsid w:val="00C63DE1"/>
    <w:rsid w:val="00C641FC"/>
    <w:rsid w:val="00C64FA8"/>
    <w:rsid w:val="00C65950"/>
    <w:rsid w:val="00C666D5"/>
    <w:rsid w:val="00C66BC3"/>
    <w:rsid w:val="00C66F16"/>
    <w:rsid w:val="00C674B7"/>
    <w:rsid w:val="00C67A32"/>
    <w:rsid w:val="00C70AA4"/>
    <w:rsid w:val="00C7145C"/>
    <w:rsid w:val="00C71547"/>
    <w:rsid w:val="00C71BB5"/>
    <w:rsid w:val="00C72721"/>
    <w:rsid w:val="00C72A03"/>
    <w:rsid w:val="00C737B2"/>
    <w:rsid w:val="00C739BC"/>
    <w:rsid w:val="00C73ED8"/>
    <w:rsid w:val="00C73F3D"/>
    <w:rsid w:val="00C7418C"/>
    <w:rsid w:val="00C74577"/>
    <w:rsid w:val="00C75DA2"/>
    <w:rsid w:val="00C75F12"/>
    <w:rsid w:val="00C75FB9"/>
    <w:rsid w:val="00C7689F"/>
    <w:rsid w:val="00C76F74"/>
    <w:rsid w:val="00C77AFC"/>
    <w:rsid w:val="00C77E69"/>
    <w:rsid w:val="00C81B40"/>
    <w:rsid w:val="00C823D2"/>
    <w:rsid w:val="00C82D1B"/>
    <w:rsid w:val="00C82E00"/>
    <w:rsid w:val="00C83077"/>
    <w:rsid w:val="00C8343B"/>
    <w:rsid w:val="00C83E51"/>
    <w:rsid w:val="00C847A1"/>
    <w:rsid w:val="00C847A3"/>
    <w:rsid w:val="00C84C32"/>
    <w:rsid w:val="00C859DE"/>
    <w:rsid w:val="00C85A74"/>
    <w:rsid w:val="00C85A7F"/>
    <w:rsid w:val="00C86209"/>
    <w:rsid w:val="00C86C57"/>
    <w:rsid w:val="00C86F8D"/>
    <w:rsid w:val="00C87267"/>
    <w:rsid w:val="00C87524"/>
    <w:rsid w:val="00C87C9B"/>
    <w:rsid w:val="00C901C1"/>
    <w:rsid w:val="00C90517"/>
    <w:rsid w:val="00C90608"/>
    <w:rsid w:val="00C906BE"/>
    <w:rsid w:val="00C91145"/>
    <w:rsid w:val="00C91318"/>
    <w:rsid w:val="00C914B5"/>
    <w:rsid w:val="00C91E33"/>
    <w:rsid w:val="00C92864"/>
    <w:rsid w:val="00C947BC"/>
    <w:rsid w:val="00C95261"/>
    <w:rsid w:val="00C95F7C"/>
    <w:rsid w:val="00C96149"/>
    <w:rsid w:val="00C961E8"/>
    <w:rsid w:val="00C9660A"/>
    <w:rsid w:val="00C97129"/>
    <w:rsid w:val="00C973A3"/>
    <w:rsid w:val="00C97A3C"/>
    <w:rsid w:val="00C97F57"/>
    <w:rsid w:val="00C97FE0"/>
    <w:rsid w:val="00CA0B86"/>
    <w:rsid w:val="00CA1081"/>
    <w:rsid w:val="00CA1298"/>
    <w:rsid w:val="00CA1380"/>
    <w:rsid w:val="00CA169C"/>
    <w:rsid w:val="00CA1FE8"/>
    <w:rsid w:val="00CA2666"/>
    <w:rsid w:val="00CA266E"/>
    <w:rsid w:val="00CA26D6"/>
    <w:rsid w:val="00CA3047"/>
    <w:rsid w:val="00CA3673"/>
    <w:rsid w:val="00CA3C26"/>
    <w:rsid w:val="00CA4069"/>
    <w:rsid w:val="00CA4735"/>
    <w:rsid w:val="00CA4820"/>
    <w:rsid w:val="00CA4A59"/>
    <w:rsid w:val="00CA5296"/>
    <w:rsid w:val="00CA5D3E"/>
    <w:rsid w:val="00CA6888"/>
    <w:rsid w:val="00CA6ADD"/>
    <w:rsid w:val="00CA6D62"/>
    <w:rsid w:val="00CA779D"/>
    <w:rsid w:val="00CA7AF7"/>
    <w:rsid w:val="00CA7B9C"/>
    <w:rsid w:val="00CB06D2"/>
    <w:rsid w:val="00CB0F34"/>
    <w:rsid w:val="00CB1258"/>
    <w:rsid w:val="00CB278A"/>
    <w:rsid w:val="00CB4918"/>
    <w:rsid w:val="00CB5253"/>
    <w:rsid w:val="00CB58A8"/>
    <w:rsid w:val="00CB5A32"/>
    <w:rsid w:val="00CB5E6E"/>
    <w:rsid w:val="00CB60D0"/>
    <w:rsid w:val="00CB632F"/>
    <w:rsid w:val="00CB74BE"/>
    <w:rsid w:val="00CB7531"/>
    <w:rsid w:val="00CB7856"/>
    <w:rsid w:val="00CB785E"/>
    <w:rsid w:val="00CC047D"/>
    <w:rsid w:val="00CC138E"/>
    <w:rsid w:val="00CC199C"/>
    <w:rsid w:val="00CC2463"/>
    <w:rsid w:val="00CC2641"/>
    <w:rsid w:val="00CC287B"/>
    <w:rsid w:val="00CC3819"/>
    <w:rsid w:val="00CC38EC"/>
    <w:rsid w:val="00CC3B01"/>
    <w:rsid w:val="00CC4D4A"/>
    <w:rsid w:val="00CC523D"/>
    <w:rsid w:val="00CC60DA"/>
    <w:rsid w:val="00CC7137"/>
    <w:rsid w:val="00CC7177"/>
    <w:rsid w:val="00CC7828"/>
    <w:rsid w:val="00CD009A"/>
    <w:rsid w:val="00CD0862"/>
    <w:rsid w:val="00CD1FDE"/>
    <w:rsid w:val="00CD3698"/>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372F"/>
    <w:rsid w:val="00CE37CA"/>
    <w:rsid w:val="00CE3813"/>
    <w:rsid w:val="00CE3B44"/>
    <w:rsid w:val="00CE3CE8"/>
    <w:rsid w:val="00CE439B"/>
    <w:rsid w:val="00CE4C57"/>
    <w:rsid w:val="00CE7D8D"/>
    <w:rsid w:val="00CF06C9"/>
    <w:rsid w:val="00CF0A33"/>
    <w:rsid w:val="00CF0CD2"/>
    <w:rsid w:val="00CF167C"/>
    <w:rsid w:val="00CF173A"/>
    <w:rsid w:val="00CF313E"/>
    <w:rsid w:val="00CF4F56"/>
    <w:rsid w:val="00CF56FB"/>
    <w:rsid w:val="00CF5C7E"/>
    <w:rsid w:val="00CF6B66"/>
    <w:rsid w:val="00CF6BB6"/>
    <w:rsid w:val="00CF6F7D"/>
    <w:rsid w:val="00CF6F7F"/>
    <w:rsid w:val="00CF79E6"/>
    <w:rsid w:val="00D011EC"/>
    <w:rsid w:val="00D012CA"/>
    <w:rsid w:val="00D01D1A"/>
    <w:rsid w:val="00D02235"/>
    <w:rsid w:val="00D0268C"/>
    <w:rsid w:val="00D02E2E"/>
    <w:rsid w:val="00D03187"/>
    <w:rsid w:val="00D03A75"/>
    <w:rsid w:val="00D03D49"/>
    <w:rsid w:val="00D044AA"/>
    <w:rsid w:val="00D04AED"/>
    <w:rsid w:val="00D04E10"/>
    <w:rsid w:val="00D0539B"/>
    <w:rsid w:val="00D053EA"/>
    <w:rsid w:val="00D05F71"/>
    <w:rsid w:val="00D06152"/>
    <w:rsid w:val="00D06247"/>
    <w:rsid w:val="00D06351"/>
    <w:rsid w:val="00D06AF1"/>
    <w:rsid w:val="00D078A0"/>
    <w:rsid w:val="00D07ECD"/>
    <w:rsid w:val="00D109D5"/>
    <w:rsid w:val="00D10EFE"/>
    <w:rsid w:val="00D10F26"/>
    <w:rsid w:val="00D11242"/>
    <w:rsid w:val="00D11292"/>
    <w:rsid w:val="00D11E5A"/>
    <w:rsid w:val="00D12C9C"/>
    <w:rsid w:val="00D12DFB"/>
    <w:rsid w:val="00D12FA1"/>
    <w:rsid w:val="00D1351B"/>
    <w:rsid w:val="00D14270"/>
    <w:rsid w:val="00D147F8"/>
    <w:rsid w:val="00D14B89"/>
    <w:rsid w:val="00D1564D"/>
    <w:rsid w:val="00D15D0E"/>
    <w:rsid w:val="00D15D83"/>
    <w:rsid w:val="00D160F9"/>
    <w:rsid w:val="00D1694D"/>
    <w:rsid w:val="00D16D80"/>
    <w:rsid w:val="00D17299"/>
    <w:rsid w:val="00D1732C"/>
    <w:rsid w:val="00D1788C"/>
    <w:rsid w:val="00D17FE5"/>
    <w:rsid w:val="00D21058"/>
    <w:rsid w:val="00D210E4"/>
    <w:rsid w:val="00D210F4"/>
    <w:rsid w:val="00D2171B"/>
    <w:rsid w:val="00D2181E"/>
    <w:rsid w:val="00D21B46"/>
    <w:rsid w:val="00D22079"/>
    <w:rsid w:val="00D2266E"/>
    <w:rsid w:val="00D2286A"/>
    <w:rsid w:val="00D22EFD"/>
    <w:rsid w:val="00D23156"/>
    <w:rsid w:val="00D2404F"/>
    <w:rsid w:val="00D246C7"/>
    <w:rsid w:val="00D24D5A"/>
    <w:rsid w:val="00D25473"/>
    <w:rsid w:val="00D26857"/>
    <w:rsid w:val="00D268B3"/>
    <w:rsid w:val="00D26B4E"/>
    <w:rsid w:val="00D26EF4"/>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A97"/>
    <w:rsid w:val="00D33BF7"/>
    <w:rsid w:val="00D3454F"/>
    <w:rsid w:val="00D35C3E"/>
    <w:rsid w:val="00D365B0"/>
    <w:rsid w:val="00D3670B"/>
    <w:rsid w:val="00D37A2D"/>
    <w:rsid w:val="00D404AB"/>
    <w:rsid w:val="00D413C6"/>
    <w:rsid w:val="00D415E2"/>
    <w:rsid w:val="00D41EFF"/>
    <w:rsid w:val="00D4213C"/>
    <w:rsid w:val="00D4274A"/>
    <w:rsid w:val="00D433EC"/>
    <w:rsid w:val="00D434AA"/>
    <w:rsid w:val="00D436D6"/>
    <w:rsid w:val="00D44019"/>
    <w:rsid w:val="00D440E9"/>
    <w:rsid w:val="00D442AA"/>
    <w:rsid w:val="00D442E6"/>
    <w:rsid w:val="00D4454B"/>
    <w:rsid w:val="00D44AC8"/>
    <w:rsid w:val="00D44B6C"/>
    <w:rsid w:val="00D4518B"/>
    <w:rsid w:val="00D455AD"/>
    <w:rsid w:val="00D45C23"/>
    <w:rsid w:val="00D46145"/>
    <w:rsid w:val="00D4631A"/>
    <w:rsid w:val="00D4672F"/>
    <w:rsid w:val="00D47A1A"/>
    <w:rsid w:val="00D47A34"/>
    <w:rsid w:val="00D508C0"/>
    <w:rsid w:val="00D50A41"/>
    <w:rsid w:val="00D5192F"/>
    <w:rsid w:val="00D5319F"/>
    <w:rsid w:val="00D53840"/>
    <w:rsid w:val="00D542A7"/>
    <w:rsid w:val="00D544FE"/>
    <w:rsid w:val="00D546B8"/>
    <w:rsid w:val="00D54EFE"/>
    <w:rsid w:val="00D559E4"/>
    <w:rsid w:val="00D57772"/>
    <w:rsid w:val="00D61130"/>
    <w:rsid w:val="00D6155B"/>
    <w:rsid w:val="00D616F8"/>
    <w:rsid w:val="00D61C84"/>
    <w:rsid w:val="00D61DDE"/>
    <w:rsid w:val="00D63E64"/>
    <w:rsid w:val="00D640C9"/>
    <w:rsid w:val="00D642C0"/>
    <w:rsid w:val="00D65AAF"/>
    <w:rsid w:val="00D65F2C"/>
    <w:rsid w:val="00D65F7F"/>
    <w:rsid w:val="00D66C76"/>
    <w:rsid w:val="00D66E49"/>
    <w:rsid w:val="00D670C6"/>
    <w:rsid w:val="00D671CB"/>
    <w:rsid w:val="00D6736D"/>
    <w:rsid w:val="00D67584"/>
    <w:rsid w:val="00D67693"/>
    <w:rsid w:val="00D67F7C"/>
    <w:rsid w:val="00D70179"/>
    <w:rsid w:val="00D7022C"/>
    <w:rsid w:val="00D704AE"/>
    <w:rsid w:val="00D708AD"/>
    <w:rsid w:val="00D7154A"/>
    <w:rsid w:val="00D73B0E"/>
    <w:rsid w:val="00D75003"/>
    <w:rsid w:val="00D77A57"/>
    <w:rsid w:val="00D806C2"/>
    <w:rsid w:val="00D80A66"/>
    <w:rsid w:val="00D80B9B"/>
    <w:rsid w:val="00D81236"/>
    <w:rsid w:val="00D81544"/>
    <w:rsid w:val="00D81E44"/>
    <w:rsid w:val="00D820B0"/>
    <w:rsid w:val="00D826D9"/>
    <w:rsid w:val="00D8285F"/>
    <w:rsid w:val="00D831DE"/>
    <w:rsid w:val="00D84823"/>
    <w:rsid w:val="00D84D5F"/>
    <w:rsid w:val="00D85544"/>
    <w:rsid w:val="00D85BD6"/>
    <w:rsid w:val="00D8659A"/>
    <w:rsid w:val="00D86D53"/>
    <w:rsid w:val="00D87160"/>
    <w:rsid w:val="00D879DF"/>
    <w:rsid w:val="00D908A0"/>
    <w:rsid w:val="00D90FD7"/>
    <w:rsid w:val="00D91221"/>
    <w:rsid w:val="00D9186A"/>
    <w:rsid w:val="00D92FDA"/>
    <w:rsid w:val="00D9318E"/>
    <w:rsid w:val="00D93812"/>
    <w:rsid w:val="00D93BCE"/>
    <w:rsid w:val="00D942AD"/>
    <w:rsid w:val="00D94A5B"/>
    <w:rsid w:val="00D94A6E"/>
    <w:rsid w:val="00D94EDE"/>
    <w:rsid w:val="00D965AD"/>
    <w:rsid w:val="00D966CD"/>
    <w:rsid w:val="00D96BDF"/>
    <w:rsid w:val="00D97677"/>
    <w:rsid w:val="00D97A79"/>
    <w:rsid w:val="00D97DDA"/>
    <w:rsid w:val="00DA0201"/>
    <w:rsid w:val="00DA0D30"/>
    <w:rsid w:val="00DA32D2"/>
    <w:rsid w:val="00DA350E"/>
    <w:rsid w:val="00DA44F9"/>
    <w:rsid w:val="00DA5694"/>
    <w:rsid w:val="00DA6678"/>
    <w:rsid w:val="00DA7781"/>
    <w:rsid w:val="00DA7DA4"/>
    <w:rsid w:val="00DB43B1"/>
    <w:rsid w:val="00DB43BA"/>
    <w:rsid w:val="00DB4E1A"/>
    <w:rsid w:val="00DB56AD"/>
    <w:rsid w:val="00DB665E"/>
    <w:rsid w:val="00DB6701"/>
    <w:rsid w:val="00DB671C"/>
    <w:rsid w:val="00DB6C47"/>
    <w:rsid w:val="00DB70BA"/>
    <w:rsid w:val="00DB77C5"/>
    <w:rsid w:val="00DB7DD5"/>
    <w:rsid w:val="00DC103F"/>
    <w:rsid w:val="00DC11F3"/>
    <w:rsid w:val="00DC26A2"/>
    <w:rsid w:val="00DC26B3"/>
    <w:rsid w:val="00DC301E"/>
    <w:rsid w:val="00DC3267"/>
    <w:rsid w:val="00DC371C"/>
    <w:rsid w:val="00DC40E5"/>
    <w:rsid w:val="00DC475C"/>
    <w:rsid w:val="00DC4DA6"/>
    <w:rsid w:val="00DC51F0"/>
    <w:rsid w:val="00DC5BE2"/>
    <w:rsid w:val="00DC5E6B"/>
    <w:rsid w:val="00DC6616"/>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44EB"/>
    <w:rsid w:val="00DD4ECB"/>
    <w:rsid w:val="00DD51C6"/>
    <w:rsid w:val="00DD538C"/>
    <w:rsid w:val="00DD64C3"/>
    <w:rsid w:val="00DD6996"/>
    <w:rsid w:val="00DD6F2C"/>
    <w:rsid w:val="00DD7902"/>
    <w:rsid w:val="00DE0070"/>
    <w:rsid w:val="00DE0558"/>
    <w:rsid w:val="00DE08FC"/>
    <w:rsid w:val="00DE0CEF"/>
    <w:rsid w:val="00DE0E1F"/>
    <w:rsid w:val="00DE1065"/>
    <w:rsid w:val="00DE18A0"/>
    <w:rsid w:val="00DE28CD"/>
    <w:rsid w:val="00DE2B8A"/>
    <w:rsid w:val="00DE2C27"/>
    <w:rsid w:val="00DE3992"/>
    <w:rsid w:val="00DE3FB9"/>
    <w:rsid w:val="00DE4422"/>
    <w:rsid w:val="00DE4583"/>
    <w:rsid w:val="00DE4C1D"/>
    <w:rsid w:val="00DE4F36"/>
    <w:rsid w:val="00DE584D"/>
    <w:rsid w:val="00DE5ACB"/>
    <w:rsid w:val="00DE67F7"/>
    <w:rsid w:val="00DE78F9"/>
    <w:rsid w:val="00DF0648"/>
    <w:rsid w:val="00DF210F"/>
    <w:rsid w:val="00DF2976"/>
    <w:rsid w:val="00DF2B98"/>
    <w:rsid w:val="00DF32CC"/>
    <w:rsid w:val="00DF3E0F"/>
    <w:rsid w:val="00DF420B"/>
    <w:rsid w:val="00DF5142"/>
    <w:rsid w:val="00DF51BA"/>
    <w:rsid w:val="00DF53EE"/>
    <w:rsid w:val="00DF5864"/>
    <w:rsid w:val="00DF5E7F"/>
    <w:rsid w:val="00DF6324"/>
    <w:rsid w:val="00DF649A"/>
    <w:rsid w:val="00DF68D8"/>
    <w:rsid w:val="00DF6D1B"/>
    <w:rsid w:val="00DF710B"/>
    <w:rsid w:val="00DF7242"/>
    <w:rsid w:val="00E0044F"/>
    <w:rsid w:val="00E008EA"/>
    <w:rsid w:val="00E01C39"/>
    <w:rsid w:val="00E02767"/>
    <w:rsid w:val="00E034A0"/>
    <w:rsid w:val="00E0382E"/>
    <w:rsid w:val="00E04868"/>
    <w:rsid w:val="00E04EF4"/>
    <w:rsid w:val="00E05797"/>
    <w:rsid w:val="00E06273"/>
    <w:rsid w:val="00E065BD"/>
    <w:rsid w:val="00E06684"/>
    <w:rsid w:val="00E07041"/>
    <w:rsid w:val="00E0705B"/>
    <w:rsid w:val="00E074FD"/>
    <w:rsid w:val="00E07621"/>
    <w:rsid w:val="00E1078C"/>
    <w:rsid w:val="00E11384"/>
    <w:rsid w:val="00E12CF5"/>
    <w:rsid w:val="00E132B1"/>
    <w:rsid w:val="00E1373B"/>
    <w:rsid w:val="00E13B36"/>
    <w:rsid w:val="00E13B48"/>
    <w:rsid w:val="00E13C85"/>
    <w:rsid w:val="00E1425A"/>
    <w:rsid w:val="00E142B2"/>
    <w:rsid w:val="00E14539"/>
    <w:rsid w:val="00E14B61"/>
    <w:rsid w:val="00E15773"/>
    <w:rsid w:val="00E15FF6"/>
    <w:rsid w:val="00E1685F"/>
    <w:rsid w:val="00E17B16"/>
    <w:rsid w:val="00E207FB"/>
    <w:rsid w:val="00E21850"/>
    <w:rsid w:val="00E22203"/>
    <w:rsid w:val="00E228DD"/>
    <w:rsid w:val="00E228EB"/>
    <w:rsid w:val="00E22EFB"/>
    <w:rsid w:val="00E2320C"/>
    <w:rsid w:val="00E23675"/>
    <w:rsid w:val="00E239C4"/>
    <w:rsid w:val="00E24A8B"/>
    <w:rsid w:val="00E24AF9"/>
    <w:rsid w:val="00E24D9D"/>
    <w:rsid w:val="00E2517D"/>
    <w:rsid w:val="00E25267"/>
    <w:rsid w:val="00E252F2"/>
    <w:rsid w:val="00E25494"/>
    <w:rsid w:val="00E254D2"/>
    <w:rsid w:val="00E26045"/>
    <w:rsid w:val="00E27440"/>
    <w:rsid w:val="00E276D4"/>
    <w:rsid w:val="00E27775"/>
    <w:rsid w:val="00E27D26"/>
    <w:rsid w:val="00E30DF7"/>
    <w:rsid w:val="00E3108A"/>
    <w:rsid w:val="00E310F0"/>
    <w:rsid w:val="00E31408"/>
    <w:rsid w:val="00E314F6"/>
    <w:rsid w:val="00E314FB"/>
    <w:rsid w:val="00E31540"/>
    <w:rsid w:val="00E31AD5"/>
    <w:rsid w:val="00E31D49"/>
    <w:rsid w:val="00E321D9"/>
    <w:rsid w:val="00E326FF"/>
    <w:rsid w:val="00E3275F"/>
    <w:rsid w:val="00E3478F"/>
    <w:rsid w:val="00E35C73"/>
    <w:rsid w:val="00E368FC"/>
    <w:rsid w:val="00E403CC"/>
    <w:rsid w:val="00E40999"/>
    <w:rsid w:val="00E40A65"/>
    <w:rsid w:val="00E41E7B"/>
    <w:rsid w:val="00E4208B"/>
    <w:rsid w:val="00E430BA"/>
    <w:rsid w:val="00E43264"/>
    <w:rsid w:val="00E432CC"/>
    <w:rsid w:val="00E432DA"/>
    <w:rsid w:val="00E434A1"/>
    <w:rsid w:val="00E437D4"/>
    <w:rsid w:val="00E439A1"/>
    <w:rsid w:val="00E43D31"/>
    <w:rsid w:val="00E44B96"/>
    <w:rsid w:val="00E4565F"/>
    <w:rsid w:val="00E45D75"/>
    <w:rsid w:val="00E4682C"/>
    <w:rsid w:val="00E46E50"/>
    <w:rsid w:val="00E47313"/>
    <w:rsid w:val="00E47379"/>
    <w:rsid w:val="00E47503"/>
    <w:rsid w:val="00E47752"/>
    <w:rsid w:val="00E47FE9"/>
    <w:rsid w:val="00E50916"/>
    <w:rsid w:val="00E510F7"/>
    <w:rsid w:val="00E5154E"/>
    <w:rsid w:val="00E516C2"/>
    <w:rsid w:val="00E516F7"/>
    <w:rsid w:val="00E51CBC"/>
    <w:rsid w:val="00E52148"/>
    <w:rsid w:val="00E52E97"/>
    <w:rsid w:val="00E52FE8"/>
    <w:rsid w:val="00E53B78"/>
    <w:rsid w:val="00E54CA0"/>
    <w:rsid w:val="00E5510C"/>
    <w:rsid w:val="00E55539"/>
    <w:rsid w:val="00E556CA"/>
    <w:rsid w:val="00E55B8C"/>
    <w:rsid w:val="00E55CA2"/>
    <w:rsid w:val="00E565F9"/>
    <w:rsid w:val="00E56C14"/>
    <w:rsid w:val="00E5732E"/>
    <w:rsid w:val="00E57908"/>
    <w:rsid w:val="00E60766"/>
    <w:rsid w:val="00E6114A"/>
    <w:rsid w:val="00E61D1C"/>
    <w:rsid w:val="00E62162"/>
    <w:rsid w:val="00E63574"/>
    <w:rsid w:val="00E638A2"/>
    <w:rsid w:val="00E63B30"/>
    <w:rsid w:val="00E644D7"/>
    <w:rsid w:val="00E6479A"/>
    <w:rsid w:val="00E64905"/>
    <w:rsid w:val="00E64D32"/>
    <w:rsid w:val="00E6522C"/>
    <w:rsid w:val="00E65DB2"/>
    <w:rsid w:val="00E660D2"/>
    <w:rsid w:val="00E6661C"/>
    <w:rsid w:val="00E668B7"/>
    <w:rsid w:val="00E6743D"/>
    <w:rsid w:val="00E674BB"/>
    <w:rsid w:val="00E67D8D"/>
    <w:rsid w:val="00E67E0B"/>
    <w:rsid w:val="00E72484"/>
    <w:rsid w:val="00E72C37"/>
    <w:rsid w:val="00E72C5B"/>
    <w:rsid w:val="00E72DB0"/>
    <w:rsid w:val="00E7318D"/>
    <w:rsid w:val="00E7320D"/>
    <w:rsid w:val="00E73C04"/>
    <w:rsid w:val="00E740B6"/>
    <w:rsid w:val="00E74CD9"/>
    <w:rsid w:val="00E75527"/>
    <w:rsid w:val="00E75A76"/>
    <w:rsid w:val="00E761A9"/>
    <w:rsid w:val="00E77597"/>
    <w:rsid w:val="00E77C2D"/>
    <w:rsid w:val="00E8074E"/>
    <w:rsid w:val="00E80D8B"/>
    <w:rsid w:val="00E81170"/>
    <w:rsid w:val="00E81933"/>
    <w:rsid w:val="00E819AE"/>
    <w:rsid w:val="00E81C04"/>
    <w:rsid w:val="00E828D4"/>
    <w:rsid w:val="00E82C6C"/>
    <w:rsid w:val="00E8307D"/>
    <w:rsid w:val="00E834D9"/>
    <w:rsid w:val="00E83DC2"/>
    <w:rsid w:val="00E84249"/>
    <w:rsid w:val="00E85366"/>
    <w:rsid w:val="00E86161"/>
    <w:rsid w:val="00E86169"/>
    <w:rsid w:val="00E8628A"/>
    <w:rsid w:val="00E86E51"/>
    <w:rsid w:val="00E8719D"/>
    <w:rsid w:val="00E87DAD"/>
    <w:rsid w:val="00E87F2F"/>
    <w:rsid w:val="00E90A57"/>
    <w:rsid w:val="00E914F0"/>
    <w:rsid w:val="00E9177E"/>
    <w:rsid w:val="00E918BC"/>
    <w:rsid w:val="00E91B25"/>
    <w:rsid w:val="00E91B50"/>
    <w:rsid w:val="00E91C4E"/>
    <w:rsid w:val="00E91D06"/>
    <w:rsid w:val="00E93496"/>
    <w:rsid w:val="00E93521"/>
    <w:rsid w:val="00E93DD8"/>
    <w:rsid w:val="00E942CE"/>
    <w:rsid w:val="00E94C2D"/>
    <w:rsid w:val="00E95DDB"/>
    <w:rsid w:val="00E9684E"/>
    <w:rsid w:val="00E96C56"/>
    <w:rsid w:val="00E96D8E"/>
    <w:rsid w:val="00E973D9"/>
    <w:rsid w:val="00E97DDA"/>
    <w:rsid w:val="00EA0065"/>
    <w:rsid w:val="00EA0563"/>
    <w:rsid w:val="00EA099F"/>
    <w:rsid w:val="00EA0A50"/>
    <w:rsid w:val="00EA0C0A"/>
    <w:rsid w:val="00EA1A01"/>
    <w:rsid w:val="00EA1EAE"/>
    <w:rsid w:val="00EA201D"/>
    <w:rsid w:val="00EA238F"/>
    <w:rsid w:val="00EA23A8"/>
    <w:rsid w:val="00EA261B"/>
    <w:rsid w:val="00EA32EB"/>
    <w:rsid w:val="00EA34BA"/>
    <w:rsid w:val="00EA3A38"/>
    <w:rsid w:val="00EA402B"/>
    <w:rsid w:val="00EA53C4"/>
    <w:rsid w:val="00EA53CE"/>
    <w:rsid w:val="00EA664C"/>
    <w:rsid w:val="00EA72DA"/>
    <w:rsid w:val="00EA7BFE"/>
    <w:rsid w:val="00EB02F2"/>
    <w:rsid w:val="00EB13B2"/>
    <w:rsid w:val="00EB1594"/>
    <w:rsid w:val="00EB15ED"/>
    <w:rsid w:val="00EB2064"/>
    <w:rsid w:val="00EB2242"/>
    <w:rsid w:val="00EB2D18"/>
    <w:rsid w:val="00EB2FF8"/>
    <w:rsid w:val="00EB3F41"/>
    <w:rsid w:val="00EB4AD4"/>
    <w:rsid w:val="00EB56AF"/>
    <w:rsid w:val="00EB56BD"/>
    <w:rsid w:val="00EB57B5"/>
    <w:rsid w:val="00EB5816"/>
    <w:rsid w:val="00EB66F5"/>
    <w:rsid w:val="00EB6D79"/>
    <w:rsid w:val="00EB6DE4"/>
    <w:rsid w:val="00EB7CDD"/>
    <w:rsid w:val="00EB7D5E"/>
    <w:rsid w:val="00EC097D"/>
    <w:rsid w:val="00EC0EE9"/>
    <w:rsid w:val="00EC1384"/>
    <w:rsid w:val="00EC13BC"/>
    <w:rsid w:val="00EC1866"/>
    <w:rsid w:val="00EC18DC"/>
    <w:rsid w:val="00EC1BFD"/>
    <w:rsid w:val="00EC1EE6"/>
    <w:rsid w:val="00EC1FE7"/>
    <w:rsid w:val="00EC1FED"/>
    <w:rsid w:val="00EC38FA"/>
    <w:rsid w:val="00EC3CDE"/>
    <w:rsid w:val="00EC3DA9"/>
    <w:rsid w:val="00EC4888"/>
    <w:rsid w:val="00EC54CC"/>
    <w:rsid w:val="00EC5DF0"/>
    <w:rsid w:val="00EC5E25"/>
    <w:rsid w:val="00EC601F"/>
    <w:rsid w:val="00EC6C9A"/>
    <w:rsid w:val="00EC6F48"/>
    <w:rsid w:val="00EC7629"/>
    <w:rsid w:val="00ED0205"/>
    <w:rsid w:val="00ED05EE"/>
    <w:rsid w:val="00ED0D0C"/>
    <w:rsid w:val="00ED0D5A"/>
    <w:rsid w:val="00ED10E5"/>
    <w:rsid w:val="00ED1528"/>
    <w:rsid w:val="00ED152F"/>
    <w:rsid w:val="00ED29BB"/>
    <w:rsid w:val="00ED3BE7"/>
    <w:rsid w:val="00ED40CC"/>
    <w:rsid w:val="00ED412E"/>
    <w:rsid w:val="00ED42D1"/>
    <w:rsid w:val="00ED48CE"/>
    <w:rsid w:val="00ED4B59"/>
    <w:rsid w:val="00ED60E1"/>
    <w:rsid w:val="00ED62B3"/>
    <w:rsid w:val="00ED63BF"/>
    <w:rsid w:val="00ED7CA8"/>
    <w:rsid w:val="00ED7D28"/>
    <w:rsid w:val="00ED7D7C"/>
    <w:rsid w:val="00ED7E2A"/>
    <w:rsid w:val="00ED7FF8"/>
    <w:rsid w:val="00EE0803"/>
    <w:rsid w:val="00EE0BFD"/>
    <w:rsid w:val="00EE0D1C"/>
    <w:rsid w:val="00EE0E3B"/>
    <w:rsid w:val="00EE1564"/>
    <w:rsid w:val="00EE27A0"/>
    <w:rsid w:val="00EE283D"/>
    <w:rsid w:val="00EE2E47"/>
    <w:rsid w:val="00EE3C0C"/>
    <w:rsid w:val="00EE4142"/>
    <w:rsid w:val="00EE4616"/>
    <w:rsid w:val="00EE49FC"/>
    <w:rsid w:val="00EE5959"/>
    <w:rsid w:val="00EE5C8B"/>
    <w:rsid w:val="00EE5CFF"/>
    <w:rsid w:val="00EE5D37"/>
    <w:rsid w:val="00EE60E8"/>
    <w:rsid w:val="00EE63AC"/>
    <w:rsid w:val="00EE63CF"/>
    <w:rsid w:val="00EE6512"/>
    <w:rsid w:val="00EE76D5"/>
    <w:rsid w:val="00EE7911"/>
    <w:rsid w:val="00EE7CBB"/>
    <w:rsid w:val="00EF088A"/>
    <w:rsid w:val="00EF0951"/>
    <w:rsid w:val="00EF0DD5"/>
    <w:rsid w:val="00EF160C"/>
    <w:rsid w:val="00EF19BB"/>
    <w:rsid w:val="00EF1C76"/>
    <w:rsid w:val="00EF2201"/>
    <w:rsid w:val="00EF3A26"/>
    <w:rsid w:val="00EF3A62"/>
    <w:rsid w:val="00EF3B5E"/>
    <w:rsid w:val="00EF3CBB"/>
    <w:rsid w:val="00EF4463"/>
    <w:rsid w:val="00EF4F7C"/>
    <w:rsid w:val="00EF52E5"/>
    <w:rsid w:val="00EF531A"/>
    <w:rsid w:val="00EF5E42"/>
    <w:rsid w:val="00EF613D"/>
    <w:rsid w:val="00EF639C"/>
    <w:rsid w:val="00EF6FDF"/>
    <w:rsid w:val="00EF72DE"/>
    <w:rsid w:val="00EF789A"/>
    <w:rsid w:val="00F0095E"/>
    <w:rsid w:val="00F00C31"/>
    <w:rsid w:val="00F010B3"/>
    <w:rsid w:val="00F01249"/>
    <w:rsid w:val="00F012DB"/>
    <w:rsid w:val="00F01467"/>
    <w:rsid w:val="00F01BF6"/>
    <w:rsid w:val="00F02862"/>
    <w:rsid w:val="00F030AF"/>
    <w:rsid w:val="00F05249"/>
    <w:rsid w:val="00F0567A"/>
    <w:rsid w:val="00F056DF"/>
    <w:rsid w:val="00F06124"/>
    <w:rsid w:val="00F06477"/>
    <w:rsid w:val="00F06B6B"/>
    <w:rsid w:val="00F06CC7"/>
    <w:rsid w:val="00F100A1"/>
    <w:rsid w:val="00F11408"/>
    <w:rsid w:val="00F12932"/>
    <w:rsid w:val="00F13728"/>
    <w:rsid w:val="00F143F4"/>
    <w:rsid w:val="00F158AA"/>
    <w:rsid w:val="00F16423"/>
    <w:rsid w:val="00F16851"/>
    <w:rsid w:val="00F169B8"/>
    <w:rsid w:val="00F17472"/>
    <w:rsid w:val="00F20677"/>
    <w:rsid w:val="00F20E38"/>
    <w:rsid w:val="00F21124"/>
    <w:rsid w:val="00F2118E"/>
    <w:rsid w:val="00F21387"/>
    <w:rsid w:val="00F219BF"/>
    <w:rsid w:val="00F22CCB"/>
    <w:rsid w:val="00F22DA9"/>
    <w:rsid w:val="00F23A92"/>
    <w:rsid w:val="00F2404D"/>
    <w:rsid w:val="00F244D2"/>
    <w:rsid w:val="00F2494C"/>
    <w:rsid w:val="00F2509E"/>
    <w:rsid w:val="00F25681"/>
    <w:rsid w:val="00F25E45"/>
    <w:rsid w:val="00F265E8"/>
    <w:rsid w:val="00F26B8E"/>
    <w:rsid w:val="00F270E6"/>
    <w:rsid w:val="00F27DF3"/>
    <w:rsid w:val="00F30189"/>
    <w:rsid w:val="00F314D3"/>
    <w:rsid w:val="00F31867"/>
    <w:rsid w:val="00F31946"/>
    <w:rsid w:val="00F32184"/>
    <w:rsid w:val="00F326C9"/>
    <w:rsid w:val="00F332FE"/>
    <w:rsid w:val="00F33945"/>
    <w:rsid w:val="00F33E25"/>
    <w:rsid w:val="00F34BA1"/>
    <w:rsid w:val="00F351D9"/>
    <w:rsid w:val="00F35A77"/>
    <w:rsid w:val="00F35EB8"/>
    <w:rsid w:val="00F370F2"/>
    <w:rsid w:val="00F3771A"/>
    <w:rsid w:val="00F378E9"/>
    <w:rsid w:val="00F37E59"/>
    <w:rsid w:val="00F407D6"/>
    <w:rsid w:val="00F4098D"/>
    <w:rsid w:val="00F409F2"/>
    <w:rsid w:val="00F41760"/>
    <w:rsid w:val="00F423BA"/>
    <w:rsid w:val="00F42D58"/>
    <w:rsid w:val="00F42EF6"/>
    <w:rsid w:val="00F43BB9"/>
    <w:rsid w:val="00F43C61"/>
    <w:rsid w:val="00F442AD"/>
    <w:rsid w:val="00F44BEF"/>
    <w:rsid w:val="00F45643"/>
    <w:rsid w:val="00F45888"/>
    <w:rsid w:val="00F45D87"/>
    <w:rsid w:val="00F46DD3"/>
    <w:rsid w:val="00F47103"/>
    <w:rsid w:val="00F50E45"/>
    <w:rsid w:val="00F51116"/>
    <w:rsid w:val="00F51554"/>
    <w:rsid w:val="00F517ED"/>
    <w:rsid w:val="00F518E8"/>
    <w:rsid w:val="00F51AD1"/>
    <w:rsid w:val="00F52653"/>
    <w:rsid w:val="00F52893"/>
    <w:rsid w:val="00F52F72"/>
    <w:rsid w:val="00F52FA1"/>
    <w:rsid w:val="00F539F2"/>
    <w:rsid w:val="00F54076"/>
    <w:rsid w:val="00F5487D"/>
    <w:rsid w:val="00F54903"/>
    <w:rsid w:val="00F55B59"/>
    <w:rsid w:val="00F55B84"/>
    <w:rsid w:val="00F5635B"/>
    <w:rsid w:val="00F5658A"/>
    <w:rsid w:val="00F57BDE"/>
    <w:rsid w:val="00F602A6"/>
    <w:rsid w:val="00F61119"/>
    <w:rsid w:val="00F624C6"/>
    <w:rsid w:val="00F625AB"/>
    <w:rsid w:val="00F6282F"/>
    <w:rsid w:val="00F630C9"/>
    <w:rsid w:val="00F63796"/>
    <w:rsid w:val="00F63B44"/>
    <w:rsid w:val="00F64333"/>
    <w:rsid w:val="00F64F0C"/>
    <w:rsid w:val="00F65E08"/>
    <w:rsid w:val="00F669D5"/>
    <w:rsid w:val="00F66FE7"/>
    <w:rsid w:val="00F67E21"/>
    <w:rsid w:val="00F7066A"/>
    <w:rsid w:val="00F70923"/>
    <w:rsid w:val="00F70C75"/>
    <w:rsid w:val="00F718EC"/>
    <w:rsid w:val="00F71D0B"/>
    <w:rsid w:val="00F720FA"/>
    <w:rsid w:val="00F72814"/>
    <w:rsid w:val="00F72D47"/>
    <w:rsid w:val="00F72E27"/>
    <w:rsid w:val="00F731C7"/>
    <w:rsid w:val="00F739C8"/>
    <w:rsid w:val="00F74524"/>
    <w:rsid w:val="00F74975"/>
    <w:rsid w:val="00F7544F"/>
    <w:rsid w:val="00F756C3"/>
    <w:rsid w:val="00F7582E"/>
    <w:rsid w:val="00F75974"/>
    <w:rsid w:val="00F75CD5"/>
    <w:rsid w:val="00F761C9"/>
    <w:rsid w:val="00F7664B"/>
    <w:rsid w:val="00F76AC2"/>
    <w:rsid w:val="00F76B30"/>
    <w:rsid w:val="00F77119"/>
    <w:rsid w:val="00F77152"/>
    <w:rsid w:val="00F77750"/>
    <w:rsid w:val="00F77DA2"/>
    <w:rsid w:val="00F80191"/>
    <w:rsid w:val="00F80D11"/>
    <w:rsid w:val="00F8100A"/>
    <w:rsid w:val="00F8123B"/>
    <w:rsid w:val="00F8175F"/>
    <w:rsid w:val="00F8223C"/>
    <w:rsid w:val="00F8254D"/>
    <w:rsid w:val="00F82BCA"/>
    <w:rsid w:val="00F82E1C"/>
    <w:rsid w:val="00F82F91"/>
    <w:rsid w:val="00F84008"/>
    <w:rsid w:val="00F8418A"/>
    <w:rsid w:val="00F844D4"/>
    <w:rsid w:val="00F863A5"/>
    <w:rsid w:val="00F869D5"/>
    <w:rsid w:val="00F86A8B"/>
    <w:rsid w:val="00F87340"/>
    <w:rsid w:val="00F87BD6"/>
    <w:rsid w:val="00F916F0"/>
    <w:rsid w:val="00F922BC"/>
    <w:rsid w:val="00F929FC"/>
    <w:rsid w:val="00F93500"/>
    <w:rsid w:val="00F937CF"/>
    <w:rsid w:val="00F93A2C"/>
    <w:rsid w:val="00F93E19"/>
    <w:rsid w:val="00F93E58"/>
    <w:rsid w:val="00F945FA"/>
    <w:rsid w:val="00F94FAB"/>
    <w:rsid w:val="00F95B36"/>
    <w:rsid w:val="00F964EC"/>
    <w:rsid w:val="00F9651C"/>
    <w:rsid w:val="00F96A55"/>
    <w:rsid w:val="00F96E3D"/>
    <w:rsid w:val="00F97E82"/>
    <w:rsid w:val="00F97EED"/>
    <w:rsid w:val="00FA0118"/>
    <w:rsid w:val="00FA0B1F"/>
    <w:rsid w:val="00FA1183"/>
    <w:rsid w:val="00FA149D"/>
    <w:rsid w:val="00FA18D7"/>
    <w:rsid w:val="00FA1F2E"/>
    <w:rsid w:val="00FA315C"/>
    <w:rsid w:val="00FA3257"/>
    <w:rsid w:val="00FA348C"/>
    <w:rsid w:val="00FA39DA"/>
    <w:rsid w:val="00FA4EF0"/>
    <w:rsid w:val="00FA5A84"/>
    <w:rsid w:val="00FA5D66"/>
    <w:rsid w:val="00FA5E4D"/>
    <w:rsid w:val="00FA68C8"/>
    <w:rsid w:val="00FA6EE5"/>
    <w:rsid w:val="00FA7190"/>
    <w:rsid w:val="00FB0008"/>
    <w:rsid w:val="00FB0480"/>
    <w:rsid w:val="00FB05DB"/>
    <w:rsid w:val="00FB27E7"/>
    <w:rsid w:val="00FB35E9"/>
    <w:rsid w:val="00FB37A2"/>
    <w:rsid w:val="00FB3AEE"/>
    <w:rsid w:val="00FB47B2"/>
    <w:rsid w:val="00FB52E1"/>
    <w:rsid w:val="00FB5371"/>
    <w:rsid w:val="00FB5ABF"/>
    <w:rsid w:val="00FB6AF7"/>
    <w:rsid w:val="00FB6D6C"/>
    <w:rsid w:val="00FB7688"/>
    <w:rsid w:val="00FC0D0A"/>
    <w:rsid w:val="00FC1674"/>
    <w:rsid w:val="00FC19CB"/>
    <w:rsid w:val="00FC26A9"/>
    <w:rsid w:val="00FC2B22"/>
    <w:rsid w:val="00FC3846"/>
    <w:rsid w:val="00FC39C9"/>
    <w:rsid w:val="00FC3A89"/>
    <w:rsid w:val="00FC3AAB"/>
    <w:rsid w:val="00FC40BD"/>
    <w:rsid w:val="00FC4734"/>
    <w:rsid w:val="00FC47E3"/>
    <w:rsid w:val="00FC4966"/>
    <w:rsid w:val="00FC5026"/>
    <w:rsid w:val="00FC5963"/>
    <w:rsid w:val="00FC5A63"/>
    <w:rsid w:val="00FC6200"/>
    <w:rsid w:val="00FC637E"/>
    <w:rsid w:val="00FC7077"/>
    <w:rsid w:val="00FC7606"/>
    <w:rsid w:val="00FD004A"/>
    <w:rsid w:val="00FD08CE"/>
    <w:rsid w:val="00FD0B1B"/>
    <w:rsid w:val="00FD1495"/>
    <w:rsid w:val="00FD256A"/>
    <w:rsid w:val="00FD2B26"/>
    <w:rsid w:val="00FD37D8"/>
    <w:rsid w:val="00FD39DB"/>
    <w:rsid w:val="00FD4772"/>
    <w:rsid w:val="00FD4EBA"/>
    <w:rsid w:val="00FD50D6"/>
    <w:rsid w:val="00FD5395"/>
    <w:rsid w:val="00FD54C4"/>
    <w:rsid w:val="00FD55C9"/>
    <w:rsid w:val="00FD5BFF"/>
    <w:rsid w:val="00FD5D3D"/>
    <w:rsid w:val="00FD5FE1"/>
    <w:rsid w:val="00FD6465"/>
    <w:rsid w:val="00FD666F"/>
    <w:rsid w:val="00FD71CF"/>
    <w:rsid w:val="00FE0063"/>
    <w:rsid w:val="00FE08F0"/>
    <w:rsid w:val="00FE0AE9"/>
    <w:rsid w:val="00FE12FA"/>
    <w:rsid w:val="00FE13FF"/>
    <w:rsid w:val="00FE25BD"/>
    <w:rsid w:val="00FE284B"/>
    <w:rsid w:val="00FE3C9C"/>
    <w:rsid w:val="00FE4332"/>
    <w:rsid w:val="00FE4524"/>
    <w:rsid w:val="00FE49CD"/>
    <w:rsid w:val="00FE5245"/>
    <w:rsid w:val="00FE5951"/>
    <w:rsid w:val="00FE5AC6"/>
    <w:rsid w:val="00FE629D"/>
    <w:rsid w:val="00FE662A"/>
    <w:rsid w:val="00FE6875"/>
    <w:rsid w:val="00FE6B88"/>
    <w:rsid w:val="00FE6F5F"/>
    <w:rsid w:val="00FE73E4"/>
    <w:rsid w:val="00FE7D2C"/>
    <w:rsid w:val="00FE7F45"/>
    <w:rsid w:val="00FE7FDC"/>
    <w:rsid w:val="00FF06FA"/>
    <w:rsid w:val="00FF090F"/>
    <w:rsid w:val="00FF0D06"/>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D69"/>
    <w:pPr>
      <w:spacing w:line="360" w:lineRule="auto"/>
      <w:jc w:val="both"/>
    </w:pPr>
    <w:rPr>
      <w:rFonts w:asciiTheme="majorBidi" w:hAnsiTheme="majorBidi" w:cstheme="majorBidi"/>
    </w:rPr>
  </w:style>
  <w:style w:type="paragraph" w:styleId="Heading1">
    <w:name w:val="heading 1"/>
    <w:aliases w:val="תאריך"/>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C0305E"/>
    <w:pPr>
      <w:keepNext/>
      <w:keepLines/>
      <w:ind w:firstLine="340"/>
      <w:outlineLvl w:val="3"/>
    </w:pPr>
    <w:rPr>
      <w:rFonts w:eastAsiaTheme="majorEastAsia"/>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C0305E"/>
    <w:rPr>
      <w:rFonts w:asciiTheme="majorBidi" w:eastAsiaTheme="majorEastAsia" w:hAnsiTheme="majorBidi" w:cstheme="majorBidi"/>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styleId="UnresolvedMention">
    <w:name w:val="Unresolved Mention"/>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D10E5"/>
    <w:pPr>
      <w:spacing w:before="240"/>
      <w:ind w:firstLine="0"/>
      <w:contextualSpacing/>
    </w:p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basedOn w:val="Normal"/>
    <w:next w:val="Normal"/>
    <w:uiPriority w:val="35"/>
    <w:unhideWhenUsed/>
    <w:qFormat/>
    <w:rsid w:val="00ED10E5"/>
    <w:pPr>
      <w:spacing w:after="200" w:line="240" w:lineRule="auto"/>
      <w:ind w:firstLine="0"/>
    </w:pPr>
    <w:rPr>
      <w:i/>
      <w:iCs/>
      <w:color w:val="44546A" w:themeColor="text2"/>
      <w:sz w:val="22"/>
      <w:szCs w:val="18"/>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6238E0"/>
    <w:pPr>
      <w:bidi/>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emilykappenman.org/wp-content/uploads/2015/03/2012-Kappenman.pdf"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841B-04D7-4CC5-AC81-FB2787BE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26</Pages>
  <Words>55965</Words>
  <Characters>279828</Characters>
  <Application>Microsoft Office Word</Application>
  <DocSecurity>0</DocSecurity>
  <Lines>2331</Lines>
  <Paragraphs>670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Heller</dc:creator>
  <cp:keywords/>
  <dc:description/>
  <cp:lastModifiedBy>Chen Heller</cp:lastModifiedBy>
  <cp:revision>43</cp:revision>
  <dcterms:created xsi:type="dcterms:W3CDTF">2022-09-15T10:01:00Z</dcterms:created>
  <dcterms:modified xsi:type="dcterms:W3CDTF">2022-09-16T08:20:00Z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id="512W5LG6"/&gt;&lt;style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